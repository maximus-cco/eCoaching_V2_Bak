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5FC8" w:rsidRDefault="00EF5FC8">
      <w:pPr>
        <w:pStyle w:val="Title1"/>
      </w:pPr>
      <w:r>
        <w:t>________________________</w:t>
      </w:r>
    </w:p>
    <w:p w:rsidR="00EF5FC8" w:rsidRDefault="00FA2D19">
      <w:pPr>
        <w:ind w:right="-270"/>
        <w:jc w:val="center"/>
      </w:pPr>
      <w:r>
        <w:rPr>
          <w:noProof/>
        </w:rPr>
        <w:drawing>
          <wp:inline distT="0" distB="0" distL="0" distR="0" wp14:anchorId="629E8707" wp14:editId="76AF02EA">
            <wp:extent cx="5486400" cy="6477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647700"/>
                    </a:xfrm>
                    <a:prstGeom prst="rect">
                      <a:avLst/>
                    </a:prstGeom>
                    <a:noFill/>
                    <a:ln>
                      <a:noFill/>
                    </a:ln>
                  </pic:spPr>
                </pic:pic>
              </a:graphicData>
            </a:graphic>
          </wp:inline>
        </w:drawing>
      </w:r>
    </w:p>
    <w:p w:rsidR="00EF5FC8" w:rsidRDefault="00EF5FC8">
      <w:pPr>
        <w:ind w:right="-270"/>
        <w:jc w:val="center"/>
      </w:pPr>
    </w:p>
    <w:p w:rsidR="00EF5FC8" w:rsidRDefault="00EF5FC8">
      <w:pPr>
        <w:pStyle w:val="BodyText"/>
        <w:spacing w:before="240" w:after="60"/>
        <w:jc w:val="right"/>
        <w:rPr>
          <w:rFonts w:ascii="Arial Black" w:hAnsi="Arial Black"/>
          <w:sz w:val="32"/>
        </w:rP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728"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D5AEAD"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6704"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C4970D" id="Line 1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8752"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66BD9C" id="Line 14"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 xml:space="preserve">TFS 12836 – </w:t>
            </w:r>
            <w:proofErr w:type="spellStart"/>
            <w:r>
              <w:rPr>
                <w:color w:val="000000"/>
                <w:sz w:val="20"/>
              </w:rPr>
              <w:t>OverTurned</w:t>
            </w:r>
            <w:proofErr w:type="spellEnd"/>
            <w:r>
              <w:rPr>
                <w:color w:val="000000"/>
                <w:sz w:val="20"/>
              </w:rPr>
              <w:t xml:space="preserve">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c>
          <w:tcPr>
            <w:tcW w:w="1440" w:type="dxa"/>
          </w:tcPr>
          <w:p w:rsidR="00411BC9" w:rsidRDefault="00411BC9" w:rsidP="001118A1">
            <w:pPr>
              <w:pStyle w:val="hdr1"/>
              <w:ind w:left="0"/>
              <w:jc w:val="left"/>
              <w:rPr>
                <w:sz w:val="20"/>
              </w:rPr>
            </w:pPr>
            <w:r>
              <w:rPr>
                <w:sz w:val="20"/>
              </w:rPr>
              <w:t>02/25/2019</w:t>
            </w:r>
          </w:p>
          <w:p w:rsidR="00A51ACA" w:rsidRDefault="00A51ACA" w:rsidP="001118A1">
            <w:pPr>
              <w:pStyle w:val="hdr1"/>
              <w:ind w:left="0"/>
              <w:jc w:val="left"/>
              <w:rPr>
                <w:ins w:id="0" w:author="Huang, Lili" w:date="2019-07-01T09:05:00Z"/>
                <w:sz w:val="20"/>
              </w:rPr>
            </w:pPr>
            <w:r>
              <w:rPr>
                <w:sz w:val="20"/>
              </w:rPr>
              <w:t>05/15/2019</w:t>
            </w:r>
          </w:p>
          <w:p w:rsidR="008F3EDD" w:rsidRDefault="008F3EDD" w:rsidP="001118A1">
            <w:pPr>
              <w:pStyle w:val="hdr1"/>
              <w:ind w:left="0"/>
              <w:jc w:val="left"/>
              <w:rPr>
                <w:sz w:val="20"/>
              </w:rPr>
            </w:pPr>
            <w:ins w:id="1" w:author="Huang, Lili" w:date="2019-07-01T09:05:00Z">
              <w:r>
                <w:rPr>
                  <w:sz w:val="20"/>
                </w:rPr>
                <w:t>07/01/2019</w:t>
              </w:r>
            </w:ins>
          </w:p>
        </w:tc>
        <w:tc>
          <w:tcPr>
            <w:tcW w:w="5238" w:type="dxa"/>
          </w:tcPr>
          <w:p w:rsidR="00411BC9" w:rsidRDefault="00411BC9" w:rsidP="001118A1">
            <w:pPr>
              <w:pStyle w:val="hdr1"/>
              <w:ind w:left="0"/>
              <w:jc w:val="left"/>
              <w:rPr>
                <w:color w:val="000000"/>
                <w:sz w:val="20"/>
              </w:rPr>
            </w:pPr>
            <w:r>
              <w:rPr>
                <w:color w:val="000000"/>
                <w:sz w:val="20"/>
              </w:rPr>
              <w:t>TFS 13350 – Quality Now</w:t>
            </w:r>
          </w:p>
          <w:p w:rsidR="00A51ACA" w:rsidRDefault="00A51ACA" w:rsidP="001118A1">
            <w:pPr>
              <w:pStyle w:val="hdr1"/>
              <w:ind w:left="0"/>
              <w:jc w:val="left"/>
              <w:rPr>
                <w:ins w:id="2" w:author="Huang, Lili" w:date="2019-07-01T09:05:00Z"/>
                <w:color w:val="000000"/>
                <w:sz w:val="20"/>
              </w:rPr>
            </w:pPr>
            <w:r>
              <w:rPr>
                <w:color w:val="000000"/>
                <w:sz w:val="20"/>
              </w:rPr>
              <w:t>TFS 14442 – Display MRS static text based on Source</w:t>
            </w:r>
          </w:p>
          <w:p w:rsidR="008F3EDD" w:rsidRDefault="008F3EDD" w:rsidP="001118A1">
            <w:pPr>
              <w:pStyle w:val="hdr1"/>
              <w:ind w:left="0"/>
              <w:jc w:val="left"/>
              <w:rPr>
                <w:color w:val="000000"/>
                <w:sz w:val="20"/>
              </w:rPr>
            </w:pPr>
            <w:ins w:id="3" w:author="Huang, Lili" w:date="2019-07-01T09:05:00Z">
              <w:r>
                <w:rPr>
                  <w:color w:val="000000"/>
                  <w:sz w:val="20"/>
                </w:rPr>
                <w:t xml:space="preserve">TFS </w:t>
              </w:r>
            </w:ins>
            <w:ins w:id="4" w:author="Huang, Lili" w:date="2019-07-01T09:06:00Z">
              <w:r>
                <w:rPr>
                  <w:color w:val="000000"/>
                  <w:sz w:val="20"/>
                </w:rPr>
                <w:t>14850 – Review Page: Update GDIT links to corresponding MAXIMUS ones</w:t>
              </w:r>
            </w:ins>
          </w:p>
        </w:tc>
        <w:tc>
          <w:tcPr>
            <w:tcW w:w="2790" w:type="dxa"/>
          </w:tcPr>
          <w:p w:rsidR="00411BC9" w:rsidRDefault="00411BC9">
            <w:pPr>
              <w:pStyle w:val="hdr1"/>
              <w:ind w:left="0"/>
              <w:jc w:val="left"/>
              <w:rPr>
                <w:sz w:val="20"/>
              </w:rPr>
            </w:pPr>
            <w:r>
              <w:rPr>
                <w:sz w:val="20"/>
              </w:rPr>
              <w:t>Lili Huang</w:t>
            </w:r>
          </w:p>
          <w:p w:rsidR="00A51ACA" w:rsidRDefault="00A51ACA">
            <w:pPr>
              <w:pStyle w:val="hdr1"/>
              <w:ind w:left="0"/>
              <w:jc w:val="left"/>
              <w:rPr>
                <w:ins w:id="5" w:author="Huang, Lili" w:date="2019-07-01T09:06:00Z"/>
                <w:sz w:val="20"/>
              </w:rPr>
            </w:pPr>
            <w:r>
              <w:rPr>
                <w:sz w:val="20"/>
              </w:rPr>
              <w:t>Lili Huang</w:t>
            </w:r>
          </w:p>
          <w:p w:rsidR="008F3EDD" w:rsidRDefault="008F3EDD">
            <w:pPr>
              <w:pStyle w:val="hdr1"/>
              <w:ind w:left="0"/>
              <w:jc w:val="left"/>
              <w:rPr>
                <w:sz w:val="20"/>
              </w:rPr>
            </w:pPr>
            <w:ins w:id="6" w:author="Huang, Lili" w:date="2019-07-01T09:06:00Z">
              <w:r>
                <w:rPr>
                  <w:sz w:val="20"/>
                </w:rPr>
                <w:t>Lili Huang</w:t>
              </w:r>
            </w:ins>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601B0C"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38417" w:history="1">
        <w:r w:rsidR="00601B0C" w:rsidRPr="001E1DDE">
          <w:rPr>
            <w:rStyle w:val="Hyperlink"/>
            <w:b/>
            <w:noProof/>
          </w:rPr>
          <w:t>1.</w:t>
        </w:r>
        <w:r w:rsidR="00601B0C">
          <w:rPr>
            <w:rFonts w:asciiTheme="minorHAnsi" w:eastAsiaTheme="minorEastAsia" w:hAnsiTheme="minorHAnsi" w:cstheme="minorBidi"/>
            <w:noProof/>
            <w:sz w:val="22"/>
            <w:szCs w:val="22"/>
          </w:rPr>
          <w:tab/>
        </w:r>
        <w:r w:rsidR="00601B0C" w:rsidRPr="001E1DDE">
          <w:rPr>
            <w:rStyle w:val="Hyperlink"/>
            <w:b/>
            <w:noProof/>
          </w:rPr>
          <w:t>Description</w:t>
        </w:r>
        <w:r w:rsidR="00601B0C">
          <w:rPr>
            <w:noProof/>
            <w:webHidden/>
          </w:rPr>
          <w:tab/>
        </w:r>
        <w:r w:rsidR="00601B0C">
          <w:rPr>
            <w:noProof/>
            <w:webHidden/>
          </w:rPr>
          <w:fldChar w:fldCharType="begin"/>
        </w:r>
        <w:r w:rsidR="00601B0C">
          <w:rPr>
            <w:noProof/>
            <w:webHidden/>
          </w:rPr>
          <w:instrText xml:space="preserve"> PAGEREF _Toc4138417 \h </w:instrText>
        </w:r>
        <w:r w:rsidR="00601B0C">
          <w:rPr>
            <w:noProof/>
            <w:webHidden/>
          </w:rPr>
        </w:r>
        <w:r w:rsidR="00601B0C">
          <w:rPr>
            <w:noProof/>
            <w:webHidden/>
          </w:rPr>
          <w:fldChar w:fldCharType="separate"/>
        </w:r>
        <w:r w:rsidR="00601B0C">
          <w:rPr>
            <w:noProof/>
            <w:webHidden/>
          </w:rPr>
          <w:t>4</w:t>
        </w:r>
        <w:r w:rsidR="00601B0C">
          <w:rPr>
            <w:noProof/>
            <w:webHidden/>
          </w:rPr>
          <w:fldChar w:fldCharType="end"/>
        </w:r>
      </w:hyperlink>
    </w:p>
    <w:p w:rsidR="00601B0C" w:rsidRDefault="00B84577">
      <w:pPr>
        <w:pStyle w:val="TOC2"/>
        <w:tabs>
          <w:tab w:val="left" w:pos="600"/>
          <w:tab w:val="right" w:leader="dot" w:pos="8630"/>
        </w:tabs>
        <w:rPr>
          <w:rFonts w:asciiTheme="minorHAnsi" w:eastAsiaTheme="minorEastAsia" w:hAnsiTheme="minorHAnsi" w:cstheme="minorBidi"/>
          <w:noProof/>
          <w:sz w:val="22"/>
          <w:szCs w:val="22"/>
        </w:rPr>
      </w:pPr>
      <w:hyperlink w:anchor="_Toc4138418" w:history="1">
        <w:r w:rsidR="00601B0C" w:rsidRPr="001E1DDE">
          <w:rPr>
            <w:rStyle w:val="Hyperlink"/>
            <w:b/>
            <w:noProof/>
          </w:rPr>
          <w:t>2.</w:t>
        </w:r>
        <w:r w:rsidR="00601B0C">
          <w:rPr>
            <w:rFonts w:asciiTheme="minorHAnsi" w:eastAsiaTheme="minorEastAsia" w:hAnsiTheme="minorHAnsi" w:cstheme="minorBidi"/>
            <w:noProof/>
            <w:sz w:val="22"/>
            <w:szCs w:val="22"/>
          </w:rPr>
          <w:tab/>
        </w:r>
        <w:r w:rsidR="00601B0C" w:rsidRPr="001E1DDE">
          <w:rPr>
            <w:rStyle w:val="Hyperlink"/>
            <w:b/>
            <w:noProof/>
          </w:rPr>
          <w:t>Business Logic – ReviewController.cs</w:t>
        </w:r>
        <w:r w:rsidR="00601B0C">
          <w:rPr>
            <w:noProof/>
            <w:webHidden/>
          </w:rPr>
          <w:tab/>
        </w:r>
        <w:r w:rsidR="00601B0C">
          <w:rPr>
            <w:noProof/>
            <w:webHidden/>
          </w:rPr>
          <w:fldChar w:fldCharType="begin"/>
        </w:r>
        <w:r w:rsidR="00601B0C">
          <w:rPr>
            <w:noProof/>
            <w:webHidden/>
          </w:rPr>
          <w:instrText xml:space="preserve"> PAGEREF _Toc4138418 \h </w:instrText>
        </w:r>
        <w:r w:rsidR="00601B0C">
          <w:rPr>
            <w:noProof/>
            <w:webHidden/>
          </w:rPr>
        </w:r>
        <w:r w:rsidR="00601B0C">
          <w:rPr>
            <w:noProof/>
            <w:webHidden/>
          </w:rPr>
          <w:fldChar w:fldCharType="separate"/>
        </w:r>
        <w:r w:rsidR="00601B0C">
          <w:rPr>
            <w:noProof/>
            <w:webHidden/>
          </w:rPr>
          <w:t>4</w:t>
        </w:r>
        <w:r w:rsidR="00601B0C">
          <w:rPr>
            <w:noProof/>
            <w:webHidden/>
          </w:rPr>
          <w:fldChar w:fldCharType="end"/>
        </w:r>
      </w:hyperlink>
    </w:p>
    <w:p w:rsidR="00601B0C" w:rsidRDefault="00B84577">
      <w:pPr>
        <w:pStyle w:val="TOC2"/>
        <w:tabs>
          <w:tab w:val="left" w:pos="600"/>
          <w:tab w:val="right" w:leader="dot" w:pos="8630"/>
        </w:tabs>
        <w:rPr>
          <w:rFonts w:asciiTheme="minorHAnsi" w:eastAsiaTheme="minorEastAsia" w:hAnsiTheme="minorHAnsi" w:cstheme="minorBidi"/>
          <w:noProof/>
          <w:sz w:val="22"/>
          <w:szCs w:val="22"/>
        </w:rPr>
      </w:pPr>
      <w:hyperlink w:anchor="_Toc4138419" w:history="1">
        <w:r w:rsidR="00601B0C" w:rsidRPr="001E1DDE">
          <w:rPr>
            <w:rStyle w:val="Hyperlink"/>
            <w:b/>
            <w:noProof/>
          </w:rPr>
          <w:t>3.</w:t>
        </w:r>
        <w:r w:rsidR="00601B0C">
          <w:rPr>
            <w:rFonts w:asciiTheme="minorHAnsi" w:eastAsiaTheme="minorEastAsia" w:hAnsiTheme="minorHAnsi" w:cstheme="minorBidi"/>
            <w:noProof/>
            <w:sz w:val="22"/>
            <w:szCs w:val="22"/>
          </w:rPr>
          <w:tab/>
        </w:r>
        <w:r w:rsidR="00601B0C" w:rsidRPr="001E1DDE">
          <w:rPr>
            <w:rStyle w:val="Hyperlink"/>
            <w:b/>
            <w:noProof/>
          </w:rPr>
          <w:t>Page details</w:t>
        </w:r>
        <w:r w:rsidR="00601B0C">
          <w:rPr>
            <w:noProof/>
            <w:webHidden/>
          </w:rPr>
          <w:tab/>
        </w:r>
        <w:r w:rsidR="00601B0C">
          <w:rPr>
            <w:noProof/>
            <w:webHidden/>
          </w:rPr>
          <w:fldChar w:fldCharType="begin"/>
        </w:r>
        <w:r w:rsidR="00601B0C">
          <w:rPr>
            <w:noProof/>
            <w:webHidden/>
          </w:rPr>
          <w:instrText xml:space="preserve"> PAGEREF _Toc4138419 \h </w:instrText>
        </w:r>
        <w:r w:rsidR="00601B0C">
          <w:rPr>
            <w:noProof/>
            <w:webHidden/>
          </w:rPr>
        </w:r>
        <w:r w:rsidR="00601B0C">
          <w:rPr>
            <w:noProof/>
            <w:webHidden/>
          </w:rPr>
          <w:fldChar w:fldCharType="separate"/>
        </w:r>
        <w:r w:rsidR="00601B0C">
          <w:rPr>
            <w:noProof/>
            <w:webHidden/>
          </w:rPr>
          <w:t>4</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20" w:history="1">
        <w:r w:rsidR="00601B0C" w:rsidRPr="001E1DDE">
          <w:rPr>
            <w:rStyle w:val="Hyperlink"/>
            <w:noProof/>
          </w:rPr>
          <w:t>3.1</w:t>
        </w:r>
        <w:r w:rsidR="00601B0C">
          <w:rPr>
            <w:rFonts w:asciiTheme="minorHAnsi" w:eastAsiaTheme="minorEastAsia" w:hAnsiTheme="minorHAnsi" w:cstheme="minorBidi"/>
            <w:noProof/>
            <w:sz w:val="22"/>
            <w:szCs w:val="22"/>
          </w:rPr>
          <w:tab/>
        </w:r>
        <w:r w:rsidR="00601B0C" w:rsidRPr="001E1DDE">
          <w:rPr>
            <w:rStyle w:val="Hyperlink"/>
            <w:noProof/>
          </w:rPr>
          <w:t>Views\Review\_ReviewCoachingHome.cshtml, _ViewWarningLog.cshtml</w:t>
        </w:r>
        <w:r w:rsidR="00601B0C">
          <w:rPr>
            <w:noProof/>
            <w:webHidden/>
          </w:rPr>
          <w:tab/>
        </w:r>
        <w:r w:rsidR="00601B0C">
          <w:rPr>
            <w:noProof/>
            <w:webHidden/>
          </w:rPr>
          <w:fldChar w:fldCharType="begin"/>
        </w:r>
        <w:r w:rsidR="00601B0C">
          <w:rPr>
            <w:noProof/>
            <w:webHidden/>
          </w:rPr>
          <w:instrText xml:space="preserve"> PAGEREF _Toc4138420 \h </w:instrText>
        </w:r>
        <w:r w:rsidR="00601B0C">
          <w:rPr>
            <w:noProof/>
            <w:webHidden/>
          </w:rPr>
        </w:r>
        <w:r w:rsidR="00601B0C">
          <w:rPr>
            <w:noProof/>
            <w:webHidden/>
          </w:rPr>
          <w:fldChar w:fldCharType="separate"/>
        </w:r>
        <w:r w:rsidR="00601B0C">
          <w:rPr>
            <w:noProof/>
            <w:webHidden/>
          </w:rPr>
          <w:t>4</w:t>
        </w:r>
        <w:r w:rsidR="00601B0C">
          <w:rPr>
            <w:noProof/>
            <w:webHidden/>
          </w:rPr>
          <w:fldChar w:fldCharType="end"/>
        </w:r>
      </w:hyperlink>
    </w:p>
    <w:p w:rsidR="00601B0C" w:rsidRDefault="00B84577">
      <w:pPr>
        <w:pStyle w:val="TOC2"/>
        <w:tabs>
          <w:tab w:val="left" w:pos="1000"/>
          <w:tab w:val="right" w:leader="dot" w:pos="8630"/>
        </w:tabs>
        <w:rPr>
          <w:rFonts w:asciiTheme="minorHAnsi" w:eastAsiaTheme="minorEastAsia" w:hAnsiTheme="minorHAnsi" w:cstheme="minorBidi"/>
          <w:noProof/>
          <w:sz w:val="22"/>
          <w:szCs w:val="22"/>
        </w:rPr>
      </w:pPr>
      <w:hyperlink w:anchor="_Toc4138421" w:history="1">
        <w:r w:rsidR="00601B0C" w:rsidRPr="001E1DDE">
          <w:rPr>
            <w:rStyle w:val="Hyperlink"/>
            <w:noProof/>
          </w:rPr>
          <w:t>3.1.1</w:t>
        </w:r>
        <w:r w:rsidR="00601B0C">
          <w:rPr>
            <w:rFonts w:asciiTheme="minorHAnsi" w:eastAsiaTheme="minorEastAsia" w:hAnsiTheme="minorHAnsi" w:cstheme="minorBidi"/>
            <w:noProof/>
            <w:sz w:val="22"/>
            <w:szCs w:val="22"/>
          </w:rPr>
          <w:tab/>
        </w:r>
        <w:r w:rsidR="00601B0C" w:rsidRPr="001E1DDE">
          <w:rPr>
            <w:rStyle w:val="Hyperlink"/>
            <w:noProof/>
          </w:rPr>
          <w:t>Razor pages comprising Web Page</w:t>
        </w:r>
        <w:r w:rsidR="00601B0C">
          <w:rPr>
            <w:noProof/>
            <w:webHidden/>
          </w:rPr>
          <w:tab/>
        </w:r>
        <w:r w:rsidR="00601B0C">
          <w:rPr>
            <w:noProof/>
            <w:webHidden/>
          </w:rPr>
          <w:fldChar w:fldCharType="begin"/>
        </w:r>
        <w:r w:rsidR="00601B0C">
          <w:rPr>
            <w:noProof/>
            <w:webHidden/>
          </w:rPr>
          <w:instrText xml:space="preserve"> PAGEREF _Toc4138421 \h </w:instrText>
        </w:r>
        <w:r w:rsidR="00601B0C">
          <w:rPr>
            <w:noProof/>
            <w:webHidden/>
          </w:rPr>
        </w:r>
        <w:r w:rsidR="00601B0C">
          <w:rPr>
            <w:noProof/>
            <w:webHidden/>
          </w:rPr>
          <w:fldChar w:fldCharType="separate"/>
        </w:r>
        <w:r w:rsidR="00601B0C">
          <w:rPr>
            <w:noProof/>
            <w:webHidden/>
          </w:rPr>
          <w:t>5</w:t>
        </w:r>
        <w:r w:rsidR="00601B0C">
          <w:rPr>
            <w:noProof/>
            <w:webHidden/>
          </w:rPr>
          <w:fldChar w:fldCharType="end"/>
        </w:r>
      </w:hyperlink>
    </w:p>
    <w:p w:rsidR="00601B0C" w:rsidRDefault="00B84577">
      <w:pPr>
        <w:pStyle w:val="TOC2"/>
        <w:tabs>
          <w:tab w:val="left" w:pos="1000"/>
          <w:tab w:val="right" w:leader="dot" w:pos="8630"/>
        </w:tabs>
        <w:rPr>
          <w:rFonts w:asciiTheme="minorHAnsi" w:eastAsiaTheme="minorEastAsia" w:hAnsiTheme="minorHAnsi" w:cstheme="minorBidi"/>
          <w:noProof/>
          <w:sz w:val="22"/>
          <w:szCs w:val="22"/>
        </w:rPr>
      </w:pPr>
      <w:hyperlink w:anchor="_Toc4138422" w:history="1">
        <w:r w:rsidR="00601B0C" w:rsidRPr="001E1DDE">
          <w:rPr>
            <w:rStyle w:val="Hyperlink"/>
            <w:noProof/>
          </w:rPr>
          <w:t>3.1.2</w:t>
        </w:r>
        <w:r w:rsidR="00601B0C">
          <w:rPr>
            <w:rFonts w:asciiTheme="minorHAnsi" w:eastAsiaTheme="minorEastAsia" w:hAnsiTheme="minorHAnsi" w:cstheme="minorBidi"/>
            <w:noProof/>
            <w:sz w:val="22"/>
            <w:szCs w:val="22"/>
          </w:rPr>
          <w:tab/>
        </w:r>
        <w:r w:rsidR="00601B0C" w:rsidRPr="001E1DDE">
          <w:rPr>
            <w:rStyle w:val="Hyperlink"/>
            <w:noProof/>
          </w:rPr>
          <w:t>Layout Page</w:t>
        </w:r>
        <w:r w:rsidR="00601B0C">
          <w:rPr>
            <w:noProof/>
            <w:webHidden/>
          </w:rPr>
          <w:tab/>
        </w:r>
        <w:r w:rsidR="00601B0C">
          <w:rPr>
            <w:noProof/>
            <w:webHidden/>
          </w:rPr>
          <w:fldChar w:fldCharType="begin"/>
        </w:r>
        <w:r w:rsidR="00601B0C">
          <w:rPr>
            <w:noProof/>
            <w:webHidden/>
          </w:rPr>
          <w:instrText xml:space="preserve"> PAGEREF _Toc4138422 \h </w:instrText>
        </w:r>
        <w:r w:rsidR="00601B0C">
          <w:rPr>
            <w:noProof/>
            <w:webHidden/>
          </w:rPr>
        </w:r>
        <w:r w:rsidR="00601B0C">
          <w:rPr>
            <w:noProof/>
            <w:webHidden/>
          </w:rPr>
          <w:fldChar w:fldCharType="separate"/>
        </w:r>
        <w:r w:rsidR="00601B0C">
          <w:rPr>
            <w:noProof/>
            <w:webHidden/>
          </w:rPr>
          <w:t>5</w:t>
        </w:r>
        <w:r w:rsidR="00601B0C">
          <w:rPr>
            <w:noProof/>
            <w:webHidden/>
          </w:rPr>
          <w:fldChar w:fldCharType="end"/>
        </w:r>
      </w:hyperlink>
    </w:p>
    <w:p w:rsidR="00601B0C" w:rsidRDefault="00B84577">
      <w:pPr>
        <w:pStyle w:val="TOC2"/>
        <w:tabs>
          <w:tab w:val="left" w:pos="1000"/>
          <w:tab w:val="right" w:leader="dot" w:pos="8630"/>
        </w:tabs>
        <w:rPr>
          <w:rFonts w:asciiTheme="minorHAnsi" w:eastAsiaTheme="minorEastAsia" w:hAnsiTheme="minorHAnsi" w:cstheme="minorBidi"/>
          <w:noProof/>
          <w:sz w:val="22"/>
          <w:szCs w:val="22"/>
        </w:rPr>
      </w:pPr>
      <w:hyperlink w:anchor="_Toc4138423" w:history="1">
        <w:r w:rsidR="00601B0C" w:rsidRPr="001E1DDE">
          <w:rPr>
            <w:rStyle w:val="Hyperlink"/>
            <w:noProof/>
          </w:rPr>
          <w:t>3.1.3</w:t>
        </w:r>
        <w:r w:rsidR="00601B0C">
          <w:rPr>
            <w:rFonts w:asciiTheme="minorHAnsi" w:eastAsiaTheme="minorEastAsia" w:hAnsiTheme="minorHAnsi" w:cstheme="minorBidi"/>
            <w:noProof/>
            <w:sz w:val="22"/>
            <w:szCs w:val="22"/>
          </w:rPr>
          <w:tab/>
        </w:r>
        <w:r w:rsidR="00601B0C" w:rsidRPr="001E1DDE">
          <w:rPr>
            <w:rStyle w:val="Hyperlink"/>
            <w:noProof/>
          </w:rPr>
          <w:t>Screenshot</w:t>
        </w:r>
        <w:r w:rsidR="00601B0C">
          <w:rPr>
            <w:noProof/>
            <w:webHidden/>
          </w:rPr>
          <w:tab/>
        </w:r>
        <w:r w:rsidR="00601B0C">
          <w:rPr>
            <w:noProof/>
            <w:webHidden/>
          </w:rPr>
          <w:fldChar w:fldCharType="begin"/>
        </w:r>
        <w:r w:rsidR="00601B0C">
          <w:rPr>
            <w:noProof/>
            <w:webHidden/>
          </w:rPr>
          <w:instrText xml:space="preserve"> PAGEREF _Toc4138423 \h </w:instrText>
        </w:r>
        <w:r w:rsidR="00601B0C">
          <w:rPr>
            <w:noProof/>
            <w:webHidden/>
          </w:rPr>
        </w:r>
        <w:r w:rsidR="00601B0C">
          <w:rPr>
            <w:noProof/>
            <w:webHidden/>
          </w:rPr>
          <w:fldChar w:fldCharType="separate"/>
        </w:r>
        <w:r w:rsidR="00601B0C">
          <w:rPr>
            <w:noProof/>
            <w:webHidden/>
          </w:rPr>
          <w:t>5</w:t>
        </w:r>
        <w:r w:rsidR="00601B0C">
          <w:rPr>
            <w:noProof/>
            <w:webHidden/>
          </w:rPr>
          <w:fldChar w:fldCharType="end"/>
        </w:r>
      </w:hyperlink>
    </w:p>
    <w:p w:rsidR="00601B0C" w:rsidRDefault="00B84577">
      <w:pPr>
        <w:pStyle w:val="TOC2"/>
        <w:tabs>
          <w:tab w:val="left" w:pos="1000"/>
          <w:tab w:val="right" w:leader="dot" w:pos="8630"/>
        </w:tabs>
        <w:rPr>
          <w:rFonts w:asciiTheme="minorHAnsi" w:eastAsiaTheme="minorEastAsia" w:hAnsiTheme="minorHAnsi" w:cstheme="minorBidi"/>
          <w:noProof/>
          <w:sz w:val="22"/>
          <w:szCs w:val="22"/>
        </w:rPr>
      </w:pPr>
      <w:hyperlink w:anchor="_Toc4138424" w:history="1">
        <w:r w:rsidR="00601B0C" w:rsidRPr="001E1DDE">
          <w:rPr>
            <w:rStyle w:val="Hyperlink"/>
            <w:noProof/>
          </w:rPr>
          <w:t>3.1.4</w:t>
        </w:r>
        <w:r w:rsidR="00601B0C">
          <w:rPr>
            <w:rFonts w:asciiTheme="minorHAnsi" w:eastAsiaTheme="minorEastAsia" w:hAnsiTheme="minorHAnsi" w:cstheme="minorBidi"/>
            <w:noProof/>
            <w:sz w:val="22"/>
            <w:szCs w:val="22"/>
          </w:rPr>
          <w:tab/>
        </w:r>
        <w:r w:rsidR="00601B0C" w:rsidRPr="001E1DDE">
          <w:rPr>
            <w:rStyle w:val="Hyperlink"/>
            <w:noProof/>
          </w:rPr>
          <w:t>Web Page Invoked Events</w:t>
        </w:r>
        <w:r w:rsidR="00601B0C">
          <w:rPr>
            <w:noProof/>
            <w:webHidden/>
          </w:rPr>
          <w:tab/>
        </w:r>
        <w:r w:rsidR="00601B0C">
          <w:rPr>
            <w:noProof/>
            <w:webHidden/>
          </w:rPr>
          <w:fldChar w:fldCharType="begin"/>
        </w:r>
        <w:r w:rsidR="00601B0C">
          <w:rPr>
            <w:noProof/>
            <w:webHidden/>
          </w:rPr>
          <w:instrText xml:space="preserve"> PAGEREF _Toc4138424 \h </w:instrText>
        </w:r>
        <w:r w:rsidR="00601B0C">
          <w:rPr>
            <w:noProof/>
            <w:webHidden/>
          </w:rPr>
        </w:r>
        <w:r w:rsidR="00601B0C">
          <w:rPr>
            <w:noProof/>
            <w:webHidden/>
          </w:rPr>
          <w:fldChar w:fldCharType="separate"/>
        </w:r>
        <w:r w:rsidR="00601B0C">
          <w:rPr>
            <w:noProof/>
            <w:webHidden/>
          </w:rPr>
          <w:t>14</w:t>
        </w:r>
        <w:r w:rsidR="00601B0C">
          <w:rPr>
            <w:noProof/>
            <w:webHidden/>
          </w:rPr>
          <w:fldChar w:fldCharType="end"/>
        </w:r>
      </w:hyperlink>
    </w:p>
    <w:p w:rsidR="00601B0C" w:rsidRDefault="00B84577">
      <w:pPr>
        <w:pStyle w:val="TOC2"/>
        <w:tabs>
          <w:tab w:val="left" w:pos="1000"/>
          <w:tab w:val="right" w:leader="dot" w:pos="8630"/>
        </w:tabs>
        <w:rPr>
          <w:rFonts w:asciiTheme="minorHAnsi" w:eastAsiaTheme="minorEastAsia" w:hAnsiTheme="minorHAnsi" w:cstheme="minorBidi"/>
          <w:noProof/>
          <w:sz w:val="22"/>
          <w:szCs w:val="22"/>
        </w:rPr>
      </w:pPr>
      <w:hyperlink w:anchor="_Toc4138425" w:history="1">
        <w:r w:rsidR="00601B0C" w:rsidRPr="001E1DDE">
          <w:rPr>
            <w:rStyle w:val="Hyperlink"/>
            <w:noProof/>
          </w:rPr>
          <w:t>3.1.5</w:t>
        </w:r>
        <w:r w:rsidR="00601B0C">
          <w:rPr>
            <w:rFonts w:asciiTheme="minorHAnsi" w:eastAsiaTheme="minorEastAsia" w:hAnsiTheme="minorHAnsi" w:cstheme="minorBidi"/>
            <w:noProof/>
            <w:sz w:val="22"/>
            <w:szCs w:val="22"/>
          </w:rPr>
          <w:tab/>
        </w:r>
        <w:r w:rsidR="00601B0C" w:rsidRPr="001E1DDE">
          <w:rPr>
            <w:rStyle w:val="Hyperlink"/>
            <w:noProof/>
          </w:rPr>
          <w:t>Web Page Fields</w:t>
        </w:r>
        <w:r w:rsidR="00601B0C">
          <w:rPr>
            <w:noProof/>
            <w:webHidden/>
          </w:rPr>
          <w:tab/>
        </w:r>
        <w:r w:rsidR="00601B0C">
          <w:rPr>
            <w:noProof/>
            <w:webHidden/>
          </w:rPr>
          <w:fldChar w:fldCharType="begin"/>
        </w:r>
        <w:r w:rsidR="00601B0C">
          <w:rPr>
            <w:noProof/>
            <w:webHidden/>
          </w:rPr>
          <w:instrText xml:space="preserve"> PAGEREF _Toc4138425 \h </w:instrText>
        </w:r>
        <w:r w:rsidR="00601B0C">
          <w:rPr>
            <w:noProof/>
            <w:webHidden/>
          </w:rPr>
        </w:r>
        <w:r w:rsidR="00601B0C">
          <w:rPr>
            <w:noProof/>
            <w:webHidden/>
          </w:rPr>
          <w:fldChar w:fldCharType="separate"/>
        </w:r>
        <w:r w:rsidR="00601B0C">
          <w:rPr>
            <w:noProof/>
            <w:webHidden/>
          </w:rPr>
          <w:t>14</w:t>
        </w:r>
        <w:r w:rsidR="00601B0C">
          <w:rPr>
            <w:noProof/>
            <w:webHidden/>
          </w:rPr>
          <w:fldChar w:fldCharType="end"/>
        </w:r>
      </w:hyperlink>
    </w:p>
    <w:p w:rsidR="00601B0C" w:rsidRDefault="00B84577">
      <w:pPr>
        <w:pStyle w:val="TOC2"/>
        <w:tabs>
          <w:tab w:val="left" w:pos="600"/>
          <w:tab w:val="right" w:leader="dot" w:pos="8630"/>
        </w:tabs>
        <w:rPr>
          <w:rFonts w:asciiTheme="minorHAnsi" w:eastAsiaTheme="minorEastAsia" w:hAnsiTheme="minorHAnsi" w:cstheme="minorBidi"/>
          <w:noProof/>
          <w:sz w:val="22"/>
          <w:szCs w:val="22"/>
        </w:rPr>
      </w:pPr>
      <w:hyperlink w:anchor="_Toc4138426" w:history="1">
        <w:r w:rsidR="00601B0C" w:rsidRPr="001E1DDE">
          <w:rPr>
            <w:rStyle w:val="Hyperlink"/>
            <w:b/>
            <w:noProof/>
          </w:rPr>
          <w:t>4.</w:t>
        </w:r>
        <w:r w:rsidR="00601B0C">
          <w:rPr>
            <w:rFonts w:asciiTheme="minorHAnsi" w:eastAsiaTheme="minorEastAsia" w:hAnsiTheme="minorHAnsi" w:cstheme="minorBidi"/>
            <w:noProof/>
            <w:sz w:val="22"/>
            <w:szCs w:val="22"/>
          </w:rPr>
          <w:tab/>
        </w:r>
        <w:r w:rsidR="00601B0C" w:rsidRPr="001E1DDE">
          <w:rPr>
            <w:rStyle w:val="Hyperlink"/>
            <w:b/>
            <w:noProof/>
          </w:rPr>
          <w:t>Stored Procedures</w:t>
        </w:r>
        <w:r w:rsidR="00601B0C">
          <w:rPr>
            <w:noProof/>
            <w:webHidden/>
          </w:rPr>
          <w:tab/>
        </w:r>
        <w:r w:rsidR="00601B0C">
          <w:rPr>
            <w:noProof/>
            <w:webHidden/>
          </w:rPr>
          <w:fldChar w:fldCharType="begin"/>
        </w:r>
        <w:r w:rsidR="00601B0C">
          <w:rPr>
            <w:noProof/>
            <w:webHidden/>
          </w:rPr>
          <w:instrText xml:space="preserve"> PAGEREF _Toc4138426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27" w:history="1">
        <w:r w:rsidR="00601B0C" w:rsidRPr="001E1DDE">
          <w:rPr>
            <w:rStyle w:val="Hyperlink"/>
            <w:noProof/>
          </w:rPr>
          <w:t>4.1.</w:t>
        </w:r>
        <w:r w:rsidR="00601B0C">
          <w:rPr>
            <w:rFonts w:asciiTheme="minorHAnsi" w:eastAsiaTheme="minorEastAsia" w:hAnsiTheme="minorHAnsi" w:cstheme="minorBidi"/>
            <w:noProof/>
            <w:sz w:val="22"/>
            <w:szCs w:val="22"/>
          </w:rPr>
          <w:tab/>
        </w:r>
        <w:r w:rsidR="00601B0C" w:rsidRPr="001E1DDE">
          <w:rPr>
            <w:rStyle w:val="Hyperlink"/>
            <w:noProof/>
          </w:rPr>
          <w:t>sp_SelectReviewFrom_Coaching_Log</w:t>
        </w:r>
        <w:r w:rsidR="00601B0C">
          <w:rPr>
            <w:noProof/>
            <w:webHidden/>
          </w:rPr>
          <w:tab/>
        </w:r>
        <w:r w:rsidR="00601B0C">
          <w:rPr>
            <w:noProof/>
            <w:webHidden/>
          </w:rPr>
          <w:fldChar w:fldCharType="begin"/>
        </w:r>
        <w:r w:rsidR="00601B0C">
          <w:rPr>
            <w:noProof/>
            <w:webHidden/>
          </w:rPr>
          <w:instrText xml:space="preserve"> PAGEREF _Toc4138427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28" w:history="1">
        <w:r w:rsidR="00601B0C" w:rsidRPr="001E1DDE">
          <w:rPr>
            <w:rStyle w:val="Hyperlink"/>
            <w:noProof/>
          </w:rPr>
          <w:t>4.2.</w:t>
        </w:r>
        <w:r w:rsidR="00601B0C">
          <w:rPr>
            <w:rFonts w:asciiTheme="minorHAnsi" w:eastAsiaTheme="minorEastAsia" w:hAnsiTheme="minorHAnsi" w:cstheme="minorBidi"/>
            <w:noProof/>
            <w:sz w:val="22"/>
            <w:szCs w:val="22"/>
          </w:rPr>
          <w:tab/>
        </w:r>
        <w:r w:rsidR="00601B0C" w:rsidRPr="001E1DDE">
          <w:rPr>
            <w:rStyle w:val="Hyperlink"/>
            <w:noProof/>
          </w:rPr>
          <w:t>sp_SelectReviewFrom_Coaching_Log_Reasons</w:t>
        </w:r>
        <w:r w:rsidR="00601B0C">
          <w:rPr>
            <w:noProof/>
            <w:webHidden/>
          </w:rPr>
          <w:tab/>
        </w:r>
        <w:r w:rsidR="00601B0C">
          <w:rPr>
            <w:noProof/>
            <w:webHidden/>
          </w:rPr>
          <w:fldChar w:fldCharType="begin"/>
        </w:r>
        <w:r w:rsidR="00601B0C">
          <w:rPr>
            <w:noProof/>
            <w:webHidden/>
          </w:rPr>
          <w:instrText xml:space="preserve"> PAGEREF _Toc4138428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29" w:history="1">
        <w:r w:rsidR="00601B0C" w:rsidRPr="001E1DDE">
          <w:rPr>
            <w:rStyle w:val="Hyperlink"/>
            <w:noProof/>
          </w:rPr>
          <w:t>4.3.</w:t>
        </w:r>
        <w:r w:rsidR="00601B0C">
          <w:rPr>
            <w:rFonts w:asciiTheme="minorHAnsi" w:eastAsiaTheme="minorEastAsia" w:hAnsiTheme="minorHAnsi" w:cstheme="minorBidi"/>
            <w:noProof/>
            <w:sz w:val="22"/>
            <w:szCs w:val="22"/>
          </w:rPr>
          <w:tab/>
        </w:r>
        <w:r w:rsidR="00601B0C" w:rsidRPr="001E1DDE">
          <w:rPr>
            <w:rStyle w:val="Hyperlink"/>
            <w:noProof/>
          </w:rPr>
          <w:t>sp_SelectReviewFrom_Warning_Log_Reasons</w:t>
        </w:r>
        <w:r w:rsidR="00601B0C">
          <w:rPr>
            <w:noProof/>
            <w:webHidden/>
          </w:rPr>
          <w:tab/>
        </w:r>
        <w:r w:rsidR="00601B0C">
          <w:rPr>
            <w:noProof/>
            <w:webHidden/>
          </w:rPr>
          <w:fldChar w:fldCharType="begin"/>
        </w:r>
        <w:r w:rsidR="00601B0C">
          <w:rPr>
            <w:noProof/>
            <w:webHidden/>
          </w:rPr>
          <w:instrText xml:space="preserve"> PAGEREF _Toc4138429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30" w:history="1">
        <w:r w:rsidR="00601B0C" w:rsidRPr="001E1DDE">
          <w:rPr>
            <w:rStyle w:val="Hyperlink"/>
            <w:noProof/>
          </w:rPr>
          <w:t>4.4.</w:t>
        </w:r>
        <w:r w:rsidR="00601B0C">
          <w:rPr>
            <w:rFonts w:asciiTheme="minorHAnsi" w:eastAsiaTheme="minorEastAsia" w:hAnsiTheme="minorHAnsi" w:cstheme="minorBidi"/>
            <w:noProof/>
            <w:sz w:val="22"/>
            <w:szCs w:val="22"/>
          </w:rPr>
          <w:tab/>
        </w:r>
        <w:r w:rsidR="00601B0C" w:rsidRPr="001E1DDE">
          <w:rPr>
            <w:rStyle w:val="Hyperlink"/>
            <w:noProof/>
          </w:rPr>
          <w:t>sp_Update_Review_Coaching_Log_Suerpvisor_Pending</w:t>
        </w:r>
        <w:r w:rsidR="00601B0C">
          <w:rPr>
            <w:noProof/>
            <w:webHidden/>
          </w:rPr>
          <w:tab/>
        </w:r>
        <w:r w:rsidR="00601B0C">
          <w:rPr>
            <w:noProof/>
            <w:webHidden/>
          </w:rPr>
          <w:fldChar w:fldCharType="begin"/>
        </w:r>
        <w:r w:rsidR="00601B0C">
          <w:rPr>
            <w:noProof/>
            <w:webHidden/>
          </w:rPr>
          <w:instrText xml:space="preserve"> PAGEREF _Toc4138430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31" w:history="1">
        <w:r w:rsidR="00601B0C" w:rsidRPr="001E1DDE">
          <w:rPr>
            <w:rStyle w:val="Hyperlink"/>
            <w:noProof/>
          </w:rPr>
          <w:t>4.5.</w:t>
        </w:r>
        <w:r w:rsidR="00601B0C">
          <w:rPr>
            <w:rFonts w:asciiTheme="minorHAnsi" w:eastAsiaTheme="minorEastAsia" w:hAnsiTheme="minorHAnsi" w:cstheme="minorBidi"/>
            <w:noProof/>
            <w:sz w:val="22"/>
            <w:szCs w:val="22"/>
          </w:rPr>
          <w:tab/>
        </w:r>
        <w:r w:rsidR="00601B0C" w:rsidRPr="001E1DDE">
          <w:rPr>
            <w:rStyle w:val="Hyperlink"/>
            <w:noProof/>
          </w:rPr>
          <w:t>sp_Update_Review_Coaching_Log_Supervisor_Acknowledge</w:t>
        </w:r>
        <w:r w:rsidR="00601B0C">
          <w:rPr>
            <w:noProof/>
            <w:webHidden/>
          </w:rPr>
          <w:tab/>
        </w:r>
        <w:r w:rsidR="00601B0C">
          <w:rPr>
            <w:noProof/>
            <w:webHidden/>
          </w:rPr>
          <w:fldChar w:fldCharType="begin"/>
        </w:r>
        <w:r w:rsidR="00601B0C">
          <w:rPr>
            <w:noProof/>
            <w:webHidden/>
          </w:rPr>
          <w:instrText xml:space="preserve"> PAGEREF _Toc4138431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32" w:history="1">
        <w:r w:rsidR="00601B0C" w:rsidRPr="001E1DDE">
          <w:rPr>
            <w:rStyle w:val="Hyperlink"/>
            <w:noProof/>
          </w:rPr>
          <w:t>4.6.</w:t>
        </w:r>
        <w:r w:rsidR="00601B0C">
          <w:rPr>
            <w:rFonts w:asciiTheme="minorHAnsi" w:eastAsiaTheme="minorEastAsia" w:hAnsiTheme="minorHAnsi" w:cstheme="minorBidi"/>
            <w:noProof/>
            <w:sz w:val="22"/>
            <w:szCs w:val="22"/>
          </w:rPr>
          <w:tab/>
        </w:r>
        <w:r w:rsidR="00601B0C" w:rsidRPr="001E1DDE">
          <w:rPr>
            <w:rStyle w:val="Hyperlink"/>
            <w:noProof/>
          </w:rPr>
          <w:t>sp_Update_Review_Coaching_Log_Employee_Pending</w:t>
        </w:r>
        <w:r w:rsidR="00601B0C">
          <w:rPr>
            <w:noProof/>
            <w:webHidden/>
          </w:rPr>
          <w:tab/>
        </w:r>
        <w:r w:rsidR="00601B0C">
          <w:rPr>
            <w:noProof/>
            <w:webHidden/>
          </w:rPr>
          <w:fldChar w:fldCharType="begin"/>
        </w:r>
        <w:r w:rsidR="00601B0C">
          <w:rPr>
            <w:noProof/>
            <w:webHidden/>
          </w:rPr>
          <w:instrText xml:space="preserve"> PAGEREF _Toc4138432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33" w:history="1">
        <w:r w:rsidR="00601B0C" w:rsidRPr="001E1DDE">
          <w:rPr>
            <w:rStyle w:val="Hyperlink"/>
            <w:noProof/>
          </w:rPr>
          <w:t>4.7.</w:t>
        </w:r>
        <w:r w:rsidR="00601B0C">
          <w:rPr>
            <w:rFonts w:asciiTheme="minorHAnsi" w:eastAsiaTheme="minorEastAsia" w:hAnsiTheme="minorHAnsi" w:cstheme="minorBidi"/>
            <w:noProof/>
            <w:sz w:val="22"/>
            <w:szCs w:val="22"/>
          </w:rPr>
          <w:tab/>
        </w:r>
        <w:r w:rsidR="00601B0C" w:rsidRPr="001E1DDE">
          <w:rPr>
            <w:rStyle w:val="Hyperlink"/>
            <w:noProof/>
          </w:rPr>
          <w:t>sp_Update_Review_Coaching_Log_Employee_Acknowledge</w:t>
        </w:r>
        <w:r w:rsidR="00601B0C">
          <w:rPr>
            <w:noProof/>
            <w:webHidden/>
          </w:rPr>
          <w:tab/>
        </w:r>
        <w:r w:rsidR="00601B0C">
          <w:rPr>
            <w:noProof/>
            <w:webHidden/>
          </w:rPr>
          <w:fldChar w:fldCharType="begin"/>
        </w:r>
        <w:r w:rsidR="00601B0C">
          <w:rPr>
            <w:noProof/>
            <w:webHidden/>
          </w:rPr>
          <w:instrText xml:space="preserve"> PAGEREF _Toc4138433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34" w:history="1">
        <w:r w:rsidR="00601B0C" w:rsidRPr="001E1DDE">
          <w:rPr>
            <w:rStyle w:val="Hyperlink"/>
            <w:noProof/>
          </w:rPr>
          <w:t>4.8.</w:t>
        </w:r>
        <w:r w:rsidR="00601B0C">
          <w:rPr>
            <w:rFonts w:asciiTheme="minorHAnsi" w:eastAsiaTheme="minorEastAsia" w:hAnsiTheme="minorHAnsi" w:cstheme="minorBidi"/>
            <w:noProof/>
            <w:sz w:val="22"/>
            <w:szCs w:val="22"/>
          </w:rPr>
          <w:tab/>
        </w:r>
        <w:r w:rsidR="00601B0C" w:rsidRPr="001E1DDE">
          <w:rPr>
            <w:rStyle w:val="Hyperlink"/>
            <w:noProof/>
          </w:rPr>
          <w:t>sp_Update_Review_Coaching_Log_Manager_Pending_Research</w:t>
        </w:r>
        <w:r w:rsidR="00601B0C">
          <w:rPr>
            <w:noProof/>
            <w:webHidden/>
          </w:rPr>
          <w:tab/>
        </w:r>
        <w:r w:rsidR="00601B0C">
          <w:rPr>
            <w:noProof/>
            <w:webHidden/>
          </w:rPr>
          <w:fldChar w:fldCharType="begin"/>
        </w:r>
        <w:r w:rsidR="00601B0C">
          <w:rPr>
            <w:noProof/>
            <w:webHidden/>
          </w:rPr>
          <w:instrText xml:space="preserve"> PAGEREF _Toc4138434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35" w:history="1">
        <w:r w:rsidR="00601B0C" w:rsidRPr="001E1DDE">
          <w:rPr>
            <w:rStyle w:val="Hyperlink"/>
            <w:noProof/>
          </w:rPr>
          <w:t>4.9.</w:t>
        </w:r>
        <w:r w:rsidR="00601B0C">
          <w:rPr>
            <w:rFonts w:asciiTheme="minorHAnsi" w:eastAsiaTheme="minorEastAsia" w:hAnsiTheme="minorHAnsi" w:cstheme="minorBidi"/>
            <w:noProof/>
            <w:sz w:val="22"/>
            <w:szCs w:val="22"/>
          </w:rPr>
          <w:tab/>
        </w:r>
        <w:r w:rsidR="00601B0C" w:rsidRPr="001E1DDE">
          <w:rPr>
            <w:rStyle w:val="Hyperlink"/>
            <w:noProof/>
          </w:rPr>
          <w:t>sp_Update_Review_Coaching_Log_Manager_Pending_CSE</w:t>
        </w:r>
        <w:r w:rsidR="00601B0C">
          <w:rPr>
            <w:noProof/>
            <w:webHidden/>
          </w:rPr>
          <w:tab/>
        </w:r>
        <w:r w:rsidR="00601B0C">
          <w:rPr>
            <w:noProof/>
            <w:webHidden/>
          </w:rPr>
          <w:fldChar w:fldCharType="begin"/>
        </w:r>
        <w:r w:rsidR="00601B0C">
          <w:rPr>
            <w:noProof/>
            <w:webHidden/>
          </w:rPr>
          <w:instrText xml:space="preserve"> PAGEREF _Toc4138435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1000"/>
          <w:tab w:val="right" w:leader="dot" w:pos="8630"/>
        </w:tabs>
        <w:rPr>
          <w:rFonts w:asciiTheme="minorHAnsi" w:eastAsiaTheme="minorEastAsia" w:hAnsiTheme="minorHAnsi" w:cstheme="minorBidi"/>
          <w:noProof/>
          <w:sz w:val="22"/>
          <w:szCs w:val="22"/>
        </w:rPr>
      </w:pPr>
      <w:hyperlink w:anchor="_Toc4138436" w:history="1">
        <w:r w:rsidR="00601B0C" w:rsidRPr="001E1DDE">
          <w:rPr>
            <w:rStyle w:val="Hyperlink"/>
            <w:noProof/>
          </w:rPr>
          <w:t>4.10.</w:t>
        </w:r>
        <w:r w:rsidR="00601B0C">
          <w:rPr>
            <w:rFonts w:asciiTheme="minorHAnsi" w:eastAsiaTheme="minorEastAsia" w:hAnsiTheme="minorHAnsi" w:cstheme="minorBidi"/>
            <w:noProof/>
            <w:sz w:val="22"/>
            <w:szCs w:val="22"/>
          </w:rPr>
          <w:tab/>
        </w:r>
        <w:r w:rsidR="00601B0C" w:rsidRPr="001E1DDE">
          <w:rPr>
            <w:rStyle w:val="Hyperlink"/>
            <w:noProof/>
          </w:rPr>
          <w:t>sp_SelectReviewFrom_Coaching_Log_Quality_Now</w:t>
        </w:r>
        <w:r w:rsidR="00601B0C">
          <w:rPr>
            <w:noProof/>
            <w:webHidden/>
          </w:rPr>
          <w:tab/>
        </w:r>
        <w:r w:rsidR="00601B0C">
          <w:rPr>
            <w:noProof/>
            <w:webHidden/>
          </w:rPr>
          <w:fldChar w:fldCharType="begin"/>
        </w:r>
        <w:r w:rsidR="00601B0C">
          <w:rPr>
            <w:noProof/>
            <w:webHidden/>
          </w:rPr>
          <w:instrText xml:space="preserve"> PAGEREF _Toc4138436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600"/>
          <w:tab w:val="right" w:leader="dot" w:pos="8630"/>
        </w:tabs>
        <w:rPr>
          <w:rFonts w:asciiTheme="minorHAnsi" w:eastAsiaTheme="minorEastAsia" w:hAnsiTheme="minorHAnsi" w:cstheme="minorBidi"/>
          <w:noProof/>
          <w:sz w:val="22"/>
          <w:szCs w:val="22"/>
        </w:rPr>
      </w:pPr>
      <w:hyperlink w:anchor="_Toc4138437" w:history="1">
        <w:r w:rsidR="00601B0C" w:rsidRPr="001E1DDE">
          <w:rPr>
            <w:rStyle w:val="Hyperlink"/>
            <w:b/>
            <w:noProof/>
          </w:rPr>
          <w:t>5.</w:t>
        </w:r>
        <w:r w:rsidR="00601B0C">
          <w:rPr>
            <w:rFonts w:asciiTheme="minorHAnsi" w:eastAsiaTheme="minorEastAsia" w:hAnsiTheme="minorHAnsi" w:cstheme="minorBidi"/>
            <w:noProof/>
            <w:sz w:val="22"/>
            <w:szCs w:val="22"/>
          </w:rPr>
          <w:tab/>
        </w:r>
        <w:r w:rsidR="00601B0C" w:rsidRPr="001E1DDE">
          <w:rPr>
            <w:rStyle w:val="Hyperlink"/>
            <w:b/>
            <w:noProof/>
          </w:rPr>
          <w:t>Logic to determine pending form type</w:t>
        </w:r>
        <w:r w:rsidR="00601B0C">
          <w:rPr>
            <w:noProof/>
            <w:webHidden/>
          </w:rPr>
          <w:tab/>
        </w:r>
        <w:r w:rsidR="00601B0C">
          <w:rPr>
            <w:noProof/>
            <w:webHidden/>
          </w:rPr>
          <w:fldChar w:fldCharType="begin"/>
        </w:r>
        <w:r w:rsidR="00601B0C">
          <w:rPr>
            <w:noProof/>
            <w:webHidden/>
          </w:rPr>
          <w:instrText xml:space="preserve"> PAGEREF _Toc4138437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38" w:history="1">
        <w:r w:rsidR="00601B0C" w:rsidRPr="001E1DDE">
          <w:rPr>
            <w:rStyle w:val="Hyperlink"/>
            <w:noProof/>
          </w:rPr>
          <w:t>5.1.</w:t>
        </w:r>
        <w:r w:rsidR="00601B0C">
          <w:rPr>
            <w:rFonts w:asciiTheme="minorHAnsi" w:eastAsiaTheme="minorEastAsia" w:hAnsiTheme="minorHAnsi" w:cstheme="minorBidi"/>
            <w:noProof/>
            <w:sz w:val="22"/>
            <w:szCs w:val="22"/>
          </w:rPr>
          <w:tab/>
        </w:r>
        <w:r w:rsidR="00601B0C" w:rsidRPr="001E1DDE">
          <w:rPr>
            <w:rStyle w:val="Hyperlink"/>
            <w:noProof/>
          </w:rPr>
          <w:t>Pending Acknowledgement</w:t>
        </w:r>
        <w:r w:rsidR="00601B0C">
          <w:rPr>
            <w:noProof/>
            <w:webHidden/>
          </w:rPr>
          <w:tab/>
        </w:r>
        <w:r w:rsidR="00601B0C">
          <w:rPr>
            <w:noProof/>
            <w:webHidden/>
          </w:rPr>
          <w:fldChar w:fldCharType="begin"/>
        </w:r>
        <w:r w:rsidR="00601B0C">
          <w:rPr>
            <w:noProof/>
            <w:webHidden/>
          </w:rPr>
          <w:instrText xml:space="preserve"> PAGEREF _Toc4138438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39" w:history="1">
        <w:r w:rsidR="00601B0C" w:rsidRPr="001E1DDE">
          <w:rPr>
            <w:rStyle w:val="Hyperlink"/>
            <w:noProof/>
          </w:rPr>
          <w:t>5.2.</w:t>
        </w:r>
        <w:r w:rsidR="00601B0C">
          <w:rPr>
            <w:rFonts w:asciiTheme="minorHAnsi" w:eastAsiaTheme="minorEastAsia" w:hAnsiTheme="minorHAnsi" w:cstheme="minorBidi"/>
            <w:noProof/>
            <w:sz w:val="22"/>
            <w:szCs w:val="22"/>
          </w:rPr>
          <w:tab/>
        </w:r>
        <w:r w:rsidR="00601B0C" w:rsidRPr="001E1DDE">
          <w:rPr>
            <w:rStyle w:val="Hyperlink"/>
            <w:noProof/>
          </w:rPr>
          <w:t>Pending Research</w:t>
        </w:r>
        <w:r w:rsidR="00601B0C">
          <w:rPr>
            <w:noProof/>
            <w:webHidden/>
          </w:rPr>
          <w:tab/>
        </w:r>
        <w:r w:rsidR="00601B0C">
          <w:rPr>
            <w:noProof/>
            <w:webHidden/>
          </w:rPr>
          <w:fldChar w:fldCharType="begin"/>
        </w:r>
        <w:r w:rsidR="00601B0C">
          <w:rPr>
            <w:noProof/>
            <w:webHidden/>
          </w:rPr>
          <w:instrText xml:space="preserve"> PAGEREF _Toc4138439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40" w:history="1">
        <w:r w:rsidR="00601B0C" w:rsidRPr="001E1DDE">
          <w:rPr>
            <w:rStyle w:val="Hyperlink"/>
            <w:noProof/>
          </w:rPr>
          <w:t>5.3.</w:t>
        </w:r>
        <w:r w:rsidR="00601B0C">
          <w:rPr>
            <w:rFonts w:asciiTheme="minorHAnsi" w:eastAsiaTheme="minorEastAsia" w:hAnsiTheme="minorHAnsi" w:cstheme="minorBidi"/>
            <w:noProof/>
            <w:sz w:val="22"/>
            <w:szCs w:val="22"/>
          </w:rPr>
          <w:tab/>
        </w:r>
        <w:r w:rsidR="00601B0C" w:rsidRPr="001E1DDE">
          <w:rPr>
            <w:rStyle w:val="Hyperlink"/>
            <w:noProof/>
          </w:rPr>
          <w:t>Pending CSE</w:t>
        </w:r>
        <w:r w:rsidR="00601B0C">
          <w:rPr>
            <w:noProof/>
            <w:webHidden/>
          </w:rPr>
          <w:tab/>
        </w:r>
        <w:r w:rsidR="00601B0C">
          <w:rPr>
            <w:noProof/>
            <w:webHidden/>
          </w:rPr>
          <w:fldChar w:fldCharType="begin"/>
        </w:r>
        <w:r w:rsidR="00601B0C">
          <w:rPr>
            <w:noProof/>
            <w:webHidden/>
          </w:rPr>
          <w:instrText xml:space="preserve"> PAGEREF _Toc4138440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41" w:history="1">
        <w:r w:rsidR="00601B0C" w:rsidRPr="001E1DDE">
          <w:rPr>
            <w:rStyle w:val="Hyperlink"/>
            <w:noProof/>
          </w:rPr>
          <w:t>5.4.</w:t>
        </w:r>
        <w:r w:rsidR="00601B0C">
          <w:rPr>
            <w:rFonts w:asciiTheme="minorHAnsi" w:eastAsiaTheme="minorEastAsia" w:hAnsiTheme="minorHAnsi" w:cstheme="minorBidi"/>
            <w:noProof/>
            <w:sz w:val="22"/>
            <w:szCs w:val="22"/>
          </w:rPr>
          <w:tab/>
        </w:r>
        <w:r w:rsidR="00601B0C" w:rsidRPr="001E1DDE">
          <w:rPr>
            <w:rStyle w:val="Hyperlink"/>
            <w:noProof/>
          </w:rPr>
          <w:t>Pending Review</w:t>
        </w:r>
        <w:r w:rsidR="00601B0C">
          <w:rPr>
            <w:noProof/>
            <w:webHidden/>
          </w:rPr>
          <w:tab/>
        </w:r>
        <w:r w:rsidR="00601B0C">
          <w:rPr>
            <w:noProof/>
            <w:webHidden/>
          </w:rPr>
          <w:fldChar w:fldCharType="begin"/>
        </w:r>
        <w:r w:rsidR="00601B0C">
          <w:rPr>
            <w:noProof/>
            <w:webHidden/>
          </w:rPr>
          <w:instrText xml:space="preserve"> PAGEREF _Toc4138441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600"/>
          <w:tab w:val="right" w:leader="dot" w:pos="8630"/>
        </w:tabs>
        <w:rPr>
          <w:rFonts w:asciiTheme="minorHAnsi" w:eastAsiaTheme="minorEastAsia" w:hAnsiTheme="minorHAnsi" w:cstheme="minorBidi"/>
          <w:noProof/>
          <w:sz w:val="22"/>
          <w:szCs w:val="22"/>
        </w:rPr>
      </w:pPr>
      <w:hyperlink w:anchor="_Toc4138442" w:history="1">
        <w:r w:rsidR="00601B0C" w:rsidRPr="001E1DDE">
          <w:rPr>
            <w:rStyle w:val="Hyperlink"/>
            <w:b/>
            <w:noProof/>
          </w:rPr>
          <w:t>6.</w:t>
        </w:r>
        <w:r w:rsidR="00601B0C">
          <w:rPr>
            <w:rFonts w:asciiTheme="minorHAnsi" w:eastAsiaTheme="minorEastAsia" w:hAnsiTheme="minorHAnsi" w:cstheme="minorBidi"/>
            <w:noProof/>
            <w:sz w:val="22"/>
            <w:szCs w:val="22"/>
          </w:rPr>
          <w:tab/>
        </w:r>
        <w:r w:rsidR="00601B0C" w:rsidRPr="001E1DDE">
          <w:rPr>
            <w:rStyle w:val="Hyperlink"/>
            <w:b/>
            <w:noProof/>
          </w:rPr>
          <w:t>Logic to determine next status</w:t>
        </w:r>
        <w:r w:rsidR="00601B0C">
          <w:rPr>
            <w:noProof/>
            <w:webHidden/>
          </w:rPr>
          <w:tab/>
        </w:r>
        <w:r w:rsidR="00601B0C">
          <w:rPr>
            <w:noProof/>
            <w:webHidden/>
          </w:rPr>
          <w:fldChar w:fldCharType="begin"/>
        </w:r>
        <w:r w:rsidR="00601B0C">
          <w:rPr>
            <w:noProof/>
            <w:webHidden/>
          </w:rPr>
          <w:instrText xml:space="preserve"> PAGEREF _Toc4138442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43" w:history="1">
        <w:r w:rsidR="00601B0C" w:rsidRPr="001E1DDE">
          <w:rPr>
            <w:rStyle w:val="Hyperlink"/>
            <w:noProof/>
          </w:rPr>
          <w:t>6.1.</w:t>
        </w:r>
        <w:r w:rsidR="00601B0C">
          <w:rPr>
            <w:rFonts w:asciiTheme="minorHAnsi" w:eastAsiaTheme="minorEastAsia" w:hAnsiTheme="minorHAnsi" w:cstheme="minorBidi"/>
            <w:noProof/>
            <w:sz w:val="22"/>
            <w:szCs w:val="22"/>
          </w:rPr>
          <w:tab/>
        </w:r>
        <w:r w:rsidR="00601B0C" w:rsidRPr="001E1DDE">
          <w:rPr>
            <w:rStyle w:val="Hyperlink"/>
            <w:noProof/>
          </w:rPr>
          <w:t>Pending Acknowledgement</w:t>
        </w:r>
        <w:r w:rsidR="00601B0C">
          <w:rPr>
            <w:noProof/>
            <w:webHidden/>
          </w:rPr>
          <w:tab/>
        </w:r>
        <w:r w:rsidR="00601B0C">
          <w:rPr>
            <w:noProof/>
            <w:webHidden/>
          </w:rPr>
          <w:fldChar w:fldCharType="begin"/>
        </w:r>
        <w:r w:rsidR="00601B0C">
          <w:rPr>
            <w:noProof/>
            <w:webHidden/>
          </w:rPr>
          <w:instrText xml:space="preserve"> PAGEREF _Toc4138443 \h </w:instrText>
        </w:r>
        <w:r w:rsidR="00601B0C">
          <w:rPr>
            <w:noProof/>
            <w:webHidden/>
          </w:rPr>
        </w:r>
        <w:r w:rsidR="00601B0C">
          <w:rPr>
            <w:noProof/>
            <w:webHidden/>
          </w:rPr>
          <w:fldChar w:fldCharType="separate"/>
        </w:r>
        <w:r w:rsidR="00601B0C">
          <w:rPr>
            <w:noProof/>
            <w:webHidden/>
          </w:rPr>
          <w:t>22</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44" w:history="1">
        <w:r w:rsidR="00601B0C" w:rsidRPr="001E1DDE">
          <w:rPr>
            <w:rStyle w:val="Hyperlink"/>
            <w:noProof/>
          </w:rPr>
          <w:t>6.2.</w:t>
        </w:r>
        <w:r w:rsidR="00601B0C">
          <w:rPr>
            <w:rFonts w:asciiTheme="minorHAnsi" w:eastAsiaTheme="minorEastAsia" w:hAnsiTheme="minorHAnsi" w:cstheme="minorBidi"/>
            <w:noProof/>
            <w:sz w:val="22"/>
            <w:szCs w:val="22"/>
          </w:rPr>
          <w:tab/>
        </w:r>
        <w:r w:rsidR="00601B0C" w:rsidRPr="001E1DDE">
          <w:rPr>
            <w:rStyle w:val="Hyperlink"/>
            <w:noProof/>
          </w:rPr>
          <w:t>Pending Research</w:t>
        </w:r>
        <w:r w:rsidR="00601B0C">
          <w:rPr>
            <w:noProof/>
            <w:webHidden/>
          </w:rPr>
          <w:tab/>
        </w:r>
        <w:r w:rsidR="00601B0C">
          <w:rPr>
            <w:noProof/>
            <w:webHidden/>
          </w:rPr>
          <w:fldChar w:fldCharType="begin"/>
        </w:r>
        <w:r w:rsidR="00601B0C">
          <w:rPr>
            <w:noProof/>
            <w:webHidden/>
          </w:rPr>
          <w:instrText xml:space="preserve"> PAGEREF _Toc4138444 \h </w:instrText>
        </w:r>
        <w:r w:rsidR="00601B0C">
          <w:rPr>
            <w:noProof/>
            <w:webHidden/>
          </w:rPr>
        </w:r>
        <w:r w:rsidR="00601B0C">
          <w:rPr>
            <w:noProof/>
            <w:webHidden/>
          </w:rPr>
          <w:fldChar w:fldCharType="separate"/>
        </w:r>
        <w:r w:rsidR="00601B0C">
          <w:rPr>
            <w:noProof/>
            <w:webHidden/>
          </w:rPr>
          <w:t>23</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45" w:history="1">
        <w:r w:rsidR="00601B0C" w:rsidRPr="001E1DDE">
          <w:rPr>
            <w:rStyle w:val="Hyperlink"/>
            <w:noProof/>
          </w:rPr>
          <w:t>6.3.</w:t>
        </w:r>
        <w:r w:rsidR="00601B0C">
          <w:rPr>
            <w:rFonts w:asciiTheme="minorHAnsi" w:eastAsiaTheme="minorEastAsia" w:hAnsiTheme="minorHAnsi" w:cstheme="minorBidi"/>
            <w:noProof/>
            <w:sz w:val="22"/>
            <w:szCs w:val="22"/>
          </w:rPr>
          <w:tab/>
        </w:r>
        <w:r w:rsidR="00601B0C" w:rsidRPr="001E1DDE">
          <w:rPr>
            <w:rStyle w:val="Hyperlink"/>
            <w:noProof/>
          </w:rPr>
          <w:t>Pending CSE</w:t>
        </w:r>
        <w:r w:rsidR="00601B0C">
          <w:rPr>
            <w:noProof/>
            <w:webHidden/>
          </w:rPr>
          <w:tab/>
        </w:r>
        <w:r w:rsidR="00601B0C">
          <w:rPr>
            <w:noProof/>
            <w:webHidden/>
          </w:rPr>
          <w:fldChar w:fldCharType="begin"/>
        </w:r>
        <w:r w:rsidR="00601B0C">
          <w:rPr>
            <w:noProof/>
            <w:webHidden/>
          </w:rPr>
          <w:instrText xml:space="preserve"> PAGEREF _Toc4138445 \h </w:instrText>
        </w:r>
        <w:r w:rsidR="00601B0C">
          <w:rPr>
            <w:noProof/>
            <w:webHidden/>
          </w:rPr>
        </w:r>
        <w:r w:rsidR="00601B0C">
          <w:rPr>
            <w:noProof/>
            <w:webHidden/>
          </w:rPr>
          <w:fldChar w:fldCharType="separate"/>
        </w:r>
        <w:r w:rsidR="00601B0C">
          <w:rPr>
            <w:noProof/>
            <w:webHidden/>
          </w:rPr>
          <w:t>23</w:t>
        </w:r>
        <w:r w:rsidR="00601B0C">
          <w:rPr>
            <w:noProof/>
            <w:webHidden/>
          </w:rPr>
          <w:fldChar w:fldCharType="end"/>
        </w:r>
      </w:hyperlink>
    </w:p>
    <w:p w:rsidR="00601B0C" w:rsidRDefault="00B84577">
      <w:pPr>
        <w:pStyle w:val="TOC2"/>
        <w:tabs>
          <w:tab w:val="left" w:pos="800"/>
          <w:tab w:val="right" w:leader="dot" w:pos="8630"/>
        </w:tabs>
        <w:rPr>
          <w:rFonts w:asciiTheme="minorHAnsi" w:eastAsiaTheme="minorEastAsia" w:hAnsiTheme="minorHAnsi" w:cstheme="minorBidi"/>
          <w:noProof/>
          <w:sz w:val="22"/>
          <w:szCs w:val="22"/>
        </w:rPr>
      </w:pPr>
      <w:hyperlink w:anchor="_Toc4138446" w:history="1">
        <w:r w:rsidR="00601B0C" w:rsidRPr="001E1DDE">
          <w:rPr>
            <w:rStyle w:val="Hyperlink"/>
            <w:noProof/>
          </w:rPr>
          <w:t>6.4.</w:t>
        </w:r>
        <w:r w:rsidR="00601B0C">
          <w:rPr>
            <w:rFonts w:asciiTheme="minorHAnsi" w:eastAsiaTheme="minorEastAsia" w:hAnsiTheme="minorHAnsi" w:cstheme="minorBidi"/>
            <w:noProof/>
            <w:sz w:val="22"/>
            <w:szCs w:val="22"/>
          </w:rPr>
          <w:tab/>
        </w:r>
        <w:r w:rsidR="00601B0C" w:rsidRPr="001E1DDE">
          <w:rPr>
            <w:rStyle w:val="Hyperlink"/>
            <w:noProof/>
          </w:rPr>
          <w:t>Pending Review</w:t>
        </w:r>
        <w:r w:rsidR="00601B0C">
          <w:rPr>
            <w:noProof/>
            <w:webHidden/>
          </w:rPr>
          <w:tab/>
        </w:r>
        <w:r w:rsidR="00601B0C">
          <w:rPr>
            <w:noProof/>
            <w:webHidden/>
          </w:rPr>
          <w:fldChar w:fldCharType="begin"/>
        </w:r>
        <w:r w:rsidR="00601B0C">
          <w:rPr>
            <w:noProof/>
            <w:webHidden/>
          </w:rPr>
          <w:instrText xml:space="preserve"> PAGEREF _Toc4138446 \h </w:instrText>
        </w:r>
        <w:r w:rsidR="00601B0C">
          <w:rPr>
            <w:noProof/>
            <w:webHidden/>
          </w:rPr>
        </w:r>
        <w:r w:rsidR="00601B0C">
          <w:rPr>
            <w:noProof/>
            <w:webHidden/>
          </w:rPr>
          <w:fldChar w:fldCharType="separate"/>
        </w:r>
        <w:r w:rsidR="00601B0C">
          <w:rPr>
            <w:noProof/>
            <w:webHidden/>
          </w:rPr>
          <w:t>23</w:t>
        </w:r>
        <w:r w:rsidR="00601B0C">
          <w:rPr>
            <w:noProof/>
            <w:webHidden/>
          </w:rPr>
          <w:fldChar w:fldCharType="end"/>
        </w:r>
      </w:hyperlink>
    </w:p>
    <w:p w:rsidR="00601B0C" w:rsidRDefault="00B84577">
      <w:pPr>
        <w:pStyle w:val="TOC2"/>
        <w:tabs>
          <w:tab w:val="left" w:pos="600"/>
          <w:tab w:val="right" w:leader="dot" w:pos="8630"/>
        </w:tabs>
        <w:rPr>
          <w:rFonts w:asciiTheme="minorHAnsi" w:eastAsiaTheme="minorEastAsia" w:hAnsiTheme="minorHAnsi" w:cstheme="minorBidi"/>
          <w:noProof/>
          <w:sz w:val="22"/>
          <w:szCs w:val="22"/>
        </w:rPr>
      </w:pPr>
      <w:hyperlink w:anchor="_Toc4138447" w:history="1">
        <w:r w:rsidR="00601B0C" w:rsidRPr="001E1DDE">
          <w:rPr>
            <w:rStyle w:val="Hyperlink"/>
            <w:b/>
            <w:noProof/>
          </w:rPr>
          <w:t>7.</w:t>
        </w:r>
        <w:r w:rsidR="00601B0C">
          <w:rPr>
            <w:rFonts w:asciiTheme="minorHAnsi" w:eastAsiaTheme="minorEastAsia" w:hAnsiTheme="minorHAnsi" w:cstheme="minorBidi"/>
            <w:noProof/>
            <w:sz w:val="22"/>
            <w:szCs w:val="22"/>
          </w:rPr>
          <w:tab/>
        </w:r>
        <w:r w:rsidR="00601B0C" w:rsidRPr="001E1DDE">
          <w:rPr>
            <w:rStyle w:val="Hyperlink"/>
            <w:b/>
            <w:noProof/>
          </w:rPr>
          <w:t>Instruction text</w:t>
        </w:r>
        <w:r w:rsidR="00601B0C">
          <w:rPr>
            <w:noProof/>
            <w:webHidden/>
          </w:rPr>
          <w:tab/>
        </w:r>
        <w:r w:rsidR="00601B0C">
          <w:rPr>
            <w:noProof/>
            <w:webHidden/>
          </w:rPr>
          <w:fldChar w:fldCharType="begin"/>
        </w:r>
        <w:r w:rsidR="00601B0C">
          <w:rPr>
            <w:noProof/>
            <w:webHidden/>
          </w:rPr>
          <w:instrText xml:space="preserve"> PAGEREF _Toc4138447 \h </w:instrText>
        </w:r>
        <w:r w:rsidR="00601B0C">
          <w:rPr>
            <w:noProof/>
            <w:webHidden/>
          </w:rPr>
        </w:r>
        <w:r w:rsidR="00601B0C">
          <w:rPr>
            <w:noProof/>
            <w:webHidden/>
          </w:rPr>
          <w:fldChar w:fldCharType="separate"/>
        </w:r>
        <w:r w:rsidR="00601B0C">
          <w:rPr>
            <w:noProof/>
            <w:webHidden/>
          </w:rPr>
          <w:t>23</w:t>
        </w:r>
        <w:r w:rsidR="00601B0C">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7" w:name="_Toc4138417"/>
      <w:r w:rsidRPr="00251693">
        <w:rPr>
          <w:b/>
        </w:rPr>
        <w:lastRenderedPageBreak/>
        <w:t>Description</w:t>
      </w:r>
      <w:bookmarkEnd w:id="7"/>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 xml:space="preserve">User has a role as “ECL” in </w:t>
      </w:r>
      <w:proofErr w:type="spellStart"/>
      <w:r>
        <w:t>Historical_Dashboard_ACL</w:t>
      </w:r>
      <w:proofErr w:type="spellEnd"/>
      <w:r>
        <w:t xml:space="preserve">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8" w:name="_Toc4138418"/>
      <w:r>
        <w:rPr>
          <w:b/>
        </w:rPr>
        <w:t xml:space="preserve">Business Logic – </w:t>
      </w:r>
      <w:proofErr w:type="spellStart"/>
      <w:r>
        <w:rPr>
          <w:b/>
        </w:rPr>
        <w:t>ReviewController.cs</w:t>
      </w:r>
      <w:bookmarkEnd w:id="8"/>
      <w:proofErr w:type="spellEnd"/>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w:t>
      </w:r>
      <w:proofErr w:type="spellStart"/>
      <w:r>
        <w:t>sp_SelectReviewFrom_Coaching_Log</w:t>
      </w:r>
      <w:proofErr w:type="spellEnd"/>
      <w:r>
        <w:t xml:space="preserve">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8A7575" w:rsidP="00AC47BE">
      <w:pPr>
        <w:pStyle w:val="ListParagraph"/>
        <w:autoSpaceDE w:val="0"/>
        <w:autoSpaceDN w:val="0"/>
        <w:adjustRightInd w:val="0"/>
        <w:ind w:left="2160"/>
      </w:pPr>
      <w:r>
        <w:t xml:space="preserve">Display log details as Read </w:t>
      </w:r>
      <w:proofErr w:type="gramStart"/>
      <w:r>
        <w:t>Only</w:t>
      </w:r>
      <w:proofErr w:type="gramEnd"/>
      <w:r>
        <w:t xml:space="preserve"> in modal (_</w:t>
      </w:r>
      <w:proofErr w:type="spellStart"/>
      <w:r>
        <w:t>ViewCoachingLog.cshtml</w:t>
      </w:r>
      <w:proofErr w:type="spellEnd"/>
      <w:r>
        <w:t xml:space="preserve"> if coaching log; or _</w:t>
      </w:r>
      <w:proofErr w:type="spellStart"/>
      <w:r>
        <w:t>ViewWarningLog</w:t>
      </w:r>
      <w:proofErr w:type="spellEnd"/>
      <w:r>
        <w:t xml:space="preserve"> otherwise)</w:t>
      </w:r>
    </w:p>
    <w:p w:rsidR="00914E5B" w:rsidRDefault="00914E5B" w:rsidP="007A38A2">
      <w:pPr>
        <w:pStyle w:val="ListParagraph"/>
        <w:numPr>
          <w:ilvl w:val="0"/>
          <w:numId w:val="8"/>
        </w:numPr>
        <w:autoSpaceDE w:val="0"/>
        <w:autoSpaceDN w:val="0"/>
        <w:adjustRightInd w:val="0"/>
      </w:pPr>
      <w:r>
        <w:t>If current page is My Dashboard</w:t>
      </w:r>
    </w:p>
    <w:p w:rsidR="00914E5B" w:rsidRDefault="00A40056" w:rsidP="00AC47BE">
      <w:pPr>
        <w:pStyle w:val="ListParagraph"/>
        <w:autoSpaceDE w:val="0"/>
        <w:autoSpaceDN w:val="0"/>
        <w:adjustRightInd w:val="0"/>
        <w:ind w:left="2160"/>
      </w:pPr>
      <w:r>
        <w:t xml:space="preserve">Display either Pending Review or Pending Acknowledgement or Pending Research, or Pending CSE accordingly. See section </w:t>
      </w:r>
      <w:r w:rsidR="00102CA1">
        <w:t>“</w:t>
      </w:r>
      <w:r>
        <w:t>5</w:t>
      </w:r>
      <w:r w:rsidR="00102CA1">
        <w:t>. Logic to determine pending form type”</w:t>
      </w:r>
      <w:r>
        <w:t xml:space="preserve"> for details.</w:t>
      </w:r>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9" w:name="_Toc4138419"/>
      <w:r w:rsidRPr="00664275">
        <w:rPr>
          <w:b/>
        </w:rPr>
        <w:t>P</w:t>
      </w:r>
      <w:r w:rsidR="00EF5FC8" w:rsidRPr="00664275">
        <w:rPr>
          <w:b/>
        </w:rPr>
        <w:t>age details</w:t>
      </w:r>
      <w:bookmarkEnd w:id="9"/>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10" w:name="_Toc4138420"/>
      <w:r w:rsidRPr="0033187B">
        <w:t>Views\</w:t>
      </w:r>
      <w:r w:rsidR="00665FB9">
        <w:t>Review</w:t>
      </w:r>
      <w:r w:rsidRPr="0033187B">
        <w:t>\</w:t>
      </w:r>
      <w:r w:rsidR="00E14B1F" w:rsidRPr="0033187B">
        <w:t>_</w:t>
      </w:r>
      <w:proofErr w:type="spellStart"/>
      <w:r w:rsidR="00665FB9">
        <w:t>ReviewCoachingHome.cshtml</w:t>
      </w:r>
      <w:proofErr w:type="spellEnd"/>
      <w:r w:rsidR="00F416CC">
        <w:t>, _</w:t>
      </w:r>
      <w:proofErr w:type="spellStart"/>
      <w:r w:rsidR="00F416CC">
        <w:t>ViewWarningLog.cshtml</w:t>
      </w:r>
      <w:bookmarkEnd w:id="10"/>
      <w:proofErr w:type="spellEnd"/>
    </w:p>
    <w:p w:rsidR="009B2A2F" w:rsidRDefault="009B2A2F" w:rsidP="007A38A2">
      <w:pPr>
        <w:pStyle w:val="ListParagraph"/>
        <w:numPr>
          <w:ilvl w:val="2"/>
          <w:numId w:val="3"/>
        </w:numPr>
        <w:autoSpaceDE w:val="0"/>
        <w:autoSpaceDN w:val="0"/>
        <w:adjustRightInd w:val="0"/>
        <w:outlineLvl w:val="1"/>
      </w:pPr>
      <w:bookmarkStart w:id="11" w:name="_Toc4138421"/>
      <w:r>
        <w:lastRenderedPageBreak/>
        <w:t>Razor pages comprising Web Page</w:t>
      </w:r>
      <w:bookmarkEnd w:id="11"/>
    </w:p>
    <w:p w:rsidR="00CE6481" w:rsidRDefault="00CE6481" w:rsidP="005D1F00">
      <w:pPr>
        <w:autoSpaceDE w:val="0"/>
        <w:autoSpaceDN w:val="0"/>
        <w:adjustRightInd w:val="0"/>
        <w:ind w:left="2088" w:firstLine="72"/>
      </w:pPr>
      <w:r>
        <w:t>_</w:t>
      </w:r>
      <w:proofErr w:type="spellStart"/>
      <w:r w:rsidR="00A35BF6">
        <w:t>AcknowledgeCoaching</w:t>
      </w:r>
      <w:r>
        <w:t>.cshtml</w:t>
      </w:r>
      <w:proofErr w:type="spellEnd"/>
    </w:p>
    <w:p w:rsidR="00E06E60" w:rsidRDefault="0010412E" w:rsidP="005D1F00">
      <w:pPr>
        <w:autoSpaceDE w:val="0"/>
        <w:autoSpaceDN w:val="0"/>
        <w:adjustRightInd w:val="0"/>
        <w:ind w:left="2088" w:firstLine="72"/>
      </w:pPr>
      <w:r>
        <w:t>_</w:t>
      </w:r>
      <w:proofErr w:type="spellStart"/>
      <w:r>
        <w:t>ReviewCoaching</w:t>
      </w:r>
      <w:r w:rsidR="00E06E60">
        <w:t>.cshtml</w:t>
      </w:r>
      <w:proofErr w:type="spellEnd"/>
    </w:p>
    <w:p w:rsidR="000D61F8" w:rsidRDefault="000D61F8" w:rsidP="000D61F8">
      <w:pPr>
        <w:autoSpaceDE w:val="0"/>
        <w:autoSpaceDN w:val="0"/>
        <w:adjustRightInd w:val="0"/>
        <w:ind w:left="2088" w:firstLine="72"/>
      </w:pPr>
      <w:r>
        <w:t>_</w:t>
      </w:r>
      <w:proofErr w:type="spellStart"/>
      <w:r>
        <w:t>ReviewCoachingCse.cshtml</w:t>
      </w:r>
      <w:proofErr w:type="spellEnd"/>
    </w:p>
    <w:p w:rsidR="0010412E" w:rsidRDefault="0010412E" w:rsidP="005D1F00">
      <w:pPr>
        <w:autoSpaceDE w:val="0"/>
        <w:autoSpaceDN w:val="0"/>
        <w:adjustRightInd w:val="0"/>
        <w:ind w:left="2088" w:firstLine="72"/>
      </w:pPr>
      <w:r>
        <w:t>_</w:t>
      </w:r>
      <w:proofErr w:type="spellStart"/>
      <w:r>
        <w:t>ReviewCoachingFinal.cshtml</w:t>
      </w:r>
      <w:proofErr w:type="spellEnd"/>
    </w:p>
    <w:p w:rsidR="000D61F8" w:rsidRDefault="000D61F8" w:rsidP="005D1F00">
      <w:pPr>
        <w:autoSpaceDE w:val="0"/>
        <w:autoSpaceDN w:val="0"/>
        <w:adjustRightInd w:val="0"/>
        <w:ind w:left="2088" w:firstLine="72"/>
      </w:pPr>
      <w:r>
        <w:t>_</w:t>
      </w:r>
      <w:proofErr w:type="spellStart"/>
      <w:r>
        <w:t>ReviewCoachingHome.cshtml</w:t>
      </w:r>
      <w:proofErr w:type="spellEnd"/>
    </w:p>
    <w:p w:rsidR="00CF42EB" w:rsidRDefault="005C416A" w:rsidP="005D1F00">
      <w:pPr>
        <w:autoSpaceDE w:val="0"/>
        <w:autoSpaceDN w:val="0"/>
        <w:adjustRightInd w:val="0"/>
        <w:ind w:left="2088" w:firstLine="72"/>
      </w:pPr>
      <w:r>
        <w:t>_</w:t>
      </w:r>
      <w:proofErr w:type="spellStart"/>
      <w:r>
        <w:t>ReivewCoachingPending.cshtml</w:t>
      </w:r>
      <w:proofErr w:type="spellEnd"/>
    </w:p>
    <w:p w:rsidR="005C416A" w:rsidRDefault="005C416A" w:rsidP="005D1F00">
      <w:pPr>
        <w:autoSpaceDE w:val="0"/>
        <w:autoSpaceDN w:val="0"/>
        <w:adjustRightInd w:val="0"/>
        <w:ind w:left="2088" w:firstLine="72"/>
      </w:pPr>
      <w:r>
        <w:t>_</w:t>
      </w:r>
      <w:proofErr w:type="spellStart"/>
      <w:r>
        <w:t>ReviewCoachingResearch.cshtml</w:t>
      </w:r>
      <w:proofErr w:type="spellEnd"/>
    </w:p>
    <w:p w:rsidR="00472FD7" w:rsidRDefault="00472FD7" w:rsidP="005D1F00">
      <w:pPr>
        <w:autoSpaceDE w:val="0"/>
        <w:autoSpaceDN w:val="0"/>
        <w:adjustRightInd w:val="0"/>
        <w:ind w:left="2088" w:firstLine="72"/>
      </w:pPr>
      <w:r>
        <w:t>_</w:t>
      </w:r>
      <w:proofErr w:type="spellStart"/>
      <w:r>
        <w:t>Scorecards.xhtml</w:t>
      </w:r>
      <w:proofErr w:type="spellEnd"/>
    </w:p>
    <w:p w:rsidR="000D61F8" w:rsidRDefault="000D61F8" w:rsidP="000D61F8">
      <w:pPr>
        <w:autoSpaceDE w:val="0"/>
        <w:autoSpaceDN w:val="0"/>
        <w:adjustRightInd w:val="0"/>
        <w:ind w:left="2088" w:firstLine="72"/>
      </w:pPr>
      <w:r>
        <w:t>_</w:t>
      </w:r>
      <w:proofErr w:type="spellStart"/>
      <w:r>
        <w:t>Unauthorized.cshtml</w:t>
      </w:r>
      <w:proofErr w:type="spellEnd"/>
    </w:p>
    <w:p w:rsidR="00852619" w:rsidRDefault="00852619" w:rsidP="005D1F00">
      <w:pPr>
        <w:autoSpaceDE w:val="0"/>
        <w:autoSpaceDN w:val="0"/>
        <w:adjustRightInd w:val="0"/>
        <w:ind w:left="2088" w:firstLine="72"/>
      </w:pPr>
      <w:r>
        <w:t>_</w:t>
      </w:r>
      <w:proofErr w:type="spellStart"/>
      <w:r>
        <w:t>ViewCoaching</w:t>
      </w:r>
      <w:r w:rsidR="0059297D">
        <w:t>Log</w:t>
      </w:r>
      <w:r>
        <w:t>.cshtml</w:t>
      </w:r>
      <w:proofErr w:type="spellEnd"/>
    </w:p>
    <w:p w:rsidR="00852619" w:rsidRDefault="00852619" w:rsidP="005D1F00">
      <w:pPr>
        <w:autoSpaceDE w:val="0"/>
        <w:autoSpaceDN w:val="0"/>
        <w:adjustRightInd w:val="0"/>
        <w:ind w:left="2088" w:firstLine="72"/>
      </w:pPr>
      <w:r>
        <w:t>_</w:t>
      </w:r>
      <w:proofErr w:type="spellStart"/>
      <w:r>
        <w:t>ViewWarning</w:t>
      </w:r>
      <w:r w:rsidR="0059297D">
        <w:t>Log</w:t>
      </w:r>
      <w:r>
        <w:t>.cshtml</w:t>
      </w:r>
      <w:proofErr w:type="spellEnd"/>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12" w:name="_Toc4138422"/>
      <w:r>
        <w:t>Layout Page</w:t>
      </w:r>
      <w:bookmarkEnd w:id="12"/>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w:t>
      </w:r>
      <w:proofErr w:type="spellStart"/>
      <w:r w:rsidR="007E7903">
        <w:t>Layoutcshtml</w:t>
      </w:r>
      <w:proofErr w:type="spellEnd"/>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13" w:name="_Toc4138423"/>
      <w:r>
        <w:t>Screen</w:t>
      </w:r>
      <w:r w:rsidR="001D2F61">
        <w:t>s</w:t>
      </w:r>
      <w:r>
        <w:t>hot</w:t>
      </w:r>
      <w:bookmarkEnd w:id="13"/>
    </w:p>
    <w:p w:rsidR="0071227E" w:rsidRDefault="0071227E" w:rsidP="009C5580">
      <w:pPr>
        <w:autoSpaceDE w:val="0"/>
        <w:autoSpaceDN w:val="0"/>
        <w:adjustRightInd w:val="0"/>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lastRenderedPageBreak/>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Pr>
          <w:b/>
        </w:rPr>
        <w:t xml:space="preserve">, and the log is </w:t>
      </w:r>
      <w:r w:rsidR="00E24EB7">
        <w:rPr>
          <w:b/>
        </w:rPr>
        <w:t>reinforcement</w:t>
      </w:r>
      <w:r>
        <w:rPr>
          <w:b/>
        </w:rPr>
        <w:t>:</w:t>
      </w:r>
    </w:p>
    <w:p w:rsidR="00144B9E" w:rsidRDefault="0021059C" w:rsidP="00B74631">
      <w:pPr>
        <w:autoSpaceDE w:val="0"/>
        <w:autoSpaceDN w:val="0"/>
        <w:adjustRightInd w:val="0"/>
        <w:rPr>
          <w:b/>
        </w:rPr>
      </w:pPr>
      <w:r>
        <w:rPr>
          <w:b/>
          <w:noProof/>
        </w:rPr>
        <w:lastRenderedPageBreak/>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w:t>
      </w:r>
      <w:proofErr w:type="spellStart"/>
      <w:r>
        <w:rPr>
          <w:b/>
        </w:rPr>
        <w:t>OverTurned</w:t>
      </w:r>
      <w:proofErr w:type="spellEnd"/>
      <w:r>
        <w:rPr>
          <w:b/>
        </w:rPr>
        <w:t xml:space="preserve">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lastRenderedPageBreak/>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b/>
        </w:rPr>
      </w:pPr>
    </w:p>
    <w:p w:rsidR="00183E21" w:rsidRDefault="00E94732" w:rsidP="001F53F4">
      <w:pPr>
        <w:autoSpaceDE w:val="0"/>
        <w:autoSpaceDN w:val="0"/>
        <w:adjustRightInd w:val="0"/>
        <w:rPr>
          <w:b/>
        </w:rPr>
      </w:pPr>
      <w:r>
        <w:rPr>
          <w:b/>
        </w:rPr>
        <w:t>Review – Quality Now – CSR Review Pending Form (editable) – User is the CSR of the log</w:t>
      </w:r>
    </w:p>
    <w:p w:rsidR="00E94732" w:rsidRDefault="005071FF" w:rsidP="001F53F4">
      <w:pPr>
        <w:autoSpaceDE w:val="0"/>
        <w:autoSpaceDN w:val="0"/>
        <w:adjustRightInd w:val="0"/>
        <w:rPr>
          <w:b/>
        </w:rPr>
      </w:pPr>
      <w:r>
        <w:rPr>
          <w:b/>
          <w:noProof/>
        </w:rPr>
        <w:drawing>
          <wp:inline distT="0" distB="0" distL="0" distR="0">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rsidR="00E94732" w:rsidRDefault="00954B0C" w:rsidP="001F53F4">
      <w:pPr>
        <w:autoSpaceDE w:val="0"/>
        <w:autoSpaceDN w:val="0"/>
        <w:adjustRightInd w:val="0"/>
        <w:rPr>
          <w:b/>
        </w:rPr>
      </w:pPr>
      <w:r>
        <w:rPr>
          <w:b/>
          <w:noProof/>
        </w:rPr>
        <w:lastRenderedPageBreak/>
        <w:drawing>
          <wp:inline distT="0" distB="0" distL="0" distR="0">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F417F5" w:rsidRDefault="00F417F5" w:rsidP="001F53F4">
      <w:pPr>
        <w:autoSpaceDE w:val="0"/>
        <w:autoSpaceDN w:val="0"/>
        <w:adjustRightInd w:val="0"/>
        <w:rPr>
          <w:b/>
        </w:rPr>
      </w:pPr>
    </w:p>
    <w:p w:rsidR="00F417F5" w:rsidRDefault="00F417F5" w:rsidP="001F53F4">
      <w:pPr>
        <w:autoSpaceDE w:val="0"/>
        <w:autoSpaceDN w:val="0"/>
        <w:adjustRightInd w:val="0"/>
        <w:rPr>
          <w:b/>
        </w:rPr>
      </w:pPr>
    </w:p>
    <w:p w:rsidR="00F417F5" w:rsidRDefault="00F417F5" w:rsidP="00F417F5">
      <w:pPr>
        <w:autoSpaceDE w:val="0"/>
        <w:autoSpaceDN w:val="0"/>
        <w:adjustRightInd w:val="0"/>
        <w:rPr>
          <w:b/>
        </w:rPr>
      </w:pPr>
      <w:r>
        <w:rPr>
          <w:b/>
        </w:rPr>
        <w:t xml:space="preserve">Review – Quality Now – Supervisor Review Pending Form (editable) – User is the Supervisor </w:t>
      </w:r>
    </w:p>
    <w:p w:rsidR="0077502C" w:rsidRDefault="00CC4038" w:rsidP="00F417F5">
      <w:pPr>
        <w:autoSpaceDE w:val="0"/>
        <w:autoSpaceDN w:val="0"/>
        <w:adjustRightInd w:val="0"/>
        <w:rPr>
          <w:b/>
        </w:rPr>
      </w:pPr>
      <w:r>
        <w:rPr>
          <w:b/>
          <w:noProof/>
        </w:rPr>
        <w:drawing>
          <wp:inline distT="0" distB="0" distL="0" distR="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rsidR="00137566" w:rsidRDefault="00CC4038" w:rsidP="00F417F5">
      <w:pPr>
        <w:autoSpaceDE w:val="0"/>
        <w:autoSpaceDN w:val="0"/>
        <w:adjustRightInd w:val="0"/>
        <w:rPr>
          <w:b/>
        </w:rPr>
      </w:pPr>
      <w:r>
        <w:rPr>
          <w:b/>
          <w:noProof/>
        </w:rPr>
        <w:lastRenderedPageBreak/>
        <w:drawing>
          <wp:inline distT="0" distB="0" distL="0" distR="0">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137566" w:rsidRDefault="00137566" w:rsidP="00F417F5">
      <w:pPr>
        <w:autoSpaceDE w:val="0"/>
        <w:autoSpaceDN w:val="0"/>
        <w:adjustRightInd w:val="0"/>
        <w:rPr>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b/>
        </w:rPr>
      </w:pPr>
      <w:r>
        <w:rPr>
          <w:b/>
        </w:rPr>
        <w:t>Review – Quality Now – Manager View (Read Only)</w:t>
      </w:r>
    </w:p>
    <w:p w:rsidR="00053ED6" w:rsidRDefault="00954B0C" w:rsidP="001F53F4">
      <w:pPr>
        <w:autoSpaceDE w:val="0"/>
        <w:autoSpaceDN w:val="0"/>
        <w:adjustRightInd w:val="0"/>
        <w:rPr>
          <w:b/>
        </w:rPr>
      </w:pPr>
      <w:r>
        <w:rPr>
          <w:b/>
          <w:noProof/>
        </w:rPr>
        <w:drawing>
          <wp:inline distT="0" distB="0" distL="0" distR="0">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rsidR="00762A36" w:rsidRDefault="00762A36" w:rsidP="001F53F4">
      <w:pPr>
        <w:autoSpaceDE w:val="0"/>
        <w:autoSpaceDN w:val="0"/>
        <w:adjustRightInd w:val="0"/>
        <w:rPr>
          <w:b/>
        </w:rPr>
      </w:pPr>
    </w:p>
    <w:p w:rsidR="00762A36" w:rsidRDefault="00CD4073" w:rsidP="001F53F4">
      <w:pPr>
        <w:autoSpaceDE w:val="0"/>
        <w:autoSpaceDN w:val="0"/>
        <w:adjustRightInd w:val="0"/>
        <w:rPr>
          <w:b/>
        </w:rPr>
      </w:pPr>
      <w:r>
        <w:rPr>
          <w:b/>
          <w:noProof/>
        </w:rPr>
        <w:lastRenderedPageBreak/>
        <w:drawing>
          <wp:inline distT="0" distB="0" distL="0" distR="0">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14" w:name="_Toc4138424"/>
      <w:r>
        <w:lastRenderedPageBreak/>
        <w:t>Web Page Invoked Events</w:t>
      </w:r>
      <w:bookmarkEnd w:id="14"/>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15" w:name="_Toc4138425"/>
      <w:r>
        <w:t>Web Page</w:t>
      </w:r>
      <w:r w:rsidR="0019081C">
        <w:t xml:space="preserve"> Fields</w:t>
      </w:r>
      <w:bookmarkEnd w:id="15"/>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rsidTr="006200BE">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2160" w:type="dxa"/>
            <w:shd w:val="pct25" w:color="000000" w:fill="FFFFFF"/>
          </w:tcPr>
          <w:p w:rsidR="00E54C8C" w:rsidRPr="002912E0" w:rsidRDefault="00340BB4" w:rsidP="00E42092">
            <w:pPr>
              <w:jc w:val="center"/>
            </w:pPr>
            <w:r>
              <w:t>Data Source</w:t>
            </w:r>
          </w:p>
        </w:tc>
        <w:tc>
          <w:tcPr>
            <w:tcW w:w="297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w:t>
            </w:r>
            <w:proofErr w:type="spellStart"/>
            <w:r w:rsidR="00DD6019">
              <w:rPr>
                <w:b/>
              </w:rPr>
              <w:t>Coaching</w:t>
            </w:r>
            <w:r w:rsidR="0093379F">
              <w:rPr>
                <w:b/>
              </w:rPr>
              <w:t>Log</w:t>
            </w:r>
            <w:r w:rsidR="00DD6019">
              <w:rPr>
                <w:b/>
              </w:rPr>
              <w:t>Info.cshtml</w:t>
            </w:r>
            <w:proofErr w:type="spellEnd"/>
            <w:r w:rsidR="0093379F">
              <w:rPr>
                <w:b/>
              </w:rPr>
              <w:t>:</w:t>
            </w: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r w:rsidR="00E8680F">
              <w:t xml:space="preserve"> and none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proofErr w:type="spellStart"/>
            <w:r>
              <w:t>Coaching_Log</w:t>
            </w:r>
            <w:proofErr w:type="spellEnd"/>
          </w:p>
          <w:p w:rsidR="004B1FBA" w:rsidRPr="002912E0" w:rsidRDefault="00C02D66" w:rsidP="00E42092">
            <w:pPr>
              <w:pStyle w:val="NormalTableText"/>
              <w:jc w:val="center"/>
            </w:pPr>
            <w:proofErr w:type="spellStart"/>
            <w:r>
              <w:t>Dim_Site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DB1650" w:rsidRPr="002912E0" w:rsidTr="00222008">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DB1650" w:rsidRPr="002912E0" w:rsidRDefault="005D4E06" w:rsidP="005D4E06">
            <w:pPr>
              <w:pStyle w:val="NormalTableText"/>
              <w:jc w:val="center"/>
            </w:pPr>
            <w:r>
              <w:t xml:space="preserve">Start - </w:t>
            </w:r>
            <w:r w:rsidR="00DB1650">
              <w:t>Display for none Quality Now log</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roofErr w:type="spellStart"/>
            <w:r>
              <w:t>Verint</w:t>
            </w:r>
            <w:proofErr w:type="spellEnd"/>
            <w:r>
              <w:t xml:space="preserv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 xml:space="preserve">Display if from </w:t>
            </w:r>
            <w:proofErr w:type="spellStart"/>
            <w:r>
              <w:t>verint</w:t>
            </w:r>
            <w:proofErr w:type="spellEnd"/>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proofErr w:type="spellStart"/>
            <w:r>
              <w:t>Avoke</w:t>
            </w:r>
            <w:proofErr w:type="spellEnd"/>
            <w:r>
              <w:t xml:space="preserv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 xml:space="preserve">Universal </w:t>
            </w:r>
            <w:proofErr w:type="spellStart"/>
            <w:r>
              <w:t>CallID</w:t>
            </w:r>
            <w:proofErr w:type="spellEnd"/>
            <w:r>
              <w: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roofErr w:type="spellStart"/>
            <w:r>
              <w:t>Coaching_Log</w:t>
            </w:r>
            <w:proofErr w:type="spellEnd"/>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5D4E06" w:rsidRPr="002912E0" w:rsidTr="006967DF">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5D4E06" w:rsidRPr="002912E0" w:rsidRDefault="005D4E06" w:rsidP="002C60C0">
            <w:pPr>
              <w:pStyle w:val="NormalTableText"/>
              <w:jc w:val="center"/>
            </w:pPr>
            <w:r>
              <w:t>End – Display for none Quality Now log</w:t>
            </w:r>
          </w:p>
        </w:tc>
      </w:tr>
      <w:tr w:rsidR="00E0309E"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Pr="002912E0" w:rsidRDefault="009E5234"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3525F8">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6A1E04">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w:t>
            </w:r>
            <w:proofErr w:type="spellStart"/>
            <w:r>
              <w:t>entery</w:t>
            </w:r>
            <w:proofErr w:type="spellEnd"/>
            <w:r>
              <w:t xml:space="preserve">.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r>
              <w:t>Display for non-Quality Now log</w:t>
            </w:r>
          </w:p>
        </w:tc>
      </w:tr>
      <w:tr w:rsidR="00DD4A8D"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5D4E06">
            <w:pPr>
              <w:pStyle w:val="NormalTableText"/>
              <w:jc w:val="center"/>
            </w:pPr>
            <w:r>
              <w:t>Start - Quality Now log</w:t>
            </w:r>
          </w:p>
        </w:tc>
      </w:tr>
      <w:tr w:rsidR="00AF315F"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pPr>
            <w:r>
              <w:t>Loop for each evaluation contained in this log</w:t>
            </w:r>
          </w:p>
        </w:tc>
      </w:tr>
      <w:tr w:rsidR="00DD4A8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pPr>
          </w:p>
        </w:tc>
      </w:tr>
      <w:tr w:rsidR="00851503"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pPr>
            <w:proofErr w:type="spellStart"/>
            <w:r>
              <w:t>Coaching_Log</w:t>
            </w:r>
            <w:r w:rsidR="00C31AB6">
              <w:t>_Quality_Now_Evaluations</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pPr>
          </w:p>
        </w:tc>
      </w:tr>
      <w:tr w:rsidR="002A3B4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FD0436" w:rsidP="002C60C0">
            <w:pPr>
              <w:pStyle w:val="NormalTableText"/>
            </w:pPr>
            <w:proofErr w:type="spellStart"/>
            <w:r>
              <w:t>Verint</w:t>
            </w:r>
            <w:proofErr w:type="spellEnd"/>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roofErr w:type="spellStart"/>
            <w:r>
              <w:t>Coaching_Log_Quality_Now_Evaluations</w:t>
            </w:r>
            <w:proofErr w:type="spellEnd"/>
          </w:p>
        </w:tc>
        <w:tc>
          <w:tcPr>
            <w:tcW w:w="2970" w:type="dxa"/>
            <w:tcBorders>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Pr="002912E0" w:rsidRDefault="00006839" w:rsidP="00006839">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roofErr w:type="spellStart"/>
            <w:r>
              <w:t>Coaching_Log_Quality_Now_Evaluations</w:t>
            </w:r>
            <w:proofErr w:type="spellEnd"/>
          </w:p>
        </w:tc>
        <w:tc>
          <w:tcPr>
            <w:tcW w:w="2970" w:type="dxa"/>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r>
              <w:t>Display</w:t>
            </w:r>
            <w:r w:rsidR="006A51F7">
              <w:t xml:space="preserve"> ONLY</w:t>
            </w:r>
            <w:r>
              <w:t xml:space="preserve"> for Submitters, Supervisors, and above</w:t>
            </w: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E56FA2" w:rsidRDefault="001C4CD5" w:rsidP="001C4CD5">
            <w:pPr>
              <w:pStyle w:val="NormalTableText"/>
              <w:jc w:val="center"/>
              <w:rPr>
                <w:b/>
              </w:rP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roofErr w:type="spellStart"/>
            <w:r>
              <w:t>Coaching_Log_Quality_Now_Evaluations</w:t>
            </w:r>
            <w:proofErr w:type="spellEnd"/>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287F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Coaching_Log_Quality_Now_Evaluations</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287FD4" w:rsidRDefault="00287FD4" w:rsidP="003F1119">
            <w:pPr>
              <w:pStyle w:val="NormalTableText"/>
              <w:jc w:val="center"/>
            </w:pPr>
            <w:r>
              <w:t xml:space="preserve">End </w:t>
            </w:r>
            <w:r w:rsidR="003F1119">
              <w:t>- Loop for each evaluation contained in this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287FD4" w:rsidRDefault="00287FD4" w:rsidP="00287FD4">
            <w:pPr>
              <w:pStyle w:val="NormalTableText"/>
              <w:jc w:val="center"/>
            </w:pPr>
            <w:r>
              <w:t>End – Quality Now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IsAcknowledgeForm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reinforcement OR OTA (</w:t>
            </w:r>
            <w:proofErr w:type="spellStart"/>
            <w:r>
              <w:t>OverTurned</w:t>
            </w:r>
            <w:proofErr w:type="spellEnd"/>
            <w:r>
              <w:t xml:space="preserve">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opportunity</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log is OTA (</w:t>
            </w:r>
            <w:proofErr w:type="spellStart"/>
            <w:r>
              <w:t>OverTurned</w:t>
            </w:r>
            <w:proofErr w:type="spellEnd"/>
            <w:r>
              <w:t xml:space="preserve">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DTT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sidRPr="00A3580B">
              <w:t>ATT Updated - with Approved Absence</w:t>
            </w:r>
          </w:p>
          <w:p w:rsidR="00287FD4" w:rsidRDefault="00287FD4" w:rsidP="00287FD4">
            <w:pPr>
              <w:pStyle w:val="NormalTableText"/>
            </w:pPr>
          </w:p>
          <w:p w:rsidR="00287FD4" w:rsidRDefault="00287FD4" w:rsidP="00287FD4">
            <w:pPr>
              <w:pStyle w:val="NormalTableText"/>
            </w:pPr>
            <w:r>
              <w:t>ATT Updated - with Unapproved Absence</w:t>
            </w:r>
          </w:p>
          <w:p w:rsidR="00287FD4" w:rsidRDefault="00287FD4" w:rsidP="00287FD4">
            <w:pPr>
              <w:pStyle w:val="NormalTableText"/>
            </w:pPr>
          </w:p>
          <w:p w:rsidR="00287FD4" w:rsidRDefault="00287FD4" w:rsidP="00287FD4">
            <w:pPr>
              <w:pStyle w:val="NormalTableText"/>
            </w:pPr>
            <w:r>
              <w:t>ATT Not Updated - SWP notified that Empower is inaccurate</w:t>
            </w:r>
          </w:p>
          <w:p w:rsidR="00287FD4" w:rsidRDefault="00287FD4" w:rsidP="00287FD4">
            <w:pPr>
              <w:pStyle w:val="NormalTableText"/>
            </w:pPr>
          </w:p>
          <w:p w:rsidR="00287FD4" w:rsidRDefault="00287FD4" w:rsidP="00287FD4">
            <w:pPr>
              <w:pStyle w:val="NormalTableText"/>
            </w:pPr>
            <w:r>
              <w:t>ATT Not Updated and Empower will not be updated</w:t>
            </w:r>
          </w:p>
          <w:p w:rsidR="00287FD4" w:rsidRDefault="00287FD4" w:rsidP="00287FD4">
            <w:pPr>
              <w:pStyle w:val="NormalTableText"/>
            </w:pPr>
          </w:p>
          <w:p w:rsidR="00287FD4" w:rsidRDefault="00287FD4" w:rsidP="00287FD4">
            <w:pPr>
              <w:pStyle w:val="NormalTableText"/>
            </w:pPr>
            <w:r>
              <w:t>ATT Not Updated - CSR Termed</w:t>
            </w:r>
          </w:p>
          <w:p w:rsidR="00287FD4" w:rsidRDefault="00287FD4" w:rsidP="00287FD4">
            <w:pPr>
              <w:pStyle w:val="NormalTableText"/>
            </w:pPr>
          </w:p>
          <w:p w:rsidR="00287FD4" w:rsidRDefault="00287FD4" w:rsidP="00287FD4">
            <w:pPr>
              <w:pStyle w:val="NormalTableText"/>
            </w:pPr>
            <w:r>
              <w:t xml:space="preserve">CSR on a Leave of </w:t>
            </w:r>
            <w:r>
              <w:lastRenderedPageBreak/>
              <w:t>Absence</w:t>
            </w:r>
          </w:p>
          <w:p w:rsidR="00287FD4" w:rsidRDefault="00287FD4" w:rsidP="00287FD4">
            <w:pPr>
              <w:pStyle w:val="NormalTableText"/>
            </w:pPr>
          </w:p>
          <w:p w:rsidR="00287FD4" w:rsidRDefault="00287FD4" w:rsidP="00287FD4">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lastRenderedPageBreak/>
              <w:t>Reasons_By_ReportCode</w:t>
            </w:r>
            <w:proofErr w:type="spellEnd"/>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non DTT log.</w:t>
            </w:r>
          </w:p>
          <w:p w:rsidR="00287FD4" w:rsidRDefault="00287FD4" w:rsidP="00287FD4">
            <w:pPr>
              <w:pStyle w:val="NormalTableText"/>
              <w:jc w:val="center"/>
            </w:pPr>
          </w:p>
          <w:p w:rsidR="00287FD4" w:rsidRPr="002912E0" w:rsidRDefault="00287FD4" w:rsidP="00287FD4">
            <w:pPr>
              <w:pStyle w:val="NormalTableText"/>
              <w:jc w:val="center"/>
            </w:pPr>
            <w:r>
              <w:t>Maximum 3000</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OTA (</w:t>
            </w:r>
            <w:proofErr w:type="spellStart"/>
            <w:r>
              <w:t>OverTurned</w:t>
            </w:r>
            <w:proofErr w:type="spellEnd"/>
            <w:r>
              <w:t xml:space="preserve"> Appeal) log. </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 – Acknowledge Pending</w:t>
            </w:r>
            <w:r w:rsidRPr="00920750">
              <w:rPr>
                <w:b/>
                <w:i/>
                <w:sz w:val="18"/>
                <w:szCs w:val="18"/>
              </w:rPr>
              <w:t xml:space="preserve"> </w:t>
            </w:r>
            <w:r>
              <w:rPr>
                <w:b/>
                <w:i/>
                <w:sz w:val="18"/>
                <w:szCs w:val="18"/>
              </w:rPr>
              <w:t>Form</w:t>
            </w:r>
          </w:p>
        </w:tc>
      </w:tr>
      <w:tr w:rsidR="00287FD4"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Instruction text, see section “6. Instruction Text” for details.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FormName</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ModuleName</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StatusId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SupervisorEmail</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ManagerEmail</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SupervisorEmpId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ManagerEmpId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IsRegularPendingForm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p w:rsidR="00287FD4" w:rsidRPr="002912E0" w:rsidRDefault="00287FD4" w:rsidP="00287FD4">
            <w:pPr>
              <w:pStyle w:val="NormalTableText"/>
              <w:jc w:val="center"/>
            </w:pPr>
            <w:r>
              <w:t>Maximum 3000</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557FC" w:rsidRDefault="00287FD4" w:rsidP="00287FD4">
            <w:pPr>
              <w:pStyle w:val="NormalTableText"/>
              <w:rPr>
                <w:b/>
                <w:i/>
                <w:sz w:val="18"/>
                <w:szCs w:val="18"/>
              </w:rPr>
            </w:pPr>
            <w:r w:rsidRPr="002557FC">
              <w:rPr>
                <w:b/>
                <w:i/>
                <w:sz w:val="18"/>
                <w:szCs w:val="18"/>
              </w:rPr>
              <w:t xml:space="preserve">Start – Research Pending Form </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IsResearchPendingForm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 xml:space="preserve">You are receiving this </w:t>
            </w:r>
            <w:proofErr w:type="spellStart"/>
            <w:r>
              <w:t>eCL</w:t>
            </w:r>
            <w:proofErr w:type="spellEnd"/>
            <w:r>
              <w:t xml:space="preserve"> record because an </w:t>
            </w:r>
            <w:r>
              <w:lastRenderedPageBreak/>
              <w:t>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w:t>
            </w:r>
            <w:proofErr w:type="gramStart"/>
            <w:r w:rsidRPr="00301186">
              <w:rPr>
                <w:color w:val="0070C0"/>
              </w:rPr>
              <w:t>Report(</w:t>
            </w:r>
            <w:proofErr w:type="gramEnd"/>
            <w:r w:rsidRPr="00301186">
              <w:rPr>
                <w:color w:val="0070C0"/>
              </w:rPr>
              <w:t xml:space="preserve">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Pr>
                <w:color w:val="0070C0"/>
              </w:rPr>
              <w:t>“</w:t>
            </w:r>
            <w:r w:rsidRPr="00301186">
              <w:rPr>
                <w:color w:val="0070C0"/>
              </w:rPr>
              <w:t xml:space="preserve">Contact Center Operations 46.0 Outlier Management </w:t>
            </w:r>
            <w:r w:rsidRPr="00301186">
              <w:rPr>
                <w:color w:val="0070C0"/>
              </w:rPr>
              <w:lastRenderedPageBreak/>
              <w:t>Report(OMR): Outlier Research Process SOP</w:t>
            </w:r>
            <w:r>
              <w:rPr>
                <w:color w:val="0070C0"/>
              </w:rPr>
              <w:t>” will be the following hyperlink:</w:t>
            </w:r>
          </w:p>
          <w:p w:rsidR="00287FD4" w:rsidRDefault="00287FD4" w:rsidP="00287FD4">
            <w:pPr>
              <w:pStyle w:val="NormalTableText"/>
            </w:pPr>
          </w:p>
          <w:p w:rsidR="00287FD4" w:rsidDel="00C23C8B" w:rsidRDefault="00C23C8B" w:rsidP="00287FD4">
            <w:pPr>
              <w:pStyle w:val="NormalTableText"/>
              <w:rPr>
                <w:del w:id="16" w:author="Huang, Lili" w:date="2019-07-01T09:09:00Z"/>
              </w:rPr>
            </w:pPr>
            <w:ins w:id="17" w:author="Huang, Lili" w:date="2019-07-01T09:09:00Z">
              <w:r w:rsidRPr="00C23C8B">
                <w:t>https://maximus365.sharepoint.com/sites/CCO/Resources/SOP/Contact%20Center%20Operations/Forms/AllItems.aspx</w:t>
              </w:r>
            </w:ins>
            <w:del w:id="18" w:author="Huang, Lili" w:date="2019-07-01T09:09:00Z">
              <w:r w:rsidR="00287FD4" w:rsidDel="00C23C8B">
                <w:delText>https://cco.gdit.com/Resources/SOP/Contact Center Operations/Forms/AllItems.aspx</w:delText>
              </w:r>
            </w:del>
          </w:p>
          <w:p w:rsidR="00287FD4" w:rsidRDefault="00287FD4" w:rsidP="00287FD4">
            <w:pPr>
              <w:pStyle w:val="NormalTableText"/>
              <w:jc w:val="center"/>
              <w:rPr>
                <w:ins w:id="19" w:author="Huang, Lili" w:date="2019-07-01T09:09:00Z"/>
              </w:rPr>
            </w:pPr>
          </w:p>
          <w:p w:rsidR="003525BB" w:rsidRPr="002912E0" w:rsidRDefault="003525BB"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w:t>
            </w:r>
          </w:p>
          <w:p w:rsidR="00287FD4" w:rsidRPr="002912E0" w:rsidRDefault="00287FD4" w:rsidP="00287FD4">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Default to “No”</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 xml:space="preserve">Input </w:t>
            </w:r>
            <w:proofErr w:type="spellStart"/>
            <w:r>
              <w:t>textarea</w:t>
            </w:r>
            <w:proofErr w:type="spellEnd"/>
            <w:r>
              <w:t>:</w:t>
            </w:r>
          </w:p>
          <w:p w:rsidR="00287FD4" w:rsidRDefault="00287FD4" w:rsidP="00287FD4">
            <w:pPr>
              <w:pStyle w:val="NormalTableText"/>
              <w:jc w:val="center"/>
            </w:pPr>
            <w:r>
              <w:t xml:space="preserve"> maximum characters: 3000</w:t>
            </w:r>
          </w:p>
          <w:p w:rsidR="00287FD4" w:rsidRDefault="00287FD4" w:rsidP="00287FD4">
            <w:pPr>
              <w:pStyle w:val="NormalTableText"/>
              <w:jc w:val="center"/>
            </w:pPr>
            <w:r>
              <w:t>Required</w:t>
            </w:r>
          </w:p>
          <w:p w:rsidR="00287FD4" w:rsidRPr="002912E0" w:rsidRDefault="00287FD4" w:rsidP="00287FD4">
            <w:pPr>
              <w:pStyle w:val="NormalTableText"/>
              <w:jc w:val="center"/>
            </w:pP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F64345" w:rsidRDefault="00287FD4" w:rsidP="00287FD4">
            <w:pPr>
              <w:pStyle w:val="NormalTableText"/>
              <w:jc w:val="center"/>
              <w:rPr>
                <w:b/>
              </w:rPr>
            </w:pPr>
            <w:r w:rsidRPr="00F64345">
              <w:rPr>
                <w:b/>
              </w:rPr>
              <w:t>If OMR/BRL or OMR/BRN:</w:t>
            </w:r>
          </w:p>
          <w:p w:rsidR="00287FD4" w:rsidRDefault="00287FD4" w:rsidP="00287FD4">
            <w:pPr>
              <w:pStyle w:val="NormalTableText"/>
              <w:jc w:val="center"/>
            </w:pPr>
            <w:r>
              <w:t>Approved accommodation on file</w:t>
            </w:r>
          </w:p>
          <w:p w:rsidR="00287FD4" w:rsidRDefault="00287FD4" w:rsidP="00287FD4">
            <w:pPr>
              <w:pStyle w:val="NormalTableText"/>
              <w:jc w:val="center"/>
            </w:pPr>
            <w:r>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If OMR/IAE:</w:t>
            </w:r>
          </w:p>
          <w:p w:rsidR="00287FD4" w:rsidRDefault="00287FD4" w:rsidP="00287FD4">
            <w:pPr>
              <w:pStyle w:val="NormalTableText"/>
              <w:jc w:val="center"/>
            </w:pPr>
            <w:r w:rsidRPr="00091888">
              <w:t>Agent no longer employed or on LOA</w:t>
            </w:r>
          </w:p>
          <w:p w:rsidR="00287FD4" w:rsidRDefault="00287FD4" w:rsidP="00287FD4">
            <w:pPr>
              <w:pStyle w:val="NormalTableText"/>
              <w:jc w:val="center"/>
            </w:pPr>
            <w:r w:rsidRPr="00091888">
              <w:t>Escalation was appropriate</w:t>
            </w:r>
          </w:p>
          <w:p w:rsidR="00287FD4" w:rsidRDefault="00287FD4" w:rsidP="00287FD4">
            <w:pPr>
              <w:pStyle w:val="NormalTableText"/>
              <w:jc w:val="center"/>
            </w:pPr>
            <w:r w:rsidRPr="00575BDE">
              <w:t>ISG or Supervisor told agent to escalate</w:t>
            </w:r>
          </w:p>
          <w:p w:rsidR="00287FD4" w:rsidRDefault="00287FD4" w:rsidP="00287FD4">
            <w:pPr>
              <w:pStyle w:val="NormalTableText"/>
              <w:jc w:val="center"/>
            </w:pPr>
            <w:r w:rsidRPr="00575BDE">
              <w:t>Not enough information to coach</w:t>
            </w:r>
          </w:p>
          <w:p w:rsidR="00287FD4" w:rsidRDefault="00287FD4" w:rsidP="00287FD4">
            <w:pPr>
              <w:pStyle w:val="NormalTableText"/>
              <w:jc w:val="center"/>
            </w:pPr>
            <w:r w:rsidRPr="00575BDE">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Otherwise:</w:t>
            </w:r>
          </w:p>
          <w:p w:rsidR="00287FD4" w:rsidRPr="002912E0" w:rsidRDefault="00287FD4" w:rsidP="00287FD4">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Reasons_By_ReportCode</w:t>
            </w:r>
            <w:proofErr w:type="spellEnd"/>
          </w:p>
        </w:tc>
        <w:tc>
          <w:tcPr>
            <w:tcW w:w="2970" w:type="dxa"/>
            <w:vMerge/>
            <w:tcBorders>
              <w:left w:val="single" w:sz="4" w:space="0" w:color="auto"/>
              <w:right w:val="single" w:sz="4" w:space="0" w:color="auto"/>
            </w:tcBorders>
            <w:shd w:val="clear" w:color="auto" w:fill="EAF1DD" w:themeFill="accent3" w:themeFillTint="33"/>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If “Yes”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 xml:space="preserve">Input </w:t>
            </w:r>
            <w:proofErr w:type="spellStart"/>
            <w:r>
              <w:t>textarea</w:t>
            </w:r>
            <w:proofErr w:type="spellEnd"/>
            <w:r>
              <w:t>:</w:t>
            </w:r>
          </w:p>
          <w:p w:rsidR="00287FD4" w:rsidRDefault="00287FD4" w:rsidP="00287FD4">
            <w:pPr>
              <w:pStyle w:val="NormalTableText"/>
              <w:jc w:val="center"/>
            </w:pPr>
            <w:r>
              <w:lastRenderedPageBreak/>
              <w:t xml:space="preserve"> maximum characters: 3000</w:t>
            </w:r>
          </w:p>
          <w:p w:rsidR="00287FD4" w:rsidRPr="002912E0" w:rsidRDefault="00287FD4" w:rsidP="00287FD4">
            <w:pPr>
              <w:pStyle w:val="NormalTableText"/>
              <w:jc w:val="center"/>
            </w:pPr>
            <w:r>
              <w:t>Required</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lastRenderedPageBreak/>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w:t>
            </w:r>
            <w:r w:rsidRPr="002557FC">
              <w:rPr>
                <w:b/>
                <w:i/>
                <w:sz w:val="18"/>
                <w:szCs w:val="18"/>
              </w:rPr>
              <w:t xml:space="preserve"> – Research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1976B1" w:rsidRDefault="00287FD4" w:rsidP="00287FD4">
            <w:pPr>
              <w:pStyle w:val="NormalTableText"/>
              <w:rPr>
                <w:b/>
                <w:i/>
                <w:sz w:val="18"/>
                <w:szCs w:val="18"/>
              </w:rPr>
            </w:pPr>
            <w:r>
              <w:rPr>
                <w:b/>
                <w:i/>
                <w:sz w:val="18"/>
                <w:szCs w:val="18"/>
              </w:rPr>
              <w:t>Start – CSE Pending Form</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proofErr w:type="spellStart"/>
            <w:r>
              <w:t>IsCsePendingForm</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LogId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ModuleId</w:t>
            </w:r>
            <w:proofErr w:type="spellEnd"/>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rsidRPr="00BF1B4A">
              <w:t xml:space="preserve">Review the submitted coaching opportunity and determine if it is a confirmed Customer Service Escalation (CSE).  If it is a CSE, setup a meeting with the Employee and Supervisor and report </w:t>
            </w:r>
            <w:proofErr w:type="gramStart"/>
            <w:r w:rsidRPr="00BF1B4A">
              <w:t>your</w:t>
            </w:r>
            <w:proofErr w:type="gramEnd"/>
            <w:r w:rsidRPr="00BF1B4A">
              <w:t xml:space="preserve">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 this is a confirmed Customer Service Escalation.</w:t>
            </w:r>
          </w:p>
          <w:p w:rsidR="00287FD4" w:rsidRDefault="00287FD4" w:rsidP="00287FD4">
            <w:pPr>
              <w:pStyle w:val="NormalTableText"/>
            </w:pPr>
          </w:p>
          <w:p w:rsidR="00287FD4" w:rsidRPr="002912E0" w:rsidRDefault="00287FD4" w:rsidP="00287FD4">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“Yes”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Glyphicon</w:t>
            </w:r>
            <w:proofErr w:type="spellEnd"/>
            <w:r>
              <w:t>-calendar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 xml:space="preserve">Input </w:t>
            </w:r>
            <w:proofErr w:type="spellStart"/>
            <w:r>
              <w:t>textarea</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1D039D" w:rsidRDefault="00287FD4" w:rsidP="00287FD4">
            <w:pPr>
              <w:pStyle w:val="NormalTableText"/>
              <w:rPr>
                <w:b/>
                <w:i/>
                <w:sz w:val="18"/>
                <w:szCs w:val="18"/>
              </w:rPr>
            </w:pPr>
            <w:r>
              <w:rPr>
                <w:b/>
                <w:i/>
                <w:sz w:val="18"/>
                <w:szCs w:val="18"/>
              </w:rPr>
              <w:t>End – CSE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E61A3B" w:rsidRDefault="00287FD4" w:rsidP="00287FD4">
            <w:pPr>
              <w:pStyle w:val="NormalTableText"/>
              <w:rPr>
                <w:b/>
                <w:i/>
                <w:sz w:val="18"/>
                <w:szCs w:val="18"/>
              </w:rPr>
            </w:pPr>
            <w:r w:rsidRPr="00E61A3B">
              <w:rPr>
                <w:b/>
                <w:i/>
                <w:sz w:val="18"/>
                <w:szCs w:val="18"/>
              </w:rPr>
              <w:t>Start – View Coaching (read only)</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pending</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confirmed CSE.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confirmed NOT CSE.</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roofErr w:type="spellStart"/>
            <w:r>
              <w:t>Reviewd</w:t>
            </w:r>
            <w:proofErr w:type="spellEnd"/>
            <w:r>
              <w:t xml:space="preserve">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roofErr w:type="spellStart"/>
            <w:r>
              <w:t>MgrReviewAutoDate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Supervisor </w:t>
            </w:r>
            <w:proofErr w:type="spellStart"/>
            <w:r>
              <w:t>Reviw</w:t>
            </w:r>
            <w:proofErr w:type="spellEnd"/>
            <w:r>
              <w:t xml:space="preserve">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roofErr w:type="spellStart"/>
            <w:r>
              <w:t>Reviewd</w:t>
            </w:r>
            <w:proofErr w:type="spellEnd"/>
            <w:r>
              <w:t xml:space="preserve">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SupReviewedAutoDate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EmployeeName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IQS and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Not IQS and Not Completed</w:t>
            </w: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EmloyeeReviewDate</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C71B0D" w:rsidRDefault="00287FD4" w:rsidP="00287FD4">
            <w:pPr>
              <w:pStyle w:val="NormalTableText"/>
              <w:rPr>
                <w:b/>
                <w:i/>
                <w:sz w:val="18"/>
                <w:szCs w:val="18"/>
              </w:rPr>
            </w:pPr>
            <w:r>
              <w:rPr>
                <w:b/>
                <w:i/>
                <w:sz w:val="18"/>
                <w:szCs w:val="18"/>
              </w:rPr>
              <w:t>End – View Coaching (read only)</w:t>
            </w:r>
          </w:p>
        </w:tc>
      </w:tr>
      <w:tr w:rsidR="00287FD4"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287FD4" w:rsidRPr="005B478C" w:rsidRDefault="00287FD4" w:rsidP="00287FD4">
            <w:pPr>
              <w:pStyle w:val="NormalTableText"/>
              <w:rPr>
                <w:b/>
              </w:rPr>
            </w:pPr>
            <w:r w:rsidRPr="005B478C">
              <w:rPr>
                <w:b/>
              </w:rPr>
              <w:t>End – Coaching Information displayed on right.</w:t>
            </w: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287FD4" w:rsidRPr="00541B8E" w:rsidRDefault="00287FD4" w:rsidP="00287FD4">
            <w:pPr>
              <w:pStyle w:val="NormalTableText"/>
              <w:rPr>
                <w:b/>
                <w:i/>
              </w:rPr>
            </w:pPr>
            <w:r>
              <w:rPr>
                <w:b/>
              </w:rPr>
              <w:t xml:space="preserve">Warning Information displayed on left </w:t>
            </w:r>
            <w:r w:rsidRPr="00EA1C98">
              <w:rPr>
                <w:b/>
              </w:rPr>
              <w:t>(non-editable)</w:t>
            </w:r>
            <w:r>
              <w:rPr>
                <w:b/>
              </w:rPr>
              <w:t xml:space="preserve"> - _</w:t>
            </w:r>
            <w:proofErr w:type="spellStart"/>
            <w:r>
              <w:rPr>
                <w:b/>
              </w:rPr>
              <w:t>WarningLogInfo.cshtml</w:t>
            </w:r>
            <w:proofErr w:type="spellEnd"/>
            <w:r>
              <w:rPr>
                <w:b/>
              </w:rPr>
              <w:t>:</w:t>
            </w: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proofErr w:type="spellStart"/>
            <w:r>
              <w:t>FormID</w:t>
            </w:r>
            <w:proofErr w:type="spellEnd"/>
            <w:r>
              <w: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roofErr w:type="spellStart"/>
            <w:r>
              <w:t>Warning_Log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287FD4" w:rsidRPr="002912E0" w:rsidRDefault="00287FD4" w:rsidP="00287FD4">
            <w:pPr>
              <w:pStyle w:val="NormalTableText"/>
              <w:jc w:val="center"/>
            </w:pP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287FD4" w:rsidRPr="00FE3D09" w:rsidRDefault="00287FD4" w:rsidP="00287FD4">
            <w:pPr>
              <w:pStyle w:val="NormalTableText"/>
              <w:rPr>
                <w:b/>
              </w:rPr>
            </w:pPr>
            <w:r w:rsidRPr="00FE3D09">
              <w:rPr>
                <w:b/>
              </w:rPr>
              <w:t>End – Warning Information displayed on left</w:t>
            </w:r>
            <w:r>
              <w:rPr>
                <w:b/>
              </w:rPr>
              <w:t xml:space="preserve"> (non-editable) - _</w:t>
            </w:r>
            <w:proofErr w:type="spellStart"/>
            <w:r>
              <w:rPr>
                <w:b/>
              </w:rPr>
              <w:t>ViewWarningLog.cshtml</w:t>
            </w:r>
            <w:proofErr w:type="spellEnd"/>
            <w:r w:rsidRPr="00FE3D09">
              <w:rPr>
                <w:b/>
              </w:rPr>
              <w:t>.</w:t>
            </w: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287FD4" w:rsidRPr="002912E0" w:rsidRDefault="00287FD4" w:rsidP="00287FD4">
            <w:pPr>
              <w:pStyle w:val="NormalTableText"/>
            </w:pPr>
            <w:r>
              <w:rPr>
                <w:b/>
                <w:i/>
              </w:rPr>
              <w:t>Warning Information displayed on right:</w:t>
            </w: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roofErr w:type="spellStart"/>
            <w:r>
              <w:t>Coaching_Log</w:t>
            </w:r>
            <w:proofErr w:type="spellEnd"/>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287FD4" w:rsidRPr="006025DF" w:rsidRDefault="00287FD4" w:rsidP="00287FD4">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footerReference w:type="default" r:id="rId27"/>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20" w:name="_Toc4138426"/>
      <w:r>
        <w:rPr>
          <w:b/>
        </w:rPr>
        <w:lastRenderedPageBreak/>
        <w:t>Stored Procedures</w:t>
      </w:r>
      <w:bookmarkEnd w:id="20"/>
    </w:p>
    <w:p w:rsidR="00C3614E" w:rsidRDefault="00C3614E" w:rsidP="007A38A2">
      <w:pPr>
        <w:pStyle w:val="ListParagraph"/>
        <w:numPr>
          <w:ilvl w:val="1"/>
          <w:numId w:val="4"/>
        </w:numPr>
        <w:outlineLvl w:val="1"/>
      </w:pPr>
      <w:bookmarkStart w:id="21" w:name="_Toc4138427"/>
      <w:proofErr w:type="spellStart"/>
      <w:r>
        <w:t>sp_SelectReviewFrom_Coaching_Log</w:t>
      </w:r>
      <w:bookmarkEnd w:id="21"/>
      <w:proofErr w:type="spellEnd"/>
    </w:p>
    <w:p w:rsidR="00C3614E" w:rsidRDefault="00C3614E" w:rsidP="007A38A2">
      <w:pPr>
        <w:pStyle w:val="ListParagraph"/>
        <w:numPr>
          <w:ilvl w:val="1"/>
          <w:numId w:val="4"/>
        </w:numPr>
        <w:outlineLvl w:val="1"/>
      </w:pPr>
      <w:bookmarkStart w:id="22" w:name="_Toc4138428"/>
      <w:proofErr w:type="spellStart"/>
      <w:r>
        <w:t>sp_SelectReviewFrom_Coaching_Log_Reasons</w:t>
      </w:r>
      <w:bookmarkEnd w:id="22"/>
      <w:proofErr w:type="spellEnd"/>
    </w:p>
    <w:p w:rsidR="00C3614E" w:rsidRDefault="00C3614E" w:rsidP="007A38A2">
      <w:pPr>
        <w:pStyle w:val="ListParagraph"/>
        <w:numPr>
          <w:ilvl w:val="1"/>
          <w:numId w:val="4"/>
        </w:numPr>
        <w:outlineLvl w:val="1"/>
      </w:pPr>
      <w:bookmarkStart w:id="23" w:name="_Toc4138429"/>
      <w:proofErr w:type="spellStart"/>
      <w:r>
        <w:t>sp_SelectReviewFrom_Warning_Log_Reasons</w:t>
      </w:r>
      <w:bookmarkEnd w:id="23"/>
      <w:proofErr w:type="spellEnd"/>
    </w:p>
    <w:p w:rsidR="00C3614E" w:rsidRDefault="00C16263" w:rsidP="007A38A2">
      <w:pPr>
        <w:pStyle w:val="ListParagraph"/>
        <w:numPr>
          <w:ilvl w:val="1"/>
          <w:numId w:val="4"/>
        </w:numPr>
        <w:outlineLvl w:val="1"/>
      </w:pPr>
      <w:bookmarkStart w:id="24" w:name="_Toc4138430"/>
      <w:proofErr w:type="spellStart"/>
      <w:r>
        <w:t>sp_Update_Review_Coaching_Log_Suerpvisor_Pending</w:t>
      </w:r>
      <w:bookmarkEnd w:id="24"/>
      <w:proofErr w:type="spellEnd"/>
    </w:p>
    <w:p w:rsidR="006320EB" w:rsidRDefault="006320EB" w:rsidP="007A38A2">
      <w:pPr>
        <w:pStyle w:val="ListParagraph"/>
        <w:numPr>
          <w:ilvl w:val="1"/>
          <w:numId w:val="4"/>
        </w:numPr>
        <w:outlineLvl w:val="1"/>
      </w:pPr>
      <w:bookmarkStart w:id="25" w:name="_Toc4138431"/>
      <w:proofErr w:type="spellStart"/>
      <w:r>
        <w:t>sp_Update_Review_Coaching_Log_Supervisor_Acknowledge</w:t>
      </w:r>
      <w:bookmarkEnd w:id="25"/>
      <w:proofErr w:type="spellEnd"/>
    </w:p>
    <w:p w:rsidR="006320EB" w:rsidRDefault="00973AEA" w:rsidP="007A38A2">
      <w:pPr>
        <w:pStyle w:val="ListParagraph"/>
        <w:numPr>
          <w:ilvl w:val="1"/>
          <w:numId w:val="4"/>
        </w:numPr>
        <w:outlineLvl w:val="1"/>
      </w:pPr>
      <w:bookmarkStart w:id="26" w:name="_Toc4138432"/>
      <w:proofErr w:type="spellStart"/>
      <w:r>
        <w:t>sp_Update_Review_Coaching_Log_Employee_Pending</w:t>
      </w:r>
      <w:bookmarkEnd w:id="26"/>
      <w:proofErr w:type="spellEnd"/>
    </w:p>
    <w:p w:rsidR="00C16263" w:rsidRDefault="00C16263" w:rsidP="007A38A2">
      <w:pPr>
        <w:pStyle w:val="ListParagraph"/>
        <w:numPr>
          <w:ilvl w:val="1"/>
          <w:numId w:val="4"/>
        </w:numPr>
        <w:outlineLvl w:val="1"/>
      </w:pPr>
      <w:bookmarkStart w:id="27" w:name="_Toc4138433"/>
      <w:proofErr w:type="spellStart"/>
      <w:r>
        <w:t>sp_Update_Review_Coaching_Log_Employee_Acknowledge</w:t>
      </w:r>
      <w:bookmarkEnd w:id="27"/>
      <w:proofErr w:type="spellEnd"/>
    </w:p>
    <w:p w:rsidR="00FA782E" w:rsidRDefault="00FA782E" w:rsidP="007A38A2">
      <w:pPr>
        <w:pStyle w:val="ListParagraph"/>
        <w:numPr>
          <w:ilvl w:val="1"/>
          <w:numId w:val="4"/>
        </w:numPr>
        <w:outlineLvl w:val="1"/>
      </w:pPr>
      <w:bookmarkStart w:id="28" w:name="_Toc4138434"/>
      <w:proofErr w:type="spellStart"/>
      <w:r>
        <w:t>sp_Update_Review_Coaching_Log_Manager_Pending_Research</w:t>
      </w:r>
      <w:bookmarkEnd w:id="28"/>
      <w:proofErr w:type="spellEnd"/>
    </w:p>
    <w:p w:rsidR="00FA782E" w:rsidRDefault="00FA782E" w:rsidP="007A38A2">
      <w:pPr>
        <w:pStyle w:val="ListParagraph"/>
        <w:numPr>
          <w:ilvl w:val="1"/>
          <w:numId w:val="4"/>
        </w:numPr>
        <w:outlineLvl w:val="1"/>
      </w:pPr>
      <w:bookmarkStart w:id="29" w:name="_Toc4138435"/>
      <w:proofErr w:type="spellStart"/>
      <w:r>
        <w:t>sp_Update_Review_Coaching_Log_Manager_Pending_CSE</w:t>
      </w:r>
      <w:bookmarkEnd w:id="29"/>
      <w:proofErr w:type="spellEnd"/>
    </w:p>
    <w:p w:rsidR="00AC7FF8" w:rsidRDefault="00AC7FF8" w:rsidP="007A38A2">
      <w:pPr>
        <w:pStyle w:val="ListParagraph"/>
        <w:numPr>
          <w:ilvl w:val="1"/>
          <w:numId w:val="4"/>
        </w:numPr>
        <w:outlineLvl w:val="1"/>
      </w:pPr>
      <w:bookmarkStart w:id="30" w:name="_Toc4138436"/>
      <w:proofErr w:type="spellStart"/>
      <w:r>
        <w:t>sp_SelectReviewFrom_Coaching_Log_Quality_Now</w:t>
      </w:r>
      <w:bookmarkEnd w:id="30"/>
      <w:proofErr w:type="spellEnd"/>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31" w:name="_Toc4138437"/>
      <w:r>
        <w:rPr>
          <w:b/>
        </w:rPr>
        <w:t>Logic to d</w:t>
      </w:r>
      <w:r w:rsidR="006C1828">
        <w:rPr>
          <w:b/>
        </w:rPr>
        <w:t xml:space="preserve">etermine </w:t>
      </w:r>
      <w:r>
        <w:rPr>
          <w:b/>
        </w:rPr>
        <w:t>pending form type</w:t>
      </w:r>
      <w:bookmarkEnd w:id="31"/>
    </w:p>
    <w:p w:rsidR="00015568" w:rsidRDefault="00015568" w:rsidP="007A38A2">
      <w:pPr>
        <w:pStyle w:val="ListParagraph"/>
        <w:numPr>
          <w:ilvl w:val="1"/>
          <w:numId w:val="4"/>
        </w:numPr>
        <w:outlineLvl w:val="1"/>
      </w:pPr>
      <w:bookmarkStart w:id="32" w:name="_Toc4138438"/>
      <w:r>
        <w:t>Pending Acknowledgement</w:t>
      </w:r>
      <w:bookmarkEnd w:id="32"/>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proofErr w:type="spellStart"/>
      <w:r>
        <w:t>OverTurned</w:t>
      </w:r>
      <w:proofErr w:type="spellEnd"/>
      <w:r>
        <w:t xml:space="preserve">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pPr>
      <w:bookmarkStart w:id="33" w:name="_Toc4138439"/>
      <w:r>
        <w:t>Pending Research</w:t>
      </w:r>
      <w:bookmarkEnd w:id="33"/>
    </w:p>
    <w:p w:rsidR="00B344E6" w:rsidRDefault="00233241" w:rsidP="00F87424">
      <w:pPr>
        <w:pStyle w:val="ListParagraph"/>
        <w:ind w:left="792"/>
      </w:pPr>
      <w:r>
        <w:t>User is the Supervisor or reassigned to</w:t>
      </w:r>
    </w:p>
    <w:p w:rsidR="00233241" w:rsidRDefault="00233241" w:rsidP="007A38A2">
      <w:pPr>
        <w:pStyle w:val="ListParagraph"/>
        <w:numPr>
          <w:ilvl w:val="0"/>
          <w:numId w:val="10"/>
        </w:numPr>
      </w:pPr>
      <w:r>
        <w:t>Pending supervisor review, and the log is one of the following:</w:t>
      </w:r>
    </w:p>
    <w:p w:rsidR="00233241" w:rsidRDefault="00233241" w:rsidP="007A38A2">
      <w:pPr>
        <w:pStyle w:val="ListParagraph"/>
        <w:numPr>
          <w:ilvl w:val="0"/>
          <w:numId w:val="11"/>
        </w:numPr>
      </w:pPr>
      <w:r>
        <w:t xml:space="preserve">ETS/OAE </w:t>
      </w:r>
    </w:p>
    <w:p w:rsidR="00233241" w:rsidRDefault="00233241" w:rsidP="007A38A2">
      <w:pPr>
        <w:pStyle w:val="ListParagraph"/>
        <w:numPr>
          <w:ilvl w:val="0"/>
          <w:numId w:val="11"/>
        </w:numPr>
      </w:pPr>
      <w:r>
        <w:t>ETS/OAS</w:t>
      </w:r>
    </w:p>
    <w:p w:rsidR="00233241" w:rsidRDefault="00233241" w:rsidP="007A38A2">
      <w:pPr>
        <w:pStyle w:val="ListParagraph"/>
        <w:numPr>
          <w:ilvl w:val="0"/>
          <w:numId w:val="11"/>
        </w:numPr>
      </w:pPr>
      <w:r>
        <w:t>OMR/IAT</w:t>
      </w:r>
    </w:p>
    <w:p w:rsidR="00233241" w:rsidRDefault="00233241" w:rsidP="007A38A2">
      <w:pPr>
        <w:pStyle w:val="ListParagraph"/>
        <w:numPr>
          <w:ilvl w:val="0"/>
          <w:numId w:val="11"/>
        </w:numPr>
      </w:pPr>
      <w:r>
        <w:t>OMR/IAE</w:t>
      </w:r>
    </w:p>
    <w:p w:rsidR="00233241" w:rsidRDefault="00233241" w:rsidP="007A38A2">
      <w:pPr>
        <w:pStyle w:val="ListParagraph"/>
        <w:numPr>
          <w:ilvl w:val="0"/>
          <w:numId w:val="11"/>
        </w:numPr>
      </w:pPr>
      <w:r>
        <w:t>Training Shor Duration</w:t>
      </w:r>
    </w:p>
    <w:p w:rsidR="00233241" w:rsidRDefault="00233241" w:rsidP="007A38A2">
      <w:pPr>
        <w:pStyle w:val="ListParagraph"/>
        <w:numPr>
          <w:ilvl w:val="0"/>
          <w:numId w:val="11"/>
        </w:numPr>
      </w:pPr>
      <w:r>
        <w:t>Training Overdue</w:t>
      </w:r>
    </w:p>
    <w:p w:rsidR="00233241" w:rsidRDefault="00233241" w:rsidP="007A38A2">
      <w:pPr>
        <w:pStyle w:val="ListParagraph"/>
        <w:numPr>
          <w:ilvl w:val="0"/>
          <w:numId w:val="11"/>
        </w:numPr>
      </w:pPr>
      <w:r>
        <w:t>BRN or BRL</w:t>
      </w:r>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55135E" w:rsidRDefault="0055135E" w:rsidP="007A38A2">
      <w:pPr>
        <w:pStyle w:val="ListParagraph"/>
        <w:numPr>
          <w:ilvl w:val="0"/>
          <w:numId w:val="12"/>
        </w:numPr>
      </w:pPr>
      <w:r>
        <w:t xml:space="preserve">Pending manager review, and Current Coaching Initiative or OMR Exception or </w:t>
      </w:r>
      <w:r w:rsidR="004E3F6E">
        <w:t>low CSAT</w:t>
      </w:r>
    </w:p>
    <w:p w:rsidR="00767F47" w:rsidRDefault="00767F47" w:rsidP="00B344E6">
      <w:pPr>
        <w:pStyle w:val="ListParagraph"/>
        <w:ind w:left="792"/>
        <w:outlineLvl w:val="1"/>
      </w:pPr>
    </w:p>
    <w:p w:rsidR="00015568" w:rsidRDefault="00015568" w:rsidP="007A38A2">
      <w:pPr>
        <w:pStyle w:val="ListParagraph"/>
        <w:numPr>
          <w:ilvl w:val="1"/>
          <w:numId w:val="4"/>
        </w:numPr>
        <w:outlineLvl w:val="1"/>
      </w:pPr>
      <w:bookmarkStart w:id="34" w:name="_Toc4138440"/>
      <w:r>
        <w:t>Pending CSE</w:t>
      </w:r>
      <w:bookmarkEnd w:id="34"/>
    </w:p>
    <w:p w:rsidR="00652BBE" w:rsidRDefault="004E3F6E" w:rsidP="00F87424">
      <w:pPr>
        <w:pStyle w:val="ListParagraph"/>
        <w:ind w:left="792"/>
      </w:pPr>
      <w:r>
        <w:t>User is the Manager or Manager when this low CSAT log was submitted or reassigned to</w:t>
      </w:r>
    </w:p>
    <w:p w:rsidR="004E3F6E" w:rsidRDefault="004E3F6E" w:rsidP="007A38A2">
      <w:pPr>
        <w:pStyle w:val="ListParagraph"/>
        <w:numPr>
          <w:ilvl w:val="0"/>
          <w:numId w:val="12"/>
        </w:numPr>
      </w:pPr>
      <w:r>
        <w:t>Pending manager review, and not Current Coaching Initiative not OMR Exception not low CSAT.</w:t>
      </w:r>
    </w:p>
    <w:p w:rsidR="00652BBE" w:rsidRDefault="00652BBE" w:rsidP="00652BBE">
      <w:pPr>
        <w:pStyle w:val="ListParagraph"/>
        <w:ind w:left="792"/>
        <w:outlineLvl w:val="1"/>
      </w:pPr>
    </w:p>
    <w:p w:rsidR="0053696C" w:rsidRDefault="0053696C" w:rsidP="007A38A2">
      <w:pPr>
        <w:pStyle w:val="ListParagraph"/>
        <w:numPr>
          <w:ilvl w:val="1"/>
          <w:numId w:val="4"/>
        </w:numPr>
        <w:outlineLvl w:val="1"/>
      </w:pPr>
      <w:bookmarkStart w:id="35" w:name="_Toc4138441"/>
      <w:r>
        <w:t>Pending Review</w:t>
      </w:r>
      <w:bookmarkEnd w:id="35"/>
    </w:p>
    <w:p w:rsidR="008E081A" w:rsidRDefault="008E081A" w:rsidP="00F87424">
      <w:pPr>
        <w:pStyle w:val="ListParagraph"/>
        <w:ind w:left="792"/>
      </w:pPr>
      <w:r>
        <w:t>None of the above.</w:t>
      </w:r>
    </w:p>
    <w:p w:rsidR="00015568" w:rsidRPr="00015568" w:rsidRDefault="00015568" w:rsidP="006C1828">
      <w:pPr>
        <w:autoSpaceDE w:val="0"/>
        <w:autoSpaceDN w:val="0"/>
        <w:adjustRightInd w:val="0"/>
        <w:ind w:left="360"/>
        <w:outlineLvl w:val="1"/>
      </w:pPr>
    </w:p>
    <w:p w:rsidR="00B3489C" w:rsidRDefault="00DA40CB" w:rsidP="007A38A2">
      <w:pPr>
        <w:numPr>
          <w:ilvl w:val="0"/>
          <w:numId w:val="4"/>
        </w:numPr>
        <w:tabs>
          <w:tab w:val="num" w:pos="1080"/>
        </w:tabs>
        <w:autoSpaceDE w:val="0"/>
        <w:autoSpaceDN w:val="0"/>
        <w:adjustRightInd w:val="0"/>
        <w:outlineLvl w:val="1"/>
        <w:rPr>
          <w:b/>
        </w:rPr>
      </w:pPr>
      <w:bookmarkStart w:id="36" w:name="_Toc4138442"/>
      <w:r>
        <w:rPr>
          <w:b/>
        </w:rPr>
        <w:t>Logic to determine next status</w:t>
      </w:r>
      <w:bookmarkEnd w:id="36"/>
    </w:p>
    <w:p w:rsidR="00C64664" w:rsidRDefault="00714AE8" w:rsidP="00C64664">
      <w:pPr>
        <w:pStyle w:val="ListParagraph"/>
        <w:numPr>
          <w:ilvl w:val="1"/>
          <w:numId w:val="4"/>
        </w:numPr>
        <w:outlineLvl w:val="1"/>
      </w:pPr>
      <w:bookmarkStart w:id="37" w:name="_Toc4138443"/>
      <w:r>
        <w:t>Pending Acknowledgement</w:t>
      </w:r>
      <w:bookmarkEnd w:id="37"/>
      <w:r w:rsidR="00C64664">
        <w:t xml:space="preserve"> </w:t>
      </w:r>
    </w:p>
    <w:p w:rsidR="00C64664" w:rsidRDefault="00C64664" w:rsidP="001E0800">
      <w:pPr>
        <w:pStyle w:val="ListParagraph"/>
        <w:ind w:left="792"/>
      </w:pPr>
      <w:r>
        <w:t xml:space="preserve">For </w:t>
      </w:r>
      <w:proofErr w:type="spellStart"/>
      <w:r>
        <w:t>OverTurned</w:t>
      </w:r>
      <w:proofErr w:type="spellEnd"/>
      <w:r>
        <w:t xml:space="preserve"> Appeal (OTA) logs, next status will be “Completed”;</w:t>
      </w:r>
    </w:p>
    <w:p w:rsidR="004262F2" w:rsidRDefault="004262F2" w:rsidP="00FF7D40">
      <w:pPr>
        <w:pStyle w:val="ListParagraph"/>
        <w:ind w:left="792"/>
      </w:pPr>
      <w:r>
        <w:t>For “Opportunity” logs, next status will be “Completed”;</w:t>
      </w:r>
    </w:p>
    <w:p w:rsidR="004262F2" w:rsidRDefault="004262F2" w:rsidP="00FF7D40">
      <w:pPr>
        <w:pStyle w:val="ListParagraph"/>
        <w:ind w:left="792"/>
      </w:pPr>
      <w:r>
        <w:lastRenderedPageBreak/>
        <w:t>Otherwise (Reinforcement logs):</w:t>
      </w:r>
    </w:p>
    <w:p w:rsidR="004262F2" w:rsidRDefault="004262F2" w:rsidP="007A38A2">
      <w:pPr>
        <w:pStyle w:val="ListParagraph"/>
        <w:numPr>
          <w:ilvl w:val="0"/>
          <w:numId w:val="12"/>
        </w:numPr>
      </w:pPr>
      <w:r>
        <w:t>If user is the employee of the log,</w:t>
      </w:r>
    </w:p>
    <w:p w:rsidR="004262F2" w:rsidRDefault="004262F2" w:rsidP="007A38A2">
      <w:pPr>
        <w:pStyle w:val="ListParagraph"/>
        <w:numPr>
          <w:ilvl w:val="0"/>
          <w:numId w:val="13"/>
        </w:numPr>
      </w:pPr>
      <w:r>
        <w:t>If supervisor has acknowledge</w:t>
      </w:r>
      <w:r w:rsidR="007E666A">
        <w:t>d</w:t>
      </w:r>
      <w:r>
        <w:t>, then next status will be “Completed”;</w:t>
      </w:r>
    </w:p>
    <w:p w:rsidR="004262F2" w:rsidRDefault="004262F2" w:rsidP="007A38A2">
      <w:pPr>
        <w:pStyle w:val="ListParagraph"/>
        <w:numPr>
          <w:ilvl w:val="0"/>
          <w:numId w:val="13"/>
        </w:numPr>
      </w:pPr>
      <w:r>
        <w:t>If supervisor has not acknowledged, then next status will be:</w:t>
      </w:r>
    </w:p>
    <w:p w:rsidR="004262F2" w:rsidRDefault="004262F2" w:rsidP="007A38A2">
      <w:pPr>
        <w:pStyle w:val="ListParagraph"/>
        <w:numPr>
          <w:ilvl w:val="0"/>
          <w:numId w:val="14"/>
        </w:numPr>
      </w:pPr>
      <w:r>
        <w:t>“Pending Supervisor Review” for CSR and TRAINING modules;</w:t>
      </w:r>
    </w:p>
    <w:p w:rsidR="004262F2" w:rsidRDefault="004262F2" w:rsidP="007A38A2">
      <w:pPr>
        <w:pStyle w:val="ListParagraph"/>
        <w:numPr>
          <w:ilvl w:val="0"/>
          <w:numId w:val="14"/>
        </w:numPr>
      </w:pPr>
      <w:r>
        <w:t>“Pending Manager Review” for SUPERVISOR module;</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t xml:space="preserve">If current status is “Pending Acknowledgement”, then next status will be “Pending Employee </w:t>
      </w:r>
      <w:proofErr w:type="spellStart"/>
      <w:r>
        <w:t>Reviw</w:t>
      </w:r>
      <w:proofErr w:type="spellEnd"/>
      <w:r>
        <w:t>”;</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38" w:name="_Toc4138444"/>
      <w:r>
        <w:t>Pending Research</w:t>
      </w:r>
      <w:bookmarkEnd w:id="38"/>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39" w:name="_Toc4138445"/>
      <w:r>
        <w:t>Pending CSE</w:t>
      </w:r>
      <w:bookmarkEnd w:id="39"/>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94088" w:rsidRDefault="00177B53" w:rsidP="007A38A2">
      <w:pPr>
        <w:pStyle w:val="ListParagraph"/>
        <w:numPr>
          <w:ilvl w:val="1"/>
          <w:numId w:val="4"/>
        </w:numPr>
        <w:outlineLvl w:val="1"/>
      </w:pPr>
      <w:bookmarkStart w:id="40" w:name="_Toc4138446"/>
      <w:r>
        <w:t>Pending Review</w:t>
      </w:r>
      <w:bookmarkEnd w:id="40"/>
    </w:p>
    <w:p w:rsidR="00177B53" w:rsidRDefault="00177B53" w:rsidP="00522D50">
      <w:pPr>
        <w:pStyle w:val="ListParagraph"/>
        <w:ind w:left="792"/>
      </w:pPr>
      <w:r>
        <w:t>Next status will be “Pending Employee Review”.</w:t>
      </w:r>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41" w:name="_Toc4138447"/>
      <w:r>
        <w:rPr>
          <w:b/>
        </w:rPr>
        <w:t>Instruction text</w:t>
      </w:r>
      <w:bookmarkEnd w:id="41"/>
    </w:p>
    <w:p w:rsidR="00201685" w:rsidRDefault="00A368CE" w:rsidP="007A38A2">
      <w:pPr>
        <w:pStyle w:val="ListParagraph"/>
        <w:numPr>
          <w:ilvl w:val="1"/>
          <w:numId w:val="4"/>
        </w:numPr>
      </w:pPr>
      <w:r>
        <w:t xml:space="preserve">Pending </w:t>
      </w:r>
      <w:r w:rsidR="00201685">
        <w:t>CSE</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proofErr w:type="gramStart"/>
      <w:r w:rsidR="007C4B7E">
        <w:t>your</w:t>
      </w:r>
      <w:proofErr w:type="gramEnd"/>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p>
    <w:p w:rsidR="005F2D50" w:rsidRDefault="005F2D50" w:rsidP="00C66EA1">
      <w:pPr>
        <w:pStyle w:val="ListParagraph"/>
        <w:ind w:left="792"/>
      </w:pPr>
      <w:r>
        <w:t xml:space="preserve">You are receiving this </w:t>
      </w:r>
      <w:proofErr w:type="spellStart"/>
      <w:proofErr w:type="gramStart"/>
      <w:r>
        <w:t>eCL</w:t>
      </w:r>
      <w:proofErr w:type="spellEnd"/>
      <w:proofErr w:type="gramEnd"/>
      <w:r>
        <w:t xml:space="preserve"> record because an Employee on your team was identified in an Outlier Management Report (OMR). Please research this item in accordance with the latest &lt;a href='</w:t>
      </w:r>
      <w:del w:id="42" w:author="Huang, Lili" w:date="2019-07-01T09:10:00Z">
        <w:r w:rsidDel="003525BB">
          <w:delText xml:space="preserve">https://cco.gdit.com/Resources/SOP/Contact Center </w:delText>
        </w:r>
        <w:r w:rsidDel="003525BB">
          <w:lastRenderedPageBreak/>
          <w:delText>Operations/Forms/AllItems.aspx</w:delText>
        </w:r>
      </w:del>
      <w:ins w:id="43" w:author="Huang, Lili" w:date="2019-07-01T09:10:00Z">
        <w:r w:rsidR="003525BB" w:rsidRPr="003525BB">
          <w:t>https</w:t>
        </w:r>
        <w:proofErr w:type="gramStart"/>
        <w:r w:rsidR="003525BB" w:rsidRPr="003525BB">
          <w:t>:/</w:t>
        </w:r>
        <w:proofErr w:type="gramEnd"/>
        <w:r w:rsidR="003525BB" w:rsidRPr="003525BB">
          <w:t>/maximus365.sharepoint.com/sites/CCO/Resources/SOP/Contact%20Center%20Operations/Forms/AllItems.aspx</w:t>
        </w:r>
      </w:ins>
      <w:r>
        <w:t>' target='_blank'&gt;" +</w:t>
      </w:r>
    </w:p>
    <w:p w:rsidR="00A24CC2" w:rsidRDefault="005F2D50" w:rsidP="00CD6735">
      <w:pPr>
        <w:ind w:left="792"/>
      </w:pPr>
      <w:r>
        <w:t>Contact Center Operations 46.0 Outlier Management Report</w:t>
      </w:r>
      <w:r w:rsidR="00E95F39">
        <w:t xml:space="preserve"> </w:t>
      </w:r>
      <w:r>
        <w:t>(OMR): Outlier Research Process SOP&lt;/a&gt; and provide the details in the record below.</w:t>
      </w: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t>OMR Short Call</w:t>
      </w:r>
    </w:p>
    <w:p w:rsidR="00102244" w:rsidRDefault="00AA293C" w:rsidP="00C66EA1">
      <w:pPr>
        <w:pStyle w:val="ListParagraph"/>
        <w:ind w:left="1512"/>
      </w:pPr>
      <w:r w:rsidRPr="00AA293C">
        <w:t xml:space="preserve">You are receiving this </w:t>
      </w:r>
      <w:proofErr w:type="spellStart"/>
      <w:proofErr w:type="gramStart"/>
      <w:r w:rsidRPr="00AA293C">
        <w:t>eCL</w:t>
      </w:r>
      <w:proofErr w:type="spellEnd"/>
      <w:proofErr w:type="gramEnd"/>
      <w:r w:rsidRPr="00AA293C">
        <w:t xml:space="preserve"> because you have been assigned to listen to and provide feedback on calls that have been identified as having a short duration. Details of each call can be found within the Performance Report Catalog by clicking &lt;a </w:t>
      </w:r>
      <w:proofErr w:type="spellStart"/>
      <w:r w:rsidRPr="00AA293C">
        <w:t>href</w:t>
      </w:r>
      <w:proofErr w:type="spellEnd"/>
      <w:r w:rsidRPr="00AA293C">
        <w:t>='https</w:t>
      </w:r>
      <w:proofErr w:type="gramStart"/>
      <w:r w:rsidRPr="00AA293C">
        <w:t>:/</w:t>
      </w:r>
      <w:proofErr w:type="gramEnd"/>
      <w:r w:rsidRPr="00AA293C">
        <w:t>/</w:t>
      </w:r>
      <w:ins w:id="44" w:author="Huang, Lili" w:date="2019-07-01T09:11:00Z">
        <w:r w:rsidR="00A7796F" w:rsidRPr="00A7796F">
          <w:t xml:space="preserve"> https://maximus365.sharepoint.com/sites/CCO/</w:t>
        </w:r>
      </w:ins>
      <w:del w:id="45" w:author="Huang, Lili" w:date="2019-07-01T09:11:00Z">
        <w:r w:rsidRPr="00AA293C" w:rsidDel="00A7796F">
          <w:delText>cco.gdit.com/</w:delText>
        </w:r>
      </w:del>
      <w:r w:rsidRPr="00AA293C">
        <w:t>bi/ReportsCatalog/TQC_ShortCall/Forms/AllItems.aspx' target='_blank'&gt;here&lt;/a&gt;. Please review the calls and provide specific details on opportunities that requiring coaching.</w:t>
      </w:r>
    </w:p>
    <w:p w:rsidR="00AA293C" w:rsidRDefault="00AA293C" w:rsidP="00C66EA1">
      <w:pPr>
        <w:pStyle w:val="ListParagraph"/>
        <w:ind w:left="1512"/>
      </w:pPr>
    </w:p>
    <w:p w:rsidR="000D6E2E" w:rsidRDefault="000D6E2E" w:rsidP="007A38A2">
      <w:pPr>
        <w:pStyle w:val="ListParagraph"/>
        <w:numPr>
          <w:ilvl w:val="0"/>
          <w:numId w:val="12"/>
        </w:numPr>
        <w:rPr>
          <w:b/>
        </w:rPr>
      </w:pPr>
      <w:r w:rsidRPr="00C3737F">
        <w:rPr>
          <w:b/>
        </w:rPr>
        <w:t>Low CSAT</w:t>
      </w:r>
    </w:p>
    <w:p w:rsidR="00C3737F" w:rsidRPr="006250F3" w:rsidRDefault="006250F3" w:rsidP="00C66EA1">
      <w:pPr>
        <w:ind w:left="1512"/>
      </w:pPr>
      <w:r w:rsidRPr="006250F3">
        <w:t xml:space="preserve">You are receiving this </w:t>
      </w:r>
      <w:proofErr w:type="spellStart"/>
      <w:proofErr w:type="gramStart"/>
      <w:r w:rsidRPr="006250F3">
        <w:t>eCL</w:t>
      </w:r>
      <w:proofErr w:type="spellEnd"/>
      <w:proofErr w:type="gramEnd"/>
      <w:r w:rsidRPr="006250F3">
        <w:t xml:space="preserve"> because you have been assigned to listen to and provide feedback on a call that was identified as having low customer satisfaction. Please </w:t>
      </w:r>
      <w:r w:rsidR="00A40483">
        <w:t>review</w:t>
      </w:r>
      <w:r w:rsidRPr="006250F3">
        <w:t xml:space="preserve"> the call from a </w:t>
      </w:r>
      <w:proofErr w:type="spellStart"/>
      <w:r w:rsidRPr="006250F3">
        <w:t>PPoM</w:t>
      </w:r>
      <w:proofErr w:type="spellEnd"/>
      <w:r w:rsidRPr="006250F3">
        <w:t xml:space="preserve">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23A2B" w:rsidRPr="00760ED4" w:rsidRDefault="00923A2B" w:rsidP="007A38A2">
      <w:pPr>
        <w:pStyle w:val="ListParagraph"/>
        <w:numPr>
          <w:ilvl w:val="0"/>
          <w:numId w:val="12"/>
        </w:numPr>
        <w:rPr>
          <w:b/>
        </w:rPr>
      </w:pPr>
      <w:r w:rsidRPr="00760ED4">
        <w:rPr>
          <w:b/>
        </w:rPr>
        <w:t>Quality KUDO CSR</w:t>
      </w:r>
    </w:p>
    <w:p w:rsidR="006057FB" w:rsidRDefault="00760ED4" w:rsidP="00C66EA1">
      <w:pPr>
        <w:pStyle w:val="ListParagraph"/>
        <w:ind w:left="1512"/>
      </w:pPr>
      <w:r w:rsidRPr="00760ED4">
        <w:t>Congratulations - you received a Kudos! Click &lt;a href='</w:t>
      </w:r>
      <w:del w:id="46" w:author="Huang, Lili" w:date="2019-07-01T09:12:00Z">
        <w:r w:rsidRPr="00760ED4" w:rsidDel="006E28A4">
          <w:delText>https://cco.gdit.com/Connection/Pages/KudosCentral.aspx</w:delText>
        </w:r>
      </w:del>
      <w:ins w:id="47" w:author="Huang, Lili" w:date="2019-07-01T09:12:00Z">
        <w:r w:rsidR="006E28A4" w:rsidRPr="006E28A4">
          <w:t>https</w:t>
        </w:r>
        <w:proofErr w:type="gramStart"/>
        <w:r w:rsidR="006E28A4" w:rsidRPr="006E28A4">
          <w:t>:/</w:t>
        </w:r>
        <w:proofErr w:type="gramEnd"/>
        <w:r w:rsidR="006E28A4" w:rsidRPr="006E28A4">
          <w:t>/maximus365.sharepoint.com/sites/CCO/Connection/Pages/KudosCentral.aspx</w:t>
        </w:r>
      </w:ins>
      <w:r w:rsidRPr="00760ED4">
        <w:t>' target='_blank'&gt;here&lt;/a&gt; to take a listen to what a recent caller had to say about your customer service.</w:t>
      </w:r>
    </w:p>
    <w:p w:rsidR="006057FB" w:rsidRDefault="006057FB" w:rsidP="00C66EA1"/>
    <w:p w:rsidR="00923A2B" w:rsidRPr="006057FB" w:rsidRDefault="00923A2B" w:rsidP="007A38A2">
      <w:pPr>
        <w:pStyle w:val="ListParagraph"/>
        <w:numPr>
          <w:ilvl w:val="0"/>
          <w:numId w:val="12"/>
        </w:numPr>
        <w:rPr>
          <w:b/>
        </w:rPr>
      </w:pPr>
      <w:r w:rsidRPr="006057FB">
        <w:rPr>
          <w:b/>
        </w:rPr>
        <w:t>Quality KUDO Supervisor</w:t>
      </w:r>
    </w:p>
    <w:p w:rsidR="00841C5E" w:rsidRDefault="00B65BFB" w:rsidP="00C66EA1">
      <w:pPr>
        <w:pStyle w:val="ListParagraph"/>
        <w:ind w:left="1512"/>
      </w:pPr>
      <w:r w:rsidRPr="00B65BFB">
        <w:t>Click &lt;a href='</w:t>
      </w:r>
      <w:del w:id="48" w:author="Huang, Lili" w:date="2019-07-01T09:12:00Z">
        <w:r w:rsidRPr="00B65BFB" w:rsidDel="00CE67AC">
          <w:delText>https://cco.gdit.com/Connection/Pages/KudosCentral.aspx</w:delText>
        </w:r>
      </w:del>
      <w:ins w:id="49" w:author="Huang, Lili" w:date="2019-07-01T09:12:00Z">
        <w:r w:rsidR="00CE67AC" w:rsidRPr="00CE67AC">
          <w:t>https</w:t>
        </w:r>
        <w:proofErr w:type="gramStart"/>
        <w:r w:rsidR="00CE67AC" w:rsidRPr="00CE67AC">
          <w:t>:/</w:t>
        </w:r>
        <w:proofErr w:type="gramEnd"/>
        <w:r w:rsidR="00CE67AC" w:rsidRPr="00CE67AC">
          <w:t>/maximus365.sharepoint.com/sites/CCO/Connection/Pages/KudosCentral.aspx</w:t>
        </w:r>
      </w:ins>
      <w:r w:rsidRPr="00B65BFB">
        <w:t>' target='_blank'&gt;here&lt;/a&gt; to listen to CSR kudos.</w:t>
      </w:r>
    </w:p>
    <w:p w:rsidR="00841C5E" w:rsidRDefault="00841C5E" w:rsidP="00C66EA1"/>
    <w:p w:rsidR="00923A2B" w:rsidRPr="00DD4BD1" w:rsidRDefault="00DF4569" w:rsidP="007A38A2">
      <w:pPr>
        <w:pStyle w:val="ListParagraph"/>
        <w:numPr>
          <w:ilvl w:val="0"/>
          <w:numId w:val="12"/>
        </w:numPr>
        <w:rPr>
          <w:b/>
        </w:rPr>
      </w:pPr>
      <w:r w:rsidRPr="00DD4BD1">
        <w:rPr>
          <w:b/>
        </w:rPr>
        <w:t>OMR Break Time Exceeded</w:t>
      </w:r>
    </w:p>
    <w:p w:rsidR="003A0807" w:rsidRDefault="003A0807" w:rsidP="00C66EA1">
      <w:pPr>
        <w:pStyle w:val="ListParagraph"/>
        <w:ind w:left="1512"/>
      </w:pPr>
      <w:r>
        <w:t xml:space="preserve">You are receiving this </w:t>
      </w:r>
      <w:proofErr w:type="spellStart"/>
      <w:proofErr w:type="gramStart"/>
      <w:r>
        <w:t>eCL</w:t>
      </w:r>
      <w:proofErr w:type="spellEnd"/>
      <w:proofErr w:type="gramEnd"/>
      <w:r>
        <w:t xml:space="preserve"> record because an Employee on your team was identified in a Break Outlier Report.</w:t>
      </w:r>
      <w:r w:rsidR="008D6D9C">
        <w:t xml:space="preserve"> </w:t>
      </w:r>
      <w:r>
        <w:t>Please review the &lt;b&gt;&lt;a href='</w:t>
      </w:r>
      <w:del w:id="50" w:author="Huang, Lili" w:date="2019-07-01T09:13:00Z">
        <w:r w:rsidDel="006C4594">
          <w:delText>https://cco.gdit.com/bi/ReportsCatalog/AvayaBreakPolicyReporting/Forms/AllIte</w:delText>
        </w:r>
        <w:r w:rsidDel="006C4594">
          <w:lastRenderedPageBreak/>
          <w:delText>ms.aspx</w:delText>
        </w:r>
      </w:del>
      <w:ins w:id="51" w:author="Huang, Lili" w:date="2019-07-01T09:13:00Z">
        <w:r w:rsidR="006C4594" w:rsidRPr="006C4594">
          <w:t>https</w:t>
        </w:r>
        <w:proofErr w:type="gramStart"/>
        <w:r w:rsidR="006C4594" w:rsidRPr="006C4594">
          <w:t>:/</w:t>
        </w:r>
        <w:proofErr w:type="gramEnd"/>
        <w:r w:rsidR="006C4594" w:rsidRPr="006C4594">
          <w:t>/maximus365.sharepoint.com/sites/CCO/bi/ReportsCatalog/CSRDashboard/Forms/AllItems.aspx</w:t>
        </w:r>
      </w:ins>
      <w:r>
        <w:t xml:space="preserve">' target='_blank'&gt;ETS Breaks Outlier Report&lt;/a&gt;, </w:t>
      </w:r>
    </w:p>
    <w:p w:rsidR="00AA6F9A" w:rsidRDefault="003A0807" w:rsidP="00C66EA1">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r w:rsidR="00D63C4F">
        <w:rPr>
          <w:b/>
        </w:rPr>
        <w:t xml:space="preserve"> if Source is Performance Scorecard</w:t>
      </w:r>
    </w:p>
    <w:p w:rsidR="008A4405" w:rsidRDefault="008A4405" w:rsidP="00C66EA1">
      <w:pPr>
        <w:pStyle w:val="ListParagraph"/>
        <w:ind w:left="1512"/>
      </w:pPr>
      <w:r>
        <w:t>To review your full details, please visit the &lt;a href='https</w:t>
      </w:r>
      <w:proofErr w:type="gramStart"/>
      <w:r>
        <w:t>:/</w:t>
      </w:r>
      <w:proofErr w:type="gramEnd"/>
      <w:r>
        <w:t>/f3420-mwbp11.vangent.local/scorecard/csrscorecard.aspx' target='_blank'&gt;CCO Performance Scorecard&lt;/a&gt;.</w:t>
      </w:r>
    </w:p>
    <w:p w:rsidR="00FF1D89" w:rsidRDefault="008A4405" w:rsidP="00C66EA1">
      <w:pPr>
        <w:pStyle w:val="ListParagraph"/>
        <w:ind w:left="1512"/>
      </w:pPr>
      <w:r>
        <w:t>If you have any questions, please see your supervisor.</w:t>
      </w:r>
    </w:p>
    <w:p w:rsidR="00D63C4F" w:rsidRDefault="00D63C4F" w:rsidP="00C66EA1">
      <w:pPr>
        <w:pStyle w:val="ListParagraph"/>
        <w:ind w:left="1512"/>
      </w:pPr>
    </w:p>
    <w:p w:rsidR="00D63C4F" w:rsidRPr="00646E6B" w:rsidRDefault="00D63C4F" w:rsidP="00D63C4F">
      <w:pPr>
        <w:pStyle w:val="ListParagraph"/>
        <w:numPr>
          <w:ilvl w:val="0"/>
          <w:numId w:val="12"/>
        </w:numPr>
        <w:rPr>
          <w:b/>
        </w:rPr>
      </w:pPr>
      <w:r w:rsidRPr="00646E6B">
        <w:rPr>
          <w:b/>
        </w:rPr>
        <w:t>Scorecard MSR</w:t>
      </w:r>
      <w:r>
        <w:rPr>
          <w:b/>
        </w:rPr>
        <w:t xml:space="preserve"> if Source is Internal CCO Reporting</w:t>
      </w:r>
    </w:p>
    <w:p w:rsidR="00FF1D89" w:rsidRDefault="001C1E47" w:rsidP="00D63C4F">
      <w:r w:rsidRPr="001C1E47">
        <w:t xml:space="preserve">To view in full detail, your Supervisor will review your Performance Dashboard with you during your next coaching session. An overview of your scores is also contained within the </w:t>
      </w:r>
      <w:proofErr w:type="spellStart"/>
      <w:proofErr w:type="gramStart"/>
      <w:r w:rsidRPr="001C1E47">
        <w:t>eCL</w:t>
      </w:r>
      <w:proofErr w:type="spellEnd"/>
      <w:proofErr w:type="gramEnd"/>
      <w:r w:rsidRPr="001C1E47">
        <w:t>.</w:t>
      </w:r>
    </w:p>
    <w:p w:rsidR="00237FB9" w:rsidRPr="00C92257" w:rsidRDefault="00237FB9" w:rsidP="007A38A2">
      <w:pPr>
        <w:pStyle w:val="ListParagraph"/>
        <w:numPr>
          <w:ilvl w:val="0"/>
          <w:numId w:val="12"/>
        </w:numPr>
        <w:rPr>
          <w:b/>
        </w:rPr>
      </w:pPr>
      <w:r w:rsidRPr="00C92257">
        <w:rPr>
          <w:b/>
        </w:rPr>
        <w:t>Scorecard MSRS</w:t>
      </w:r>
    </w:p>
    <w:p w:rsidR="00F54D6C" w:rsidRDefault="00F54D6C" w:rsidP="00C66EA1">
      <w:pPr>
        <w:pStyle w:val="ListParagraph"/>
        <w:ind w:left="1512"/>
      </w:pPr>
      <w:r>
        <w:t>To review your full details, please visit the &lt;a href='https</w:t>
      </w:r>
      <w:proofErr w:type="gramStart"/>
      <w:r>
        <w:t>:/</w:t>
      </w:r>
      <w:proofErr w:type="gramEnd"/>
      <w:r>
        <w:t xml:space="preserve">/f3420-mwbp11.vangent.local/scorecard/csrscorecard.aspx' target='_blank'&gt;CCO Performance Scorecard&lt;/a&gt;. </w:t>
      </w:r>
    </w:p>
    <w:p w:rsidR="00F54D6C" w:rsidRDefault="00F54D6C" w:rsidP="00C66EA1">
      <w:pPr>
        <w:pStyle w:val="ListParagraph"/>
        <w:ind w:left="1512"/>
      </w:pPr>
      <w:r>
        <w:t>If you have any questions, please &lt;a href='</w:t>
      </w:r>
      <w:del w:id="52" w:author="Huang, Lili" w:date="2019-07-01T09:14:00Z">
        <w:r w:rsidDel="008619A2">
          <w:delText>https://cco.gdit.com/Reports/Performance_Scorecard/Lists/Scorecard_Escalated_Issues_Log/NewIssue.aspx</w:delText>
        </w:r>
      </w:del>
      <w:ins w:id="53" w:author="Huang, Lili" w:date="2019-07-01T09:14:00Z">
        <w:r w:rsidR="008619A2" w:rsidRPr="008619A2">
          <w:t>https</w:t>
        </w:r>
        <w:proofErr w:type="gramStart"/>
        <w:r w:rsidR="008619A2" w:rsidRPr="008619A2">
          <w:t>:/</w:t>
        </w:r>
        <w:proofErr w:type="gramEnd"/>
        <w:r w:rsidR="008619A2" w:rsidRPr="008619A2">
          <w:t>/maximus365.sharepoint.com/sites/CCO/Reports/Performance_Scorecard/Lists/Scorecard_Escalated_Issues_Log/NewIssue.aspx</w:t>
        </w:r>
      </w:ins>
      <w:r>
        <w:t>' target='_blank'&gt;submit an escalation&lt;/a&gt; via the</w:t>
      </w:r>
    </w:p>
    <w:p w:rsidR="00F54D6C" w:rsidRDefault="00F54D6C" w:rsidP="00C66EA1">
      <w:pPr>
        <w:pStyle w:val="ListParagraph"/>
        <w:ind w:left="1512"/>
      </w:pPr>
      <w:r>
        <w:t>&lt;a href='</w:t>
      </w:r>
      <w:del w:id="54" w:author="Huang, Lili" w:date="2019-07-01T09:14:00Z">
        <w:r w:rsidDel="00141CF0">
          <w:delText>https://cco.gdit.com/Reports/Performance_Scorecard/default.aspx</w:delText>
        </w:r>
      </w:del>
      <w:ins w:id="55" w:author="Huang, Lili" w:date="2019-07-01T09:14:00Z">
        <w:r w:rsidR="00141CF0" w:rsidRPr="00141CF0">
          <w:t>https</w:t>
        </w:r>
        <w:proofErr w:type="gramStart"/>
        <w:r w:rsidR="00141CF0" w:rsidRPr="00141CF0">
          <w:t>:/</w:t>
        </w:r>
        <w:proofErr w:type="gramEnd"/>
        <w:r w:rsidR="00141CF0" w:rsidRPr="00141CF0">
          <w:t>/maximus365.sharepoint.com/sites/CCO/Reports/Performance_Scorecard/default.aspx</w:t>
        </w:r>
      </w:ins>
      <w:r>
        <w:t>' target='_blank'&gt;CCO Performance Scorecard Information Station&lt;/a&gt;</w:t>
      </w:r>
    </w:p>
    <w:p w:rsidR="00AA23C1" w:rsidRDefault="00F54D6C" w:rsidP="00C66EA1">
      <w:pPr>
        <w:pStyle w:val="ListParagraph"/>
        <w:ind w:left="1512"/>
      </w:pPr>
      <w:r>
        <w:t>SharePoint site.</w:t>
      </w:r>
    </w:p>
    <w:p w:rsidR="00AA23C1" w:rsidRDefault="00AA23C1" w:rsidP="00C66EA1">
      <w:pPr>
        <w:pStyle w:val="ListParagraph"/>
        <w:ind w:left="1512"/>
      </w:pPr>
    </w:p>
    <w:p w:rsidR="00237FB9" w:rsidRPr="00C92257" w:rsidRDefault="00237FB9" w:rsidP="007A38A2">
      <w:pPr>
        <w:pStyle w:val="ListParagraph"/>
        <w:numPr>
          <w:ilvl w:val="0"/>
          <w:numId w:val="12"/>
        </w:numPr>
        <w:rPr>
          <w:b/>
        </w:rPr>
      </w:pPr>
      <w:r w:rsidRPr="00C92257">
        <w:rPr>
          <w:b/>
        </w:rPr>
        <w:t>ETS/HNC, ETS/ICC</w:t>
      </w:r>
    </w:p>
    <w:p w:rsidR="00CB3A1C" w:rsidRDefault="00CB3A1C" w:rsidP="00C66EA1">
      <w:pPr>
        <w:pStyle w:val="ListParagraph"/>
        <w:ind w:left="1512"/>
      </w:pPr>
      <w:r>
        <w:t>Click &lt;a href='</w:t>
      </w:r>
      <w:del w:id="56" w:author="Huang, Lili" w:date="2019-07-01T09:17:00Z">
        <w:r w:rsidDel="00E063E7">
          <w:delText>https://cco.gdit.com/Initiatives/floorcheck/Timecard_Compliance_Reporting/Timcard%20Changes%20Reports/Forms/AllItems.aspx</w:delText>
        </w:r>
      </w:del>
      <w:ins w:id="57" w:author="Huang, Lili" w:date="2019-07-01T09:17:00Z">
        <w:r w:rsidR="00E063E7" w:rsidRPr="00E063E7">
          <w:t>https</w:t>
        </w:r>
        <w:proofErr w:type="gramStart"/>
        <w:r w:rsidR="00E063E7" w:rsidRPr="00E063E7">
          <w:t>:/</w:t>
        </w:r>
        <w:proofErr w:type="gramEnd"/>
        <w:r w:rsidR="00E063E7" w:rsidRPr="00E063E7">
          <w:t>/maximus365.sharepoint.com/sites/CCO/Initiatives/floorcheck/Timecard_Compliance_Reporting/Timcard%20Changes%20Reports/Forms/AllItems.aspx</w:t>
        </w:r>
      </w:ins>
      <w:r>
        <w:t>' target='_blank'&gt;here&lt;/a&gt;</w:t>
      </w:r>
    </w:p>
    <w:p w:rsidR="00D1675D" w:rsidRDefault="00CB3A1C" w:rsidP="00C66EA1">
      <w:pPr>
        <w:pStyle w:val="ListParagraph"/>
        <w:ind w:left="1512"/>
      </w:pPr>
      <w:proofErr w:type="gramStart"/>
      <w:r>
        <w:t>to</w:t>
      </w:r>
      <w:proofErr w:type="gramEnd"/>
      <w:r>
        <w:t xml:space="preserve"> view the report containing the details of these changes.</w:t>
      </w:r>
    </w:p>
    <w:p w:rsidR="00D1675D" w:rsidRDefault="00D1675D" w:rsidP="00C66EA1">
      <w:pPr>
        <w:pStyle w:val="ListParagraph"/>
        <w:ind w:left="1512"/>
      </w:pPr>
    </w:p>
    <w:p w:rsidR="00364CD7" w:rsidRPr="00C92257" w:rsidRDefault="00364CD7" w:rsidP="007A38A2">
      <w:pPr>
        <w:pStyle w:val="ListParagraph"/>
        <w:numPr>
          <w:ilvl w:val="0"/>
          <w:numId w:val="12"/>
        </w:numPr>
        <w:rPr>
          <w:b/>
        </w:rPr>
      </w:pPr>
      <w:r w:rsidRPr="00C92257">
        <w:rPr>
          <w:b/>
        </w:rPr>
        <w:t>ETS/OAE</w:t>
      </w:r>
    </w:p>
    <w:p w:rsidR="002A1CC1" w:rsidRDefault="002A1CC1" w:rsidP="00C66EA1">
      <w:pPr>
        <w:pStyle w:val="ListParagraph"/>
        <w:ind w:left="1512"/>
      </w:pPr>
      <w:r>
        <w:t xml:space="preserve">You are receiving this </w:t>
      </w:r>
      <w:proofErr w:type="spellStart"/>
      <w:proofErr w:type="gramStart"/>
      <w:r>
        <w:t>eCL</w:t>
      </w:r>
      <w:proofErr w:type="spellEnd"/>
      <w:proofErr w:type="gramEnd"/>
      <w:r>
        <w:t xml:space="preserve"> record because an Employee on your team was identified on the CCO TC Outstanding Actions report (also known as the TC Compliance Action report).  Please research why the employee did </w:t>
      </w:r>
      <w:r w:rsidR="000668F5">
        <w:t>n</w:t>
      </w:r>
      <w:r>
        <w:t>ot complete their timecard before the deadline laid out in the latest</w:t>
      </w:r>
    </w:p>
    <w:p w:rsidR="00470684" w:rsidRDefault="002A1CC1" w:rsidP="00C66EA1">
      <w:pPr>
        <w:pStyle w:val="ListParagraph"/>
        <w:ind w:left="1512"/>
      </w:pPr>
      <w:r>
        <w:t>&lt;a href='</w:t>
      </w:r>
      <w:del w:id="58" w:author="Huang, Lili" w:date="2019-07-01T09:17:00Z">
        <w:r w:rsidDel="00F3270D">
          <w:delText>https://cco.gdit.com/Resources/SOP/Contact Center Operations/Forms/AllItems.aspx</w:delText>
        </w:r>
      </w:del>
      <w:ins w:id="59" w:author="Huang, Lili" w:date="2019-07-01T09:18:00Z">
        <w:r w:rsidR="00F3270D" w:rsidRPr="00F3270D">
          <w:t>https</w:t>
        </w:r>
        <w:proofErr w:type="gramStart"/>
        <w:r w:rsidR="00F3270D" w:rsidRPr="00F3270D">
          <w:t>:/</w:t>
        </w:r>
        <w:proofErr w:type="gramEnd"/>
        <w:r w:rsidR="00F3270D" w:rsidRPr="00F3270D">
          <w:t>/maximus365.sharepoint.com/sites/CCO/Resources/SOP/Contact%20Center%20Operations/Forms/AllItems.aspx</w:t>
        </w:r>
      </w:ins>
      <w:r>
        <w:t>' target='_blank'&gt;CCO Performance Scorecard&lt;/a&gt;. Contact Center Operations 3.06 Timecard Audit SOP</w:t>
      </w:r>
    </w:p>
    <w:p w:rsidR="00E50BB8" w:rsidRDefault="00E50BB8" w:rsidP="00C66EA1">
      <w:pPr>
        <w:pStyle w:val="ListParagraph"/>
        <w:ind w:left="1512"/>
      </w:pPr>
    </w:p>
    <w:p w:rsidR="00364CD7" w:rsidRPr="00C92257" w:rsidRDefault="00364CD7" w:rsidP="007A38A2">
      <w:pPr>
        <w:pStyle w:val="ListParagraph"/>
        <w:numPr>
          <w:ilvl w:val="0"/>
          <w:numId w:val="12"/>
        </w:numPr>
        <w:rPr>
          <w:b/>
        </w:rPr>
      </w:pPr>
      <w:r w:rsidRPr="00C92257">
        <w:rPr>
          <w:b/>
        </w:rPr>
        <w:t>ETS/OAS</w:t>
      </w:r>
    </w:p>
    <w:p w:rsidR="00353140" w:rsidRDefault="00353140" w:rsidP="00C66EA1">
      <w:pPr>
        <w:pStyle w:val="ListParagraph"/>
        <w:ind w:left="1512"/>
      </w:pPr>
      <w:r>
        <w:t xml:space="preserve">You are receiving this </w:t>
      </w:r>
      <w:proofErr w:type="spellStart"/>
      <w:proofErr w:type="gramStart"/>
      <w:r>
        <w:t>eCL</w:t>
      </w:r>
      <w:proofErr w:type="spellEnd"/>
      <w:proofErr w:type="gramEnd"/>
      <w:r>
        <w:t xml:space="preserve"> record because a Supervisor on your team was identified on the CCO TC Outstanding Actions report</w:t>
      </w:r>
      <w:r w:rsidR="007E5635">
        <w:t xml:space="preserve"> </w:t>
      </w:r>
      <w:r>
        <w:t xml:space="preserve">(also known as the TC Compliance Action report).  Please research why the supervisor did </w:t>
      </w:r>
      <w:r w:rsidR="000668F5">
        <w:t>n</w:t>
      </w:r>
      <w:r>
        <w:t xml:space="preserve">ot approve </w:t>
      </w:r>
      <w:r w:rsidR="007E5635">
        <w:t>or</w:t>
      </w:r>
      <w:r>
        <w:t xml:space="preserve"> reject their CSR’s timecard before the deadline laid out in the latest</w:t>
      </w:r>
    </w:p>
    <w:p w:rsidR="0029709D" w:rsidRPr="0029709D" w:rsidRDefault="00353140" w:rsidP="00C66EA1">
      <w:pPr>
        <w:pStyle w:val="ListParagraph"/>
        <w:ind w:left="1512"/>
      </w:pPr>
      <w:r>
        <w:t>&lt;a href='</w:t>
      </w:r>
      <w:del w:id="60" w:author="Huang, Lili" w:date="2019-07-01T09:18:00Z">
        <w:r w:rsidDel="00872631">
          <w:delText>https://cco.gdit.com/Resources/SOP/Contact Center Operations/Forms/AllItems.aspx</w:delText>
        </w:r>
      </w:del>
      <w:ins w:id="61" w:author="Huang, Lili" w:date="2019-07-01T09:18:00Z">
        <w:r w:rsidR="00872631" w:rsidRPr="00872631">
          <w:t>https</w:t>
        </w:r>
        <w:proofErr w:type="gramStart"/>
        <w:r w:rsidR="00872631" w:rsidRPr="00872631">
          <w:t>:/</w:t>
        </w:r>
        <w:proofErr w:type="gramEnd"/>
        <w:r w:rsidR="00872631" w:rsidRPr="00872631">
          <w:t>/maximus365.sharepoint.com/sites/CCO/Resourc</w:t>
        </w:r>
        <w:r w:rsidR="00872631" w:rsidRPr="00872631">
          <w:lastRenderedPageBreak/>
          <w:t>es/SOP/Contact%20Center%20Operations/Forms/AllItems.aspx</w:t>
        </w:r>
      </w:ins>
      <w:bookmarkStart w:id="62" w:name="_GoBack"/>
      <w:bookmarkEnd w:id="62"/>
      <w:r>
        <w:t>'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955F36" w:rsidRPr="0029709D" w:rsidRDefault="0029709D" w:rsidP="0029709D">
      <w:pPr>
        <w:tabs>
          <w:tab w:val="left" w:pos="5184"/>
        </w:tabs>
      </w:pPr>
      <w:r>
        <w:tab/>
      </w:r>
    </w:p>
    <w:sectPr w:rsidR="00955F36" w:rsidRPr="0029709D" w:rsidSect="009B6177">
      <w:footerReference w:type="default" r:id="rId28"/>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4577" w:rsidRDefault="00B84577">
      <w:r>
        <w:separator/>
      </w:r>
    </w:p>
  </w:endnote>
  <w:endnote w:type="continuationSeparator" w:id="0">
    <w:p w:rsidR="00B84577" w:rsidRDefault="00B84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846" w:rsidRDefault="00117846" w:rsidP="0075562D">
    <w:pPr>
      <w:rPr>
        <w:sz w:val="18"/>
      </w:rPr>
    </w:pPr>
    <w:r>
      <w:rPr>
        <w:b/>
        <w:sz w:val="18"/>
      </w:rPr>
      <w:t>GDIT CONFIDENTIAL</w:t>
    </w:r>
    <w:r>
      <w:rPr>
        <w:b/>
        <w:sz w:val="18"/>
      </w:rPr>
      <w:tab/>
      <w:t xml:space="preserve">                                                                                   </w:t>
    </w:r>
    <w:proofErr w:type="spellStart"/>
    <w:r>
      <w:rPr>
        <w:b/>
        <w:sz w:val="18"/>
      </w:rPr>
      <w:t>CCO_eCoaching_Log_Review</w:t>
    </w:r>
    <w:proofErr w:type="spellEnd"/>
    <w:r>
      <w:rPr>
        <w:b/>
        <w:sz w:val="18"/>
      </w:rPr>
      <w:t xml:space="preserve"> _DD</w:t>
    </w:r>
  </w:p>
  <w:p w:rsidR="00117846" w:rsidRDefault="00117846"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117846" w:rsidRDefault="00117846"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872631">
      <w:rPr>
        <w:rStyle w:val="PageNumber"/>
        <w:noProof/>
      </w:rPr>
      <w:t>21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7846" w:rsidRDefault="00117846" w:rsidP="0075562D">
    <w:pPr>
      <w:rPr>
        <w:sz w:val="18"/>
      </w:rPr>
    </w:pPr>
    <w:r>
      <w:rPr>
        <w:b/>
        <w:sz w:val="18"/>
      </w:rPr>
      <w:t>GDIT CONFIDENTIAL</w:t>
    </w:r>
    <w:r>
      <w:rPr>
        <w:b/>
        <w:sz w:val="18"/>
      </w:rPr>
      <w:tab/>
    </w:r>
    <w:r>
      <w:rPr>
        <w:b/>
        <w:sz w:val="18"/>
      </w:rPr>
      <w:tab/>
    </w:r>
    <w:r>
      <w:rPr>
        <w:b/>
        <w:sz w:val="18"/>
      </w:rPr>
      <w:tab/>
      <w:t xml:space="preserve">                                       </w:t>
    </w:r>
    <w:proofErr w:type="spellStart"/>
    <w:r>
      <w:rPr>
        <w:b/>
        <w:sz w:val="18"/>
      </w:rPr>
      <w:t>CCO_eCoaching_Log_Historical_Dashboard_DD</w:t>
    </w:r>
    <w:proofErr w:type="spellEnd"/>
  </w:p>
  <w:p w:rsidR="00117846" w:rsidRDefault="00117846" w:rsidP="0075562D">
    <w:pPr>
      <w:rPr>
        <w:sz w:val="18"/>
      </w:rPr>
    </w:pPr>
    <w:r>
      <w:rPr>
        <w:sz w:val="18"/>
      </w:rPr>
      <w:t>Copyrighted Material of GDIT</w:t>
    </w:r>
    <w:r>
      <w:rPr>
        <w:sz w:val="18"/>
      </w:rPr>
      <w:tab/>
    </w:r>
    <w:r>
      <w:rPr>
        <w:sz w:val="18"/>
      </w:rPr>
      <w:tab/>
    </w:r>
    <w:r>
      <w:rPr>
        <w:sz w:val="18"/>
      </w:rPr>
      <w:tab/>
    </w:r>
    <w:r>
      <w:rPr>
        <w:sz w:val="18"/>
      </w:rPr>
      <w:tab/>
    </w:r>
    <w:r>
      <w:rPr>
        <w:sz w:val="18"/>
      </w:rPr>
      <w:tab/>
    </w:r>
    <w:r>
      <w:rPr>
        <w:sz w:val="18"/>
      </w:rPr>
      <w:tab/>
    </w:r>
    <w:r>
      <w:rPr>
        <w:sz w:val="18"/>
      </w:rPr>
      <w:tab/>
      <w:t xml:space="preserve">   </w:t>
    </w:r>
  </w:p>
  <w:p w:rsidR="00117846" w:rsidRDefault="00117846"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872631">
      <w:rPr>
        <w:rStyle w:val="PageNumber"/>
        <w:noProof/>
      </w:rPr>
      <w:t>24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4577" w:rsidRDefault="00B84577">
      <w:r>
        <w:separator/>
      </w:r>
    </w:p>
  </w:footnote>
  <w:footnote w:type="continuationSeparator" w:id="0">
    <w:p w:rsidR="00B84577" w:rsidRDefault="00B845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5"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0"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2"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num w:numId="1">
    <w:abstractNumId w:val="10"/>
  </w:num>
  <w:num w:numId="2">
    <w:abstractNumId w:val="7"/>
  </w:num>
  <w:num w:numId="3">
    <w:abstractNumId w:val="8"/>
  </w:num>
  <w:num w:numId="4">
    <w:abstractNumId w:val="5"/>
  </w:num>
  <w:num w:numId="5">
    <w:abstractNumId w:val="0"/>
  </w:num>
  <w:num w:numId="6">
    <w:abstractNumId w:val="12"/>
  </w:num>
  <w:num w:numId="7">
    <w:abstractNumId w:val="2"/>
  </w:num>
  <w:num w:numId="8">
    <w:abstractNumId w:val="14"/>
  </w:num>
  <w:num w:numId="9">
    <w:abstractNumId w:val="13"/>
  </w:num>
  <w:num w:numId="10">
    <w:abstractNumId w:val="3"/>
  </w:num>
  <w:num w:numId="11">
    <w:abstractNumId w:val="15"/>
  </w:num>
  <w:num w:numId="12">
    <w:abstractNumId w:val="6"/>
  </w:num>
  <w:num w:numId="13">
    <w:abstractNumId w:val="9"/>
  </w:num>
  <w:num w:numId="14">
    <w:abstractNumId w:val="11"/>
  </w:num>
  <w:num w:numId="15">
    <w:abstractNumId w:val="4"/>
  </w:num>
  <w:num w:numId="16">
    <w:abstractNumId w:val="1"/>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 Lili">
    <w15:presenceInfo w15:providerId="AD" w15:userId="S-1-5-21-560238246-503670158-341402209-6311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928"/>
    <w:rsid w:val="00013BF3"/>
    <w:rsid w:val="00014257"/>
    <w:rsid w:val="0001467D"/>
    <w:rsid w:val="00015568"/>
    <w:rsid w:val="000156FD"/>
    <w:rsid w:val="00016E92"/>
    <w:rsid w:val="00017355"/>
    <w:rsid w:val="0001740C"/>
    <w:rsid w:val="00017784"/>
    <w:rsid w:val="00020868"/>
    <w:rsid w:val="00020D22"/>
    <w:rsid w:val="000219F1"/>
    <w:rsid w:val="00021AAC"/>
    <w:rsid w:val="00021F74"/>
    <w:rsid w:val="0002247E"/>
    <w:rsid w:val="000231CA"/>
    <w:rsid w:val="000238E5"/>
    <w:rsid w:val="00023F30"/>
    <w:rsid w:val="00024345"/>
    <w:rsid w:val="000247CF"/>
    <w:rsid w:val="000268D5"/>
    <w:rsid w:val="00026B9E"/>
    <w:rsid w:val="00026D8C"/>
    <w:rsid w:val="00027677"/>
    <w:rsid w:val="00030840"/>
    <w:rsid w:val="00030896"/>
    <w:rsid w:val="00030AD5"/>
    <w:rsid w:val="000317AA"/>
    <w:rsid w:val="00032048"/>
    <w:rsid w:val="0003285D"/>
    <w:rsid w:val="00034D80"/>
    <w:rsid w:val="00035191"/>
    <w:rsid w:val="000360E4"/>
    <w:rsid w:val="000363CB"/>
    <w:rsid w:val="00036422"/>
    <w:rsid w:val="00036F9C"/>
    <w:rsid w:val="00037337"/>
    <w:rsid w:val="0003750F"/>
    <w:rsid w:val="000400B6"/>
    <w:rsid w:val="000418C4"/>
    <w:rsid w:val="00042765"/>
    <w:rsid w:val="0004311E"/>
    <w:rsid w:val="000436C7"/>
    <w:rsid w:val="0004438D"/>
    <w:rsid w:val="00044458"/>
    <w:rsid w:val="00044847"/>
    <w:rsid w:val="000448F1"/>
    <w:rsid w:val="00044EA8"/>
    <w:rsid w:val="0004505A"/>
    <w:rsid w:val="00045B92"/>
    <w:rsid w:val="0004693B"/>
    <w:rsid w:val="0004707E"/>
    <w:rsid w:val="00047418"/>
    <w:rsid w:val="00047D76"/>
    <w:rsid w:val="0005042A"/>
    <w:rsid w:val="00051C23"/>
    <w:rsid w:val="00052650"/>
    <w:rsid w:val="0005342A"/>
    <w:rsid w:val="00053B91"/>
    <w:rsid w:val="00053ED6"/>
    <w:rsid w:val="00056676"/>
    <w:rsid w:val="000569D7"/>
    <w:rsid w:val="00060E90"/>
    <w:rsid w:val="00062053"/>
    <w:rsid w:val="000623BC"/>
    <w:rsid w:val="0006363B"/>
    <w:rsid w:val="0006380F"/>
    <w:rsid w:val="000640E5"/>
    <w:rsid w:val="0006435F"/>
    <w:rsid w:val="00064726"/>
    <w:rsid w:val="00064902"/>
    <w:rsid w:val="00066015"/>
    <w:rsid w:val="000668F5"/>
    <w:rsid w:val="000706DF"/>
    <w:rsid w:val="00070747"/>
    <w:rsid w:val="00070887"/>
    <w:rsid w:val="00070E44"/>
    <w:rsid w:val="00070FB5"/>
    <w:rsid w:val="000733A1"/>
    <w:rsid w:val="0007344F"/>
    <w:rsid w:val="0007429F"/>
    <w:rsid w:val="0007562B"/>
    <w:rsid w:val="00075959"/>
    <w:rsid w:val="0007640E"/>
    <w:rsid w:val="00076A67"/>
    <w:rsid w:val="00076B61"/>
    <w:rsid w:val="000829D5"/>
    <w:rsid w:val="00082CA9"/>
    <w:rsid w:val="00083598"/>
    <w:rsid w:val="00083B1C"/>
    <w:rsid w:val="000844D7"/>
    <w:rsid w:val="00084520"/>
    <w:rsid w:val="00085D95"/>
    <w:rsid w:val="00087B24"/>
    <w:rsid w:val="000917E3"/>
    <w:rsid w:val="00091888"/>
    <w:rsid w:val="0009251C"/>
    <w:rsid w:val="0009277D"/>
    <w:rsid w:val="000927DC"/>
    <w:rsid w:val="00092B77"/>
    <w:rsid w:val="000937BB"/>
    <w:rsid w:val="00094EB3"/>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3317"/>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534C"/>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ED9"/>
    <w:rsid w:val="00100264"/>
    <w:rsid w:val="0010046D"/>
    <w:rsid w:val="00100CBE"/>
    <w:rsid w:val="001018E7"/>
    <w:rsid w:val="00101E39"/>
    <w:rsid w:val="00102065"/>
    <w:rsid w:val="00102244"/>
    <w:rsid w:val="00102CA1"/>
    <w:rsid w:val="001040E1"/>
    <w:rsid w:val="0010412E"/>
    <w:rsid w:val="0010443A"/>
    <w:rsid w:val="00104936"/>
    <w:rsid w:val="00106230"/>
    <w:rsid w:val="0011172C"/>
    <w:rsid w:val="001118A1"/>
    <w:rsid w:val="001122EA"/>
    <w:rsid w:val="0011242F"/>
    <w:rsid w:val="00114B68"/>
    <w:rsid w:val="00114F41"/>
    <w:rsid w:val="00115F93"/>
    <w:rsid w:val="00116757"/>
    <w:rsid w:val="00116A05"/>
    <w:rsid w:val="00116F1E"/>
    <w:rsid w:val="00117077"/>
    <w:rsid w:val="001170B6"/>
    <w:rsid w:val="001177CE"/>
    <w:rsid w:val="00117846"/>
    <w:rsid w:val="00117A50"/>
    <w:rsid w:val="001204CA"/>
    <w:rsid w:val="00123165"/>
    <w:rsid w:val="00125475"/>
    <w:rsid w:val="00125614"/>
    <w:rsid w:val="00126478"/>
    <w:rsid w:val="00126B95"/>
    <w:rsid w:val="00127C17"/>
    <w:rsid w:val="00127D56"/>
    <w:rsid w:val="00127D64"/>
    <w:rsid w:val="0013055D"/>
    <w:rsid w:val="00132818"/>
    <w:rsid w:val="00133578"/>
    <w:rsid w:val="0013678A"/>
    <w:rsid w:val="00137566"/>
    <w:rsid w:val="00140BFB"/>
    <w:rsid w:val="001416D2"/>
    <w:rsid w:val="00141CF0"/>
    <w:rsid w:val="0014219C"/>
    <w:rsid w:val="001437E6"/>
    <w:rsid w:val="001437FE"/>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7238"/>
    <w:rsid w:val="001577E3"/>
    <w:rsid w:val="00157BC2"/>
    <w:rsid w:val="0016108B"/>
    <w:rsid w:val="00161EBF"/>
    <w:rsid w:val="001625B3"/>
    <w:rsid w:val="00163A84"/>
    <w:rsid w:val="001640A3"/>
    <w:rsid w:val="00164D0E"/>
    <w:rsid w:val="00165184"/>
    <w:rsid w:val="00166EF7"/>
    <w:rsid w:val="00170980"/>
    <w:rsid w:val="00171037"/>
    <w:rsid w:val="0017191F"/>
    <w:rsid w:val="0017194D"/>
    <w:rsid w:val="00172616"/>
    <w:rsid w:val="00173E42"/>
    <w:rsid w:val="00175B3F"/>
    <w:rsid w:val="00176059"/>
    <w:rsid w:val="00176615"/>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81C"/>
    <w:rsid w:val="00191862"/>
    <w:rsid w:val="00192A75"/>
    <w:rsid w:val="00192B26"/>
    <w:rsid w:val="001931BF"/>
    <w:rsid w:val="001932FF"/>
    <w:rsid w:val="0019353E"/>
    <w:rsid w:val="00193B2C"/>
    <w:rsid w:val="00194140"/>
    <w:rsid w:val="00194BD0"/>
    <w:rsid w:val="00195301"/>
    <w:rsid w:val="0019612F"/>
    <w:rsid w:val="0019618B"/>
    <w:rsid w:val="001965B8"/>
    <w:rsid w:val="001969BA"/>
    <w:rsid w:val="00197437"/>
    <w:rsid w:val="001976B1"/>
    <w:rsid w:val="00197CAB"/>
    <w:rsid w:val="001A1671"/>
    <w:rsid w:val="001A296B"/>
    <w:rsid w:val="001A2E5B"/>
    <w:rsid w:val="001A39C3"/>
    <w:rsid w:val="001A463E"/>
    <w:rsid w:val="001A5457"/>
    <w:rsid w:val="001A56E6"/>
    <w:rsid w:val="001A64CA"/>
    <w:rsid w:val="001A7875"/>
    <w:rsid w:val="001B0BB9"/>
    <w:rsid w:val="001B2E71"/>
    <w:rsid w:val="001B2F47"/>
    <w:rsid w:val="001B4504"/>
    <w:rsid w:val="001B4C1C"/>
    <w:rsid w:val="001B5A9E"/>
    <w:rsid w:val="001B62A5"/>
    <w:rsid w:val="001B6E0F"/>
    <w:rsid w:val="001B751B"/>
    <w:rsid w:val="001B769C"/>
    <w:rsid w:val="001B7A8B"/>
    <w:rsid w:val="001C00AE"/>
    <w:rsid w:val="001C0420"/>
    <w:rsid w:val="001C04E0"/>
    <w:rsid w:val="001C10FB"/>
    <w:rsid w:val="001C124E"/>
    <w:rsid w:val="001C13E2"/>
    <w:rsid w:val="001C1500"/>
    <w:rsid w:val="001C1E47"/>
    <w:rsid w:val="001C2F32"/>
    <w:rsid w:val="001C3470"/>
    <w:rsid w:val="001C407A"/>
    <w:rsid w:val="001C4917"/>
    <w:rsid w:val="001C4CD5"/>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50C4"/>
    <w:rsid w:val="001D50D4"/>
    <w:rsid w:val="001D5B16"/>
    <w:rsid w:val="001E02F5"/>
    <w:rsid w:val="001E0800"/>
    <w:rsid w:val="001E0EA1"/>
    <w:rsid w:val="001E11CC"/>
    <w:rsid w:val="001E1457"/>
    <w:rsid w:val="001E1491"/>
    <w:rsid w:val="001E17B3"/>
    <w:rsid w:val="001E1A26"/>
    <w:rsid w:val="001E1B7F"/>
    <w:rsid w:val="001E2645"/>
    <w:rsid w:val="001E3918"/>
    <w:rsid w:val="001E3DE9"/>
    <w:rsid w:val="001E51F6"/>
    <w:rsid w:val="001E668D"/>
    <w:rsid w:val="001E7809"/>
    <w:rsid w:val="001F00BE"/>
    <w:rsid w:val="001F0108"/>
    <w:rsid w:val="001F084B"/>
    <w:rsid w:val="001F0896"/>
    <w:rsid w:val="001F0AB5"/>
    <w:rsid w:val="001F258D"/>
    <w:rsid w:val="001F2AED"/>
    <w:rsid w:val="001F3539"/>
    <w:rsid w:val="001F4432"/>
    <w:rsid w:val="001F53F4"/>
    <w:rsid w:val="001F5B43"/>
    <w:rsid w:val="001F5DA6"/>
    <w:rsid w:val="001F689E"/>
    <w:rsid w:val="001F79BA"/>
    <w:rsid w:val="001F7A51"/>
    <w:rsid w:val="0020055E"/>
    <w:rsid w:val="00200D90"/>
    <w:rsid w:val="00201685"/>
    <w:rsid w:val="00201887"/>
    <w:rsid w:val="00201DCC"/>
    <w:rsid w:val="00202EC6"/>
    <w:rsid w:val="00203217"/>
    <w:rsid w:val="00204B95"/>
    <w:rsid w:val="00204F81"/>
    <w:rsid w:val="00204FA8"/>
    <w:rsid w:val="002055AE"/>
    <w:rsid w:val="00205E7B"/>
    <w:rsid w:val="00206546"/>
    <w:rsid w:val="00206D83"/>
    <w:rsid w:val="00206ED5"/>
    <w:rsid w:val="0020730B"/>
    <w:rsid w:val="0021006A"/>
    <w:rsid w:val="0021059C"/>
    <w:rsid w:val="00211C04"/>
    <w:rsid w:val="00211C3C"/>
    <w:rsid w:val="00211DB8"/>
    <w:rsid w:val="00212882"/>
    <w:rsid w:val="0021391A"/>
    <w:rsid w:val="00214F09"/>
    <w:rsid w:val="002156CC"/>
    <w:rsid w:val="00215D90"/>
    <w:rsid w:val="00216BB8"/>
    <w:rsid w:val="00217417"/>
    <w:rsid w:val="00217AA5"/>
    <w:rsid w:val="00217DF6"/>
    <w:rsid w:val="00220205"/>
    <w:rsid w:val="00220431"/>
    <w:rsid w:val="00220E56"/>
    <w:rsid w:val="00221345"/>
    <w:rsid w:val="00221B14"/>
    <w:rsid w:val="0022207D"/>
    <w:rsid w:val="002264DC"/>
    <w:rsid w:val="00227DF4"/>
    <w:rsid w:val="00231A36"/>
    <w:rsid w:val="0023259C"/>
    <w:rsid w:val="00233241"/>
    <w:rsid w:val="0023450B"/>
    <w:rsid w:val="0023509A"/>
    <w:rsid w:val="00235EA8"/>
    <w:rsid w:val="002368DD"/>
    <w:rsid w:val="00237670"/>
    <w:rsid w:val="00237E40"/>
    <w:rsid w:val="00237FB9"/>
    <w:rsid w:val="00240A00"/>
    <w:rsid w:val="00243BDA"/>
    <w:rsid w:val="0024426F"/>
    <w:rsid w:val="002453BC"/>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3030"/>
    <w:rsid w:val="00273541"/>
    <w:rsid w:val="00273BC7"/>
    <w:rsid w:val="002743E7"/>
    <w:rsid w:val="00274B7B"/>
    <w:rsid w:val="002756A4"/>
    <w:rsid w:val="00276C5A"/>
    <w:rsid w:val="00276CB8"/>
    <w:rsid w:val="00277487"/>
    <w:rsid w:val="00277E99"/>
    <w:rsid w:val="002805A9"/>
    <w:rsid w:val="002815DD"/>
    <w:rsid w:val="00281795"/>
    <w:rsid w:val="00283AC2"/>
    <w:rsid w:val="00283B35"/>
    <w:rsid w:val="00283ECC"/>
    <w:rsid w:val="00284144"/>
    <w:rsid w:val="002841A2"/>
    <w:rsid w:val="00285761"/>
    <w:rsid w:val="00285A78"/>
    <w:rsid w:val="0028678C"/>
    <w:rsid w:val="00287FD4"/>
    <w:rsid w:val="002911F7"/>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5AB"/>
    <w:rsid w:val="002A3B45"/>
    <w:rsid w:val="002A4132"/>
    <w:rsid w:val="002A4EE8"/>
    <w:rsid w:val="002A6D6D"/>
    <w:rsid w:val="002A7D7B"/>
    <w:rsid w:val="002B032C"/>
    <w:rsid w:val="002B0659"/>
    <w:rsid w:val="002B0BE2"/>
    <w:rsid w:val="002B1C31"/>
    <w:rsid w:val="002B1EFD"/>
    <w:rsid w:val="002B213F"/>
    <w:rsid w:val="002B3532"/>
    <w:rsid w:val="002B3B21"/>
    <w:rsid w:val="002B3D97"/>
    <w:rsid w:val="002B3F4A"/>
    <w:rsid w:val="002B56B2"/>
    <w:rsid w:val="002B63B8"/>
    <w:rsid w:val="002B66B3"/>
    <w:rsid w:val="002B7447"/>
    <w:rsid w:val="002B7AD0"/>
    <w:rsid w:val="002C07D9"/>
    <w:rsid w:val="002C0F42"/>
    <w:rsid w:val="002C1237"/>
    <w:rsid w:val="002C150E"/>
    <w:rsid w:val="002C16DB"/>
    <w:rsid w:val="002C1A5A"/>
    <w:rsid w:val="002C1DA7"/>
    <w:rsid w:val="002C24A9"/>
    <w:rsid w:val="002C250C"/>
    <w:rsid w:val="002C2642"/>
    <w:rsid w:val="002C26A0"/>
    <w:rsid w:val="002C3243"/>
    <w:rsid w:val="002C3534"/>
    <w:rsid w:val="002C3842"/>
    <w:rsid w:val="002C58F2"/>
    <w:rsid w:val="002C60C0"/>
    <w:rsid w:val="002C72AB"/>
    <w:rsid w:val="002D0D59"/>
    <w:rsid w:val="002D18E3"/>
    <w:rsid w:val="002D1DB8"/>
    <w:rsid w:val="002D1E9A"/>
    <w:rsid w:val="002D22F1"/>
    <w:rsid w:val="002D324F"/>
    <w:rsid w:val="002D45B0"/>
    <w:rsid w:val="002D4AD5"/>
    <w:rsid w:val="002D4C4E"/>
    <w:rsid w:val="002D57DC"/>
    <w:rsid w:val="002E15BC"/>
    <w:rsid w:val="002E2A34"/>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1186"/>
    <w:rsid w:val="00301A4A"/>
    <w:rsid w:val="00301B89"/>
    <w:rsid w:val="00301EEF"/>
    <w:rsid w:val="003020B9"/>
    <w:rsid w:val="00302768"/>
    <w:rsid w:val="00302B4C"/>
    <w:rsid w:val="00303005"/>
    <w:rsid w:val="00304177"/>
    <w:rsid w:val="00304990"/>
    <w:rsid w:val="003063D8"/>
    <w:rsid w:val="00306CA3"/>
    <w:rsid w:val="00306E46"/>
    <w:rsid w:val="00306E4F"/>
    <w:rsid w:val="00307350"/>
    <w:rsid w:val="003073C2"/>
    <w:rsid w:val="00307C1B"/>
    <w:rsid w:val="00311986"/>
    <w:rsid w:val="00311B0E"/>
    <w:rsid w:val="00311E2E"/>
    <w:rsid w:val="00311F85"/>
    <w:rsid w:val="003124B5"/>
    <w:rsid w:val="003125F7"/>
    <w:rsid w:val="00312B20"/>
    <w:rsid w:val="00313434"/>
    <w:rsid w:val="00314BED"/>
    <w:rsid w:val="00314C33"/>
    <w:rsid w:val="00314D8B"/>
    <w:rsid w:val="00315340"/>
    <w:rsid w:val="0031554E"/>
    <w:rsid w:val="00316227"/>
    <w:rsid w:val="003168D4"/>
    <w:rsid w:val="00316DF9"/>
    <w:rsid w:val="003201A1"/>
    <w:rsid w:val="003217AA"/>
    <w:rsid w:val="00323D1F"/>
    <w:rsid w:val="00324039"/>
    <w:rsid w:val="00324804"/>
    <w:rsid w:val="00324913"/>
    <w:rsid w:val="00324B59"/>
    <w:rsid w:val="00325710"/>
    <w:rsid w:val="00327927"/>
    <w:rsid w:val="00327A17"/>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BB"/>
    <w:rsid w:val="003525F8"/>
    <w:rsid w:val="00353140"/>
    <w:rsid w:val="003553B9"/>
    <w:rsid w:val="0035567A"/>
    <w:rsid w:val="003561E6"/>
    <w:rsid w:val="003565BD"/>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BC6"/>
    <w:rsid w:val="003701CE"/>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9044C"/>
    <w:rsid w:val="00391669"/>
    <w:rsid w:val="00391739"/>
    <w:rsid w:val="003929AD"/>
    <w:rsid w:val="0039330D"/>
    <w:rsid w:val="003936D4"/>
    <w:rsid w:val="003941F0"/>
    <w:rsid w:val="00394B4E"/>
    <w:rsid w:val="00395731"/>
    <w:rsid w:val="0039582C"/>
    <w:rsid w:val="0039611B"/>
    <w:rsid w:val="00396128"/>
    <w:rsid w:val="0039749B"/>
    <w:rsid w:val="00397B36"/>
    <w:rsid w:val="003A0807"/>
    <w:rsid w:val="003A0848"/>
    <w:rsid w:val="003A152C"/>
    <w:rsid w:val="003A234B"/>
    <w:rsid w:val="003A26E2"/>
    <w:rsid w:val="003A3522"/>
    <w:rsid w:val="003A37C5"/>
    <w:rsid w:val="003A3A7A"/>
    <w:rsid w:val="003A3B82"/>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73F6"/>
    <w:rsid w:val="003B7AE4"/>
    <w:rsid w:val="003B7C64"/>
    <w:rsid w:val="003C0365"/>
    <w:rsid w:val="003C065E"/>
    <w:rsid w:val="003C20E6"/>
    <w:rsid w:val="003C267C"/>
    <w:rsid w:val="003C2F93"/>
    <w:rsid w:val="003C3BA1"/>
    <w:rsid w:val="003C4101"/>
    <w:rsid w:val="003C4AA2"/>
    <w:rsid w:val="003C5E4E"/>
    <w:rsid w:val="003C67A4"/>
    <w:rsid w:val="003C6E0C"/>
    <w:rsid w:val="003C778D"/>
    <w:rsid w:val="003D2AC1"/>
    <w:rsid w:val="003D34AF"/>
    <w:rsid w:val="003D35F1"/>
    <w:rsid w:val="003D380B"/>
    <w:rsid w:val="003D3864"/>
    <w:rsid w:val="003D4A68"/>
    <w:rsid w:val="003D50A5"/>
    <w:rsid w:val="003D520D"/>
    <w:rsid w:val="003D6407"/>
    <w:rsid w:val="003D6AAB"/>
    <w:rsid w:val="003D6B33"/>
    <w:rsid w:val="003D6C4B"/>
    <w:rsid w:val="003D71C4"/>
    <w:rsid w:val="003E0947"/>
    <w:rsid w:val="003E0F44"/>
    <w:rsid w:val="003E179E"/>
    <w:rsid w:val="003E17D8"/>
    <w:rsid w:val="003E19E3"/>
    <w:rsid w:val="003E2D9E"/>
    <w:rsid w:val="003E31D5"/>
    <w:rsid w:val="003E5287"/>
    <w:rsid w:val="003E552A"/>
    <w:rsid w:val="003E6DB1"/>
    <w:rsid w:val="003E73F3"/>
    <w:rsid w:val="003F0AED"/>
    <w:rsid w:val="003F1119"/>
    <w:rsid w:val="003F12A0"/>
    <w:rsid w:val="003F130E"/>
    <w:rsid w:val="003F1496"/>
    <w:rsid w:val="003F254A"/>
    <w:rsid w:val="003F2D07"/>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207F"/>
    <w:rsid w:val="0044291A"/>
    <w:rsid w:val="004445E4"/>
    <w:rsid w:val="0044468B"/>
    <w:rsid w:val="00444D6C"/>
    <w:rsid w:val="004455CB"/>
    <w:rsid w:val="0044625D"/>
    <w:rsid w:val="004468A6"/>
    <w:rsid w:val="00447127"/>
    <w:rsid w:val="004475D0"/>
    <w:rsid w:val="00450262"/>
    <w:rsid w:val="00450609"/>
    <w:rsid w:val="0045114D"/>
    <w:rsid w:val="00451863"/>
    <w:rsid w:val="00451922"/>
    <w:rsid w:val="00452D33"/>
    <w:rsid w:val="00452DA5"/>
    <w:rsid w:val="004547BF"/>
    <w:rsid w:val="00455407"/>
    <w:rsid w:val="004555A4"/>
    <w:rsid w:val="00456403"/>
    <w:rsid w:val="004572D0"/>
    <w:rsid w:val="004607B5"/>
    <w:rsid w:val="00462B98"/>
    <w:rsid w:val="004630B7"/>
    <w:rsid w:val="004633D7"/>
    <w:rsid w:val="00463AC6"/>
    <w:rsid w:val="00463F73"/>
    <w:rsid w:val="00464914"/>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5F4"/>
    <w:rsid w:val="004757D9"/>
    <w:rsid w:val="00475CFE"/>
    <w:rsid w:val="0047648B"/>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269B"/>
    <w:rsid w:val="004A2822"/>
    <w:rsid w:val="004A2938"/>
    <w:rsid w:val="004A2972"/>
    <w:rsid w:val="004A30E3"/>
    <w:rsid w:val="004A34ED"/>
    <w:rsid w:val="004A3C25"/>
    <w:rsid w:val="004A4832"/>
    <w:rsid w:val="004A5774"/>
    <w:rsid w:val="004A5832"/>
    <w:rsid w:val="004A5AC5"/>
    <w:rsid w:val="004A5D28"/>
    <w:rsid w:val="004A60DF"/>
    <w:rsid w:val="004A647A"/>
    <w:rsid w:val="004A65AB"/>
    <w:rsid w:val="004A73D4"/>
    <w:rsid w:val="004A78E4"/>
    <w:rsid w:val="004B0659"/>
    <w:rsid w:val="004B0666"/>
    <w:rsid w:val="004B1BCC"/>
    <w:rsid w:val="004B1FBA"/>
    <w:rsid w:val="004B255D"/>
    <w:rsid w:val="004B2611"/>
    <w:rsid w:val="004B28E4"/>
    <w:rsid w:val="004B4262"/>
    <w:rsid w:val="004B4D91"/>
    <w:rsid w:val="004B5D61"/>
    <w:rsid w:val="004B67BA"/>
    <w:rsid w:val="004B6F74"/>
    <w:rsid w:val="004B71EB"/>
    <w:rsid w:val="004B7526"/>
    <w:rsid w:val="004B7794"/>
    <w:rsid w:val="004C16DC"/>
    <w:rsid w:val="004C2160"/>
    <w:rsid w:val="004C2A87"/>
    <w:rsid w:val="004C2A9D"/>
    <w:rsid w:val="004C2B83"/>
    <w:rsid w:val="004C3169"/>
    <w:rsid w:val="004C4094"/>
    <w:rsid w:val="004C45D7"/>
    <w:rsid w:val="004C4D80"/>
    <w:rsid w:val="004C5BD1"/>
    <w:rsid w:val="004C79CC"/>
    <w:rsid w:val="004D03F6"/>
    <w:rsid w:val="004D0432"/>
    <w:rsid w:val="004D0489"/>
    <w:rsid w:val="004D04EB"/>
    <w:rsid w:val="004D0A61"/>
    <w:rsid w:val="004D23FB"/>
    <w:rsid w:val="004D3217"/>
    <w:rsid w:val="004D44C6"/>
    <w:rsid w:val="004D473C"/>
    <w:rsid w:val="004D589B"/>
    <w:rsid w:val="004D594A"/>
    <w:rsid w:val="004D642B"/>
    <w:rsid w:val="004D6742"/>
    <w:rsid w:val="004D721D"/>
    <w:rsid w:val="004D7ECD"/>
    <w:rsid w:val="004E0A3D"/>
    <w:rsid w:val="004E3F6E"/>
    <w:rsid w:val="004E3F95"/>
    <w:rsid w:val="004E4018"/>
    <w:rsid w:val="004E4044"/>
    <w:rsid w:val="004E47A4"/>
    <w:rsid w:val="004E487C"/>
    <w:rsid w:val="004E4C3D"/>
    <w:rsid w:val="004E5212"/>
    <w:rsid w:val="004E58CB"/>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4A6"/>
    <w:rsid w:val="004F57E3"/>
    <w:rsid w:val="004F5813"/>
    <w:rsid w:val="004F5C3A"/>
    <w:rsid w:val="004F6FE4"/>
    <w:rsid w:val="004F73AF"/>
    <w:rsid w:val="00500066"/>
    <w:rsid w:val="005004B6"/>
    <w:rsid w:val="0050145E"/>
    <w:rsid w:val="00501B85"/>
    <w:rsid w:val="00502347"/>
    <w:rsid w:val="00502AF7"/>
    <w:rsid w:val="0050526F"/>
    <w:rsid w:val="005052A5"/>
    <w:rsid w:val="00505C2F"/>
    <w:rsid w:val="00506164"/>
    <w:rsid w:val="0050658B"/>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ED"/>
    <w:rsid w:val="00516F69"/>
    <w:rsid w:val="005176E3"/>
    <w:rsid w:val="00517B45"/>
    <w:rsid w:val="00520CF2"/>
    <w:rsid w:val="005216CD"/>
    <w:rsid w:val="00522D50"/>
    <w:rsid w:val="00522ED1"/>
    <w:rsid w:val="0052343A"/>
    <w:rsid w:val="00523CBB"/>
    <w:rsid w:val="005240C1"/>
    <w:rsid w:val="005257D3"/>
    <w:rsid w:val="005265EC"/>
    <w:rsid w:val="00526696"/>
    <w:rsid w:val="00526FF8"/>
    <w:rsid w:val="00527FC4"/>
    <w:rsid w:val="00530582"/>
    <w:rsid w:val="0053099D"/>
    <w:rsid w:val="00531345"/>
    <w:rsid w:val="00534A4C"/>
    <w:rsid w:val="005353B0"/>
    <w:rsid w:val="005359A7"/>
    <w:rsid w:val="00535A70"/>
    <w:rsid w:val="0053621A"/>
    <w:rsid w:val="00536878"/>
    <w:rsid w:val="0053696C"/>
    <w:rsid w:val="00536FEC"/>
    <w:rsid w:val="00540D2D"/>
    <w:rsid w:val="005412AB"/>
    <w:rsid w:val="00541B8E"/>
    <w:rsid w:val="00542948"/>
    <w:rsid w:val="00542C2D"/>
    <w:rsid w:val="005443D3"/>
    <w:rsid w:val="00544886"/>
    <w:rsid w:val="005449ED"/>
    <w:rsid w:val="00545DAE"/>
    <w:rsid w:val="00546E9F"/>
    <w:rsid w:val="00547381"/>
    <w:rsid w:val="00547ACE"/>
    <w:rsid w:val="005501B5"/>
    <w:rsid w:val="005507AC"/>
    <w:rsid w:val="0055135E"/>
    <w:rsid w:val="00551464"/>
    <w:rsid w:val="00551F44"/>
    <w:rsid w:val="005535DA"/>
    <w:rsid w:val="00555F53"/>
    <w:rsid w:val="0055667A"/>
    <w:rsid w:val="00557168"/>
    <w:rsid w:val="005575DD"/>
    <w:rsid w:val="0055799B"/>
    <w:rsid w:val="00557A4B"/>
    <w:rsid w:val="00557BB4"/>
    <w:rsid w:val="0056089C"/>
    <w:rsid w:val="0056124E"/>
    <w:rsid w:val="0056181D"/>
    <w:rsid w:val="005620AC"/>
    <w:rsid w:val="00562244"/>
    <w:rsid w:val="005625D3"/>
    <w:rsid w:val="005628FD"/>
    <w:rsid w:val="0056347A"/>
    <w:rsid w:val="00563C5F"/>
    <w:rsid w:val="0056454F"/>
    <w:rsid w:val="00565243"/>
    <w:rsid w:val="00566110"/>
    <w:rsid w:val="0056627A"/>
    <w:rsid w:val="00567528"/>
    <w:rsid w:val="00567EA3"/>
    <w:rsid w:val="00570926"/>
    <w:rsid w:val="00570C36"/>
    <w:rsid w:val="005717C5"/>
    <w:rsid w:val="00571C1C"/>
    <w:rsid w:val="0057319C"/>
    <w:rsid w:val="00573A10"/>
    <w:rsid w:val="005748DA"/>
    <w:rsid w:val="00574AA1"/>
    <w:rsid w:val="00574D36"/>
    <w:rsid w:val="00575BDE"/>
    <w:rsid w:val="00575E52"/>
    <w:rsid w:val="00576280"/>
    <w:rsid w:val="00576461"/>
    <w:rsid w:val="00577A48"/>
    <w:rsid w:val="00580DB7"/>
    <w:rsid w:val="00581469"/>
    <w:rsid w:val="0058182A"/>
    <w:rsid w:val="00581AB8"/>
    <w:rsid w:val="00581BD0"/>
    <w:rsid w:val="00581E3F"/>
    <w:rsid w:val="00583A09"/>
    <w:rsid w:val="00583D84"/>
    <w:rsid w:val="00583E40"/>
    <w:rsid w:val="00584328"/>
    <w:rsid w:val="005855ED"/>
    <w:rsid w:val="005856A1"/>
    <w:rsid w:val="00585F5D"/>
    <w:rsid w:val="00586985"/>
    <w:rsid w:val="005873A1"/>
    <w:rsid w:val="005904D0"/>
    <w:rsid w:val="005908E6"/>
    <w:rsid w:val="00591948"/>
    <w:rsid w:val="0059297D"/>
    <w:rsid w:val="00593AF4"/>
    <w:rsid w:val="00593E0C"/>
    <w:rsid w:val="00593E54"/>
    <w:rsid w:val="00593F0B"/>
    <w:rsid w:val="00595812"/>
    <w:rsid w:val="00595B47"/>
    <w:rsid w:val="00595B76"/>
    <w:rsid w:val="00595FF0"/>
    <w:rsid w:val="0059626F"/>
    <w:rsid w:val="00596CAD"/>
    <w:rsid w:val="0059739F"/>
    <w:rsid w:val="005978BE"/>
    <w:rsid w:val="005A03A1"/>
    <w:rsid w:val="005A1504"/>
    <w:rsid w:val="005A16A9"/>
    <w:rsid w:val="005A185D"/>
    <w:rsid w:val="005A2372"/>
    <w:rsid w:val="005A2734"/>
    <w:rsid w:val="005A3D6D"/>
    <w:rsid w:val="005A40DC"/>
    <w:rsid w:val="005A466B"/>
    <w:rsid w:val="005A4D97"/>
    <w:rsid w:val="005A4F98"/>
    <w:rsid w:val="005A5F1D"/>
    <w:rsid w:val="005A655C"/>
    <w:rsid w:val="005A690B"/>
    <w:rsid w:val="005A6940"/>
    <w:rsid w:val="005A6BAD"/>
    <w:rsid w:val="005A6C08"/>
    <w:rsid w:val="005A7832"/>
    <w:rsid w:val="005A7E91"/>
    <w:rsid w:val="005B007F"/>
    <w:rsid w:val="005B082D"/>
    <w:rsid w:val="005B10E5"/>
    <w:rsid w:val="005B12FF"/>
    <w:rsid w:val="005B20B4"/>
    <w:rsid w:val="005B25DD"/>
    <w:rsid w:val="005B3585"/>
    <w:rsid w:val="005B38E3"/>
    <w:rsid w:val="005B3D16"/>
    <w:rsid w:val="005B4230"/>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F0"/>
    <w:rsid w:val="005C7384"/>
    <w:rsid w:val="005D021D"/>
    <w:rsid w:val="005D09AE"/>
    <w:rsid w:val="005D0B08"/>
    <w:rsid w:val="005D1C22"/>
    <w:rsid w:val="005D1F00"/>
    <w:rsid w:val="005D2130"/>
    <w:rsid w:val="005D3056"/>
    <w:rsid w:val="005D3655"/>
    <w:rsid w:val="005D4B04"/>
    <w:rsid w:val="005D4E06"/>
    <w:rsid w:val="005D54C1"/>
    <w:rsid w:val="005D6229"/>
    <w:rsid w:val="005D6441"/>
    <w:rsid w:val="005D677F"/>
    <w:rsid w:val="005D7304"/>
    <w:rsid w:val="005D73C6"/>
    <w:rsid w:val="005D7591"/>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4EC"/>
    <w:rsid w:val="00603A64"/>
    <w:rsid w:val="00605145"/>
    <w:rsid w:val="006053B8"/>
    <w:rsid w:val="006057FB"/>
    <w:rsid w:val="00606D5A"/>
    <w:rsid w:val="00607B3C"/>
    <w:rsid w:val="006111F7"/>
    <w:rsid w:val="006115CA"/>
    <w:rsid w:val="00611BD1"/>
    <w:rsid w:val="00611C5F"/>
    <w:rsid w:val="006125E9"/>
    <w:rsid w:val="00612999"/>
    <w:rsid w:val="00612C4A"/>
    <w:rsid w:val="0061408B"/>
    <w:rsid w:val="0061433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9BD"/>
    <w:rsid w:val="00635323"/>
    <w:rsid w:val="00636194"/>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3AE8"/>
    <w:rsid w:val="00663C19"/>
    <w:rsid w:val="00663CFA"/>
    <w:rsid w:val="00664275"/>
    <w:rsid w:val="00664698"/>
    <w:rsid w:val="00664C17"/>
    <w:rsid w:val="00664F7E"/>
    <w:rsid w:val="0066514E"/>
    <w:rsid w:val="0066565A"/>
    <w:rsid w:val="00665741"/>
    <w:rsid w:val="00665FB9"/>
    <w:rsid w:val="0066606D"/>
    <w:rsid w:val="0066622F"/>
    <w:rsid w:val="00667B48"/>
    <w:rsid w:val="006702CD"/>
    <w:rsid w:val="00670BA9"/>
    <w:rsid w:val="0067249B"/>
    <w:rsid w:val="00672EDA"/>
    <w:rsid w:val="006730FD"/>
    <w:rsid w:val="0067366A"/>
    <w:rsid w:val="006742AF"/>
    <w:rsid w:val="00674620"/>
    <w:rsid w:val="006746B5"/>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92E"/>
    <w:rsid w:val="00697E49"/>
    <w:rsid w:val="00697E8D"/>
    <w:rsid w:val="006A0041"/>
    <w:rsid w:val="006A03C9"/>
    <w:rsid w:val="006A048B"/>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594"/>
    <w:rsid w:val="006C4AD6"/>
    <w:rsid w:val="006C6247"/>
    <w:rsid w:val="006C76CD"/>
    <w:rsid w:val="006C7729"/>
    <w:rsid w:val="006D2028"/>
    <w:rsid w:val="006D26C9"/>
    <w:rsid w:val="006D31D3"/>
    <w:rsid w:val="006D3618"/>
    <w:rsid w:val="006D3CBB"/>
    <w:rsid w:val="006D46B4"/>
    <w:rsid w:val="006D4DE1"/>
    <w:rsid w:val="006D56E4"/>
    <w:rsid w:val="006D58BB"/>
    <w:rsid w:val="006D6895"/>
    <w:rsid w:val="006D79D8"/>
    <w:rsid w:val="006E014A"/>
    <w:rsid w:val="006E1E4E"/>
    <w:rsid w:val="006E1F9D"/>
    <w:rsid w:val="006E27E6"/>
    <w:rsid w:val="006E28A4"/>
    <w:rsid w:val="006E2996"/>
    <w:rsid w:val="006E3829"/>
    <w:rsid w:val="006E3B63"/>
    <w:rsid w:val="006E3BBF"/>
    <w:rsid w:val="006E6AD3"/>
    <w:rsid w:val="006E76E8"/>
    <w:rsid w:val="006F04C5"/>
    <w:rsid w:val="006F1D16"/>
    <w:rsid w:val="006F20F4"/>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79C"/>
    <w:rsid w:val="00724FC3"/>
    <w:rsid w:val="00725AEE"/>
    <w:rsid w:val="0072755F"/>
    <w:rsid w:val="00730D1A"/>
    <w:rsid w:val="007319E2"/>
    <w:rsid w:val="0073270A"/>
    <w:rsid w:val="00732835"/>
    <w:rsid w:val="00733966"/>
    <w:rsid w:val="00733B7E"/>
    <w:rsid w:val="007347BB"/>
    <w:rsid w:val="00734B8B"/>
    <w:rsid w:val="007364B7"/>
    <w:rsid w:val="00736D17"/>
    <w:rsid w:val="00736DA6"/>
    <w:rsid w:val="00737C80"/>
    <w:rsid w:val="00737E25"/>
    <w:rsid w:val="00737F0A"/>
    <w:rsid w:val="00740175"/>
    <w:rsid w:val="00740274"/>
    <w:rsid w:val="0074056F"/>
    <w:rsid w:val="007405A3"/>
    <w:rsid w:val="00740BA6"/>
    <w:rsid w:val="007413B5"/>
    <w:rsid w:val="00741F39"/>
    <w:rsid w:val="0074268C"/>
    <w:rsid w:val="00742796"/>
    <w:rsid w:val="00742B05"/>
    <w:rsid w:val="00742C08"/>
    <w:rsid w:val="00742C1B"/>
    <w:rsid w:val="00742C4E"/>
    <w:rsid w:val="00743174"/>
    <w:rsid w:val="00743CE6"/>
    <w:rsid w:val="00743CFF"/>
    <w:rsid w:val="00744335"/>
    <w:rsid w:val="00744B60"/>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AA2"/>
    <w:rsid w:val="00756B80"/>
    <w:rsid w:val="0076027F"/>
    <w:rsid w:val="00760ED4"/>
    <w:rsid w:val="00761909"/>
    <w:rsid w:val="0076194C"/>
    <w:rsid w:val="007629F4"/>
    <w:rsid w:val="00762A36"/>
    <w:rsid w:val="00763784"/>
    <w:rsid w:val="007645E3"/>
    <w:rsid w:val="0076535F"/>
    <w:rsid w:val="00765FF8"/>
    <w:rsid w:val="007667D7"/>
    <w:rsid w:val="00766837"/>
    <w:rsid w:val="007674F2"/>
    <w:rsid w:val="00767A65"/>
    <w:rsid w:val="00767D28"/>
    <w:rsid w:val="00767D77"/>
    <w:rsid w:val="00767F47"/>
    <w:rsid w:val="00767F74"/>
    <w:rsid w:val="007704D6"/>
    <w:rsid w:val="0077054E"/>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1ECA"/>
    <w:rsid w:val="007920FE"/>
    <w:rsid w:val="00792D61"/>
    <w:rsid w:val="00793350"/>
    <w:rsid w:val="00793C13"/>
    <w:rsid w:val="007947D7"/>
    <w:rsid w:val="00794B52"/>
    <w:rsid w:val="00795393"/>
    <w:rsid w:val="007953D3"/>
    <w:rsid w:val="007976A8"/>
    <w:rsid w:val="00797FFE"/>
    <w:rsid w:val="007A036E"/>
    <w:rsid w:val="007A0B5A"/>
    <w:rsid w:val="007A3096"/>
    <w:rsid w:val="007A3346"/>
    <w:rsid w:val="007A38A2"/>
    <w:rsid w:val="007A3D13"/>
    <w:rsid w:val="007A4F65"/>
    <w:rsid w:val="007A5973"/>
    <w:rsid w:val="007A66A0"/>
    <w:rsid w:val="007A76A7"/>
    <w:rsid w:val="007B0D9E"/>
    <w:rsid w:val="007B1080"/>
    <w:rsid w:val="007B174A"/>
    <w:rsid w:val="007B35BA"/>
    <w:rsid w:val="007B36E7"/>
    <w:rsid w:val="007B3C20"/>
    <w:rsid w:val="007B4D98"/>
    <w:rsid w:val="007B5496"/>
    <w:rsid w:val="007B5EE9"/>
    <w:rsid w:val="007B61F8"/>
    <w:rsid w:val="007B6E23"/>
    <w:rsid w:val="007B7AC6"/>
    <w:rsid w:val="007C0159"/>
    <w:rsid w:val="007C01F5"/>
    <w:rsid w:val="007C05D4"/>
    <w:rsid w:val="007C0767"/>
    <w:rsid w:val="007C1C79"/>
    <w:rsid w:val="007C248A"/>
    <w:rsid w:val="007C2926"/>
    <w:rsid w:val="007C2D07"/>
    <w:rsid w:val="007C3E35"/>
    <w:rsid w:val="007C44A3"/>
    <w:rsid w:val="007C4B39"/>
    <w:rsid w:val="007C4B7E"/>
    <w:rsid w:val="007C4BBC"/>
    <w:rsid w:val="007C72F9"/>
    <w:rsid w:val="007C750E"/>
    <w:rsid w:val="007D156D"/>
    <w:rsid w:val="007D2432"/>
    <w:rsid w:val="007D3A41"/>
    <w:rsid w:val="007D4F00"/>
    <w:rsid w:val="007D586A"/>
    <w:rsid w:val="007D6438"/>
    <w:rsid w:val="007D7267"/>
    <w:rsid w:val="007D78D8"/>
    <w:rsid w:val="007E0A9E"/>
    <w:rsid w:val="007E1244"/>
    <w:rsid w:val="007E1747"/>
    <w:rsid w:val="007E1A3E"/>
    <w:rsid w:val="007E1D30"/>
    <w:rsid w:val="007E2658"/>
    <w:rsid w:val="007E3422"/>
    <w:rsid w:val="007E5635"/>
    <w:rsid w:val="007E57B2"/>
    <w:rsid w:val="007E592F"/>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10C3B"/>
    <w:rsid w:val="00811EB8"/>
    <w:rsid w:val="008122D5"/>
    <w:rsid w:val="008138E4"/>
    <w:rsid w:val="00813EB3"/>
    <w:rsid w:val="0081469B"/>
    <w:rsid w:val="00814AA0"/>
    <w:rsid w:val="008150DE"/>
    <w:rsid w:val="008151B5"/>
    <w:rsid w:val="00815B4E"/>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643F"/>
    <w:rsid w:val="00836D45"/>
    <w:rsid w:val="00836D65"/>
    <w:rsid w:val="00836E82"/>
    <w:rsid w:val="008371ED"/>
    <w:rsid w:val="00837347"/>
    <w:rsid w:val="00837AD6"/>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21AE"/>
    <w:rsid w:val="00852619"/>
    <w:rsid w:val="00852C80"/>
    <w:rsid w:val="0085344D"/>
    <w:rsid w:val="00853FEA"/>
    <w:rsid w:val="0085491F"/>
    <w:rsid w:val="00854E13"/>
    <w:rsid w:val="00854E4E"/>
    <w:rsid w:val="00855CC8"/>
    <w:rsid w:val="008570CF"/>
    <w:rsid w:val="00857812"/>
    <w:rsid w:val="0086059D"/>
    <w:rsid w:val="0086112A"/>
    <w:rsid w:val="00861279"/>
    <w:rsid w:val="008619A2"/>
    <w:rsid w:val="00861B41"/>
    <w:rsid w:val="00861BFA"/>
    <w:rsid w:val="00861FE7"/>
    <w:rsid w:val="00863033"/>
    <w:rsid w:val="008633BE"/>
    <w:rsid w:val="008638A1"/>
    <w:rsid w:val="008639A6"/>
    <w:rsid w:val="008655BA"/>
    <w:rsid w:val="00865991"/>
    <w:rsid w:val="00865FAA"/>
    <w:rsid w:val="00866CED"/>
    <w:rsid w:val="00867C45"/>
    <w:rsid w:val="00870468"/>
    <w:rsid w:val="00872345"/>
    <w:rsid w:val="00872631"/>
    <w:rsid w:val="00873EDA"/>
    <w:rsid w:val="008771BF"/>
    <w:rsid w:val="0088010F"/>
    <w:rsid w:val="008801BC"/>
    <w:rsid w:val="008801F6"/>
    <w:rsid w:val="008803C5"/>
    <w:rsid w:val="00880DF7"/>
    <w:rsid w:val="008810B4"/>
    <w:rsid w:val="008819CD"/>
    <w:rsid w:val="00881E27"/>
    <w:rsid w:val="00882DE0"/>
    <w:rsid w:val="0088334A"/>
    <w:rsid w:val="008834D3"/>
    <w:rsid w:val="008840A7"/>
    <w:rsid w:val="008855D9"/>
    <w:rsid w:val="00885DAE"/>
    <w:rsid w:val="00887086"/>
    <w:rsid w:val="00890234"/>
    <w:rsid w:val="00890B58"/>
    <w:rsid w:val="00892448"/>
    <w:rsid w:val="00892D24"/>
    <w:rsid w:val="00893620"/>
    <w:rsid w:val="00893ED0"/>
    <w:rsid w:val="0089501F"/>
    <w:rsid w:val="00896897"/>
    <w:rsid w:val="00896DE8"/>
    <w:rsid w:val="0089708A"/>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D"/>
    <w:rsid w:val="008F3EDE"/>
    <w:rsid w:val="008F415C"/>
    <w:rsid w:val="008F484F"/>
    <w:rsid w:val="009003B3"/>
    <w:rsid w:val="00900A9B"/>
    <w:rsid w:val="00900C6B"/>
    <w:rsid w:val="00900ED8"/>
    <w:rsid w:val="0090170C"/>
    <w:rsid w:val="00903532"/>
    <w:rsid w:val="009036AB"/>
    <w:rsid w:val="009038A4"/>
    <w:rsid w:val="00903BA6"/>
    <w:rsid w:val="00904330"/>
    <w:rsid w:val="00906455"/>
    <w:rsid w:val="00906D5F"/>
    <w:rsid w:val="0090792F"/>
    <w:rsid w:val="00907C09"/>
    <w:rsid w:val="00907D9B"/>
    <w:rsid w:val="00910546"/>
    <w:rsid w:val="00910F22"/>
    <w:rsid w:val="00911AAD"/>
    <w:rsid w:val="00911C67"/>
    <w:rsid w:val="009126CC"/>
    <w:rsid w:val="00914976"/>
    <w:rsid w:val="00914E5B"/>
    <w:rsid w:val="00915238"/>
    <w:rsid w:val="009156A4"/>
    <w:rsid w:val="0091625D"/>
    <w:rsid w:val="00916354"/>
    <w:rsid w:val="00920750"/>
    <w:rsid w:val="00920D57"/>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70606"/>
    <w:rsid w:val="00970BC6"/>
    <w:rsid w:val="00971196"/>
    <w:rsid w:val="00971ACA"/>
    <w:rsid w:val="009721D5"/>
    <w:rsid w:val="00972711"/>
    <w:rsid w:val="00972C82"/>
    <w:rsid w:val="00973166"/>
    <w:rsid w:val="00973AEA"/>
    <w:rsid w:val="00974724"/>
    <w:rsid w:val="00974E93"/>
    <w:rsid w:val="009752B0"/>
    <w:rsid w:val="00975AB3"/>
    <w:rsid w:val="009773F0"/>
    <w:rsid w:val="009774AD"/>
    <w:rsid w:val="00977FD0"/>
    <w:rsid w:val="009803C4"/>
    <w:rsid w:val="009823F5"/>
    <w:rsid w:val="00982728"/>
    <w:rsid w:val="009829CE"/>
    <w:rsid w:val="00982A42"/>
    <w:rsid w:val="00984044"/>
    <w:rsid w:val="009845FF"/>
    <w:rsid w:val="00984EEA"/>
    <w:rsid w:val="00985CDF"/>
    <w:rsid w:val="00985E42"/>
    <w:rsid w:val="00985E51"/>
    <w:rsid w:val="00986146"/>
    <w:rsid w:val="00986FD1"/>
    <w:rsid w:val="009870B0"/>
    <w:rsid w:val="009901CA"/>
    <w:rsid w:val="00990DA4"/>
    <w:rsid w:val="00990E1C"/>
    <w:rsid w:val="00990E4B"/>
    <w:rsid w:val="00991485"/>
    <w:rsid w:val="00991613"/>
    <w:rsid w:val="00991B09"/>
    <w:rsid w:val="00991E20"/>
    <w:rsid w:val="00992BF8"/>
    <w:rsid w:val="00994914"/>
    <w:rsid w:val="009954F3"/>
    <w:rsid w:val="009955F9"/>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767C"/>
    <w:rsid w:val="009B180C"/>
    <w:rsid w:val="009B282E"/>
    <w:rsid w:val="009B2A2F"/>
    <w:rsid w:val="009B3262"/>
    <w:rsid w:val="009B3D30"/>
    <w:rsid w:val="009B3D78"/>
    <w:rsid w:val="009B5D6F"/>
    <w:rsid w:val="009B6177"/>
    <w:rsid w:val="009B773B"/>
    <w:rsid w:val="009C0510"/>
    <w:rsid w:val="009C052D"/>
    <w:rsid w:val="009C0FE4"/>
    <w:rsid w:val="009C2984"/>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E2B"/>
    <w:rsid w:val="009D24F8"/>
    <w:rsid w:val="009D2609"/>
    <w:rsid w:val="009D2EDC"/>
    <w:rsid w:val="009D2FD9"/>
    <w:rsid w:val="009D3876"/>
    <w:rsid w:val="009D3B3F"/>
    <w:rsid w:val="009D4048"/>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D25"/>
    <w:rsid w:val="009E5234"/>
    <w:rsid w:val="009E57FE"/>
    <w:rsid w:val="009E64BA"/>
    <w:rsid w:val="009E71B6"/>
    <w:rsid w:val="009E7B2A"/>
    <w:rsid w:val="009F03D5"/>
    <w:rsid w:val="009F0B75"/>
    <w:rsid w:val="009F0BE3"/>
    <w:rsid w:val="009F1BCB"/>
    <w:rsid w:val="009F4652"/>
    <w:rsid w:val="009F58CF"/>
    <w:rsid w:val="009F76BC"/>
    <w:rsid w:val="009F78B9"/>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43D"/>
    <w:rsid w:val="00A616C9"/>
    <w:rsid w:val="00A61B83"/>
    <w:rsid w:val="00A61CDE"/>
    <w:rsid w:val="00A61E69"/>
    <w:rsid w:val="00A61E9B"/>
    <w:rsid w:val="00A62051"/>
    <w:rsid w:val="00A64312"/>
    <w:rsid w:val="00A6473E"/>
    <w:rsid w:val="00A64C77"/>
    <w:rsid w:val="00A64D7B"/>
    <w:rsid w:val="00A65013"/>
    <w:rsid w:val="00A65180"/>
    <w:rsid w:val="00A6574B"/>
    <w:rsid w:val="00A66555"/>
    <w:rsid w:val="00A665A0"/>
    <w:rsid w:val="00A66FA4"/>
    <w:rsid w:val="00A67678"/>
    <w:rsid w:val="00A67DA9"/>
    <w:rsid w:val="00A703BF"/>
    <w:rsid w:val="00A71285"/>
    <w:rsid w:val="00A71C11"/>
    <w:rsid w:val="00A72216"/>
    <w:rsid w:val="00A72FFB"/>
    <w:rsid w:val="00A7369D"/>
    <w:rsid w:val="00A756F6"/>
    <w:rsid w:val="00A75A0C"/>
    <w:rsid w:val="00A7623B"/>
    <w:rsid w:val="00A76886"/>
    <w:rsid w:val="00A77382"/>
    <w:rsid w:val="00A774F6"/>
    <w:rsid w:val="00A7796F"/>
    <w:rsid w:val="00A7799A"/>
    <w:rsid w:val="00A77B09"/>
    <w:rsid w:val="00A802F3"/>
    <w:rsid w:val="00A81138"/>
    <w:rsid w:val="00A822E9"/>
    <w:rsid w:val="00A8282C"/>
    <w:rsid w:val="00A82FCC"/>
    <w:rsid w:val="00A842A6"/>
    <w:rsid w:val="00A84542"/>
    <w:rsid w:val="00A84EDF"/>
    <w:rsid w:val="00A85B1D"/>
    <w:rsid w:val="00A8602E"/>
    <w:rsid w:val="00A86129"/>
    <w:rsid w:val="00A8638C"/>
    <w:rsid w:val="00A86BFA"/>
    <w:rsid w:val="00A8772B"/>
    <w:rsid w:val="00A87F79"/>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274"/>
    <w:rsid w:val="00AA6B5D"/>
    <w:rsid w:val="00AA6F02"/>
    <w:rsid w:val="00AA6F9A"/>
    <w:rsid w:val="00AA7F33"/>
    <w:rsid w:val="00AB0021"/>
    <w:rsid w:val="00AB0030"/>
    <w:rsid w:val="00AB011C"/>
    <w:rsid w:val="00AB048D"/>
    <w:rsid w:val="00AB0BFB"/>
    <w:rsid w:val="00AB0F76"/>
    <w:rsid w:val="00AB23C7"/>
    <w:rsid w:val="00AB23E5"/>
    <w:rsid w:val="00AB3655"/>
    <w:rsid w:val="00AB4EE6"/>
    <w:rsid w:val="00AB621D"/>
    <w:rsid w:val="00AB6C83"/>
    <w:rsid w:val="00AB71B7"/>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4C8B"/>
    <w:rsid w:val="00AD5387"/>
    <w:rsid w:val="00AD54BA"/>
    <w:rsid w:val="00AD5A2E"/>
    <w:rsid w:val="00AD5EB6"/>
    <w:rsid w:val="00AD6A8E"/>
    <w:rsid w:val="00AD6AC7"/>
    <w:rsid w:val="00AD7234"/>
    <w:rsid w:val="00AD7E74"/>
    <w:rsid w:val="00AE0757"/>
    <w:rsid w:val="00AE08CE"/>
    <w:rsid w:val="00AE17A7"/>
    <w:rsid w:val="00AE25EE"/>
    <w:rsid w:val="00AE2612"/>
    <w:rsid w:val="00AE2C43"/>
    <w:rsid w:val="00AE35D2"/>
    <w:rsid w:val="00AE3BBF"/>
    <w:rsid w:val="00AE48AF"/>
    <w:rsid w:val="00AE5FFC"/>
    <w:rsid w:val="00AE666C"/>
    <w:rsid w:val="00AE6755"/>
    <w:rsid w:val="00AE75E3"/>
    <w:rsid w:val="00AF0510"/>
    <w:rsid w:val="00AF0FA9"/>
    <w:rsid w:val="00AF13B5"/>
    <w:rsid w:val="00AF25EF"/>
    <w:rsid w:val="00AF2747"/>
    <w:rsid w:val="00AF2EA1"/>
    <w:rsid w:val="00AF315F"/>
    <w:rsid w:val="00AF40B7"/>
    <w:rsid w:val="00AF4E9B"/>
    <w:rsid w:val="00AF5CB8"/>
    <w:rsid w:val="00AF5FFE"/>
    <w:rsid w:val="00AF6D5C"/>
    <w:rsid w:val="00AF6DA3"/>
    <w:rsid w:val="00AF76B4"/>
    <w:rsid w:val="00AF7968"/>
    <w:rsid w:val="00AF7AAC"/>
    <w:rsid w:val="00B0054C"/>
    <w:rsid w:val="00B00668"/>
    <w:rsid w:val="00B00701"/>
    <w:rsid w:val="00B0082F"/>
    <w:rsid w:val="00B00EBC"/>
    <w:rsid w:val="00B01736"/>
    <w:rsid w:val="00B020EF"/>
    <w:rsid w:val="00B02446"/>
    <w:rsid w:val="00B03B4A"/>
    <w:rsid w:val="00B0539B"/>
    <w:rsid w:val="00B063EF"/>
    <w:rsid w:val="00B06BAF"/>
    <w:rsid w:val="00B06C9F"/>
    <w:rsid w:val="00B06CD0"/>
    <w:rsid w:val="00B07287"/>
    <w:rsid w:val="00B076B2"/>
    <w:rsid w:val="00B07BBB"/>
    <w:rsid w:val="00B07EF6"/>
    <w:rsid w:val="00B10E0F"/>
    <w:rsid w:val="00B10EA9"/>
    <w:rsid w:val="00B11EE4"/>
    <w:rsid w:val="00B14365"/>
    <w:rsid w:val="00B14FDC"/>
    <w:rsid w:val="00B1525E"/>
    <w:rsid w:val="00B15286"/>
    <w:rsid w:val="00B158CD"/>
    <w:rsid w:val="00B1617F"/>
    <w:rsid w:val="00B16659"/>
    <w:rsid w:val="00B16B42"/>
    <w:rsid w:val="00B16FB5"/>
    <w:rsid w:val="00B178C1"/>
    <w:rsid w:val="00B2029F"/>
    <w:rsid w:val="00B210A0"/>
    <w:rsid w:val="00B2137E"/>
    <w:rsid w:val="00B26483"/>
    <w:rsid w:val="00B303EE"/>
    <w:rsid w:val="00B30791"/>
    <w:rsid w:val="00B309CA"/>
    <w:rsid w:val="00B3230A"/>
    <w:rsid w:val="00B3242F"/>
    <w:rsid w:val="00B32FB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AEE"/>
    <w:rsid w:val="00B5067C"/>
    <w:rsid w:val="00B519B5"/>
    <w:rsid w:val="00B52E72"/>
    <w:rsid w:val="00B53480"/>
    <w:rsid w:val="00B53ADA"/>
    <w:rsid w:val="00B54921"/>
    <w:rsid w:val="00B564DA"/>
    <w:rsid w:val="00B56BC6"/>
    <w:rsid w:val="00B57532"/>
    <w:rsid w:val="00B6015D"/>
    <w:rsid w:val="00B604F2"/>
    <w:rsid w:val="00B608D0"/>
    <w:rsid w:val="00B60F74"/>
    <w:rsid w:val="00B617E9"/>
    <w:rsid w:val="00B61F53"/>
    <w:rsid w:val="00B62349"/>
    <w:rsid w:val="00B62AA9"/>
    <w:rsid w:val="00B63786"/>
    <w:rsid w:val="00B63DE3"/>
    <w:rsid w:val="00B6408B"/>
    <w:rsid w:val="00B6426E"/>
    <w:rsid w:val="00B64B7F"/>
    <w:rsid w:val="00B65492"/>
    <w:rsid w:val="00B6569C"/>
    <w:rsid w:val="00B65AFC"/>
    <w:rsid w:val="00B65BFB"/>
    <w:rsid w:val="00B703CD"/>
    <w:rsid w:val="00B7041F"/>
    <w:rsid w:val="00B730AC"/>
    <w:rsid w:val="00B7344A"/>
    <w:rsid w:val="00B74631"/>
    <w:rsid w:val="00B75499"/>
    <w:rsid w:val="00B7637A"/>
    <w:rsid w:val="00B763B0"/>
    <w:rsid w:val="00B7689B"/>
    <w:rsid w:val="00B77197"/>
    <w:rsid w:val="00B7736B"/>
    <w:rsid w:val="00B81114"/>
    <w:rsid w:val="00B81A5F"/>
    <w:rsid w:val="00B81A88"/>
    <w:rsid w:val="00B830FD"/>
    <w:rsid w:val="00B8364E"/>
    <w:rsid w:val="00B836E4"/>
    <w:rsid w:val="00B8399A"/>
    <w:rsid w:val="00B83E64"/>
    <w:rsid w:val="00B84096"/>
    <w:rsid w:val="00B84577"/>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AA5"/>
    <w:rsid w:val="00BC066E"/>
    <w:rsid w:val="00BC10D4"/>
    <w:rsid w:val="00BC1767"/>
    <w:rsid w:val="00BC1910"/>
    <w:rsid w:val="00BC1BB2"/>
    <w:rsid w:val="00BC2BA2"/>
    <w:rsid w:val="00BC3667"/>
    <w:rsid w:val="00BC48FE"/>
    <w:rsid w:val="00BC5B41"/>
    <w:rsid w:val="00BC5CD6"/>
    <w:rsid w:val="00BC68B4"/>
    <w:rsid w:val="00BD0C75"/>
    <w:rsid w:val="00BD1925"/>
    <w:rsid w:val="00BD26C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FB4"/>
    <w:rsid w:val="00BE617E"/>
    <w:rsid w:val="00BE6251"/>
    <w:rsid w:val="00BE6C0A"/>
    <w:rsid w:val="00BE6C75"/>
    <w:rsid w:val="00BE6F40"/>
    <w:rsid w:val="00BE7D5E"/>
    <w:rsid w:val="00BF0058"/>
    <w:rsid w:val="00BF13F9"/>
    <w:rsid w:val="00BF1605"/>
    <w:rsid w:val="00BF1B4A"/>
    <w:rsid w:val="00BF28D3"/>
    <w:rsid w:val="00BF485D"/>
    <w:rsid w:val="00BF4B51"/>
    <w:rsid w:val="00BF4DAB"/>
    <w:rsid w:val="00BF61DE"/>
    <w:rsid w:val="00BF6CFF"/>
    <w:rsid w:val="00BF7814"/>
    <w:rsid w:val="00C00263"/>
    <w:rsid w:val="00C00A38"/>
    <w:rsid w:val="00C00BEE"/>
    <w:rsid w:val="00C02238"/>
    <w:rsid w:val="00C02D66"/>
    <w:rsid w:val="00C03442"/>
    <w:rsid w:val="00C05485"/>
    <w:rsid w:val="00C060D8"/>
    <w:rsid w:val="00C066C8"/>
    <w:rsid w:val="00C06AD2"/>
    <w:rsid w:val="00C10672"/>
    <w:rsid w:val="00C10A19"/>
    <w:rsid w:val="00C126B8"/>
    <w:rsid w:val="00C12E8F"/>
    <w:rsid w:val="00C13646"/>
    <w:rsid w:val="00C13979"/>
    <w:rsid w:val="00C13B63"/>
    <w:rsid w:val="00C1456B"/>
    <w:rsid w:val="00C15202"/>
    <w:rsid w:val="00C15CF7"/>
    <w:rsid w:val="00C16001"/>
    <w:rsid w:val="00C16263"/>
    <w:rsid w:val="00C175AD"/>
    <w:rsid w:val="00C17974"/>
    <w:rsid w:val="00C2014F"/>
    <w:rsid w:val="00C2051A"/>
    <w:rsid w:val="00C2103F"/>
    <w:rsid w:val="00C22740"/>
    <w:rsid w:val="00C23C8B"/>
    <w:rsid w:val="00C24309"/>
    <w:rsid w:val="00C24390"/>
    <w:rsid w:val="00C245B9"/>
    <w:rsid w:val="00C24BFA"/>
    <w:rsid w:val="00C24FE0"/>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7D2"/>
    <w:rsid w:val="00C46819"/>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92B"/>
    <w:rsid w:val="00C640FE"/>
    <w:rsid w:val="00C64664"/>
    <w:rsid w:val="00C64A1F"/>
    <w:rsid w:val="00C64D6B"/>
    <w:rsid w:val="00C64EA1"/>
    <w:rsid w:val="00C65EAE"/>
    <w:rsid w:val="00C66205"/>
    <w:rsid w:val="00C66EA1"/>
    <w:rsid w:val="00C66FE4"/>
    <w:rsid w:val="00C678D0"/>
    <w:rsid w:val="00C70233"/>
    <w:rsid w:val="00C705AA"/>
    <w:rsid w:val="00C707EF"/>
    <w:rsid w:val="00C70A24"/>
    <w:rsid w:val="00C70E7D"/>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40BE"/>
    <w:rsid w:val="00CA56C1"/>
    <w:rsid w:val="00CA795F"/>
    <w:rsid w:val="00CA7B81"/>
    <w:rsid w:val="00CB0C34"/>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E07"/>
    <w:rsid w:val="00CC4038"/>
    <w:rsid w:val="00CC438E"/>
    <w:rsid w:val="00CC657F"/>
    <w:rsid w:val="00CC745C"/>
    <w:rsid w:val="00CC75B1"/>
    <w:rsid w:val="00CC7BE0"/>
    <w:rsid w:val="00CD02C8"/>
    <w:rsid w:val="00CD0ACD"/>
    <w:rsid w:val="00CD1711"/>
    <w:rsid w:val="00CD18C2"/>
    <w:rsid w:val="00CD1E34"/>
    <w:rsid w:val="00CD1EB0"/>
    <w:rsid w:val="00CD23F4"/>
    <w:rsid w:val="00CD2FB9"/>
    <w:rsid w:val="00CD3311"/>
    <w:rsid w:val="00CD352C"/>
    <w:rsid w:val="00CD3861"/>
    <w:rsid w:val="00CD3DA5"/>
    <w:rsid w:val="00CD3F19"/>
    <w:rsid w:val="00CD4073"/>
    <w:rsid w:val="00CD4D0F"/>
    <w:rsid w:val="00CD5080"/>
    <w:rsid w:val="00CD5082"/>
    <w:rsid w:val="00CD6735"/>
    <w:rsid w:val="00CD7667"/>
    <w:rsid w:val="00CD7BD3"/>
    <w:rsid w:val="00CE0749"/>
    <w:rsid w:val="00CE1488"/>
    <w:rsid w:val="00CE1DBF"/>
    <w:rsid w:val="00CE260F"/>
    <w:rsid w:val="00CE2CD2"/>
    <w:rsid w:val="00CE3301"/>
    <w:rsid w:val="00CE411C"/>
    <w:rsid w:val="00CE529A"/>
    <w:rsid w:val="00CE554F"/>
    <w:rsid w:val="00CE55AD"/>
    <w:rsid w:val="00CE59E2"/>
    <w:rsid w:val="00CE5F39"/>
    <w:rsid w:val="00CE6481"/>
    <w:rsid w:val="00CE67AC"/>
    <w:rsid w:val="00CE7D5A"/>
    <w:rsid w:val="00CF0B34"/>
    <w:rsid w:val="00CF1954"/>
    <w:rsid w:val="00CF1A28"/>
    <w:rsid w:val="00CF1D2A"/>
    <w:rsid w:val="00CF2C77"/>
    <w:rsid w:val="00CF3483"/>
    <w:rsid w:val="00CF38BA"/>
    <w:rsid w:val="00CF3A40"/>
    <w:rsid w:val="00CF3DCB"/>
    <w:rsid w:val="00CF42EB"/>
    <w:rsid w:val="00CF45E5"/>
    <w:rsid w:val="00CF492C"/>
    <w:rsid w:val="00CF4A64"/>
    <w:rsid w:val="00CF5403"/>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CD1"/>
    <w:rsid w:val="00D1675D"/>
    <w:rsid w:val="00D169C5"/>
    <w:rsid w:val="00D169F9"/>
    <w:rsid w:val="00D16DA8"/>
    <w:rsid w:val="00D177C4"/>
    <w:rsid w:val="00D17FA4"/>
    <w:rsid w:val="00D210FA"/>
    <w:rsid w:val="00D211CE"/>
    <w:rsid w:val="00D21427"/>
    <w:rsid w:val="00D22E4D"/>
    <w:rsid w:val="00D245CE"/>
    <w:rsid w:val="00D2752C"/>
    <w:rsid w:val="00D27F30"/>
    <w:rsid w:val="00D309C6"/>
    <w:rsid w:val="00D316F4"/>
    <w:rsid w:val="00D31DA2"/>
    <w:rsid w:val="00D31E7E"/>
    <w:rsid w:val="00D3252A"/>
    <w:rsid w:val="00D32B96"/>
    <w:rsid w:val="00D33D79"/>
    <w:rsid w:val="00D34238"/>
    <w:rsid w:val="00D34F47"/>
    <w:rsid w:val="00D34FB1"/>
    <w:rsid w:val="00D358DC"/>
    <w:rsid w:val="00D35CF5"/>
    <w:rsid w:val="00D35F4A"/>
    <w:rsid w:val="00D3609F"/>
    <w:rsid w:val="00D3661E"/>
    <w:rsid w:val="00D36CDF"/>
    <w:rsid w:val="00D36E75"/>
    <w:rsid w:val="00D40575"/>
    <w:rsid w:val="00D42836"/>
    <w:rsid w:val="00D436CA"/>
    <w:rsid w:val="00D43F5B"/>
    <w:rsid w:val="00D44249"/>
    <w:rsid w:val="00D4463B"/>
    <w:rsid w:val="00D453F6"/>
    <w:rsid w:val="00D463D4"/>
    <w:rsid w:val="00D47382"/>
    <w:rsid w:val="00D47879"/>
    <w:rsid w:val="00D47A55"/>
    <w:rsid w:val="00D47B0C"/>
    <w:rsid w:val="00D47E34"/>
    <w:rsid w:val="00D50278"/>
    <w:rsid w:val="00D502F2"/>
    <w:rsid w:val="00D50C4A"/>
    <w:rsid w:val="00D51164"/>
    <w:rsid w:val="00D51B83"/>
    <w:rsid w:val="00D51BBA"/>
    <w:rsid w:val="00D51DCE"/>
    <w:rsid w:val="00D52E67"/>
    <w:rsid w:val="00D52EC0"/>
    <w:rsid w:val="00D5311D"/>
    <w:rsid w:val="00D53817"/>
    <w:rsid w:val="00D54235"/>
    <w:rsid w:val="00D5431D"/>
    <w:rsid w:val="00D54C8D"/>
    <w:rsid w:val="00D5507A"/>
    <w:rsid w:val="00D5617D"/>
    <w:rsid w:val="00D570A7"/>
    <w:rsid w:val="00D574E2"/>
    <w:rsid w:val="00D576EB"/>
    <w:rsid w:val="00D578D1"/>
    <w:rsid w:val="00D601BE"/>
    <w:rsid w:val="00D60B14"/>
    <w:rsid w:val="00D60B5E"/>
    <w:rsid w:val="00D618F0"/>
    <w:rsid w:val="00D619F9"/>
    <w:rsid w:val="00D61E30"/>
    <w:rsid w:val="00D61E98"/>
    <w:rsid w:val="00D61FE9"/>
    <w:rsid w:val="00D6211E"/>
    <w:rsid w:val="00D62566"/>
    <w:rsid w:val="00D63073"/>
    <w:rsid w:val="00D630ED"/>
    <w:rsid w:val="00D63C4F"/>
    <w:rsid w:val="00D6411A"/>
    <w:rsid w:val="00D64686"/>
    <w:rsid w:val="00D647FF"/>
    <w:rsid w:val="00D64C1F"/>
    <w:rsid w:val="00D651B8"/>
    <w:rsid w:val="00D6619E"/>
    <w:rsid w:val="00D661A8"/>
    <w:rsid w:val="00D667E3"/>
    <w:rsid w:val="00D67300"/>
    <w:rsid w:val="00D679BD"/>
    <w:rsid w:val="00D70950"/>
    <w:rsid w:val="00D71607"/>
    <w:rsid w:val="00D72045"/>
    <w:rsid w:val="00D72C11"/>
    <w:rsid w:val="00D72D0D"/>
    <w:rsid w:val="00D7309B"/>
    <w:rsid w:val="00D7387F"/>
    <w:rsid w:val="00D738B8"/>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7A2"/>
    <w:rsid w:val="00D90306"/>
    <w:rsid w:val="00D90936"/>
    <w:rsid w:val="00D94088"/>
    <w:rsid w:val="00D941EA"/>
    <w:rsid w:val="00D944B8"/>
    <w:rsid w:val="00D95534"/>
    <w:rsid w:val="00D95F7A"/>
    <w:rsid w:val="00D97305"/>
    <w:rsid w:val="00D9756B"/>
    <w:rsid w:val="00D97DA4"/>
    <w:rsid w:val="00DA1208"/>
    <w:rsid w:val="00DA17ED"/>
    <w:rsid w:val="00DA184F"/>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D5"/>
    <w:rsid w:val="00DC40DB"/>
    <w:rsid w:val="00DC43A0"/>
    <w:rsid w:val="00DC55BE"/>
    <w:rsid w:val="00DC5A3D"/>
    <w:rsid w:val="00DC68A1"/>
    <w:rsid w:val="00DC6CBF"/>
    <w:rsid w:val="00DC70D6"/>
    <w:rsid w:val="00DC7A5B"/>
    <w:rsid w:val="00DC7C94"/>
    <w:rsid w:val="00DD0316"/>
    <w:rsid w:val="00DD05D2"/>
    <w:rsid w:val="00DD077A"/>
    <w:rsid w:val="00DD0A19"/>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ED0"/>
    <w:rsid w:val="00DE54E8"/>
    <w:rsid w:val="00DE7120"/>
    <w:rsid w:val="00DF0113"/>
    <w:rsid w:val="00DF097C"/>
    <w:rsid w:val="00DF178C"/>
    <w:rsid w:val="00DF29B3"/>
    <w:rsid w:val="00DF36E4"/>
    <w:rsid w:val="00DF44D1"/>
    <w:rsid w:val="00DF4569"/>
    <w:rsid w:val="00DF4DE4"/>
    <w:rsid w:val="00DF4F9D"/>
    <w:rsid w:val="00DF5D2D"/>
    <w:rsid w:val="00DF5DAD"/>
    <w:rsid w:val="00DF63AE"/>
    <w:rsid w:val="00DF691A"/>
    <w:rsid w:val="00DF7464"/>
    <w:rsid w:val="00DF7B09"/>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B"/>
    <w:rsid w:val="00E057B3"/>
    <w:rsid w:val="00E05B06"/>
    <w:rsid w:val="00E06021"/>
    <w:rsid w:val="00E063E7"/>
    <w:rsid w:val="00E06400"/>
    <w:rsid w:val="00E06466"/>
    <w:rsid w:val="00E06E60"/>
    <w:rsid w:val="00E07197"/>
    <w:rsid w:val="00E07361"/>
    <w:rsid w:val="00E07A19"/>
    <w:rsid w:val="00E121CB"/>
    <w:rsid w:val="00E12526"/>
    <w:rsid w:val="00E12AAA"/>
    <w:rsid w:val="00E12C4A"/>
    <w:rsid w:val="00E1314B"/>
    <w:rsid w:val="00E1351E"/>
    <w:rsid w:val="00E135BD"/>
    <w:rsid w:val="00E141C3"/>
    <w:rsid w:val="00E14403"/>
    <w:rsid w:val="00E14B1F"/>
    <w:rsid w:val="00E14D25"/>
    <w:rsid w:val="00E14D4D"/>
    <w:rsid w:val="00E15366"/>
    <w:rsid w:val="00E16235"/>
    <w:rsid w:val="00E2068B"/>
    <w:rsid w:val="00E208C9"/>
    <w:rsid w:val="00E209B6"/>
    <w:rsid w:val="00E20AB4"/>
    <w:rsid w:val="00E21D95"/>
    <w:rsid w:val="00E225F6"/>
    <w:rsid w:val="00E23B3C"/>
    <w:rsid w:val="00E24EB7"/>
    <w:rsid w:val="00E26CDA"/>
    <w:rsid w:val="00E27D85"/>
    <w:rsid w:val="00E27EBB"/>
    <w:rsid w:val="00E30735"/>
    <w:rsid w:val="00E317E1"/>
    <w:rsid w:val="00E31B25"/>
    <w:rsid w:val="00E32329"/>
    <w:rsid w:val="00E32928"/>
    <w:rsid w:val="00E32C45"/>
    <w:rsid w:val="00E3307A"/>
    <w:rsid w:val="00E34BFD"/>
    <w:rsid w:val="00E35AF0"/>
    <w:rsid w:val="00E35D7E"/>
    <w:rsid w:val="00E35F2A"/>
    <w:rsid w:val="00E373CA"/>
    <w:rsid w:val="00E37F4D"/>
    <w:rsid w:val="00E41845"/>
    <w:rsid w:val="00E42092"/>
    <w:rsid w:val="00E4226D"/>
    <w:rsid w:val="00E42819"/>
    <w:rsid w:val="00E43499"/>
    <w:rsid w:val="00E434D5"/>
    <w:rsid w:val="00E43F26"/>
    <w:rsid w:val="00E447F6"/>
    <w:rsid w:val="00E44D74"/>
    <w:rsid w:val="00E45254"/>
    <w:rsid w:val="00E45643"/>
    <w:rsid w:val="00E46B59"/>
    <w:rsid w:val="00E474BA"/>
    <w:rsid w:val="00E500C4"/>
    <w:rsid w:val="00E5016C"/>
    <w:rsid w:val="00E50BB8"/>
    <w:rsid w:val="00E50F78"/>
    <w:rsid w:val="00E51074"/>
    <w:rsid w:val="00E51472"/>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121E"/>
    <w:rsid w:val="00E71846"/>
    <w:rsid w:val="00E71CEE"/>
    <w:rsid w:val="00E72164"/>
    <w:rsid w:val="00E72DEC"/>
    <w:rsid w:val="00E734C4"/>
    <w:rsid w:val="00E73AF5"/>
    <w:rsid w:val="00E742AE"/>
    <w:rsid w:val="00E74519"/>
    <w:rsid w:val="00E75CEC"/>
    <w:rsid w:val="00E774DF"/>
    <w:rsid w:val="00E77984"/>
    <w:rsid w:val="00E77A2C"/>
    <w:rsid w:val="00E77D5C"/>
    <w:rsid w:val="00E8055B"/>
    <w:rsid w:val="00E80AA3"/>
    <w:rsid w:val="00E80C80"/>
    <w:rsid w:val="00E8116A"/>
    <w:rsid w:val="00E82124"/>
    <w:rsid w:val="00E84C28"/>
    <w:rsid w:val="00E84DE3"/>
    <w:rsid w:val="00E8508B"/>
    <w:rsid w:val="00E85255"/>
    <w:rsid w:val="00E85D79"/>
    <w:rsid w:val="00E85F3B"/>
    <w:rsid w:val="00E85FB0"/>
    <w:rsid w:val="00E863E3"/>
    <w:rsid w:val="00E866D5"/>
    <w:rsid w:val="00E8680F"/>
    <w:rsid w:val="00E86A1E"/>
    <w:rsid w:val="00E86D92"/>
    <w:rsid w:val="00E87536"/>
    <w:rsid w:val="00E9033A"/>
    <w:rsid w:val="00E9045D"/>
    <w:rsid w:val="00E90BF4"/>
    <w:rsid w:val="00E91294"/>
    <w:rsid w:val="00E9157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6871"/>
    <w:rsid w:val="00EB6ACA"/>
    <w:rsid w:val="00EB72E1"/>
    <w:rsid w:val="00EB77B6"/>
    <w:rsid w:val="00EC0EF6"/>
    <w:rsid w:val="00EC18F3"/>
    <w:rsid w:val="00EC2B22"/>
    <w:rsid w:val="00EC2C62"/>
    <w:rsid w:val="00EC3855"/>
    <w:rsid w:val="00EC3E40"/>
    <w:rsid w:val="00EC5768"/>
    <w:rsid w:val="00EC5A8E"/>
    <w:rsid w:val="00EC5E0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AC9"/>
    <w:rsid w:val="00EE3E9F"/>
    <w:rsid w:val="00EE4F12"/>
    <w:rsid w:val="00EE505A"/>
    <w:rsid w:val="00EE56E2"/>
    <w:rsid w:val="00EE5914"/>
    <w:rsid w:val="00EE5FA3"/>
    <w:rsid w:val="00EE65AA"/>
    <w:rsid w:val="00EE7B1A"/>
    <w:rsid w:val="00EF269D"/>
    <w:rsid w:val="00EF38E4"/>
    <w:rsid w:val="00EF3B67"/>
    <w:rsid w:val="00EF551D"/>
    <w:rsid w:val="00EF56DF"/>
    <w:rsid w:val="00EF5FC8"/>
    <w:rsid w:val="00F00A50"/>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BDA"/>
    <w:rsid w:val="00F16FE9"/>
    <w:rsid w:val="00F20089"/>
    <w:rsid w:val="00F21F5A"/>
    <w:rsid w:val="00F21F9F"/>
    <w:rsid w:val="00F22DE3"/>
    <w:rsid w:val="00F232B1"/>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270D"/>
    <w:rsid w:val="00F331FB"/>
    <w:rsid w:val="00F338CD"/>
    <w:rsid w:val="00F348F0"/>
    <w:rsid w:val="00F350AD"/>
    <w:rsid w:val="00F35131"/>
    <w:rsid w:val="00F3547E"/>
    <w:rsid w:val="00F363A8"/>
    <w:rsid w:val="00F363FE"/>
    <w:rsid w:val="00F36FB1"/>
    <w:rsid w:val="00F37495"/>
    <w:rsid w:val="00F3799D"/>
    <w:rsid w:val="00F40C7F"/>
    <w:rsid w:val="00F40F5C"/>
    <w:rsid w:val="00F416CC"/>
    <w:rsid w:val="00F417F5"/>
    <w:rsid w:val="00F42089"/>
    <w:rsid w:val="00F421C5"/>
    <w:rsid w:val="00F42AF2"/>
    <w:rsid w:val="00F4417C"/>
    <w:rsid w:val="00F4453E"/>
    <w:rsid w:val="00F44E05"/>
    <w:rsid w:val="00F464E2"/>
    <w:rsid w:val="00F46710"/>
    <w:rsid w:val="00F46C16"/>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B38"/>
    <w:rsid w:val="00F56949"/>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CF0"/>
    <w:rsid w:val="00F73722"/>
    <w:rsid w:val="00F73A97"/>
    <w:rsid w:val="00F7413D"/>
    <w:rsid w:val="00F74723"/>
    <w:rsid w:val="00F74951"/>
    <w:rsid w:val="00F76190"/>
    <w:rsid w:val="00F76B3E"/>
    <w:rsid w:val="00F77047"/>
    <w:rsid w:val="00F771EA"/>
    <w:rsid w:val="00F77696"/>
    <w:rsid w:val="00F77E4B"/>
    <w:rsid w:val="00F80928"/>
    <w:rsid w:val="00F81125"/>
    <w:rsid w:val="00F81BB0"/>
    <w:rsid w:val="00F81BF1"/>
    <w:rsid w:val="00F82605"/>
    <w:rsid w:val="00F82ECD"/>
    <w:rsid w:val="00F831DD"/>
    <w:rsid w:val="00F83F0F"/>
    <w:rsid w:val="00F84585"/>
    <w:rsid w:val="00F84E95"/>
    <w:rsid w:val="00F85192"/>
    <w:rsid w:val="00F85385"/>
    <w:rsid w:val="00F86E27"/>
    <w:rsid w:val="00F87424"/>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4F5"/>
    <w:rsid w:val="00F958D8"/>
    <w:rsid w:val="00F960DF"/>
    <w:rsid w:val="00F964DE"/>
    <w:rsid w:val="00F969AC"/>
    <w:rsid w:val="00F970F4"/>
    <w:rsid w:val="00F97376"/>
    <w:rsid w:val="00F97D36"/>
    <w:rsid w:val="00FA0B72"/>
    <w:rsid w:val="00FA0C5F"/>
    <w:rsid w:val="00FA0F5D"/>
    <w:rsid w:val="00FA1622"/>
    <w:rsid w:val="00FA263D"/>
    <w:rsid w:val="00FA2696"/>
    <w:rsid w:val="00FA2928"/>
    <w:rsid w:val="00FA2D19"/>
    <w:rsid w:val="00FA3141"/>
    <w:rsid w:val="00FA3627"/>
    <w:rsid w:val="00FA3D1C"/>
    <w:rsid w:val="00FA3FF0"/>
    <w:rsid w:val="00FA59AD"/>
    <w:rsid w:val="00FA5EDA"/>
    <w:rsid w:val="00FA5F19"/>
    <w:rsid w:val="00FA6F32"/>
    <w:rsid w:val="00FA782E"/>
    <w:rsid w:val="00FB3250"/>
    <w:rsid w:val="00FB35F2"/>
    <w:rsid w:val="00FB3940"/>
    <w:rsid w:val="00FB4AB5"/>
    <w:rsid w:val="00FB58A4"/>
    <w:rsid w:val="00FB5D75"/>
    <w:rsid w:val="00FB5EDC"/>
    <w:rsid w:val="00FC0AF6"/>
    <w:rsid w:val="00FC1680"/>
    <w:rsid w:val="00FC1859"/>
    <w:rsid w:val="00FC2F04"/>
    <w:rsid w:val="00FC3AA3"/>
    <w:rsid w:val="00FC4C92"/>
    <w:rsid w:val="00FC4F5D"/>
    <w:rsid w:val="00FC570D"/>
    <w:rsid w:val="00FC74E6"/>
    <w:rsid w:val="00FD0436"/>
    <w:rsid w:val="00FD06A2"/>
    <w:rsid w:val="00FD073E"/>
    <w:rsid w:val="00FD14AF"/>
    <w:rsid w:val="00FD17DB"/>
    <w:rsid w:val="00FD1D84"/>
    <w:rsid w:val="00FD2570"/>
    <w:rsid w:val="00FD3BB9"/>
    <w:rsid w:val="00FD45B7"/>
    <w:rsid w:val="00FD495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F1186E-2B68-475D-B08D-2E57AD299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12090</TotalTime>
  <Pages>26</Pages>
  <Words>4473</Words>
  <Characters>25500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29914</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2103</cp:revision>
  <cp:lastPrinted>2008-09-18T13:23:00Z</cp:lastPrinted>
  <dcterms:created xsi:type="dcterms:W3CDTF">2016-03-22T16:25:00Z</dcterms:created>
  <dcterms:modified xsi:type="dcterms:W3CDTF">2019-07-01T14:18:00Z</dcterms:modified>
</cp:coreProperties>
</file>