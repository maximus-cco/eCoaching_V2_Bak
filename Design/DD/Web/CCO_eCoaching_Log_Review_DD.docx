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393C32"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6AFAD8"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1FBD0D"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ins w:id="0" w:author="Huang, Lili" w:date="2019-08-16T09:14:00Z"/>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sz w:val="20"/>
              </w:rPr>
            </w:pPr>
            <w:r>
              <w:rPr>
                <w:sz w:val="20"/>
              </w:rPr>
              <w:t>08/16/2019</w:t>
            </w:r>
          </w:p>
        </w:tc>
        <w:tc>
          <w:tcPr>
            <w:tcW w:w="5238" w:type="dxa"/>
          </w:tcPr>
          <w:p w:rsidR="005C7655" w:rsidRDefault="005C7655" w:rsidP="001118A1">
            <w:pPr>
              <w:pStyle w:val="hdr1"/>
              <w:ind w:left="0"/>
              <w:jc w:val="left"/>
              <w:rPr>
                <w:color w:val="000000"/>
                <w:sz w:val="20"/>
              </w:rPr>
            </w:pPr>
            <w:ins w:id="1" w:author="Huang, Lili" w:date="2019-08-16T09:14:00Z">
              <w:r>
                <w:rPr>
                  <w:color w:val="000000"/>
                  <w:sz w:val="20"/>
                </w:rPr>
                <w:t>TFS 15063 – Quality Bingo</w:t>
              </w:r>
            </w:ins>
          </w:p>
        </w:tc>
        <w:tc>
          <w:tcPr>
            <w:tcW w:w="2790" w:type="dxa"/>
          </w:tcPr>
          <w:p w:rsidR="005C7655" w:rsidRDefault="005C7655">
            <w:pPr>
              <w:pStyle w:val="hdr1"/>
              <w:ind w:left="0"/>
              <w:jc w:val="left"/>
              <w:rPr>
                <w:sz w:val="20"/>
              </w:rPr>
            </w:pPr>
            <w:ins w:id="2" w:author="Huang, Lili" w:date="2019-08-16T09:14: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3D5B7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476515" w:history="1">
        <w:r w:rsidR="003D5B7B" w:rsidRPr="00342EA8">
          <w:rPr>
            <w:rStyle w:val="Hyperlink"/>
            <w:b/>
            <w:noProof/>
          </w:rPr>
          <w:t>1.</w:t>
        </w:r>
        <w:r w:rsidR="003D5B7B">
          <w:rPr>
            <w:rFonts w:asciiTheme="minorHAnsi" w:eastAsiaTheme="minorEastAsia" w:hAnsiTheme="minorHAnsi" w:cstheme="minorBidi"/>
            <w:noProof/>
            <w:sz w:val="22"/>
            <w:szCs w:val="22"/>
          </w:rPr>
          <w:tab/>
        </w:r>
        <w:r w:rsidR="003D5B7B" w:rsidRPr="00342EA8">
          <w:rPr>
            <w:rStyle w:val="Hyperlink"/>
            <w:b/>
            <w:noProof/>
          </w:rPr>
          <w:t>Description</w:t>
        </w:r>
        <w:r w:rsidR="003D5B7B">
          <w:rPr>
            <w:noProof/>
            <w:webHidden/>
          </w:rPr>
          <w:tab/>
        </w:r>
        <w:r w:rsidR="003D5B7B">
          <w:rPr>
            <w:noProof/>
            <w:webHidden/>
          </w:rPr>
          <w:fldChar w:fldCharType="begin"/>
        </w:r>
        <w:r w:rsidR="003D5B7B">
          <w:rPr>
            <w:noProof/>
            <w:webHidden/>
          </w:rPr>
          <w:instrText xml:space="preserve"> PAGEREF _Toc13476515 \h </w:instrText>
        </w:r>
        <w:r w:rsidR="003D5B7B">
          <w:rPr>
            <w:noProof/>
            <w:webHidden/>
          </w:rPr>
        </w:r>
        <w:r w:rsidR="003D5B7B">
          <w:rPr>
            <w:noProof/>
            <w:webHidden/>
          </w:rPr>
          <w:fldChar w:fldCharType="separate"/>
        </w:r>
        <w:r w:rsidR="003D5B7B">
          <w:rPr>
            <w:noProof/>
            <w:webHidden/>
          </w:rPr>
          <w:t>4</w:t>
        </w:r>
        <w:r w:rsidR="003D5B7B">
          <w:rPr>
            <w:noProof/>
            <w:webHidden/>
          </w:rPr>
          <w:fldChar w:fldCharType="end"/>
        </w:r>
      </w:hyperlink>
    </w:p>
    <w:p w:rsidR="003D5B7B" w:rsidRDefault="00287B76">
      <w:pPr>
        <w:pStyle w:val="TOC2"/>
        <w:tabs>
          <w:tab w:val="left" w:pos="600"/>
          <w:tab w:val="right" w:leader="dot" w:pos="8630"/>
        </w:tabs>
        <w:rPr>
          <w:rFonts w:asciiTheme="minorHAnsi" w:eastAsiaTheme="minorEastAsia" w:hAnsiTheme="minorHAnsi" w:cstheme="minorBidi"/>
          <w:noProof/>
          <w:sz w:val="22"/>
          <w:szCs w:val="22"/>
        </w:rPr>
      </w:pPr>
      <w:hyperlink w:anchor="_Toc13476516" w:history="1">
        <w:r w:rsidR="003D5B7B" w:rsidRPr="00342EA8">
          <w:rPr>
            <w:rStyle w:val="Hyperlink"/>
            <w:b/>
            <w:noProof/>
          </w:rPr>
          <w:t>2.</w:t>
        </w:r>
        <w:r w:rsidR="003D5B7B">
          <w:rPr>
            <w:rFonts w:asciiTheme="minorHAnsi" w:eastAsiaTheme="minorEastAsia" w:hAnsiTheme="minorHAnsi" w:cstheme="minorBidi"/>
            <w:noProof/>
            <w:sz w:val="22"/>
            <w:szCs w:val="22"/>
          </w:rPr>
          <w:tab/>
        </w:r>
        <w:r w:rsidR="003D5B7B" w:rsidRPr="00342EA8">
          <w:rPr>
            <w:rStyle w:val="Hyperlink"/>
            <w:b/>
            <w:noProof/>
          </w:rPr>
          <w:t>Business Logic – ReviewController.cs</w:t>
        </w:r>
        <w:r w:rsidR="003D5B7B">
          <w:rPr>
            <w:noProof/>
            <w:webHidden/>
          </w:rPr>
          <w:tab/>
        </w:r>
        <w:r w:rsidR="003D5B7B">
          <w:rPr>
            <w:noProof/>
            <w:webHidden/>
          </w:rPr>
          <w:fldChar w:fldCharType="begin"/>
        </w:r>
        <w:r w:rsidR="003D5B7B">
          <w:rPr>
            <w:noProof/>
            <w:webHidden/>
          </w:rPr>
          <w:instrText xml:space="preserve"> PAGEREF _Toc13476516 \h </w:instrText>
        </w:r>
        <w:r w:rsidR="003D5B7B">
          <w:rPr>
            <w:noProof/>
            <w:webHidden/>
          </w:rPr>
        </w:r>
        <w:r w:rsidR="003D5B7B">
          <w:rPr>
            <w:noProof/>
            <w:webHidden/>
          </w:rPr>
          <w:fldChar w:fldCharType="separate"/>
        </w:r>
        <w:r w:rsidR="003D5B7B">
          <w:rPr>
            <w:noProof/>
            <w:webHidden/>
          </w:rPr>
          <w:t>4</w:t>
        </w:r>
        <w:r w:rsidR="003D5B7B">
          <w:rPr>
            <w:noProof/>
            <w:webHidden/>
          </w:rPr>
          <w:fldChar w:fldCharType="end"/>
        </w:r>
      </w:hyperlink>
    </w:p>
    <w:p w:rsidR="003D5B7B" w:rsidRDefault="00287B76">
      <w:pPr>
        <w:pStyle w:val="TOC2"/>
        <w:tabs>
          <w:tab w:val="left" w:pos="600"/>
          <w:tab w:val="right" w:leader="dot" w:pos="8630"/>
        </w:tabs>
        <w:rPr>
          <w:rFonts w:asciiTheme="minorHAnsi" w:eastAsiaTheme="minorEastAsia" w:hAnsiTheme="minorHAnsi" w:cstheme="minorBidi"/>
          <w:noProof/>
          <w:sz w:val="22"/>
          <w:szCs w:val="22"/>
        </w:rPr>
      </w:pPr>
      <w:hyperlink w:anchor="_Toc13476517" w:history="1">
        <w:r w:rsidR="003D5B7B" w:rsidRPr="00342EA8">
          <w:rPr>
            <w:rStyle w:val="Hyperlink"/>
            <w:b/>
            <w:noProof/>
          </w:rPr>
          <w:t>3.</w:t>
        </w:r>
        <w:r w:rsidR="003D5B7B">
          <w:rPr>
            <w:rFonts w:asciiTheme="minorHAnsi" w:eastAsiaTheme="minorEastAsia" w:hAnsiTheme="minorHAnsi" w:cstheme="minorBidi"/>
            <w:noProof/>
            <w:sz w:val="22"/>
            <w:szCs w:val="22"/>
          </w:rPr>
          <w:tab/>
        </w:r>
        <w:r w:rsidR="003D5B7B" w:rsidRPr="00342EA8">
          <w:rPr>
            <w:rStyle w:val="Hyperlink"/>
            <w:b/>
            <w:noProof/>
          </w:rPr>
          <w:t>Page details</w:t>
        </w:r>
        <w:r w:rsidR="003D5B7B">
          <w:rPr>
            <w:noProof/>
            <w:webHidden/>
          </w:rPr>
          <w:tab/>
        </w:r>
        <w:r w:rsidR="003D5B7B">
          <w:rPr>
            <w:noProof/>
            <w:webHidden/>
          </w:rPr>
          <w:fldChar w:fldCharType="begin"/>
        </w:r>
        <w:r w:rsidR="003D5B7B">
          <w:rPr>
            <w:noProof/>
            <w:webHidden/>
          </w:rPr>
          <w:instrText xml:space="preserve"> PAGEREF _Toc13476517 \h </w:instrText>
        </w:r>
        <w:r w:rsidR="003D5B7B">
          <w:rPr>
            <w:noProof/>
            <w:webHidden/>
          </w:rPr>
        </w:r>
        <w:r w:rsidR="003D5B7B">
          <w:rPr>
            <w:noProof/>
            <w:webHidden/>
          </w:rPr>
          <w:fldChar w:fldCharType="separate"/>
        </w:r>
        <w:r w:rsidR="003D5B7B">
          <w:rPr>
            <w:noProof/>
            <w:webHidden/>
          </w:rPr>
          <w:t>5</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18" w:history="1">
        <w:r w:rsidR="003D5B7B" w:rsidRPr="00342EA8">
          <w:rPr>
            <w:rStyle w:val="Hyperlink"/>
            <w:noProof/>
          </w:rPr>
          <w:t>3.1</w:t>
        </w:r>
        <w:r w:rsidR="003D5B7B">
          <w:rPr>
            <w:rFonts w:asciiTheme="minorHAnsi" w:eastAsiaTheme="minorEastAsia" w:hAnsiTheme="minorHAnsi" w:cstheme="minorBidi"/>
            <w:noProof/>
            <w:sz w:val="22"/>
            <w:szCs w:val="22"/>
          </w:rPr>
          <w:tab/>
        </w:r>
        <w:r w:rsidR="003D5B7B" w:rsidRPr="00342EA8">
          <w:rPr>
            <w:rStyle w:val="Hyperlink"/>
            <w:noProof/>
          </w:rPr>
          <w:t>Views\Review\_ReviewCoachingHome.cshtml, _ViewWarningLog.cshtml</w:t>
        </w:r>
        <w:r w:rsidR="003D5B7B">
          <w:rPr>
            <w:noProof/>
            <w:webHidden/>
          </w:rPr>
          <w:tab/>
        </w:r>
        <w:r w:rsidR="003D5B7B">
          <w:rPr>
            <w:noProof/>
            <w:webHidden/>
          </w:rPr>
          <w:fldChar w:fldCharType="begin"/>
        </w:r>
        <w:r w:rsidR="003D5B7B">
          <w:rPr>
            <w:noProof/>
            <w:webHidden/>
          </w:rPr>
          <w:instrText xml:space="preserve"> PAGEREF _Toc13476518 \h </w:instrText>
        </w:r>
        <w:r w:rsidR="003D5B7B">
          <w:rPr>
            <w:noProof/>
            <w:webHidden/>
          </w:rPr>
        </w:r>
        <w:r w:rsidR="003D5B7B">
          <w:rPr>
            <w:noProof/>
            <w:webHidden/>
          </w:rPr>
          <w:fldChar w:fldCharType="separate"/>
        </w:r>
        <w:r w:rsidR="003D5B7B">
          <w:rPr>
            <w:noProof/>
            <w:webHidden/>
          </w:rPr>
          <w:t>5</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19" w:history="1">
        <w:r w:rsidR="003D5B7B" w:rsidRPr="00342EA8">
          <w:rPr>
            <w:rStyle w:val="Hyperlink"/>
            <w:noProof/>
          </w:rPr>
          <w:t>3.1.1</w:t>
        </w:r>
        <w:r w:rsidR="003D5B7B">
          <w:rPr>
            <w:rFonts w:asciiTheme="minorHAnsi" w:eastAsiaTheme="minorEastAsia" w:hAnsiTheme="minorHAnsi" w:cstheme="minorBidi"/>
            <w:noProof/>
            <w:sz w:val="22"/>
            <w:szCs w:val="22"/>
          </w:rPr>
          <w:tab/>
        </w:r>
        <w:r w:rsidR="003D5B7B" w:rsidRPr="00342EA8">
          <w:rPr>
            <w:rStyle w:val="Hyperlink"/>
            <w:noProof/>
          </w:rPr>
          <w:t>Razor pages comprising Web Page</w:t>
        </w:r>
        <w:r w:rsidR="003D5B7B">
          <w:rPr>
            <w:noProof/>
            <w:webHidden/>
          </w:rPr>
          <w:tab/>
        </w:r>
        <w:r w:rsidR="003D5B7B">
          <w:rPr>
            <w:noProof/>
            <w:webHidden/>
          </w:rPr>
          <w:fldChar w:fldCharType="begin"/>
        </w:r>
        <w:r w:rsidR="003D5B7B">
          <w:rPr>
            <w:noProof/>
            <w:webHidden/>
          </w:rPr>
          <w:instrText xml:space="preserve"> PAGEREF _Toc13476519 \h </w:instrText>
        </w:r>
        <w:r w:rsidR="003D5B7B">
          <w:rPr>
            <w:noProof/>
            <w:webHidden/>
          </w:rPr>
        </w:r>
        <w:r w:rsidR="003D5B7B">
          <w:rPr>
            <w:noProof/>
            <w:webHidden/>
          </w:rPr>
          <w:fldChar w:fldCharType="separate"/>
        </w:r>
        <w:r w:rsidR="003D5B7B">
          <w:rPr>
            <w:noProof/>
            <w:webHidden/>
          </w:rPr>
          <w:t>5</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20" w:history="1">
        <w:r w:rsidR="003D5B7B" w:rsidRPr="00342EA8">
          <w:rPr>
            <w:rStyle w:val="Hyperlink"/>
            <w:noProof/>
          </w:rPr>
          <w:t>3.1.2</w:t>
        </w:r>
        <w:r w:rsidR="003D5B7B">
          <w:rPr>
            <w:rFonts w:asciiTheme="minorHAnsi" w:eastAsiaTheme="minorEastAsia" w:hAnsiTheme="minorHAnsi" w:cstheme="minorBidi"/>
            <w:noProof/>
            <w:sz w:val="22"/>
            <w:szCs w:val="22"/>
          </w:rPr>
          <w:tab/>
        </w:r>
        <w:r w:rsidR="003D5B7B" w:rsidRPr="00342EA8">
          <w:rPr>
            <w:rStyle w:val="Hyperlink"/>
            <w:noProof/>
          </w:rPr>
          <w:t>Layout Page</w:t>
        </w:r>
        <w:r w:rsidR="003D5B7B">
          <w:rPr>
            <w:noProof/>
            <w:webHidden/>
          </w:rPr>
          <w:tab/>
        </w:r>
        <w:r w:rsidR="003D5B7B">
          <w:rPr>
            <w:noProof/>
            <w:webHidden/>
          </w:rPr>
          <w:fldChar w:fldCharType="begin"/>
        </w:r>
        <w:r w:rsidR="003D5B7B">
          <w:rPr>
            <w:noProof/>
            <w:webHidden/>
          </w:rPr>
          <w:instrText xml:space="preserve"> PAGEREF _Toc13476520 \h </w:instrText>
        </w:r>
        <w:r w:rsidR="003D5B7B">
          <w:rPr>
            <w:noProof/>
            <w:webHidden/>
          </w:rPr>
        </w:r>
        <w:r w:rsidR="003D5B7B">
          <w:rPr>
            <w:noProof/>
            <w:webHidden/>
          </w:rPr>
          <w:fldChar w:fldCharType="separate"/>
        </w:r>
        <w:r w:rsidR="003D5B7B">
          <w:rPr>
            <w:noProof/>
            <w:webHidden/>
          </w:rPr>
          <w:t>5</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21" w:history="1">
        <w:r w:rsidR="003D5B7B" w:rsidRPr="00342EA8">
          <w:rPr>
            <w:rStyle w:val="Hyperlink"/>
            <w:noProof/>
          </w:rPr>
          <w:t>3.1.3</w:t>
        </w:r>
        <w:r w:rsidR="003D5B7B">
          <w:rPr>
            <w:rFonts w:asciiTheme="minorHAnsi" w:eastAsiaTheme="minorEastAsia" w:hAnsiTheme="minorHAnsi" w:cstheme="minorBidi"/>
            <w:noProof/>
            <w:sz w:val="22"/>
            <w:szCs w:val="22"/>
          </w:rPr>
          <w:tab/>
        </w:r>
        <w:r w:rsidR="003D5B7B" w:rsidRPr="00342EA8">
          <w:rPr>
            <w:rStyle w:val="Hyperlink"/>
            <w:noProof/>
          </w:rPr>
          <w:t>Screenshot</w:t>
        </w:r>
        <w:r w:rsidR="003D5B7B">
          <w:rPr>
            <w:noProof/>
            <w:webHidden/>
          </w:rPr>
          <w:tab/>
        </w:r>
        <w:r w:rsidR="003D5B7B">
          <w:rPr>
            <w:noProof/>
            <w:webHidden/>
          </w:rPr>
          <w:fldChar w:fldCharType="begin"/>
        </w:r>
        <w:r w:rsidR="003D5B7B">
          <w:rPr>
            <w:noProof/>
            <w:webHidden/>
          </w:rPr>
          <w:instrText xml:space="preserve"> PAGEREF _Toc13476521 \h </w:instrText>
        </w:r>
        <w:r w:rsidR="003D5B7B">
          <w:rPr>
            <w:noProof/>
            <w:webHidden/>
          </w:rPr>
        </w:r>
        <w:r w:rsidR="003D5B7B">
          <w:rPr>
            <w:noProof/>
            <w:webHidden/>
          </w:rPr>
          <w:fldChar w:fldCharType="separate"/>
        </w:r>
        <w:r w:rsidR="003D5B7B">
          <w:rPr>
            <w:noProof/>
            <w:webHidden/>
          </w:rPr>
          <w:t>5</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22" w:history="1">
        <w:r w:rsidR="003D5B7B" w:rsidRPr="00342EA8">
          <w:rPr>
            <w:rStyle w:val="Hyperlink"/>
            <w:noProof/>
          </w:rPr>
          <w:t>3.1.4</w:t>
        </w:r>
        <w:r w:rsidR="003D5B7B">
          <w:rPr>
            <w:rFonts w:asciiTheme="minorHAnsi" w:eastAsiaTheme="minorEastAsia" w:hAnsiTheme="minorHAnsi" w:cstheme="minorBidi"/>
            <w:noProof/>
            <w:sz w:val="22"/>
            <w:szCs w:val="22"/>
          </w:rPr>
          <w:tab/>
        </w:r>
        <w:r w:rsidR="003D5B7B" w:rsidRPr="00342EA8">
          <w:rPr>
            <w:rStyle w:val="Hyperlink"/>
            <w:noProof/>
          </w:rPr>
          <w:t>Web Page Invoked Events</w:t>
        </w:r>
        <w:r w:rsidR="003D5B7B">
          <w:rPr>
            <w:noProof/>
            <w:webHidden/>
          </w:rPr>
          <w:tab/>
        </w:r>
        <w:r w:rsidR="003D5B7B">
          <w:rPr>
            <w:noProof/>
            <w:webHidden/>
          </w:rPr>
          <w:fldChar w:fldCharType="begin"/>
        </w:r>
        <w:r w:rsidR="003D5B7B">
          <w:rPr>
            <w:noProof/>
            <w:webHidden/>
          </w:rPr>
          <w:instrText xml:space="preserve"> PAGEREF _Toc13476522 \h </w:instrText>
        </w:r>
        <w:r w:rsidR="003D5B7B">
          <w:rPr>
            <w:noProof/>
            <w:webHidden/>
          </w:rPr>
        </w:r>
        <w:r w:rsidR="003D5B7B">
          <w:rPr>
            <w:noProof/>
            <w:webHidden/>
          </w:rPr>
          <w:fldChar w:fldCharType="separate"/>
        </w:r>
        <w:r w:rsidR="003D5B7B">
          <w:rPr>
            <w:noProof/>
            <w:webHidden/>
          </w:rPr>
          <w:t>15</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23" w:history="1">
        <w:r w:rsidR="003D5B7B" w:rsidRPr="00342EA8">
          <w:rPr>
            <w:rStyle w:val="Hyperlink"/>
            <w:noProof/>
          </w:rPr>
          <w:t>3.1.5</w:t>
        </w:r>
        <w:r w:rsidR="003D5B7B">
          <w:rPr>
            <w:rFonts w:asciiTheme="minorHAnsi" w:eastAsiaTheme="minorEastAsia" w:hAnsiTheme="minorHAnsi" w:cstheme="minorBidi"/>
            <w:noProof/>
            <w:sz w:val="22"/>
            <w:szCs w:val="22"/>
          </w:rPr>
          <w:tab/>
        </w:r>
        <w:r w:rsidR="003D5B7B" w:rsidRPr="00342EA8">
          <w:rPr>
            <w:rStyle w:val="Hyperlink"/>
            <w:noProof/>
          </w:rPr>
          <w:t>Web Page Fields</w:t>
        </w:r>
        <w:r w:rsidR="003D5B7B">
          <w:rPr>
            <w:noProof/>
            <w:webHidden/>
          </w:rPr>
          <w:tab/>
        </w:r>
        <w:r w:rsidR="003D5B7B">
          <w:rPr>
            <w:noProof/>
            <w:webHidden/>
          </w:rPr>
          <w:fldChar w:fldCharType="begin"/>
        </w:r>
        <w:r w:rsidR="003D5B7B">
          <w:rPr>
            <w:noProof/>
            <w:webHidden/>
          </w:rPr>
          <w:instrText xml:space="preserve"> PAGEREF _Toc13476523 \h </w:instrText>
        </w:r>
        <w:r w:rsidR="003D5B7B">
          <w:rPr>
            <w:noProof/>
            <w:webHidden/>
          </w:rPr>
        </w:r>
        <w:r w:rsidR="003D5B7B">
          <w:rPr>
            <w:noProof/>
            <w:webHidden/>
          </w:rPr>
          <w:fldChar w:fldCharType="separate"/>
        </w:r>
        <w:r w:rsidR="003D5B7B">
          <w:rPr>
            <w:noProof/>
            <w:webHidden/>
          </w:rPr>
          <w:t>15</w:t>
        </w:r>
        <w:r w:rsidR="003D5B7B">
          <w:rPr>
            <w:noProof/>
            <w:webHidden/>
          </w:rPr>
          <w:fldChar w:fldCharType="end"/>
        </w:r>
      </w:hyperlink>
    </w:p>
    <w:p w:rsidR="003D5B7B" w:rsidRDefault="00287B76">
      <w:pPr>
        <w:pStyle w:val="TOC2"/>
        <w:tabs>
          <w:tab w:val="left" w:pos="600"/>
          <w:tab w:val="right" w:leader="dot" w:pos="8630"/>
        </w:tabs>
        <w:rPr>
          <w:rFonts w:asciiTheme="minorHAnsi" w:eastAsiaTheme="minorEastAsia" w:hAnsiTheme="minorHAnsi" w:cstheme="minorBidi"/>
          <w:noProof/>
          <w:sz w:val="22"/>
          <w:szCs w:val="22"/>
        </w:rPr>
      </w:pPr>
      <w:hyperlink w:anchor="_Toc13476524" w:history="1">
        <w:r w:rsidR="003D5B7B" w:rsidRPr="00342EA8">
          <w:rPr>
            <w:rStyle w:val="Hyperlink"/>
            <w:b/>
            <w:noProof/>
          </w:rPr>
          <w:t>4.</w:t>
        </w:r>
        <w:r w:rsidR="003D5B7B">
          <w:rPr>
            <w:rFonts w:asciiTheme="minorHAnsi" w:eastAsiaTheme="minorEastAsia" w:hAnsiTheme="minorHAnsi" w:cstheme="minorBidi"/>
            <w:noProof/>
            <w:sz w:val="22"/>
            <w:szCs w:val="22"/>
          </w:rPr>
          <w:tab/>
        </w:r>
        <w:r w:rsidR="003D5B7B" w:rsidRPr="00342EA8">
          <w:rPr>
            <w:rStyle w:val="Hyperlink"/>
            <w:b/>
            <w:noProof/>
          </w:rPr>
          <w:t>Stored Procedures</w:t>
        </w:r>
        <w:r w:rsidR="003D5B7B">
          <w:rPr>
            <w:noProof/>
            <w:webHidden/>
          </w:rPr>
          <w:tab/>
        </w:r>
        <w:r w:rsidR="003D5B7B">
          <w:rPr>
            <w:noProof/>
            <w:webHidden/>
          </w:rPr>
          <w:fldChar w:fldCharType="begin"/>
        </w:r>
        <w:r w:rsidR="003D5B7B">
          <w:rPr>
            <w:noProof/>
            <w:webHidden/>
          </w:rPr>
          <w:instrText xml:space="preserve"> PAGEREF _Toc13476524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25" w:history="1">
        <w:r w:rsidR="003D5B7B" w:rsidRPr="00342EA8">
          <w:rPr>
            <w:rStyle w:val="Hyperlink"/>
            <w:noProof/>
          </w:rPr>
          <w:t>4.1.</w:t>
        </w:r>
        <w:r w:rsidR="003D5B7B">
          <w:rPr>
            <w:rFonts w:asciiTheme="minorHAnsi" w:eastAsiaTheme="minorEastAsia" w:hAnsiTheme="minorHAnsi" w:cstheme="minorBidi"/>
            <w:noProof/>
            <w:sz w:val="22"/>
            <w:szCs w:val="22"/>
          </w:rPr>
          <w:tab/>
        </w:r>
        <w:r w:rsidR="003D5B7B" w:rsidRPr="00342EA8">
          <w:rPr>
            <w:rStyle w:val="Hyperlink"/>
            <w:noProof/>
          </w:rPr>
          <w:t>sp_SelectReviewFrom_Coaching_Log</w:t>
        </w:r>
        <w:r w:rsidR="003D5B7B">
          <w:rPr>
            <w:noProof/>
            <w:webHidden/>
          </w:rPr>
          <w:tab/>
        </w:r>
        <w:r w:rsidR="003D5B7B">
          <w:rPr>
            <w:noProof/>
            <w:webHidden/>
          </w:rPr>
          <w:fldChar w:fldCharType="begin"/>
        </w:r>
        <w:r w:rsidR="003D5B7B">
          <w:rPr>
            <w:noProof/>
            <w:webHidden/>
          </w:rPr>
          <w:instrText xml:space="preserve"> PAGEREF _Toc13476525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26" w:history="1">
        <w:r w:rsidR="003D5B7B" w:rsidRPr="00342EA8">
          <w:rPr>
            <w:rStyle w:val="Hyperlink"/>
            <w:noProof/>
          </w:rPr>
          <w:t>4.2.</w:t>
        </w:r>
        <w:r w:rsidR="003D5B7B">
          <w:rPr>
            <w:rFonts w:asciiTheme="minorHAnsi" w:eastAsiaTheme="minorEastAsia" w:hAnsiTheme="minorHAnsi" w:cstheme="minorBidi"/>
            <w:noProof/>
            <w:sz w:val="22"/>
            <w:szCs w:val="22"/>
          </w:rPr>
          <w:tab/>
        </w:r>
        <w:r w:rsidR="003D5B7B" w:rsidRPr="00342EA8">
          <w:rPr>
            <w:rStyle w:val="Hyperlink"/>
            <w:noProof/>
          </w:rPr>
          <w:t>sp_SelectReviewFrom_Coaching_Log_Reasons</w:t>
        </w:r>
        <w:r w:rsidR="003D5B7B">
          <w:rPr>
            <w:noProof/>
            <w:webHidden/>
          </w:rPr>
          <w:tab/>
        </w:r>
        <w:r w:rsidR="003D5B7B">
          <w:rPr>
            <w:noProof/>
            <w:webHidden/>
          </w:rPr>
          <w:fldChar w:fldCharType="begin"/>
        </w:r>
        <w:r w:rsidR="003D5B7B">
          <w:rPr>
            <w:noProof/>
            <w:webHidden/>
          </w:rPr>
          <w:instrText xml:space="preserve"> PAGEREF _Toc13476526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27" w:history="1">
        <w:r w:rsidR="003D5B7B" w:rsidRPr="00342EA8">
          <w:rPr>
            <w:rStyle w:val="Hyperlink"/>
            <w:noProof/>
          </w:rPr>
          <w:t>4.3.</w:t>
        </w:r>
        <w:r w:rsidR="003D5B7B">
          <w:rPr>
            <w:rFonts w:asciiTheme="minorHAnsi" w:eastAsiaTheme="minorEastAsia" w:hAnsiTheme="minorHAnsi" w:cstheme="minorBidi"/>
            <w:noProof/>
            <w:sz w:val="22"/>
            <w:szCs w:val="22"/>
          </w:rPr>
          <w:tab/>
        </w:r>
        <w:r w:rsidR="003D5B7B" w:rsidRPr="00342EA8">
          <w:rPr>
            <w:rStyle w:val="Hyperlink"/>
            <w:noProof/>
          </w:rPr>
          <w:t>sp_SelectReviewFrom_Warning_Log_Reasons</w:t>
        </w:r>
        <w:r w:rsidR="003D5B7B">
          <w:rPr>
            <w:noProof/>
            <w:webHidden/>
          </w:rPr>
          <w:tab/>
        </w:r>
        <w:r w:rsidR="003D5B7B">
          <w:rPr>
            <w:noProof/>
            <w:webHidden/>
          </w:rPr>
          <w:fldChar w:fldCharType="begin"/>
        </w:r>
        <w:r w:rsidR="003D5B7B">
          <w:rPr>
            <w:noProof/>
            <w:webHidden/>
          </w:rPr>
          <w:instrText xml:space="preserve"> PAGEREF _Toc13476527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28" w:history="1">
        <w:r w:rsidR="003D5B7B" w:rsidRPr="00342EA8">
          <w:rPr>
            <w:rStyle w:val="Hyperlink"/>
            <w:noProof/>
          </w:rPr>
          <w:t>4.4.</w:t>
        </w:r>
        <w:r w:rsidR="003D5B7B">
          <w:rPr>
            <w:rFonts w:asciiTheme="minorHAnsi" w:eastAsiaTheme="minorEastAsia" w:hAnsiTheme="minorHAnsi" w:cstheme="minorBidi"/>
            <w:noProof/>
            <w:sz w:val="22"/>
            <w:szCs w:val="22"/>
          </w:rPr>
          <w:tab/>
        </w:r>
        <w:r w:rsidR="003D5B7B" w:rsidRPr="00342EA8">
          <w:rPr>
            <w:rStyle w:val="Hyperlink"/>
            <w:noProof/>
          </w:rPr>
          <w:t>sp_Update_Review_Coaching_Log_Suerpvisor_Pending</w:t>
        </w:r>
        <w:r w:rsidR="003D5B7B">
          <w:rPr>
            <w:noProof/>
            <w:webHidden/>
          </w:rPr>
          <w:tab/>
        </w:r>
        <w:r w:rsidR="003D5B7B">
          <w:rPr>
            <w:noProof/>
            <w:webHidden/>
          </w:rPr>
          <w:fldChar w:fldCharType="begin"/>
        </w:r>
        <w:r w:rsidR="003D5B7B">
          <w:rPr>
            <w:noProof/>
            <w:webHidden/>
          </w:rPr>
          <w:instrText xml:space="preserve"> PAGEREF _Toc13476528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29" w:history="1">
        <w:r w:rsidR="003D5B7B" w:rsidRPr="00342EA8">
          <w:rPr>
            <w:rStyle w:val="Hyperlink"/>
            <w:noProof/>
          </w:rPr>
          <w:t>4.5.</w:t>
        </w:r>
        <w:r w:rsidR="003D5B7B">
          <w:rPr>
            <w:rFonts w:asciiTheme="minorHAnsi" w:eastAsiaTheme="minorEastAsia" w:hAnsiTheme="minorHAnsi" w:cstheme="minorBidi"/>
            <w:noProof/>
            <w:sz w:val="22"/>
            <w:szCs w:val="22"/>
          </w:rPr>
          <w:tab/>
        </w:r>
        <w:r w:rsidR="003D5B7B" w:rsidRPr="00342EA8">
          <w:rPr>
            <w:rStyle w:val="Hyperlink"/>
            <w:noProof/>
          </w:rPr>
          <w:t>sp_Update_Review_Coaching_Log_Supervisor_Acknowledge</w:t>
        </w:r>
        <w:r w:rsidR="003D5B7B">
          <w:rPr>
            <w:noProof/>
            <w:webHidden/>
          </w:rPr>
          <w:tab/>
        </w:r>
        <w:r w:rsidR="003D5B7B">
          <w:rPr>
            <w:noProof/>
            <w:webHidden/>
          </w:rPr>
          <w:fldChar w:fldCharType="begin"/>
        </w:r>
        <w:r w:rsidR="003D5B7B">
          <w:rPr>
            <w:noProof/>
            <w:webHidden/>
          </w:rPr>
          <w:instrText xml:space="preserve"> PAGEREF _Toc13476529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30" w:history="1">
        <w:r w:rsidR="003D5B7B" w:rsidRPr="00342EA8">
          <w:rPr>
            <w:rStyle w:val="Hyperlink"/>
            <w:noProof/>
          </w:rPr>
          <w:t>4.6.</w:t>
        </w:r>
        <w:r w:rsidR="003D5B7B">
          <w:rPr>
            <w:rFonts w:asciiTheme="minorHAnsi" w:eastAsiaTheme="minorEastAsia" w:hAnsiTheme="minorHAnsi" w:cstheme="minorBidi"/>
            <w:noProof/>
            <w:sz w:val="22"/>
            <w:szCs w:val="22"/>
          </w:rPr>
          <w:tab/>
        </w:r>
        <w:r w:rsidR="003D5B7B" w:rsidRPr="00342EA8">
          <w:rPr>
            <w:rStyle w:val="Hyperlink"/>
            <w:noProof/>
          </w:rPr>
          <w:t>sp_Update_Review_Coaching_Log_Employee_Pending</w:t>
        </w:r>
        <w:r w:rsidR="003D5B7B">
          <w:rPr>
            <w:noProof/>
            <w:webHidden/>
          </w:rPr>
          <w:tab/>
        </w:r>
        <w:r w:rsidR="003D5B7B">
          <w:rPr>
            <w:noProof/>
            <w:webHidden/>
          </w:rPr>
          <w:fldChar w:fldCharType="begin"/>
        </w:r>
        <w:r w:rsidR="003D5B7B">
          <w:rPr>
            <w:noProof/>
            <w:webHidden/>
          </w:rPr>
          <w:instrText xml:space="preserve"> PAGEREF _Toc13476530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31" w:history="1">
        <w:r w:rsidR="003D5B7B" w:rsidRPr="00342EA8">
          <w:rPr>
            <w:rStyle w:val="Hyperlink"/>
            <w:noProof/>
          </w:rPr>
          <w:t>4.7.</w:t>
        </w:r>
        <w:r w:rsidR="003D5B7B">
          <w:rPr>
            <w:rFonts w:asciiTheme="minorHAnsi" w:eastAsiaTheme="minorEastAsia" w:hAnsiTheme="minorHAnsi" w:cstheme="minorBidi"/>
            <w:noProof/>
            <w:sz w:val="22"/>
            <w:szCs w:val="22"/>
          </w:rPr>
          <w:tab/>
        </w:r>
        <w:r w:rsidR="003D5B7B" w:rsidRPr="00342EA8">
          <w:rPr>
            <w:rStyle w:val="Hyperlink"/>
            <w:noProof/>
          </w:rPr>
          <w:t>sp_Update_Review_Coaching_Log_Employee_Acknowledge</w:t>
        </w:r>
        <w:r w:rsidR="003D5B7B">
          <w:rPr>
            <w:noProof/>
            <w:webHidden/>
          </w:rPr>
          <w:tab/>
        </w:r>
        <w:r w:rsidR="003D5B7B">
          <w:rPr>
            <w:noProof/>
            <w:webHidden/>
          </w:rPr>
          <w:fldChar w:fldCharType="begin"/>
        </w:r>
        <w:r w:rsidR="003D5B7B">
          <w:rPr>
            <w:noProof/>
            <w:webHidden/>
          </w:rPr>
          <w:instrText xml:space="preserve"> PAGEREF _Toc13476531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32" w:history="1">
        <w:r w:rsidR="003D5B7B" w:rsidRPr="00342EA8">
          <w:rPr>
            <w:rStyle w:val="Hyperlink"/>
            <w:noProof/>
          </w:rPr>
          <w:t>4.8.</w:t>
        </w:r>
        <w:r w:rsidR="003D5B7B">
          <w:rPr>
            <w:rFonts w:asciiTheme="minorHAnsi" w:eastAsiaTheme="minorEastAsia" w:hAnsiTheme="minorHAnsi" w:cstheme="minorBidi"/>
            <w:noProof/>
            <w:sz w:val="22"/>
            <w:szCs w:val="22"/>
          </w:rPr>
          <w:tab/>
        </w:r>
        <w:r w:rsidR="003D5B7B" w:rsidRPr="00342EA8">
          <w:rPr>
            <w:rStyle w:val="Hyperlink"/>
            <w:noProof/>
          </w:rPr>
          <w:t>sp_Update_Review_Coaching_Log_Manager_Pending_Research</w:t>
        </w:r>
        <w:r w:rsidR="003D5B7B">
          <w:rPr>
            <w:noProof/>
            <w:webHidden/>
          </w:rPr>
          <w:tab/>
        </w:r>
        <w:r w:rsidR="003D5B7B">
          <w:rPr>
            <w:noProof/>
            <w:webHidden/>
          </w:rPr>
          <w:fldChar w:fldCharType="begin"/>
        </w:r>
        <w:r w:rsidR="003D5B7B">
          <w:rPr>
            <w:noProof/>
            <w:webHidden/>
          </w:rPr>
          <w:instrText xml:space="preserve"> PAGEREF _Toc13476532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33" w:history="1">
        <w:r w:rsidR="003D5B7B" w:rsidRPr="00342EA8">
          <w:rPr>
            <w:rStyle w:val="Hyperlink"/>
            <w:noProof/>
          </w:rPr>
          <w:t>4.9.</w:t>
        </w:r>
        <w:r w:rsidR="003D5B7B">
          <w:rPr>
            <w:rFonts w:asciiTheme="minorHAnsi" w:eastAsiaTheme="minorEastAsia" w:hAnsiTheme="minorHAnsi" w:cstheme="minorBidi"/>
            <w:noProof/>
            <w:sz w:val="22"/>
            <w:szCs w:val="22"/>
          </w:rPr>
          <w:tab/>
        </w:r>
        <w:r w:rsidR="003D5B7B" w:rsidRPr="00342EA8">
          <w:rPr>
            <w:rStyle w:val="Hyperlink"/>
            <w:noProof/>
          </w:rPr>
          <w:t>sp_Update_Review_Coaching_Log_Manager_Pending_CSE</w:t>
        </w:r>
        <w:r w:rsidR="003D5B7B">
          <w:rPr>
            <w:noProof/>
            <w:webHidden/>
          </w:rPr>
          <w:tab/>
        </w:r>
        <w:r w:rsidR="003D5B7B">
          <w:rPr>
            <w:noProof/>
            <w:webHidden/>
          </w:rPr>
          <w:fldChar w:fldCharType="begin"/>
        </w:r>
        <w:r w:rsidR="003D5B7B">
          <w:rPr>
            <w:noProof/>
            <w:webHidden/>
          </w:rPr>
          <w:instrText xml:space="preserve"> PAGEREF _Toc13476533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34" w:history="1">
        <w:r w:rsidR="003D5B7B" w:rsidRPr="00342EA8">
          <w:rPr>
            <w:rStyle w:val="Hyperlink"/>
            <w:noProof/>
          </w:rPr>
          <w:t>4.10.</w:t>
        </w:r>
        <w:r w:rsidR="003D5B7B">
          <w:rPr>
            <w:rFonts w:asciiTheme="minorHAnsi" w:eastAsiaTheme="minorEastAsia" w:hAnsiTheme="minorHAnsi" w:cstheme="minorBidi"/>
            <w:noProof/>
            <w:sz w:val="22"/>
            <w:szCs w:val="22"/>
          </w:rPr>
          <w:tab/>
        </w:r>
        <w:r w:rsidR="003D5B7B" w:rsidRPr="00342EA8">
          <w:rPr>
            <w:rStyle w:val="Hyperlink"/>
            <w:noProof/>
          </w:rPr>
          <w:t>sp_SelectReviewFrom_Coaching_Log_Quality_Now</w:t>
        </w:r>
        <w:r w:rsidR="003D5B7B">
          <w:rPr>
            <w:noProof/>
            <w:webHidden/>
          </w:rPr>
          <w:tab/>
        </w:r>
        <w:r w:rsidR="003D5B7B">
          <w:rPr>
            <w:noProof/>
            <w:webHidden/>
          </w:rPr>
          <w:fldChar w:fldCharType="begin"/>
        </w:r>
        <w:r w:rsidR="003D5B7B">
          <w:rPr>
            <w:noProof/>
            <w:webHidden/>
          </w:rPr>
          <w:instrText xml:space="preserve"> PAGEREF _Toc13476534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35" w:history="1">
        <w:r w:rsidR="003D5B7B" w:rsidRPr="00342EA8">
          <w:rPr>
            <w:rStyle w:val="Hyperlink"/>
            <w:noProof/>
          </w:rPr>
          <w:t>4.11.</w:t>
        </w:r>
        <w:r w:rsidR="003D5B7B">
          <w:rPr>
            <w:rFonts w:asciiTheme="minorHAnsi" w:eastAsiaTheme="minorEastAsia" w:hAnsiTheme="minorHAnsi" w:cstheme="minorBidi"/>
            <w:noProof/>
            <w:sz w:val="22"/>
            <w:szCs w:val="22"/>
          </w:rPr>
          <w:tab/>
        </w:r>
        <w:r w:rsidR="003D5B7B" w:rsidRPr="00342EA8">
          <w:rPr>
            <w:rStyle w:val="Hyperlink"/>
            <w:noProof/>
          </w:rPr>
          <w:t>sp_ShortCalls_Get_BehaviorList</w:t>
        </w:r>
        <w:r w:rsidR="003D5B7B">
          <w:rPr>
            <w:noProof/>
            <w:webHidden/>
          </w:rPr>
          <w:tab/>
        </w:r>
        <w:r w:rsidR="003D5B7B">
          <w:rPr>
            <w:noProof/>
            <w:webHidden/>
          </w:rPr>
          <w:fldChar w:fldCharType="begin"/>
        </w:r>
        <w:r w:rsidR="003D5B7B">
          <w:rPr>
            <w:noProof/>
            <w:webHidden/>
          </w:rPr>
          <w:instrText xml:space="preserve"> PAGEREF _Toc13476535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36" w:history="1">
        <w:r w:rsidR="003D5B7B" w:rsidRPr="00342EA8">
          <w:rPr>
            <w:rStyle w:val="Hyperlink"/>
            <w:noProof/>
          </w:rPr>
          <w:t>4.12.</w:t>
        </w:r>
        <w:r w:rsidR="003D5B7B">
          <w:rPr>
            <w:rFonts w:asciiTheme="minorHAnsi" w:eastAsiaTheme="minorEastAsia" w:hAnsiTheme="minorHAnsi" w:cstheme="minorBidi"/>
            <w:noProof/>
            <w:sz w:val="22"/>
            <w:szCs w:val="22"/>
          </w:rPr>
          <w:tab/>
        </w:r>
        <w:r w:rsidR="003D5B7B" w:rsidRPr="00342EA8">
          <w:rPr>
            <w:rStyle w:val="Hyperlink"/>
            <w:noProof/>
          </w:rPr>
          <w:t>sp_ShortCalls_Get_Actions</w:t>
        </w:r>
        <w:r w:rsidR="003D5B7B">
          <w:rPr>
            <w:noProof/>
            <w:webHidden/>
          </w:rPr>
          <w:tab/>
        </w:r>
        <w:r w:rsidR="003D5B7B">
          <w:rPr>
            <w:noProof/>
            <w:webHidden/>
          </w:rPr>
          <w:fldChar w:fldCharType="begin"/>
        </w:r>
        <w:r w:rsidR="003D5B7B">
          <w:rPr>
            <w:noProof/>
            <w:webHidden/>
          </w:rPr>
          <w:instrText xml:space="preserve"> PAGEREF _Toc13476536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37" w:history="1">
        <w:r w:rsidR="003D5B7B" w:rsidRPr="00342EA8">
          <w:rPr>
            <w:rStyle w:val="Hyperlink"/>
            <w:noProof/>
          </w:rPr>
          <w:t>4.13.</w:t>
        </w:r>
        <w:r w:rsidR="003D5B7B">
          <w:rPr>
            <w:rFonts w:asciiTheme="minorHAnsi" w:eastAsiaTheme="minorEastAsia" w:hAnsiTheme="minorHAnsi" w:cstheme="minorBidi"/>
            <w:noProof/>
            <w:sz w:val="22"/>
            <w:szCs w:val="22"/>
          </w:rPr>
          <w:tab/>
        </w:r>
        <w:r w:rsidR="003D5B7B" w:rsidRPr="00342EA8">
          <w:rPr>
            <w:rStyle w:val="Hyperlink"/>
            <w:noProof/>
          </w:rPr>
          <w:t>sp_ShortCalls_Get_CallList</w:t>
        </w:r>
        <w:r w:rsidR="003D5B7B">
          <w:rPr>
            <w:noProof/>
            <w:webHidden/>
          </w:rPr>
          <w:tab/>
        </w:r>
        <w:r w:rsidR="003D5B7B">
          <w:rPr>
            <w:noProof/>
            <w:webHidden/>
          </w:rPr>
          <w:fldChar w:fldCharType="begin"/>
        </w:r>
        <w:r w:rsidR="003D5B7B">
          <w:rPr>
            <w:noProof/>
            <w:webHidden/>
          </w:rPr>
          <w:instrText xml:space="preserve"> PAGEREF _Toc13476537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38" w:history="1">
        <w:r w:rsidR="003D5B7B" w:rsidRPr="00342EA8">
          <w:rPr>
            <w:rStyle w:val="Hyperlink"/>
            <w:noProof/>
          </w:rPr>
          <w:t>4.14.</w:t>
        </w:r>
        <w:r w:rsidR="003D5B7B">
          <w:rPr>
            <w:rFonts w:asciiTheme="minorHAnsi" w:eastAsiaTheme="minorEastAsia" w:hAnsiTheme="minorHAnsi" w:cstheme="minorBidi"/>
            <w:noProof/>
            <w:sz w:val="22"/>
            <w:szCs w:val="22"/>
          </w:rPr>
          <w:tab/>
        </w:r>
        <w:r w:rsidR="003D5B7B" w:rsidRPr="00342EA8">
          <w:rPr>
            <w:rStyle w:val="Hyperlink"/>
            <w:noProof/>
          </w:rPr>
          <w:t>sp_ShortCalls_Get_SupReivewDetails</w:t>
        </w:r>
        <w:r w:rsidR="003D5B7B">
          <w:rPr>
            <w:noProof/>
            <w:webHidden/>
          </w:rPr>
          <w:tab/>
        </w:r>
        <w:r w:rsidR="003D5B7B">
          <w:rPr>
            <w:noProof/>
            <w:webHidden/>
          </w:rPr>
          <w:fldChar w:fldCharType="begin"/>
        </w:r>
        <w:r w:rsidR="003D5B7B">
          <w:rPr>
            <w:noProof/>
            <w:webHidden/>
          </w:rPr>
          <w:instrText xml:space="preserve"> PAGEREF _Toc13476538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39" w:history="1">
        <w:r w:rsidR="003D5B7B" w:rsidRPr="00342EA8">
          <w:rPr>
            <w:rStyle w:val="Hyperlink"/>
            <w:noProof/>
          </w:rPr>
          <w:t>4.15.</w:t>
        </w:r>
        <w:r w:rsidR="003D5B7B">
          <w:rPr>
            <w:rFonts w:asciiTheme="minorHAnsi" w:eastAsiaTheme="minorEastAsia" w:hAnsiTheme="minorHAnsi" w:cstheme="minorBidi"/>
            <w:noProof/>
            <w:sz w:val="22"/>
            <w:szCs w:val="22"/>
          </w:rPr>
          <w:tab/>
        </w:r>
        <w:r w:rsidR="003D5B7B" w:rsidRPr="00342EA8">
          <w:rPr>
            <w:rStyle w:val="Hyperlink"/>
            <w:noProof/>
          </w:rPr>
          <w:t>sp_ShortCalls_SupReview_Submit</w:t>
        </w:r>
        <w:r w:rsidR="003D5B7B">
          <w:rPr>
            <w:noProof/>
            <w:webHidden/>
          </w:rPr>
          <w:tab/>
        </w:r>
        <w:r w:rsidR="003D5B7B">
          <w:rPr>
            <w:noProof/>
            <w:webHidden/>
          </w:rPr>
          <w:fldChar w:fldCharType="begin"/>
        </w:r>
        <w:r w:rsidR="003D5B7B">
          <w:rPr>
            <w:noProof/>
            <w:webHidden/>
          </w:rPr>
          <w:instrText xml:space="preserve"> PAGEREF _Toc13476539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40" w:history="1">
        <w:r w:rsidR="003D5B7B" w:rsidRPr="00342EA8">
          <w:rPr>
            <w:rStyle w:val="Hyperlink"/>
            <w:noProof/>
          </w:rPr>
          <w:t>4.16.</w:t>
        </w:r>
        <w:r w:rsidR="003D5B7B">
          <w:rPr>
            <w:rFonts w:asciiTheme="minorHAnsi" w:eastAsiaTheme="minorEastAsia" w:hAnsiTheme="minorHAnsi" w:cstheme="minorBidi"/>
            <w:noProof/>
            <w:sz w:val="22"/>
            <w:szCs w:val="22"/>
          </w:rPr>
          <w:tab/>
        </w:r>
        <w:r w:rsidR="003D5B7B" w:rsidRPr="00342EA8">
          <w:rPr>
            <w:rStyle w:val="Hyperlink"/>
            <w:noProof/>
          </w:rPr>
          <w:t>sp_ShortCalls_MgrReivew_Submit</w:t>
        </w:r>
        <w:r w:rsidR="003D5B7B">
          <w:rPr>
            <w:noProof/>
            <w:webHidden/>
          </w:rPr>
          <w:tab/>
        </w:r>
        <w:r w:rsidR="003D5B7B">
          <w:rPr>
            <w:noProof/>
            <w:webHidden/>
          </w:rPr>
          <w:fldChar w:fldCharType="begin"/>
        </w:r>
        <w:r w:rsidR="003D5B7B">
          <w:rPr>
            <w:noProof/>
            <w:webHidden/>
          </w:rPr>
          <w:instrText xml:space="preserve"> PAGEREF _Toc13476540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1000"/>
          <w:tab w:val="right" w:leader="dot" w:pos="8630"/>
        </w:tabs>
        <w:rPr>
          <w:rFonts w:asciiTheme="minorHAnsi" w:eastAsiaTheme="minorEastAsia" w:hAnsiTheme="minorHAnsi" w:cstheme="minorBidi"/>
          <w:noProof/>
          <w:sz w:val="22"/>
          <w:szCs w:val="22"/>
        </w:rPr>
      </w:pPr>
      <w:hyperlink w:anchor="_Toc13476541" w:history="1">
        <w:r w:rsidR="003D5B7B" w:rsidRPr="00342EA8">
          <w:rPr>
            <w:rStyle w:val="Hyperlink"/>
            <w:noProof/>
          </w:rPr>
          <w:t>4.17.</w:t>
        </w:r>
        <w:r w:rsidR="003D5B7B">
          <w:rPr>
            <w:rFonts w:asciiTheme="minorHAnsi" w:eastAsiaTheme="minorEastAsia" w:hAnsiTheme="minorHAnsi" w:cstheme="minorBidi"/>
            <w:noProof/>
            <w:sz w:val="22"/>
            <w:szCs w:val="22"/>
          </w:rPr>
          <w:tab/>
        </w:r>
        <w:r w:rsidR="003D5B7B" w:rsidRPr="00342EA8">
          <w:rPr>
            <w:rStyle w:val="Hyperlink"/>
            <w:noProof/>
          </w:rPr>
          <w:t>sp_ShortCalls_getMgrReviewDetails</w:t>
        </w:r>
        <w:r w:rsidR="003D5B7B">
          <w:rPr>
            <w:noProof/>
            <w:webHidden/>
          </w:rPr>
          <w:tab/>
        </w:r>
        <w:r w:rsidR="003D5B7B">
          <w:rPr>
            <w:noProof/>
            <w:webHidden/>
          </w:rPr>
          <w:fldChar w:fldCharType="begin"/>
        </w:r>
        <w:r w:rsidR="003D5B7B">
          <w:rPr>
            <w:noProof/>
            <w:webHidden/>
          </w:rPr>
          <w:instrText xml:space="preserve"> PAGEREF _Toc13476541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600"/>
          <w:tab w:val="right" w:leader="dot" w:pos="8630"/>
        </w:tabs>
        <w:rPr>
          <w:rFonts w:asciiTheme="minorHAnsi" w:eastAsiaTheme="minorEastAsia" w:hAnsiTheme="minorHAnsi" w:cstheme="minorBidi"/>
          <w:noProof/>
          <w:sz w:val="22"/>
          <w:szCs w:val="22"/>
        </w:rPr>
      </w:pPr>
      <w:hyperlink w:anchor="_Toc13476542" w:history="1">
        <w:r w:rsidR="003D5B7B" w:rsidRPr="00342EA8">
          <w:rPr>
            <w:rStyle w:val="Hyperlink"/>
            <w:b/>
            <w:noProof/>
          </w:rPr>
          <w:t>5.</w:t>
        </w:r>
        <w:r w:rsidR="003D5B7B">
          <w:rPr>
            <w:rFonts w:asciiTheme="minorHAnsi" w:eastAsiaTheme="minorEastAsia" w:hAnsiTheme="minorHAnsi" w:cstheme="minorBidi"/>
            <w:noProof/>
            <w:sz w:val="22"/>
            <w:szCs w:val="22"/>
          </w:rPr>
          <w:tab/>
        </w:r>
        <w:r w:rsidR="003D5B7B" w:rsidRPr="00342EA8">
          <w:rPr>
            <w:rStyle w:val="Hyperlink"/>
            <w:b/>
            <w:noProof/>
          </w:rPr>
          <w:t>Logic to determine pending form type</w:t>
        </w:r>
        <w:r w:rsidR="003D5B7B">
          <w:rPr>
            <w:noProof/>
            <w:webHidden/>
          </w:rPr>
          <w:tab/>
        </w:r>
        <w:r w:rsidR="003D5B7B">
          <w:rPr>
            <w:noProof/>
            <w:webHidden/>
          </w:rPr>
          <w:fldChar w:fldCharType="begin"/>
        </w:r>
        <w:r w:rsidR="003D5B7B">
          <w:rPr>
            <w:noProof/>
            <w:webHidden/>
          </w:rPr>
          <w:instrText xml:space="preserve"> PAGEREF _Toc13476542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43" w:history="1">
        <w:r w:rsidR="003D5B7B" w:rsidRPr="00342EA8">
          <w:rPr>
            <w:rStyle w:val="Hyperlink"/>
            <w:noProof/>
          </w:rPr>
          <w:t>5.1.</w:t>
        </w:r>
        <w:r w:rsidR="003D5B7B">
          <w:rPr>
            <w:rFonts w:asciiTheme="minorHAnsi" w:eastAsiaTheme="minorEastAsia" w:hAnsiTheme="minorHAnsi" w:cstheme="minorBidi"/>
            <w:noProof/>
            <w:sz w:val="22"/>
            <w:szCs w:val="22"/>
          </w:rPr>
          <w:tab/>
        </w:r>
        <w:r w:rsidR="003D5B7B" w:rsidRPr="00342EA8">
          <w:rPr>
            <w:rStyle w:val="Hyperlink"/>
            <w:noProof/>
          </w:rPr>
          <w:t>Pending Acknowledgement</w:t>
        </w:r>
        <w:r w:rsidR="003D5B7B">
          <w:rPr>
            <w:noProof/>
            <w:webHidden/>
          </w:rPr>
          <w:tab/>
        </w:r>
        <w:r w:rsidR="003D5B7B">
          <w:rPr>
            <w:noProof/>
            <w:webHidden/>
          </w:rPr>
          <w:fldChar w:fldCharType="begin"/>
        </w:r>
        <w:r w:rsidR="003D5B7B">
          <w:rPr>
            <w:noProof/>
            <w:webHidden/>
          </w:rPr>
          <w:instrText xml:space="preserve"> PAGEREF _Toc13476543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44" w:history="1">
        <w:r w:rsidR="003D5B7B" w:rsidRPr="00342EA8">
          <w:rPr>
            <w:rStyle w:val="Hyperlink"/>
            <w:noProof/>
          </w:rPr>
          <w:t>5.2.</w:t>
        </w:r>
        <w:r w:rsidR="003D5B7B">
          <w:rPr>
            <w:rFonts w:asciiTheme="minorHAnsi" w:eastAsiaTheme="minorEastAsia" w:hAnsiTheme="minorHAnsi" w:cstheme="minorBidi"/>
            <w:noProof/>
            <w:sz w:val="22"/>
            <w:szCs w:val="22"/>
          </w:rPr>
          <w:tab/>
        </w:r>
        <w:r w:rsidR="003D5B7B" w:rsidRPr="00342EA8">
          <w:rPr>
            <w:rStyle w:val="Hyperlink"/>
            <w:noProof/>
          </w:rPr>
          <w:t>Pending Research</w:t>
        </w:r>
        <w:r w:rsidR="003D5B7B">
          <w:rPr>
            <w:noProof/>
            <w:webHidden/>
          </w:rPr>
          <w:tab/>
        </w:r>
        <w:r w:rsidR="003D5B7B">
          <w:rPr>
            <w:noProof/>
            <w:webHidden/>
          </w:rPr>
          <w:fldChar w:fldCharType="begin"/>
        </w:r>
        <w:r w:rsidR="003D5B7B">
          <w:rPr>
            <w:noProof/>
            <w:webHidden/>
          </w:rPr>
          <w:instrText xml:space="preserve"> PAGEREF _Toc13476544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45" w:history="1">
        <w:r w:rsidR="003D5B7B" w:rsidRPr="00342EA8">
          <w:rPr>
            <w:rStyle w:val="Hyperlink"/>
            <w:noProof/>
          </w:rPr>
          <w:t>5.3.</w:t>
        </w:r>
        <w:r w:rsidR="003D5B7B">
          <w:rPr>
            <w:rFonts w:asciiTheme="minorHAnsi" w:eastAsiaTheme="minorEastAsia" w:hAnsiTheme="minorHAnsi" w:cstheme="minorBidi"/>
            <w:noProof/>
            <w:sz w:val="22"/>
            <w:szCs w:val="22"/>
          </w:rPr>
          <w:tab/>
        </w:r>
        <w:r w:rsidR="003D5B7B" w:rsidRPr="00342EA8">
          <w:rPr>
            <w:rStyle w:val="Hyperlink"/>
            <w:noProof/>
          </w:rPr>
          <w:t>Pending CSE</w:t>
        </w:r>
        <w:r w:rsidR="003D5B7B">
          <w:rPr>
            <w:noProof/>
            <w:webHidden/>
          </w:rPr>
          <w:tab/>
        </w:r>
        <w:r w:rsidR="003D5B7B">
          <w:rPr>
            <w:noProof/>
            <w:webHidden/>
          </w:rPr>
          <w:fldChar w:fldCharType="begin"/>
        </w:r>
        <w:r w:rsidR="003D5B7B">
          <w:rPr>
            <w:noProof/>
            <w:webHidden/>
          </w:rPr>
          <w:instrText xml:space="preserve"> PAGEREF _Toc13476545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46" w:history="1">
        <w:r w:rsidR="003D5B7B" w:rsidRPr="00342EA8">
          <w:rPr>
            <w:rStyle w:val="Hyperlink"/>
            <w:noProof/>
          </w:rPr>
          <w:t>5.4.</w:t>
        </w:r>
        <w:r w:rsidR="003D5B7B">
          <w:rPr>
            <w:rFonts w:asciiTheme="minorHAnsi" w:eastAsiaTheme="minorEastAsia" w:hAnsiTheme="minorHAnsi" w:cstheme="minorBidi"/>
            <w:noProof/>
            <w:sz w:val="22"/>
            <w:szCs w:val="22"/>
          </w:rPr>
          <w:tab/>
        </w:r>
        <w:r w:rsidR="003D5B7B" w:rsidRPr="00342EA8">
          <w:rPr>
            <w:rStyle w:val="Hyperlink"/>
            <w:noProof/>
          </w:rPr>
          <w:t>Pending Short Call Review (Supervisor)</w:t>
        </w:r>
        <w:r w:rsidR="003D5B7B">
          <w:rPr>
            <w:noProof/>
            <w:webHidden/>
          </w:rPr>
          <w:tab/>
        </w:r>
        <w:r w:rsidR="003D5B7B">
          <w:rPr>
            <w:noProof/>
            <w:webHidden/>
          </w:rPr>
          <w:fldChar w:fldCharType="begin"/>
        </w:r>
        <w:r w:rsidR="003D5B7B">
          <w:rPr>
            <w:noProof/>
            <w:webHidden/>
          </w:rPr>
          <w:instrText xml:space="preserve"> PAGEREF _Toc13476546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47" w:history="1">
        <w:r w:rsidR="003D5B7B" w:rsidRPr="00342EA8">
          <w:rPr>
            <w:rStyle w:val="Hyperlink"/>
            <w:noProof/>
          </w:rPr>
          <w:t>5.5.</w:t>
        </w:r>
        <w:r w:rsidR="003D5B7B">
          <w:rPr>
            <w:rFonts w:asciiTheme="minorHAnsi" w:eastAsiaTheme="minorEastAsia" w:hAnsiTheme="minorHAnsi" w:cstheme="minorBidi"/>
            <w:noProof/>
            <w:sz w:val="22"/>
            <w:szCs w:val="22"/>
          </w:rPr>
          <w:tab/>
        </w:r>
        <w:r w:rsidR="003D5B7B" w:rsidRPr="00342EA8">
          <w:rPr>
            <w:rStyle w:val="Hyperlink"/>
            <w:noProof/>
          </w:rPr>
          <w:t>Pending Short Call Confirm (Manager)</w:t>
        </w:r>
        <w:r w:rsidR="003D5B7B">
          <w:rPr>
            <w:noProof/>
            <w:webHidden/>
          </w:rPr>
          <w:tab/>
        </w:r>
        <w:r w:rsidR="003D5B7B">
          <w:rPr>
            <w:noProof/>
            <w:webHidden/>
          </w:rPr>
          <w:fldChar w:fldCharType="begin"/>
        </w:r>
        <w:r w:rsidR="003D5B7B">
          <w:rPr>
            <w:noProof/>
            <w:webHidden/>
          </w:rPr>
          <w:instrText xml:space="preserve"> PAGEREF _Toc13476547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48" w:history="1">
        <w:r w:rsidR="003D5B7B" w:rsidRPr="00342EA8">
          <w:rPr>
            <w:rStyle w:val="Hyperlink"/>
            <w:noProof/>
          </w:rPr>
          <w:t>5.6.</w:t>
        </w:r>
        <w:r w:rsidR="003D5B7B">
          <w:rPr>
            <w:rFonts w:asciiTheme="minorHAnsi" w:eastAsiaTheme="minorEastAsia" w:hAnsiTheme="minorHAnsi" w:cstheme="minorBidi"/>
            <w:noProof/>
            <w:sz w:val="22"/>
            <w:szCs w:val="22"/>
          </w:rPr>
          <w:tab/>
        </w:r>
        <w:r w:rsidR="003D5B7B" w:rsidRPr="00342EA8">
          <w:rPr>
            <w:rStyle w:val="Hyperlink"/>
            <w:noProof/>
          </w:rPr>
          <w:t>Pending Regular Review</w:t>
        </w:r>
        <w:r w:rsidR="003D5B7B">
          <w:rPr>
            <w:noProof/>
            <w:webHidden/>
          </w:rPr>
          <w:tab/>
        </w:r>
        <w:r w:rsidR="003D5B7B">
          <w:rPr>
            <w:noProof/>
            <w:webHidden/>
          </w:rPr>
          <w:fldChar w:fldCharType="begin"/>
        </w:r>
        <w:r w:rsidR="003D5B7B">
          <w:rPr>
            <w:noProof/>
            <w:webHidden/>
          </w:rPr>
          <w:instrText xml:space="preserve"> PAGEREF _Toc13476548 \h </w:instrText>
        </w:r>
        <w:r w:rsidR="003D5B7B">
          <w:rPr>
            <w:noProof/>
            <w:webHidden/>
          </w:rPr>
        </w:r>
        <w:r w:rsidR="003D5B7B">
          <w:rPr>
            <w:noProof/>
            <w:webHidden/>
          </w:rPr>
          <w:fldChar w:fldCharType="separate"/>
        </w:r>
        <w:r w:rsidR="003D5B7B">
          <w:rPr>
            <w:noProof/>
            <w:webHidden/>
          </w:rPr>
          <w:t>24</w:t>
        </w:r>
        <w:r w:rsidR="003D5B7B">
          <w:rPr>
            <w:noProof/>
            <w:webHidden/>
          </w:rPr>
          <w:fldChar w:fldCharType="end"/>
        </w:r>
      </w:hyperlink>
    </w:p>
    <w:p w:rsidR="003D5B7B" w:rsidRDefault="00287B76">
      <w:pPr>
        <w:pStyle w:val="TOC2"/>
        <w:tabs>
          <w:tab w:val="left" w:pos="600"/>
          <w:tab w:val="right" w:leader="dot" w:pos="8630"/>
        </w:tabs>
        <w:rPr>
          <w:rFonts w:asciiTheme="minorHAnsi" w:eastAsiaTheme="minorEastAsia" w:hAnsiTheme="minorHAnsi" w:cstheme="minorBidi"/>
          <w:noProof/>
          <w:sz w:val="22"/>
          <w:szCs w:val="22"/>
        </w:rPr>
      </w:pPr>
      <w:hyperlink w:anchor="_Toc13476549" w:history="1">
        <w:r w:rsidR="003D5B7B" w:rsidRPr="00342EA8">
          <w:rPr>
            <w:rStyle w:val="Hyperlink"/>
            <w:b/>
            <w:noProof/>
          </w:rPr>
          <w:t>6.</w:t>
        </w:r>
        <w:r w:rsidR="003D5B7B">
          <w:rPr>
            <w:rFonts w:asciiTheme="minorHAnsi" w:eastAsiaTheme="minorEastAsia" w:hAnsiTheme="minorHAnsi" w:cstheme="minorBidi"/>
            <w:noProof/>
            <w:sz w:val="22"/>
            <w:szCs w:val="22"/>
          </w:rPr>
          <w:tab/>
        </w:r>
        <w:r w:rsidR="003D5B7B" w:rsidRPr="00342EA8">
          <w:rPr>
            <w:rStyle w:val="Hyperlink"/>
            <w:b/>
            <w:noProof/>
          </w:rPr>
          <w:t>Logic to determine Review Page display mode (Ready Only vs Editable)</w:t>
        </w:r>
        <w:r w:rsidR="003D5B7B">
          <w:rPr>
            <w:noProof/>
            <w:webHidden/>
          </w:rPr>
          <w:tab/>
        </w:r>
        <w:r w:rsidR="003D5B7B">
          <w:rPr>
            <w:noProof/>
            <w:webHidden/>
          </w:rPr>
          <w:fldChar w:fldCharType="begin"/>
        </w:r>
        <w:r w:rsidR="003D5B7B">
          <w:rPr>
            <w:noProof/>
            <w:webHidden/>
          </w:rPr>
          <w:instrText xml:space="preserve"> PAGEREF _Toc13476549 \h </w:instrText>
        </w:r>
        <w:r w:rsidR="003D5B7B">
          <w:rPr>
            <w:noProof/>
            <w:webHidden/>
          </w:rPr>
        </w:r>
        <w:r w:rsidR="003D5B7B">
          <w:rPr>
            <w:noProof/>
            <w:webHidden/>
          </w:rPr>
          <w:fldChar w:fldCharType="separate"/>
        </w:r>
        <w:r w:rsidR="003D5B7B">
          <w:rPr>
            <w:noProof/>
            <w:webHidden/>
          </w:rPr>
          <w:t>25</w:t>
        </w:r>
        <w:r w:rsidR="003D5B7B">
          <w:rPr>
            <w:noProof/>
            <w:webHidden/>
          </w:rPr>
          <w:fldChar w:fldCharType="end"/>
        </w:r>
      </w:hyperlink>
    </w:p>
    <w:p w:rsidR="003D5B7B" w:rsidRDefault="00287B76">
      <w:pPr>
        <w:pStyle w:val="TOC2"/>
        <w:tabs>
          <w:tab w:val="left" w:pos="600"/>
          <w:tab w:val="right" w:leader="dot" w:pos="8630"/>
        </w:tabs>
        <w:rPr>
          <w:rFonts w:asciiTheme="minorHAnsi" w:eastAsiaTheme="minorEastAsia" w:hAnsiTheme="minorHAnsi" w:cstheme="minorBidi"/>
          <w:noProof/>
          <w:sz w:val="22"/>
          <w:szCs w:val="22"/>
        </w:rPr>
      </w:pPr>
      <w:hyperlink w:anchor="_Toc13476550" w:history="1">
        <w:r w:rsidR="003D5B7B" w:rsidRPr="00342EA8">
          <w:rPr>
            <w:rStyle w:val="Hyperlink"/>
            <w:b/>
            <w:noProof/>
          </w:rPr>
          <w:t>7.</w:t>
        </w:r>
        <w:r w:rsidR="003D5B7B">
          <w:rPr>
            <w:rFonts w:asciiTheme="minorHAnsi" w:eastAsiaTheme="minorEastAsia" w:hAnsiTheme="minorHAnsi" w:cstheme="minorBidi"/>
            <w:noProof/>
            <w:sz w:val="22"/>
            <w:szCs w:val="22"/>
          </w:rPr>
          <w:tab/>
        </w:r>
        <w:r w:rsidR="003D5B7B" w:rsidRPr="00342EA8">
          <w:rPr>
            <w:rStyle w:val="Hyperlink"/>
            <w:b/>
            <w:noProof/>
          </w:rPr>
          <w:t>Logic to determine next status</w:t>
        </w:r>
        <w:r w:rsidR="003D5B7B">
          <w:rPr>
            <w:noProof/>
            <w:webHidden/>
          </w:rPr>
          <w:tab/>
        </w:r>
        <w:r w:rsidR="003D5B7B">
          <w:rPr>
            <w:noProof/>
            <w:webHidden/>
          </w:rPr>
          <w:fldChar w:fldCharType="begin"/>
        </w:r>
        <w:r w:rsidR="003D5B7B">
          <w:rPr>
            <w:noProof/>
            <w:webHidden/>
          </w:rPr>
          <w:instrText xml:space="preserve"> PAGEREF _Toc13476550 \h </w:instrText>
        </w:r>
        <w:r w:rsidR="003D5B7B">
          <w:rPr>
            <w:noProof/>
            <w:webHidden/>
          </w:rPr>
        </w:r>
        <w:r w:rsidR="003D5B7B">
          <w:rPr>
            <w:noProof/>
            <w:webHidden/>
          </w:rPr>
          <w:fldChar w:fldCharType="separate"/>
        </w:r>
        <w:r w:rsidR="003D5B7B">
          <w:rPr>
            <w:noProof/>
            <w:webHidden/>
          </w:rPr>
          <w:t>25</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51" w:history="1">
        <w:r w:rsidR="003D5B7B" w:rsidRPr="00342EA8">
          <w:rPr>
            <w:rStyle w:val="Hyperlink"/>
            <w:noProof/>
          </w:rPr>
          <w:t>7.1.</w:t>
        </w:r>
        <w:r w:rsidR="003D5B7B">
          <w:rPr>
            <w:rFonts w:asciiTheme="minorHAnsi" w:eastAsiaTheme="minorEastAsia" w:hAnsiTheme="minorHAnsi" w:cstheme="minorBidi"/>
            <w:noProof/>
            <w:sz w:val="22"/>
            <w:szCs w:val="22"/>
          </w:rPr>
          <w:tab/>
        </w:r>
        <w:r w:rsidR="003D5B7B" w:rsidRPr="00342EA8">
          <w:rPr>
            <w:rStyle w:val="Hyperlink"/>
            <w:noProof/>
          </w:rPr>
          <w:t>Pending Acknowledgement</w:t>
        </w:r>
        <w:r w:rsidR="003D5B7B">
          <w:rPr>
            <w:noProof/>
            <w:webHidden/>
          </w:rPr>
          <w:tab/>
        </w:r>
        <w:r w:rsidR="003D5B7B">
          <w:rPr>
            <w:noProof/>
            <w:webHidden/>
          </w:rPr>
          <w:fldChar w:fldCharType="begin"/>
        </w:r>
        <w:r w:rsidR="003D5B7B">
          <w:rPr>
            <w:noProof/>
            <w:webHidden/>
          </w:rPr>
          <w:instrText xml:space="preserve"> PAGEREF _Toc13476551 \h </w:instrText>
        </w:r>
        <w:r w:rsidR="003D5B7B">
          <w:rPr>
            <w:noProof/>
            <w:webHidden/>
          </w:rPr>
        </w:r>
        <w:r w:rsidR="003D5B7B">
          <w:rPr>
            <w:noProof/>
            <w:webHidden/>
          </w:rPr>
          <w:fldChar w:fldCharType="separate"/>
        </w:r>
        <w:r w:rsidR="003D5B7B">
          <w:rPr>
            <w:noProof/>
            <w:webHidden/>
          </w:rPr>
          <w:t>25</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52" w:history="1">
        <w:r w:rsidR="003D5B7B" w:rsidRPr="00342EA8">
          <w:rPr>
            <w:rStyle w:val="Hyperlink"/>
            <w:noProof/>
          </w:rPr>
          <w:t>7.2.</w:t>
        </w:r>
        <w:r w:rsidR="003D5B7B">
          <w:rPr>
            <w:rFonts w:asciiTheme="minorHAnsi" w:eastAsiaTheme="minorEastAsia" w:hAnsiTheme="minorHAnsi" w:cstheme="minorBidi"/>
            <w:noProof/>
            <w:sz w:val="22"/>
            <w:szCs w:val="22"/>
          </w:rPr>
          <w:tab/>
        </w:r>
        <w:r w:rsidR="003D5B7B" w:rsidRPr="00342EA8">
          <w:rPr>
            <w:rStyle w:val="Hyperlink"/>
            <w:noProof/>
          </w:rPr>
          <w:t>Pending Research</w:t>
        </w:r>
        <w:r w:rsidR="003D5B7B">
          <w:rPr>
            <w:noProof/>
            <w:webHidden/>
          </w:rPr>
          <w:tab/>
        </w:r>
        <w:r w:rsidR="003D5B7B">
          <w:rPr>
            <w:noProof/>
            <w:webHidden/>
          </w:rPr>
          <w:fldChar w:fldCharType="begin"/>
        </w:r>
        <w:r w:rsidR="003D5B7B">
          <w:rPr>
            <w:noProof/>
            <w:webHidden/>
          </w:rPr>
          <w:instrText xml:space="preserve"> PAGEREF _Toc13476552 \h </w:instrText>
        </w:r>
        <w:r w:rsidR="003D5B7B">
          <w:rPr>
            <w:noProof/>
            <w:webHidden/>
          </w:rPr>
        </w:r>
        <w:r w:rsidR="003D5B7B">
          <w:rPr>
            <w:noProof/>
            <w:webHidden/>
          </w:rPr>
          <w:fldChar w:fldCharType="separate"/>
        </w:r>
        <w:r w:rsidR="003D5B7B">
          <w:rPr>
            <w:noProof/>
            <w:webHidden/>
          </w:rPr>
          <w:t>25</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53" w:history="1">
        <w:r w:rsidR="003D5B7B" w:rsidRPr="00342EA8">
          <w:rPr>
            <w:rStyle w:val="Hyperlink"/>
            <w:noProof/>
          </w:rPr>
          <w:t>7.3.</w:t>
        </w:r>
        <w:r w:rsidR="003D5B7B">
          <w:rPr>
            <w:rFonts w:asciiTheme="minorHAnsi" w:eastAsiaTheme="minorEastAsia" w:hAnsiTheme="minorHAnsi" w:cstheme="minorBidi"/>
            <w:noProof/>
            <w:sz w:val="22"/>
            <w:szCs w:val="22"/>
          </w:rPr>
          <w:tab/>
        </w:r>
        <w:r w:rsidR="003D5B7B" w:rsidRPr="00342EA8">
          <w:rPr>
            <w:rStyle w:val="Hyperlink"/>
            <w:noProof/>
          </w:rPr>
          <w:t>Pending CSE</w:t>
        </w:r>
        <w:r w:rsidR="003D5B7B">
          <w:rPr>
            <w:noProof/>
            <w:webHidden/>
          </w:rPr>
          <w:tab/>
        </w:r>
        <w:r w:rsidR="003D5B7B">
          <w:rPr>
            <w:noProof/>
            <w:webHidden/>
          </w:rPr>
          <w:fldChar w:fldCharType="begin"/>
        </w:r>
        <w:r w:rsidR="003D5B7B">
          <w:rPr>
            <w:noProof/>
            <w:webHidden/>
          </w:rPr>
          <w:instrText xml:space="preserve"> PAGEREF _Toc13476553 \h </w:instrText>
        </w:r>
        <w:r w:rsidR="003D5B7B">
          <w:rPr>
            <w:noProof/>
            <w:webHidden/>
          </w:rPr>
        </w:r>
        <w:r w:rsidR="003D5B7B">
          <w:rPr>
            <w:noProof/>
            <w:webHidden/>
          </w:rPr>
          <w:fldChar w:fldCharType="separate"/>
        </w:r>
        <w:r w:rsidR="003D5B7B">
          <w:rPr>
            <w:noProof/>
            <w:webHidden/>
          </w:rPr>
          <w:t>26</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54" w:history="1">
        <w:r w:rsidR="003D5B7B" w:rsidRPr="00342EA8">
          <w:rPr>
            <w:rStyle w:val="Hyperlink"/>
            <w:noProof/>
          </w:rPr>
          <w:t>7.4.</w:t>
        </w:r>
        <w:r w:rsidR="003D5B7B">
          <w:rPr>
            <w:rFonts w:asciiTheme="minorHAnsi" w:eastAsiaTheme="minorEastAsia" w:hAnsiTheme="minorHAnsi" w:cstheme="minorBidi"/>
            <w:noProof/>
            <w:sz w:val="22"/>
            <w:szCs w:val="22"/>
          </w:rPr>
          <w:tab/>
        </w:r>
        <w:r w:rsidR="003D5B7B" w:rsidRPr="00342EA8">
          <w:rPr>
            <w:rStyle w:val="Hyperlink"/>
            <w:noProof/>
          </w:rPr>
          <w:t>Pending Short Call Review (Supervisor)</w:t>
        </w:r>
        <w:r w:rsidR="003D5B7B">
          <w:rPr>
            <w:noProof/>
            <w:webHidden/>
          </w:rPr>
          <w:tab/>
        </w:r>
        <w:r w:rsidR="003D5B7B">
          <w:rPr>
            <w:noProof/>
            <w:webHidden/>
          </w:rPr>
          <w:fldChar w:fldCharType="begin"/>
        </w:r>
        <w:r w:rsidR="003D5B7B">
          <w:rPr>
            <w:noProof/>
            <w:webHidden/>
          </w:rPr>
          <w:instrText xml:space="preserve"> PAGEREF _Toc13476554 \h </w:instrText>
        </w:r>
        <w:r w:rsidR="003D5B7B">
          <w:rPr>
            <w:noProof/>
            <w:webHidden/>
          </w:rPr>
        </w:r>
        <w:r w:rsidR="003D5B7B">
          <w:rPr>
            <w:noProof/>
            <w:webHidden/>
          </w:rPr>
          <w:fldChar w:fldCharType="separate"/>
        </w:r>
        <w:r w:rsidR="003D5B7B">
          <w:rPr>
            <w:noProof/>
            <w:webHidden/>
          </w:rPr>
          <w:t>26</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55" w:history="1">
        <w:r w:rsidR="003D5B7B" w:rsidRPr="00342EA8">
          <w:rPr>
            <w:rStyle w:val="Hyperlink"/>
            <w:noProof/>
          </w:rPr>
          <w:t>7.5.</w:t>
        </w:r>
        <w:r w:rsidR="003D5B7B">
          <w:rPr>
            <w:rFonts w:asciiTheme="minorHAnsi" w:eastAsiaTheme="minorEastAsia" w:hAnsiTheme="minorHAnsi" w:cstheme="minorBidi"/>
            <w:noProof/>
            <w:sz w:val="22"/>
            <w:szCs w:val="22"/>
          </w:rPr>
          <w:tab/>
        </w:r>
        <w:r w:rsidR="003D5B7B" w:rsidRPr="00342EA8">
          <w:rPr>
            <w:rStyle w:val="Hyperlink"/>
            <w:noProof/>
          </w:rPr>
          <w:t>Pending Short Call Confirm (Manager)</w:t>
        </w:r>
        <w:r w:rsidR="003D5B7B">
          <w:rPr>
            <w:noProof/>
            <w:webHidden/>
          </w:rPr>
          <w:tab/>
        </w:r>
        <w:r w:rsidR="003D5B7B">
          <w:rPr>
            <w:noProof/>
            <w:webHidden/>
          </w:rPr>
          <w:fldChar w:fldCharType="begin"/>
        </w:r>
        <w:r w:rsidR="003D5B7B">
          <w:rPr>
            <w:noProof/>
            <w:webHidden/>
          </w:rPr>
          <w:instrText xml:space="preserve"> PAGEREF _Toc13476555 \h </w:instrText>
        </w:r>
        <w:r w:rsidR="003D5B7B">
          <w:rPr>
            <w:noProof/>
            <w:webHidden/>
          </w:rPr>
        </w:r>
        <w:r w:rsidR="003D5B7B">
          <w:rPr>
            <w:noProof/>
            <w:webHidden/>
          </w:rPr>
          <w:fldChar w:fldCharType="separate"/>
        </w:r>
        <w:r w:rsidR="003D5B7B">
          <w:rPr>
            <w:noProof/>
            <w:webHidden/>
          </w:rPr>
          <w:t>26</w:t>
        </w:r>
        <w:r w:rsidR="003D5B7B">
          <w:rPr>
            <w:noProof/>
            <w:webHidden/>
          </w:rPr>
          <w:fldChar w:fldCharType="end"/>
        </w:r>
      </w:hyperlink>
    </w:p>
    <w:p w:rsidR="003D5B7B" w:rsidRDefault="00287B76">
      <w:pPr>
        <w:pStyle w:val="TOC2"/>
        <w:tabs>
          <w:tab w:val="left" w:pos="800"/>
          <w:tab w:val="right" w:leader="dot" w:pos="8630"/>
        </w:tabs>
        <w:rPr>
          <w:rFonts w:asciiTheme="minorHAnsi" w:eastAsiaTheme="minorEastAsia" w:hAnsiTheme="minorHAnsi" w:cstheme="minorBidi"/>
          <w:noProof/>
          <w:sz w:val="22"/>
          <w:szCs w:val="22"/>
        </w:rPr>
      </w:pPr>
      <w:hyperlink w:anchor="_Toc13476556" w:history="1">
        <w:r w:rsidR="003D5B7B" w:rsidRPr="00342EA8">
          <w:rPr>
            <w:rStyle w:val="Hyperlink"/>
            <w:noProof/>
          </w:rPr>
          <w:t>7.6.</w:t>
        </w:r>
        <w:r w:rsidR="003D5B7B">
          <w:rPr>
            <w:rFonts w:asciiTheme="minorHAnsi" w:eastAsiaTheme="minorEastAsia" w:hAnsiTheme="minorHAnsi" w:cstheme="minorBidi"/>
            <w:noProof/>
            <w:sz w:val="22"/>
            <w:szCs w:val="22"/>
          </w:rPr>
          <w:tab/>
        </w:r>
        <w:r w:rsidR="003D5B7B" w:rsidRPr="00342EA8">
          <w:rPr>
            <w:rStyle w:val="Hyperlink"/>
            <w:noProof/>
          </w:rPr>
          <w:t>Pending Regular Review</w:t>
        </w:r>
        <w:r w:rsidR="003D5B7B">
          <w:rPr>
            <w:noProof/>
            <w:webHidden/>
          </w:rPr>
          <w:tab/>
        </w:r>
        <w:r w:rsidR="003D5B7B">
          <w:rPr>
            <w:noProof/>
            <w:webHidden/>
          </w:rPr>
          <w:fldChar w:fldCharType="begin"/>
        </w:r>
        <w:r w:rsidR="003D5B7B">
          <w:rPr>
            <w:noProof/>
            <w:webHidden/>
          </w:rPr>
          <w:instrText xml:space="preserve"> PAGEREF _Toc13476556 \h </w:instrText>
        </w:r>
        <w:r w:rsidR="003D5B7B">
          <w:rPr>
            <w:noProof/>
            <w:webHidden/>
          </w:rPr>
        </w:r>
        <w:r w:rsidR="003D5B7B">
          <w:rPr>
            <w:noProof/>
            <w:webHidden/>
          </w:rPr>
          <w:fldChar w:fldCharType="separate"/>
        </w:r>
        <w:r w:rsidR="003D5B7B">
          <w:rPr>
            <w:noProof/>
            <w:webHidden/>
          </w:rPr>
          <w:t>26</w:t>
        </w:r>
        <w:r w:rsidR="003D5B7B">
          <w:rPr>
            <w:noProof/>
            <w:webHidden/>
          </w:rPr>
          <w:fldChar w:fldCharType="end"/>
        </w:r>
      </w:hyperlink>
    </w:p>
    <w:p w:rsidR="003D5B7B" w:rsidRDefault="00287B76">
      <w:pPr>
        <w:pStyle w:val="TOC2"/>
        <w:tabs>
          <w:tab w:val="left" w:pos="600"/>
          <w:tab w:val="right" w:leader="dot" w:pos="8630"/>
        </w:tabs>
        <w:rPr>
          <w:rFonts w:asciiTheme="minorHAnsi" w:eastAsiaTheme="minorEastAsia" w:hAnsiTheme="minorHAnsi" w:cstheme="minorBidi"/>
          <w:noProof/>
          <w:sz w:val="22"/>
          <w:szCs w:val="22"/>
        </w:rPr>
      </w:pPr>
      <w:hyperlink w:anchor="_Toc13476557" w:history="1">
        <w:r w:rsidR="003D5B7B" w:rsidRPr="00342EA8">
          <w:rPr>
            <w:rStyle w:val="Hyperlink"/>
            <w:b/>
            <w:noProof/>
          </w:rPr>
          <w:t>8.</w:t>
        </w:r>
        <w:r w:rsidR="003D5B7B">
          <w:rPr>
            <w:rFonts w:asciiTheme="minorHAnsi" w:eastAsiaTheme="minorEastAsia" w:hAnsiTheme="minorHAnsi" w:cstheme="minorBidi"/>
            <w:noProof/>
            <w:sz w:val="22"/>
            <w:szCs w:val="22"/>
          </w:rPr>
          <w:tab/>
        </w:r>
        <w:r w:rsidR="003D5B7B" w:rsidRPr="00342EA8">
          <w:rPr>
            <w:rStyle w:val="Hyperlink"/>
            <w:b/>
            <w:noProof/>
          </w:rPr>
          <w:t>Instruction text</w:t>
        </w:r>
        <w:r w:rsidR="003D5B7B">
          <w:rPr>
            <w:noProof/>
            <w:webHidden/>
          </w:rPr>
          <w:tab/>
        </w:r>
        <w:r w:rsidR="003D5B7B">
          <w:rPr>
            <w:noProof/>
            <w:webHidden/>
          </w:rPr>
          <w:fldChar w:fldCharType="begin"/>
        </w:r>
        <w:r w:rsidR="003D5B7B">
          <w:rPr>
            <w:noProof/>
            <w:webHidden/>
          </w:rPr>
          <w:instrText xml:space="preserve"> PAGEREF _Toc13476557 \h </w:instrText>
        </w:r>
        <w:r w:rsidR="003D5B7B">
          <w:rPr>
            <w:noProof/>
            <w:webHidden/>
          </w:rPr>
        </w:r>
        <w:r w:rsidR="003D5B7B">
          <w:rPr>
            <w:noProof/>
            <w:webHidden/>
          </w:rPr>
          <w:fldChar w:fldCharType="separate"/>
        </w:r>
        <w:r w:rsidR="003D5B7B">
          <w:rPr>
            <w:noProof/>
            <w:webHidden/>
          </w:rPr>
          <w:t>26</w:t>
        </w:r>
        <w:r w:rsidR="003D5B7B">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3" w:name="_Toc13476515"/>
      <w:r w:rsidRPr="00251693">
        <w:rPr>
          <w:b/>
        </w:rPr>
        <w:lastRenderedPageBreak/>
        <w:t>Description</w:t>
      </w:r>
      <w:bookmarkEnd w:id="3"/>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4" w:name="_Toc13476516"/>
      <w:r>
        <w:rPr>
          <w:b/>
        </w:rPr>
        <w:t>Business Logic – ReviewController.cs</w:t>
      </w:r>
      <w:bookmarkEnd w:id="4"/>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5" w:name="_Toc13476517"/>
      <w:r w:rsidRPr="00664275">
        <w:rPr>
          <w:b/>
        </w:rPr>
        <w:t>P</w:t>
      </w:r>
      <w:r w:rsidR="00EF5FC8" w:rsidRPr="00664275">
        <w:rPr>
          <w:b/>
        </w:rPr>
        <w:t>age details</w:t>
      </w:r>
      <w:bookmarkEnd w:id="5"/>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6" w:name="_Toc13476518"/>
      <w:r w:rsidRPr="0033187B">
        <w:t>Views\</w:t>
      </w:r>
      <w:r w:rsidR="00665FB9">
        <w:t>Review</w:t>
      </w:r>
      <w:r w:rsidRPr="0033187B">
        <w:t>\</w:t>
      </w:r>
      <w:r w:rsidR="00E14B1F" w:rsidRPr="0033187B">
        <w:t>_</w:t>
      </w:r>
      <w:r w:rsidR="00665FB9">
        <w:t>ReviewCoachingHome.cshtml</w:t>
      </w:r>
      <w:r w:rsidR="00F416CC">
        <w:t>, _ViewWarningLog.cshtml</w:t>
      </w:r>
      <w:bookmarkEnd w:id="6"/>
    </w:p>
    <w:p w:rsidR="009B2A2F" w:rsidRDefault="009B2A2F" w:rsidP="007A38A2">
      <w:pPr>
        <w:pStyle w:val="ListParagraph"/>
        <w:numPr>
          <w:ilvl w:val="2"/>
          <w:numId w:val="3"/>
        </w:numPr>
        <w:autoSpaceDE w:val="0"/>
        <w:autoSpaceDN w:val="0"/>
        <w:adjustRightInd w:val="0"/>
        <w:outlineLvl w:val="1"/>
      </w:pPr>
      <w:bookmarkStart w:id="7" w:name="_Toc13476519"/>
      <w:r>
        <w:t>Razor pages comprising Web Page</w:t>
      </w:r>
      <w:bookmarkEnd w:id="7"/>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8" w:name="_Toc13476520"/>
      <w:r>
        <w:t>Layout Page</w:t>
      </w:r>
      <w:bookmarkEnd w:id="8"/>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9" w:name="_Toc13476521"/>
      <w:r>
        <w:t>Screen</w:t>
      </w:r>
      <w:r w:rsidR="001D2F61">
        <w:t>s</w:t>
      </w:r>
      <w:r>
        <w:t>hot</w:t>
      </w:r>
      <w:bookmarkEnd w:id="9"/>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lastRenderedPageBreak/>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lastRenderedPageBreak/>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lastRenderedPageBreak/>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lastRenderedPageBreak/>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10" w:name="_Toc13476522"/>
      <w:r>
        <w:t>Web Page Invoked Events</w:t>
      </w:r>
      <w:bookmarkEnd w:id="10"/>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11" w:name="_Toc13476523"/>
      <w:r>
        <w:t>Web Page</w:t>
      </w:r>
      <w:r w:rsidR="0019081C">
        <w:t xml:space="preserve"> Fields</w:t>
      </w:r>
      <w:bookmarkEnd w:id="11"/>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ATT Updated - with Unapproved Absence</w:t>
            </w:r>
          </w:p>
          <w:p w:rsidR="00287FD4" w:rsidRDefault="00287FD4" w:rsidP="00287FD4">
            <w:pPr>
              <w:pStyle w:val="NormalTableText"/>
            </w:pPr>
          </w:p>
          <w:p w:rsidR="00287FD4" w:rsidRDefault="00287FD4" w:rsidP="00287FD4">
            <w:pPr>
              <w:pStyle w:val="NormalTableText"/>
            </w:pPr>
            <w:r>
              <w:t xml:space="preserve">ATT Not Updated - SWP notified that Empower is </w:t>
            </w:r>
            <w:r>
              <w:lastRenderedPageBreak/>
              <w:t>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Instruction text, see section “6.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as much detail as </w:t>
            </w:r>
            <w:r>
              <w:lastRenderedPageBreak/>
              <w:t>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w:t>
            </w:r>
            <w:r>
              <w:lastRenderedPageBreak/>
              <w:t>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lastRenderedPageBreak/>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r>
              <w:lastRenderedPageBreak/>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1D039D" w:rsidRDefault="00287FD4" w:rsidP="00287FD4">
            <w:pPr>
              <w:pStyle w:val="NormalTableText"/>
              <w:rPr>
                <w:b/>
                <w:i/>
                <w:sz w:val="18"/>
                <w:szCs w:val="18"/>
              </w:rPr>
            </w:pPr>
            <w:r>
              <w:rPr>
                <w:b/>
                <w:i/>
                <w:sz w:val="18"/>
                <w:szCs w:val="18"/>
              </w:rPr>
              <w:t>End – CSE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E61A3B" w:rsidRDefault="00287FD4" w:rsidP="00287FD4">
            <w:pPr>
              <w:pStyle w:val="NormalTableText"/>
              <w:rPr>
                <w:b/>
                <w:i/>
                <w:sz w:val="18"/>
                <w:szCs w:val="18"/>
              </w:rPr>
            </w:pPr>
            <w:r w:rsidRPr="00E61A3B">
              <w:rPr>
                <w:b/>
                <w:i/>
                <w:sz w:val="18"/>
                <w:szCs w:val="18"/>
              </w:rPr>
              <w:t>Start – View Coaching (read only)</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pending</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NOT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IQS and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Not IQS and Not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C71B0D" w:rsidRDefault="00287FD4" w:rsidP="00287FD4">
            <w:pPr>
              <w:pStyle w:val="NormalTableText"/>
              <w:rPr>
                <w:b/>
                <w:i/>
                <w:sz w:val="18"/>
                <w:szCs w:val="18"/>
              </w:rPr>
            </w:pPr>
            <w:r>
              <w:rPr>
                <w:b/>
                <w:i/>
                <w:sz w:val="18"/>
                <w:szCs w:val="18"/>
              </w:rPr>
              <w:t>End – View Coaching (read only)</w:t>
            </w:r>
          </w:p>
        </w:tc>
      </w:tr>
      <w:tr w:rsidR="00287FD4"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287FD4" w:rsidRPr="005B478C" w:rsidRDefault="00287FD4" w:rsidP="00287FD4">
            <w:pPr>
              <w:pStyle w:val="NormalTableText"/>
              <w:rPr>
                <w:b/>
              </w:rPr>
            </w:pPr>
            <w:r w:rsidRPr="005B478C">
              <w:rPr>
                <w:b/>
              </w:rPr>
              <w:t>End – Coaching Information displayed on right.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541B8E" w:rsidRDefault="00287FD4" w:rsidP="00287FD4">
            <w:pPr>
              <w:pStyle w:val="NormalTableText"/>
              <w:rPr>
                <w:b/>
                <w:i/>
              </w:rPr>
            </w:pPr>
            <w:r>
              <w:rPr>
                <w:b/>
              </w:rPr>
              <w:t xml:space="preserve">Warning Information displayed on left </w:t>
            </w:r>
            <w:r w:rsidRPr="00EA1C98">
              <w:rPr>
                <w:b/>
              </w:rPr>
              <w:t>(non-editable)</w:t>
            </w:r>
            <w:r>
              <w:rPr>
                <w:b/>
              </w:rPr>
              <w:t xml:space="preserve"> - _WarningLogInfo.cshtml:</w:t>
            </w: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FE3D09" w:rsidRDefault="00287FD4" w:rsidP="00287FD4">
            <w:pPr>
              <w:pStyle w:val="NormalTableText"/>
              <w:rPr>
                <w:b/>
              </w:rPr>
            </w:pPr>
            <w:r w:rsidRPr="00FE3D09">
              <w:rPr>
                <w:b/>
              </w:rPr>
              <w:t>End – Warning Information displayed on left</w:t>
            </w:r>
            <w:r>
              <w:rPr>
                <w:b/>
              </w:rPr>
              <w:t xml:space="preserve"> (non-editable) - _ViewWarningLog.cshtml</w:t>
            </w:r>
            <w:r w:rsidRPr="00FE3D09">
              <w:rPr>
                <w:b/>
              </w:rPr>
              <w: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2912E0" w:rsidRDefault="00287FD4" w:rsidP="00287FD4">
            <w:pPr>
              <w:pStyle w:val="NormalTableText"/>
            </w:pPr>
            <w:r>
              <w:rPr>
                <w:b/>
                <w:i/>
              </w:rPr>
              <w:t>Warning Information displayed on right:</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6025DF" w:rsidRDefault="00287FD4" w:rsidP="00287FD4">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30"/>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12" w:name="_Toc13476524"/>
      <w:r>
        <w:rPr>
          <w:b/>
        </w:rPr>
        <w:lastRenderedPageBreak/>
        <w:t>Stored Procedures</w:t>
      </w:r>
      <w:bookmarkEnd w:id="12"/>
    </w:p>
    <w:p w:rsidR="00C3614E" w:rsidRDefault="00C3614E" w:rsidP="007A38A2">
      <w:pPr>
        <w:pStyle w:val="ListParagraph"/>
        <w:numPr>
          <w:ilvl w:val="1"/>
          <w:numId w:val="4"/>
        </w:numPr>
        <w:outlineLvl w:val="1"/>
      </w:pPr>
      <w:bookmarkStart w:id="13" w:name="_Toc13476525"/>
      <w:r>
        <w:t>sp_SelectReviewFrom_Coaching_Log</w:t>
      </w:r>
      <w:bookmarkEnd w:id="13"/>
    </w:p>
    <w:p w:rsidR="00C3614E" w:rsidRDefault="00C3614E" w:rsidP="007A38A2">
      <w:pPr>
        <w:pStyle w:val="ListParagraph"/>
        <w:numPr>
          <w:ilvl w:val="1"/>
          <w:numId w:val="4"/>
        </w:numPr>
        <w:outlineLvl w:val="1"/>
      </w:pPr>
      <w:bookmarkStart w:id="14" w:name="_Toc13476526"/>
      <w:r>
        <w:t>sp_SelectReviewFrom_Coaching_Log_Reasons</w:t>
      </w:r>
      <w:bookmarkEnd w:id="14"/>
    </w:p>
    <w:p w:rsidR="00C3614E" w:rsidRDefault="00C3614E" w:rsidP="007A38A2">
      <w:pPr>
        <w:pStyle w:val="ListParagraph"/>
        <w:numPr>
          <w:ilvl w:val="1"/>
          <w:numId w:val="4"/>
        </w:numPr>
        <w:outlineLvl w:val="1"/>
      </w:pPr>
      <w:bookmarkStart w:id="15" w:name="_Toc13476527"/>
      <w:r>
        <w:t>sp_SelectReviewFrom_Warning_Log_Reasons</w:t>
      </w:r>
      <w:bookmarkEnd w:id="15"/>
    </w:p>
    <w:p w:rsidR="00C3614E" w:rsidRDefault="00C16263" w:rsidP="007A38A2">
      <w:pPr>
        <w:pStyle w:val="ListParagraph"/>
        <w:numPr>
          <w:ilvl w:val="1"/>
          <w:numId w:val="4"/>
        </w:numPr>
        <w:outlineLvl w:val="1"/>
      </w:pPr>
      <w:bookmarkStart w:id="16" w:name="_Toc13476528"/>
      <w:r>
        <w:t>sp_Update_Review_Coaching_Log_Suerpvisor_Pending</w:t>
      </w:r>
      <w:bookmarkEnd w:id="16"/>
    </w:p>
    <w:p w:rsidR="006320EB" w:rsidRDefault="006320EB" w:rsidP="007A38A2">
      <w:pPr>
        <w:pStyle w:val="ListParagraph"/>
        <w:numPr>
          <w:ilvl w:val="1"/>
          <w:numId w:val="4"/>
        </w:numPr>
        <w:outlineLvl w:val="1"/>
      </w:pPr>
      <w:bookmarkStart w:id="17" w:name="_Toc13476529"/>
      <w:r>
        <w:t>sp_Update_Review_Coaching_Log_Supervisor_Acknowledge</w:t>
      </w:r>
      <w:bookmarkEnd w:id="17"/>
    </w:p>
    <w:p w:rsidR="006320EB" w:rsidRDefault="00973AEA" w:rsidP="007A38A2">
      <w:pPr>
        <w:pStyle w:val="ListParagraph"/>
        <w:numPr>
          <w:ilvl w:val="1"/>
          <w:numId w:val="4"/>
        </w:numPr>
        <w:outlineLvl w:val="1"/>
      </w:pPr>
      <w:bookmarkStart w:id="18" w:name="_Toc13476530"/>
      <w:r>
        <w:t>sp_Update_Review_Coaching_Log_Employee_Pending</w:t>
      </w:r>
      <w:bookmarkEnd w:id="18"/>
    </w:p>
    <w:p w:rsidR="00C16263" w:rsidRDefault="00C16263" w:rsidP="007A38A2">
      <w:pPr>
        <w:pStyle w:val="ListParagraph"/>
        <w:numPr>
          <w:ilvl w:val="1"/>
          <w:numId w:val="4"/>
        </w:numPr>
        <w:outlineLvl w:val="1"/>
      </w:pPr>
      <w:bookmarkStart w:id="19" w:name="_Toc13476531"/>
      <w:r>
        <w:t>sp_Update_Review_Coaching_Log_Employee_Acknowledge</w:t>
      </w:r>
      <w:bookmarkEnd w:id="19"/>
    </w:p>
    <w:p w:rsidR="00FA782E" w:rsidRDefault="00FA782E" w:rsidP="007A38A2">
      <w:pPr>
        <w:pStyle w:val="ListParagraph"/>
        <w:numPr>
          <w:ilvl w:val="1"/>
          <w:numId w:val="4"/>
        </w:numPr>
        <w:outlineLvl w:val="1"/>
      </w:pPr>
      <w:bookmarkStart w:id="20" w:name="_Toc13476532"/>
      <w:r>
        <w:t>sp_Update_Review_Coaching_Log_Manager_Pending_Research</w:t>
      </w:r>
      <w:bookmarkEnd w:id="20"/>
    </w:p>
    <w:p w:rsidR="00FA782E" w:rsidRDefault="00FA782E" w:rsidP="007A38A2">
      <w:pPr>
        <w:pStyle w:val="ListParagraph"/>
        <w:numPr>
          <w:ilvl w:val="1"/>
          <w:numId w:val="4"/>
        </w:numPr>
        <w:outlineLvl w:val="1"/>
      </w:pPr>
      <w:bookmarkStart w:id="21" w:name="_Toc13476533"/>
      <w:r>
        <w:t>sp_Update_Review_Coaching_Log_Manager_Pending_CSE</w:t>
      </w:r>
      <w:bookmarkEnd w:id="21"/>
    </w:p>
    <w:p w:rsidR="00AC7FF8" w:rsidRDefault="00AC7FF8" w:rsidP="007A38A2">
      <w:pPr>
        <w:pStyle w:val="ListParagraph"/>
        <w:numPr>
          <w:ilvl w:val="1"/>
          <w:numId w:val="4"/>
        </w:numPr>
        <w:outlineLvl w:val="1"/>
      </w:pPr>
      <w:bookmarkStart w:id="22" w:name="_Toc13476534"/>
      <w:r>
        <w:t>sp_SelectReviewFrom_Coaching_Log_Quality_Now</w:t>
      </w:r>
      <w:bookmarkEnd w:id="22"/>
    </w:p>
    <w:p w:rsidR="00897564" w:rsidRDefault="002A22C0" w:rsidP="007A38A2">
      <w:pPr>
        <w:pStyle w:val="ListParagraph"/>
        <w:numPr>
          <w:ilvl w:val="1"/>
          <w:numId w:val="4"/>
        </w:numPr>
        <w:outlineLvl w:val="1"/>
      </w:pPr>
      <w:bookmarkStart w:id="23" w:name="_Toc13476535"/>
      <w:r>
        <w:t>sp_ShortCalls_Get_BehaviorList</w:t>
      </w:r>
      <w:bookmarkEnd w:id="23"/>
    </w:p>
    <w:p w:rsidR="002A22C0" w:rsidRDefault="002A22C0" w:rsidP="007A38A2">
      <w:pPr>
        <w:pStyle w:val="ListParagraph"/>
        <w:numPr>
          <w:ilvl w:val="1"/>
          <w:numId w:val="4"/>
        </w:numPr>
        <w:outlineLvl w:val="1"/>
      </w:pPr>
      <w:bookmarkStart w:id="24" w:name="_Toc13476536"/>
      <w:r>
        <w:t>sp_ShortCalls_Get_Actions</w:t>
      </w:r>
      <w:bookmarkEnd w:id="24"/>
    </w:p>
    <w:p w:rsidR="002A22C0" w:rsidRDefault="002A22C0" w:rsidP="007A38A2">
      <w:pPr>
        <w:pStyle w:val="ListParagraph"/>
        <w:numPr>
          <w:ilvl w:val="1"/>
          <w:numId w:val="4"/>
        </w:numPr>
        <w:outlineLvl w:val="1"/>
      </w:pPr>
      <w:bookmarkStart w:id="25" w:name="_Toc13476537"/>
      <w:r>
        <w:t>sp_ShortCalls_Get_CallList</w:t>
      </w:r>
      <w:bookmarkEnd w:id="25"/>
    </w:p>
    <w:p w:rsidR="002A22C0" w:rsidRDefault="002A22C0" w:rsidP="007A38A2">
      <w:pPr>
        <w:pStyle w:val="ListParagraph"/>
        <w:numPr>
          <w:ilvl w:val="1"/>
          <w:numId w:val="4"/>
        </w:numPr>
        <w:outlineLvl w:val="1"/>
      </w:pPr>
      <w:bookmarkStart w:id="26" w:name="_Toc13476538"/>
      <w:r>
        <w:t>sp_ShortCalls_Get_SupReivewDetails</w:t>
      </w:r>
      <w:bookmarkEnd w:id="26"/>
    </w:p>
    <w:p w:rsidR="002A22C0" w:rsidRDefault="002A22C0" w:rsidP="007A38A2">
      <w:pPr>
        <w:pStyle w:val="ListParagraph"/>
        <w:numPr>
          <w:ilvl w:val="1"/>
          <w:numId w:val="4"/>
        </w:numPr>
        <w:outlineLvl w:val="1"/>
      </w:pPr>
      <w:bookmarkStart w:id="27" w:name="_Toc13476539"/>
      <w:r>
        <w:t>sp_ShortCalls_SupReview_Submit</w:t>
      </w:r>
      <w:bookmarkEnd w:id="27"/>
    </w:p>
    <w:p w:rsidR="002A22C0" w:rsidRDefault="002A22C0" w:rsidP="007A38A2">
      <w:pPr>
        <w:pStyle w:val="ListParagraph"/>
        <w:numPr>
          <w:ilvl w:val="1"/>
          <w:numId w:val="4"/>
        </w:numPr>
        <w:outlineLvl w:val="1"/>
      </w:pPr>
      <w:bookmarkStart w:id="28" w:name="_Toc13476540"/>
      <w:r>
        <w:t>sp_ShortCalls_MgrReivew_Submit</w:t>
      </w:r>
      <w:bookmarkEnd w:id="28"/>
    </w:p>
    <w:p w:rsidR="002D6656" w:rsidRDefault="003D32AC" w:rsidP="007E27E7">
      <w:pPr>
        <w:pStyle w:val="ListParagraph"/>
        <w:numPr>
          <w:ilvl w:val="1"/>
          <w:numId w:val="4"/>
        </w:numPr>
        <w:outlineLvl w:val="1"/>
      </w:pPr>
      <w:bookmarkStart w:id="29" w:name="_Toc13476541"/>
      <w:r>
        <w:t>sp_ShortCalls_getMgrReviewDetails</w:t>
      </w:r>
      <w:bookmarkEnd w:id="29"/>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0" w:name="_Toc13476542"/>
      <w:r>
        <w:rPr>
          <w:b/>
        </w:rPr>
        <w:t>Logic to d</w:t>
      </w:r>
      <w:r w:rsidR="006C1828">
        <w:rPr>
          <w:b/>
        </w:rPr>
        <w:t xml:space="preserve">etermine </w:t>
      </w:r>
      <w:r>
        <w:rPr>
          <w:b/>
        </w:rPr>
        <w:t>pending form type</w:t>
      </w:r>
      <w:bookmarkEnd w:id="30"/>
    </w:p>
    <w:p w:rsidR="00015568" w:rsidRDefault="00015568" w:rsidP="007A38A2">
      <w:pPr>
        <w:pStyle w:val="ListParagraph"/>
        <w:numPr>
          <w:ilvl w:val="1"/>
          <w:numId w:val="4"/>
        </w:numPr>
        <w:outlineLvl w:val="1"/>
      </w:pPr>
      <w:bookmarkStart w:id="31" w:name="_Toc13476543"/>
      <w:r>
        <w:t>Pending Acknowledgement</w:t>
      </w:r>
      <w:bookmarkEnd w:id="31"/>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2" w:name="_Toc13476544"/>
      <w:r>
        <w:t>Pending Research</w:t>
      </w:r>
      <w:bookmarkEnd w:id="32"/>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33" w:name="_Toc13476545"/>
      <w:r>
        <w:t>Pending CSE</w:t>
      </w:r>
      <w:bookmarkEnd w:id="33"/>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34" w:name="_Toc13476546"/>
      <w:r>
        <w:t>Pending Short Call Review</w:t>
      </w:r>
      <w:r w:rsidR="00B53039">
        <w:t xml:space="preserve"> (Supervisor)</w:t>
      </w:r>
      <w:bookmarkEnd w:id="34"/>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35" w:name="_Toc13476547"/>
      <w:r>
        <w:t>Pending Short Call Confirm</w:t>
      </w:r>
      <w:r w:rsidR="00B53039">
        <w:t xml:space="preserve"> (Manager)</w:t>
      </w:r>
      <w:bookmarkEnd w:id="35"/>
    </w:p>
    <w:p w:rsidR="00742889" w:rsidRDefault="00742889" w:rsidP="00B17210">
      <w:pPr>
        <w:pStyle w:val="ListParagraph"/>
        <w:ind w:left="792"/>
      </w:pPr>
      <w:r>
        <w:t xml:space="preserve">If </w:t>
      </w:r>
      <w:r w:rsidR="00EE70FB">
        <w:t>Coaching Log is Short Call and status is “Pending Manager Review”.</w:t>
      </w:r>
    </w:p>
    <w:p w:rsidR="00F23E9E" w:rsidRDefault="00F23E9E" w:rsidP="00F84EB3">
      <w:pPr>
        <w:pStyle w:val="ListParagraph"/>
        <w:ind w:left="792"/>
        <w:outlineLvl w:val="1"/>
      </w:pPr>
    </w:p>
    <w:p w:rsidR="0053696C" w:rsidRDefault="0053696C" w:rsidP="007A38A2">
      <w:pPr>
        <w:pStyle w:val="ListParagraph"/>
        <w:numPr>
          <w:ilvl w:val="1"/>
          <w:numId w:val="4"/>
        </w:numPr>
        <w:outlineLvl w:val="1"/>
      </w:pPr>
      <w:bookmarkStart w:id="36" w:name="_Toc13476548"/>
      <w:r>
        <w:t xml:space="preserve">Pending </w:t>
      </w:r>
      <w:r w:rsidR="008F585E">
        <w:t xml:space="preserve">Regular </w:t>
      </w:r>
      <w:r>
        <w:t>Review</w:t>
      </w:r>
      <w:bookmarkEnd w:id="36"/>
    </w:p>
    <w:p w:rsidR="008E081A" w:rsidRDefault="008E081A" w:rsidP="00F87424">
      <w:pPr>
        <w:pStyle w:val="ListParagraph"/>
        <w:ind w:left="792"/>
      </w:pPr>
      <w:r>
        <w:lastRenderedPageBreak/>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37" w:name="_Toc13476549"/>
      <w:r>
        <w:rPr>
          <w:b/>
        </w:rPr>
        <w:t>Logic to determine Review Page display mode (Ready Only vs Editable)</w:t>
      </w:r>
      <w:bookmarkEnd w:id="37"/>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ins w:id="38" w:author="Huang, Lili" w:date="2019-08-16T12:54:00Z">
              <w:r w:rsidR="00357C21">
                <w:rPr>
                  <w:b/>
                </w:rPr>
                <w:t xml:space="preserve"> – Pending Acknowlegement</w:t>
              </w:r>
            </w:ins>
            <w:bookmarkStart w:id="39" w:name="_GoBack"/>
            <w:bookmarkEnd w:id="39"/>
            <w:r>
              <w:rPr>
                <w:b/>
              </w:rPr>
              <w:t xml:space="preserve"> </w:t>
            </w:r>
          </w:p>
        </w:tc>
        <w:tc>
          <w:tcPr>
            <w:tcW w:w="4240" w:type="dxa"/>
          </w:tcPr>
          <w:p w:rsidR="00557EF9" w:rsidRDefault="00276412" w:rsidP="004F50C4">
            <w:pPr>
              <w:autoSpaceDE w:val="0"/>
              <w:autoSpaceDN w:val="0"/>
              <w:adjustRightInd w:val="0"/>
              <w:rPr>
                <w:ins w:id="40" w:author="Huang, Lili" w:date="2019-08-16T10:30:00Z"/>
                <w:b/>
              </w:rPr>
            </w:pPr>
            <w:del w:id="41" w:author="Huang, Lili" w:date="2019-08-16T10:30:00Z">
              <w:r w:rsidDel="00557EF9">
                <w:rPr>
                  <w:b/>
                </w:rPr>
                <w:delText xml:space="preserve">If user is the supervisor or reassigned to or employee of the log, then Editable; </w:delText>
              </w:r>
            </w:del>
          </w:p>
          <w:p w:rsidR="00557EF9" w:rsidRDefault="00557EF9" w:rsidP="004F50C4">
            <w:pPr>
              <w:autoSpaceDE w:val="0"/>
              <w:autoSpaceDN w:val="0"/>
              <w:adjustRightInd w:val="0"/>
              <w:rPr>
                <w:ins w:id="42" w:author="Huang, Lili" w:date="2019-08-16T10:30:00Z"/>
                <w:b/>
              </w:rPr>
            </w:pPr>
            <w:ins w:id="43" w:author="Huang, Lili" w:date="2019-08-16T10:30:00Z">
              <w:r>
                <w:rPr>
                  <w:b/>
                </w:rPr>
                <w:t>Editable if:</w:t>
              </w:r>
            </w:ins>
          </w:p>
          <w:p w:rsidR="00557EF9" w:rsidRDefault="00557EF9" w:rsidP="00F9093E">
            <w:pPr>
              <w:pStyle w:val="ListParagraph"/>
              <w:numPr>
                <w:ilvl w:val="0"/>
                <w:numId w:val="18"/>
              </w:numPr>
              <w:autoSpaceDE w:val="0"/>
              <w:autoSpaceDN w:val="0"/>
              <w:adjustRightInd w:val="0"/>
              <w:rPr>
                <w:ins w:id="44" w:author="Huang, Lili" w:date="2019-08-16T10:31:00Z"/>
                <w:b/>
              </w:rPr>
            </w:pPr>
            <w:ins w:id="45" w:author="Huang, Lili" w:date="2019-08-16T10:31:00Z">
              <w:r>
                <w:rPr>
                  <w:b/>
                </w:rPr>
                <w:t xml:space="preserve">User is the Employee of the log; </w:t>
              </w:r>
            </w:ins>
            <w:ins w:id="46" w:author="Huang, Lili" w:date="2019-08-16T10:33:00Z">
              <w:r w:rsidR="002854E6">
                <w:rPr>
                  <w:b/>
                </w:rPr>
                <w:t>OR</w:t>
              </w:r>
            </w:ins>
          </w:p>
          <w:p w:rsidR="00557EF9" w:rsidRPr="00F9093E" w:rsidRDefault="00557EF9" w:rsidP="00F9093E">
            <w:pPr>
              <w:pStyle w:val="ListParagraph"/>
              <w:numPr>
                <w:ilvl w:val="0"/>
                <w:numId w:val="18"/>
              </w:numPr>
              <w:autoSpaceDE w:val="0"/>
              <w:autoSpaceDN w:val="0"/>
              <w:adjustRightInd w:val="0"/>
              <w:rPr>
                <w:ins w:id="47" w:author="Huang, Lili" w:date="2019-08-16T10:30:00Z"/>
                <w:b/>
              </w:rPr>
            </w:pPr>
            <w:ins w:id="48" w:author="Huang, Lili" w:date="2019-08-16T10:31:00Z">
              <w:r>
                <w:rPr>
                  <w:b/>
                </w:rPr>
                <w:t xml:space="preserve">User is the Supervisor (or reassigned to) and </w:t>
              </w:r>
            </w:ins>
            <w:ins w:id="49" w:author="Huang, Lili" w:date="2019-08-16T10:32:00Z">
              <w:r>
                <w:rPr>
                  <w:b/>
                </w:rPr>
                <w:t>the log is not Quality Bingo.</w:t>
              </w:r>
            </w:ins>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50" w:name="_Toc13476550"/>
      <w:r>
        <w:rPr>
          <w:b/>
        </w:rPr>
        <w:t>Logic to determine next status</w:t>
      </w:r>
      <w:bookmarkEnd w:id="50"/>
    </w:p>
    <w:p w:rsidR="00C64664" w:rsidRDefault="00714AE8" w:rsidP="00C64664">
      <w:pPr>
        <w:pStyle w:val="ListParagraph"/>
        <w:numPr>
          <w:ilvl w:val="1"/>
          <w:numId w:val="4"/>
        </w:numPr>
        <w:outlineLvl w:val="1"/>
      </w:pPr>
      <w:bookmarkStart w:id="51" w:name="_Toc13476551"/>
      <w:r>
        <w:t>Pending Acknowledgement</w:t>
      </w:r>
      <w:bookmarkEnd w:id="51"/>
      <w:r w:rsidR="00C64664">
        <w:t xml:space="preserve"> </w:t>
      </w:r>
    </w:p>
    <w:p w:rsidR="00C64664" w:rsidRDefault="00C64664" w:rsidP="001E0800">
      <w:pPr>
        <w:pStyle w:val="ListParagraph"/>
        <w:ind w:left="792"/>
      </w:pPr>
      <w:r>
        <w:t>For OverTurned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rPr>
          <w:ins w:id="52" w:author="Huang, Lili" w:date="2019-08-16T10:33:00Z"/>
        </w:rPr>
      </w:pPr>
      <w:r>
        <w:t>“Pending Supervisor Review” for CSR and TRAINING modules;</w:t>
      </w:r>
    </w:p>
    <w:p w:rsidR="00EE37DD" w:rsidRDefault="00EE37DD" w:rsidP="007A38A2">
      <w:pPr>
        <w:pStyle w:val="ListParagraph"/>
        <w:numPr>
          <w:ilvl w:val="0"/>
          <w:numId w:val="14"/>
        </w:numPr>
      </w:pPr>
      <w:ins w:id="53" w:author="Huang, Lili" w:date="2019-08-16T10:34:00Z">
        <w:r>
          <w:t xml:space="preserve">“Completed” for SUPERVISOR module </w:t>
        </w:r>
        <w:r w:rsidR="00911D25">
          <w:t>(</w:t>
        </w:r>
        <w:r>
          <w:t>bingo log</w:t>
        </w:r>
        <w:r w:rsidR="00911D25">
          <w:t>)</w:t>
        </w:r>
        <w:r>
          <w:t>;</w:t>
        </w:r>
      </w:ins>
    </w:p>
    <w:p w:rsidR="004262F2" w:rsidRDefault="004262F2" w:rsidP="007A38A2">
      <w:pPr>
        <w:pStyle w:val="ListParagraph"/>
        <w:numPr>
          <w:ilvl w:val="0"/>
          <w:numId w:val="14"/>
        </w:numPr>
      </w:pPr>
      <w:r>
        <w:t>“Pending Manager Review” for SUPERVISOR module</w:t>
      </w:r>
      <w:ins w:id="54" w:author="Huang, Lili" w:date="2019-08-16T10:34:00Z">
        <w:r w:rsidR="00EE37DD">
          <w:t xml:space="preserve"> </w:t>
        </w:r>
        <w:r w:rsidR="00911D25">
          <w:t>(</w:t>
        </w:r>
        <w:r w:rsidR="00EE37DD">
          <w:t>non bingo log</w:t>
        </w:r>
        <w:r w:rsidR="00911D25">
          <w:t>)</w:t>
        </w:r>
      </w:ins>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lastRenderedPageBreak/>
        <w:t>If current status is “Pending Acknowledgement”, then next status will be “Pending Employee Reviw”;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55" w:name="_Toc13476552"/>
      <w:r>
        <w:t>Pending Research</w:t>
      </w:r>
      <w:bookmarkEnd w:id="55"/>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56" w:name="_Toc13476553"/>
      <w:r>
        <w:t>Pending CSE</w:t>
      </w:r>
      <w:bookmarkEnd w:id="56"/>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57" w:name="_Toc13476554"/>
      <w:r>
        <w:t>Pending Short Call Review (Supervisor)</w:t>
      </w:r>
      <w:bookmarkEnd w:id="57"/>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58" w:name="_Toc13476555"/>
      <w:r>
        <w:t xml:space="preserve">Pending Short Call </w:t>
      </w:r>
      <w:r w:rsidR="00AD503D">
        <w:t>Confirm</w:t>
      </w:r>
      <w:r>
        <w:t xml:space="preserve"> (</w:t>
      </w:r>
      <w:r w:rsidR="00D548C6">
        <w:t>Manager</w:t>
      </w:r>
      <w:r>
        <w:t>)</w:t>
      </w:r>
      <w:bookmarkEnd w:id="58"/>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59" w:name="_Toc13476556"/>
      <w:r>
        <w:t xml:space="preserve">Pending </w:t>
      </w:r>
      <w:r w:rsidR="0021598C">
        <w:t xml:space="preserve">Regular </w:t>
      </w:r>
      <w:r>
        <w:t>Review</w:t>
      </w:r>
      <w:bookmarkEnd w:id="59"/>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60" w:name="_Toc13476557"/>
      <w:r>
        <w:rPr>
          <w:b/>
        </w:rPr>
        <w:t>Instruction text</w:t>
      </w:r>
      <w:bookmarkEnd w:id="60"/>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t>Quality KUDO CSR</w:t>
      </w:r>
    </w:p>
    <w:p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if Source is Performance Scorecard</w:t>
      </w:r>
    </w:p>
    <w:p w:rsidR="008A4405" w:rsidRDefault="008A4405" w:rsidP="00C66EA1">
      <w:pPr>
        <w:pStyle w:val="ListParagraph"/>
        <w:ind w:left="1512"/>
      </w:pPr>
      <w:r>
        <w:t>To review your full details, please visit the &lt;a href='https://f3420-mwbp11.vangent.local/scorecard/csrscorecard.aspx'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Pr>
          <w:b/>
        </w:rPr>
        <w:t xml:space="preserve"> if Source is Internal CCO Reporting</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p>
    <w:p w:rsidR="00461D75" w:rsidRDefault="00461D75" w:rsidP="00461D75">
      <w:pPr>
        <w:pStyle w:val="ListParagraph"/>
        <w:ind w:left="1512"/>
      </w:pPr>
      <w:r>
        <w:t xml:space="preserve">To review your full details, please visit the &lt;a href='https://f3420-mwbp11.vangent.local/scorecard/csrscorecard.aspx'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p>
    <w:p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C92257" w:rsidRDefault="007A1BAF" w:rsidP="007A1BAF">
      <w:pPr>
        <w:pStyle w:val="ListParagraph"/>
        <w:numPr>
          <w:ilvl w:val="0"/>
          <w:numId w:val="12"/>
        </w:numPr>
        <w:rPr>
          <w:b/>
        </w:rPr>
      </w:pPr>
      <w:r w:rsidRPr="00C92257">
        <w:rPr>
          <w:b/>
        </w:rPr>
        <w:t>ETS/OAS</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lastRenderedPageBreak/>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955F36" w:rsidRPr="0029709D" w:rsidRDefault="0029709D" w:rsidP="0029709D">
      <w:pPr>
        <w:tabs>
          <w:tab w:val="left" w:pos="5184"/>
        </w:tabs>
      </w:pPr>
      <w:r>
        <w:tab/>
      </w:r>
    </w:p>
    <w:sectPr w:rsidR="00955F36" w:rsidRPr="0029709D" w:rsidSect="009B6177">
      <w:footerReference w:type="default" r:id="rId31"/>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B76" w:rsidRDefault="00287B76">
      <w:r>
        <w:separator/>
      </w:r>
    </w:p>
  </w:endnote>
  <w:endnote w:type="continuationSeparator" w:id="0">
    <w:p w:rsidR="00287B76" w:rsidRDefault="00287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313" w:rsidRDefault="00B47313" w:rsidP="0075562D">
    <w:pPr>
      <w:rPr>
        <w:sz w:val="18"/>
      </w:rPr>
    </w:pPr>
    <w:r>
      <w:rPr>
        <w:b/>
        <w:sz w:val="18"/>
      </w:rPr>
      <w:t>GDIT CONFIDENTIAL</w:t>
    </w:r>
    <w:r>
      <w:rPr>
        <w:b/>
        <w:sz w:val="18"/>
      </w:rPr>
      <w:tab/>
      <w:t xml:space="preserve">                                                                                   CCO_eCoaching_Log_Review _DD</w:t>
    </w:r>
  </w:p>
  <w:p w:rsidR="00B47313" w:rsidRDefault="00B47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B47313" w:rsidRDefault="00B47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357C21">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313" w:rsidRDefault="00B47313" w:rsidP="0075562D">
    <w:pPr>
      <w:rPr>
        <w:sz w:val="18"/>
      </w:rPr>
    </w:pPr>
    <w:r>
      <w:rPr>
        <w:b/>
        <w:sz w:val="18"/>
      </w:rPr>
      <w:t>GDIT CONFIDENTIAL</w:t>
    </w:r>
    <w:r>
      <w:rPr>
        <w:b/>
        <w:sz w:val="18"/>
      </w:rPr>
      <w:tab/>
    </w:r>
    <w:r>
      <w:rPr>
        <w:b/>
        <w:sz w:val="18"/>
      </w:rPr>
      <w:tab/>
    </w:r>
    <w:r>
      <w:rPr>
        <w:b/>
        <w:sz w:val="18"/>
      </w:rPr>
      <w:tab/>
      <w:t xml:space="preserve">                                       CCO_eCoaching_Log_Historical_Dashboard_DD</w:t>
    </w:r>
  </w:p>
  <w:p w:rsidR="00B47313" w:rsidRDefault="00B47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B47313" w:rsidRDefault="00B47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357C21">
      <w:rPr>
        <w:rStyle w:val="PageNumber"/>
        <w:noProof/>
      </w:rPr>
      <w:t>24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B76" w:rsidRDefault="00287B76">
      <w:r>
        <w:separator/>
      </w:r>
    </w:p>
  </w:footnote>
  <w:footnote w:type="continuationSeparator" w:id="0">
    <w:p w:rsidR="00287B76" w:rsidRDefault="00287B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3"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1"/>
  </w:num>
  <w:num w:numId="2">
    <w:abstractNumId w:val="8"/>
  </w:num>
  <w:num w:numId="3">
    <w:abstractNumId w:val="9"/>
  </w:num>
  <w:num w:numId="4">
    <w:abstractNumId w:val="6"/>
  </w:num>
  <w:num w:numId="5">
    <w:abstractNumId w:val="0"/>
  </w:num>
  <w:num w:numId="6">
    <w:abstractNumId w:val="13"/>
  </w:num>
  <w:num w:numId="7">
    <w:abstractNumId w:val="2"/>
  </w:num>
  <w:num w:numId="8">
    <w:abstractNumId w:val="16"/>
  </w:num>
  <w:num w:numId="9">
    <w:abstractNumId w:val="15"/>
  </w:num>
  <w:num w:numId="10">
    <w:abstractNumId w:val="3"/>
  </w:num>
  <w:num w:numId="11">
    <w:abstractNumId w:val="17"/>
  </w:num>
  <w:num w:numId="12">
    <w:abstractNumId w:val="7"/>
  </w:num>
  <w:num w:numId="13">
    <w:abstractNumId w:val="10"/>
  </w:num>
  <w:num w:numId="14">
    <w:abstractNumId w:val="12"/>
  </w:num>
  <w:num w:numId="15">
    <w:abstractNumId w:val="5"/>
  </w:num>
  <w:num w:numId="16">
    <w:abstractNumId w:val="1"/>
  </w:num>
  <w:num w:numId="17">
    <w:abstractNumId w:val="4"/>
  </w:num>
  <w:num w:numId="18">
    <w:abstractNumId w:val="14"/>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5AC"/>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56D95"/>
    <w:rsid w:val="00060E90"/>
    <w:rsid w:val="00062053"/>
    <w:rsid w:val="000623BC"/>
    <w:rsid w:val="0006363B"/>
    <w:rsid w:val="0006380F"/>
    <w:rsid w:val="000639E8"/>
    <w:rsid w:val="000640E5"/>
    <w:rsid w:val="0006435F"/>
    <w:rsid w:val="00064726"/>
    <w:rsid w:val="00064902"/>
    <w:rsid w:val="00066015"/>
    <w:rsid w:val="000668F5"/>
    <w:rsid w:val="000706DF"/>
    <w:rsid w:val="00070747"/>
    <w:rsid w:val="00070887"/>
    <w:rsid w:val="00070E44"/>
    <w:rsid w:val="00070FB5"/>
    <w:rsid w:val="00072DCF"/>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3F8"/>
    <w:rsid w:val="0010046D"/>
    <w:rsid w:val="00100CBE"/>
    <w:rsid w:val="001018E7"/>
    <w:rsid w:val="00101E39"/>
    <w:rsid w:val="00102065"/>
    <w:rsid w:val="00102244"/>
    <w:rsid w:val="00102CA1"/>
    <w:rsid w:val="001040E1"/>
    <w:rsid w:val="0010412E"/>
    <w:rsid w:val="0010443A"/>
    <w:rsid w:val="00104936"/>
    <w:rsid w:val="00105D5E"/>
    <w:rsid w:val="00106230"/>
    <w:rsid w:val="00106F93"/>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2762"/>
    <w:rsid w:val="00123165"/>
    <w:rsid w:val="00125475"/>
    <w:rsid w:val="00125614"/>
    <w:rsid w:val="00126478"/>
    <w:rsid w:val="00126B95"/>
    <w:rsid w:val="00126BF4"/>
    <w:rsid w:val="00127C17"/>
    <w:rsid w:val="00127D56"/>
    <w:rsid w:val="00127D64"/>
    <w:rsid w:val="0013055D"/>
    <w:rsid w:val="00132818"/>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4140"/>
    <w:rsid w:val="001944D8"/>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64CA"/>
    <w:rsid w:val="001A7875"/>
    <w:rsid w:val="001B0BB9"/>
    <w:rsid w:val="001B2E71"/>
    <w:rsid w:val="001B2F47"/>
    <w:rsid w:val="001B4504"/>
    <w:rsid w:val="001B4C1C"/>
    <w:rsid w:val="001B5A9E"/>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3AC2"/>
    <w:rsid w:val="00283B35"/>
    <w:rsid w:val="00283ECC"/>
    <w:rsid w:val="00284144"/>
    <w:rsid w:val="002841A2"/>
    <w:rsid w:val="002854E6"/>
    <w:rsid w:val="00285761"/>
    <w:rsid w:val="00285A78"/>
    <w:rsid w:val="0028678C"/>
    <w:rsid w:val="00287B76"/>
    <w:rsid w:val="00287FD4"/>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AD5"/>
    <w:rsid w:val="002D4C4E"/>
    <w:rsid w:val="002D4D25"/>
    <w:rsid w:val="002D5076"/>
    <w:rsid w:val="002D57DC"/>
    <w:rsid w:val="002D6656"/>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330D"/>
    <w:rsid w:val="003936D4"/>
    <w:rsid w:val="003941F0"/>
    <w:rsid w:val="00394B4E"/>
    <w:rsid w:val="00395731"/>
    <w:rsid w:val="0039582C"/>
    <w:rsid w:val="0039611B"/>
    <w:rsid w:val="00396128"/>
    <w:rsid w:val="00396DFC"/>
    <w:rsid w:val="0039749B"/>
    <w:rsid w:val="00397B36"/>
    <w:rsid w:val="003A0807"/>
    <w:rsid w:val="003A0848"/>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119"/>
    <w:rsid w:val="003F12A0"/>
    <w:rsid w:val="003F130E"/>
    <w:rsid w:val="003F1496"/>
    <w:rsid w:val="003F254A"/>
    <w:rsid w:val="003F2D07"/>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83"/>
    <w:rsid w:val="004C3169"/>
    <w:rsid w:val="004C4094"/>
    <w:rsid w:val="004C45D7"/>
    <w:rsid w:val="004C4D80"/>
    <w:rsid w:val="004C5BD1"/>
    <w:rsid w:val="004C79CC"/>
    <w:rsid w:val="004D03F6"/>
    <w:rsid w:val="004D0432"/>
    <w:rsid w:val="004D0489"/>
    <w:rsid w:val="004D04EB"/>
    <w:rsid w:val="004D0A61"/>
    <w:rsid w:val="004D23FB"/>
    <w:rsid w:val="004D3050"/>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94D"/>
    <w:rsid w:val="004E4C3D"/>
    <w:rsid w:val="004E5212"/>
    <w:rsid w:val="004E57A0"/>
    <w:rsid w:val="004E58CB"/>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43A"/>
    <w:rsid w:val="00523CBB"/>
    <w:rsid w:val="005240C1"/>
    <w:rsid w:val="005257D3"/>
    <w:rsid w:val="005265EC"/>
    <w:rsid w:val="00526696"/>
    <w:rsid w:val="00526FF8"/>
    <w:rsid w:val="00527BF0"/>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20AC"/>
    <w:rsid w:val="00562244"/>
    <w:rsid w:val="005625D3"/>
    <w:rsid w:val="005628FD"/>
    <w:rsid w:val="0056347A"/>
    <w:rsid w:val="00563C5F"/>
    <w:rsid w:val="0056454F"/>
    <w:rsid w:val="00565243"/>
    <w:rsid w:val="00566110"/>
    <w:rsid w:val="0056627A"/>
    <w:rsid w:val="00566351"/>
    <w:rsid w:val="00567528"/>
    <w:rsid w:val="00567EA3"/>
    <w:rsid w:val="00570926"/>
    <w:rsid w:val="00570C36"/>
    <w:rsid w:val="005717C5"/>
    <w:rsid w:val="00571C1C"/>
    <w:rsid w:val="0057319C"/>
    <w:rsid w:val="00573A10"/>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832"/>
    <w:rsid w:val="005A7E91"/>
    <w:rsid w:val="005B007F"/>
    <w:rsid w:val="005B082D"/>
    <w:rsid w:val="005B10E5"/>
    <w:rsid w:val="005B12FF"/>
    <w:rsid w:val="005B19F1"/>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384"/>
    <w:rsid w:val="005C7655"/>
    <w:rsid w:val="005D021D"/>
    <w:rsid w:val="005D09AE"/>
    <w:rsid w:val="005D0B08"/>
    <w:rsid w:val="005D1C22"/>
    <w:rsid w:val="005D1F00"/>
    <w:rsid w:val="005D2130"/>
    <w:rsid w:val="005D3056"/>
    <w:rsid w:val="005D3655"/>
    <w:rsid w:val="005D4B04"/>
    <w:rsid w:val="005D4E06"/>
    <w:rsid w:val="005D54C1"/>
    <w:rsid w:val="005D6229"/>
    <w:rsid w:val="005D6441"/>
    <w:rsid w:val="005D677F"/>
    <w:rsid w:val="005D7304"/>
    <w:rsid w:val="005D73C6"/>
    <w:rsid w:val="005D7591"/>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0811"/>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4C4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07E"/>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C13"/>
    <w:rsid w:val="007947D0"/>
    <w:rsid w:val="007947D7"/>
    <w:rsid w:val="00794B52"/>
    <w:rsid w:val="00795393"/>
    <w:rsid w:val="007953D3"/>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3FB9"/>
    <w:rsid w:val="007C44A3"/>
    <w:rsid w:val="007C4B39"/>
    <w:rsid w:val="007C4B7E"/>
    <w:rsid w:val="007C4BBC"/>
    <w:rsid w:val="007C72F9"/>
    <w:rsid w:val="007C750E"/>
    <w:rsid w:val="007D156D"/>
    <w:rsid w:val="007D2432"/>
    <w:rsid w:val="007D3A41"/>
    <w:rsid w:val="007D4F00"/>
    <w:rsid w:val="007D586A"/>
    <w:rsid w:val="007D6438"/>
    <w:rsid w:val="007D7267"/>
    <w:rsid w:val="007D74AE"/>
    <w:rsid w:val="007D78D8"/>
    <w:rsid w:val="007E0A9E"/>
    <w:rsid w:val="007E1244"/>
    <w:rsid w:val="007E1747"/>
    <w:rsid w:val="007E1950"/>
    <w:rsid w:val="007E1A3E"/>
    <w:rsid w:val="007E1D30"/>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DF0"/>
    <w:rsid w:val="00865FAA"/>
    <w:rsid w:val="00866CED"/>
    <w:rsid w:val="00867C45"/>
    <w:rsid w:val="00870468"/>
    <w:rsid w:val="00871A9C"/>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47C"/>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682"/>
    <w:rsid w:val="00991B09"/>
    <w:rsid w:val="00991E20"/>
    <w:rsid w:val="00992BF8"/>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82E"/>
    <w:rsid w:val="009B2A2F"/>
    <w:rsid w:val="009B2B53"/>
    <w:rsid w:val="009B3262"/>
    <w:rsid w:val="009B3D30"/>
    <w:rsid w:val="009B3D78"/>
    <w:rsid w:val="009B5D6F"/>
    <w:rsid w:val="009B6177"/>
    <w:rsid w:val="009B761F"/>
    <w:rsid w:val="009B773B"/>
    <w:rsid w:val="009C0510"/>
    <w:rsid w:val="009C052D"/>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66C"/>
    <w:rsid w:val="00AE6755"/>
    <w:rsid w:val="00AE75E3"/>
    <w:rsid w:val="00AF0510"/>
    <w:rsid w:val="00AF0FA9"/>
    <w:rsid w:val="00AF130C"/>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4B7"/>
    <w:rsid w:val="00B10E0F"/>
    <w:rsid w:val="00B10EA9"/>
    <w:rsid w:val="00B11EE4"/>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19B5"/>
    <w:rsid w:val="00B52E72"/>
    <w:rsid w:val="00B53039"/>
    <w:rsid w:val="00B53480"/>
    <w:rsid w:val="00B53ADA"/>
    <w:rsid w:val="00B54921"/>
    <w:rsid w:val="00B564DA"/>
    <w:rsid w:val="00B56BC6"/>
    <w:rsid w:val="00B57532"/>
    <w:rsid w:val="00B6015D"/>
    <w:rsid w:val="00B604F2"/>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1E"/>
    <w:rsid w:val="00BC1BB2"/>
    <w:rsid w:val="00BC2BA2"/>
    <w:rsid w:val="00BC366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0E14"/>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3FD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238"/>
    <w:rsid w:val="00D3476D"/>
    <w:rsid w:val="00D34F47"/>
    <w:rsid w:val="00D34FB1"/>
    <w:rsid w:val="00D358DC"/>
    <w:rsid w:val="00D35CF5"/>
    <w:rsid w:val="00D35F1D"/>
    <w:rsid w:val="00D35F4A"/>
    <w:rsid w:val="00D3609F"/>
    <w:rsid w:val="00D3661E"/>
    <w:rsid w:val="00D36CDF"/>
    <w:rsid w:val="00D36E75"/>
    <w:rsid w:val="00D40575"/>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8C6"/>
    <w:rsid w:val="00D54C8D"/>
    <w:rsid w:val="00D5507A"/>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6021"/>
    <w:rsid w:val="00E06400"/>
    <w:rsid w:val="00E06466"/>
    <w:rsid w:val="00E06E60"/>
    <w:rsid w:val="00E07197"/>
    <w:rsid w:val="00E07361"/>
    <w:rsid w:val="00E07A19"/>
    <w:rsid w:val="00E1088D"/>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2329"/>
    <w:rsid w:val="00E32928"/>
    <w:rsid w:val="00E32C45"/>
    <w:rsid w:val="00E3307A"/>
    <w:rsid w:val="00E34BFD"/>
    <w:rsid w:val="00E35AF0"/>
    <w:rsid w:val="00E35D7E"/>
    <w:rsid w:val="00E35F2A"/>
    <w:rsid w:val="00E373CA"/>
    <w:rsid w:val="00E37F4D"/>
    <w:rsid w:val="00E41845"/>
    <w:rsid w:val="00E41881"/>
    <w:rsid w:val="00E42092"/>
    <w:rsid w:val="00E4226D"/>
    <w:rsid w:val="00E42819"/>
    <w:rsid w:val="00E43499"/>
    <w:rsid w:val="00E434D5"/>
    <w:rsid w:val="00E43668"/>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4EB3"/>
    <w:rsid w:val="00F85192"/>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EB5"/>
    <w:rsid w:val="00FA0F5D"/>
    <w:rsid w:val="00FA1622"/>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90421-7FDB-4710-B687-3333D27F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14046</TotalTime>
  <Pages>29</Pages>
  <Words>5045</Words>
  <Characters>28760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33738</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2276</cp:revision>
  <cp:lastPrinted>2008-09-18T13:23:00Z</cp:lastPrinted>
  <dcterms:created xsi:type="dcterms:W3CDTF">2016-03-22T16:25:00Z</dcterms:created>
  <dcterms:modified xsi:type="dcterms:W3CDTF">2019-08-16T17:54:00Z</dcterms:modified>
</cp:coreProperties>
</file>