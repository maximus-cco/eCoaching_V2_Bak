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FC8" w:rsidRDefault="00EF5FC8">
      <w:pPr>
        <w:pStyle w:val="Title1"/>
      </w:pPr>
      <w:r>
        <w:t>________________________</w:t>
      </w:r>
    </w:p>
    <w:p w:rsidR="00EF5FC8" w:rsidRDefault="00FA2D19">
      <w:pPr>
        <w:ind w:right="-270"/>
        <w:jc w:val="center"/>
      </w:pPr>
      <w:r>
        <w:rPr>
          <w:noProof/>
        </w:rPr>
        <w:drawing>
          <wp:inline distT="0" distB="0" distL="0" distR="0" wp14:anchorId="629E8707" wp14:editId="76AF02EA">
            <wp:extent cx="5486400" cy="6477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EF5FC8" w:rsidRDefault="00EF5FC8">
      <w:pPr>
        <w:ind w:right="-270"/>
        <w:jc w:val="center"/>
      </w:pPr>
    </w:p>
    <w:p w:rsidR="00EF5FC8" w:rsidRDefault="00EF5FC8">
      <w:pPr>
        <w:pStyle w:val="BodyText"/>
        <w:spacing w:before="240" w:after="60"/>
        <w:jc w:val="right"/>
        <w:rPr>
          <w:rFonts w:ascii="Arial Black" w:hAnsi="Arial Black"/>
          <w:sz w:val="32"/>
        </w:rP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D94026"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2B7003"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8AB239"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TFS 12836 – OverTurned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c>
          <w:tcPr>
            <w:tcW w:w="1440" w:type="dxa"/>
          </w:tcPr>
          <w:p w:rsidR="00411BC9" w:rsidRDefault="00411BC9" w:rsidP="001118A1">
            <w:pPr>
              <w:pStyle w:val="hdr1"/>
              <w:ind w:left="0"/>
              <w:jc w:val="left"/>
              <w:rPr>
                <w:sz w:val="20"/>
              </w:rPr>
            </w:pPr>
            <w:r>
              <w:rPr>
                <w:sz w:val="20"/>
              </w:rPr>
              <w:t>02/25/2019</w:t>
            </w:r>
          </w:p>
          <w:p w:rsidR="00A51ACA" w:rsidRDefault="00A51ACA" w:rsidP="001118A1">
            <w:pPr>
              <w:pStyle w:val="hdr1"/>
              <w:ind w:left="0"/>
              <w:jc w:val="left"/>
              <w:rPr>
                <w:sz w:val="20"/>
              </w:rPr>
            </w:pPr>
            <w:r>
              <w:rPr>
                <w:sz w:val="20"/>
              </w:rPr>
              <w:t>05/15/2019</w:t>
            </w:r>
          </w:p>
          <w:p w:rsidR="00A82B1B" w:rsidRDefault="00A82B1B" w:rsidP="001118A1">
            <w:pPr>
              <w:pStyle w:val="hdr1"/>
              <w:ind w:left="0"/>
              <w:jc w:val="left"/>
              <w:rPr>
                <w:sz w:val="20"/>
              </w:rPr>
            </w:pPr>
            <w:r>
              <w:rPr>
                <w:sz w:val="20"/>
              </w:rPr>
              <w:t>05/31/2019</w:t>
            </w:r>
          </w:p>
        </w:tc>
        <w:tc>
          <w:tcPr>
            <w:tcW w:w="5238" w:type="dxa"/>
          </w:tcPr>
          <w:p w:rsidR="00411BC9" w:rsidRDefault="00411BC9" w:rsidP="001118A1">
            <w:pPr>
              <w:pStyle w:val="hdr1"/>
              <w:ind w:left="0"/>
              <w:jc w:val="left"/>
              <w:rPr>
                <w:color w:val="000000"/>
                <w:sz w:val="20"/>
              </w:rPr>
            </w:pPr>
            <w:r>
              <w:rPr>
                <w:color w:val="000000"/>
                <w:sz w:val="20"/>
              </w:rPr>
              <w:t>TFS 13350 – Quality Now</w:t>
            </w:r>
          </w:p>
          <w:p w:rsidR="00A51ACA" w:rsidRDefault="00A51ACA" w:rsidP="001118A1">
            <w:pPr>
              <w:pStyle w:val="hdr1"/>
              <w:ind w:left="0"/>
              <w:jc w:val="left"/>
              <w:rPr>
                <w:color w:val="000000"/>
                <w:sz w:val="20"/>
              </w:rPr>
            </w:pPr>
            <w:r>
              <w:rPr>
                <w:color w:val="000000"/>
                <w:sz w:val="20"/>
              </w:rPr>
              <w:t>TFS 14442 – Display MRS static text based on Source</w:t>
            </w:r>
          </w:p>
          <w:p w:rsidR="00A82B1B" w:rsidRDefault="00A82B1B" w:rsidP="001118A1">
            <w:pPr>
              <w:pStyle w:val="hdr1"/>
              <w:ind w:left="0"/>
              <w:jc w:val="left"/>
              <w:rPr>
                <w:color w:val="000000"/>
                <w:sz w:val="20"/>
              </w:rPr>
            </w:pPr>
            <w:r>
              <w:rPr>
                <w:color w:val="000000"/>
                <w:sz w:val="20"/>
              </w:rPr>
              <w:t xml:space="preserve">TFS </w:t>
            </w:r>
            <w:r w:rsidR="00734EDC">
              <w:rPr>
                <w:color w:val="000000"/>
                <w:sz w:val="20"/>
              </w:rPr>
              <w:t>14699</w:t>
            </w:r>
            <w:r>
              <w:rPr>
                <w:color w:val="000000"/>
                <w:sz w:val="20"/>
              </w:rPr>
              <w:t xml:space="preserve"> – Modify logic to handle short call logs</w:t>
            </w:r>
          </w:p>
          <w:p w:rsidR="0060602E" w:rsidRDefault="0060602E" w:rsidP="001118A1">
            <w:pPr>
              <w:pStyle w:val="hdr1"/>
              <w:ind w:left="0"/>
              <w:jc w:val="left"/>
              <w:rPr>
                <w:color w:val="000000"/>
                <w:sz w:val="20"/>
              </w:rPr>
            </w:pPr>
            <w:r>
              <w:rPr>
                <w:color w:val="000000"/>
                <w:sz w:val="20"/>
              </w:rPr>
              <w:t>Plus: Cleanup</w:t>
            </w:r>
          </w:p>
        </w:tc>
        <w:tc>
          <w:tcPr>
            <w:tcW w:w="2790" w:type="dxa"/>
          </w:tcPr>
          <w:p w:rsidR="00411BC9" w:rsidRDefault="00411BC9">
            <w:pPr>
              <w:pStyle w:val="hdr1"/>
              <w:ind w:left="0"/>
              <w:jc w:val="left"/>
              <w:rPr>
                <w:sz w:val="20"/>
              </w:rPr>
            </w:pPr>
            <w:r>
              <w:rPr>
                <w:sz w:val="20"/>
              </w:rPr>
              <w:t>Lili Huang</w:t>
            </w:r>
          </w:p>
          <w:p w:rsidR="00A51ACA" w:rsidRDefault="00A51ACA">
            <w:pPr>
              <w:pStyle w:val="hdr1"/>
              <w:ind w:left="0"/>
              <w:jc w:val="left"/>
              <w:rPr>
                <w:sz w:val="20"/>
              </w:rPr>
            </w:pPr>
            <w:r>
              <w:rPr>
                <w:sz w:val="20"/>
              </w:rPr>
              <w:t>Lili Huang</w:t>
            </w:r>
          </w:p>
          <w:p w:rsidR="00A82B1B" w:rsidRDefault="00A82B1B">
            <w:pPr>
              <w:pStyle w:val="hdr1"/>
              <w:ind w:left="0"/>
              <w:jc w:val="left"/>
              <w:rPr>
                <w:sz w:val="20"/>
              </w:rPr>
            </w:pPr>
            <w:r>
              <w:rPr>
                <w:sz w:val="20"/>
              </w:rPr>
              <w:t>Lili Huang</w:t>
            </w:r>
          </w:p>
        </w:tc>
      </w:tr>
      <w:tr w:rsidR="00F73817">
        <w:tc>
          <w:tcPr>
            <w:tcW w:w="1440" w:type="dxa"/>
          </w:tcPr>
          <w:p w:rsidR="00F73817" w:rsidRDefault="00F73817" w:rsidP="001118A1">
            <w:pPr>
              <w:pStyle w:val="hdr1"/>
              <w:ind w:left="0"/>
              <w:jc w:val="left"/>
              <w:rPr>
                <w:sz w:val="20"/>
              </w:rPr>
            </w:pPr>
            <w:r>
              <w:rPr>
                <w:sz w:val="20"/>
              </w:rPr>
              <w:t>07/01/2019</w:t>
            </w:r>
          </w:p>
        </w:tc>
        <w:tc>
          <w:tcPr>
            <w:tcW w:w="5238" w:type="dxa"/>
          </w:tcPr>
          <w:p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rsidR="00F73817" w:rsidRDefault="00F73817">
            <w:pPr>
              <w:pStyle w:val="hdr1"/>
              <w:ind w:left="0"/>
              <w:jc w:val="left"/>
              <w:rPr>
                <w:sz w:val="20"/>
              </w:rPr>
            </w:pPr>
            <w:r>
              <w:rPr>
                <w:sz w:val="20"/>
              </w:rPr>
              <w:t>Lili Huang</w:t>
            </w:r>
          </w:p>
          <w:p w:rsidR="005C7655" w:rsidRDefault="005C7655">
            <w:pPr>
              <w:pStyle w:val="hdr1"/>
              <w:ind w:left="0"/>
              <w:jc w:val="left"/>
              <w:rPr>
                <w:sz w:val="20"/>
              </w:rPr>
            </w:pPr>
          </w:p>
        </w:tc>
      </w:tr>
      <w:tr w:rsidR="005C7655">
        <w:tc>
          <w:tcPr>
            <w:tcW w:w="1440" w:type="dxa"/>
          </w:tcPr>
          <w:p w:rsidR="005C7655" w:rsidRDefault="005C7655" w:rsidP="001118A1">
            <w:pPr>
              <w:pStyle w:val="hdr1"/>
              <w:ind w:left="0"/>
              <w:jc w:val="left"/>
              <w:rPr>
                <w:sz w:val="20"/>
              </w:rPr>
            </w:pPr>
            <w:r>
              <w:rPr>
                <w:sz w:val="20"/>
              </w:rPr>
              <w:t>08/16/2019</w:t>
            </w:r>
          </w:p>
          <w:p w:rsidR="004E5C7C" w:rsidRDefault="004E5C7C" w:rsidP="001118A1">
            <w:pPr>
              <w:pStyle w:val="hdr1"/>
              <w:ind w:left="0"/>
              <w:jc w:val="left"/>
              <w:rPr>
                <w:sz w:val="20"/>
              </w:rPr>
            </w:pPr>
            <w:r>
              <w:rPr>
                <w:sz w:val="20"/>
              </w:rPr>
              <w:t>08/22/2019</w:t>
            </w:r>
          </w:p>
          <w:p w:rsidR="0001338F" w:rsidRDefault="0001338F" w:rsidP="001118A1">
            <w:pPr>
              <w:pStyle w:val="hdr1"/>
              <w:ind w:left="0"/>
              <w:jc w:val="left"/>
              <w:rPr>
                <w:sz w:val="20"/>
              </w:rPr>
            </w:pPr>
            <w:r>
              <w:rPr>
                <w:sz w:val="20"/>
              </w:rPr>
              <w:t>8/28/2019</w:t>
            </w:r>
          </w:p>
          <w:p w:rsidR="00881565" w:rsidRDefault="00881565" w:rsidP="001118A1">
            <w:pPr>
              <w:pStyle w:val="hdr1"/>
              <w:ind w:left="0"/>
              <w:jc w:val="left"/>
              <w:rPr>
                <w:sz w:val="20"/>
              </w:rPr>
            </w:pPr>
          </w:p>
          <w:p w:rsidR="00881565" w:rsidRDefault="00881565" w:rsidP="001118A1">
            <w:pPr>
              <w:pStyle w:val="hdr1"/>
              <w:ind w:left="0"/>
              <w:jc w:val="left"/>
              <w:rPr>
                <w:sz w:val="20"/>
              </w:rPr>
            </w:pPr>
            <w:r>
              <w:rPr>
                <w:sz w:val="20"/>
              </w:rPr>
              <w:t>09/04/2019</w:t>
            </w:r>
          </w:p>
          <w:p w:rsidR="00594FD2" w:rsidRDefault="00594FD2" w:rsidP="001118A1">
            <w:pPr>
              <w:pStyle w:val="hdr1"/>
              <w:ind w:left="0"/>
              <w:jc w:val="left"/>
              <w:rPr>
                <w:ins w:id="0" w:author="Huang, Lili" w:date="2019-12-09T08:07:00Z"/>
                <w:sz w:val="20"/>
              </w:rPr>
            </w:pPr>
            <w:r>
              <w:rPr>
                <w:sz w:val="20"/>
              </w:rPr>
              <w:t>09/24/2019</w:t>
            </w:r>
          </w:p>
          <w:p w:rsidR="007B6313" w:rsidRDefault="007B6313" w:rsidP="001118A1">
            <w:pPr>
              <w:pStyle w:val="hdr1"/>
              <w:ind w:left="0"/>
              <w:jc w:val="left"/>
              <w:rPr>
                <w:sz w:val="20"/>
              </w:rPr>
            </w:pPr>
            <w:ins w:id="1" w:author="Huang, Lili" w:date="2019-12-09T08:07:00Z">
              <w:r>
                <w:rPr>
                  <w:sz w:val="20"/>
                </w:rPr>
                <w:t>12/09/2019</w:t>
              </w:r>
            </w:ins>
          </w:p>
        </w:tc>
        <w:tc>
          <w:tcPr>
            <w:tcW w:w="5238" w:type="dxa"/>
          </w:tcPr>
          <w:p w:rsidR="005C7655" w:rsidRDefault="005C7655" w:rsidP="001118A1">
            <w:pPr>
              <w:pStyle w:val="hdr1"/>
              <w:ind w:left="0"/>
              <w:jc w:val="left"/>
              <w:rPr>
                <w:color w:val="000000"/>
                <w:sz w:val="20"/>
              </w:rPr>
            </w:pPr>
            <w:r>
              <w:rPr>
                <w:color w:val="000000"/>
                <w:sz w:val="20"/>
              </w:rPr>
              <w:t>TFS 15063 – Quality Bingo</w:t>
            </w:r>
          </w:p>
          <w:p w:rsidR="004E5C7C" w:rsidRDefault="004E5C7C" w:rsidP="001118A1">
            <w:pPr>
              <w:pStyle w:val="hdr1"/>
              <w:ind w:left="0"/>
              <w:jc w:val="left"/>
              <w:rPr>
                <w:color w:val="000000"/>
                <w:sz w:val="20"/>
              </w:rPr>
            </w:pPr>
            <w:r>
              <w:rPr>
                <w:color w:val="000000"/>
                <w:sz w:val="20"/>
              </w:rPr>
              <w:t>TFS 15232 – Attendance Policy Earnback</w:t>
            </w:r>
          </w:p>
          <w:p w:rsidR="0001338F" w:rsidRDefault="0001338F" w:rsidP="001118A1">
            <w:pPr>
              <w:pStyle w:val="hdr1"/>
              <w:ind w:left="0"/>
              <w:jc w:val="left"/>
              <w:rPr>
                <w:color w:val="000000"/>
                <w:sz w:val="20"/>
              </w:rPr>
            </w:pPr>
            <w:r>
              <w:rPr>
                <w:color w:val="000000"/>
                <w:sz w:val="20"/>
              </w:rPr>
              <w:t>TFS 15232 – Attendance Policy Earnback</w:t>
            </w:r>
          </w:p>
          <w:p w:rsidR="00881565" w:rsidRDefault="004C5B5B" w:rsidP="0052312A">
            <w:pPr>
              <w:pStyle w:val="hdr1"/>
              <w:ind w:left="0"/>
              <w:jc w:val="left"/>
              <w:rPr>
                <w:color w:val="000000"/>
                <w:sz w:val="20"/>
              </w:rPr>
            </w:pPr>
            <w:r>
              <w:rPr>
                <w:color w:val="000000"/>
                <w:sz w:val="20"/>
              </w:rPr>
              <w:t>Updated section 8: added condition</w:t>
            </w:r>
          </w:p>
          <w:p w:rsidR="004C5B5B" w:rsidRDefault="00881565" w:rsidP="0052312A">
            <w:pPr>
              <w:pStyle w:val="hdr1"/>
              <w:ind w:left="0"/>
              <w:jc w:val="left"/>
              <w:rPr>
                <w:color w:val="000000"/>
                <w:sz w:val="20"/>
              </w:rPr>
            </w:pPr>
            <w:r>
              <w:rPr>
                <w:color w:val="000000"/>
                <w:sz w:val="20"/>
              </w:rPr>
              <w:t>TFS 14679 – Follow-up Process</w:t>
            </w:r>
            <w:r w:rsidR="004C5B5B">
              <w:rPr>
                <w:color w:val="000000"/>
                <w:sz w:val="20"/>
              </w:rPr>
              <w:t xml:space="preserve"> </w:t>
            </w:r>
          </w:p>
          <w:p w:rsidR="00594FD2" w:rsidRDefault="00594FD2" w:rsidP="0052312A">
            <w:pPr>
              <w:pStyle w:val="hdr1"/>
              <w:ind w:left="0"/>
              <w:jc w:val="left"/>
              <w:rPr>
                <w:ins w:id="2" w:author="Huang, Lili" w:date="2019-12-09T08:08:00Z"/>
                <w:color w:val="000000"/>
                <w:sz w:val="20"/>
              </w:rPr>
            </w:pPr>
            <w:r>
              <w:rPr>
                <w:color w:val="000000"/>
                <w:sz w:val="20"/>
              </w:rPr>
              <w:t>TFS 15601 – London Alternate Channel Bingo</w:t>
            </w:r>
          </w:p>
          <w:p w:rsidR="007B6313" w:rsidRDefault="007B6313" w:rsidP="0052312A">
            <w:pPr>
              <w:pStyle w:val="hdr1"/>
              <w:ind w:left="0"/>
              <w:jc w:val="left"/>
              <w:rPr>
                <w:ins w:id="3" w:author="Huang, Lili" w:date="2019-12-09T08:18:00Z"/>
                <w:color w:val="000000"/>
                <w:sz w:val="20"/>
              </w:rPr>
            </w:pPr>
            <w:ins w:id="4" w:author="Huang, Lili" w:date="2019-12-09T08:08:00Z">
              <w:r>
                <w:rPr>
                  <w:color w:val="000000"/>
                  <w:sz w:val="20"/>
                </w:rPr>
                <w:t xml:space="preserve">TFS </w:t>
              </w:r>
            </w:ins>
            <w:ins w:id="5" w:author="Huang, Lili" w:date="2019-12-09T08:18:00Z">
              <w:r>
                <w:rPr>
                  <w:color w:val="000000"/>
                  <w:sz w:val="20"/>
                </w:rPr>
                <w:t xml:space="preserve">15833 </w:t>
              </w:r>
              <w:r w:rsidR="00573C53">
                <w:rPr>
                  <w:color w:val="000000"/>
                  <w:sz w:val="20"/>
                </w:rPr>
                <w:t>–</w:t>
              </w:r>
              <w:r>
                <w:rPr>
                  <w:color w:val="000000"/>
                  <w:sz w:val="20"/>
                </w:rPr>
                <w:t xml:space="preserve"> </w:t>
              </w:r>
              <w:r w:rsidR="00573C53">
                <w:rPr>
                  <w:color w:val="000000"/>
                  <w:sz w:val="20"/>
                </w:rPr>
                <w:t>Workflow change for warning logs</w:t>
              </w:r>
            </w:ins>
          </w:p>
          <w:p w:rsidR="00573C53" w:rsidRDefault="00573C53">
            <w:pPr>
              <w:pStyle w:val="hdr1"/>
              <w:ind w:left="0"/>
              <w:jc w:val="left"/>
              <w:rPr>
                <w:color w:val="000000"/>
                <w:sz w:val="20"/>
              </w:rPr>
            </w:pPr>
            <w:ins w:id="6" w:author="Huang, Lili" w:date="2019-12-09T08:18:00Z">
              <w:r>
                <w:rPr>
                  <w:color w:val="000000"/>
                  <w:sz w:val="20"/>
                </w:rPr>
                <w:t xml:space="preserve">(“Pending Employee </w:t>
              </w:r>
            </w:ins>
            <w:ins w:id="7" w:author="Huang, Lili" w:date="2019-12-09T08:58:00Z">
              <w:r w:rsidR="00067A4D">
                <w:rPr>
                  <w:color w:val="000000"/>
                  <w:sz w:val="20"/>
                </w:rPr>
                <w:t>Review</w:t>
              </w:r>
            </w:ins>
            <w:ins w:id="8" w:author="Huang, Lili" w:date="2019-12-09T08:18:00Z">
              <w:r>
                <w:rPr>
                  <w:color w:val="000000"/>
                  <w:sz w:val="20"/>
                </w:rPr>
                <w:t xml:space="preserve">” </w:t>
              </w:r>
              <w:r w:rsidRPr="00573C53">
                <w:rPr>
                  <w:color w:val="000000"/>
                  <w:sz w:val="20"/>
                </w:rPr>
                <w:sym w:font="Wingdings" w:char="F0E0"/>
              </w:r>
              <w:r>
                <w:rPr>
                  <w:color w:val="000000"/>
                  <w:sz w:val="20"/>
                </w:rPr>
                <w:t xml:space="preserve"> Completed)</w:t>
              </w:r>
            </w:ins>
          </w:p>
        </w:tc>
        <w:tc>
          <w:tcPr>
            <w:tcW w:w="2790" w:type="dxa"/>
          </w:tcPr>
          <w:p w:rsidR="005C7655" w:rsidRDefault="005C7655">
            <w:pPr>
              <w:pStyle w:val="hdr1"/>
              <w:ind w:left="0"/>
              <w:jc w:val="left"/>
              <w:rPr>
                <w:sz w:val="20"/>
              </w:rPr>
            </w:pPr>
            <w:r>
              <w:rPr>
                <w:sz w:val="20"/>
              </w:rPr>
              <w:t>Lili Huang</w:t>
            </w:r>
          </w:p>
          <w:p w:rsidR="004E5C7C" w:rsidRDefault="004E5C7C">
            <w:pPr>
              <w:pStyle w:val="hdr1"/>
              <w:ind w:left="0"/>
              <w:jc w:val="left"/>
              <w:rPr>
                <w:sz w:val="20"/>
              </w:rPr>
            </w:pPr>
            <w:r>
              <w:rPr>
                <w:sz w:val="20"/>
              </w:rPr>
              <w:t>Lili Huang</w:t>
            </w:r>
          </w:p>
          <w:p w:rsidR="0001338F" w:rsidRDefault="0001338F">
            <w:pPr>
              <w:pStyle w:val="hdr1"/>
              <w:ind w:left="0"/>
              <w:jc w:val="left"/>
              <w:rPr>
                <w:sz w:val="20"/>
              </w:rPr>
            </w:pPr>
            <w:r>
              <w:rPr>
                <w:sz w:val="20"/>
              </w:rPr>
              <w:t>Lili Huang</w:t>
            </w:r>
          </w:p>
          <w:p w:rsidR="00881565" w:rsidRDefault="00881565">
            <w:pPr>
              <w:pStyle w:val="hdr1"/>
              <w:ind w:left="0"/>
              <w:jc w:val="left"/>
              <w:rPr>
                <w:sz w:val="20"/>
              </w:rPr>
            </w:pPr>
          </w:p>
          <w:p w:rsidR="00881565" w:rsidRDefault="00881565">
            <w:pPr>
              <w:pStyle w:val="hdr1"/>
              <w:ind w:left="0"/>
              <w:jc w:val="left"/>
              <w:rPr>
                <w:sz w:val="20"/>
              </w:rPr>
            </w:pPr>
            <w:r>
              <w:rPr>
                <w:sz w:val="20"/>
              </w:rPr>
              <w:t>Lili Huang</w:t>
            </w:r>
          </w:p>
          <w:p w:rsidR="00594FD2" w:rsidRDefault="00594FD2">
            <w:pPr>
              <w:pStyle w:val="hdr1"/>
              <w:ind w:left="0"/>
              <w:jc w:val="left"/>
              <w:rPr>
                <w:ins w:id="9" w:author="Huang, Lili" w:date="2019-12-09T08:19:00Z"/>
                <w:sz w:val="20"/>
              </w:rPr>
            </w:pPr>
            <w:r>
              <w:rPr>
                <w:sz w:val="20"/>
              </w:rPr>
              <w:t>Lili Huang</w:t>
            </w:r>
          </w:p>
          <w:p w:rsidR="00573C53" w:rsidRDefault="00573C53">
            <w:pPr>
              <w:pStyle w:val="hdr1"/>
              <w:ind w:left="0"/>
              <w:jc w:val="left"/>
              <w:rPr>
                <w:sz w:val="20"/>
              </w:rPr>
            </w:pPr>
            <w:ins w:id="10" w:author="Huang, Lili" w:date="2019-12-09T08:19:00Z">
              <w:r>
                <w:rPr>
                  <w:sz w:val="20"/>
                </w:rPr>
                <w:t>Lili Huang</w:t>
              </w:r>
            </w:ins>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D7214B"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r w:rsidR="00C516A7">
        <w:rPr>
          <w:rStyle w:val="Hyperlink"/>
          <w:b/>
          <w:noProof/>
        </w:rPr>
        <w:fldChar w:fldCharType="begin"/>
      </w:r>
      <w:r w:rsidR="00C516A7">
        <w:rPr>
          <w:rStyle w:val="Hyperlink"/>
          <w:b/>
          <w:noProof/>
        </w:rPr>
        <w:instrText xml:space="preserve"> HYPERLINK \l "_Toc19103650" </w:instrText>
      </w:r>
      <w:ins w:id="11" w:author="Huang, Lili" w:date="2019-12-09T08:59:00Z">
        <w:r w:rsidR="0013244D">
          <w:rPr>
            <w:rStyle w:val="Hyperlink"/>
            <w:b/>
            <w:noProof/>
          </w:rPr>
        </w:r>
      </w:ins>
      <w:r w:rsidR="00C516A7">
        <w:rPr>
          <w:rStyle w:val="Hyperlink"/>
          <w:b/>
          <w:noProof/>
        </w:rPr>
        <w:fldChar w:fldCharType="separate"/>
      </w:r>
      <w:r w:rsidR="00D7214B" w:rsidRPr="00E45FE1">
        <w:rPr>
          <w:rStyle w:val="Hyperlink"/>
          <w:b/>
          <w:noProof/>
        </w:rPr>
        <w:t>1.</w:t>
      </w:r>
      <w:r w:rsidR="00D7214B">
        <w:rPr>
          <w:rFonts w:asciiTheme="minorHAnsi" w:eastAsiaTheme="minorEastAsia" w:hAnsiTheme="minorHAnsi" w:cstheme="minorBidi"/>
          <w:noProof/>
          <w:sz w:val="22"/>
          <w:szCs w:val="22"/>
        </w:rPr>
        <w:tab/>
      </w:r>
      <w:r w:rsidR="00D7214B" w:rsidRPr="00E45FE1">
        <w:rPr>
          <w:rStyle w:val="Hyperlink"/>
          <w:b/>
          <w:noProof/>
        </w:rPr>
        <w:t>Description</w:t>
      </w:r>
      <w:r w:rsidR="00D7214B">
        <w:rPr>
          <w:noProof/>
          <w:webHidden/>
        </w:rPr>
        <w:tab/>
      </w:r>
      <w:r w:rsidR="00D7214B">
        <w:rPr>
          <w:noProof/>
          <w:webHidden/>
        </w:rPr>
        <w:fldChar w:fldCharType="begin"/>
      </w:r>
      <w:r w:rsidR="00D7214B">
        <w:rPr>
          <w:noProof/>
          <w:webHidden/>
        </w:rPr>
        <w:instrText xml:space="preserve"> PAGEREF _Toc19103650 \h </w:instrText>
      </w:r>
      <w:r w:rsidR="00D7214B">
        <w:rPr>
          <w:noProof/>
          <w:webHidden/>
        </w:rPr>
      </w:r>
      <w:r w:rsidR="00D7214B">
        <w:rPr>
          <w:noProof/>
          <w:webHidden/>
        </w:rPr>
        <w:fldChar w:fldCharType="separate"/>
      </w:r>
      <w:r w:rsidR="0013244D">
        <w:rPr>
          <w:noProof/>
          <w:webHidden/>
        </w:rPr>
        <w:t>4</w:t>
      </w:r>
      <w:r w:rsidR="00D7214B">
        <w:rPr>
          <w:noProof/>
          <w:webHidden/>
        </w:rPr>
        <w:fldChar w:fldCharType="end"/>
      </w:r>
      <w:r w:rsidR="00C516A7">
        <w:rPr>
          <w:noProof/>
        </w:rPr>
        <w:fldChar w:fldCharType="end"/>
      </w:r>
    </w:p>
    <w:p w:rsidR="00D7214B" w:rsidRDefault="00C516A7">
      <w:pPr>
        <w:pStyle w:val="TOC2"/>
        <w:tabs>
          <w:tab w:val="left" w:pos="600"/>
          <w:tab w:val="right" w:leader="dot" w:pos="8630"/>
        </w:tabs>
        <w:rPr>
          <w:rFonts w:asciiTheme="minorHAnsi" w:eastAsiaTheme="minorEastAsia" w:hAnsiTheme="minorHAnsi" w:cstheme="minorBidi"/>
          <w:noProof/>
          <w:sz w:val="22"/>
          <w:szCs w:val="22"/>
        </w:rPr>
      </w:pPr>
      <w:r>
        <w:rPr>
          <w:rStyle w:val="Hyperlink"/>
          <w:b/>
          <w:noProof/>
        </w:rPr>
        <w:fldChar w:fldCharType="begin"/>
      </w:r>
      <w:r>
        <w:rPr>
          <w:rStyle w:val="Hyperlink"/>
          <w:b/>
          <w:noProof/>
        </w:rPr>
        <w:instrText xml:space="preserve"> HYPERLINK \l "_Toc19103651" </w:instrText>
      </w:r>
      <w:ins w:id="12" w:author="Huang, Lili" w:date="2019-12-09T08:59:00Z">
        <w:r w:rsidR="0013244D">
          <w:rPr>
            <w:rStyle w:val="Hyperlink"/>
            <w:b/>
            <w:noProof/>
          </w:rPr>
        </w:r>
      </w:ins>
      <w:r>
        <w:rPr>
          <w:rStyle w:val="Hyperlink"/>
          <w:b/>
          <w:noProof/>
        </w:rPr>
        <w:fldChar w:fldCharType="separate"/>
      </w:r>
      <w:r w:rsidR="00D7214B" w:rsidRPr="00E45FE1">
        <w:rPr>
          <w:rStyle w:val="Hyperlink"/>
          <w:b/>
          <w:noProof/>
        </w:rPr>
        <w:t>2.</w:t>
      </w:r>
      <w:r w:rsidR="00D7214B">
        <w:rPr>
          <w:rFonts w:asciiTheme="minorHAnsi" w:eastAsiaTheme="minorEastAsia" w:hAnsiTheme="minorHAnsi" w:cstheme="minorBidi"/>
          <w:noProof/>
          <w:sz w:val="22"/>
          <w:szCs w:val="22"/>
        </w:rPr>
        <w:tab/>
      </w:r>
      <w:r w:rsidR="00D7214B" w:rsidRPr="00E45FE1">
        <w:rPr>
          <w:rStyle w:val="Hyperlink"/>
          <w:b/>
          <w:noProof/>
        </w:rPr>
        <w:t>Business Logic – ReviewController.cs</w:t>
      </w:r>
      <w:r w:rsidR="00D7214B">
        <w:rPr>
          <w:noProof/>
          <w:webHidden/>
        </w:rPr>
        <w:tab/>
      </w:r>
      <w:r w:rsidR="00D7214B">
        <w:rPr>
          <w:noProof/>
          <w:webHidden/>
        </w:rPr>
        <w:fldChar w:fldCharType="begin"/>
      </w:r>
      <w:r w:rsidR="00D7214B">
        <w:rPr>
          <w:noProof/>
          <w:webHidden/>
        </w:rPr>
        <w:instrText xml:space="preserve"> PAGEREF _Toc19103651 \h </w:instrText>
      </w:r>
      <w:r w:rsidR="00D7214B">
        <w:rPr>
          <w:noProof/>
          <w:webHidden/>
        </w:rPr>
      </w:r>
      <w:r w:rsidR="00D7214B">
        <w:rPr>
          <w:noProof/>
          <w:webHidden/>
        </w:rPr>
        <w:fldChar w:fldCharType="separate"/>
      </w:r>
      <w:r w:rsidR="0013244D">
        <w:rPr>
          <w:noProof/>
          <w:webHidden/>
        </w:rPr>
        <w:t>4</w:t>
      </w:r>
      <w:r w:rsidR="00D7214B">
        <w:rPr>
          <w:noProof/>
          <w:webHidden/>
        </w:rPr>
        <w:fldChar w:fldCharType="end"/>
      </w:r>
      <w:r>
        <w:rPr>
          <w:noProof/>
        </w:rPr>
        <w:fldChar w:fldCharType="end"/>
      </w:r>
    </w:p>
    <w:p w:rsidR="00D7214B" w:rsidRDefault="00C516A7">
      <w:pPr>
        <w:pStyle w:val="TOC2"/>
        <w:tabs>
          <w:tab w:val="left" w:pos="600"/>
          <w:tab w:val="right" w:leader="dot" w:pos="8630"/>
        </w:tabs>
        <w:rPr>
          <w:rFonts w:asciiTheme="minorHAnsi" w:eastAsiaTheme="minorEastAsia" w:hAnsiTheme="minorHAnsi" w:cstheme="minorBidi"/>
          <w:noProof/>
          <w:sz w:val="22"/>
          <w:szCs w:val="22"/>
        </w:rPr>
      </w:pPr>
      <w:r>
        <w:rPr>
          <w:rStyle w:val="Hyperlink"/>
          <w:b/>
          <w:noProof/>
        </w:rPr>
        <w:fldChar w:fldCharType="begin"/>
      </w:r>
      <w:r>
        <w:rPr>
          <w:rStyle w:val="Hyperlink"/>
          <w:b/>
          <w:noProof/>
        </w:rPr>
        <w:instrText xml:space="preserve"> HYPERLINK \l "_Toc19103652" </w:instrText>
      </w:r>
      <w:ins w:id="13" w:author="Huang, Lili" w:date="2019-12-09T08:59:00Z">
        <w:r w:rsidR="0013244D">
          <w:rPr>
            <w:rStyle w:val="Hyperlink"/>
            <w:b/>
            <w:noProof/>
          </w:rPr>
        </w:r>
      </w:ins>
      <w:r>
        <w:rPr>
          <w:rStyle w:val="Hyperlink"/>
          <w:b/>
          <w:noProof/>
        </w:rPr>
        <w:fldChar w:fldCharType="separate"/>
      </w:r>
      <w:r w:rsidR="00D7214B" w:rsidRPr="00E45FE1">
        <w:rPr>
          <w:rStyle w:val="Hyperlink"/>
          <w:b/>
          <w:noProof/>
        </w:rPr>
        <w:t>3.</w:t>
      </w:r>
      <w:r w:rsidR="00D7214B">
        <w:rPr>
          <w:rFonts w:asciiTheme="minorHAnsi" w:eastAsiaTheme="minorEastAsia" w:hAnsiTheme="minorHAnsi" w:cstheme="minorBidi"/>
          <w:noProof/>
          <w:sz w:val="22"/>
          <w:szCs w:val="22"/>
        </w:rPr>
        <w:tab/>
      </w:r>
      <w:r w:rsidR="00D7214B" w:rsidRPr="00E45FE1">
        <w:rPr>
          <w:rStyle w:val="Hyperlink"/>
          <w:b/>
          <w:noProof/>
        </w:rPr>
        <w:t>Page details</w:t>
      </w:r>
      <w:r w:rsidR="00D7214B">
        <w:rPr>
          <w:noProof/>
          <w:webHidden/>
        </w:rPr>
        <w:tab/>
      </w:r>
      <w:r w:rsidR="00D7214B">
        <w:rPr>
          <w:noProof/>
          <w:webHidden/>
        </w:rPr>
        <w:fldChar w:fldCharType="begin"/>
      </w:r>
      <w:r w:rsidR="00D7214B">
        <w:rPr>
          <w:noProof/>
          <w:webHidden/>
        </w:rPr>
        <w:instrText xml:space="preserve"> PAGEREF _Toc19103652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"_Toc19103653" </w:instrText>
      </w:r>
      <w:ins w:id="14" w:author="Huang, Lili" w:date="2019-12-09T08:59:00Z">
        <w:r w:rsidR="0013244D">
          <w:rPr>
            <w:rStyle w:val="Hyperlink"/>
            <w:noProof/>
          </w:rPr>
        </w:r>
      </w:ins>
      <w:r>
        <w:rPr>
          <w:rStyle w:val="Hyperlink"/>
          <w:noProof/>
        </w:rPr>
        <w:fldChar w:fldCharType="separate"/>
      </w:r>
      <w:r w:rsidR="00D7214B" w:rsidRPr="00E45FE1">
        <w:rPr>
          <w:rStyle w:val="Hyperlink"/>
          <w:noProof/>
        </w:rPr>
        <w:t>3.1</w:t>
      </w:r>
      <w:r w:rsidR="00D7214B">
        <w:rPr>
          <w:rFonts w:asciiTheme="minorHAnsi" w:eastAsiaTheme="minorEastAsia" w:hAnsiTheme="minorHAnsi" w:cstheme="minorBidi"/>
          <w:noProof/>
          <w:sz w:val="22"/>
          <w:szCs w:val="22"/>
        </w:rPr>
        <w:tab/>
      </w:r>
      <w:r w:rsidR="00D7214B" w:rsidRPr="00E45FE1">
        <w:rPr>
          <w:rStyle w:val="Hyperlink"/>
          <w:noProof/>
        </w:rPr>
        <w:t>Views\Review\_ReviewCoachingHome.cshtml, _ViewWarningLog.cshtml</w:t>
      </w:r>
      <w:r w:rsidR="00D7214B">
        <w:rPr>
          <w:noProof/>
          <w:webHidden/>
        </w:rPr>
        <w:tab/>
      </w:r>
      <w:r w:rsidR="00D7214B">
        <w:rPr>
          <w:noProof/>
          <w:webHidden/>
        </w:rPr>
        <w:fldChar w:fldCharType="begin"/>
      </w:r>
      <w:r w:rsidR="00D7214B">
        <w:rPr>
          <w:noProof/>
          <w:webHidden/>
        </w:rPr>
        <w:instrText xml:space="preserve"> PAGEREF _Toc19103653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"_Toc19103654" </w:instrText>
      </w:r>
      <w:ins w:id="15" w:author="Huang, Lili" w:date="2019-12-09T08:59:00Z">
        <w:r w:rsidR="0013244D">
          <w:rPr>
            <w:rStyle w:val="Hyperlink"/>
            <w:noProof/>
          </w:rPr>
        </w:r>
      </w:ins>
      <w:r>
        <w:rPr>
          <w:rStyle w:val="Hyperlink"/>
          <w:noProof/>
        </w:rPr>
        <w:fldChar w:fldCharType="separate"/>
      </w:r>
      <w:r w:rsidR="00D7214B" w:rsidRPr="00E45FE1">
        <w:rPr>
          <w:rStyle w:val="Hyperlink"/>
          <w:noProof/>
        </w:rPr>
        <w:t>3.1.1</w:t>
      </w:r>
      <w:r w:rsidR="00D7214B">
        <w:rPr>
          <w:rFonts w:asciiTheme="minorHAnsi" w:eastAsiaTheme="minorEastAsia" w:hAnsiTheme="minorHAnsi" w:cstheme="minorBidi"/>
          <w:noProof/>
          <w:sz w:val="22"/>
          <w:szCs w:val="22"/>
        </w:rPr>
        <w:tab/>
      </w:r>
      <w:r w:rsidR="00D7214B" w:rsidRPr="00E45FE1">
        <w:rPr>
          <w:rStyle w:val="Hyperlink"/>
          <w:noProof/>
        </w:rPr>
        <w:t>Razor pages comprising Web Page</w:t>
      </w:r>
      <w:r w:rsidR="00D7214B">
        <w:rPr>
          <w:noProof/>
          <w:webHidden/>
        </w:rPr>
        <w:tab/>
      </w:r>
      <w:r w:rsidR="00D7214B">
        <w:rPr>
          <w:noProof/>
          <w:webHidden/>
        </w:rPr>
        <w:fldChar w:fldCharType="begin"/>
      </w:r>
      <w:r w:rsidR="00D7214B">
        <w:rPr>
          <w:noProof/>
          <w:webHidden/>
        </w:rPr>
        <w:instrText xml:space="preserve"> PAGEREF _Toc19103654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"_Toc19103655" </w:instrText>
      </w:r>
      <w:ins w:id="16" w:author="Huang, Lili" w:date="2019-12-09T08:59:00Z">
        <w:r w:rsidR="0013244D">
          <w:rPr>
            <w:rStyle w:val="Hyperlink"/>
            <w:noProof/>
          </w:rPr>
        </w:r>
      </w:ins>
      <w:r>
        <w:rPr>
          <w:rStyle w:val="Hyperlink"/>
          <w:noProof/>
        </w:rPr>
        <w:fldChar w:fldCharType="separate"/>
      </w:r>
      <w:r w:rsidR="00D7214B" w:rsidRPr="00E45FE1">
        <w:rPr>
          <w:rStyle w:val="Hyperlink"/>
          <w:noProof/>
        </w:rPr>
        <w:t>3.1.2</w:t>
      </w:r>
      <w:r w:rsidR="00D7214B">
        <w:rPr>
          <w:rFonts w:asciiTheme="minorHAnsi" w:eastAsiaTheme="minorEastAsia" w:hAnsiTheme="minorHAnsi" w:cstheme="minorBidi"/>
          <w:noProof/>
          <w:sz w:val="22"/>
          <w:szCs w:val="22"/>
        </w:rPr>
        <w:tab/>
      </w:r>
      <w:r w:rsidR="00D7214B" w:rsidRPr="00E45FE1">
        <w:rPr>
          <w:rStyle w:val="Hyperlink"/>
          <w:noProof/>
        </w:rPr>
        <w:t>Layout Page</w:t>
      </w:r>
      <w:r w:rsidR="00D7214B">
        <w:rPr>
          <w:noProof/>
          <w:webHidden/>
        </w:rPr>
        <w:tab/>
      </w:r>
      <w:r w:rsidR="00D7214B">
        <w:rPr>
          <w:noProof/>
          <w:webHidden/>
        </w:rPr>
        <w:fldChar w:fldCharType="begin"/>
      </w:r>
      <w:r w:rsidR="00D7214B">
        <w:rPr>
          <w:noProof/>
          <w:webHidden/>
        </w:rPr>
        <w:instrText xml:space="preserve"> PAGEREF _Toc19103655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"_Toc19103656" </w:instrText>
      </w:r>
      <w:ins w:id="17" w:author="Huang, Lili" w:date="2019-12-09T08:59:00Z">
        <w:r w:rsidR="0013244D">
          <w:rPr>
            <w:rStyle w:val="Hyperlink"/>
            <w:noProof/>
          </w:rPr>
        </w:r>
      </w:ins>
      <w:r>
        <w:rPr>
          <w:rStyle w:val="Hyperlink"/>
          <w:noProof/>
        </w:rPr>
        <w:fldChar w:fldCharType="separate"/>
      </w:r>
      <w:r w:rsidR="00D7214B" w:rsidRPr="00E45FE1">
        <w:rPr>
          <w:rStyle w:val="Hyperlink"/>
          <w:noProof/>
        </w:rPr>
        <w:t>3.1.3</w:t>
      </w:r>
      <w:r w:rsidR="00D7214B">
        <w:rPr>
          <w:rFonts w:asciiTheme="minorHAnsi" w:eastAsiaTheme="minorEastAsia" w:hAnsiTheme="minorHAnsi" w:cstheme="minorBidi"/>
          <w:noProof/>
          <w:sz w:val="22"/>
          <w:szCs w:val="22"/>
        </w:rPr>
        <w:tab/>
      </w:r>
      <w:r w:rsidR="00D7214B" w:rsidRPr="00E45FE1">
        <w:rPr>
          <w:rStyle w:val="Hyperlink"/>
          <w:noProof/>
        </w:rPr>
        <w:t>Screenshot</w:t>
      </w:r>
      <w:r w:rsidR="00D7214B">
        <w:rPr>
          <w:noProof/>
          <w:webHidden/>
        </w:rPr>
        <w:tab/>
      </w:r>
      <w:r w:rsidR="00D7214B">
        <w:rPr>
          <w:noProof/>
          <w:webHidden/>
        </w:rPr>
        <w:fldChar w:fldCharType="begin"/>
      </w:r>
      <w:r w:rsidR="00D7214B">
        <w:rPr>
          <w:noProof/>
          <w:webHidden/>
        </w:rPr>
        <w:instrText xml:space="preserve"> PAGEREF _Toc19103656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"_Toc19103657" </w:instrText>
      </w:r>
      <w:ins w:id="18" w:author="Huang, Lili" w:date="2019-12-09T08:59:00Z">
        <w:r w:rsidR="0013244D">
          <w:rPr>
            <w:rStyle w:val="Hyperlink"/>
            <w:noProof/>
          </w:rPr>
        </w:r>
      </w:ins>
      <w:r>
        <w:rPr>
          <w:rStyle w:val="Hyperlink"/>
          <w:noProof/>
        </w:rPr>
        <w:fldChar w:fldCharType="separate"/>
      </w:r>
      <w:r w:rsidR="00D7214B" w:rsidRPr="00E45FE1">
        <w:rPr>
          <w:rStyle w:val="Hyperlink"/>
          <w:noProof/>
        </w:rPr>
        <w:t>3.1.4</w:t>
      </w:r>
      <w:r w:rsidR="00D7214B">
        <w:rPr>
          <w:rFonts w:asciiTheme="minorHAnsi" w:eastAsiaTheme="minorEastAsia" w:hAnsiTheme="minorHAnsi" w:cstheme="minorBidi"/>
          <w:noProof/>
          <w:sz w:val="22"/>
          <w:szCs w:val="22"/>
        </w:rPr>
        <w:tab/>
      </w:r>
      <w:r w:rsidR="00D7214B" w:rsidRPr="00E45FE1">
        <w:rPr>
          <w:rStyle w:val="Hyperlink"/>
          <w:noProof/>
        </w:rPr>
        <w:t>Web Page Invoked Events</w:t>
      </w:r>
      <w:r w:rsidR="00D7214B">
        <w:rPr>
          <w:noProof/>
          <w:webHidden/>
        </w:rPr>
        <w:tab/>
      </w:r>
      <w:r w:rsidR="00D7214B">
        <w:rPr>
          <w:noProof/>
          <w:webHidden/>
        </w:rPr>
        <w:fldChar w:fldCharType="begin"/>
      </w:r>
      <w:r w:rsidR="00D7214B">
        <w:rPr>
          <w:noProof/>
          <w:webHidden/>
        </w:rPr>
        <w:instrText xml:space="preserve"> PAGEREF _Toc19103657 \h </w:instrText>
      </w:r>
      <w:r w:rsidR="00D7214B">
        <w:rPr>
          <w:noProof/>
          <w:webHidden/>
        </w:rPr>
      </w:r>
      <w:r w:rsidR="00D7214B">
        <w:rPr>
          <w:noProof/>
          <w:webHidden/>
        </w:rPr>
        <w:fldChar w:fldCharType="separate"/>
      </w:r>
      <w:ins w:id="19" w:author="Huang, Lili" w:date="2019-12-09T08:59:00Z">
        <w:r w:rsidR="0013244D">
          <w:rPr>
            <w:noProof/>
            <w:webHidden/>
          </w:rPr>
          <w:t>19</w:t>
        </w:r>
      </w:ins>
      <w:del w:id="20" w:author="Huang, Lili" w:date="2019-12-09T08:59:00Z">
        <w:r w:rsidR="00D7214B" w:rsidDel="0013244D">
          <w:rPr>
            <w:noProof/>
            <w:webHidden/>
          </w:rPr>
          <w:delText>18</w:delText>
        </w:r>
      </w:del>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w:instrText>
      </w:r>
      <w:r>
        <w:rPr>
          <w:rStyle w:val="Hyperlink"/>
          <w:noProof/>
        </w:rPr>
        <w:instrText xml:space="preserve">ERLINK \l "_Toc19103658" </w:instrText>
      </w:r>
      <w:ins w:id="21" w:author="Huang, Lili" w:date="2019-12-09T08:59:00Z">
        <w:r w:rsidR="0013244D">
          <w:rPr>
            <w:rStyle w:val="Hyperlink"/>
            <w:noProof/>
          </w:rPr>
        </w:r>
      </w:ins>
      <w:r>
        <w:rPr>
          <w:rStyle w:val="Hyperlink"/>
          <w:noProof/>
        </w:rPr>
        <w:fldChar w:fldCharType="separate"/>
      </w:r>
      <w:r w:rsidR="00D7214B" w:rsidRPr="00E45FE1">
        <w:rPr>
          <w:rStyle w:val="Hyperlink"/>
          <w:noProof/>
        </w:rPr>
        <w:t>3.1.5</w:t>
      </w:r>
      <w:r w:rsidR="00D7214B">
        <w:rPr>
          <w:rFonts w:asciiTheme="minorHAnsi" w:eastAsiaTheme="minorEastAsia" w:hAnsiTheme="minorHAnsi" w:cstheme="minorBidi"/>
          <w:noProof/>
          <w:sz w:val="22"/>
          <w:szCs w:val="22"/>
        </w:rPr>
        <w:tab/>
      </w:r>
      <w:r w:rsidR="00D7214B" w:rsidRPr="00E45FE1">
        <w:rPr>
          <w:rStyle w:val="Hyperlink"/>
          <w:noProof/>
        </w:rPr>
        <w:t>Web Page Fields</w:t>
      </w:r>
      <w:r w:rsidR="00D7214B">
        <w:rPr>
          <w:noProof/>
          <w:webHidden/>
        </w:rPr>
        <w:tab/>
      </w:r>
      <w:r w:rsidR="00D7214B">
        <w:rPr>
          <w:noProof/>
          <w:webHidden/>
        </w:rPr>
        <w:fldChar w:fldCharType="begin"/>
      </w:r>
      <w:r w:rsidR="00D7214B">
        <w:rPr>
          <w:noProof/>
          <w:webHidden/>
        </w:rPr>
        <w:instrText xml:space="preserve"> PAGEREF _Toc19103658 \h </w:instrText>
      </w:r>
      <w:r w:rsidR="00D7214B">
        <w:rPr>
          <w:noProof/>
          <w:webHidden/>
        </w:rPr>
      </w:r>
      <w:r w:rsidR="00D7214B">
        <w:rPr>
          <w:noProof/>
          <w:webHidden/>
        </w:rPr>
        <w:fldChar w:fldCharType="separate"/>
      </w:r>
      <w:ins w:id="22" w:author="Huang, Lili" w:date="2019-12-09T08:59:00Z">
        <w:r w:rsidR="0013244D">
          <w:rPr>
            <w:noProof/>
            <w:webHidden/>
          </w:rPr>
          <w:t>19</w:t>
        </w:r>
      </w:ins>
      <w:del w:id="23" w:author="Huang, Lili" w:date="2019-12-09T08:59:00Z">
        <w:r w:rsidR="00D7214B" w:rsidDel="0013244D">
          <w:rPr>
            <w:noProof/>
            <w:webHidden/>
          </w:rPr>
          <w:delText>18</w:delText>
        </w:r>
      </w:del>
      <w:r w:rsidR="00D7214B">
        <w:rPr>
          <w:noProof/>
          <w:webHidden/>
        </w:rPr>
        <w:fldChar w:fldCharType="end"/>
      </w:r>
      <w:r>
        <w:rPr>
          <w:noProof/>
        </w:rPr>
        <w:fldChar w:fldCharType="end"/>
      </w:r>
    </w:p>
    <w:p w:rsidR="00D7214B" w:rsidRDefault="00C516A7">
      <w:pPr>
        <w:pStyle w:val="TOC2"/>
        <w:tabs>
          <w:tab w:val="left" w:pos="600"/>
          <w:tab w:val="right" w:leader="dot" w:pos="8630"/>
        </w:tabs>
        <w:rPr>
          <w:rFonts w:asciiTheme="minorHAnsi" w:eastAsiaTheme="minorEastAsia" w:hAnsiTheme="minorHAnsi" w:cstheme="minorBidi"/>
          <w:noProof/>
          <w:sz w:val="22"/>
          <w:szCs w:val="22"/>
        </w:rPr>
      </w:pPr>
      <w:r>
        <w:rPr>
          <w:rStyle w:val="Hyperlink"/>
          <w:b/>
          <w:noProof/>
        </w:rPr>
        <w:fldChar w:fldCharType="begin"/>
      </w:r>
      <w:r>
        <w:rPr>
          <w:rStyle w:val="Hyperlink"/>
          <w:b/>
          <w:noProof/>
        </w:rPr>
        <w:instrText xml:space="preserve"> HYPERLINK \l "_Toc19103659" </w:instrText>
      </w:r>
      <w:ins w:id="24" w:author="Huang, Lili" w:date="2019-12-09T08:59:00Z">
        <w:r w:rsidR="0013244D">
          <w:rPr>
            <w:rStyle w:val="Hyperlink"/>
            <w:b/>
            <w:noProof/>
          </w:rPr>
        </w:r>
      </w:ins>
      <w:r>
        <w:rPr>
          <w:rStyle w:val="Hyperlink"/>
          <w:b/>
          <w:noProof/>
        </w:rPr>
        <w:fldChar w:fldCharType="separate"/>
      </w:r>
      <w:r w:rsidR="00D7214B" w:rsidRPr="00E45FE1">
        <w:rPr>
          <w:rStyle w:val="Hyperlink"/>
          <w:b/>
          <w:noProof/>
        </w:rPr>
        <w:t>4.</w:t>
      </w:r>
      <w:r w:rsidR="00D7214B">
        <w:rPr>
          <w:rFonts w:asciiTheme="minorHAnsi" w:eastAsiaTheme="minorEastAsia" w:hAnsiTheme="minorHAnsi" w:cstheme="minorBidi"/>
          <w:noProof/>
          <w:sz w:val="22"/>
          <w:szCs w:val="22"/>
        </w:rPr>
        <w:tab/>
      </w:r>
      <w:r w:rsidR="00D7214B" w:rsidRPr="00E45FE1">
        <w:rPr>
          <w:rStyle w:val="Hyperlink"/>
          <w:b/>
          <w:noProof/>
        </w:rPr>
        <w:t>Stored Procedures</w:t>
      </w:r>
      <w:r w:rsidR="00D7214B">
        <w:rPr>
          <w:noProof/>
          <w:webHidden/>
        </w:rPr>
        <w:tab/>
      </w:r>
      <w:r w:rsidR="00D7214B">
        <w:rPr>
          <w:noProof/>
          <w:webHidden/>
        </w:rPr>
        <w:fldChar w:fldCharType="begin"/>
      </w:r>
      <w:r w:rsidR="00D7214B">
        <w:rPr>
          <w:noProof/>
          <w:webHidden/>
        </w:rPr>
        <w:instrText xml:space="preserve"> PAGEREF _Toc19103659 \h </w:instrText>
      </w:r>
      <w:r w:rsidR="00D7214B">
        <w:rPr>
          <w:noProof/>
          <w:webHidden/>
        </w:rPr>
      </w:r>
      <w:r w:rsidR="00D7214B">
        <w:rPr>
          <w:noProof/>
          <w:webHidden/>
        </w:rPr>
        <w:fldChar w:fldCharType="separate"/>
      </w:r>
      <w:ins w:id="25" w:author="Huang, Lili" w:date="2019-12-09T08:59:00Z">
        <w:r w:rsidR="0013244D">
          <w:rPr>
            <w:noProof/>
            <w:webHidden/>
          </w:rPr>
          <w:t>30</w:t>
        </w:r>
      </w:ins>
      <w:del w:id="26"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"_Toc19103660" </w:instrText>
      </w:r>
      <w:ins w:id="27" w:author="Huang, Lili" w:date="2019-12-09T08:59:00Z">
        <w:r w:rsidR="0013244D">
          <w:rPr>
            <w:rStyle w:val="Hyperlink"/>
            <w:noProof/>
          </w:rPr>
        </w:r>
      </w:ins>
      <w:r>
        <w:rPr>
          <w:rStyle w:val="Hyperlink"/>
          <w:noProof/>
        </w:rPr>
        <w:fldChar w:fldCharType="separate"/>
      </w:r>
      <w:r w:rsidR="00D7214B" w:rsidRPr="00E45FE1">
        <w:rPr>
          <w:rStyle w:val="Hyperlink"/>
          <w:noProof/>
        </w:rPr>
        <w:t>4.1.</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w:t>
      </w:r>
      <w:r w:rsidR="00D7214B">
        <w:rPr>
          <w:noProof/>
          <w:webHidden/>
        </w:rPr>
        <w:tab/>
      </w:r>
      <w:r w:rsidR="00D7214B">
        <w:rPr>
          <w:noProof/>
          <w:webHidden/>
        </w:rPr>
        <w:fldChar w:fldCharType="begin"/>
      </w:r>
      <w:r w:rsidR="00D7214B">
        <w:rPr>
          <w:noProof/>
          <w:webHidden/>
        </w:rPr>
        <w:instrText xml:space="preserve"> PAGEREF _Toc19103660 \h </w:instrText>
      </w:r>
      <w:r w:rsidR="00D7214B">
        <w:rPr>
          <w:noProof/>
          <w:webHidden/>
        </w:rPr>
      </w:r>
      <w:r w:rsidR="00D7214B">
        <w:rPr>
          <w:noProof/>
          <w:webHidden/>
        </w:rPr>
        <w:fldChar w:fldCharType="separate"/>
      </w:r>
      <w:ins w:id="28" w:author="Huang, Lili" w:date="2019-12-09T08:59:00Z">
        <w:r w:rsidR="0013244D">
          <w:rPr>
            <w:noProof/>
            <w:webHidden/>
          </w:rPr>
          <w:t>30</w:t>
        </w:r>
      </w:ins>
      <w:del w:id="29"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"_Toc1910366</w:instrText>
      </w:r>
      <w:r>
        <w:rPr>
          <w:rStyle w:val="Hyperlink"/>
          <w:noProof/>
        </w:rPr>
        <w:instrText xml:space="preserve">1" </w:instrText>
      </w:r>
      <w:ins w:id="30" w:author="Huang, Lili" w:date="2019-12-09T08:59:00Z">
        <w:r w:rsidR="0013244D">
          <w:rPr>
            <w:rStyle w:val="Hyperlink"/>
            <w:noProof/>
          </w:rPr>
        </w:r>
      </w:ins>
      <w:r>
        <w:rPr>
          <w:rStyle w:val="Hyperlink"/>
          <w:noProof/>
        </w:rPr>
        <w:fldChar w:fldCharType="separate"/>
      </w:r>
      <w:r w:rsidR="00D7214B" w:rsidRPr="00E45FE1">
        <w:rPr>
          <w:rStyle w:val="Hyperlink"/>
          <w:noProof/>
        </w:rPr>
        <w:t>4.2.</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sp_SelectReviewFrom_Coaching_Log_Reasons</w:t>
      </w:r>
      <w:r w:rsidR="00D7214B">
        <w:rPr>
          <w:noProof/>
          <w:webHidden/>
        </w:rPr>
        <w:tab/>
      </w:r>
      <w:r w:rsidR="00D7214B">
        <w:rPr>
          <w:noProof/>
          <w:webHidden/>
        </w:rPr>
        <w:fldChar w:fldCharType="begin"/>
      </w:r>
      <w:r w:rsidR="00D7214B">
        <w:rPr>
          <w:noProof/>
          <w:webHidden/>
        </w:rPr>
        <w:instrText xml:space="preserve"> PAGEREF _Toc19103661 \h </w:instrText>
      </w:r>
      <w:r w:rsidR="00D7214B">
        <w:rPr>
          <w:noProof/>
          <w:webHidden/>
        </w:rPr>
      </w:r>
      <w:r w:rsidR="00D7214B">
        <w:rPr>
          <w:noProof/>
          <w:webHidden/>
        </w:rPr>
        <w:fldChar w:fldCharType="separate"/>
      </w:r>
      <w:ins w:id="31" w:author="Huang, Lili" w:date="2019-12-09T08:59:00Z">
        <w:r w:rsidR="0013244D">
          <w:rPr>
            <w:noProof/>
            <w:webHidden/>
          </w:rPr>
          <w:t>30</w:t>
        </w:r>
      </w:ins>
      <w:del w:id="32"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"_Toc19103662" </w:instrText>
      </w:r>
      <w:ins w:id="33" w:author="Huang, Lili" w:date="2019-12-09T08:59:00Z">
        <w:r w:rsidR="0013244D">
          <w:rPr>
            <w:rStyle w:val="Hyperlink"/>
            <w:noProof/>
          </w:rPr>
        </w:r>
      </w:ins>
      <w:r>
        <w:rPr>
          <w:rStyle w:val="Hyperlink"/>
          <w:noProof/>
        </w:rPr>
        <w:fldChar w:fldCharType="separate"/>
      </w:r>
      <w:r w:rsidR="00D7214B" w:rsidRPr="00E45FE1">
        <w:rPr>
          <w:rStyle w:val="Hyperlink"/>
          <w:noProof/>
        </w:rPr>
        <w:t>4.3.</w:t>
      </w:r>
      <w:r w:rsidR="00D7214B">
        <w:rPr>
          <w:rFonts w:asciiTheme="minorHAnsi" w:eastAsiaTheme="minorEastAsia" w:hAnsiTheme="minorHAnsi" w:cstheme="minorBidi"/>
          <w:noProof/>
          <w:sz w:val="22"/>
          <w:szCs w:val="22"/>
        </w:rPr>
        <w:tab/>
      </w:r>
      <w:r w:rsidR="00D7214B" w:rsidRPr="00E45FE1">
        <w:rPr>
          <w:rStyle w:val="Hyperlink"/>
          <w:noProof/>
        </w:rPr>
        <w:t>sp_SelectReviewFrom_Warning_Log_Reasons</w:t>
      </w:r>
      <w:r w:rsidR="00D7214B">
        <w:rPr>
          <w:noProof/>
          <w:webHidden/>
        </w:rPr>
        <w:tab/>
      </w:r>
      <w:r w:rsidR="00D7214B">
        <w:rPr>
          <w:noProof/>
          <w:webHidden/>
        </w:rPr>
        <w:fldChar w:fldCharType="begin"/>
      </w:r>
      <w:r w:rsidR="00D7214B">
        <w:rPr>
          <w:noProof/>
          <w:webHidden/>
        </w:rPr>
        <w:instrText xml:space="preserve"> PAGEREF _Toc19103662 \h </w:instrText>
      </w:r>
      <w:r w:rsidR="00D7214B">
        <w:rPr>
          <w:noProof/>
          <w:webHidden/>
        </w:rPr>
      </w:r>
      <w:r w:rsidR="00D7214B">
        <w:rPr>
          <w:noProof/>
          <w:webHidden/>
        </w:rPr>
        <w:fldChar w:fldCharType="separate"/>
      </w:r>
      <w:ins w:id="34" w:author="Huang, Lili" w:date="2019-12-09T08:59:00Z">
        <w:r w:rsidR="0013244D">
          <w:rPr>
            <w:noProof/>
            <w:webHidden/>
          </w:rPr>
          <w:t>30</w:t>
        </w:r>
      </w:ins>
      <w:del w:id="35"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"_Toc19103663" </w:instrText>
      </w:r>
      <w:ins w:id="36" w:author="Huang, Lili" w:date="2019-12-09T08:59:00Z">
        <w:r w:rsidR="0013244D">
          <w:rPr>
            <w:rStyle w:val="Hyperlink"/>
            <w:noProof/>
          </w:rPr>
        </w:r>
      </w:ins>
      <w:r>
        <w:rPr>
          <w:rStyle w:val="Hyperlink"/>
          <w:noProof/>
        </w:rPr>
        <w:fldChar w:fldCharType="separate"/>
      </w:r>
      <w:r w:rsidR="00D7214B" w:rsidRPr="00E45FE1">
        <w:rPr>
          <w:rStyle w:val="Hyperlink"/>
          <w:noProof/>
        </w:rPr>
        <w:t>4.4.</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sp_Update_Review_Coaching_Log_Suerpvisor_Pending</w:t>
      </w:r>
      <w:r w:rsidR="00D7214B">
        <w:rPr>
          <w:noProof/>
          <w:webHidden/>
        </w:rPr>
        <w:tab/>
      </w:r>
      <w:r w:rsidR="00D7214B">
        <w:rPr>
          <w:noProof/>
          <w:webHidden/>
        </w:rPr>
        <w:fldChar w:fldCharType="begin"/>
      </w:r>
      <w:r w:rsidR="00D7214B">
        <w:rPr>
          <w:noProof/>
          <w:webHidden/>
        </w:rPr>
        <w:instrText xml:space="preserve"> PAGEREF _Toc19103663 \h </w:instrText>
      </w:r>
      <w:r w:rsidR="00D7214B">
        <w:rPr>
          <w:noProof/>
          <w:webHidden/>
        </w:rPr>
      </w:r>
      <w:r w:rsidR="00D7214B">
        <w:rPr>
          <w:noProof/>
          <w:webHidden/>
        </w:rPr>
        <w:fldChar w:fldCharType="separate"/>
      </w:r>
      <w:ins w:id="37" w:author="Huang, Lili" w:date="2019-12-09T08:59:00Z">
        <w:r w:rsidR="0013244D">
          <w:rPr>
            <w:noProof/>
            <w:webHidden/>
          </w:rPr>
          <w:t>30</w:t>
        </w:r>
      </w:ins>
      <w:del w:id="38"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w:instrText>
      </w:r>
      <w:r>
        <w:rPr>
          <w:rStyle w:val="Hyperlink"/>
          <w:noProof/>
        </w:rPr>
        <w:instrText xml:space="preserve"> \l "_Toc19103664" </w:instrText>
      </w:r>
      <w:ins w:id="39" w:author="Huang, Lili" w:date="2019-12-09T08:59:00Z">
        <w:r w:rsidR="0013244D">
          <w:rPr>
            <w:rStyle w:val="Hyperlink"/>
            <w:noProof/>
          </w:rPr>
        </w:r>
      </w:ins>
      <w:r>
        <w:rPr>
          <w:rStyle w:val="Hyperlink"/>
          <w:noProof/>
        </w:rPr>
        <w:fldChar w:fldCharType="separate"/>
      </w:r>
      <w:r w:rsidR="00D7214B" w:rsidRPr="00E45FE1">
        <w:rPr>
          <w:rStyle w:val="Hyperlink"/>
          <w:noProof/>
        </w:rPr>
        <w:t>4.5.</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sp_Update_Review_Coaching_Log_Supervisor_Acknowledge</w:t>
      </w:r>
      <w:r w:rsidR="00D7214B">
        <w:rPr>
          <w:noProof/>
          <w:webHidden/>
        </w:rPr>
        <w:tab/>
      </w:r>
      <w:r w:rsidR="00D7214B">
        <w:rPr>
          <w:noProof/>
          <w:webHidden/>
        </w:rPr>
        <w:fldChar w:fldCharType="begin"/>
      </w:r>
      <w:r w:rsidR="00D7214B">
        <w:rPr>
          <w:noProof/>
          <w:webHidden/>
        </w:rPr>
        <w:instrText xml:space="preserve"> PAGEREF _Toc19103664 \h </w:instrText>
      </w:r>
      <w:r w:rsidR="00D7214B">
        <w:rPr>
          <w:noProof/>
          <w:webHidden/>
        </w:rPr>
      </w:r>
      <w:r w:rsidR="00D7214B">
        <w:rPr>
          <w:noProof/>
          <w:webHidden/>
        </w:rPr>
        <w:fldChar w:fldCharType="separate"/>
      </w:r>
      <w:ins w:id="40" w:author="Huang, Lili" w:date="2019-12-09T08:59:00Z">
        <w:r w:rsidR="0013244D">
          <w:rPr>
            <w:noProof/>
            <w:webHidden/>
          </w:rPr>
          <w:t>30</w:t>
        </w:r>
      </w:ins>
      <w:del w:id="41"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"_Toc19103665" </w:instrText>
      </w:r>
      <w:ins w:id="42" w:author="Huang, Lili" w:date="2019-12-09T08:59:00Z">
        <w:r w:rsidR="0013244D">
          <w:rPr>
            <w:rStyle w:val="Hyperlink"/>
            <w:noProof/>
          </w:rPr>
        </w:r>
      </w:ins>
      <w:r>
        <w:rPr>
          <w:rStyle w:val="Hyperlink"/>
          <w:noProof/>
        </w:rPr>
        <w:fldChar w:fldCharType="separate"/>
      </w:r>
      <w:r w:rsidR="00D7214B" w:rsidRPr="00E45FE1">
        <w:rPr>
          <w:rStyle w:val="Hyperlink"/>
          <w:noProof/>
        </w:rPr>
        <w:t>4.6.</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sp_Update_Review_Coaching_Log_Employee_Pending</w:t>
      </w:r>
      <w:r w:rsidR="00D7214B">
        <w:rPr>
          <w:noProof/>
          <w:webHidden/>
        </w:rPr>
        <w:tab/>
      </w:r>
      <w:r w:rsidR="00D7214B">
        <w:rPr>
          <w:noProof/>
          <w:webHidden/>
        </w:rPr>
        <w:fldChar w:fldCharType="begin"/>
      </w:r>
      <w:r w:rsidR="00D7214B">
        <w:rPr>
          <w:noProof/>
          <w:webHidden/>
        </w:rPr>
        <w:instrText xml:space="preserve"> PAGEREF _Toc19103665 \h </w:instrText>
      </w:r>
      <w:r w:rsidR="00D7214B">
        <w:rPr>
          <w:noProof/>
          <w:webHidden/>
        </w:rPr>
      </w:r>
      <w:r w:rsidR="00D7214B">
        <w:rPr>
          <w:noProof/>
          <w:webHidden/>
        </w:rPr>
        <w:fldChar w:fldCharType="separate"/>
      </w:r>
      <w:ins w:id="43" w:author="Huang, Lili" w:date="2019-12-09T08:59:00Z">
        <w:r w:rsidR="0013244D">
          <w:rPr>
            <w:noProof/>
            <w:webHidden/>
          </w:rPr>
          <w:t>30</w:t>
        </w:r>
      </w:ins>
      <w:del w:id="44"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"_Toc19103666" </w:instrText>
      </w:r>
      <w:ins w:id="45" w:author="Huang, Lili" w:date="2019-12-09T08:59:00Z">
        <w:r w:rsidR="0013244D">
          <w:rPr>
            <w:rStyle w:val="Hyperlink"/>
            <w:noProof/>
          </w:rPr>
        </w:r>
      </w:ins>
      <w:r>
        <w:rPr>
          <w:rStyle w:val="Hyperlink"/>
          <w:noProof/>
        </w:rPr>
        <w:fldChar w:fldCharType="separate"/>
      </w:r>
      <w:r w:rsidR="00D7214B" w:rsidRPr="00E45FE1">
        <w:rPr>
          <w:rStyle w:val="Hyperlink"/>
          <w:noProof/>
        </w:rPr>
        <w:t>4.7.</w:t>
      </w:r>
      <w:r w:rsidR="00D7214B">
        <w:rPr>
          <w:rFonts w:asciiTheme="minorHAnsi" w:eastAsiaTheme="minorEastAsia" w:hAnsiTheme="minorHAnsi" w:cstheme="minorBidi"/>
          <w:noProof/>
          <w:sz w:val="22"/>
          <w:szCs w:val="22"/>
        </w:rPr>
        <w:tab/>
      </w:r>
      <w:r w:rsidR="00D7214B" w:rsidRPr="00E45FE1">
        <w:rPr>
          <w:rStyle w:val="Hyperlink"/>
          <w:noProof/>
        </w:rPr>
        <w:t>sp_Update_Review_Coaching_L</w:t>
      </w:r>
      <w:bookmarkStart w:id="46" w:name="_GoBack"/>
      <w:bookmarkEnd w:id="46"/>
      <w:r w:rsidR="00D7214B" w:rsidRPr="00E45FE1">
        <w:rPr>
          <w:rStyle w:val="Hyperlink"/>
          <w:noProof/>
        </w:rPr>
        <w:t>og_Employee_Acknowledge</w:t>
      </w:r>
      <w:r w:rsidR="00D7214B">
        <w:rPr>
          <w:noProof/>
          <w:webHidden/>
        </w:rPr>
        <w:tab/>
      </w:r>
      <w:r w:rsidR="00D7214B">
        <w:rPr>
          <w:noProof/>
          <w:webHidden/>
        </w:rPr>
        <w:fldChar w:fldCharType="begin"/>
      </w:r>
      <w:r w:rsidR="00D7214B">
        <w:rPr>
          <w:noProof/>
          <w:webHidden/>
        </w:rPr>
        <w:instrText xml:space="preserve"> PAGEREF _Toc19103666 \h </w:instrText>
      </w:r>
      <w:r w:rsidR="00D7214B">
        <w:rPr>
          <w:noProof/>
          <w:webHidden/>
        </w:rPr>
      </w:r>
      <w:r w:rsidR="00D7214B">
        <w:rPr>
          <w:noProof/>
          <w:webHidden/>
        </w:rPr>
        <w:fldChar w:fldCharType="separate"/>
      </w:r>
      <w:ins w:id="47" w:author="Huang, Lili" w:date="2019-12-09T08:59:00Z">
        <w:r w:rsidR="0013244D">
          <w:rPr>
            <w:noProof/>
            <w:webHidden/>
          </w:rPr>
          <w:t>30</w:t>
        </w:r>
      </w:ins>
      <w:del w:id="48"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"_Toc19103667" </w:instrText>
      </w:r>
      <w:ins w:id="49" w:author="Huang, Lili" w:date="2019-12-09T08:59:00Z">
        <w:r w:rsidR="0013244D">
          <w:rPr>
            <w:rStyle w:val="Hyperlink"/>
            <w:noProof/>
          </w:rPr>
        </w:r>
      </w:ins>
      <w:r>
        <w:rPr>
          <w:rStyle w:val="Hyperlink"/>
          <w:noProof/>
        </w:rPr>
        <w:fldChar w:fldCharType="separate"/>
      </w:r>
      <w:r w:rsidR="00D7214B" w:rsidRPr="00E45FE1">
        <w:rPr>
          <w:rStyle w:val="Hyperlink"/>
          <w:noProof/>
        </w:rPr>
        <w:t>4.8.</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sp_Update_Review_Coaching_Log_Manager_Pending_Research</w:t>
      </w:r>
      <w:r w:rsidR="00D7214B">
        <w:rPr>
          <w:noProof/>
          <w:webHidden/>
        </w:rPr>
        <w:tab/>
      </w:r>
      <w:r w:rsidR="00D7214B">
        <w:rPr>
          <w:noProof/>
          <w:webHidden/>
        </w:rPr>
        <w:fldChar w:fldCharType="begin"/>
      </w:r>
      <w:r w:rsidR="00D7214B">
        <w:rPr>
          <w:noProof/>
          <w:webHidden/>
        </w:rPr>
        <w:instrText xml:space="preserve"> PAGEREF _Toc19103667 \h </w:instrText>
      </w:r>
      <w:r w:rsidR="00D7214B">
        <w:rPr>
          <w:noProof/>
          <w:webHidden/>
        </w:rPr>
      </w:r>
      <w:r w:rsidR="00D7214B">
        <w:rPr>
          <w:noProof/>
          <w:webHidden/>
        </w:rPr>
        <w:fldChar w:fldCharType="separate"/>
      </w:r>
      <w:ins w:id="50" w:author="Huang, Lili" w:date="2019-12-09T08:59:00Z">
        <w:r w:rsidR="0013244D">
          <w:rPr>
            <w:noProof/>
            <w:webHidden/>
          </w:rPr>
          <w:t>30</w:t>
        </w:r>
      </w:ins>
      <w:del w:id="51"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w:instrText>
      </w:r>
      <w:r>
        <w:rPr>
          <w:rStyle w:val="Hyperlink"/>
          <w:noProof/>
        </w:rPr>
        <w:instrText xml:space="preserve">ERLINK \l "_Toc19103668" </w:instrText>
      </w:r>
      <w:ins w:id="52" w:author="Huang, Lili" w:date="2019-12-09T08:59:00Z">
        <w:r w:rsidR="0013244D">
          <w:rPr>
            <w:rStyle w:val="Hyperlink"/>
            <w:noProof/>
          </w:rPr>
        </w:r>
      </w:ins>
      <w:r>
        <w:rPr>
          <w:rStyle w:val="Hyperlink"/>
          <w:noProof/>
        </w:rPr>
        <w:fldChar w:fldCharType="separate"/>
      </w:r>
      <w:r w:rsidR="00D7214B" w:rsidRPr="00E45FE1">
        <w:rPr>
          <w:rStyle w:val="Hyperlink"/>
          <w:noProof/>
        </w:rPr>
        <w:t>4.9.</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sp_Update_Review_Coaching_Log_Manager_Pending_CSE</w:t>
      </w:r>
      <w:r w:rsidR="00D7214B">
        <w:rPr>
          <w:noProof/>
          <w:webHidden/>
        </w:rPr>
        <w:tab/>
      </w:r>
      <w:r w:rsidR="00D7214B">
        <w:rPr>
          <w:noProof/>
          <w:webHidden/>
        </w:rPr>
        <w:fldChar w:fldCharType="begin"/>
      </w:r>
      <w:r w:rsidR="00D7214B">
        <w:rPr>
          <w:noProof/>
          <w:webHidden/>
        </w:rPr>
        <w:instrText xml:space="preserve"> PAGEREF _Toc19103668 \h </w:instrText>
      </w:r>
      <w:r w:rsidR="00D7214B">
        <w:rPr>
          <w:noProof/>
          <w:webHidden/>
        </w:rPr>
      </w:r>
      <w:r w:rsidR="00D7214B">
        <w:rPr>
          <w:noProof/>
          <w:webHidden/>
        </w:rPr>
        <w:fldChar w:fldCharType="separate"/>
      </w:r>
      <w:ins w:id="53" w:author="Huang, Lili" w:date="2019-12-09T08:59:00Z">
        <w:r w:rsidR="0013244D">
          <w:rPr>
            <w:noProof/>
            <w:webHidden/>
          </w:rPr>
          <w:t>30</w:t>
        </w:r>
      </w:ins>
      <w:del w:id="54"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"_Toc19103669" </w:instrText>
      </w:r>
      <w:ins w:id="55" w:author="Huang, Lili" w:date="2019-12-09T08:59:00Z">
        <w:r w:rsidR="0013244D">
          <w:rPr>
            <w:rStyle w:val="Hyperlink"/>
            <w:noProof/>
          </w:rPr>
        </w:r>
      </w:ins>
      <w:r>
        <w:rPr>
          <w:rStyle w:val="Hyperlink"/>
          <w:noProof/>
        </w:rPr>
        <w:fldChar w:fldCharType="separate"/>
      </w:r>
      <w:r w:rsidR="00D7214B" w:rsidRPr="00E45FE1">
        <w:rPr>
          <w:rStyle w:val="Hyperlink"/>
          <w:noProof/>
        </w:rPr>
        <w:t>4.10.</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sp_SelectReviewFrom_Coaching_Log_Quality_Now</w:t>
      </w:r>
      <w:r w:rsidR="00D7214B">
        <w:rPr>
          <w:noProof/>
          <w:webHidden/>
        </w:rPr>
        <w:tab/>
      </w:r>
      <w:r w:rsidR="00D7214B">
        <w:rPr>
          <w:noProof/>
          <w:webHidden/>
        </w:rPr>
        <w:fldChar w:fldCharType="begin"/>
      </w:r>
      <w:r w:rsidR="00D7214B">
        <w:rPr>
          <w:noProof/>
          <w:webHidden/>
        </w:rPr>
        <w:instrText xml:space="preserve"> PAGEREF _Toc19103669 \h </w:instrText>
      </w:r>
      <w:r w:rsidR="00D7214B">
        <w:rPr>
          <w:noProof/>
          <w:webHidden/>
        </w:rPr>
      </w:r>
      <w:r w:rsidR="00D7214B">
        <w:rPr>
          <w:noProof/>
          <w:webHidden/>
        </w:rPr>
        <w:fldChar w:fldCharType="separate"/>
      </w:r>
      <w:ins w:id="56" w:author="Huang, Lili" w:date="2019-12-09T08:59:00Z">
        <w:r w:rsidR="0013244D">
          <w:rPr>
            <w:noProof/>
            <w:webHidden/>
          </w:rPr>
          <w:t>30</w:t>
        </w:r>
      </w:ins>
      <w:del w:id="57"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"_Toc19103670" </w:instrText>
      </w:r>
      <w:ins w:id="58" w:author="Huang, Lili" w:date="2019-12-09T08:59:00Z">
        <w:r w:rsidR="0013244D">
          <w:rPr>
            <w:rStyle w:val="Hyperlink"/>
            <w:noProof/>
          </w:rPr>
        </w:r>
      </w:ins>
      <w:r>
        <w:rPr>
          <w:rStyle w:val="Hyperlink"/>
          <w:noProof/>
        </w:rPr>
        <w:fldChar w:fldCharType="separate"/>
      </w:r>
      <w:r w:rsidR="00D7214B" w:rsidRPr="00E45FE1">
        <w:rPr>
          <w:rStyle w:val="Hyperlink"/>
          <w:noProof/>
        </w:rPr>
        <w:t>4.11.</w:t>
      </w:r>
      <w:r w:rsidR="00D7214B">
        <w:rPr>
          <w:rFonts w:asciiTheme="minorHAnsi" w:eastAsiaTheme="minorEastAsia" w:hAnsiTheme="minorHAnsi" w:cstheme="minorBidi"/>
          <w:noProof/>
          <w:sz w:val="22"/>
          <w:szCs w:val="22"/>
        </w:rPr>
        <w:tab/>
      </w:r>
      <w:r w:rsidR="00D7214B" w:rsidRPr="00E45FE1">
        <w:rPr>
          <w:rStyle w:val="Hyperlink"/>
          <w:noProof/>
        </w:rPr>
        <w:t>sp_ShortCalls_Get_BehaviorList</w:t>
      </w:r>
      <w:r w:rsidR="00D7214B">
        <w:rPr>
          <w:noProof/>
          <w:webHidden/>
        </w:rPr>
        <w:tab/>
      </w:r>
      <w:r w:rsidR="00D7214B">
        <w:rPr>
          <w:noProof/>
          <w:webHidden/>
        </w:rPr>
        <w:fldChar w:fldCharType="begin"/>
      </w:r>
      <w:r w:rsidR="00D7214B">
        <w:rPr>
          <w:noProof/>
          <w:webHidden/>
        </w:rPr>
        <w:instrText xml:space="preserve"> PAGEREF _Toc19103670 \h </w:instrText>
      </w:r>
      <w:r w:rsidR="00D7214B">
        <w:rPr>
          <w:noProof/>
          <w:webHidden/>
        </w:rPr>
      </w:r>
      <w:r w:rsidR="00D7214B">
        <w:rPr>
          <w:noProof/>
          <w:webHidden/>
        </w:rPr>
        <w:fldChar w:fldCharType="separate"/>
      </w:r>
      <w:ins w:id="59" w:author="Huang, Lili" w:date="2019-12-09T08:59:00Z">
        <w:r w:rsidR="0013244D">
          <w:rPr>
            <w:noProof/>
            <w:webHidden/>
          </w:rPr>
          <w:t>30</w:t>
        </w:r>
      </w:ins>
      <w:del w:id="60"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"_Toc19103671" </w:instrText>
      </w:r>
      <w:ins w:id="61" w:author="Huang, Lili" w:date="2019-12-09T08:59:00Z">
        <w:r w:rsidR="0013244D">
          <w:rPr>
            <w:rStyle w:val="Hyperlink"/>
            <w:noProof/>
          </w:rPr>
        </w:r>
      </w:ins>
      <w:r>
        <w:rPr>
          <w:rStyle w:val="Hyperlink"/>
          <w:noProof/>
        </w:rPr>
        <w:fldChar w:fldCharType="separate"/>
      </w:r>
      <w:r w:rsidR="00D7214B" w:rsidRPr="00E45FE1">
        <w:rPr>
          <w:rStyle w:val="Hyperlink"/>
          <w:noProof/>
        </w:rPr>
        <w:t>4.12.</w:t>
      </w:r>
      <w:r w:rsidR="00D7214B">
        <w:rPr>
          <w:rFonts w:asciiTheme="minorHAnsi" w:eastAsiaTheme="minorEastAsia" w:hAnsiTheme="minorHAnsi" w:cstheme="minorBidi"/>
          <w:noProof/>
          <w:sz w:val="22"/>
          <w:szCs w:val="22"/>
        </w:rPr>
        <w:tab/>
      </w:r>
      <w:r w:rsidR="00D7214B" w:rsidRPr="00E45FE1">
        <w:rPr>
          <w:rStyle w:val="Hyperlink"/>
          <w:noProof/>
        </w:rPr>
        <w:t>sp_ShortCalls_Get_Actions</w:t>
      </w:r>
      <w:r w:rsidR="00D7214B">
        <w:rPr>
          <w:noProof/>
          <w:webHidden/>
        </w:rPr>
        <w:tab/>
      </w:r>
      <w:r w:rsidR="00D7214B">
        <w:rPr>
          <w:noProof/>
          <w:webHidden/>
        </w:rPr>
        <w:fldChar w:fldCharType="begin"/>
      </w:r>
      <w:r w:rsidR="00D7214B">
        <w:rPr>
          <w:noProof/>
          <w:webHidden/>
        </w:rPr>
        <w:instrText xml:space="preserve"> PAGEREF _Toc19103671 \h </w:instrText>
      </w:r>
      <w:r w:rsidR="00D7214B">
        <w:rPr>
          <w:noProof/>
          <w:webHidden/>
        </w:rPr>
      </w:r>
      <w:r w:rsidR="00D7214B">
        <w:rPr>
          <w:noProof/>
          <w:webHidden/>
        </w:rPr>
        <w:fldChar w:fldCharType="separate"/>
      </w:r>
      <w:ins w:id="62" w:author="Huang, Lili" w:date="2019-12-09T08:59:00Z">
        <w:r w:rsidR="0013244D">
          <w:rPr>
            <w:noProof/>
            <w:webHidden/>
          </w:rPr>
          <w:t>30</w:t>
        </w:r>
      </w:ins>
      <w:del w:id="63"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"_Toc19103672" </w:instrText>
      </w:r>
      <w:ins w:id="64" w:author="Huang, Lili" w:date="2019-12-09T08:59:00Z">
        <w:r w:rsidR="0013244D">
          <w:rPr>
            <w:rStyle w:val="Hyperlink"/>
            <w:noProof/>
          </w:rPr>
        </w:r>
      </w:ins>
      <w:r>
        <w:rPr>
          <w:rStyle w:val="Hyperlink"/>
          <w:noProof/>
        </w:rPr>
        <w:fldChar w:fldCharType="separate"/>
      </w:r>
      <w:r w:rsidR="00D7214B" w:rsidRPr="00E45FE1">
        <w:rPr>
          <w:rStyle w:val="Hyperlink"/>
          <w:noProof/>
        </w:rPr>
        <w:t>4.13.</w:t>
      </w:r>
      <w:r w:rsidR="00D7214B">
        <w:rPr>
          <w:rFonts w:asciiTheme="minorHAnsi" w:eastAsiaTheme="minorEastAsia" w:hAnsiTheme="minorHAnsi" w:cstheme="minorBidi"/>
          <w:noProof/>
          <w:sz w:val="22"/>
          <w:szCs w:val="22"/>
        </w:rPr>
        <w:tab/>
      </w:r>
      <w:r w:rsidR="00D7214B" w:rsidRPr="00E45FE1">
        <w:rPr>
          <w:rStyle w:val="Hyperlink"/>
          <w:noProof/>
        </w:rPr>
        <w:t>sp_ShortCalls_Get_CallList</w:t>
      </w:r>
      <w:r w:rsidR="00D7214B">
        <w:rPr>
          <w:noProof/>
          <w:webHidden/>
        </w:rPr>
        <w:tab/>
      </w:r>
      <w:r w:rsidR="00D7214B">
        <w:rPr>
          <w:noProof/>
          <w:webHidden/>
        </w:rPr>
        <w:fldChar w:fldCharType="begin"/>
      </w:r>
      <w:r w:rsidR="00D7214B">
        <w:rPr>
          <w:noProof/>
          <w:webHidden/>
        </w:rPr>
        <w:instrText xml:space="preserve"> PAGEREF _Toc19103672 \h </w:instrText>
      </w:r>
      <w:r w:rsidR="00D7214B">
        <w:rPr>
          <w:noProof/>
          <w:webHidden/>
        </w:rPr>
      </w:r>
      <w:r w:rsidR="00D7214B">
        <w:rPr>
          <w:noProof/>
          <w:webHidden/>
        </w:rPr>
        <w:fldChar w:fldCharType="separate"/>
      </w:r>
      <w:ins w:id="65" w:author="Huang, Lili" w:date="2019-12-09T08:59:00Z">
        <w:r w:rsidR="0013244D">
          <w:rPr>
            <w:noProof/>
            <w:webHidden/>
          </w:rPr>
          <w:t>30</w:t>
        </w:r>
      </w:ins>
      <w:del w:id="66"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"_Toc19103673" </w:instrText>
      </w:r>
      <w:ins w:id="67" w:author="Huang, Lili" w:date="2019-12-09T08:59:00Z">
        <w:r w:rsidR="0013244D">
          <w:rPr>
            <w:rStyle w:val="Hyperlink"/>
            <w:noProof/>
          </w:rPr>
        </w:r>
      </w:ins>
      <w:r>
        <w:rPr>
          <w:rStyle w:val="Hyperlink"/>
          <w:noProof/>
        </w:rPr>
        <w:fldChar w:fldCharType="separate"/>
      </w:r>
      <w:r w:rsidR="00D7214B" w:rsidRPr="00E45FE1">
        <w:rPr>
          <w:rStyle w:val="Hyperlink"/>
          <w:noProof/>
        </w:rPr>
        <w:t>4.14.</w:t>
      </w:r>
      <w:r w:rsidR="00D7214B">
        <w:rPr>
          <w:rFonts w:asciiTheme="minorHAnsi" w:eastAsiaTheme="minorEastAsia" w:hAnsiTheme="minorHAnsi" w:cstheme="minorBidi"/>
          <w:noProof/>
          <w:sz w:val="22"/>
          <w:szCs w:val="22"/>
        </w:rPr>
        <w:tab/>
      </w:r>
      <w:r w:rsidR="00D7214B" w:rsidRPr="00E45FE1">
        <w:rPr>
          <w:rStyle w:val="Hyperlink"/>
          <w:noProof/>
        </w:rPr>
        <w:t>sp_ShortCalls_Get_SupReivewDetails</w:t>
      </w:r>
      <w:r w:rsidR="00D7214B">
        <w:rPr>
          <w:noProof/>
          <w:webHidden/>
        </w:rPr>
        <w:tab/>
      </w:r>
      <w:r w:rsidR="00D7214B">
        <w:rPr>
          <w:noProof/>
          <w:webHidden/>
        </w:rPr>
        <w:fldChar w:fldCharType="begin"/>
      </w:r>
      <w:r w:rsidR="00D7214B">
        <w:rPr>
          <w:noProof/>
          <w:webHidden/>
        </w:rPr>
        <w:instrText xml:space="preserve"> PAGEREF _Toc19103673 \h </w:instrText>
      </w:r>
      <w:r w:rsidR="00D7214B">
        <w:rPr>
          <w:noProof/>
          <w:webHidden/>
        </w:rPr>
      </w:r>
      <w:r w:rsidR="00D7214B">
        <w:rPr>
          <w:noProof/>
          <w:webHidden/>
        </w:rPr>
        <w:fldChar w:fldCharType="separate"/>
      </w:r>
      <w:ins w:id="68" w:author="Huang, Lili" w:date="2019-12-09T08:59:00Z">
        <w:r w:rsidR="0013244D">
          <w:rPr>
            <w:noProof/>
            <w:webHidden/>
          </w:rPr>
          <w:t>30</w:t>
        </w:r>
      </w:ins>
      <w:del w:id="69"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"_Toc19103674" </w:instrText>
      </w:r>
      <w:ins w:id="70" w:author="Huang, Lili" w:date="2019-12-09T08:59:00Z">
        <w:r w:rsidR="0013244D">
          <w:rPr>
            <w:rStyle w:val="Hyperlink"/>
            <w:noProof/>
          </w:rPr>
        </w:r>
      </w:ins>
      <w:r>
        <w:rPr>
          <w:rStyle w:val="Hyperlink"/>
          <w:noProof/>
        </w:rPr>
        <w:fldChar w:fldCharType="separate"/>
      </w:r>
      <w:r w:rsidR="00D7214B" w:rsidRPr="00E45FE1">
        <w:rPr>
          <w:rStyle w:val="Hyperlink"/>
          <w:noProof/>
        </w:rPr>
        <w:t>4.15.</w:t>
      </w:r>
      <w:r w:rsidR="00D7214B">
        <w:rPr>
          <w:rFonts w:asciiTheme="minorHAnsi" w:eastAsiaTheme="minorEastAsia" w:hAnsiTheme="minorHAnsi" w:cstheme="minorBidi"/>
          <w:noProof/>
          <w:sz w:val="22"/>
          <w:szCs w:val="22"/>
        </w:rPr>
        <w:tab/>
      </w:r>
      <w:r w:rsidR="00D7214B" w:rsidRPr="00E45FE1">
        <w:rPr>
          <w:rStyle w:val="Hyperlink"/>
          <w:noProof/>
        </w:rPr>
        <w:t>sp_ShortCalls_SupReview_Submit</w:t>
      </w:r>
      <w:r w:rsidR="00D7214B">
        <w:rPr>
          <w:noProof/>
          <w:webHidden/>
        </w:rPr>
        <w:tab/>
      </w:r>
      <w:r w:rsidR="00D7214B">
        <w:rPr>
          <w:noProof/>
          <w:webHidden/>
        </w:rPr>
        <w:fldChar w:fldCharType="begin"/>
      </w:r>
      <w:r w:rsidR="00D7214B">
        <w:rPr>
          <w:noProof/>
          <w:webHidden/>
        </w:rPr>
        <w:instrText xml:space="preserve"> PAGEREF _Toc19103674 \h </w:instrText>
      </w:r>
      <w:r w:rsidR="00D7214B">
        <w:rPr>
          <w:noProof/>
          <w:webHidden/>
        </w:rPr>
      </w:r>
      <w:r w:rsidR="00D7214B">
        <w:rPr>
          <w:noProof/>
          <w:webHidden/>
        </w:rPr>
        <w:fldChar w:fldCharType="separate"/>
      </w:r>
      <w:ins w:id="71" w:author="Huang, Lili" w:date="2019-12-09T08:59:00Z">
        <w:r w:rsidR="0013244D">
          <w:rPr>
            <w:noProof/>
            <w:webHidden/>
          </w:rPr>
          <w:t>30</w:t>
        </w:r>
      </w:ins>
      <w:del w:id="72"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"_Toc19103675" </w:instrText>
      </w:r>
      <w:ins w:id="73" w:author="Huang, Lili" w:date="2019-12-09T08:59:00Z">
        <w:r w:rsidR="0013244D">
          <w:rPr>
            <w:rStyle w:val="Hyperlink"/>
            <w:noProof/>
          </w:rPr>
        </w:r>
      </w:ins>
      <w:r>
        <w:rPr>
          <w:rStyle w:val="Hyperlink"/>
          <w:noProof/>
        </w:rPr>
        <w:fldChar w:fldCharType="separate"/>
      </w:r>
      <w:r w:rsidR="00D7214B" w:rsidRPr="00E45FE1">
        <w:rPr>
          <w:rStyle w:val="Hyperlink"/>
          <w:noProof/>
        </w:rPr>
        <w:t>4.16.</w:t>
      </w:r>
      <w:r w:rsidR="00D7214B">
        <w:rPr>
          <w:rFonts w:asciiTheme="minorHAnsi" w:eastAsiaTheme="minorEastAsia" w:hAnsiTheme="minorHAnsi" w:cstheme="minorBidi"/>
          <w:noProof/>
          <w:sz w:val="22"/>
          <w:szCs w:val="22"/>
        </w:rPr>
        <w:tab/>
      </w:r>
      <w:r w:rsidR="00D7214B" w:rsidRPr="00E45FE1">
        <w:rPr>
          <w:rStyle w:val="Hyperlink"/>
          <w:noProof/>
        </w:rPr>
        <w:t>sp_ShortCalls_MgrReivew_Submit</w:t>
      </w:r>
      <w:r w:rsidR="00D7214B">
        <w:rPr>
          <w:noProof/>
          <w:webHidden/>
        </w:rPr>
        <w:tab/>
      </w:r>
      <w:r w:rsidR="00D7214B">
        <w:rPr>
          <w:noProof/>
          <w:webHidden/>
        </w:rPr>
        <w:fldChar w:fldCharType="begin"/>
      </w:r>
      <w:r w:rsidR="00D7214B">
        <w:rPr>
          <w:noProof/>
          <w:webHidden/>
        </w:rPr>
        <w:instrText xml:space="preserve"> PAGEREF _Toc19103675 \h </w:instrText>
      </w:r>
      <w:r w:rsidR="00D7214B">
        <w:rPr>
          <w:noProof/>
          <w:webHidden/>
        </w:rPr>
      </w:r>
      <w:r w:rsidR="00D7214B">
        <w:rPr>
          <w:noProof/>
          <w:webHidden/>
        </w:rPr>
        <w:fldChar w:fldCharType="separate"/>
      </w:r>
      <w:ins w:id="74" w:author="Huang, Lili" w:date="2019-12-09T08:59:00Z">
        <w:r w:rsidR="0013244D">
          <w:rPr>
            <w:noProof/>
            <w:webHidden/>
          </w:rPr>
          <w:t>30</w:t>
        </w:r>
      </w:ins>
      <w:del w:id="75"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"_Toc19103676" </w:instrText>
      </w:r>
      <w:ins w:id="76" w:author="Huang, Lili" w:date="2019-12-09T08:59:00Z">
        <w:r w:rsidR="0013244D">
          <w:rPr>
            <w:rStyle w:val="Hyperlink"/>
            <w:noProof/>
          </w:rPr>
        </w:r>
      </w:ins>
      <w:r>
        <w:rPr>
          <w:rStyle w:val="Hyperlink"/>
          <w:noProof/>
        </w:rPr>
        <w:fldChar w:fldCharType="separate"/>
      </w:r>
      <w:r w:rsidR="00D7214B" w:rsidRPr="00E45FE1">
        <w:rPr>
          <w:rStyle w:val="Hyperlink"/>
          <w:noProof/>
        </w:rPr>
        <w:t>4.17.</w:t>
      </w:r>
      <w:r w:rsidR="00D7214B">
        <w:rPr>
          <w:rFonts w:asciiTheme="minorHAnsi" w:eastAsiaTheme="minorEastAsia" w:hAnsiTheme="minorHAnsi" w:cstheme="minorBidi"/>
          <w:noProof/>
          <w:sz w:val="22"/>
          <w:szCs w:val="22"/>
        </w:rPr>
        <w:tab/>
      </w:r>
      <w:r w:rsidR="00D7214B" w:rsidRPr="00E45FE1">
        <w:rPr>
          <w:rStyle w:val="Hyperlink"/>
          <w:noProof/>
        </w:rPr>
        <w:t>sp_ShortCalls_getMgrReviewDetails</w:t>
      </w:r>
      <w:r w:rsidR="00D7214B">
        <w:rPr>
          <w:noProof/>
          <w:webHidden/>
        </w:rPr>
        <w:tab/>
      </w:r>
      <w:r w:rsidR="00D7214B">
        <w:rPr>
          <w:noProof/>
          <w:webHidden/>
        </w:rPr>
        <w:fldChar w:fldCharType="begin"/>
      </w:r>
      <w:r w:rsidR="00D7214B">
        <w:rPr>
          <w:noProof/>
          <w:webHidden/>
        </w:rPr>
        <w:instrText xml:space="preserve"> PAGEREF _Toc19103676 \h </w:instrText>
      </w:r>
      <w:r w:rsidR="00D7214B">
        <w:rPr>
          <w:noProof/>
          <w:webHidden/>
        </w:rPr>
      </w:r>
      <w:r w:rsidR="00D7214B">
        <w:rPr>
          <w:noProof/>
          <w:webHidden/>
        </w:rPr>
        <w:fldChar w:fldCharType="separate"/>
      </w:r>
      <w:ins w:id="77" w:author="Huang, Lili" w:date="2019-12-09T08:59:00Z">
        <w:r w:rsidR="0013244D">
          <w:rPr>
            <w:noProof/>
            <w:webHidden/>
          </w:rPr>
          <w:t>30</w:t>
        </w:r>
      </w:ins>
      <w:del w:id="78"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"_Toc19103677" </w:instrText>
      </w:r>
      <w:ins w:id="79" w:author="Huang, Lili" w:date="2019-12-09T08:59:00Z">
        <w:r w:rsidR="0013244D">
          <w:rPr>
            <w:rStyle w:val="Hyperlink"/>
            <w:noProof/>
          </w:rPr>
        </w:r>
      </w:ins>
      <w:r>
        <w:rPr>
          <w:rStyle w:val="Hyperlink"/>
          <w:noProof/>
        </w:rPr>
        <w:fldChar w:fldCharType="separate"/>
      </w:r>
      <w:r w:rsidR="00D7214B" w:rsidRPr="00E45FE1">
        <w:rPr>
          <w:rStyle w:val="Hyperlink"/>
          <w:noProof/>
        </w:rPr>
        <w:t>4.18.</w:t>
      </w:r>
      <w:r w:rsidR="00D7214B">
        <w:rPr>
          <w:rFonts w:asciiTheme="minorHAnsi" w:eastAsiaTheme="minorEastAsia" w:hAnsiTheme="minorHAnsi" w:cstheme="minorBidi"/>
          <w:noProof/>
          <w:sz w:val="22"/>
          <w:szCs w:val="22"/>
        </w:rPr>
        <w:tab/>
      </w:r>
      <w:r w:rsidR="00D7214B" w:rsidRPr="00E45FE1">
        <w:rPr>
          <w:rStyle w:val="Hyperlink"/>
          <w:noProof/>
        </w:rPr>
        <w:t>sp_Update_Review_Caoching_Log_Supervisor_Pending_Followup</w:t>
      </w:r>
      <w:r w:rsidR="00D7214B">
        <w:rPr>
          <w:noProof/>
          <w:webHidden/>
        </w:rPr>
        <w:tab/>
      </w:r>
      <w:r w:rsidR="00D7214B">
        <w:rPr>
          <w:noProof/>
          <w:webHidden/>
        </w:rPr>
        <w:fldChar w:fldCharType="begin"/>
      </w:r>
      <w:r w:rsidR="00D7214B">
        <w:rPr>
          <w:noProof/>
          <w:webHidden/>
        </w:rPr>
        <w:instrText xml:space="preserve"> PAGEREF _Toc19103677 \h </w:instrText>
      </w:r>
      <w:r w:rsidR="00D7214B">
        <w:rPr>
          <w:noProof/>
          <w:webHidden/>
        </w:rPr>
      </w:r>
      <w:r w:rsidR="00D7214B">
        <w:rPr>
          <w:noProof/>
          <w:webHidden/>
        </w:rPr>
        <w:fldChar w:fldCharType="separate"/>
      </w:r>
      <w:ins w:id="80" w:author="Huang, Lili" w:date="2019-12-09T08:59:00Z">
        <w:r w:rsidR="0013244D">
          <w:rPr>
            <w:noProof/>
            <w:webHidden/>
          </w:rPr>
          <w:t>30</w:t>
        </w:r>
      </w:ins>
      <w:del w:id="81"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10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"_Toc19103678" </w:instrText>
      </w:r>
      <w:ins w:id="82" w:author="Huang, Lili" w:date="2019-12-09T08:59:00Z">
        <w:r w:rsidR="0013244D">
          <w:rPr>
            <w:rStyle w:val="Hyperlink"/>
            <w:noProof/>
          </w:rPr>
        </w:r>
      </w:ins>
      <w:r>
        <w:rPr>
          <w:rStyle w:val="Hyperlink"/>
          <w:noProof/>
        </w:rPr>
        <w:fldChar w:fldCharType="separate"/>
      </w:r>
      <w:r w:rsidR="00D7214B" w:rsidRPr="00E45FE1">
        <w:rPr>
          <w:rStyle w:val="Hyperlink"/>
          <w:noProof/>
        </w:rPr>
        <w:t>4.19.</w:t>
      </w:r>
      <w:r w:rsidR="00D7214B">
        <w:rPr>
          <w:rFonts w:asciiTheme="minorHAnsi" w:eastAsiaTheme="minorEastAsia" w:hAnsiTheme="minorHAnsi" w:cstheme="minorBidi"/>
          <w:noProof/>
          <w:sz w:val="22"/>
          <w:szCs w:val="22"/>
        </w:rPr>
        <w:tab/>
      </w:r>
      <w:r w:rsidR="00D7214B" w:rsidRPr="00E45FE1">
        <w:rPr>
          <w:rStyle w:val="Hyperlink"/>
          <w:noProof/>
        </w:rPr>
        <w:t>sp_Update_Review_Caoching_Log_Employee_Pending_Followup</w:t>
      </w:r>
      <w:r w:rsidR="00D7214B">
        <w:rPr>
          <w:noProof/>
          <w:webHidden/>
        </w:rPr>
        <w:tab/>
      </w:r>
      <w:r w:rsidR="00D7214B">
        <w:rPr>
          <w:noProof/>
          <w:webHidden/>
        </w:rPr>
        <w:fldChar w:fldCharType="begin"/>
      </w:r>
      <w:r w:rsidR="00D7214B">
        <w:rPr>
          <w:noProof/>
          <w:webHidden/>
        </w:rPr>
        <w:instrText xml:space="preserve"> PAGEREF _Toc19103678 \h </w:instrText>
      </w:r>
      <w:r w:rsidR="00D7214B">
        <w:rPr>
          <w:noProof/>
          <w:webHidden/>
        </w:rPr>
      </w:r>
      <w:r w:rsidR="00D7214B">
        <w:rPr>
          <w:noProof/>
          <w:webHidden/>
        </w:rPr>
        <w:fldChar w:fldCharType="separate"/>
      </w:r>
      <w:ins w:id="83" w:author="Huang, Lili" w:date="2019-12-09T08:59:00Z">
        <w:r w:rsidR="0013244D">
          <w:rPr>
            <w:noProof/>
            <w:webHidden/>
          </w:rPr>
          <w:t>30</w:t>
        </w:r>
      </w:ins>
      <w:del w:id="84"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600"/>
          <w:tab w:val="right" w:leader="dot" w:pos="8630"/>
        </w:tabs>
        <w:rPr>
          <w:rFonts w:asciiTheme="minorHAnsi" w:eastAsiaTheme="minorEastAsia" w:hAnsiTheme="minorHAnsi" w:cstheme="minorBidi"/>
          <w:noProof/>
          <w:sz w:val="22"/>
          <w:szCs w:val="22"/>
        </w:rPr>
      </w:pPr>
      <w:r>
        <w:rPr>
          <w:rStyle w:val="Hyperlink"/>
          <w:b/>
          <w:noProof/>
        </w:rPr>
        <w:fldChar w:fldCharType="begin"/>
      </w:r>
      <w:r>
        <w:rPr>
          <w:rStyle w:val="Hyperlink"/>
          <w:b/>
          <w:noProof/>
        </w:rPr>
        <w:instrText xml:space="preserve"> HYPERLINK \l "_Toc19103679" </w:instrText>
      </w:r>
      <w:ins w:id="85" w:author="Huang, Lili" w:date="2019-12-09T08:59:00Z">
        <w:r w:rsidR="0013244D">
          <w:rPr>
            <w:rStyle w:val="Hyperlink"/>
            <w:b/>
            <w:noProof/>
          </w:rPr>
        </w:r>
      </w:ins>
      <w:r>
        <w:rPr>
          <w:rStyle w:val="Hyperlink"/>
          <w:b/>
          <w:noProof/>
        </w:rPr>
        <w:fldChar w:fldCharType="separate"/>
      </w:r>
      <w:r w:rsidR="00D7214B" w:rsidRPr="00E45FE1">
        <w:rPr>
          <w:rStyle w:val="Hyperlink"/>
          <w:b/>
          <w:noProof/>
        </w:rPr>
        <w:t>5.</w:t>
      </w:r>
      <w:r w:rsidR="00D7214B">
        <w:rPr>
          <w:rFonts w:asciiTheme="minorHAnsi" w:eastAsiaTheme="minorEastAsia" w:hAnsiTheme="minorHAnsi" w:cstheme="minorBidi"/>
          <w:noProof/>
          <w:sz w:val="22"/>
          <w:szCs w:val="22"/>
        </w:rPr>
        <w:tab/>
      </w:r>
      <w:r w:rsidR="00D7214B" w:rsidRPr="00E45FE1">
        <w:rPr>
          <w:rStyle w:val="Hyperlink"/>
          <w:b/>
          <w:noProof/>
        </w:rPr>
        <w:t>Logic to determine pending form type</w:t>
      </w:r>
      <w:r w:rsidR="00D7214B">
        <w:rPr>
          <w:noProof/>
          <w:webHidden/>
        </w:rPr>
        <w:tab/>
      </w:r>
      <w:r w:rsidR="00D7214B">
        <w:rPr>
          <w:noProof/>
          <w:webHidden/>
        </w:rPr>
        <w:fldChar w:fldCharType="begin"/>
      </w:r>
      <w:r w:rsidR="00D7214B">
        <w:rPr>
          <w:noProof/>
          <w:webHidden/>
        </w:rPr>
        <w:instrText xml:space="preserve"> PAGEREF _Toc19103679 \h </w:instrText>
      </w:r>
      <w:r w:rsidR="00D7214B">
        <w:rPr>
          <w:noProof/>
          <w:webHidden/>
        </w:rPr>
      </w:r>
      <w:r w:rsidR="00D7214B">
        <w:rPr>
          <w:noProof/>
          <w:webHidden/>
        </w:rPr>
        <w:fldChar w:fldCharType="separate"/>
      </w:r>
      <w:ins w:id="86" w:author="Huang, Lili" w:date="2019-12-09T08:59:00Z">
        <w:r w:rsidR="0013244D">
          <w:rPr>
            <w:noProof/>
            <w:webHidden/>
          </w:rPr>
          <w:t>30</w:t>
        </w:r>
      </w:ins>
      <w:del w:id="87"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"_Toc19103680" </w:instrText>
      </w:r>
      <w:ins w:id="88" w:author="Huang, Lili" w:date="2019-12-09T08:59:00Z">
        <w:r w:rsidR="0013244D">
          <w:rPr>
            <w:rStyle w:val="Hyperlink"/>
            <w:noProof/>
          </w:rPr>
        </w:r>
      </w:ins>
      <w:r>
        <w:rPr>
          <w:rStyle w:val="Hyperlink"/>
          <w:noProof/>
        </w:rPr>
        <w:fldChar w:fldCharType="separate"/>
      </w:r>
      <w:r w:rsidR="00D7214B" w:rsidRPr="00E45FE1">
        <w:rPr>
          <w:rStyle w:val="Hyperlink"/>
          <w:noProof/>
        </w:rPr>
        <w:t>5.1.</w:t>
      </w:r>
      <w:r w:rsidR="00D7214B">
        <w:rPr>
          <w:rFonts w:asciiTheme="minorHAnsi" w:eastAsiaTheme="minorEastAsia" w:hAnsiTheme="minorHAnsi" w:cstheme="minorBidi"/>
          <w:noProof/>
          <w:sz w:val="22"/>
          <w:szCs w:val="22"/>
        </w:rPr>
        <w:tab/>
      </w:r>
      <w:r w:rsidR="00D7214B" w:rsidRPr="00E45FE1">
        <w:rPr>
          <w:rStyle w:val="Hyperlink"/>
          <w:noProof/>
        </w:rPr>
        <w:t>Pending Acknowledgement</w:t>
      </w:r>
      <w:r w:rsidR="00D7214B">
        <w:rPr>
          <w:noProof/>
          <w:webHidden/>
        </w:rPr>
        <w:tab/>
      </w:r>
      <w:r w:rsidR="00D7214B">
        <w:rPr>
          <w:noProof/>
          <w:webHidden/>
        </w:rPr>
        <w:fldChar w:fldCharType="begin"/>
      </w:r>
      <w:r w:rsidR="00D7214B">
        <w:rPr>
          <w:noProof/>
          <w:webHidden/>
        </w:rPr>
        <w:instrText xml:space="preserve"> PAGEREF _Toc19103680 \h </w:instrText>
      </w:r>
      <w:r w:rsidR="00D7214B">
        <w:rPr>
          <w:noProof/>
          <w:webHidden/>
        </w:rPr>
      </w:r>
      <w:r w:rsidR="00D7214B">
        <w:rPr>
          <w:noProof/>
          <w:webHidden/>
        </w:rPr>
        <w:fldChar w:fldCharType="separate"/>
      </w:r>
      <w:ins w:id="89" w:author="Huang, Lili" w:date="2019-12-09T08:59:00Z">
        <w:r w:rsidR="0013244D">
          <w:rPr>
            <w:noProof/>
            <w:webHidden/>
          </w:rPr>
          <w:t>30</w:t>
        </w:r>
      </w:ins>
      <w:del w:id="90"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"_Toc19103681" </w:instrText>
      </w:r>
      <w:ins w:id="91" w:author="Huang, Lili" w:date="2019-12-09T08:59:00Z">
        <w:r w:rsidR="0013244D">
          <w:rPr>
            <w:rStyle w:val="Hyperlink"/>
            <w:noProof/>
          </w:rPr>
        </w:r>
      </w:ins>
      <w:r>
        <w:rPr>
          <w:rStyle w:val="Hyperlink"/>
          <w:noProof/>
        </w:rPr>
        <w:fldChar w:fldCharType="separate"/>
      </w:r>
      <w:r w:rsidR="00D7214B" w:rsidRPr="00E45FE1">
        <w:rPr>
          <w:rStyle w:val="Hyperlink"/>
          <w:noProof/>
        </w:rPr>
        <w:t>5.2.</w:t>
      </w:r>
      <w:r w:rsidR="00D7214B">
        <w:rPr>
          <w:rFonts w:asciiTheme="minorHAnsi" w:eastAsiaTheme="minorEastAsia" w:hAnsiTheme="minorHAnsi" w:cstheme="minorBidi"/>
          <w:noProof/>
          <w:sz w:val="22"/>
          <w:szCs w:val="22"/>
        </w:rPr>
        <w:tab/>
      </w:r>
      <w:r w:rsidR="00D7214B" w:rsidRPr="00E45FE1">
        <w:rPr>
          <w:rStyle w:val="Hyperlink"/>
          <w:noProof/>
        </w:rPr>
        <w:t>Pending Research</w:t>
      </w:r>
      <w:r w:rsidR="00D7214B">
        <w:rPr>
          <w:noProof/>
          <w:webHidden/>
        </w:rPr>
        <w:tab/>
      </w:r>
      <w:r w:rsidR="00D7214B">
        <w:rPr>
          <w:noProof/>
          <w:webHidden/>
        </w:rPr>
        <w:fldChar w:fldCharType="begin"/>
      </w:r>
      <w:r w:rsidR="00D7214B">
        <w:rPr>
          <w:noProof/>
          <w:webHidden/>
        </w:rPr>
        <w:instrText xml:space="preserve"> PAGEREF _Toc19103681 \h </w:instrText>
      </w:r>
      <w:r w:rsidR="00D7214B">
        <w:rPr>
          <w:noProof/>
          <w:webHidden/>
        </w:rPr>
      </w:r>
      <w:r w:rsidR="00D7214B">
        <w:rPr>
          <w:noProof/>
          <w:webHidden/>
        </w:rPr>
        <w:fldChar w:fldCharType="separate"/>
      </w:r>
      <w:ins w:id="92" w:author="Huang, Lili" w:date="2019-12-09T08:59:00Z">
        <w:r w:rsidR="0013244D">
          <w:rPr>
            <w:noProof/>
            <w:webHidden/>
          </w:rPr>
          <w:t>30</w:t>
        </w:r>
      </w:ins>
      <w:del w:id="93"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"_Toc19103682" </w:instrText>
      </w:r>
      <w:ins w:id="94" w:author="Huang, Lili" w:date="2019-12-09T08:59:00Z">
        <w:r w:rsidR="0013244D">
          <w:rPr>
            <w:rStyle w:val="Hyperlink"/>
            <w:noProof/>
          </w:rPr>
        </w:r>
      </w:ins>
      <w:r>
        <w:rPr>
          <w:rStyle w:val="Hyperlink"/>
          <w:noProof/>
        </w:rPr>
        <w:fldChar w:fldCharType="separate"/>
      </w:r>
      <w:r w:rsidR="00D7214B" w:rsidRPr="00E45FE1">
        <w:rPr>
          <w:rStyle w:val="Hyperlink"/>
          <w:noProof/>
        </w:rPr>
        <w:t>5.3.</w:t>
      </w:r>
      <w:r w:rsidR="00D7214B">
        <w:rPr>
          <w:rFonts w:asciiTheme="minorHAnsi" w:eastAsiaTheme="minorEastAsia" w:hAnsiTheme="minorHAnsi" w:cstheme="minorBidi"/>
          <w:noProof/>
          <w:sz w:val="22"/>
          <w:szCs w:val="22"/>
        </w:rPr>
        <w:tab/>
      </w:r>
      <w:r w:rsidR="00D7214B" w:rsidRPr="00E45FE1">
        <w:rPr>
          <w:rStyle w:val="Hyperlink"/>
          <w:noProof/>
        </w:rPr>
        <w:t>Pending CSE</w:t>
      </w:r>
      <w:r w:rsidR="00D7214B">
        <w:rPr>
          <w:noProof/>
          <w:webHidden/>
        </w:rPr>
        <w:tab/>
      </w:r>
      <w:r w:rsidR="00D7214B">
        <w:rPr>
          <w:noProof/>
          <w:webHidden/>
        </w:rPr>
        <w:fldChar w:fldCharType="begin"/>
      </w:r>
      <w:r w:rsidR="00D7214B">
        <w:rPr>
          <w:noProof/>
          <w:webHidden/>
        </w:rPr>
        <w:instrText xml:space="preserve"> PAGEREF _Toc19103682 \h </w:instrText>
      </w:r>
      <w:r w:rsidR="00D7214B">
        <w:rPr>
          <w:noProof/>
          <w:webHidden/>
        </w:rPr>
      </w:r>
      <w:r w:rsidR="00D7214B">
        <w:rPr>
          <w:noProof/>
          <w:webHidden/>
        </w:rPr>
        <w:fldChar w:fldCharType="separate"/>
      </w:r>
      <w:ins w:id="95" w:author="Huang, Lili" w:date="2019-12-09T08:59:00Z">
        <w:r w:rsidR="0013244D">
          <w:rPr>
            <w:noProof/>
            <w:webHidden/>
          </w:rPr>
          <w:t>30</w:t>
        </w:r>
      </w:ins>
      <w:del w:id="96"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"_Toc19103683" </w:instrText>
      </w:r>
      <w:ins w:id="97" w:author="Huang, Lili" w:date="2019-12-09T08:59:00Z">
        <w:r w:rsidR="0013244D">
          <w:rPr>
            <w:rStyle w:val="Hyperlink"/>
            <w:noProof/>
          </w:rPr>
        </w:r>
      </w:ins>
      <w:r>
        <w:rPr>
          <w:rStyle w:val="Hyperlink"/>
          <w:noProof/>
        </w:rPr>
        <w:fldChar w:fldCharType="separate"/>
      </w:r>
      <w:r w:rsidR="00D7214B" w:rsidRPr="00E45FE1">
        <w:rPr>
          <w:rStyle w:val="Hyperlink"/>
          <w:noProof/>
        </w:rPr>
        <w:t>5.4.</w:t>
      </w:r>
      <w:r w:rsidR="00D7214B">
        <w:rPr>
          <w:rFonts w:asciiTheme="minorHAnsi" w:eastAsiaTheme="minorEastAsia" w:hAnsiTheme="minorHAnsi" w:cstheme="minorBidi"/>
          <w:noProof/>
          <w:sz w:val="22"/>
          <w:szCs w:val="22"/>
        </w:rPr>
        <w:tab/>
      </w:r>
      <w:r w:rsidR="00D7214B" w:rsidRPr="00E45FE1">
        <w:rPr>
          <w:rStyle w:val="Hyperlink"/>
          <w:noProof/>
        </w:rPr>
        <w:t>Pending Short Call Review (Supervisor)</w:t>
      </w:r>
      <w:r w:rsidR="00D7214B">
        <w:rPr>
          <w:noProof/>
          <w:webHidden/>
        </w:rPr>
        <w:tab/>
      </w:r>
      <w:r w:rsidR="00D7214B">
        <w:rPr>
          <w:noProof/>
          <w:webHidden/>
        </w:rPr>
        <w:fldChar w:fldCharType="begin"/>
      </w:r>
      <w:r w:rsidR="00D7214B">
        <w:rPr>
          <w:noProof/>
          <w:webHidden/>
        </w:rPr>
        <w:instrText xml:space="preserve"> PAGEREF _Toc19103683 \h </w:instrText>
      </w:r>
      <w:r w:rsidR="00D7214B">
        <w:rPr>
          <w:noProof/>
          <w:webHidden/>
        </w:rPr>
      </w:r>
      <w:r w:rsidR="00D7214B">
        <w:rPr>
          <w:noProof/>
          <w:webHidden/>
        </w:rPr>
        <w:fldChar w:fldCharType="separate"/>
      </w:r>
      <w:ins w:id="98" w:author="Huang, Lili" w:date="2019-12-09T08:59:00Z">
        <w:r w:rsidR="0013244D">
          <w:rPr>
            <w:noProof/>
            <w:webHidden/>
          </w:rPr>
          <w:t>30</w:t>
        </w:r>
      </w:ins>
      <w:del w:id="99"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w:instrText>
      </w:r>
      <w:r>
        <w:rPr>
          <w:rStyle w:val="Hyperlink"/>
          <w:noProof/>
        </w:rPr>
        <w:instrText xml:space="preserve">9103684" </w:instrText>
      </w:r>
      <w:ins w:id="100" w:author="Huang, Lili" w:date="2019-12-09T08:59:00Z">
        <w:r w:rsidR="0013244D">
          <w:rPr>
            <w:rStyle w:val="Hyperlink"/>
            <w:noProof/>
          </w:rPr>
        </w:r>
      </w:ins>
      <w:r>
        <w:rPr>
          <w:rStyle w:val="Hyperlink"/>
          <w:noProof/>
        </w:rPr>
        <w:fldChar w:fldCharType="separate"/>
      </w:r>
      <w:r w:rsidR="00D7214B" w:rsidRPr="00E45FE1">
        <w:rPr>
          <w:rStyle w:val="Hyperlink"/>
          <w:noProof/>
        </w:rPr>
        <w:t>5.5.</w:t>
      </w:r>
      <w:r w:rsidR="00D7214B">
        <w:rPr>
          <w:rFonts w:asciiTheme="minorHAnsi" w:eastAsiaTheme="minorEastAsia" w:hAnsiTheme="minorHAnsi" w:cstheme="minorBidi"/>
          <w:noProof/>
          <w:sz w:val="22"/>
          <w:szCs w:val="22"/>
        </w:rPr>
        <w:tab/>
      </w:r>
      <w:r w:rsidR="00D7214B" w:rsidRPr="00E45FE1">
        <w:rPr>
          <w:rStyle w:val="Hyperlink"/>
          <w:noProof/>
        </w:rPr>
        <w:t>Pending Short Call Confirm (Manager)</w:t>
      </w:r>
      <w:r w:rsidR="00D7214B">
        <w:rPr>
          <w:noProof/>
          <w:webHidden/>
        </w:rPr>
        <w:tab/>
      </w:r>
      <w:r w:rsidR="00D7214B">
        <w:rPr>
          <w:noProof/>
          <w:webHidden/>
        </w:rPr>
        <w:fldChar w:fldCharType="begin"/>
      </w:r>
      <w:r w:rsidR="00D7214B">
        <w:rPr>
          <w:noProof/>
          <w:webHidden/>
        </w:rPr>
        <w:instrText xml:space="preserve"> PAGEREF _Toc19103684 \h </w:instrText>
      </w:r>
      <w:r w:rsidR="00D7214B">
        <w:rPr>
          <w:noProof/>
          <w:webHidden/>
        </w:rPr>
      </w:r>
      <w:r w:rsidR="00D7214B">
        <w:rPr>
          <w:noProof/>
          <w:webHidden/>
        </w:rPr>
        <w:fldChar w:fldCharType="separate"/>
      </w:r>
      <w:ins w:id="101" w:author="Huang, Lili" w:date="2019-12-09T08:59:00Z">
        <w:r w:rsidR="0013244D">
          <w:rPr>
            <w:noProof/>
            <w:webHidden/>
          </w:rPr>
          <w:t>30</w:t>
        </w:r>
      </w:ins>
      <w:del w:id="102" w:author="Huang, Lili" w:date="2019-12-09T08:59:00Z">
        <w:r w:rsidR="00D7214B" w:rsidDel="0013244D">
          <w:rPr>
            <w:noProof/>
            <w:webHidden/>
          </w:rPr>
          <w:delText>29</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"_Toc19103685" </w:instrText>
      </w:r>
      <w:ins w:id="103" w:author="Huang, Lili" w:date="2019-12-09T08:59:00Z">
        <w:r w:rsidR="0013244D">
          <w:rPr>
            <w:rStyle w:val="Hyperlink"/>
            <w:noProof/>
          </w:rPr>
        </w:r>
      </w:ins>
      <w:r>
        <w:rPr>
          <w:rStyle w:val="Hyperlink"/>
          <w:noProof/>
        </w:rPr>
        <w:fldChar w:fldCharType="separate"/>
      </w:r>
      <w:r w:rsidR="00D7214B" w:rsidRPr="00E45FE1">
        <w:rPr>
          <w:rStyle w:val="Hyperlink"/>
          <w:noProof/>
        </w:rPr>
        <w:t>5.6.</w:t>
      </w:r>
      <w:r w:rsidR="00D7214B">
        <w:rPr>
          <w:rFonts w:asciiTheme="minorHAnsi" w:eastAsiaTheme="minorEastAsia" w:hAnsiTheme="minorHAnsi" w:cstheme="minorBidi"/>
          <w:noProof/>
          <w:sz w:val="22"/>
          <w:szCs w:val="22"/>
        </w:rPr>
        <w:tab/>
      </w:r>
      <w:r w:rsidR="00D7214B" w:rsidRPr="00E45FE1">
        <w:rPr>
          <w:rStyle w:val="Hyperlink"/>
          <w:noProof/>
        </w:rPr>
        <w:t>Pending Follow-Up (Supervisor)</w:t>
      </w:r>
      <w:r w:rsidR="00D7214B">
        <w:rPr>
          <w:noProof/>
          <w:webHidden/>
        </w:rPr>
        <w:tab/>
      </w:r>
      <w:r w:rsidR="00D7214B">
        <w:rPr>
          <w:noProof/>
          <w:webHidden/>
        </w:rPr>
        <w:fldChar w:fldCharType="begin"/>
      </w:r>
      <w:r w:rsidR="00D7214B">
        <w:rPr>
          <w:noProof/>
          <w:webHidden/>
        </w:rPr>
        <w:instrText xml:space="preserve"> PAGEREF _Toc19103685 \h </w:instrText>
      </w:r>
      <w:r w:rsidR="00D7214B">
        <w:rPr>
          <w:noProof/>
          <w:webHidden/>
        </w:rPr>
      </w:r>
      <w:r w:rsidR="00D7214B">
        <w:rPr>
          <w:noProof/>
          <w:webHidden/>
        </w:rPr>
        <w:fldChar w:fldCharType="separate"/>
      </w:r>
      <w:ins w:id="104" w:author="Huang, Lili" w:date="2019-12-09T08:59:00Z">
        <w:r w:rsidR="0013244D">
          <w:rPr>
            <w:noProof/>
            <w:webHidden/>
          </w:rPr>
          <w:t>31</w:t>
        </w:r>
      </w:ins>
      <w:del w:id="105" w:author="Huang, Lili" w:date="2019-12-09T08:59:00Z">
        <w:r w:rsidR="00D7214B" w:rsidDel="0013244D">
          <w:rPr>
            <w:noProof/>
            <w:webHidden/>
          </w:rPr>
          <w:delText>30</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"_Toc19103686" </w:instrText>
      </w:r>
      <w:ins w:id="106" w:author="Huang, Lili" w:date="2019-12-09T08:59:00Z">
        <w:r w:rsidR="0013244D">
          <w:rPr>
            <w:rStyle w:val="Hyperlink"/>
            <w:noProof/>
          </w:rPr>
        </w:r>
      </w:ins>
      <w:r>
        <w:rPr>
          <w:rStyle w:val="Hyperlink"/>
          <w:noProof/>
        </w:rPr>
        <w:fldChar w:fldCharType="separate"/>
      </w:r>
      <w:r w:rsidR="00D7214B" w:rsidRPr="00E45FE1">
        <w:rPr>
          <w:rStyle w:val="Hyperlink"/>
          <w:noProof/>
        </w:rPr>
        <w:t>5.7.</w:t>
      </w:r>
      <w:r w:rsidR="00D7214B">
        <w:rPr>
          <w:rFonts w:asciiTheme="minorHAnsi" w:eastAsiaTheme="minorEastAsia" w:hAnsiTheme="minorHAnsi" w:cstheme="minorBidi"/>
          <w:noProof/>
          <w:sz w:val="22"/>
          <w:szCs w:val="22"/>
        </w:rPr>
        <w:tab/>
      </w:r>
      <w:r w:rsidR="00D7214B" w:rsidRPr="00E45FE1">
        <w:rPr>
          <w:rStyle w:val="Hyperlink"/>
          <w:noProof/>
        </w:rPr>
        <w:t>Pending Regular Review</w:t>
      </w:r>
      <w:r w:rsidR="00D7214B">
        <w:rPr>
          <w:noProof/>
          <w:webHidden/>
        </w:rPr>
        <w:tab/>
      </w:r>
      <w:r w:rsidR="00D7214B">
        <w:rPr>
          <w:noProof/>
          <w:webHidden/>
        </w:rPr>
        <w:fldChar w:fldCharType="begin"/>
      </w:r>
      <w:r w:rsidR="00D7214B">
        <w:rPr>
          <w:noProof/>
          <w:webHidden/>
        </w:rPr>
        <w:instrText xml:space="preserve"> PAGEREF _Toc19103686 \h </w:instrText>
      </w:r>
      <w:r w:rsidR="00D7214B">
        <w:rPr>
          <w:noProof/>
          <w:webHidden/>
        </w:rPr>
      </w:r>
      <w:r w:rsidR="00D7214B">
        <w:rPr>
          <w:noProof/>
          <w:webHidden/>
        </w:rPr>
        <w:fldChar w:fldCharType="separate"/>
      </w:r>
      <w:ins w:id="107" w:author="Huang, Lili" w:date="2019-12-09T08:59:00Z">
        <w:r w:rsidR="0013244D">
          <w:rPr>
            <w:noProof/>
            <w:webHidden/>
          </w:rPr>
          <w:t>31</w:t>
        </w:r>
      </w:ins>
      <w:del w:id="108" w:author="Huang, Lili" w:date="2019-12-09T08:59:00Z">
        <w:r w:rsidR="00D7214B" w:rsidDel="0013244D">
          <w:rPr>
            <w:noProof/>
            <w:webHidden/>
          </w:rPr>
          <w:delText>30</w:delText>
        </w:r>
      </w:del>
      <w:r w:rsidR="00D7214B">
        <w:rPr>
          <w:noProof/>
          <w:webHidden/>
        </w:rPr>
        <w:fldChar w:fldCharType="end"/>
      </w:r>
      <w:r>
        <w:rPr>
          <w:noProof/>
        </w:rPr>
        <w:fldChar w:fldCharType="end"/>
      </w:r>
    </w:p>
    <w:p w:rsidR="00D7214B" w:rsidRDefault="00C516A7">
      <w:pPr>
        <w:pStyle w:val="TOC2"/>
        <w:tabs>
          <w:tab w:val="left" w:pos="600"/>
          <w:tab w:val="right" w:leader="dot" w:pos="8630"/>
        </w:tabs>
        <w:rPr>
          <w:rFonts w:asciiTheme="minorHAnsi" w:eastAsiaTheme="minorEastAsia" w:hAnsiTheme="minorHAnsi" w:cstheme="minorBidi"/>
          <w:noProof/>
          <w:sz w:val="22"/>
          <w:szCs w:val="22"/>
        </w:rPr>
      </w:pPr>
      <w:r>
        <w:rPr>
          <w:rStyle w:val="Hyperlink"/>
          <w:b/>
          <w:noProof/>
        </w:rPr>
        <w:fldChar w:fldCharType="begin"/>
      </w:r>
      <w:r>
        <w:rPr>
          <w:rStyle w:val="Hyperlink"/>
          <w:b/>
          <w:noProof/>
        </w:rPr>
        <w:instrText xml:space="preserve"> HYPERLINK \l "_Toc19103687" </w:instrText>
      </w:r>
      <w:ins w:id="109" w:author="Huang, Lili" w:date="2019-12-09T08:59:00Z">
        <w:r w:rsidR="0013244D">
          <w:rPr>
            <w:rStyle w:val="Hyperlink"/>
            <w:b/>
            <w:noProof/>
          </w:rPr>
        </w:r>
      </w:ins>
      <w:r>
        <w:rPr>
          <w:rStyle w:val="Hyperlink"/>
          <w:b/>
          <w:noProof/>
        </w:rPr>
        <w:fldChar w:fldCharType="separate"/>
      </w:r>
      <w:r w:rsidR="00D7214B" w:rsidRPr="00E45FE1">
        <w:rPr>
          <w:rStyle w:val="Hyperlink"/>
          <w:b/>
          <w:noProof/>
        </w:rPr>
        <w:t>6.</w:t>
      </w:r>
      <w:r w:rsidR="00D7214B">
        <w:rPr>
          <w:rFonts w:asciiTheme="minorHAnsi" w:eastAsiaTheme="minorEastAsia" w:hAnsiTheme="minorHAnsi" w:cstheme="minorBidi"/>
          <w:noProof/>
          <w:sz w:val="22"/>
          <w:szCs w:val="22"/>
        </w:rPr>
        <w:tab/>
      </w:r>
      <w:r w:rsidR="00D7214B" w:rsidRPr="00E45FE1">
        <w:rPr>
          <w:rStyle w:val="Hyperlink"/>
          <w:b/>
          <w:noProof/>
        </w:rPr>
        <w:t>Logic to determine Review Page display mode (Ready Only vs Editable)</w:t>
      </w:r>
      <w:r w:rsidR="00D7214B">
        <w:rPr>
          <w:noProof/>
          <w:webHidden/>
        </w:rPr>
        <w:tab/>
      </w:r>
      <w:r w:rsidR="00D7214B">
        <w:rPr>
          <w:noProof/>
          <w:webHidden/>
        </w:rPr>
        <w:fldChar w:fldCharType="begin"/>
      </w:r>
      <w:r w:rsidR="00D7214B">
        <w:rPr>
          <w:noProof/>
          <w:webHidden/>
        </w:rPr>
        <w:instrText xml:space="preserve"> PAGEREF _Toc19103687 \h </w:instrText>
      </w:r>
      <w:r w:rsidR="00D7214B">
        <w:rPr>
          <w:noProof/>
          <w:webHidden/>
        </w:rPr>
      </w:r>
      <w:r w:rsidR="00D7214B">
        <w:rPr>
          <w:noProof/>
          <w:webHidden/>
        </w:rPr>
        <w:fldChar w:fldCharType="separate"/>
      </w:r>
      <w:ins w:id="110" w:author="Huang, Lili" w:date="2019-12-09T08:59:00Z">
        <w:r w:rsidR="0013244D">
          <w:rPr>
            <w:noProof/>
            <w:webHidden/>
          </w:rPr>
          <w:t>31</w:t>
        </w:r>
      </w:ins>
      <w:del w:id="111" w:author="Huang, Lili" w:date="2019-12-09T08:59:00Z">
        <w:r w:rsidR="00D7214B" w:rsidDel="0013244D">
          <w:rPr>
            <w:noProof/>
            <w:webHidden/>
          </w:rPr>
          <w:delText>30</w:delText>
        </w:r>
      </w:del>
      <w:r w:rsidR="00D7214B">
        <w:rPr>
          <w:noProof/>
          <w:webHidden/>
        </w:rPr>
        <w:fldChar w:fldCharType="end"/>
      </w:r>
      <w:r>
        <w:rPr>
          <w:noProof/>
        </w:rPr>
        <w:fldChar w:fldCharType="end"/>
      </w:r>
    </w:p>
    <w:p w:rsidR="00D7214B" w:rsidRDefault="00C516A7">
      <w:pPr>
        <w:pStyle w:val="TOC2"/>
        <w:tabs>
          <w:tab w:val="left" w:pos="600"/>
          <w:tab w:val="right" w:leader="dot" w:pos="8630"/>
        </w:tabs>
        <w:rPr>
          <w:rFonts w:asciiTheme="minorHAnsi" w:eastAsiaTheme="minorEastAsia" w:hAnsiTheme="minorHAnsi" w:cstheme="minorBidi"/>
          <w:noProof/>
          <w:sz w:val="22"/>
          <w:szCs w:val="22"/>
        </w:rPr>
      </w:pPr>
      <w:r>
        <w:rPr>
          <w:rStyle w:val="Hyperlink"/>
          <w:b/>
          <w:noProof/>
        </w:rPr>
        <w:fldChar w:fldCharType="begin"/>
      </w:r>
      <w:r>
        <w:rPr>
          <w:rStyle w:val="Hyperlink"/>
          <w:b/>
          <w:noProof/>
        </w:rPr>
        <w:instrText xml:space="preserve"> HYPERLINK \l "_Toc19103688" </w:instrText>
      </w:r>
      <w:ins w:id="112" w:author="Huang, Lili" w:date="2019-12-09T08:59:00Z">
        <w:r w:rsidR="0013244D">
          <w:rPr>
            <w:rStyle w:val="Hyperlink"/>
            <w:b/>
            <w:noProof/>
          </w:rPr>
        </w:r>
      </w:ins>
      <w:r>
        <w:rPr>
          <w:rStyle w:val="Hyperlink"/>
          <w:b/>
          <w:noProof/>
        </w:rPr>
        <w:fldChar w:fldCharType="separate"/>
      </w:r>
      <w:r w:rsidR="00D7214B" w:rsidRPr="00E45FE1">
        <w:rPr>
          <w:rStyle w:val="Hyperlink"/>
          <w:b/>
          <w:noProof/>
        </w:rPr>
        <w:t>7.</w:t>
      </w:r>
      <w:r w:rsidR="00D7214B">
        <w:rPr>
          <w:rFonts w:asciiTheme="minorHAnsi" w:eastAsiaTheme="minorEastAsia" w:hAnsiTheme="minorHAnsi" w:cstheme="minorBidi"/>
          <w:noProof/>
          <w:sz w:val="22"/>
          <w:szCs w:val="22"/>
        </w:rPr>
        <w:tab/>
      </w:r>
      <w:r w:rsidR="00D7214B" w:rsidRPr="00E45FE1">
        <w:rPr>
          <w:rStyle w:val="Hyperlink"/>
          <w:b/>
          <w:noProof/>
        </w:rPr>
        <w:t>Logic to determine next status</w:t>
      </w:r>
      <w:r w:rsidR="00D7214B">
        <w:rPr>
          <w:noProof/>
          <w:webHidden/>
        </w:rPr>
        <w:tab/>
      </w:r>
      <w:r w:rsidR="00D7214B">
        <w:rPr>
          <w:noProof/>
          <w:webHidden/>
        </w:rPr>
        <w:fldChar w:fldCharType="begin"/>
      </w:r>
      <w:r w:rsidR="00D7214B">
        <w:rPr>
          <w:noProof/>
          <w:webHidden/>
        </w:rPr>
        <w:instrText xml:space="preserve"> PAGEREF _Toc19103688 \h </w:instrText>
      </w:r>
      <w:r w:rsidR="00D7214B">
        <w:rPr>
          <w:noProof/>
          <w:webHidden/>
        </w:rPr>
      </w:r>
      <w:r w:rsidR="00D7214B">
        <w:rPr>
          <w:noProof/>
          <w:webHidden/>
        </w:rPr>
        <w:fldChar w:fldCharType="separate"/>
      </w:r>
      <w:ins w:id="113" w:author="Huang, Lili" w:date="2019-12-09T08:59:00Z">
        <w:r w:rsidR="0013244D">
          <w:rPr>
            <w:noProof/>
            <w:webHidden/>
          </w:rPr>
          <w:t>31</w:t>
        </w:r>
      </w:ins>
      <w:del w:id="114" w:author="Huang, Lili" w:date="2019-12-09T08:59:00Z">
        <w:r w:rsidR="00D7214B" w:rsidDel="0013244D">
          <w:rPr>
            <w:noProof/>
            <w:webHidden/>
          </w:rPr>
          <w:delText>30</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"_Toc19103689" </w:instrText>
      </w:r>
      <w:ins w:id="115" w:author="Huang, Lili" w:date="2019-12-09T08:59:00Z">
        <w:r w:rsidR="0013244D">
          <w:rPr>
            <w:rStyle w:val="Hyperlink"/>
            <w:noProof/>
          </w:rPr>
        </w:r>
      </w:ins>
      <w:r>
        <w:rPr>
          <w:rStyle w:val="Hyperlink"/>
          <w:noProof/>
        </w:rPr>
        <w:fldChar w:fldCharType="separate"/>
      </w:r>
      <w:r w:rsidR="00D7214B" w:rsidRPr="00E45FE1">
        <w:rPr>
          <w:rStyle w:val="Hyperlink"/>
          <w:noProof/>
        </w:rPr>
        <w:t>7.1.</w:t>
      </w:r>
      <w:r w:rsidR="00D7214B">
        <w:rPr>
          <w:rFonts w:asciiTheme="minorHAnsi" w:eastAsiaTheme="minorEastAsia" w:hAnsiTheme="minorHAnsi" w:cstheme="minorBidi"/>
          <w:noProof/>
          <w:sz w:val="22"/>
          <w:szCs w:val="22"/>
        </w:rPr>
        <w:tab/>
      </w:r>
      <w:r w:rsidR="00D7214B" w:rsidRPr="00E45FE1">
        <w:rPr>
          <w:rStyle w:val="Hyperlink"/>
          <w:noProof/>
        </w:rPr>
        <w:t>Pending Acknowledgement</w:t>
      </w:r>
      <w:r w:rsidR="00D7214B">
        <w:rPr>
          <w:noProof/>
          <w:webHidden/>
        </w:rPr>
        <w:tab/>
      </w:r>
      <w:r w:rsidR="00D7214B">
        <w:rPr>
          <w:noProof/>
          <w:webHidden/>
        </w:rPr>
        <w:fldChar w:fldCharType="begin"/>
      </w:r>
      <w:r w:rsidR="00D7214B">
        <w:rPr>
          <w:noProof/>
          <w:webHidden/>
        </w:rPr>
        <w:instrText xml:space="preserve"> PAGEREF _Toc19103689 \h </w:instrText>
      </w:r>
      <w:r w:rsidR="00D7214B">
        <w:rPr>
          <w:noProof/>
          <w:webHidden/>
        </w:rPr>
      </w:r>
      <w:r w:rsidR="00D7214B">
        <w:rPr>
          <w:noProof/>
          <w:webHidden/>
        </w:rPr>
        <w:fldChar w:fldCharType="separate"/>
      </w:r>
      <w:ins w:id="116" w:author="Huang, Lili" w:date="2019-12-09T08:59:00Z">
        <w:r w:rsidR="0013244D">
          <w:rPr>
            <w:noProof/>
            <w:webHidden/>
          </w:rPr>
          <w:t>31</w:t>
        </w:r>
      </w:ins>
      <w:del w:id="117" w:author="Huang, Lili" w:date="2019-12-09T08:59:00Z">
        <w:r w:rsidR="00D7214B" w:rsidDel="0013244D">
          <w:rPr>
            <w:noProof/>
            <w:webHidden/>
          </w:rPr>
          <w:delText>30</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"_Toc19103690" </w:instrText>
      </w:r>
      <w:ins w:id="118" w:author="Huang, Lili" w:date="2019-12-09T08:59:00Z">
        <w:r w:rsidR="0013244D">
          <w:rPr>
            <w:rStyle w:val="Hyperlink"/>
            <w:noProof/>
          </w:rPr>
        </w:r>
      </w:ins>
      <w:r>
        <w:rPr>
          <w:rStyle w:val="Hyperlink"/>
          <w:noProof/>
        </w:rPr>
        <w:fldChar w:fldCharType="separate"/>
      </w:r>
      <w:r w:rsidR="00D7214B" w:rsidRPr="00E45FE1">
        <w:rPr>
          <w:rStyle w:val="Hyperlink"/>
          <w:noProof/>
        </w:rPr>
        <w:t>7.2.</w:t>
      </w:r>
      <w:r w:rsidR="00D7214B">
        <w:rPr>
          <w:rFonts w:asciiTheme="minorHAnsi" w:eastAsiaTheme="minorEastAsia" w:hAnsiTheme="minorHAnsi" w:cstheme="minorBidi"/>
          <w:noProof/>
          <w:sz w:val="22"/>
          <w:szCs w:val="22"/>
        </w:rPr>
        <w:tab/>
      </w:r>
      <w:r w:rsidR="00D7214B" w:rsidRPr="00E45FE1">
        <w:rPr>
          <w:rStyle w:val="Hyperlink"/>
          <w:noProof/>
        </w:rPr>
        <w:t>Pending Research</w:t>
      </w:r>
      <w:r w:rsidR="00D7214B">
        <w:rPr>
          <w:noProof/>
          <w:webHidden/>
        </w:rPr>
        <w:tab/>
      </w:r>
      <w:r w:rsidR="00D7214B">
        <w:rPr>
          <w:noProof/>
          <w:webHidden/>
        </w:rPr>
        <w:fldChar w:fldCharType="begin"/>
      </w:r>
      <w:r w:rsidR="00D7214B">
        <w:rPr>
          <w:noProof/>
          <w:webHidden/>
        </w:rPr>
        <w:instrText xml:space="preserve"> PAGEREF _Toc19103690 \h </w:instrText>
      </w:r>
      <w:r w:rsidR="00D7214B">
        <w:rPr>
          <w:noProof/>
          <w:webHidden/>
        </w:rPr>
      </w:r>
      <w:r w:rsidR="00D7214B">
        <w:rPr>
          <w:noProof/>
          <w:webHidden/>
        </w:rPr>
        <w:fldChar w:fldCharType="separate"/>
      </w:r>
      <w:ins w:id="119" w:author="Huang, Lili" w:date="2019-12-09T08:59:00Z">
        <w:r w:rsidR="0013244D">
          <w:rPr>
            <w:noProof/>
            <w:webHidden/>
          </w:rPr>
          <w:t>32</w:t>
        </w:r>
      </w:ins>
      <w:del w:id="120" w:author="Huang, Lili" w:date="2019-12-09T08:59:00Z">
        <w:r w:rsidR="00D7214B" w:rsidDel="0013244D">
          <w:rPr>
            <w:noProof/>
            <w:webHidden/>
          </w:rPr>
          <w:delText>31</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"_Toc19103691" </w:instrText>
      </w:r>
      <w:ins w:id="121" w:author="Huang, Lili" w:date="2019-12-09T08:59:00Z">
        <w:r w:rsidR="0013244D">
          <w:rPr>
            <w:rStyle w:val="Hyperlink"/>
            <w:noProof/>
          </w:rPr>
        </w:r>
      </w:ins>
      <w:r>
        <w:rPr>
          <w:rStyle w:val="Hyperlink"/>
          <w:noProof/>
        </w:rPr>
        <w:fldChar w:fldCharType="separate"/>
      </w:r>
      <w:r w:rsidR="00D7214B" w:rsidRPr="00E45FE1">
        <w:rPr>
          <w:rStyle w:val="Hyperlink"/>
          <w:noProof/>
        </w:rPr>
        <w:t>7.3.</w:t>
      </w:r>
      <w:r w:rsidR="00D7214B">
        <w:rPr>
          <w:rFonts w:asciiTheme="minorHAnsi" w:eastAsiaTheme="minorEastAsia" w:hAnsiTheme="minorHAnsi" w:cstheme="minorBidi"/>
          <w:noProof/>
          <w:sz w:val="22"/>
          <w:szCs w:val="22"/>
        </w:rPr>
        <w:tab/>
      </w:r>
      <w:r w:rsidR="00D7214B" w:rsidRPr="00E45FE1">
        <w:rPr>
          <w:rStyle w:val="Hyperlink"/>
          <w:noProof/>
        </w:rPr>
        <w:t>Pending CSE</w:t>
      </w:r>
      <w:r w:rsidR="00D7214B">
        <w:rPr>
          <w:noProof/>
          <w:webHidden/>
        </w:rPr>
        <w:tab/>
      </w:r>
      <w:r w:rsidR="00D7214B">
        <w:rPr>
          <w:noProof/>
          <w:webHidden/>
        </w:rPr>
        <w:fldChar w:fldCharType="begin"/>
      </w:r>
      <w:r w:rsidR="00D7214B">
        <w:rPr>
          <w:noProof/>
          <w:webHidden/>
        </w:rPr>
        <w:instrText xml:space="preserve"> PAGEREF _Toc19103691 \h </w:instrText>
      </w:r>
      <w:r w:rsidR="00D7214B">
        <w:rPr>
          <w:noProof/>
          <w:webHidden/>
        </w:rPr>
      </w:r>
      <w:r w:rsidR="00D7214B">
        <w:rPr>
          <w:noProof/>
          <w:webHidden/>
        </w:rPr>
        <w:fldChar w:fldCharType="separate"/>
      </w:r>
      <w:ins w:id="122" w:author="Huang, Lili" w:date="2019-12-09T08:59:00Z">
        <w:r w:rsidR="0013244D">
          <w:rPr>
            <w:noProof/>
            <w:webHidden/>
          </w:rPr>
          <w:t>32</w:t>
        </w:r>
      </w:ins>
      <w:del w:id="123" w:author="Huang, Lili" w:date="2019-12-09T08:59:00Z">
        <w:r w:rsidR="00D7214B" w:rsidDel="0013244D">
          <w:rPr>
            <w:noProof/>
            <w:webHidden/>
          </w:rPr>
          <w:delText>31</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"_Toc19103692" </w:instrText>
      </w:r>
      <w:ins w:id="124" w:author="Huang, Lili" w:date="2019-12-09T08:59:00Z">
        <w:r w:rsidR="0013244D">
          <w:rPr>
            <w:rStyle w:val="Hyperlink"/>
            <w:noProof/>
          </w:rPr>
        </w:r>
      </w:ins>
      <w:r>
        <w:rPr>
          <w:rStyle w:val="Hyperlink"/>
          <w:noProof/>
        </w:rPr>
        <w:fldChar w:fldCharType="separate"/>
      </w:r>
      <w:r w:rsidR="00D7214B" w:rsidRPr="00E45FE1">
        <w:rPr>
          <w:rStyle w:val="Hyperlink"/>
          <w:noProof/>
        </w:rPr>
        <w:t>7.4.</w:t>
      </w:r>
      <w:r w:rsidR="00D7214B">
        <w:rPr>
          <w:rFonts w:asciiTheme="minorHAnsi" w:eastAsiaTheme="minorEastAsia" w:hAnsiTheme="minorHAnsi" w:cstheme="minorBidi"/>
          <w:noProof/>
          <w:sz w:val="22"/>
          <w:szCs w:val="22"/>
        </w:rPr>
        <w:tab/>
      </w:r>
      <w:r w:rsidR="00D7214B" w:rsidRPr="00E45FE1">
        <w:rPr>
          <w:rStyle w:val="Hyperlink"/>
          <w:noProof/>
        </w:rPr>
        <w:t>Pending Short Call Review (Supervisor)</w:t>
      </w:r>
      <w:r w:rsidR="00D7214B">
        <w:rPr>
          <w:noProof/>
          <w:webHidden/>
        </w:rPr>
        <w:tab/>
      </w:r>
      <w:r w:rsidR="00D7214B">
        <w:rPr>
          <w:noProof/>
          <w:webHidden/>
        </w:rPr>
        <w:fldChar w:fldCharType="begin"/>
      </w:r>
      <w:r w:rsidR="00D7214B">
        <w:rPr>
          <w:noProof/>
          <w:webHidden/>
        </w:rPr>
        <w:instrText xml:space="preserve"> PAGEREF _Toc19103692 \h </w:instrText>
      </w:r>
      <w:r w:rsidR="00D7214B">
        <w:rPr>
          <w:noProof/>
          <w:webHidden/>
        </w:rPr>
      </w:r>
      <w:r w:rsidR="00D7214B">
        <w:rPr>
          <w:noProof/>
          <w:webHidden/>
        </w:rPr>
        <w:fldChar w:fldCharType="separate"/>
      </w:r>
      <w:ins w:id="125" w:author="Huang, Lili" w:date="2019-12-09T08:59:00Z">
        <w:r w:rsidR="0013244D">
          <w:rPr>
            <w:noProof/>
            <w:webHidden/>
          </w:rPr>
          <w:t>32</w:t>
        </w:r>
      </w:ins>
      <w:del w:id="126" w:author="Huang, Lili" w:date="2019-12-09T08:59:00Z">
        <w:r w:rsidR="00D7214B" w:rsidDel="0013244D">
          <w:rPr>
            <w:noProof/>
            <w:webHidden/>
          </w:rPr>
          <w:delText>31</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"_Toc19103693" </w:instrText>
      </w:r>
      <w:ins w:id="127" w:author="Huang, Lili" w:date="2019-12-09T08:59:00Z">
        <w:r w:rsidR="0013244D">
          <w:rPr>
            <w:rStyle w:val="Hyperlink"/>
            <w:noProof/>
          </w:rPr>
        </w:r>
      </w:ins>
      <w:r>
        <w:rPr>
          <w:rStyle w:val="Hyperlink"/>
          <w:noProof/>
        </w:rPr>
        <w:fldChar w:fldCharType="separate"/>
      </w:r>
      <w:r w:rsidR="00D7214B" w:rsidRPr="00E45FE1">
        <w:rPr>
          <w:rStyle w:val="Hyperlink"/>
          <w:noProof/>
        </w:rPr>
        <w:t>7.5.</w:t>
      </w:r>
      <w:r w:rsidR="00D7214B">
        <w:rPr>
          <w:rFonts w:asciiTheme="minorHAnsi" w:eastAsiaTheme="minorEastAsia" w:hAnsiTheme="minorHAnsi" w:cstheme="minorBidi"/>
          <w:noProof/>
          <w:sz w:val="22"/>
          <w:szCs w:val="22"/>
        </w:rPr>
        <w:tab/>
      </w:r>
      <w:r w:rsidR="00D7214B" w:rsidRPr="00E45FE1">
        <w:rPr>
          <w:rStyle w:val="Hyperlink"/>
          <w:noProof/>
        </w:rPr>
        <w:t>Pending Short Call Confirm (Manager)</w:t>
      </w:r>
      <w:r w:rsidR="00D7214B">
        <w:rPr>
          <w:noProof/>
          <w:webHidden/>
        </w:rPr>
        <w:tab/>
      </w:r>
      <w:r w:rsidR="00D7214B">
        <w:rPr>
          <w:noProof/>
          <w:webHidden/>
        </w:rPr>
        <w:fldChar w:fldCharType="begin"/>
      </w:r>
      <w:r w:rsidR="00D7214B">
        <w:rPr>
          <w:noProof/>
          <w:webHidden/>
        </w:rPr>
        <w:instrText xml:space="preserve"> PAGEREF _Toc19103693 \h </w:instrText>
      </w:r>
      <w:r w:rsidR="00D7214B">
        <w:rPr>
          <w:noProof/>
          <w:webHidden/>
        </w:rPr>
      </w:r>
      <w:r w:rsidR="00D7214B">
        <w:rPr>
          <w:noProof/>
          <w:webHidden/>
        </w:rPr>
        <w:fldChar w:fldCharType="separate"/>
      </w:r>
      <w:ins w:id="128" w:author="Huang, Lili" w:date="2019-12-09T08:59:00Z">
        <w:r w:rsidR="0013244D">
          <w:rPr>
            <w:noProof/>
            <w:webHidden/>
          </w:rPr>
          <w:t>32</w:t>
        </w:r>
      </w:ins>
      <w:del w:id="129" w:author="Huang, Lili" w:date="2019-12-09T08:59:00Z">
        <w:r w:rsidR="00D7214B" w:rsidDel="0013244D">
          <w:rPr>
            <w:noProof/>
            <w:webHidden/>
          </w:rPr>
          <w:delText>31</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"_Toc19103694" </w:instrText>
      </w:r>
      <w:ins w:id="130" w:author="Huang, Lili" w:date="2019-12-09T08:59:00Z">
        <w:r w:rsidR="0013244D">
          <w:rPr>
            <w:rStyle w:val="Hyperlink"/>
            <w:noProof/>
          </w:rPr>
        </w:r>
      </w:ins>
      <w:r>
        <w:rPr>
          <w:rStyle w:val="Hyperlink"/>
          <w:noProof/>
        </w:rPr>
        <w:fldChar w:fldCharType="separate"/>
      </w:r>
      <w:r w:rsidR="00D7214B" w:rsidRPr="00E45FE1">
        <w:rPr>
          <w:rStyle w:val="Hyperlink"/>
          <w:noProof/>
        </w:rPr>
        <w:t>7.6.</w:t>
      </w:r>
      <w:r w:rsidR="00D7214B">
        <w:rPr>
          <w:rFonts w:asciiTheme="minorHAnsi" w:eastAsiaTheme="minorEastAsia" w:hAnsiTheme="minorHAnsi" w:cstheme="minorBidi"/>
          <w:noProof/>
          <w:sz w:val="22"/>
          <w:szCs w:val="22"/>
        </w:rPr>
        <w:tab/>
      </w:r>
      <w:r w:rsidR="00D7214B" w:rsidRPr="00E45FE1">
        <w:rPr>
          <w:rStyle w:val="Hyperlink"/>
          <w:noProof/>
        </w:rPr>
        <w:t>Pending Regular Review</w:t>
      </w:r>
      <w:r w:rsidR="00D7214B">
        <w:rPr>
          <w:noProof/>
          <w:webHidden/>
        </w:rPr>
        <w:tab/>
      </w:r>
      <w:r w:rsidR="00D7214B">
        <w:rPr>
          <w:noProof/>
          <w:webHidden/>
        </w:rPr>
        <w:fldChar w:fldCharType="begin"/>
      </w:r>
      <w:r w:rsidR="00D7214B">
        <w:rPr>
          <w:noProof/>
          <w:webHidden/>
        </w:rPr>
        <w:instrText xml:space="preserve"> PAGEREF _Toc19103694 \h </w:instrText>
      </w:r>
      <w:r w:rsidR="00D7214B">
        <w:rPr>
          <w:noProof/>
          <w:webHidden/>
        </w:rPr>
      </w:r>
      <w:r w:rsidR="00D7214B">
        <w:rPr>
          <w:noProof/>
          <w:webHidden/>
        </w:rPr>
        <w:fldChar w:fldCharType="separate"/>
      </w:r>
      <w:ins w:id="131" w:author="Huang, Lili" w:date="2019-12-09T08:59:00Z">
        <w:r w:rsidR="0013244D">
          <w:rPr>
            <w:noProof/>
            <w:webHidden/>
          </w:rPr>
          <w:t>32</w:t>
        </w:r>
      </w:ins>
      <w:del w:id="132" w:author="Huang, Lili" w:date="2019-12-09T08:59:00Z">
        <w:r w:rsidR="00D7214B" w:rsidDel="0013244D">
          <w:rPr>
            <w:noProof/>
            <w:webHidden/>
          </w:rPr>
          <w:delText>31</w:delText>
        </w:r>
      </w:del>
      <w:r w:rsidR="00D7214B">
        <w:rPr>
          <w:noProof/>
          <w:webHidden/>
        </w:rPr>
        <w:fldChar w:fldCharType="end"/>
      </w:r>
      <w:r>
        <w:rPr>
          <w:noProof/>
        </w:rPr>
        <w:fldChar w:fldCharType="end"/>
      </w:r>
    </w:p>
    <w:p w:rsidR="00D7214B" w:rsidRDefault="00C516A7">
      <w:pPr>
        <w:pStyle w:val="TOC2"/>
        <w:tabs>
          <w:tab w:val="left" w:pos="800"/>
          <w:tab w:val="right" w:leader="dot" w:pos="8630"/>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HYPERLINK \l "_Toc19103696" </w:instrText>
      </w:r>
      <w:ins w:id="133" w:author="Huang, Lili" w:date="2019-12-09T08:59:00Z">
        <w:r w:rsidR="0013244D">
          <w:rPr>
            <w:rStyle w:val="Hyperlink"/>
            <w:noProof/>
          </w:rPr>
        </w:r>
      </w:ins>
      <w:r>
        <w:rPr>
          <w:rStyle w:val="Hyperlink"/>
          <w:noProof/>
        </w:rPr>
        <w:fldChar w:fldCharType="separate"/>
      </w:r>
      <w:r w:rsidR="00D7214B" w:rsidRPr="00E45FE1">
        <w:rPr>
          <w:rStyle w:val="Hyperlink"/>
          <w:noProof/>
        </w:rPr>
        <w:t>7.7.</w:t>
      </w:r>
      <w:r w:rsidR="00D7214B">
        <w:rPr>
          <w:rFonts w:asciiTheme="minorHAnsi" w:eastAsiaTheme="minorEastAsia" w:hAnsiTheme="minorHAnsi" w:cstheme="minorBidi"/>
          <w:noProof/>
          <w:sz w:val="22"/>
          <w:szCs w:val="22"/>
        </w:rPr>
        <w:tab/>
      </w:r>
      <w:r w:rsidR="00D7214B" w:rsidRPr="00E45FE1">
        <w:rPr>
          <w:rStyle w:val="Hyperlink"/>
          <w:noProof/>
        </w:rPr>
        <w:t>Pending Follow-Up</w:t>
      </w:r>
      <w:r w:rsidR="00D7214B">
        <w:rPr>
          <w:noProof/>
          <w:webHidden/>
        </w:rPr>
        <w:tab/>
      </w:r>
      <w:r w:rsidR="00D7214B">
        <w:rPr>
          <w:noProof/>
          <w:webHidden/>
        </w:rPr>
        <w:fldChar w:fldCharType="begin"/>
      </w:r>
      <w:r w:rsidR="00D7214B">
        <w:rPr>
          <w:noProof/>
          <w:webHidden/>
        </w:rPr>
        <w:instrText xml:space="preserve"> PAGEREF _Toc19103696 \h </w:instrText>
      </w:r>
      <w:r w:rsidR="00D7214B">
        <w:rPr>
          <w:noProof/>
          <w:webHidden/>
        </w:rPr>
      </w:r>
      <w:r w:rsidR="00D7214B">
        <w:rPr>
          <w:noProof/>
          <w:webHidden/>
        </w:rPr>
        <w:fldChar w:fldCharType="separate"/>
      </w:r>
      <w:ins w:id="134" w:author="Huang, Lili" w:date="2019-12-09T08:59:00Z">
        <w:r w:rsidR="0013244D">
          <w:rPr>
            <w:noProof/>
            <w:webHidden/>
          </w:rPr>
          <w:t>33</w:t>
        </w:r>
      </w:ins>
      <w:del w:id="135" w:author="Huang, Lili" w:date="2019-12-09T08:59:00Z">
        <w:r w:rsidR="00D7214B" w:rsidDel="0013244D">
          <w:rPr>
            <w:noProof/>
            <w:webHidden/>
          </w:rPr>
          <w:delText>32</w:delText>
        </w:r>
      </w:del>
      <w:r w:rsidR="00D7214B">
        <w:rPr>
          <w:noProof/>
          <w:webHidden/>
        </w:rPr>
        <w:fldChar w:fldCharType="end"/>
      </w:r>
      <w:r>
        <w:rPr>
          <w:noProof/>
        </w:rPr>
        <w:fldChar w:fldCharType="end"/>
      </w:r>
    </w:p>
    <w:p w:rsidR="00D7214B" w:rsidRDefault="00C516A7">
      <w:pPr>
        <w:pStyle w:val="TOC2"/>
        <w:tabs>
          <w:tab w:val="left" w:pos="600"/>
          <w:tab w:val="right" w:leader="dot" w:pos="8630"/>
        </w:tabs>
        <w:rPr>
          <w:rFonts w:asciiTheme="minorHAnsi" w:eastAsiaTheme="minorEastAsia" w:hAnsiTheme="minorHAnsi" w:cstheme="minorBidi"/>
          <w:noProof/>
          <w:sz w:val="22"/>
          <w:szCs w:val="22"/>
        </w:rPr>
      </w:pPr>
      <w:r>
        <w:rPr>
          <w:rStyle w:val="Hyperlink"/>
          <w:b/>
          <w:noProof/>
        </w:rPr>
        <w:fldChar w:fldCharType="begin"/>
      </w:r>
      <w:r>
        <w:rPr>
          <w:rStyle w:val="Hyperlink"/>
          <w:b/>
          <w:noProof/>
        </w:rPr>
        <w:instrText xml:space="preserve"> HYPERLINK \l "_Toc19103697" </w:instrText>
      </w:r>
      <w:ins w:id="136" w:author="Huang, Lili" w:date="2019-12-09T08:59:00Z">
        <w:r w:rsidR="0013244D">
          <w:rPr>
            <w:rStyle w:val="Hyperlink"/>
            <w:b/>
            <w:noProof/>
          </w:rPr>
        </w:r>
      </w:ins>
      <w:r>
        <w:rPr>
          <w:rStyle w:val="Hyperlink"/>
          <w:b/>
          <w:noProof/>
        </w:rPr>
        <w:fldChar w:fldCharType="separate"/>
      </w:r>
      <w:r w:rsidR="00D7214B" w:rsidRPr="00E45FE1">
        <w:rPr>
          <w:rStyle w:val="Hyperlink"/>
          <w:b/>
          <w:noProof/>
        </w:rPr>
        <w:t>8.</w:t>
      </w:r>
      <w:r w:rsidR="00D7214B">
        <w:rPr>
          <w:rFonts w:asciiTheme="minorHAnsi" w:eastAsiaTheme="minorEastAsia" w:hAnsiTheme="minorHAnsi" w:cstheme="minorBidi"/>
          <w:noProof/>
          <w:sz w:val="22"/>
          <w:szCs w:val="22"/>
        </w:rPr>
        <w:tab/>
      </w:r>
      <w:r w:rsidR="00D7214B" w:rsidRPr="00E45FE1">
        <w:rPr>
          <w:rStyle w:val="Hyperlink"/>
          <w:b/>
          <w:noProof/>
        </w:rPr>
        <w:t>Instruction text</w:t>
      </w:r>
      <w:r w:rsidR="00D7214B">
        <w:rPr>
          <w:noProof/>
          <w:webHidden/>
        </w:rPr>
        <w:tab/>
      </w:r>
      <w:r w:rsidR="00D7214B">
        <w:rPr>
          <w:noProof/>
          <w:webHidden/>
        </w:rPr>
        <w:fldChar w:fldCharType="begin"/>
      </w:r>
      <w:r w:rsidR="00D7214B">
        <w:rPr>
          <w:noProof/>
          <w:webHidden/>
        </w:rPr>
        <w:instrText xml:space="preserve"> PAGEREF _Toc19103697 \h </w:instrText>
      </w:r>
      <w:r w:rsidR="00D7214B">
        <w:rPr>
          <w:noProof/>
          <w:webHidden/>
        </w:rPr>
      </w:r>
      <w:r w:rsidR="00D7214B">
        <w:rPr>
          <w:noProof/>
          <w:webHidden/>
        </w:rPr>
        <w:fldChar w:fldCharType="separate"/>
      </w:r>
      <w:ins w:id="137" w:author="Huang, Lili" w:date="2019-12-09T08:59:00Z">
        <w:r w:rsidR="0013244D">
          <w:rPr>
            <w:noProof/>
            <w:webHidden/>
          </w:rPr>
          <w:t>33</w:t>
        </w:r>
      </w:ins>
      <w:del w:id="138" w:author="Huang, Lili" w:date="2019-12-09T08:59:00Z">
        <w:r w:rsidR="00D7214B" w:rsidDel="0013244D">
          <w:rPr>
            <w:noProof/>
            <w:webHidden/>
          </w:rPr>
          <w:delText>32</w:delText>
        </w:r>
      </w:del>
      <w:r w:rsidR="00D7214B">
        <w:rPr>
          <w:noProof/>
          <w:webHidden/>
        </w:rPr>
        <w:fldChar w:fldCharType="end"/>
      </w:r>
      <w:r>
        <w:rPr>
          <w:noProof/>
        </w:rPr>
        <w:fldChar w:fldCharType="end"/>
      </w:r>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139" w:name="_Toc19103650"/>
      <w:r w:rsidRPr="00251693">
        <w:rPr>
          <w:b/>
        </w:rPr>
        <w:lastRenderedPageBreak/>
        <w:t>Description</w:t>
      </w:r>
      <w:bookmarkEnd w:id="139"/>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User has a role as “ECL” in Historical_Dashboard_ACL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140" w:name="_Toc19103651"/>
      <w:r>
        <w:rPr>
          <w:b/>
        </w:rPr>
        <w:t>Business Logic – ReviewController.cs</w:t>
      </w:r>
      <w:bookmarkEnd w:id="140"/>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rsidR="00914E5B" w:rsidRDefault="00914E5B" w:rsidP="007A38A2">
      <w:pPr>
        <w:pStyle w:val="ListParagraph"/>
        <w:numPr>
          <w:ilvl w:val="0"/>
          <w:numId w:val="8"/>
        </w:numPr>
        <w:autoSpaceDE w:val="0"/>
        <w:autoSpaceDN w:val="0"/>
        <w:adjustRightInd w:val="0"/>
      </w:pPr>
      <w:r>
        <w:t>If current page is My Dashboard</w:t>
      </w:r>
    </w:p>
    <w:p w:rsidR="00972AC0" w:rsidRDefault="00972AC0" w:rsidP="00972AC0">
      <w:pPr>
        <w:pStyle w:val="ListParagraph"/>
        <w:autoSpaceDE w:val="0"/>
        <w:autoSpaceDN w:val="0"/>
        <w:adjustRightInd w:val="0"/>
        <w:ind w:left="1800" w:firstLine="360"/>
      </w:pPr>
      <w:r>
        <w:t>If Short Call</w:t>
      </w:r>
    </w:p>
    <w:p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rsidR="00972AC0" w:rsidRDefault="00972AC0" w:rsidP="00972AC0">
      <w:pPr>
        <w:pStyle w:val="ListParagraph"/>
        <w:autoSpaceDE w:val="0"/>
        <w:autoSpaceDN w:val="0"/>
        <w:adjustRightInd w:val="0"/>
        <w:ind w:left="1800" w:firstLine="360"/>
      </w:pPr>
      <w:r>
        <w:t xml:space="preserve">    Load short call list from database;</w:t>
      </w:r>
    </w:p>
    <w:p w:rsidR="00972AC0" w:rsidRDefault="00972AC0" w:rsidP="00972AC0">
      <w:pPr>
        <w:pStyle w:val="ListParagraph"/>
        <w:autoSpaceDE w:val="0"/>
        <w:autoSpaceDN w:val="0"/>
        <w:adjustRightInd w:val="0"/>
        <w:ind w:left="1800" w:firstLine="360"/>
      </w:pPr>
      <w:r>
        <w:t>End If Short Call;</w:t>
      </w:r>
    </w:p>
    <w:p w:rsidR="00972AC0" w:rsidRDefault="00972AC0" w:rsidP="00566351">
      <w:pPr>
        <w:pStyle w:val="ListParagraph"/>
        <w:autoSpaceDE w:val="0"/>
        <w:autoSpaceDN w:val="0"/>
        <w:adjustRightInd w:val="0"/>
        <w:ind w:left="1800" w:firstLine="360"/>
      </w:pPr>
    </w:p>
    <w:p w:rsidR="007A32D0" w:rsidRDefault="0054725F" w:rsidP="00566351">
      <w:pPr>
        <w:pStyle w:val="ListParagraph"/>
        <w:autoSpaceDE w:val="0"/>
        <w:autoSpaceDN w:val="0"/>
        <w:adjustRightInd w:val="0"/>
        <w:ind w:left="1800" w:firstLine="360"/>
      </w:pPr>
      <w:r>
        <w:t>Determine Pending Form Type (See section 5 for details);</w:t>
      </w:r>
    </w:p>
    <w:p w:rsidR="00D46E3B" w:rsidRDefault="00D46E3B" w:rsidP="00566351">
      <w:pPr>
        <w:pStyle w:val="ListParagraph"/>
        <w:autoSpaceDE w:val="0"/>
        <w:autoSpaceDN w:val="0"/>
        <w:adjustRightInd w:val="0"/>
        <w:ind w:left="1800" w:firstLine="360"/>
      </w:pPr>
      <w:r>
        <w:t>Determine Review Page display mode (Read Only vs Editable)</w:t>
      </w:r>
      <w:r w:rsidR="005A5821">
        <w:t>;</w:t>
      </w:r>
    </w:p>
    <w:p w:rsidR="005A5821" w:rsidRDefault="005A5821" w:rsidP="00566351">
      <w:pPr>
        <w:pStyle w:val="ListParagraph"/>
        <w:autoSpaceDE w:val="0"/>
        <w:autoSpaceDN w:val="0"/>
        <w:adjustRightInd w:val="0"/>
        <w:ind w:left="1800" w:firstLine="360"/>
      </w:pPr>
    </w:p>
    <w:p w:rsidR="005A5821" w:rsidRDefault="005A5821" w:rsidP="00566351">
      <w:pPr>
        <w:pStyle w:val="ListParagraph"/>
        <w:autoSpaceDE w:val="0"/>
        <w:autoSpaceDN w:val="0"/>
        <w:adjustRightInd w:val="0"/>
        <w:ind w:left="1800" w:firstLine="360"/>
      </w:pPr>
      <w:r>
        <w:t>Display Review Page;</w:t>
      </w:r>
    </w:p>
    <w:p w:rsidR="0054725F" w:rsidRDefault="0054725F" w:rsidP="00566351">
      <w:pPr>
        <w:pStyle w:val="ListParagraph"/>
        <w:autoSpaceDE w:val="0"/>
        <w:autoSpaceDN w:val="0"/>
        <w:adjustRightInd w:val="0"/>
        <w:ind w:left="1800" w:firstLine="360"/>
      </w:pPr>
    </w:p>
    <w:p w:rsidR="005A5821" w:rsidRDefault="005A5821" w:rsidP="00AC47BE">
      <w:pPr>
        <w:pStyle w:val="ListParagraph"/>
        <w:autoSpaceDE w:val="0"/>
        <w:autoSpaceDN w:val="0"/>
        <w:adjustRightInd w:val="0"/>
        <w:ind w:left="2160"/>
      </w:pPr>
    </w:p>
    <w:p w:rsidR="00D620DB" w:rsidRDefault="005A5821" w:rsidP="00AC47BE">
      <w:pPr>
        <w:pStyle w:val="ListParagraph"/>
        <w:autoSpaceDE w:val="0"/>
        <w:autoSpaceDN w:val="0"/>
        <w:adjustRightInd w:val="0"/>
        <w:ind w:left="2160"/>
        <w:rPr>
          <w:i/>
        </w:rPr>
      </w:pPr>
      <w:r w:rsidRPr="005A5821">
        <w:rPr>
          <w:i/>
        </w:rPr>
        <w:t xml:space="preserve">Note: </w:t>
      </w:r>
    </w:p>
    <w:p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rsidR="00FB2CFD" w:rsidRDefault="00FB2CFD" w:rsidP="00AC47BE">
      <w:pPr>
        <w:pStyle w:val="ListParagraph"/>
        <w:autoSpaceDE w:val="0"/>
        <w:autoSpaceDN w:val="0"/>
        <w:adjustRightInd w:val="0"/>
        <w:ind w:left="2160"/>
      </w:pPr>
    </w:p>
    <w:p w:rsidR="00FB2CFD" w:rsidRDefault="00FB2CFD" w:rsidP="00AC47BE">
      <w:pPr>
        <w:pStyle w:val="ListParagraph"/>
        <w:autoSpaceDE w:val="0"/>
        <w:autoSpaceDN w:val="0"/>
        <w:adjustRightInd w:val="0"/>
        <w:ind w:left="2160"/>
      </w:pPr>
      <w:r>
        <w:lastRenderedPageBreak/>
        <w:t>Display Review Page</w:t>
      </w:r>
      <w:r w:rsidR="0089647C">
        <w:t>;</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141" w:name="_Toc19103652"/>
      <w:r w:rsidRPr="00664275">
        <w:rPr>
          <w:b/>
        </w:rPr>
        <w:t>P</w:t>
      </w:r>
      <w:r w:rsidR="00EF5FC8" w:rsidRPr="00664275">
        <w:rPr>
          <w:b/>
        </w:rPr>
        <w:t>age details</w:t>
      </w:r>
      <w:bookmarkEnd w:id="141"/>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42" w:name="_Toc19103653"/>
      <w:r w:rsidRPr="0033187B">
        <w:t>Views\</w:t>
      </w:r>
      <w:r w:rsidR="00665FB9">
        <w:t>Review</w:t>
      </w:r>
      <w:r w:rsidRPr="0033187B">
        <w:t>\</w:t>
      </w:r>
      <w:r w:rsidR="00E14B1F" w:rsidRPr="0033187B">
        <w:t>_</w:t>
      </w:r>
      <w:r w:rsidR="00665FB9">
        <w:t>ReviewCoachingHome.cshtml</w:t>
      </w:r>
      <w:r w:rsidR="00F416CC">
        <w:t>, _ViewWarningLog.cshtml</w:t>
      </w:r>
      <w:bookmarkEnd w:id="142"/>
    </w:p>
    <w:p w:rsidR="009B2A2F" w:rsidRDefault="009B2A2F" w:rsidP="007A38A2">
      <w:pPr>
        <w:pStyle w:val="ListParagraph"/>
        <w:numPr>
          <w:ilvl w:val="2"/>
          <w:numId w:val="3"/>
        </w:numPr>
        <w:autoSpaceDE w:val="0"/>
        <w:autoSpaceDN w:val="0"/>
        <w:adjustRightInd w:val="0"/>
        <w:outlineLvl w:val="1"/>
      </w:pPr>
      <w:bookmarkStart w:id="143" w:name="_Toc19103654"/>
      <w:r>
        <w:t>Razor pages comprising Web Page</w:t>
      </w:r>
      <w:bookmarkEnd w:id="143"/>
    </w:p>
    <w:p w:rsidR="00CE6481" w:rsidRDefault="00CE6481" w:rsidP="005D1F00">
      <w:pPr>
        <w:autoSpaceDE w:val="0"/>
        <w:autoSpaceDN w:val="0"/>
        <w:adjustRightInd w:val="0"/>
        <w:ind w:left="2088" w:firstLine="72"/>
      </w:pPr>
      <w:r>
        <w:t>_</w:t>
      </w:r>
      <w:r w:rsidR="00A35BF6">
        <w:t>AcknowledgeCoaching</w:t>
      </w:r>
      <w:r>
        <w:t>.cshtml</w:t>
      </w:r>
    </w:p>
    <w:p w:rsidR="009952C7" w:rsidRDefault="009952C7" w:rsidP="005D1F00">
      <w:pPr>
        <w:autoSpaceDE w:val="0"/>
        <w:autoSpaceDN w:val="0"/>
        <w:adjustRightInd w:val="0"/>
        <w:ind w:left="2088" w:firstLine="72"/>
      </w:pPr>
      <w:r>
        <w:t>_ConfirmReviewShortCalls.cshtml</w:t>
      </w:r>
    </w:p>
    <w:p w:rsidR="009952C7" w:rsidRDefault="009952C7" w:rsidP="005D1F00">
      <w:pPr>
        <w:autoSpaceDE w:val="0"/>
        <w:autoSpaceDN w:val="0"/>
        <w:adjustRightInd w:val="0"/>
        <w:ind w:left="2088" w:firstLine="72"/>
      </w:pPr>
      <w:r>
        <w:t>_EmployeeReivewInfo.cshtml</w:t>
      </w:r>
    </w:p>
    <w:p w:rsidR="009952C7" w:rsidRDefault="009952C7" w:rsidP="005D1F00">
      <w:pPr>
        <w:autoSpaceDE w:val="0"/>
        <w:autoSpaceDN w:val="0"/>
        <w:adjustRightInd w:val="0"/>
        <w:ind w:left="2088" w:firstLine="72"/>
      </w:pPr>
      <w:r>
        <w:t>_Error.cshtml</w:t>
      </w:r>
    </w:p>
    <w:p w:rsidR="009952C7" w:rsidRDefault="009952C7" w:rsidP="005D1F00">
      <w:pPr>
        <w:autoSpaceDE w:val="0"/>
        <w:autoSpaceDN w:val="0"/>
        <w:adjustRightInd w:val="0"/>
        <w:ind w:left="2088" w:firstLine="72"/>
      </w:pPr>
      <w:r>
        <w:t>_ManagerReviewInfo.cshtml</w:t>
      </w:r>
    </w:p>
    <w:p w:rsidR="009952C7" w:rsidRDefault="00F4333C" w:rsidP="005D1F00">
      <w:pPr>
        <w:autoSpaceDE w:val="0"/>
        <w:autoSpaceDN w:val="0"/>
        <w:adjustRightInd w:val="0"/>
        <w:ind w:left="2088" w:firstLine="72"/>
      </w:pPr>
      <w:r>
        <w:t>_Reasons.cshtml</w:t>
      </w:r>
    </w:p>
    <w:p w:rsidR="00E06E60" w:rsidRDefault="0010412E" w:rsidP="005D1F00">
      <w:pPr>
        <w:autoSpaceDE w:val="0"/>
        <w:autoSpaceDN w:val="0"/>
        <w:adjustRightInd w:val="0"/>
        <w:ind w:left="2088" w:firstLine="72"/>
      </w:pPr>
      <w:r>
        <w:t>_ReviewCoaching</w:t>
      </w:r>
      <w:r w:rsidR="00E06E60">
        <w:t>.cshtml</w:t>
      </w:r>
    </w:p>
    <w:p w:rsidR="000D61F8" w:rsidRDefault="000D61F8" w:rsidP="000D61F8">
      <w:pPr>
        <w:autoSpaceDE w:val="0"/>
        <w:autoSpaceDN w:val="0"/>
        <w:adjustRightInd w:val="0"/>
        <w:ind w:left="2088" w:firstLine="72"/>
      </w:pPr>
      <w:r>
        <w:t>_ReviewCoachingCse.cshtml</w:t>
      </w:r>
    </w:p>
    <w:p w:rsidR="000D61F8" w:rsidRDefault="000D61F8" w:rsidP="005D1F00">
      <w:pPr>
        <w:autoSpaceDE w:val="0"/>
        <w:autoSpaceDN w:val="0"/>
        <w:adjustRightInd w:val="0"/>
        <w:ind w:left="2088" w:firstLine="72"/>
      </w:pPr>
      <w:r>
        <w:t>_ReviewCoachingHome.cshtml</w:t>
      </w:r>
    </w:p>
    <w:p w:rsidR="00CF42EB" w:rsidRDefault="005C416A" w:rsidP="005D1F00">
      <w:pPr>
        <w:autoSpaceDE w:val="0"/>
        <w:autoSpaceDN w:val="0"/>
        <w:adjustRightInd w:val="0"/>
        <w:ind w:left="2088" w:firstLine="72"/>
      </w:pPr>
      <w:r>
        <w:t>_ReivewCoachingPending.cshtml</w:t>
      </w:r>
    </w:p>
    <w:p w:rsidR="005C416A" w:rsidRDefault="005C416A" w:rsidP="005D1F00">
      <w:pPr>
        <w:autoSpaceDE w:val="0"/>
        <w:autoSpaceDN w:val="0"/>
        <w:adjustRightInd w:val="0"/>
        <w:ind w:left="2088" w:firstLine="72"/>
      </w:pPr>
      <w:r>
        <w:t>_ReviewCoachingResearch.cshtml</w:t>
      </w:r>
    </w:p>
    <w:p w:rsidR="00E43668" w:rsidRDefault="001E0F83" w:rsidP="001E0F83">
      <w:pPr>
        <w:autoSpaceDE w:val="0"/>
        <w:autoSpaceDN w:val="0"/>
        <w:adjustRightInd w:val="0"/>
        <w:ind w:left="2088" w:firstLine="72"/>
      </w:pPr>
      <w:r>
        <w:t>_ReviewInfo.cshtml</w:t>
      </w:r>
      <w:r w:rsidR="00E43668">
        <w:t>_ReviewShortCalls.cshtml</w:t>
      </w:r>
    </w:p>
    <w:p w:rsidR="00472FD7" w:rsidRDefault="00472FD7" w:rsidP="005D1F00">
      <w:pPr>
        <w:autoSpaceDE w:val="0"/>
        <w:autoSpaceDN w:val="0"/>
        <w:adjustRightInd w:val="0"/>
        <w:ind w:left="2088" w:firstLine="72"/>
      </w:pPr>
      <w:r>
        <w:t>_Scorecards.xhtml</w:t>
      </w:r>
    </w:p>
    <w:p w:rsidR="00580BE9" w:rsidRDefault="00580BE9" w:rsidP="005D1F00">
      <w:pPr>
        <w:autoSpaceDE w:val="0"/>
        <w:autoSpaceDN w:val="0"/>
        <w:adjustRightInd w:val="0"/>
        <w:ind w:left="2088" w:firstLine="72"/>
      </w:pPr>
      <w:r>
        <w:t>_ShortCalls.cshtml</w:t>
      </w:r>
    </w:p>
    <w:p w:rsidR="001944D8" w:rsidRDefault="001944D8" w:rsidP="005D1F00">
      <w:pPr>
        <w:autoSpaceDE w:val="0"/>
        <w:autoSpaceDN w:val="0"/>
        <w:adjustRightInd w:val="0"/>
        <w:ind w:left="2088" w:firstLine="72"/>
      </w:pPr>
      <w:r>
        <w:t>_SupervisorReviewInfo.cshtml</w:t>
      </w:r>
    </w:p>
    <w:p w:rsidR="000D61F8" w:rsidRDefault="000D61F8" w:rsidP="000D61F8">
      <w:pPr>
        <w:autoSpaceDE w:val="0"/>
        <w:autoSpaceDN w:val="0"/>
        <w:adjustRightInd w:val="0"/>
        <w:ind w:left="2088" w:firstLine="72"/>
      </w:pPr>
      <w:r>
        <w:t>_Unauthorized.cshtml</w:t>
      </w:r>
    </w:p>
    <w:p w:rsidR="00852619" w:rsidRDefault="00852619" w:rsidP="005D1F00">
      <w:pPr>
        <w:autoSpaceDE w:val="0"/>
        <w:autoSpaceDN w:val="0"/>
        <w:adjustRightInd w:val="0"/>
        <w:ind w:left="2088" w:firstLine="72"/>
      </w:pPr>
      <w:r>
        <w:t>_ViewCoaching</w:t>
      </w:r>
      <w:r w:rsidR="0059297D">
        <w:t>Log</w:t>
      </w:r>
      <w:r>
        <w:t>.cshtml</w:t>
      </w:r>
    </w:p>
    <w:p w:rsidR="00852619" w:rsidRDefault="00852619" w:rsidP="005D1F00">
      <w:pPr>
        <w:autoSpaceDE w:val="0"/>
        <w:autoSpaceDN w:val="0"/>
        <w:adjustRightInd w:val="0"/>
        <w:ind w:left="2088" w:firstLine="72"/>
      </w:pPr>
      <w:r>
        <w:t>_ViewWarning</w:t>
      </w:r>
      <w:r w:rsidR="0059297D">
        <w:t>Log</w:t>
      </w:r>
      <w:r>
        <w:t>.cshtml</w:t>
      </w:r>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144" w:name="_Toc19103655"/>
      <w:r>
        <w:t>Layout Page</w:t>
      </w:r>
      <w:bookmarkEnd w:id="144"/>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145" w:name="_Toc19103656"/>
      <w:r>
        <w:t>Screen</w:t>
      </w:r>
      <w:r w:rsidR="001D2F61">
        <w:t>s</w:t>
      </w:r>
      <w:r>
        <w:t>hot</w:t>
      </w:r>
      <w:bookmarkEnd w:id="145"/>
    </w:p>
    <w:p w:rsidR="0071227E" w:rsidRDefault="0071227E" w:rsidP="009C5580">
      <w:pPr>
        <w:autoSpaceDE w:val="0"/>
        <w:autoSpaceDN w:val="0"/>
        <w:adjustRightInd w:val="0"/>
      </w:pPr>
    </w:p>
    <w:p w:rsidR="00FC695C" w:rsidRDefault="00FC695C" w:rsidP="009C5580">
      <w:pPr>
        <w:autoSpaceDE w:val="0"/>
        <w:autoSpaceDN w:val="0"/>
        <w:adjustRightInd w:val="0"/>
        <w:rPr>
          <w:ins w:id="146" w:author="Huang, Lili" w:date="2019-12-09T08:20:00Z"/>
          <w:b/>
        </w:rPr>
      </w:pPr>
      <w:ins w:id="147" w:author="Huang, Lili" w:date="2019-12-09T08:19:00Z">
        <w:r>
          <w:rPr>
            <w:b/>
          </w:rPr>
          <w:t xml:space="preserve">Review </w:t>
        </w:r>
      </w:ins>
      <w:ins w:id="148" w:author="Huang, Lili" w:date="2019-12-09T08:20:00Z">
        <w:r>
          <w:rPr>
            <w:b/>
          </w:rPr>
          <w:t>–</w:t>
        </w:r>
      </w:ins>
      <w:ins w:id="149" w:author="Huang, Lili" w:date="2019-12-09T08:19:00Z">
        <w:r>
          <w:rPr>
            <w:b/>
          </w:rPr>
          <w:t xml:space="preserve"> Warning </w:t>
        </w:r>
      </w:ins>
      <w:ins w:id="150" w:author="Huang, Lili" w:date="2019-12-09T08:20:00Z">
        <w:r>
          <w:rPr>
            <w:b/>
          </w:rPr>
          <w:t xml:space="preserve">log (Pending Employee Review) – </w:t>
        </w:r>
      </w:ins>
      <w:ins w:id="151" w:author="Huang, Lili" w:date="2019-12-09T08:24:00Z">
        <w:r w:rsidR="00E8308D">
          <w:rPr>
            <w:b/>
          </w:rPr>
          <w:t>Editable V</w:t>
        </w:r>
        <w:r w:rsidR="00E37C32">
          <w:rPr>
            <w:b/>
          </w:rPr>
          <w:t xml:space="preserve">iew </w:t>
        </w:r>
      </w:ins>
      <w:ins w:id="152" w:author="Huang, Lili" w:date="2019-12-09T08:25:00Z">
        <w:r w:rsidR="00E37C32">
          <w:rPr>
            <w:b/>
          </w:rPr>
          <w:t>- u</w:t>
        </w:r>
      </w:ins>
      <w:ins w:id="153" w:author="Huang, Lili" w:date="2019-12-09T08:20:00Z">
        <w:r>
          <w:rPr>
            <w:b/>
          </w:rPr>
          <w:t>ser is the employee of the log</w:t>
        </w:r>
      </w:ins>
    </w:p>
    <w:p w:rsidR="00FC695C" w:rsidRDefault="00887B6D" w:rsidP="009C5580">
      <w:pPr>
        <w:autoSpaceDE w:val="0"/>
        <w:autoSpaceDN w:val="0"/>
        <w:adjustRightInd w:val="0"/>
        <w:rPr>
          <w:ins w:id="154" w:author="Huang, Lili" w:date="2019-12-09T08:23:00Z"/>
          <w:b/>
        </w:rPr>
      </w:pPr>
      <w:ins w:id="155" w:author="Huang, Lili" w:date="2019-12-09T08:22:00Z">
        <w:r>
          <w:rPr>
            <w:b/>
            <w:noProof/>
          </w:rPr>
          <w:drawing>
            <wp:inline distT="0" distB="0" distL="0" distR="0">
              <wp:extent cx="5471160" cy="1615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1160" cy="1615440"/>
                      </a:xfrm>
                      <a:prstGeom prst="rect">
                        <a:avLst/>
                      </a:prstGeom>
                      <a:noFill/>
                      <a:ln>
                        <a:noFill/>
                      </a:ln>
                    </pic:spPr>
                  </pic:pic>
                </a:graphicData>
              </a:graphic>
            </wp:inline>
          </w:drawing>
        </w:r>
      </w:ins>
    </w:p>
    <w:p w:rsidR="00C01E4F" w:rsidRDefault="00C01E4F" w:rsidP="009C5580">
      <w:pPr>
        <w:autoSpaceDE w:val="0"/>
        <w:autoSpaceDN w:val="0"/>
        <w:adjustRightInd w:val="0"/>
        <w:rPr>
          <w:ins w:id="156" w:author="Huang, Lili" w:date="2019-12-09T08:23:00Z"/>
          <w:b/>
        </w:rPr>
      </w:pPr>
    </w:p>
    <w:p w:rsidR="00C01E4F" w:rsidRDefault="00C01E4F" w:rsidP="009C5580">
      <w:pPr>
        <w:autoSpaceDE w:val="0"/>
        <w:autoSpaceDN w:val="0"/>
        <w:adjustRightInd w:val="0"/>
        <w:rPr>
          <w:ins w:id="157" w:author="Huang, Lili" w:date="2019-12-09T08:25:00Z"/>
          <w:b/>
        </w:rPr>
      </w:pPr>
      <w:ins w:id="158" w:author="Huang, Lili" w:date="2019-12-09T08:23:00Z">
        <w:r>
          <w:rPr>
            <w:b/>
          </w:rPr>
          <w:t xml:space="preserve">Review </w:t>
        </w:r>
      </w:ins>
      <w:ins w:id="159" w:author="Huang, Lili" w:date="2019-12-09T08:24:00Z">
        <w:r>
          <w:rPr>
            <w:b/>
          </w:rPr>
          <w:t>–</w:t>
        </w:r>
      </w:ins>
      <w:ins w:id="160" w:author="Huang, Lili" w:date="2019-12-09T08:23:00Z">
        <w:r>
          <w:rPr>
            <w:b/>
          </w:rPr>
          <w:t xml:space="preserve"> Warning </w:t>
        </w:r>
      </w:ins>
      <w:ins w:id="161" w:author="Huang, Lili" w:date="2019-12-09T08:24:00Z">
        <w:r>
          <w:rPr>
            <w:b/>
          </w:rPr>
          <w:t>log (</w:t>
        </w:r>
      </w:ins>
      <w:ins w:id="162" w:author="Huang, Lili" w:date="2019-12-09T08:25:00Z">
        <w:r w:rsidR="00E8308D">
          <w:rPr>
            <w:b/>
          </w:rPr>
          <w:t>Pending Employee Review</w:t>
        </w:r>
      </w:ins>
      <w:ins w:id="163" w:author="Huang, Lili" w:date="2019-12-09T08:24:00Z">
        <w:r>
          <w:rPr>
            <w:b/>
          </w:rPr>
          <w:t xml:space="preserve">) – </w:t>
        </w:r>
      </w:ins>
      <w:ins w:id="164" w:author="Huang, Lili" w:date="2019-12-09T08:25:00Z">
        <w:r w:rsidR="00E8308D">
          <w:rPr>
            <w:b/>
          </w:rPr>
          <w:t xml:space="preserve">Read Only View - </w:t>
        </w:r>
      </w:ins>
      <w:ins w:id="165" w:author="Huang, Lili" w:date="2019-12-09T08:24:00Z">
        <w:r>
          <w:rPr>
            <w:b/>
          </w:rPr>
          <w:t>User is the supervisor or manager of the employee</w:t>
        </w:r>
      </w:ins>
    </w:p>
    <w:p w:rsidR="00E8308D" w:rsidRDefault="003B619E" w:rsidP="009C5580">
      <w:pPr>
        <w:autoSpaceDE w:val="0"/>
        <w:autoSpaceDN w:val="0"/>
        <w:adjustRightInd w:val="0"/>
        <w:rPr>
          <w:ins w:id="166" w:author="Huang, Lili" w:date="2019-12-09T08:29:00Z"/>
          <w:b/>
        </w:rPr>
      </w:pPr>
      <w:ins w:id="167" w:author="Huang, Lili" w:date="2019-12-09T08:29:00Z">
        <w:r>
          <w:rPr>
            <w:b/>
            <w:noProof/>
          </w:rPr>
          <w:lastRenderedPageBreak/>
          <w:drawing>
            <wp:inline distT="0" distB="0" distL="0" distR="0">
              <wp:extent cx="5478780" cy="1325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325880"/>
                      </a:xfrm>
                      <a:prstGeom prst="rect">
                        <a:avLst/>
                      </a:prstGeom>
                      <a:noFill/>
                      <a:ln>
                        <a:noFill/>
                      </a:ln>
                    </pic:spPr>
                  </pic:pic>
                </a:graphicData>
              </a:graphic>
            </wp:inline>
          </w:drawing>
        </w:r>
      </w:ins>
    </w:p>
    <w:p w:rsidR="00DC3826" w:rsidRDefault="00DC3826" w:rsidP="009C5580">
      <w:pPr>
        <w:autoSpaceDE w:val="0"/>
        <w:autoSpaceDN w:val="0"/>
        <w:adjustRightInd w:val="0"/>
        <w:rPr>
          <w:ins w:id="168" w:author="Huang, Lili" w:date="2019-12-09T08:29:00Z"/>
          <w:b/>
        </w:rPr>
      </w:pPr>
    </w:p>
    <w:p w:rsidR="00F438C9" w:rsidRDefault="00F438C9" w:rsidP="009C5580">
      <w:pPr>
        <w:autoSpaceDE w:val="0"/>
        <w:autoSpaceDN w:val="0"/>
        <w:adjustRightInd w:val="0"/>
        <w:rPr>
          <w:ins w:id="169" w:author="Huang, Lili" w:date="2019-12-09T08:30:00Z"/>
          <w:b/>
        </w:rPr>
      </w:pPr>
      <w:ins w:id="170" w:author="Huang, Lili" w:date="2019-12-09T08:29:00Z">
        <w:r>
          <w:rPr>
            <w:b/>
          </w:rPr>
          <w:t xml:space="preserve">Review – Warning log (Completed) </w:t>
        </w:r>
      </w:ins>
      <w:ins w:id="171" w:author="Huang, Lili" w:date="2019-12-09T08:30:00Z">
        <w:r>
          <w:rPr>
            <w:b/>
          </w:rPr>
          <w:t>–</w:t>
        </w:r>
      </w:ins>
      <w:ins w:id="172" w:author="Huang, Lili" w:date="2019-12-09T08:29:00Z">
        <w:r>
          <w:rPr>
            <w:b/>
          </w:rPr>
          <w:t xml:space="preserve"> Supervisor </w:t>
        </w:r>
      </w:ins>
      <w:ins w:id="173" w:author="Huang, Lili" w:date="2019-12-09T08:30:00Z">
        <w:r>
          <w:rPr>
            <w:b/>
          </w:rPr>
          <w:t>of manager of the employee View</w:t>
        </w:r>
      </w:ins>
    </w:p>
    <w:p w:rsidR="00F438C9" w:rsidRDefault="00B120DB" w:rsidP="009C5580">
      <w:pPr>
        <w:autoSpaceDE w:val="0"/>
        <w:autoSpaceDN w:val="0"/>
        <w:adjustRightInd w:val="0"/>
        <w:rPr>
          <w:ins w:id="174" w:author="Huang, Lili" w:date="2019-12-09T08:24:00Z"/>
          <w:b/>
        </w:rPr>
      </w:pPr>
      <w:ins w:id="175" w:author="Huang, Lili" w:date="2019-12-09T08:32:00Z">
        <w:r>
          <w:rPr>
            <w:b/>
            <w:noProof/>
          </w:rPr>
          <w:drawing>
            <wp:inline distT="0" distB="0" distL="0" distR="0">
              <wp:extent cx="5486400" cy="1531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531620"/>
                      </a:xfrm>
                      <a:prstGeom prst="rect">
                        <a:avLst/>
                      </a:prstGeom>
                      <a:noFill/>
                      <a:ln>
                        <a:noFill/>
                      </a:ln>
                    </pic:spPr>
                  </pic:pic>
                </a:graphicData>
              </a:graphic>
            </wp:inline>
          </w:drawing>
        </w:r>
      </w:ins>
    </w:p>
    <w:p w:rsidR="00C01E4F" w:rsidRDefault="00C01E4F" w:rsidP="009C5580">
      <w:pPr>
        <w:autoSpaceDE w:val="0"/>
        <w:autoSpaceDN w:val="0"/>
        <w:adjustRightInd w:val="0"/>
        <w:rPr>
          <w:ins w:id="176" w:author="Huang, Lili" w:date="2019-12-09T08:22:00Z"/>
          <w:b/>
        </w:rPr>
      </w:pPr>
    </w:p>
    <w:p w:rsidR="00887B6D" w:rsidRDefault="00887B6D" w:rsidP="009C5580">
      <w:pPr>
        <w:autoSpaceDE w:val="0"/>
        <w:autoSpaceDN w:val="0"/>
        <w:adjustRightInd w:val="0"/>
        <w:rPr>
          <w:ins w:id="177" w:author="Huang, Lili" w:date="2019-12-09T08:19:00Z"/>
          <w:b/>
        </w:rPr>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lastRenderedPageBreak/>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sidR="00AF1F3E">
        <w:rPr>
          <w:b/>
        </w:rPr>
        <w:t>opportunity</w:t>
      </w:r>
      <w:r>
        <w:rPr>
          <w:b/>
        </w:rPr>
        <w:t>:</w:t>
      </w:r>
    </w:p>
    <w:p w:rsidR="00144B9E" w:rsidRDefault="0021059C" w:rsidP="00B74631">
      <w:pPr>
        <w:autoSpaceDE w:val="0"/>
        <w:autoSpaceDN w:val="0"/>
        <w:adjustRightInd w:val="0"/>
        <w:rPr>
          <w:b/>
        </w:rPr>
      </w:pPr>
      <w:r>
        <w:rPr>
          <w:b/>
          <w:noProof/>
        </w:rPr>
        <w:lastRenderedPageBreak/>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(OverTurned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lastRenderedPageBreak/>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Supervisor form</w:t>
      </w:r>
    </w:p>
    <w:p w:rsidR="00920993" w:rsidRDefault="00493637" w:rsidP="001F53F4">
      <w:pPr>
        <w:autoSpaceDE w:val="0"/>
        <w:autoSpaceDN w:val="0"/>
        <w:adjustRightInd w:val="0"/>
        <w:rPr>
          <w:b/>
        </w:rPr>
      </w:pPr>
      <w:r>
        <w:rPr>
          <w:b/>
          <w:noProof/>
        </w:rPr>
        <w:drawing>
          <wp:inline distT="0" distB="0" distL="0" distR="0">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Manager form</w:t>
      </w:r>
    </w:p>
    <w:p w:rsidR="00430C56" w:rsidRDefault="00C13FD3" w:rsidP="001F53F4">
      <w:pPr>
        <w:autoSpaceDE w:val="0"/>
        <w:autoSpaceDN w:val="0"/>
        <w:adjustRightInd w:val="0"/>
        <w:rPr>
          <w:b/>
        </w:rPr>
      </w:pPr>
      <w:r>
        <w:rPr>
          <w:b/>
          <w:noProof/>
        </w:rPr>
        <w:lastRenderedPageBreak/>
        <w:drawing>
          <wp:inline distT="0" distB="0" distL="0" distR="0">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CD7B6D" w:rsidRDefault="00CD7B6D" w:rsidP="001F53F4">
      <w:pPr>
        <w:autoSpaceDE w:val="0"/>
        <w:autoSpaceDN w:val="0"/>
        <w:adjustRightInd w:val="0"/>
        <w:rPr>
          <w:b/>
        </w:rPr>
      </w:pPr>
      <w:r>
        <w:rPr>
          <w:b/>
          <w:noProof/>
        </w:rPr>
        <w:drawing>
          <wp:inline distT="0" distB="0" distL="0" distR="0">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155CCA" w:rsidRDefault="00155CCA" w:rsidP="001F53F4">
      <w:pPr>
        <w:autoSpaceDE w:val="0"/>
        <w:autoSpaceDN w:val="0"/>
        <w:adjustRightInd w:val="0"/>
        <w:rPr>
          <w:b/>
        </w:rPr>
      </w:pPr>
    </w:p>
    <w:p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rsidR="00155CCA" w:rsidRDefault="005A72F5" w:rsidP="001F53F4">
      <w:pPr>
        <w:autoSpaceDE w:val="0"/>
        <w:autoSpaceDN w:val="0"/>
        <w:adjustRightInd w:val="0"/>
        <w:rPr>
          <w:b/>
        </w:rPr>
      </w:pPr>
      <w:r>
        <w:rPr>
          <w:b/>
          <w:noProof/>
        </w:rPr>
        <w:drawing>
          <wp:inline distT="0" distB="0" distL="0" distR="0">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rsidR="005A72F5" w:rsidRDefault="005A72F5" w:rsidP="001F53F4">
      <w:pPr>
        <w:autoSpaceDE w:val="0"/>
        <w:autoSpaceDN w:val="0"/>
        <w:adjustRightInd w:val="0"/>
        <w:rPr>
          <w:b/>
        </w:rPr>
      </w:pPr>
    </w:p>
    <w:p w:rsidR="00C4581E" w:rsidRDefault="00C4581E" w:rsidP="005A72F5">
      <w:pPr>
        <w:autoSpaceDE w:val="0"/>
        <w:autoSpaceDN w:val="0"/>
        <w:adjustRightInd w:val="0"/>
        <w:rPr>
          <w:b/>
        </w:rPr>
      </w:pPr>
    </w:p>
    <w:p w:rsidR="00C4581E" w:rsidRDefault="00C4581E" w:rsidP="005A72F5">
      <w:pPr>
        <w:autoSpaceDE w:val="0"/>
        <w:autoSpaceDN w:val="0"/>
        <w:adjustRightInd w:val="0"/>
        <w:rPr>
          <w:b/>
        </w:rPr>
      </w:pPr>
    </w:p>
    <w:p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rsidR="005A72F5" w:rsidRDefault="005A72F5" w:rsidP="001F53F4">
      <w:pPr>
        <w:autoSpaceDE w:val="0"/>
        <w:autoSpaceDN w:val="0"/>
        <w:adjustRightInd w:val="0"/>
        <w:rPr>
          <w:b/>
        </w:rPr>
      </w:pPr>
      <w:r>
        <w:rPr>
          <w:b/>
          <w:noProof/>
        </w:rPr>
        <w:lastRenderedPageBreak/>
        <w:drawing>
          <wp:inline distT="0" distB="0" distL="0" distR="0">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rsidR="00563F5C" w:rsidRDefault="00563F5C" w:rsidP="001F53F4">
      <w:pPr>
        <w:autoSpaceDE w:val="0"/>
        <w:autoSpaceDN w:val="0"/>
        <w:adjustRightInd w:val="0"/>
        <w:rPr>
          <w:b/>
        </w:rPr>
      </w:pPr>
    </w:p>
    <w:p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rsidR="00563F5C" w:rsidRDefault="00563F5C" w:rsidP="001F53F4">
      <w:pPr>
        <w:autoSpaceDE w:val="0"/>
        <w:autoSpaceDN w:val="0"/>
        <w:adjustRightInd w:val="0"/>
        <w:rPr>
          <w:b/>
        </w:rPr>
      </w:pPr>
      <w:r>
        <w:rPr>
          <w:b/>
          <w:noProof/>
        </w:rPr>
        <w:drawing>
          <wp:inline distT="0" distB="0" distL="0" distR="0">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rsidR="00AD2FF0" w:rsidRDefault="00AD2FF0" w:rsidP="001F53F4">
      <w:pPr>
        <w:autoSpaceDE w:val="0"/>
        <w:autoSpaceDN w:val="0"/>
        <w:adjustRightInd w:val="0"/>
        <w:rPr>
          <w:b/>
        </w:rPr>
      </w:pPr>
    </w:p>
    <w:p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rsidR="00AD2FF0" w:rsidRDefault="00AD2FF0" w:rsidP="001F53F4">
      <w:pPr>
        <w:autoSpaceDE w:val="0"/>
        <w:autoSpaceDN w:val="0"/>
        <w:adjustRightInd w:val="0"/>
        <w:rPr>
          <w:b/>
        </w:rPr>
      </w:pPr>
      <w:r>
        <w:rPr>
          <w:b/>
          <w:noProof/>
        </w:rPr>
        <w:drawing>
          <wp:inline distT="0" distB="0" distL="0" distR="0">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rsidR="004B0170" w:rsidRDefault="004B0170" w:rsidP="001F53F4">
      <w:pPr>
        <w:autoSpaceDE w:val="0"/>
        <w:autoSpaceDN w:val="0"/>
        <w:adjustRightInd w:val="0"/>
        <w:rPr>
          <w:b/>
        </w:rPr>
      </w:pPr>
    </w:p>
    <w:p w:rsidR="004B0170" w:rsidRDefault="004B0170" w:rsidP="001F53F4">
      <w:pPr>
        <w:autoSpaceDE w:val="0"/>
        <w:autoSpaceDN w:val="0"/>
        <w:adjustRightInd w:val="0"/>
        <w:rPr>
          <w:b/>
        </w:rPr>
      </w:pPr>
      <w:r>
        <w:rPr>
          <w:b/>
        </w:rPr>
        <w:t>Review – Follow-up is required – Pending Follow-up – Supervisor View</w:t>
      </w:r>
    </w:p>
    <w:p w:rsidR="004B0170" w:rsidRDefault="002819B6" w:rsidP="001F53F4">
      <w:pPr>
        <w:autoSpaceDE w:val="0"/>
        <w:autoSpaceDN w:val="0"/>
        <w:adjustRightInd w:val="0"/>
        <w:rPr>
          <w:b/>
        </w:rPr>
      </w:pPr>
      <w:r>
        <w:rPr>
          <w:b/>
          <w:noProof/>
        </w:rPr>
        <w:lastRenderedPageBreak/>
        <w:drawing>
          <wp:inline distT="0" distB="0" distL="0" distR="0">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rsidR="00A73941" w:rsidRDefault="00A73941" w:rsidP="00A73941">
      <w:pPr>
        <w:autoSpaceDE w:val="0"/>
        <w:autoSpaceDN w:val="0"/>
        <w:adjustRightInd w:val="0"/>
        <w:rPr>
          <w:b/>
        </w:rPr>
      </w:pPr>
    </w:p>
    <w:p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rsidR="00A73941" w:rsidRDefault="00A73941" w:rsidP="001F53F4">
      <w:pPr>
        <w:autoSpaceDE w:val="0"/>
        <w:autoSpaceDN w:val="0"/>
        <w:adjustRightInd w:val="0"/>
        <w:rPr>
          <w:b/>
        </w:rPr>
      </w:pPr>
    </w:p>
    <w:p w:rsidR="00A73941" w:rsidRDefault="00A73941" w:rsidP="001F53F4">
      <w:pPr>
        <w:autoSpaceDE w:val="0"/>
        <w:autoSpaceDN w:val="0"/>
        <w:adjustRightInd w:val="0"/>
        <w:rPr>
          <w:b/>
        </w:rPr>
      </w:pPr>
      <w:r>
        <w:rPr>
          <w:b/>
          <w:noProof/>
        </w:rPr>
        <w:drawing>
          <wp:inline distT="0" distB="0" distL="0" distR="0">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rsidR="00A80A5B" w:rsidRDefault="00A80A5B" w:rsidP="001F53F4">
      <w:pPr>
        <w:autoSpaceDE w:val="0"/>
        <w:autoSpaceDN w:val="0"/>
        <w:adjustRightInd w:val="0"/>
        <w:rPr>
          <w:b/>
        </w:rPr>
      </w:pPr>
    </w:p>
    <w:p w:rsidR="00A80A5B" w:rsidRDefault="00A80A5B" w:rsidP="001F53F4">
      <w:pPr>
        <w:autoSpaceDE w:val="0"/>
        <w:autoSpaceDN w:val="0"/>
        <w:adjustRightInd w:val="0"/>
        <w:rPr>
          <w:b/>
        </w:rPr>
      </w:pPr>
      <w:r>
        <w:rPr>
          <w:b/>
        </w:rPr>
        <w:t>Review - Follow-up is required – Pending Employee Review (after follow-up) – Employee View</w:t>
      </w:r>
    </w:p>
    <w:p w:rsidR="00C63208" w:rsidRDefault="00F011D7" w:rsidP="001F53F4">
      <w:pPr>
        <w:autoSpaceDE w:val="0"/>
        <w:autoSpaceDN w:val="0"/>
        <w:adjustRightInd w:val="0"/>
        <w:rPr>
          <w:b/>
        </w:rPr>
      </w:pPr>
      <w:r>
        <w:rPr>
          <w:b/>
          <w:noProof/>
        </w:rPr>
        <w:drawing>
          <wp:inline distT="0" distB="0" distL="0" distR="0">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rsidR="00F011D7" w:rsidRDefault="00F011D7" w:rsidP="001F53F4">
      <w:pPr>
        <w:autoSpaceDE w:val="0"/>
        <w:autoSpaceDN w:val="0"/>
        <w:adjustRightInd w:val="0"/>
        <w:rPr>
          <w:b/>
        </w:rPr>
      </w:pPr>
    </w:p>
    <w:p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rsidR="00F011D7" w:rsidRDefault="00F011D7" w:rsidP="001F53F4">
      <w:pPr>
        <w:autoSpaceDE w:val="0"/>
        <w:autoSpaceDN w:val="0"/>
        <w:adjustRightInd w:val="0"/>
        <w:rPr>
          <w:b/>
        </w:rPr>
      </w:pPr>
      <w:r>
        <w:rPr>
          <w:b/>
          <w:noProof/>
        </w:rPr>
        <w:lastRenderedPageBreak/>
        <w:drawing>
          <wp:inline distT="0" distB="0" distL="0" distR="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rsidR="000E4A1A" w:rsidRDefault="000E4A1A" w:rsidP="001F53F4">
      <w:pPr>
        <w:autoSpaceDE w:val="0"/>
        <w:autoSpaceDN w:val="0"/>
        <w:adjustRightInd w:val="0"/>
        <w:rPr>
          <w:b/>
        </w:rPr>
      </w:pPr>
    </w:p>
    <w:p w:rsidR="00F011D7" w:rsidRDefault="000E4A1A" w:rsidP="001F53F4">
      <w:pPr>
        <w:autoSpaceDE w:val="0"/>
        <w:autoSpaceDN w:val="0"/>
        <w:adjustRightInd w:val="0"/>
        <w:rPr>
          <w:b/>
        </w:rPr>
      </w:pPr>
      <w:r>
        <w:rPr>
          <w:b/>
        </w:rPr>
        <w:t>Review - Follow-up is required – Completed</w:t>
      </w:r>
    </w:p>
    <w:p w:rsidR="00F011D7" w:rsidRDefault="000E4A1A" w:rsidP="001F53F4">
      <w:pPr>
        <w:autoSpaceDE w:val="0"/>
        <w:autoSpaceDN w:val="0"/>
        <w:adjustRightInd w:val="0"/>
        <w:rPr>
          <w:b/>
        </w:rPr>
      </w:pPr>
      <w:r>
        <w:rPr>
          <w:b/>
          <w:noProof/>
        </w:rPr>
        <w:drawing>
          <wp:inline distT="0" distB="0" distL="0" distR="0">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lastRenderedPageBreak/>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178" w:name="_Toc19103657"/>
      <w:r>
        <w:t>Web Page Invoked Events</w:t>
      </w:r>
      <w:bookmarkEnd w:id="178"/>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179" w:name="_Toc19103658"/>
      <w:r>
        <w:t>Web Page</w:t>
      </w:r>
      <w:r w:rsidR="0019081C">
        <w:t xml:space="preserve"> Fields</w:t>
      </w:r>
      <w:bookmarkEnd w:id="179"/>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r>
              <w:t>Coaching_Log</w:t>
            </w:r>
          </w:p>
          <w:p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Display if from verint</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CC6D89"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rsidR="00CC6D89" w:rsidRDefault="00CC6D89" w:rsidP="00A92497">
            <w:pPr>
              <w:pStyle w:val="NormalTableText"/>
              <w:jc w:val="center"/>
            </w:pPr>
            <w:r>
              <w:t>Start – Short Calls</w:t>
            </w:r>
          </w:p>
        </w:tc>
      </w:tr>
      <w:tr w:rsidR="00E41881" w:rsidRPr="002912E0"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r>
              <w:t>Supervisors Only</w:t>
            </w:r>
          </w:p>
        </w:tc>
      </w:tr>
      <w:tr w:rsidR="00CB0D9E" w:rsidRPr="002912E0"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9E4B7E" w:rsidP="007D74AE">
            <w:pPr>
              <w:pStyle w:val="NormalTableText"/>
              <w:jc w:val="center"/>
            </w:pPr>
            <w:r>
              <w:t>Display “Maximu characters: 3000” for Supervisors.</w:t>
            </w: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bottom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DC7F83" w:rsidP="00F72B37">
            <w:pPr>
              <w:pStyle w:val="NormalTableText"/>
              <w:jc w:val="center"/>
            </w:pPr>
            <w:r>
              <w:t>Managers</w:t>
            </w:r>
            <w:r w:rsidR="005912B7">
              <w:t xml:space="preserve"> </w:t>
            </w:r>
            <w:r w:rsidR="00F72B37">
              <w:t>Only</w:t>
            </w:r>
          </w:p>
        </w:tc>
      </w:tr>
      <w:tr w:rsidR="004B5FD2"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rsidR="004B5FD2" w:rsidRDefault="004B5FD2">
            <w:pPr>
              <w:pStyle w:val="NormalTableText"/>
              <w:jc w:val="center"/>
            </w:pPr>
            <w:r>
              <w:t>Loop for each short call in this log</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pPr>
              <w:pStyle w:val="NormalTableText"/>
              <w:jc w:val="center"/>
            </w:pP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F72B37">
            <w:pPr>
              <w:pStyle w:val="NormalTableText"/>
              <w:jc w:val="center"/>
            </w:pPr>
            <w:r>
              <w:t>Supervisors</w:t>
            </w:r>
            <w:r w:rsidR="00F72B37">
              <w:t xml:space="preserve">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pStyle w:val="NormalTableText"/>
            </w:pPr>
            <w:r>
              <w:t>Yes or No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pPr>
              <w:pStyle w:val="NormalTableText"/>
              <w:jc w:val="center"/>
            </w:pPr>
            <w:r>
              <w:t>Managers</w:t>
            </w:r>
            <w:r w:rsidR="00BD23BC">
              <w:t xml:space="preserve"> Only</w:t>
            </w:r>
            <w:r w:rsidR="00F416D9">
              <w:t>;</w:t>
            </w:r>
          </w:p>
          <w:p w:rsidR="00F416D9" w:rsidRDefault="00F416D9" w:rsidP="00CA1F4C">
            <w:pPr>
              <w:pStyle w:val="NormalTableText"/>
              <w:jc w:val="center"/>
            </w:pPr>
            <w:r>
              <w:t xml:space="preserve">Non </w:t>
            </w:r>
            <w:r w:rsidR="00CA1F4C">
              <w:t>e</w:t>
            </w:r>
            <w:r>
              <w:t>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F179A">
            <w:pPr>
              <w:pStyle w:val="NormalTableText"/>
              <w:jc w:val="center"/>
            </w:pPr>
            <w:r>
              <w:t>Non editable</w:t>
            </w:r>
            <w:r w:rsidR="00B71CA3">
              <w:t>;</w:t>
            </w:r>
          </w:p>
          <w:p w:rsidR="00B71CA3" w:rsidRDefault="00B71CA3">
            <w:pPr>
              <w:pStyle w:val="NormalTableText"/>
              <w:jc w:val="center"/>
            </w:pPr>
            <w:r>
              <w:t>For how to determine what action to display, reference DB DD.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A0B23">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pPr>
              <w:pStyle w:val="NormalTableText"/>
              <w:jc w:val="center"/>
            </w:pPr>
            <w:r>
              <w:t>Managers Only</w:t>
            </w:r>
            <w:r w:rsidR="00327C9F">
              <w:t>;</w:t>
            </w:r>
          </w:p>
          <w:p w:rsidR="00327C9F" w:rsidRDefault="00327C9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pStyle w:val="NormalTableText"/>
            </w:pPr>
            <w:r>
              <w:t xml:space="preserve">Yes or No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pPr>
              <w:pStyle w:val="NormalTableText"/>
              <w:jc w:val="center"/>
            </w:pPr>
            <w:r>
              <w:t>Managers Only</w:t>
            </w:r>
            <w:r w:rsidR="003273BF">
              <w:t>;</w:t>
            </w:r>
          </w:p>
          <w:p w:rsidR="003273BF" w:rsidRDefault="003273B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3A408E">
            <w:pPr>
              <w:pStyle w:val="NormalTableText"/>
            </w:pPr>
            <w:r>
              <w:t>Yes</w:t>
            </w:r>
          </w:p>
          <w:p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B06DC">
            <w:pPr>
              <w:pStyle w:val="NormalTableText"/>
              <w:jc w:val="center"/>
            </w:pPr>
            <w:r>
              <w:t>Managers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pPr>
              <w:pStyle w:val="NormalTableText"/>
              <w:jc w:val="center"/>
            </w:pPr>
            <w:r>
              <w:t>Managers Only;</w:t>
            </w:r>
          </w:p>
          <w:p w:rsidR="00790F9A" w:rsidRDefault="00790F9A">
            <w:pPr>
              <w:pStyle w:val="NormalTableText"/>
              <w:jc w:val="center"/>
            </w:pPr>
            <w:r>
              <w:t>And</w:t>
            </w:r>
          </w:p>
          <w:p w:rsidR="00790F9A" w:rsidRDefault="00790F9A" w:rsidP="00F3726D">
            <w:pPr>
              <w:pStyle w:val="NormalTableText"/>
              <w:jc w:val="center"/>
            </w:pPr>
            <w:r>
              <w:t>If “No” is selected</w:t>
            </w:r>
            <w:r w:rsidR="00F3726D">
              <w:t>;</w:t>
            </w:r>
          </w:p>
          <w:p w:rsidR="00F3726D" w:rsidRDefault="00F3726D" w:rsidP="00F3726D">
            <w:pPr>
              <w:pStyle w:val="NormalTableText"/>
              <w:jc w:val="center"/>
            </w:pPr>
            <w:r>
              <w:t>Required if “No” is selected.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2C8A" w:rsidRDefault="00DE2C8A">
            <w:pPr>
              <w:pStyle w:val="NormalTableText"/>
              <w:jc w:val="center"/>
            </w:pPr>
            <w:r>
              <w:t>Managers Only;</w:t>
            </w:r>
          </w:p>
          <w:p w:rsidR="00CC6D89" w:rsidRDefault="0092116D">
            <w:pPr>
              <w:pStyle w:val="NormalTableText"/>
              <w:jc w:val="center"/>
            </w:pPr>
            <w:r>
              <w:t>Required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E2C8A">
            <w:pPr>
              <w:pStyle w:val="NormalTableText"/>
              <w:jc w:val="center"/>
            </w:pPr>
            <w:r>
              <w:t>Managers Only;</w:t>
            </w:r>
          </w:p>
          <w:p w:rsidR="00DE2C8A" w:rsidRDefault="00DE2C8A">
            <w:pPr>
              <w:pStyle w:val="NormalTableText"/>
              <w:jc w:val="center"/>
            </w:pPr>
            <w:r>
              <w:t>Required</w:t>
            </w:r>
          </w:p>
        </w:tc>
      </w:tr>
      <w:tr w:rsidR="00126BF4"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C86C43">
            <w:pPr>
              <w:pStyle w:val="NormalTableText"/>
              <w:jc w:val="center"/>
            </w:pPr>
            <w:r>
              <w:t>Managers Only;</w:t>
            </w:r>
          </w:p>
        </w:tc>
      </w:tr>
      <w:tr w:rsidR="001B7F33" w:rsidRPr="002912E0"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jc w:val="center"/>
            </w:pPr>
          </w:p>
        </w:tc>
      </w:tr>
      <w:tr w:rsidR="00DE54E3" w:rsidRPr="002912E0"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rsidR="00DE54E3" w:rsidRDefault="00DE54E3">
            <w:pPr>
              <w:pStyle w:val="NormalTableText"/>
              <w:jc w:val="center"/>
            </w:pPr>
            <w:r>
              <w:t>End - Loop for each short call in this log</w:t>
            </w:r>
          </w:p>
        </w:tc>
      </w:tr>
      <w:tr w:rsidR="006953CC" w:rsidRPr="002912E0" w:rsidTr="004F6728">
        <w:tc>
          <w:tcPr>
            <w:tcW w:w="8550" w:type="dxa"/>
            <w:gridSpan w:val="4"/>
            <w:tcBorders>
              <w:top w:val="nil"/>
              <w:left w:val="single" w:sz="4" w:space="0" w:color="auto"/>
              <w:bottom w:val="single" w:sz="4" w:space="0" w:color="auto"/>
              <w:right w:val="single" w:sz="4" w:space="0" w:color="auto"/>
            </w:tcBorders>
            <w:shd w:val="clear" w:color="auto" w:fill="00B050"/>
          </w:tcPr>
          <w:p w:rsidR="006953CC" w:rsidRDefault="006953CC">
            <w:pPr>
              <w:pStyle w:val="NormalTableText"/>
              <w:jc w:val="center"/>
            </w:pPr>
            <w:r>
              <w:t>End – Short Calls</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242984">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r>
              <w:t>Coaching_Log</w:t>
            </w:r>
            <w:r w:rsidR="00C31AB6">
              <w:t>_Quality_Now_Evaluations</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r>
              <w:t>Verint</w:t>
            </w:r>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3A0C65"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Pr="002912E0" w:rsidRDefault="003A0C65"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B64167" w:rsidP="00B64167">
            <w:pPr>
              <w:pStyle w:val="NormalTableText"/>
              <w:jc w:val="center"/>
            </w:pPr>
            <w:r>
              <w:t>Display follow-up is required and completed by Supervisor</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 xml:space="preserve">ATT Updated - with </w:t>
            </w:r>
            <w:r>
              <w:lastRenderedPageBreak/>
              <w:t>Unapproved Absence</w:t>
            </w:r>
          </w:p>
          <w:p w:rsidR="00287FD4" w:rsidRDefault="00287FD4" w:rsidP="00287FD4">
            <w:pPr>
              <w:pStyle w:val="NormalTableText"/>
            </w:pPr>
          </w:p>
          <w:p w:rsidR="00287FD4" w:rsidRDefault="00287FD4" w:rsidP="00287FD4">
            <w:pPr>
              <w:pStyle w:val="NormalTableText"/>
            </w:pPr>
            <w:r>
              <w:t>ATT Not Updated - SWP notified that Empower is 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CSR on a Leave of 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 xml:space="preserve">Display if OTA (OverTurned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392E3F">
            <w:pPr>
              <w:pStyle w:val="NormalTableText"/>
              <w:jc w:val="center"/>
            </w:pPr>
            <w:r>
              <w:t>Instruction text, see section “</w:t>
            </w:r>
            <w:r w:rsidR="00392E3F">
              <w:t>8</w:t>
            </w:r>
            <w:r>
              <w:t>.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E70E3B">
            <w:pPr>
              <w:pStyle w:val="NormalTableText"/>
            </w:pPr>
            <w:r>
              <w:t>If follow up is required: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p w:rsidR="001A478C" w:rsidRDefault="001A478C" w:rsidP="001A478C">
            <w:pPr>
              <w:pStyle w:val="NormalTableText"/>
              <w:jc w:val="center"/>
            </w:pPr>
            <w:r>
              <w:t xml:space="preserve">Display employee name and the date time when the employee </w:t>
            </w:r>
            <w:r>
              <w:lastRenderedPageBreak/>
              <w:t>reviewed the log</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not happened yet.</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happened.</w:t>
            </w:r>
          </w:p>
          <w:p w:rsidR="001A478C" w:rsidRPr="002912E0" w:rsidRDefault="001A478C" w:rsidP="001A478C">
            <w:pPr>
              <w:pStyle w:val="NormalTableText"/>
              <w:jc w:val="center"/>
            </w:pPr>
            <w:r>
              <w:t>Notes from Supervisor Follow-up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happened.</w:t>
            </w:r>
          </w:p>
          <w:p w:rsidR="001A478C" w:rsidRDefault="001A478C" w:rsidP="001A478C">
            <w:pPr>
              <w:pStyle w:val="NormalTableText"/>
              <w:jc w:val="center"/>
            </w:pPr>
          </w:p>
          <w:p w:rsidR="001A478C" w:rsidRPr="002912E0" w:rsidRDefault="001A478C" w:rsidP="001A478C">
            <w:pPr>
              <w:pStyle w:val="NormalTableText"/>
              <w:jc w:val="center"/>
            </w:pPr>
            <w:r>
              <w:t>Supervisor Name and Followup Timestamp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5B426A">
            <w:pPr>
              <w:pStyle w:val="NormalTableText"/>
              <w:jc w:val="center"/>
            </w:pPr>
            <w:r>
              <w:t>Display if today is before follow-up due date</w:t>
            </w:r>
            <w:r w:rsidR="005B426A">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44485D" w:rsidP="0044485D">
            <w:pPr>
              <w:pStyle w:val="NormalTableText"/>
              <w:jc w:val="center"/>
            </w:pPr>
            <w:r>
              <w:t>Display i</w:t>
            </w:r>
            <w:r w:rsidR="00193D22">
              <w:t>f Pending Follow-up</w:t>
            </w:r>
            <w:r w:rsidR="00C7119A">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704B7" w:rsidRDefault="008704B7" w:rsidP="008704B7">
            <w:pPr>
              <w:pStyle w:val="NormalTableText"/>
              <w:jc w:val="center"/>
            </w:pPr>
            <w:r>
              <w:t>Display if User is the Supervisor</w:t>
            </w:r>
            <w:r w:rsidR="00611808">
              <w:t>;</w:t>
            </w:r>
          </w:p>
          <w:p w:rsidR="008704B7" w:rsidRDefault="008704B7" w:rsidP="008704B7">
            <w:pPr>
              <w:pStyle w:val="NormalTableText"/>
              <w:jc w:val="center"/>
            </w:pPr>
          </w:p>
          <w:p w:rsidR="001A478C" w:rsidRDefault="001A478C" w:rsidP="008704B7">
            <w:pPr>
              <w:pStyle w:val="NormalTableText"/>
              <w:jc w:val="center"/>
            </w:pPr>
            <w:r>
              <w:t>Disabled if tod</w:t>
            </w:r>
            <w:r w:rsidR="009351EF">
              <w:t>ay is before follow-up due date</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7E2619" w:rsidP="001A478C">
            <w:pPr>
              <w:pStyle w:val="NormalTableText"/>
              <w:jc w:val="center"/>
            </w:pPr>
            <w:r>
              <w:t>If Pending Follow-up</w:t>
            </w:r>
            <w:r w:rsidR="001E6373">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5CDB" w:rsidRDefault="00DE5CDB" w:rsidP="00111BB2">
            <w:pPr>
              <w:pStyle w:val="NormalTableText"/>
              <w:jc w:val="center"/>
            </w:pPr>
            <w:r>
              <w:t>Display if User is the Supervisor;</w:t>
            </w:r>
          </w:p>
          <w:p w:rsidR="00DE5CDB" w:rsidRDefault="00DE5CDB" w:rsidP="00111BB2">
            <w:pPr>
              <w:pStyle w:val="NormalTableText"/>
              <w:jc w:val="center"/>
            </w:pPr>
          </w:p>
          <w:p w:rsidR="001A478C" w:rsidRDefault="001A478C" w:rsidP="00111BB2">
            <w:pPr>
              <w:pStyle w:val="NormalTableText"/>
              <w:jc w:val="center"/>
            </w:pPr>
            <w:r>
              <w:t>Disabled if today is before follow-up due date</w:t>
            </w:r>
            <w:r w:rsidR="00111BB2">
              <w:t xml:space="preserve"> </w:t>
            </w: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4468B5">
            <w:pPr>
              <w:pStyle w:val="NormalTableText"/>
            </w:pPr>
            <w:r>
              <w:t>End – if follow</w:t>
            </w:r>
            <w:r w:rsidR="004468B5">
              <w:t xml:space="preserve"> </w:t>
            </w:r>
            <w:r>
              <w:t>up is required</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A8289A" w:rsidP="00287FD4">
            <w:pPr>
              <w:pStyle w:val="NormalTableText"/>
              <w:jc w:val="center"/>
            </w:pPr>
            <w:r>
              <w:t>If status is NOT Pending Follow-up</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5E3E" w:rsidRDefault="005D5E3E" w:rsidP="00287FD4">
            <w:pPr>
              <w:pStyle w:val="NormalTableText"/>
              <w:jc w:val="center"/>
            </w:pPr>
            <w:r>
              <w:t>If status is NOT Pending Follow-up</w:t>
            </w:r>
          </w:p>
          <w:p w:rsidR="005D5E3E" w:rsidRDefault="005D5E3E" w:rsidP="00287FD4">
            <w:pPr>
              <w:pStyle w:val="NormalTableText"/>
              <w:jc w:val="center"/>
            </w:pPr>
          </w:p>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9457D" w:rsidRDefault="0059457D" w:rsidP="0059457D">
            <w:pPr>
              <w:pStyle w:val="NormalTableText"/>
              <w:jc w:val="center"/>
            </w:pPr>
            <w:r>
              <w:t>If status is NOT Pending Follow-up</w:t>
            </w:r>
          </w:p>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287FD4" w:rsidRDefault="00287FD4" w:rsidP="00287FD4">
            <w:pPr>
              <w:pStyle w:val="NormalTableText"/>
            </w:pPr>
          </w:p>
          <w:p w:rsidR="00287FD4" w:rsidRPr="002912E0" w:rsidRDefault="007947D0" w:rsidP="007246A6">
            <w:pPr>
              <w:pStyle w:val="NormalTableText"/>
            </w:pPr>
            <w:r w:rsidRPr="00C23C8B">
              <w:t>https://maximus365.sharepoint.com/sites/CCO/Resources/SOP/Contact%20Center%20Operations/Forms/AllItems.aspx</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lastRenderedPageBreak/>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Provide the details from the coaching session </w:t>
            </w:r>
            <w:r>
              <w:lastRenderedPageBreak/>
              <w:t>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Coaching_Log</w:t>
            </w:r>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BB78C4" w:rsidP="00CD28DA">
            <w:pPr>
              <w:pStyle w:val="NormalTableText"/>
              <w:jc w:val="center"/>
            </w:pPr>
            <w:r>
              <w:t>Display if follow-up is required.</w:t>
            </w:r>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1D039D" w:rsidRDefault="00CD28DA" w:rsidP="00CD28DA">
            <w:pPr>
              <w:pStyle w:val="NormalTableText"/>
              <w:rPr>
                <w:b/>
                <w:i/>
                <w:sz w:val="18"/>
                <w:szCs w:val="18"/>
              </w:rPr>
            </w:pPr>
            <w:r>
              <w:rPr>
                <w:b/>
                <w:i/>
                <w:sz w:val="18"/>
                <w:szCs w:val="18"/>
              </w:rPr>
              <w:t>End – CSE Pending Form</w:t>
            </w: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E61A3B" w:rsidRDefault="00CD28DA" w:rsidP="00CD28DA">
            <w:pPr>
              <w:pStyle w:val="NormalTableText"/>
              <w:rPr>
                <w:b/>
                <w:i/>
                <w:sz w:val="18"/>
                <w:szCs w:val="18"/>
              </w:rPr>
            </w:pPr>
            <w:r w:rsidRPr="00E61A3B">
              <w:rPr>
                <w:b/>
                <w:i/>
                <w:sz w:val="18"/>
                <w:szCs w:val="18"/>
              </w:rPr>
              <w:t>Start – View Coaching (read only)</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pending</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NOT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r w:rsidR="0050660F">
              <w:t>e</w:t>
            </w:r>
            <w:r>
              <w:t xml:space="preserv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Employee Review </w:t>
            </w:r>
            <w:r>
              <w:lastRenderedPageBreak/>
              <w:t>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9D2CD2"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pPr>
          </w:p>
        </w:tc>
      </w:tr>
      <w:tr w:rsidR="009D2CD2"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IQS and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Not IQS and Not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1D4DFA"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4DFA" w:rsidRPr="002912E0" w:rsidRDefault="001D4DFA" w:rsidP="00CD28DA">
            <w:pPr>
              <w:pStyle w:val="NormalTableText"/>
              <w:jc w:val="center"/>
            </w:pPr>
            <w:r>
              <w:t>Start – Follow up is required</w:t>
            </w:r>
          </w:p>
        </w:tc>
      </w:tr>
      <w:tr w:rsidR="00F16596"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Pr="002912E0" w:rsidRDefault="00636DB8" w:rsidP="00473344">
            <w:pPr>
              <w:pStyle w:val="NormalTableText"/>
              <w:jc w:val="center"/>
            </w:pPr>
            <w:r>
              <w:t xml:space="preserve">Display if </w:t>
            </w:r>
            <w:r w:rsidR="00473344">
              <w:t>Follow-up has not happened yet.</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0211CD"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0211CD" w:rsidP="005A11A1">
            <w:pPr>
              <w:pStyle w:val="NormalTableText"/>
            </w:pPr>
            <w:r>
              <w:t xml:space="preserve">Follow-up occurred on [follow-up </w:t>
            </w:r>
            <w:r w:rsidR="005A11A1">
              <w:t>actual</w:t>
            </w:r>
            <w:r>
              <w:t xml:space="preserv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73344" w:rsidP="00CD28DA">
            <w:pPr>
              <w:pStyle w:val="NormalTableText"/>
              <w:jc w:val="center"/>
            </w:pPr>
            <w:r>
              <w:t>Display if Follow-up has happened</w:t>
            </w:r>
            <w:r w:rsidR="00C25A03">
              <w:t>.</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5A0C8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5A0C86" w:rsidP="00CD28DA">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6C5608" w:rsidP="00CD28DA">
            <w:pPr>
              <w:pStyle w:val="NormalTableText"/>
              <w:jc w:val="center"/>
            </w:pPr>
            <w:r>
              <w:t>Display if Follow-up has happened.</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2D161C"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01A21" w:rsidRDefault="00201A21" w:rsidP="00CD28DA">
            <w:pPr>
              <w:pStyle w:val="NormalTableText"/>
              <w:jc w:val="center"/>
            </w:pPr>
            <w:r>
              <w:t>Display if Follow-up has happened.</w:t>
            </w:r>
          </w:p>
          <w:p w:rsidR="00E111A8" w:rsidRPr="002912E0" w:rsidRDefault="002D161C" w:rsidP="00CD28DA">
            <w:pPr>
              <w:pStyle w:val="NormalTableText"/>
              <w:jc w:val="center"/>
            </w:pPr>
            <w:r>
              <w:t>Notes from Supervisor Follow-up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D3412E" w:rsidP="00CD28DA">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62D55" w:rsidRDefault="00562D55" w:rsidP="00CD28DA">
            <w:pPr>
              <w:pStyle w:val="NormalTableText"/>
              <w:jc w:val="center"/>
            </w:pPr>
            <w:r>
              <w:t>Display if Follow-up has happened.</w:t>
            </w:r>
          </w:p>
          <w:p w:rsidR="00562D55" w:rsidRDefault="00562D55" w:rsidP="00CD28DA">
            <w:pPr>
              <w:pStyle w:val="NormalTableText"/>
              <w:jc w:val="center"/>
            </w:pPr>
          </w:p>
          <w:p w:rsidR="00E111A8" w:rsidRPr="002912E0" w:rsidRDefault="00083DBE" w:rsidP="00CD28DA">
            <w:pPr>
              <w:pStyle w:val="NormalTableText"/>
              <w:jc w:val="center"/>
            </w:pPr>
            <w:r>
              <w:t>Supervisor Name and Followup Timestamp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5B95" w:rsidP="00CD28DA">
            <w:pPr>
              <w:pStyle w:val="NormalTableText"/>
              <w:jc w:val="center"/>
            </w:pPr>
            <w:r>
              <w:t>Display if Follow-up has happened.</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492F9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92F9A" w:rsidP="00CD28DA">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10CED" w:rsidRDefault="00810CED" w:rsidP="00CD28DA">
            <w:pPr>
              <w:pStyle w:val="NormalTableText"/>
              <w:jc w:val="center"/>
            </w:pPr>
            <w:r>
              <w:t>Display if log is completed.</w:t>
            </w:r>
          </w:p>
          <w:p w:rsidR="00810CED" w:rsidRDefault="00810CED" w:rsidP="00CD28DA">
            <w:pPr>
              <w:pStyle w:val="NormalTableText"/>
              <w:jc w:val="center"/>
            </w:pPr>
          </w:p>
          <w:p w:rsidR="00E111A8" w:rsidRPr="002912E0" w:rsidRDefault="00BE630D" w:rsidP="00CD28DA">
            <w:pPr>
              <w:pStyle w:val="NormalTableText"/>
              <w:jc w:val="center"/>
            </w:pPr>
            <w:r>
              <w:t>Employee Name and Timestamp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pPr>
            <w:r>
              <w:t>Display if log is completed.</w:t>
            </w:r>
          </w:p>
          <w:p w:rsidR="00E111A8" w:rsidRPr="002912E0" w:rsidRDefault="00E111A8" w:rsidP="00CD28DA">
            <w:pPr>
              <w:pStyle w:val="NormalTableText"/>
              <w:jc w:val="center"/>
            </w:pP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B07DF5" w:rsidP="00CD28DA">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pPr>
            <w:r>
              <w:t>Display if log is completed.</w:t>
            </w:r>
          </w:p>
          <w:p w:rsidR="00E111A8" w:rsidRPr="002912E0" w:rsidRDefault="00E111A8" w:rsidP="00CD28DA">
            <w:pPr>
              <w:pStyle w:val="NormalTableText"/>
              <w:jc w:val="center"/>
            </w:pPr>
          </w:p>
        </w:tc>
      </w:tr>
      <w:tr w:rsidR="00B07DF5"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F75CEC"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B07DF5"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B07DF5"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0379BD" w:rsidP="00CD28DA">
            <w:pPr>
              <w:pStyle w:val="NormalTableText"/>
              <w:jc w:val="center"/>
            </w:pPr>
            <w:r>
              <w:t>Notes from Employee after follow-up</w:t>
            </w:r>
          </w:p>
        </w:tc>
      </w:tr>
      <w:tr w:rsidR="006A0DB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6A0DBC" w:rsidRPr="002912E0" w:rsidRDefault="006A0DBC" w:rsidP="00CD28DA">
            <w:pPr>
              <w:pStyle w:val="NormalTableText"/>
              <w:jc w:val="center"/>
            </w:pPr>
            <w:r>
              <w:t>End – Follow up is required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C71B0D" w:rsidRDefault="00CD28DA" w:rsidP="00CD28DA">
            <w:pPr>
              <w:pStyle w:val="NormalTableText"/>
              <w:rPr>
                <w:b/>
                <w:i/>
                <w:sz w:val="18"/>
                <w:szCs w:val="18"/>
              </w:rPr>
            </w:pPr>
            <w:r>
              <w:rPr>
                <w:b/>
                <w:i/>
                <w:sz w:val="18"/>
                <w:szCs w:val="18"/>
              </w:rPr>
              <w:t>End – View Coaching (read only)</w:t>
            </w:r>
          </w:p>
        </w:tc>
      </w:tr>
      <w:tr w:rsidR="00CD28DA"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CD28DA" w:rsidRPr="005B478C" w:rsidRDefault="00CD28DA" w:rsidP="00CD28DA">
            <w:pPr>
              <w:pStyle w:val="NormalTableText"/>
              <w:rPr>
                <w:b/>
              </w:rPr>
            </w:pPr>
            <w:r w:rsidRPr="005B478C">
              <w:rPr>
                <w:b/>
              </w:rPr>
              <w:t>End – Coaching Information displayed on right.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541B8E" w:rsidRDefault="00CD28DA" w:rsidP="00CD28DA">
            <w:pPr>
              <w:pStyle w:val="NormalTableText"/>
              <w:rPr>
                <w:b/>
                <w:i/>
              </w:rPr>
            </w:pPr>
            <w:r>
              <w:rPr>
                <w:b/>
              </w:rPr>
              <w:t xml:space="preserve">Warning Information displayed on left </w:t>
            </w:r>
            <w:r w:rsidRPr="00EA1C98">
              <w:rPr>
                <w:b/>
              </w:rPr>
              <w:t>(non-editable)</w:t>
            </w:r>
            <w:r>
              <w:rPr>
                <w:b/>
              </w:rPr>
              <w:t xml:space="preserve"> - _WarningLogInfo.cshtml:</w:t>
            </w: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FE3D09" w:rsidRDefault="00CD28DA" w:rsidP="00CD28DA">
            <w:pPr>
              <w:pStyle w:val="NormalTableText"/>
              <w:rPr>
                <w:b/>
              </w:rPr>
            </w:pPr>
            <w:r w:rsidRPr="00FE3D09">
              <w:rPr>
                <w:b/>
              </w:rPr>
              <w:t>End – Warning Information displayed on left</w:t>
            </w:r>
            <w:r>
              <w:rPr>
                <w:b/>
              </w:rPr>
              <w:t xml:space="preserve"> (non-editable) - _ViewWarningLog.cshtml</w:t>
            </w:r>
            <w:r w:rsidRPr="00FE3D09">
              <w:rPr>
                <w:b/>
              </w:rPr>
              <w: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CD28DA" w:rsidRPr="002912E0" w:rsidRDefault="00CD28DA" w:rsidP="00CD28DA">
            <w:pPr>
              <w:pStyle w:val="NormalTableText"/>
            </w:pPr>
            <w:r>
              <w:rPr>
                <w:b/>
                <w:i/>
              </w:rPr>
              <w:t>Warning Information displayed on right:</w:t>
            </w: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pPr>
              <w:pStyle w:val="NormalTableText"/>
              <w:jc w:val="center"/>
            </w:pPr>
            <w:del w:id="180" w:author="Huang, Lili" w:date="2019-12-09T08:39:00Z">
              <w:r w:rsidDel="009B252E">
                <w:delText>Coaching</w:delText>
              </w:r>
            </w:del>
            <w:ins w:id="181" w:author="Huang, Lili" w:date="2019-12-09T08:39:00Z">
              <w:r w:rsidR="009B252E">
                <w:t>Warning</w:t>
              </w:r>
            </w:ins>
            <w:r>
              <w:t>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9B252E" w:rsidRPr="002912E0" w:rsidTr="00542C2D">
        <w:trPr>
          <w:ins w:id="182" w:author="Huang, Lili" w:date="2019-12-09T08:35: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Default="009B252E" w:rsidP="00CD28DA">
            <w:pPr>
              <w:jc w:val="center"/>
              <w:rPr>
                <w:ins w:id="183" w:author="Huang, Lili" w:date="2019-12-09T08:35:00Z"/>
              </w:rPr>
            </w:pPr>
            <w:ins w:id="184" w:author="Huang, Lili" w:date="2019-12-09T08:35: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Default="009B252E" w:rsidP="00CD28DA">
            <w:pPr>
              <w:pStyle w:val="NormalTableText"/>
              <w:jc w:val="center"/>
              <w:rPr>
                <w:ins w:id="185" w:author="Huang, Lili" w:date="2019-12-09T08:35: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Pr="002912E0" w:rsidRDefault="009B252E" w:rsidP="00CD28DA">
            <w:pPr>
              <w:pStyle w:val="NormalTableText"/>
              <w:jc w:val="center"/>
              <w:rPr>
                <w:ins w:id="186" w:author="Huang, Lili" w:date="2019-12-09T08:35:00Z"/>
              </w:rPr>
            </w:pPr>
            <w:ins w:id="187" w:author="Huang, Lili" w:date="2019-12-09T08:39:00Z">
              <w:r>
                <w:t>Warning</w:t>
              </w:r>
              <w:r w:rsidR="000630C8">
                <w:t>_Log_Static</w:t>
              </w:r>
              <w:r>
                <w:t>Text</w:t>
              </w:r>
            </w:ins>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Pr="002912E0" w:rsidRDefault="009B252E">
            <w:pPr>
              <w:pStyle w:val="NormalTableText"/>
              <w:rPr>
                <w:ins w:id="188" w:author="Huang, Lili" w:date="2019-12-09T08:35:00Z"/>
              </w:rPr>
              <w:pPrChange w:id="189" w:author="Huang, Lili" w:date="2019-12-09T08:39:00Z">
                <w:pPr>
                  <w:pStyle w:val="NormalTableText"/>
                  <w:jc w:val="center"/>
                </w:pPr>
              </w:pPrChange>
            </w:pPr>
          </w:p>
        </w:tc>
      </w:tr>
      <w:tr w:rsidR="009C0BF0" w:rsidRPr="002912E0" w:rsidTr="007F7FE7">
        <w:trPr>
          <w:ins w:id="190" w:author="Huang, Lili" w:date="2019-12-09T08:35: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rPr>
                <w:ins w:id="191" w:author="Huang, Lili" w:date="2019-12-09T08:35:00Z"/>
              </w:rPr>
            </w:pPr>
            <w:ins w:id="192" w:author="Huang, Lili" w:date="2019-12-09T08:39:00Z">
              <w:r>
                <w:t>Lable</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rPr>
                <w:ins w:id="193" w:author="Huang, Lili" w:date="2019-12-09T08:35:00Z"/>
              </w:rPr>
            </w:pPr>
            <w:ins w:id="194" w:author="Huang, Lili" w:date="2019-12-09T08:39:00Z">
              <w:r>
                <w:t>Check the box below to acknowledge the warning opportunity:</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rPr>
                <w:ins w:id="195" w:author="Huang, Lili" w:date="2019-12-09T08:35:00Z"/>
              </w:rP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9C0BF0" w:rsidRDefault="009C0BF0">
            <w:pPr>
              <w:pStyle w:val="NormalTableText"/>
              <w:rPr>
                <w:ins w:id="196" w:author="Huang, Lili" w:date="2019-12-09T08:40:00Z"/>
              </w:rPr>
              <w:pPrChange w:id="197" w:author="Huang, Lili" w:date="2019-12-09T08:40:00Z">
                <w:pPr>
                  <w:pStyle w:val="NormalTableText"/>
                  <w:jc w:val="center"/>
                </w:pPr>
              </w:pPrChange>
            </w:pPr>
            <w:ins w:id="198" w:author="Huang, Lili" w:date="2019-12-09T08:40:00Z">
              <w:r>
                <w:t>Display only when:</w:t>
              </w:r>
            </w:ins>
          </w:p>
          <w:p w:rsidR="009C0BF0" w:rsidRDefault="009C0BF0">
            <w:pPr>
              <w:pStyle w:val="NormalTableText"/>
              <w:numPr>
                <w:ilvl w:val="0"/>
                <w:numId w:val="22"/>
              </w:numPr>
              <w:rPr>
                <w:ins w:id="199" w:author="Huang, Lili" w:date="2019-12-09T08:40:00Z"/>
              </w:rPr>
              <w:pPrChange w:id="200" w:author="Huang, Lili" w:date="2019-12-09T08:40:00Z">
                <w:pPr>
                  <w:pStyle w:val="NormalTableText"/>
                  <w:jc w:val="center"/>
                </w:pPr>
              </w:pPrChange>
            </w:pPr>
            <w:ins w:id="201" w:author="Huang, Lili" w:date="2019-12-09T08:40:00Z">
              <w:r>
                <w:t>User is the employee of the log, AND</w:t>
              </w:r>
            </w:ins>
          </w:p>
          <w:p w:rsidR="009C0BF0" w:rsidRPr="002912E0" w:rsidRDefault="009C0BF0">
            <w:pPr>
              <w:pStyle w:val="NormalTableText"/>
              <w:numPr>
                <w:ilvl w:val="0"/>
                <w:numId w:val="22"/>
              </w:numPr>
              <w:rPr>
                <w:ins w:id="202" w:author="Huang, Lili" w:date="2019-12-09T08:35:00Z"/>
              </w:rPr>
              <w:pPrChange w:id="203" w:author="Huang, Lili" w:date="2019-12-09T08:40:00Z">
                <w:pPr>
                  <w:pStyle w:val="NormalTableText"/>
                  <w:jc w:val="center"/>
                </w:pPr>
              </w:pPrChange>
            </w:pPr>
            <w:ins w:id="204" w:author="Huang, Lili" w:date="2019-12-09T08:40:00Z">
              <w:r>
                <w:t>Pending Employee Review</w:t>
              </w:r>
            </w:ins>
          </w:p>
        </w:tc>
      </w:tr>
      <w:tr w:rsidR="009C0BF0" w:rsidRPr="002912E0" w:rsidTr="007F7FE7">
        <w:trPr>
          <w:ins w:id="205" w:author="Huang, Lili" w:date="2019-12-09T08:35: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rPr>
                <w:ins w:id="206" w:author="Huang, Lili" w:date="2019-12-09T08:35:00Z"/>
              </w:rPr>
            </w:pPr>
            <w:ins w:id="207" w:author="Huang, Lili" w:date="2019-12-09T08:42:00Z">
              <w:r>
                <w:t>c</w:t>
              </w:r>
            </w:ins>
            <w:ins w:id="208" w:author="Huang, Lili" w:date="2019-12-09T08:41:00Z">
              <w:r>
                <w:t>heckbox</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rPr>
                <w:ins w:id="209" w:author="Huang, Lili" w:date="2019-12-09T08:35: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rPr>
                <w:ins w:id="210" w:author="Huang, Lili" w:date="2019-12-09T08:35:00Z"/>
              </w:rPr>
            </w:pPr>
          </w:p>
        </w:tc>
        <w:tc>
          <w:tcPr>
            <w:tcW w:w="2970" w:type="dxa"/>
            <w:vMerge/>
            <w:tcBorders>
              <w:left w:val="single" w:sz="4" w:space="0" w:color="auto"/>
              <w:right w:val="single" w:sz="4" w:space="0" w:color="auto"/>
            </w:tcBorders>
            <w:shd w:val="clear" w:color="auto" w:fill="FFFFFF" w:themeFill="background1"/>
          </w:tcPr>
          <w:p w:rsidR="009C0BF0" w:rsidRPr="002912E0" w:rsidRDefault="009C0BF0" w:rsidP="00CD28DA">
            <w:pPr>
              <w:pStyle w:val="NormalTableText"/>
              <w:jc w:val="center"/>
              <w:rPr>
                <w:ins w:id="211" w:author="Huang, Lili" w:date="2019-12-09T08:35:00Z"/>
              </w:rPr>
            </w:pPr>
          </w:p>
        </w:tc>
      </w:tr>
      <w:tr w:rsidR="009C0BF0" w:rsidRPr="002912E0" w:rsidTr="00910D64">
        <w:trPr>
          <w:ins w:id="212" w:author="Huang, Lili" w:date="2019-12-09T08:4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rPr>
                <w:ins w:id="213" w:author="Huang, Lili" w:date="2019-12-09T08:41:00Z"/>
              </w:rPr>
            </w:pPr>
            <w:ins w:id="214" w:author="Huang, Lili" w:date="2019-12-09T08:4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rPr>
                <w:ins w:id="215" w:author="Huang, Lili" w:date="2019-12-09T08:41:00Z"/>
              </w:rPr>
            </w:pPr>
            <w:ins w:id="216" w:author="Huang, Lili" w:date="2019-12-09T08:42:00Z">
              <w:r>
                <w:t>I have read and understand all the information provided on this warning log.</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rPr>
                <w:ins w:id="217" w:author="Huang, Lili" w:date="2019-12-09T08:41:00Z"/>
              </w:rPr>
            </w:pPr>
          </w:p>
        </w:tc>
        <w:tc>
          <w:tcPr>
            <w:tcW w:w="2970" w:type="dxa"/>
            <w:vMerge/>
            <w:tcBorders>
              <w:left w:val="single" w:sz="4" w:space="0" w:color="auto"/>
              <w:right w:val="single" w:sz="4" w:space="0" w:color="auto"/>
            </w:tcBorders>
            <w:shd w:val="clear" w:color="auto" w:fill="FFFFFF" w:themeFill="background1"/>
          </w:tcPr>
          <w:p w:rsidR="009C0BF0" w:rsidRPr="002912E0" w:rsidRDefault="009C0BF0" w:rsidP="00CD28DA">
            <w:pPr>
              <w:pStyle w:val="NormalTableText"/>
              <w:jc w:val="center"/>
              <w:rPr>
                <w:ins w:id="218" w:author="Huang, Lili" w:date="2019-12-09T08:41:00Z"/>
              </w:rPr>
            </w:pPr>
          </w:p>
        </w:tc>
      </w:tr>
      <w:tr w:rsidR="009C0BF0" w:rsidRPr="002912E0" w:rsidTr="00910D64">
        <w:trPr>
          <w:ins w:id="219" w:author="Huang, Lili" w:date="2019-12-09T08:43: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rPr>
                <w:ins w:id="220" w:author="Huang, Lili" w:date="2019-12-09T08:43:00Z"/>
              </w:rPr>
            </w:pPr>
            <w:ins w:id="221" w:author="Huang, Lili" w:date="2019-12-09T08:43:00Z">
              <w:r>
                <w:t>Button</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rPr>
                <w:ins w:id="222" w:author="Huang, Lili" w:date="2019-12-09T08:43:00Z"/>
              </w:rPr>
            </w:pPr>
            <w:ins w:id="223" w:author="Huang, Lili" w:date="2019-12-09T08:43:00Z">
              <w:r>
                <w:t>Submit</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rPr>
                <w:ins w:id="224" w:author="Huang, Lili" w:date="2019-12-09T08:43:00Z"/>
              </w:rPr>
            </w:pPr>
          </w:p>
        </w:tc>
        <w:tc>
          <w:tcPr>
            <w:tcW w:w="2970" w:type="dxa"/>
            <w:vMerge/>
            <w:tcBorders>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rPr>
                <w:ins w:id="225" w:author="Huang, Lili" w:date="2019-12-09T08:43:00Z"/>
              </w:rPr>
            </w:pP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9C0BF0" w:rsidP="00CD28DA">
            <w:pPr>
              <w:pStyle w:val="NormalTableText"/>
              <w:jc w:val="center"/>
              <w:rPr>
                <w:ins w:id="226" w:author="Huang, Lili" w:date="2019-12-09T08:43:00Z"/>
              </w:rPr>
            </w:pPr>
            <w:ins w:id="227" w:author="Huang, Lili" w:date="2019-12-09T08:43:00Z">
              <w:r>
                <w:t>Display only when:</w:t>
              </w:r>
            </w:ins>
          </w:p>
          <w:p w:rsidR="009C0BF0" w:rsidRPr="002912E0" w:rsidRDefault="009C0BF0" w:rsidP="00CD28DA">
            <w:pPr>
              <w:pStyle w:val="NormalTableText"/>
              <w:jc w:val="center"/>
            </w:pPr>
            <w:ins w:id="228" w:author="Huang, Lili" w:date="2019-12-09T08:43:00Z">
              <w:r>
                <w:t>User is the supervisor or manager of the employee.</w:t>
              </w:r>
            </w:ins>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CD28DA" w:rsidRPr="006025DF" w:rsidRDefault="00CD28DA" w:rsidP="00CD28DA">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footerReference w:type="default" r:id="rId42"/>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229" w:name="_Toc19103659"/>
      <w:r>
        <w:rPr>
          <w:b/>
        </w:rPr>
        <w:lastRenderedPageBreak/>
        <w:t>Stored Procedures</w:t>
      </w:r>
      <w:bookmarkEnd w:id="229"/>
    </w:p>
    <w:p w:rsidR="00C3614E" w:rsidRDefault="00C3614E" w:rsidP="007A38A2">
      <w:pPr>
        <w:pStyle w:val="ListParagraph"/>
        <w:numPr>
          <w:ilvl w:val="1"/>
          <w:numId w:val="4"/>
        </w:numPr>
        <w:outlineLvl w:val="1"/>
      </w:pPr>
      <w:bookmarkStart w:id="230" w:name="_Toc19103660"/>
      <w:r>
        <w:t>sp_SelectReviewFrom_Coaching_Log</w:t>
      </w:r>
      <w:bookmarkEnd w:id="230"/>
    </w:p>
    <w:p w:rsidR="00C3614E" w:rsidRDefault="00C3614E" w:rsidP="007A38A2">
      <w:pPr>
        <w:pStyle w:val="ListParagraph"/>
        <w:numPr>
          <w:ilvl w:val="1"/>
          <w:numId w:val="4"/>
        </w:numPr>
        <w:outlineLvl w:val="1"/>
      </w:pPr>
      <w:bookmarkStart w:id="231" w:name="_Toc19103661"/>
      <w:r>
        <w:t>sp_SelectReviewFrom_Coaching_Log_Reasons</w:t>
      </w:r>
      <w:bookmarkEnd w:id="231"/>
    </w:p>
    <w:p w:rsidR="00C3614E" w:rsidRDefault="00C3614E" w:rsidP="007A38A2">
      <w:pPr>
        <w:pStyle w:val="ListParagraph"/>
        <w:numPr>
          <w:ilvl w:val="1"/>
          <w:numId w:val="4"/>
        </w:numPr>
        <w:outlineLvl w:val="1"/>
      </w:pPr>
      <w:bookmarkStart w:id="232" w:name="_Toc19103662"/>
      <w:r>
        <w:t>sp_SelectReviewFrom_Warning_Log_Reasons</w:t>
      </w:r>
      <w:bookmarkEnd w:id="232"/>
    </w:p>
    <w:p w:rsidR="00C3614E" w:rsidRDefault="00C16263" w:rsidP="007A38A2">
      <w:pPr>
        <w:pStyle w:val="ListParagraph"/>
        <w:numPr>
          <w:ilvl w:val="1"/>
          <w:numId w:val="4"/>
        </w:numPr>
        <w:outlineLvl w:val="1"/>
      </w:pPr>
      <w:bookmarkStart w:id="233" w:name="_Toc19103663"/>
      <w:r>
        <w:t>sp_Update_Review_Coaching_Log_Suerpvisor_Pending</w:t>
      </w:r>
      <w:bookmarkEnd w:id="233"/>
    </w:p>
    <w:p w:rsidR="006320EB" w:rsidRDefault="006320EB" w:rsidP="007A38A2">
      <w:pPr>
        <w:pStyle w:val="ListParagraph"/>
        <w:numPr>
          <w:ilvl w:val="1"/>
          <w:numId w:val="4"/>
        </w:numPr>
        <w:outlineLvl w:val="1"/>
      </w:pPr>
      <w:bookmarkStart w:id="234" w:name="_Toc19103664"/>
      <w:r>
        <w:t>sp_Update_Review_Coaching_Log_Supervisor_Acknowledge</w:t>
      </w:r>
      <w:bookmarkEnd w:id="234"/>
    </w:p>
    <w:p w:rsidR="006320EB" w:rsidRDefault="00973AEA" w:rsidP="007A38A2">
      <w:pPr>
        <w:pStyle w:val="ListParagraph"/>
        <w:numPr>
          <w:ilvl w:val="1"/>
          <w:numId w:val="4"/>
        </w:numPr>
        <w:outlineLvl w:val="1"/>
      </w:pPr>
      <w:bookmarkStart w:id="235" w:name="_Toc19103665"/>
      <w:r>
        <w:t>sp_Update_Review_Coaching_Log_Employee_Pending</w:t>
      </w:r>
      <w:bookmarkEnd w:id="235"/>
    </w:p>
    <w:p w:rsidR="00C16263" w:rsidRDefault="00C16263" w:rsidP="007A38A2">
      <w:pPr>
        <w:pStyle w:val="ListParagraph"/>
        <w:numPr>
          <w:ilvl w:val="1"/>
          <w:numId w:val="4"/>
        </w:numPr>
        <w:outlineLvl w:val="1"/>
      </w:pPr>
      <w:bookmarkStart w:id="236" w:name="_Toc19103666"/>
      <w:r>
        <w:t>sp_Update_Review_Coaching_Log_Employee_Acknowledge</w:t>
      </w:r>
      <w:bookmarkEnd w:id="236"/>
    </w:p>
    <w:p w:rsidR="00FA782E" w:rsidRDefault="00FA782E" w:rsidP="007A38A2">
      <w:pPr>
        <w:pStyle w:val="ListParagraph"/>
        <w:numPr>
          <w:ilvl w:val="1"/>
          <w:numId w:val="4"/>
        </w:numPr>
        <w:outlineLvl w:val="1"/>
      </w:pPr>
      <w:bookmarkStart w:id="237" w:name="_Toc19103667"/>
      <w:r>
        <w:t>sp_Update_Review_Coaching_Log_Manager_Pending_Research</w:t>
      </w:r>
      <w:bookmarkEnd w:id="237"/>
    </w:p>
    <w:p w:rsidR="00FA782E" w:rsidRDefault="00FA782E" w:rsidP="007A38A2">
      <w:pPr>
        <w:pStyle w:val="ListParagraph"/>
        <w:numPr>
          <w:ilvl w:val="1"/>
          <w:numId w:val="4"/>
        </w:numPr>
        <w:outlineLvl w:val="1"/>
      </w:pPr>
      <w:bookmarkStart w:id="238" w:name="_Toc19103668"/>
      <w:r>
        <w:t>sp_Update_Review_Coaching_Log_Manager_Pending_CSE</w:t>
      </w:r>
      <w:bookmarkEnd w:id="238"/>
    </w:p>
    <w:p w:rsidR="00AC7FF8" w:rsidRDefault="00AC7FF8" w:rsidP="007A38A2">
      <w:pPr>
        <w:pStyle w:val="ListParagraph"/>
        <w:numPr>
          <w:ilvl w:val="1"/>
          <w:numId w:val="4"/>
        </w:numPr>
        <w:outlineLvl w:val="1"/>
      </w:pPr>
      <w:bookmarkStart w:id="239" w:name="_Toc19103669"/>
      <w:r>
        <w:t>sp_SelectReviewFrom_Coaching_Log_Quality_Now</w:t>
      </w:r>
      <w:bookmarkEnd w:id="239"/>
    </w:p>
    <w:p w:rsidR="00897564" w:rsidRDefault="002A22C0" w:rsidP="007A38A2">
      <w:pPr>
        <w:pStyle w:val="ListParagraph"/>
        <w:numPr>
          <w:ilvl w:val="1"/>
          <w:numId w:val="4"/>
        </w:numPr>
        <w:outlineLvl w:val="1"/>
      </w:pPr>
      <w:bookmarkStart w:id="240" w:name="_Toc19103670"/>
      <w:r>
        <w:t>sp_ShortCalls_Get_BehaviorList</w:t>
      </w:r>
      <w:bookmarkEnd w:id="240"/>
    </w:p>
    <w:p w:rsidR="002A22C0" w:rsidRDefault="002A22C0" w:rsidP="007A38A2">
      <w:pPr>
        <w:pStyle w:val="ListParagraph"/>
        <w:numPr>
          <w:ilvl w:val="1"/>
          <w:numId w:val="4"/>
        </w:numPr>
        <w:outlineLvl w:val="1"/>
      </w:pPr>
      <w:bookmarkStart w:id="241" w:name="_Toc19103671"/>
      <w:r>
        <w:t>sp_ShortCalls_Get_Actions</w:t>
      </w:r>
      <w:bookmarkEnd w:id="241"/>
    </w:p>
    <w:p w:rsidR="002A22C0" w:rsidRDefault="002A22C0" w:rsidP="007A38A2">
      <w:pPr>
        <w:pStyle w:val="ListParagraph"/>
        <w:numPr>
          <w:ilvl w:val="1"/>
          <w:numId w:val="4"/>
        </w:numPr>
        <w:outlineLvl w:val="1"/>
      </w:pPr>
      <w:bookmarkStart w:id="242" w:name="_Toc19103672"/>
      <w:r>
        <w:t>sp_ShortCalls_Get_CallList</w:t>
      </w:r>
      <w:bookmarkEnd w:id="242"/>
    </w:p>
    <w:p w:rsidR="002A22C0" w:rsidRDefault="002A22C0" w:rsidP="007A38A2">
      <w:pPr>
        <w:pStyle w:val="ListParagraph"/>
        <w:numPr>
          <w:ilvl w:val="1"/>
          <w:numId w:val="4"/>
        </w:numPr>
        <w:outlineLvl w:val="1"/>
      </w:pPr>
      <w:bookmarkStart w:id="243" w:name="_Toc19103673"/>
      <w:r>
        <w:t>sp_ShortCalls_Get_SupReivewDetails</w:t>
      </w:r>
      <w:bookmarkEnd w:id="243"/>
    </w:p>
    <w:p w:rsidR="002A22C0" w:rsidRDefault="002A22C0" w:rsidP="007A38A2">
      <w:pPr>
        <w:pStyle w:val="ListParagraph"/>
        <w:numPr>
          <w:ilvl w:val="1"/>
          <w:numId w:val="4"/>
        </w:numPr>
        <w:outlineLvl w:val="1"/>
      </w:pPr>
      <w:bookmarkStart w:id="244" w:name="_Toc19103674"/>
      <w:r>
        <w:t>sp_ShortCalls_SupReview_Submit</w:t>
      </w:r>
      <w:bookmarkEnd w:id="244"/>
    </w:p>
    <w:p w:rsidR="002A22C0" w:rsidRDefault="002A22C0" w:rsidP="007A38A2">
      <w:pPr>
        <w:pStyle w:val="ListParagraph"/>
        <w:numPr>
          <w:ilvl w:val="1"/>
          <w:numId w:val="4"/>
        </w:numPr>
        <w:outlineLvl w:val="1"/>
      </w:pPr>
      <w:bookmarkStart w:id="245" w:name="_Toc19103675"/>
      <w:r>
        <w:t>sp_ShortCalls_MgrReivew_Submit</w:t>
      </w:r>
      <w:bookmarkEnd w:id="245"/>
    </w:p>
    <w:p w:rsidR="002D6656" w:rsidRDefault="003D32AC" w:rsidP="007E27E7">
      <w:pPr>
        <w:pStyle w:val="ListParagraph"/>
        <w:numPr>
          <w:ilvl w:val="1"/>
          <w:numId w:val="4"/>
        </w:numPr>
        <w:outlineLvl w:val="1"/>
      </w:pPr>
      <w:bookmarkStart w:id="246" w:name="_Toc19103676"/>
      <w:r>
        <w:t>sp_ShortCalls_getMgrReviewDetails</w:t>
      </w:r>
      <w:bookmarkEnd w:id="246"/>
    </w:p>
    <w:p w:rsidR="00D1548C" w:rsidRDefault="00D1548C" w:rsidP="007E27E7">
      <w:pPr>
        <w:pStyle w:val="ListParagraph"/>
        <w:numPr>
          <w:ilvl w:val="1"/>
          <w:numId w:val="4"/>
        </w:numPr>
        <w:outlineLvl w:val="1"/>
      </w:pPr>
      <w:bookmarkStart w:id="247" w:name="_Toc19103677"/>
      <w:r>
        <w:t>sp_Update_Review_Caoching_Log_Supervisor_Pending_Followup</w:t>
      </w:r>
      <w:bookmarkEnd w:id="247"/>
    </w:p>
    <w:p w:rsidR="00143B4B" w:rsidRDefault="00143B4B" w:rsidP="007E27E7">
      <w:pPr>
        <w:pStyle w:val="ListParagraph"/>
        <w:numPr>
          <w:ilvl w:val="1"/>
          <w:numId w:val="4"/>
        </w:numPr>
        <w:outlineLvl w:val="1"/>
      </w:pPr>
      <w:bookmarkStart w:id="248" w:name="_Toc19103678"/>
      <w:r>
        <w:t>sp_Update_Review_Caoching_Log_Employee_Pending_Followup</w:t>
      </w:r>
      <w:bookmarkEnd w:id="248"/>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249" w:name="_Toc19103679"/>
      <w:r>
        <w:rPr>
          <w:b/>
        </w:rPr>
        <w:t>Logic to d</w:t>
      </w:r>
      <w:r w:rsidR="006C1828">
        <w:rPr>
          <w:b/>
        </w:rPr>
        <w:t xml:space="preserve">etermine </w:t>
      </w:r>
      <w:r>
        <w:rPr>
          <w:b/>
        </w:rPr>
        <w:t>pending form type</w:t>
      </w:r>
      <w:bookmarkEnd w:id="249"/>
    </w:p>
    <w:p w:rsidR="00015568" w:rsidRDefault="00015568" w:rsidP="007A38A2">
      <w:pPr>
        <w:pStyle w:val="ListParagraph"/>
        <w:numPr>
          <w:ilvl w:val="1"/>
          <w:numId w:val="4"/>
        </w:numPr>
        <w:outlineLvl w:val="1"/>
      </w:pPr>
      <w:bookmarkStart w:id="250" w:name="_Toc19103680"/>
      <w:r>
        <w:t>Pending Acknowledgement</w:t>
      </w:r>
      <w:bookmarkEnd w:id="250"/>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r>
        <w:t>OverTurned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251" w:name="_Toc19103681"/>
      <w:r>
        <w:t>Pending Research</w:t>
      </w:r>
      <w:bookmarkEnd w:id="251"/>
    </w:p>
    <w:p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871A9C" w:rsidRDefault="0055135E" w:rsidP="007A38A2">
      <w:pPr>
        <w:pStyle w:val="ListParagraph"/>
        <w:numPr>
          <w:ilvl w:val="0"/>
          <w:numId w:val="12"/>
        </w:numPr>
      </w:pPr>
      <w:r>
        <w:t xml:space="preserve">Pending manager review, </w:t>
      </w:r>
      <w:r w:rsidR="00871A9C">
        <w:t>and one of the following condition is met:</w:t>
      </w:r>
    </w:p>
    <w:p w:rsidR="00871A9C" w:rsidRDefault="00871A9C" w:rsidP="00527BF0">
      <w:pPr>
        <w:pStyle w:val="ListParagraph"/>
        <w:numPr>
          <w:ilvl w:val="1"/>
          <w:numId w:val="17"/>
        </w:numPr>
      </w:pPr>
      <w:r>
        <w:t>Current Coaching Initiative</w:t>
      </w:r>
    </w:p>
    <w:p w:rsidR="00871A9C" w:rsidRDefault="00871A9C" w:rsidP="00527BF0">
      <w:pPr>
        <w:pStyle w:val="ListParagraph"/>
        <w:numPr>
          <w:ilvl w:val="1"/>
          <w:numId w:val="17"/>
        </w:numPr>
      </w:pPr>
      <w:r>
        <w:t>OMR Exception but NOT Short Calls</w:t>
      </w:r>
    </w:p>
    <w:p w:rsidR="00871A9C" w:rsidRDefault="00871A9C" w:rsidP="00527BF0">
      <w:pPr>
        <w:pStyle w:val="ListParagraph"/>
        <w:numPr>
          <w:ilvl w:val="1"/>
          <w:numId w:val="17"/>
        </w:numPr>
      </w:pPr>
      <w:r>
        <w:t xml:space="preserve">Low CSAT </w:t>
      </w:r>
    </w:p>
    <w:p w:rsidR="00015568" w:rsidRDefault="00015568" w:rsidP="007A38A2">
      <w:pPr>
        <w:pStyle w:val="ListParagraph"/>
        <w:numPr>
          <w:ilvl w:val="1"/>
          <w:numId w:val="4"/>
        </w:numPr>
        <w:outlineLvl w:val="1"/>
      </w:pPr>
      <w:bookmarkStart w:id="252" w:name="_Toc19103682"/>
      <w:r>
        <w:t>Pending CSE</w:t>
      </w:r>
      <w:bookmarkEnd w:id="252"/>
    </w:p>
    <w:p w:rsidR="00D35F1D" w:rsidRDefault="009D13C8" w:rsidP="002A4D41">
      <w:pPr>
        <w:pStyle w:val="ListParagraph"/>
        <w:ind w:left="792"/>
      </w:pPr>
      <w:r>
        <w:t>If Coaching Reason is “Customer Service Escalation”</w:t>
      </w:r>
      <w:r w:rsidR="00106F93">
        <w:t xml:space="preserve"> and the log is ACTIVE and not COMPLETED</w:t>
      </w:r>
      <w:r>
        <w:t>.</w:t>
      </w:r>
    </w:p>
    <w:p w:rsidR="00652BBE" w:rsidRDefault="00652BBE" w:rsidP="00652BBE">
      <w:pPr>
        <w:pStyle w:val="ListParagraph"/>
        <w:ind w:left="792"/>
        <w:outlineLvl w:val="1"/>
      </w:pPr>
    </w:p>
    <w:p w:rsidR="00F16903" w:rsidRDefault="006D0811" w:rsidP="00F16903">
      <w:pPr>
        <w:pStyle w:val="ListParagraph"/>
        <w:numPr>
          <w:ilvl w:val="1"/>
          <w:numId w:val="4"/>
        </w:numPr>
        <w:outlineLvl w:val="1"/>
      </w:pPr>
      <w:bookmarkStart w:id="253" w:name="_Toc19103683"/>
      <w:r>
        <w:t>Pending Short Call Review</w:t>
      </w:r>
      <w:r w:rsidR="00B53039">
        <w:t xml:space="preserve"> (Supervisor)</w:t>
      </w:r>
      <w:bookmarkEnd w:id="253"/>
    </w:p>
    <w:p w:rsidR="00F16903" w:rsidRDefault="00F16903" w:rsidP="003F400D">
      <w:pPr>
        <w:pStyle w:val="ListParagraph"/>
        <w:ind w:left="792"/>
      </w:pPr>
      <w:r>
        <w:t xml:space="preserve">If </w:t>
      </w:r>
      <w:r w:rsidR="00EE70FB">
        <w:t>coaching log is Short Call and status is “Pending Supervisor Review”.</w:t>
      </w:r>
    </w:p>
    <w:p w:rsidR="006D0811" w:rsidRDefault="006D0811" w:rsidP="000435AC">
      <w:pPr>
        <w:pStyle w:val="ListParagraph"/>
        <w:ind w:left="792"/>
        <w:outlineLvl w:val="1"/>
      </w:pPr>
    </w:p>
    <w:p w:rsidR="006D0811" w:rsidRDefault="006D0811" w:rsidP="006D0811">
      <w:pPr>
        <w:pStyle w:val="ListParagraph"/>
        <w:numPr>
          <w:ilvl w:val="1"/>
          <w:numId w:val="4"/>
        </w:numPr>
        <w:outlineLvl w:val="1"/>
      </w:pPr>
      <w:bookmarkStart w:id="254" w:name="_Toc19103684"/>
      <w:r>
        <w:t>Pending Short Call Confirm</w:t>
      </w:r>
      <w:r w:rsidR="00B53039">
        <w:t xml:space="preserve"> (Manager)</w:t>
      </w:r>
      <w:bookmarkEnd w:id="254"/>
    </w:p>
    <w:p w:rsidR="00742889" w:rsidRDefault="00742889" w:rsidP="00B17210">
      <w:pPr>
        <w:pStyle w:val="ListParagraph"/>
        <w:ind w:left="792"/>
      </w:pPr>
      <w:r>
        <w:t xml:space="preserve">If </w:t>
      </w:r>
      <w:r w:rsidR="00EE70FB">
        <w:t>Coaching Log is Short Call and status is “Pending Manager Review”.</w:t>
      </w:r>
    </w:p>
    <w:p w:rsidR="00A602B8" w:rsidRDefault="00A602B8" w:rsidP="00A602B8">
      <w:pPr>
        <w:pStyle w:val="ListParagraph"/>
        <w:numPr>
          <w:ilvl w:val="1"/>
          <w:numId w:val="4"/>
        </w:numPr>
        <w:outlineLvl w:val="1"/>
      </w:pPr>
      <w:bookmarkStart w:id="255" w:name="_Toc19103685"/>
      <w:r>
        <w:lastRenderedPageBreak/>
        <w:t>Pending Follow-Up (Supervisor)</w:t>
      </w:r>
      <w:bookmarkEnd w:id="255"/>
    </w:p>
    <w:p w:rsidR="00A602B8" w:rsidRDefault="00A602B8" w:rsidP="00A602B8">
      <w:pPr>
        <w:ind w:left="720"/>
      </w:pPr>
      <w:r>
        <w:t>If coaching log requires follow-up and status is “Pending Follow-Up”.</w:t>
      </w:r>
    </w:p>
    <w:p w:rsidR="0053696C" w:rsidRDefault="0053696C" w:rsidP="007A38A2">
      <w:pPr>
        <w:pStyle w:val="ListParagraph"/>
        <w:numPr>
          <w:ilvl w:val="1"/>
          <w:numId w:val="4"/>
        </w:numPr>
        <w:outlineLvl w:val="1"/>
      </w:pPr>
      <w:bookmarkStart w:id="256" w:name="_Toc19103686"/>
      <w:r>
        <w:t xml:space="preserve">Pending </w:t>
      </w:r>
      <w:r w:rsidR="008F585E">
        <w:t xml:space="preserve">Regular </w:t>
      </w:r>
      <w:r>
        <w:t>Review</w:t>
      </w:r>
      <w:bookmarkEnd w:id="256"/>
    </w:p>
    <w:p w:rsidR="008E081A" w:rsidRDefault="008E081A" w:rsidP="00F87424">
      <w:pPr>
        <w:pStyle w:val="ListParagraph"/>
        <w:ind w:left="792"/>
      </w:pPr>
      <w:r>
        <w:t>None of the above.</w:t>
      </w:r>
    </w:p>
    <w:p w:rsidR="00015568" w:rsidRPr="00015568" w:rsidRDefault="00015568" w:rsidP="006C1828">
      <w:pPr>
        <w:autoSpaceDE w:val="0"/>
        <w:autoSpaceDN w:val="0"/>
        <w:adjustRightInd w:val="0"/>
        <w:ind w:left="360"/>
        <w:outlineLvl w:val="1"/>
      </w:pPr>
    </w:p>
    <w:p w:rsidR="004D3050" w:rsidRDefault="004D3050" w:rsidP="007A38A2">
      <w:pPr>
        <w:numPr>
          <w:ilvl w:val="0"/>
          <w:numId w:val="4"/>
        </w:numPr>
        <w:tabs>
          <w:tab w:val="num" w:pos="1080"/>
        </w:tabs>
        <w:autoSpaceDE w:val="0"/>
        <w:autoSpaceDN w:val="0"/>
        <w:adjustRightInd w:val="0"/>
        <w:outlineLvl w:val="1"/>
        <w:rPr>
          <w:b/>
        </w:rPr>
      </w:pPr>
      <w:bookmarkStart w:id="257" w:name="_Toc19103687"/>
      <w:r>
        <w:rPr>
          <w:b/>
        </w:rPr>
        <w:t>Logic to determine Review Page display mode (Ready Only vs Editable)</w:t>
      </w:r>
      <w:bookmarkEnd w:id="257"/>
    </w:p>
    <w:tbl>
      <w:tblPr>
        <w:tblStyle w:val="TableGrid"/>
        <w:tblW w:w="0" w:type="auto"/>
        <w:tblInd w:w="360" w:type="dxa"/>
        <w:tblLook w:val="04A0" w:firstRow="1" w:lastRow="0" w:firstColumn="1" w:lastColumn="0" w:noHBand="0" w:noVBand="1"/>
      </w:tblPr>
      <w:tblGrid>
        <w:gridCol w:w="4256"/>
        <w:gridCol w:w="4240"/>
      </w:tblGrid>
      <w:tr w:rsidR="006E4C4F" w:rsidTr="00072DCF">
        <w:tc>
          <w:tcPr>
            <w:tcW w:w="4256" w:type="dxa"/>
          </w:tcPr>
          <w:p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rsidR="006E4C4F" w:rsidRDefault="006E4C4F" w:rsidP="004F50C4">
            <w:pPr>
              <w:autoSpaceDE w:val="0"/>
              <w:autoSpaceDN w:val="0"/>
              <w:adjustRightInd w:val="0"/>
              <w:rPr>
                <w:b/>
              </w:rPr>
            </w:pPr>
            <w:r>
              <w:rPr>
                <w:b/>
              </w:rPr>
              <w:t>If user is the manager or reassigned to, then Editable; Otherwise Read Only</w:t>
            </w:r>
          </w:p>
        </w:tc>
      </w:tr>
      <w:tr w:rsidR="006E4C4F" w:rsidTr="00072DCF">
        <w:tc>
          <w:tcPr>
            <w:tcW w:w="4256" w:type="dxa"/>
          </w:tcPr>
          <w:p w:rsidR="006E4C4F" w:rsidRDefault="007E1950" w:rsidP="004F50C4">
            <w:pPr>
              <w:autoSpaceDE w:val="0"/>
              <w:autoSpaceDN w:val="0"/>
              <w:adjustRightInd w:val="0"/>
              <w:rPr>
                <w:b/>
              </w:rPr>
            </w:pPr>
            <w:r>
              <w:rPr>
                <w:b/>
              </w:rPr>
              <w:t>Short Call – Pending Supervisor Review</w:t>
            </w:r>
          </w:p>
        </w:tc>
        <w:tc>
          <w:tcPr>
            <w:tcW w:w="4240" w:type="dxa"/>
          </w:tcPr>
          <w:p w:rsidR="006E4C4F" w:rsidRDefault="007E1950" w:rsidP="004F50C4">
            <w:pPr>
              <w:autoSpaceDE w:val="0"/>
              <w:autoSpaceDN w:val="0"/>
              <w:adjustRightInd w:val="0"/>
              <w:rPr>
                <w:b/>
              </w:rPr>
            </w:pPr>
            <w:r>
              <w:rPr>
                <w:b/>
              </w:rPr>
              <w:t>If user is the supervisor or reassigned to, then Editable; Otherwise Read Only</w:t>
            </w:r>
          </w:p>
        </w:tc>
      </w:tr>
      <w:tr w:rsidR="006E4C4F" w:rsidTr="00072DCF">
        <w:tc>
          <w:tcPr>
            <w:tcW w:w="4256" w:type="dxa"/>
          </w:tcPr>
          <w:p w:rsidR="006E4C4F" w:rsidRDefault="001003F8" w:rsidP="004F50C4">
            <w:pPr>
              <w:autoSpaceDE w:val="0"/>
              <w:autoSpaceDN w:val="0"/>
              <w:adjustRightInd w:val="0"/>
              <w:rPr>
                <w:b/>
              </w:rPr>
            </w:pPr>
            <w:r>
              <w:rPr>
                <w:b/>
              </w:rPr>
              <w:t>Customer Service Escalation – Pending determination</w:t>
            </w:r>
          </w:p>
        </w:tc>
        <w:tc>
          <w:tcPr>
            <w:tcW w:w="4240" w:type="dxa"/>
          </w:tcPr>
          <w:p w:rsidR="004E494D" w:rsidRDefault="001003F8" w:rsidP="004F50C4">
            <w:pPr>
              <w:autoSpaceDE w:val="0"/>
              <w:autoSpaceDN w:val="0"/>
              <w:adjustRightInd w:val="0"/>
              <w:rPr>
                <w:b/>
              </w:rPr>
            </w:pPr>
            <w:r>
              <w:rPr>
                <w:b/>
              </w:rPr>
              <w:t>If Pending Manager Review</w:t>
            </w:r>
            <w:r w:rsidR="004E494D">
              <w:rPr>
                <w:b/>
              </w:rPr>
              <w:t>;</w:t>
            </w:r>
          </w:p>
          <w:p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rsidR="006E4C4F" w:rsidRDefault="004E494D" w:rsidP="004F50C4">
            <w:pPr>
              <w:autoSpaceDE w:val="0"/>
              <w:autoSpaceDN w:val="0"/>
              <w:adjustRightInd w:val="0"/>
              <w:rPr>
                <w:b/>
              </w:rPr>
            </w:pPr>
            <w:r>
              <w:rPr>
                <w:b/>
              </w:rPr>
              <w:t xml:space="preserve">    Else </w:t>
            </w:r>
            <w:r w:rsidR="001003F8">
              <w:rPr>
                <w:b/>
              </w:rPr>
              <w:t>Read Only</w:t>
            </w:r>
          </w:p>
        </w:tc>
      </w:tr>
      <w:tr w:rsidR="006E4C4F" w:rsidTr="00072DCF">
        <w:tc>
          <w:tcPr>
            <w:tcW w:w="4256" w:type="dxa"/>
          </w:tcPr>
          <w:p w:rsidR="006E4C4F" w:rsidRDefault="00E91B28" w:rsidP="004F50C4">
            <w:pPr>
              <w:autoSpaceDE w:val="0"/>
              <w:autoSpaceDN w:val="0"/>
              <w:adjustRightInd w:val="0"/>
              <w:rPr>
                <w:b/>
              </w:rPr>
            </w:pPr>
            <w:r>
              <w:rPr>
                <w:b/>
              </w:rPr>
              <w:t xml:space="preserve">Research Required </w:t>
            </w:r>
          </w:p>
        </w:tc>
        <w:tc>
          <w:tcPr>
            <w:tcW w:w="4240" w:type="dxa"/>
          </w:tcPr>
          <w:p w:rsidR="008F4DBE" w:rsidRDefault="008F4DBE" w:rsidP="004F50C4">
            <w:pPr>
              <w:autoSpaceDE w:val="0"/>
              <w:autoSpaceDN w:val="0"/>
              <w:adjustRightInd w:val="0"/>
              <w:rPr>
                <w:b/>
              </w:rPr>
            </w:pPr>
            <w:r>
              <w:rPr>
                <w:b/>
              </w:rPr>
              <w:t>If Pending Supervisor Review;</w:t>
            </w:r>
          </w:p>
          <w:p w:rsidR="008F4DBE" w:rsidRDefault="008F4DBE" w:rsidP="004F50C4">
            <w:pPr>
              <w:autoSpaceDE w:val="0"/>
              <w:autoSpaceDN w:val="0"/>
              <w:adjustRightInd w:val="0"/>
              <w:rPr>
                <w:b/>
              </w:rPr>
            </w:pPr>
            <w:r>
              <w:rPr>
                <w:b/>
              </w:rPr>
              <w:t xml:space="preserve">    If  user is the supervisor (or reassigned to), then Editable;</w:t>
            </w:r>
          </w:p>
          <w:p w:rsidR="008F4DBE" w:rsidRDefault="008F4DBE" w:rsidP="004F50C4">
            <w:pPr>
              <w:autoSpaceDE w:val="0"/>
              <w:autoSpaceDN w:val="0"/>
              <w:adjustRightInd w:val="0"/>
              <w:rPr>
                <w:b/>
              </w:rPr>
            </w:pPr>
            <w:r>
              <w:rPr>
                <w:b/>
              </w:rPr>
              <w:t xml:space="preserve">    Else Read Only;</w:t>
            </w:r>
          </w:p>
          <w:p w:rsidR="008F4DBE" w:rsidRDefault="008F4DBE" w:rsidP="004F50C4">
            <w:pPr>
              <w:autoSpaceDE w:val="0"/>
              <w:autoSpaceDN w:val="0"/>
              <w:adjustRightInd w:val="0"/>
              <w:rPr>
                <w:b/>
              </w:rPr>
            </w:pPr>
          </w:p>
          <w:p w:rsidR="008F4DBE" w:rsidRDefault="008F4DBE" w:rsidP="004F50C4">
            <w:pPr>
              <w:autoSpaceDE w:val="0"/>
              <w:autoSpaceDN w:val="0"/>
              <w:adjustRightInd w:val="0"/>
              <w:rPr>
                <w:b/>
              </w:rPr>
            </w:pPr>
            <w:r>
              <w:rPr>
                <w:b/>
              </w:rPr>
              <w:t>If Pending Manager Review;</w:t>
            </w:r>
          </w:p>
          <w:p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rsidR="00D57ADA" w:rsidRDefault="008F4DBE" w:rsidP="004F50C4">
            <w:pPr>
              <w:autoSpaceDE w:val="0"/>
              <w:autoSpaceDN w:val="0"/>
              <w:adjustRightInd w:val="0"/>
              <w:rPr>
                <w:b/>
              </w:rPr>
            </w:pPr>
            <w:r>
              <w:rPr>
                <w:b/>
              </w:rPr>
              <w:t xml:space="preserve">    Else Read Only</w:t>
            </w:r>
          </w:p>
        </w:tc>
      </w:tr>
      <w:tr w:rsidR="006E4C4F" w:rsidTr="00072DCF">
        <w:tc>
          <w:tcPr>
            <w:tcW w:w="4256" w:type="dxa"/>
          </w:tcPr>
          <w:p w:rsidR="006E4C4F" w:rsidRDefault="00276412" w:rsidP="004F50C4">
            <w:pPr>
              <w:autoSpaceDE w:val="0"/>
              <w:autoSpaceDN w:val="0"/>
              <w:adjustRightInd w:val="0"/>
              <w:rPr>
                <w:b/>
              </w:rPr>
            </w:pPr>
            <w:r>
              <w:rPr>
                <w:b/>
              </w:rPr>
              <w:t>Acknowledge</w:t>
            </w:r>
            <w:r w:rsidR="00357C21">
              <w:rPr>
                <w:b/>
              </w:rPr>
              <w:t xml:space="preserve"> – Pending Acknowlegement</w:t>
            </w:r>
            <w:r>
              <w:rPr>
                <w:b/>
              </w:rPr>
              <w:t xml:space="preserve"> </w:t>
            </w:r>
          </w:p>
        </w:tc>
        <w:tc>
          <w:tcPr>
            <w:tcW w:w="4240" w:type="dxa"/>
          </w:tcPr>
          <w:p w:rsidR="00557EF9" w:rsidRDefault="00557EF9" w:rsidP="004F50C4">
            <w:pPr>
              <w:autoSpaceDE w:val="0"/>
              <w:autoSpaceDN w:val="0"/>
              <w:adjustRightInd w:val="0"/>
              <w:rPr>
                <w:b/>
              </w:rPr>
            </w:pPr>
          </w:p>
          <w:p w:rsidR="00557EF9" w:rsidRDefault="00557EF9" w:rsidP="004F50C4">
            <w:pPr>
              <w:autoSpaceDE w:val="0"/>
              <w:autoSpaceDN w:val="0"/>
              <w:adjustRightInd w:val="0"/>
              <w:rPr>
                <w:b/>
              </w:rPr>
            </w:pPr>
            <w:r>
              <w:rPr>
                <w:b/>
              </w:rPr>
              <w:t>Editable if:</w:t>
            </w:r>
          </w:p>
          <w:p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rsidR="006E4C4F" w:rsidRDefault="00276412" w:rsidP="004F50C4">
            <w:pPr>
              <w:autoSpaceDE w:val="0"/>
              <w:autoSpaceDN w:val="0"/>
              <w:adjustRightInd w:val="0"/>
              <w:rPr>
                <w:b/>
              </w:rPr>
            </w:pPr>
            <w:r>
              <w:rPr>
                <w:b/>
              </w:rPr>
              <w:t>Otherwise Read Only</w:t>
            </w:r>
          </w:p>
        </w:tc>
      </w:tr>
      <w:tr w:rsidR="00072DCF" w:rsidTr="00072DCF">
        <w:tc>
          <w:tcPr>
            <w:tcW w:w="4256" w:type="dxa"/>
          </w:tcPr>
          <w:p w:rsidR="00072DCF" w:rsidRDefault="00072DCF" w:rsidP="004F50C4">
            <w:pPr>
              <w:autoSpaceDE w:val="0"/>
              <w:autoSpaceDN w:val="0"/>
              <w:adjustRightInd w:val="0"/>
              <w:rPr>
                <w:b/>
              </w:rPr>
            </w:pPr>
            <w:r>
              <w:rPr>
                <w:b/>
              </w:rPr>
              <w:t>For all other logs</w:t>
            </w:r>
          </w:p>
        </w:tc>
        <w:tc>
          <w:tcPr>
            <w:tcW w:w="4240" w:type="dxa"/>
          </w:tcPr>
          <w:p w:rsidR="00BD3F10" w:rsidRDefault="00072DCF" w:rsidP="004F50C4">
            <w:pPr>
              <w:autoSpaceDE w:val="0"/>
              <w:autoSpaceDN w:val="0"/>
              <w:adjustRightInd w:val="0"/>
              <w:rPr>
                <w:b/>
              </w:rPr>
            </w:pPr>
            <w:r>
              <w:rPr>
                <w:b/>
              </w:rPr>
              <w:t xml:space="preserve"> </w:t>
            </w:r>
            <w:r w:rsidR="00BD3F10">
              <w:rPr>
                <w:b/>
              </w:rPr>
              <w:t>If Pending Supervisor Review;</w:t>
            </w:r>
          </w:p>
          <w:p w:rsidR="00BD3F10" w:rsidRDefault="00BD3F10" w:rsidP="004F50C4">
            <w:pPr>
              <w:autoSpaceDE w:val="0"/>
              <w:autoSpaceDN w:val="0"/>
              <w:adjustRightInd w:val="0"/>
              <w:rPr>
                <w:b/>
              </w:rPr>
            </w:pPr>
            <w:r>
              <w:rPr>
                <w:b/>
              </w:rPr>
              <w:t xml:space="preserve">    If  user is the supervisor (or reassigned to), then Editable;</w:t>
            </w:r>
          </w:p>
          <w:p w:rsidR="00BD3F10" w:rsidRDefault="00BD3F10" w:rsidP="004F50C4">
            <w:pPr>
              <w:autoSpaceDE w:val="0"/>
              <w:autoSpaceDN w:val="0"/>
              <w:adjustRightInd w:val="0"/>
              <w:rPr>
                <w:b/>
              </w:rPr>
            </w:pPr>
            <w:r>
              <w:rPr>
                <w:b/>
              </w:rPr>
              <w:t xml:space="preserve">    Else Read Only;</w:t>
            </w:r>
          </w:p>
          <w:p w:rsidR="00BD3F10" w:rsidRDefault="00BD3F10" w:rsidP="004F50C4">
            <w:pPr>
              <w:autoSpaceDE w:val="0"/>
              <w:autoSpaceDN w:val="0"/>
              <w:adjustRightInd w:val="0"/>
              <w:rPr>
                <w:b/>
              </w:rPr>
            </w:pPr>
          </w:p>
          <w:p w:rsidR="00BD3F10" w:rsidRDefault="00BD3F10" w:rsidP="004F50C4">
            <w:pPr>
              <w:autoSpaceDE w:val="0"/>
              <w:autoSpaceDN w:val="0"/>
              <w:adjustRightInd w:val="0"/>
              <w:rPr>
                <w:b/>
              </w:rPr>
            </w:pPr>
            <w:r>
              <w:rPr>
                <w:b/>
              </w:rPr>
              <w:t>If Pending Employee Review;</w:t>
            </w:r>
          </w:p>
          <w:p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rsidR="00072DCF" w:rsidRDefault="00BD3F10" w:rsidP="004F50C4">
            <w:pPr>
              <w:autoSpaceDE w:val="0"/>
              <w:autoSpaceDN w:val="0"/>
              <w:adjustRightInd w:val="0"/>
              <w:rPr>
                <w:b/>
              </w:rPr>
            </w:pPr>
            <w:r>
              <w:rPr>
                <w:b/>
              </w:rPr>
              <w:t xml:space="preserve">    Else Read Only</w:t>
            </w:r>
            <w:r w:rsidR="00272E1D">
              <w:rPr>
                <w:b/>
              </w:rPr>
              <w:t>;</w:t>
            </w:r>
          </w:p>
          <w:p w:rsidR="00272E1D" w:rsidRDefault="00272E1D" w:rsidP="004F50C4">
            <w:pPr>
              <w:autoSpaceDE w:val="0"/>
              <w:autoSpaceDN w:val="0"/>
              <w:adjustRightInd w:val="0"/>
              <w:rPr>
                <w:b/>
              </w:rPr>
            </w:pPr>
          </w:p>
          <w:p w:rsidR="00272E1D" w:rsidRDefault="00272E1D" w:rsidP="004F50C4">
            <w:pPr>
              <w:autoSpaceDE w:val="0"/>
              <w:autoSpaceDN w:val="0"/>
              <w:adjustRightInd w:val="0"/>
              <w:rPr>
                <w:b/>
              </w:rPr>
            </w:pPr>
            <w:r>
              <w:rPr>
                <w:b/>
              </w:rPr>
              <w:t xml:space="preserve">For all other Pending Statuses, Read Only </w:t>
            </w:r>
          </w:p>
        </w:tc>
      </w:tr>
    </w:tbl>
    <w:p w:rsidR="004D3050" w:rsidRDefault="004D3050" w:rsidP="004D3050">
      <w:pPr>
        <w:autoSpaceDE w:val="0"/>
        <w:autoSpaceDN w:val="0"/>
        <w:adjustRightInd w:val="0"/>
        <w:ind w:left="360"/>
        <w:outlineLvl w:val="1"/>
        <w:rPr>
          <w:b/>
        </w:rPr>
      </w:pPr>
    </w:p>
    <w:p w:rsidR="004D3050" w:rsidRDefault="004D3050" w:rsidP="004D3050">
      <w:pPr>
        <w:autoSpaceDE w:val="0"/>
        <w:autoSpaceDN w:val="0"/>
        <w:adjustRightInd w:val="0"/>
        <w:ind w:left="360"/>
        <w:outlineLvl w:val="1"/>
        <w:rPr>
          <w:b/>
        </w:rPr>
      </w:pPr>
    </w:p>
    <w:p w:rsidR="00B3489C" w:rsidRDefault="00DA40CB" w:rsidP="007A38A2">
      <w:pPr>
        <w:numPr>
          <w:ilvl w:val="0"/>
          <w:numId w:val="4"/>
        </w:numPr>
        <w:tabs>
          <w:tab w:val="num" w:pos="1080"/>
        </w:tabs>
        <w:autoSpaceDE w:val="0"/>
        <w:autoSpaceDN w:val="0"/>
        <w:adjustRightInd w:val="0"/>
        <w:outlineLvl w:val="1"/>
        <w:rPr>
          <w:b/>
        </w:rPr>
      </w:pPr>
      <w:bookmarkStart w:id="258" w:name="_Toc19103688"/>
      <w:r>
        <w:rPr>
          <w:b/>
        </w:rPr>
        <w:t>Logic to determine next status</w:t>
      </w:r>
      <w:bookmarkEnd w:id="258"/>
    </w:p>
    <w:p w:rsidR="00C64664" w:rsidRDefault="00714AE8" w:rsidP="00C64664">
      <w:pPr>
        <w:pStyle w:val="ListParagraph"/>
        <w:numPr>
          <w:ilvl w:val="1"/>
          <w:numId w:val="4"/>
        </w:numPr>
        <w:outlineLvl w:val="1"/>
        <w:rPr>
          <w:ins w:id="259" w:author="Huang, Lili" w:date="2019-12-09T08:45:00Z"/>
        </w:rPr>
      </w:pPr>
      <w:bookmarkStart w:id="260" w:name="_Toc19103689"/>
      <w:r>
        <w:t>Pending Acknowledgement</w:t>
      </w:r>
      <w:bookmarkEnd w:id="260"/>
      <w:r w:rsidR="00C64664">
        <w:t xml:space="preserve"> </w:t>
      </w:r>
    </w:p>
    <w:p w:rsidR="000F753B" w:rsidRDefault="000F753B">
      <w:pPr>
        <w:pStyle w:val="ListParagraph"/>
        <w:ind w:left="792"/>
        <w:outlineLvl w:val="1"/>
        <w:rPr>
          <w:ins w:id="261" w:author="Huang, Lili" w:date="2019-12-09T08:45:00Z"/>
        </w:rPr>
        <w:pPrChange w:id="262" w:author="Huang, Lili" w:date="2019-12-09T08:45:00Z">
          <w:pPr>
            <w:pStyle w:val="ListParagraph"/>
            <w:numPr>
              <w:ilvl w:val="1"/>
              <w:numId w:val="4"/>
            </w:numPr>
            <w:ind w:left="792" w:hanging="432"/>
            <w:outlineLvl w:val="1"/>
          </w:pPr>
        </w:pPrChange>
      </w:pPr>
      <w:ins w:id="263" w:author="Huang, Lili" w:date="2019-12-09T08:45:00Z">
        <w:r>
          <w:t>If the log is a warning log, next status will be “Completed”;</w:t>
        </w:r>
      </w:ins>
    </w:p>
    <w:p w:rsidR="00E37501" w:rsidRDefault="00E37501">
      <w:pPr>
        <w:pStyle w:val="ListParagraph"/>
        <w:ind w:left="792"/>
        <w:outlineLvl w:val="1"/>
        <w:rPr>
          <w:ins w:id="264" w:author="Huang, Lili" w:date="2019-12-09T08:45:00Z"/>
        </w:rPr>
        <w:pPrChange w:id="265" w:author="Huang, Lili" w:date="2019-12-09T08:45:00Z">
          <w:pPr>
            <w:pStyle w:val="ListParagraph"/>
            <w:numPr>
              <w:ilvl w:val="1"/>
              <w:numId w:val="4"/>
            </w:numPr>
            <w:ind w:left="792" w:hanging="432"/>
            <w:outlineLvl w:val="1"/>
          </w:pPr>
        </w:pPrChange>
      </w:pPr>
    </w:p>
    <w:p w:rsidR="00DF7DF6" w:rsidRDefault="00E37501">
      <w:pPr>
        <w:pStyle w:val="ListParagraph"/>
        <w:ind w:left="792"/>
        <w:outlineLvl w:val="1"/>
        <w:pPrChange w:id="266" w:author="Huang, Lili" w:date="2019-12-09T08:45:00Z">
          <w:pPr>
            <w:pStyle w:val="ListParagraph"/>
            <w:numPr>
              <w:ilvl w:val="1"/>
              <w:numId w:val="4"/>
            </w:numPr>
            <w:ind w:left="792" w:hanging="432"/>
            <w:outlineLvl w:val="1"/>
          </w:pPr>
        </w:pPrChange>
      </w:pPr>
      <w:ins w:id="267" w:author="Huang, Lili" w:date="2019-12-09T08:45:00Z">
        <w:r>
          <w:t>Otherwise:</w:t>
        </w:r>
      </w:ins>
    </w:p>
    <w:p w:rsidR="00C64664" w:rsidRDefault="00C64664" w:rsidP="001E0800">
      <w:pPr>
        <w:pStyle w:val="ListParagraph"/>
        <w:ind w:left="792"/>
      </w:pPr>
      <w:r>
        <w:t>For OverTurned Appeal (OTA) logs, next status will be “Completed”;</w:t>
      </w:r>
    </w:p>
    <w:p w:rsidR="004262F2" w:rsidRDefault="00E7189A" w:rsidP="00FF7D40">
      <w:pPr>
        <w:pStyle w:val="ListParagraph"/>
        <w:ind w:left="792"/>
      </w:pPr>
      <w:r>
        <w:t>If no more reviews needed</w:t>
      </w:r>
      <w:r w:rsidR="004262F2">
        <w:t>, next status will be “Completed”;</w:t>
      </w:r>
    </w:p>
    <w:p w:rsidR="0022730B" w:rsidRPr="00986D3E" w:rsidRDefault="0022730B" w:rsidP="00FF7D40">
      <w:pPr>
        <w:pStyle w:val="ListParagraph"/>
        <w:ind w:left="792"/>
        <w:rPr>
          <w:i/>
          <w:sz w:val="18"/>
          <w:szCs w:val="18"/>
        </w:rPr>
      </w:pPr>
      <w:r w:rsidRPr="00986D3E">
        <w:rPr>
          <w:i/>
          <w:sz w:val="18"/>
          <w:szCs w:val="18"/>
        </w:rPr>
        <w:t>(Note: logic for more reviews needed:</w:t>
      </w:r>
    </w:p>
    <w:p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rsidR="00355BB8" w:rsidRPr="00986D3E" w:rsidRDefault="00355BB8" w:rsidP="00986D3E">
      <w:pPr>
        <w:pStyle w:val="ListParagraph"/>
        <w:numPr>
          <w:ilvl w:val="0"/>
          <w:numId w:val="21"/>
        </w:numPr>
        <w:rPr>
          <w:i/>
          <w:sz w:val="18"/>
          <w:szCs w:val="18"/>
        </w:rPr>
      </w:pPr>
      <w:r w:rsidRPr="00986D3E">
        <w:rPr>
          <w:i/>
          <w:sz w:val="18"/>
          <w:szCs w:val="18"/>
        </w:rPr>
        <w:lastRenderedPageBreak/>
        <w:t>The log is IQS, or CTC, or High5Club, or Kudo, or Attendance, or MSR, or MSRS</w:t>
      </w:r>
    </w:p>
    <w:p w:rsidR="007D415B" w:rsidRPr="00986D3E" w:rsidRDefault="007D415B" w:rsidP="00986D3E">
      <w:pPr>
        <w:ind w:left="792"/>
        <w:rPr>
          <w:i/>
          <w:sz w:val="18"/>
          <w:szCs w:val="18"/>
        </w:rPr>
      </w:pPr>
      <w:r w:rsidRPr="00986D3E">
        <w:rPr>
          <w:i/>
          <w:sz w:val="18"/>
          <w:szCs w:val="18"/>
        </w:rPr>
        <w:t>)</w:t>
      </w:r>
    </w:p>
    <w:p w:rsidR="004262F2" w:rsidRDefault="004262F2" w:rsidP="00FF7D40">
      <w:pPr>
        <w:pStyle w:val="ListParagraph"/>
        <w:ind w:left="792"/>
      </w:pPr>
      <w:r>
        <w:t>Otherwise :</w:t>
      </w:r>
    </w:p>
    <w:p w:rsidR="004262F2" w:rsidRDefault="004262F2" w:rsidP="007A38A2">
      <w:pPr>
        <w:pStyle w:val="ListParagraph"/>
        <w:numPr>
          <w:ilvl w:val="0"/>
          <w:numId w:val="12"/>
        </w:numPr>
      </w:pPr>
      <w:r>
        <w:t>If user is the employee of the log,</w:t>
      </w:r>
    </w:p>
    <w:p w:rsidR="00DF3968" w:rsidRDefault="00DF3968" w:rsidP="007A38A2">
      <w:pPr>
        <w:pStyle w:val="ListParagraph"/>
        <w:numPr>
          <w:ilvl w:val="0"/>
          <w:numId w:val="13"/>
        </w:numPr>
      </w:pPr>
      <w:r>
        <w:t xml:space="preserve">If follow-up is required, </w:t>
      </w:r>
    </w:p>
    <w:p w:rsidR="00967C55" w:rsidRDefault="00967C55" w:rsidP="00967C55">
      <w:pPr>
        <w:pStyle w:val="ListParagraph"/>
        <w:numPr>
          <w:ilvl w:val="0"/>
          <w:numId w:val="19"/>
        </w:numPr>
      </w:pPr>
      <w:r>
        <w:t>If follow-up</w:t>
      </w:r>
      <w:r w:rsidR="00EF6994">
        <w:t xml:space="preserve"> has happened</w:t>
      </w:r>
      <w:r>
        <w:t>, then next status will be “Completed”;</w:t>
      </w:r>
    </w:p>
    <w:p w:rsidR="00967C55" w:rsidRDefault="00967C55" w:rsidP="00967C55">
      <w:pPr>
        <w:pStyle w:val="ListParagraph"/>
        <w:numPr>
          <w:ilvl w:val="0"/>
          <w:numId w:val="19"/>
        </w:numPr>
      </w:pPr>
      <w:r>
        <w:t>Otherwise, next status will be “Pending Follow-up”;</w:t>
      </w:r>
    </w:p>
    <w:p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
    <w:p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rsidR="004262F2" w:rsidRDefault="004262F2" w:rsidP="007A38A2">
      <w:pPr>
        <w:pStyle w:val="ListParagraph"/>
        <w:numPr>
          <w:ilvl w:val="0"/>
          <w:numId w:val="14"/>
        </w:numPr>
      </w:pPr>
      <w:r>
        <w:t>“Pending Supervisor Review” for CSR and TRAINING modules;</w:t>
      </w:r>
    </w:p>
    <w:p w:rsidR="00EE37DD" w:rsidRDefault="00EE37DD" w:rsidP="007A38A2">
      <w:pPr>
        <w:pStyle w:val="ListParagraph"/>
        <w:numPr>
          <w:ilvl w:val="0"/>
          <w:numId w:val="14"/>
        </w:numPr>
      </w:pPr>
      <w:r>
        <w:t xml:space="preserve">“Completed” for SUPERVISOR module </w:t>
      </w:r>
      <w:r w:rsidR="00911D25">
        <w:t>(</w:t>
      </w:r>
      <w:r>
        <w:t>bingo log</w:t>
      </w:r>
      <w:r w:rsidR="00911D25">
        <w:t>)</w:t>
      </w:r>
      <w:r>
        <w:t>;</w:t>
      </w:r>
    </w:p>
    <w:p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r w:rsidR="00911D25">
        <w:t>)</w:t>
      </w:r>
      <w:r>
        <w:t>;</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t>If current status is “Pending Acknowledgement”, then next status will be “Pending Employee Revi</w:t>
      </w:r>
      <w:r w:rsidR="007708AB">
        <w:t>e</w:t>
      </w:r>
      <w:r>
        <w:t>w”;</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268" w:name="_Toc19103690"/>
      <w:r>
        <w:t>Pending Research</w:t>
      </w:r>
      <w:bookmarkEnd w:id="268"/>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269" w:name="_Toc19103691"/>
      <w:r>
        <w:t>Pending CSE</w:t>
      </w:r>
      <w:bookmarkEnd w:id="269"/>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E30AE" w:rsidRDefault="00DE30AE" w:rsidP="007A38A2">
      <w:pPr>
        <w:pStyle w:val="ListParagraph"/>
        <w:numPr>
          <w:ilvl w:val="1"/>
          <w:numId w:val="4"/>
        </w:numPr>
        <w:outlineLvl w:val="1"/>
      </w:pPr>
      <w:bookmarkStart w:id="270" w:name="_Toc19103692"/>
      <w:r>
        <w:t>Pending Short Call Review (Supervisor)</w:t>
      </w:r>
      <w:bookmarkEnd w:id="270"/>
    </w:p>
    <w:p w:rsidR="00DE30AE" w:rsidRDefault="00DE30AE" w:rsidP="005E0AC4">
      <w:pPr>
        <w:pStyle w:val="ListParagraph"/>
        <w:ind w:left="792"/>
      </w:pPr>
      <w:r>
        <w:t>Next status will be “Pending Manager Review”</w:t>
      </w:r>
      <w:r w:rsidR="00725463">
        <w:t>.</w:t>
      </w:r>
    </w:p>
    <w:p w:rsidR="00DE30AE" w:rsidRDefault="00DE30AE" w:rsidP="00D652D1">
      <w:pPr>
        <w:pStyle w:val="ListParagraph"/>
        <w:ind w:left="792"/>
        <w:outlineLvl w:val="1"/>
      </w:pPr>
    </w:p>
    <w:p w:rsidR="00DE30AE" w:rsidRDefault="00DE30AE" w:rsidP="00DE30AE">
      <w:pPr>
        <w:pStyle w:val="ListParagraph"/>
        <w:numPr>
          <w:ilvl w:val="1"/>
          <w:numId w:val="4"/>
        </w:numPr>
        <w:outlineLvl w:val="1"/>
      </w:pPr>
      <w:bookmarkStart w:id="271" w:name="_Toc19103693"/>
      <w:r>
        <w:t xml:space="preserve">Pending Short Call </w:t>
      </w:r>
      <w:r w:rsidR="00AD503D">
        <w:t>Confirm</w:t>
      </w:r>
      <w:r>
        <w:t xml:space="preserve"> (</w:t>
      </w:r>
      <w:r w:rsidR="00D548C6">
        <w:t>Manager</w:t>
      </w:r>
      <w:r>
        <w:t>)</w:t>
      </w:r>
      <w:bookmarkEnd w:id="271"/>
    </w:p>
    <w:p w:rsidR="00DE30AE" w:rsidRDefault="00DE30AE" w:rsidP="005E0AC4">
      <w:pPr>
        <w:pStyle w:val="ListParagraph"/>
        <w:ind w:left="792"/>
      </w:pPr>
      <w:r>
        <w:t>Next status will be “Completed”.</w:t>
      </w:r>
    </w:p>
    <w:p w:rsidR="00DE30AE" w:rsidRDefault="00DE30AE" w:rsidP="00D652D1">
      <w:pPr>
        <w:outlineLvl w:val="1"/>
      </w:pPr>
    </w:p>
    <w:p w:rsidR="00D94088" w:rsidRDefault="00177B53" w:rsidP="007A38A2">
      <w:pPr>
        <w:pStyle w:val="ListParagraph"/>
        <w:numPr>
          <w:ilvl w:val="1"/>
          <w:numId w:val="4"/>
        </w:numPr>
        <w:outlineLvl w:val="1"/>
      </w:pPr>
      <w:bookmarkStart w:id="272" w:name="_Toc19103694"/>
      <w:r>
        <w:t xml:space="preserve">Pending </w:t>
      </w:r>
      <w:r w:rsidR="0021598C">
        <w:t xml:space="preserve">Regular </w:t>
      </w:r>
      <w:r>
        <w:t>Review</w:t>
      </w:r>
      <w:bookmarkEnd w:id="272"/>
    </w:p>
    <w:p w:rsidR="00177B53" w:rsidRDefault="00177B53" w:rsidP="00522D50">
      <w:pPr>
        <w:pStyle w:val="ListParagraph"/>
        <w:ind w:left="792"/>
      </w:pPr>
      <w:bookmarkStart w:id="273" w:name="_Toc19103695"/>
      <w:bookmarkEnd w:id="273"/>
      <w:r>
        <w:lastRenderedPageBreak/>
        <w:t>Next status will be “Pending Employee Review”.</w:t>
      </w:r>
    </w:p>
    <w:p w:rsidR="002C329C" w:rsidRDefault="002C329C" w:rsidP="00522D50">
      <w:pPr>
        <w:pStyle w:val="ListParagraph"/>
        <w:ind w:left="792"/>
      </w:pPr>
    </w:p>
    <w:p w:rsidR="002C329C" w:rsidRDefault="002C329C" w:rsidP="002C329C">
      <w:pPr>
        <w:pStyle w:val="ListParagraph"/>
        <w:numPr>
          <w:ilvl w:val="1"/>
          <w:numId w:val="4"/>
        </w:numPr>
        <w:outlineLvl w:val="1"/>
      </w:pPr>
      <w:bookmarkStart w:id="274" w:name="_Toc19103696"/>
      <w:r>
        <w:t>Pending Follow-Up</w:t>
      </w:r>
      <w:bookmarkEnd w:id="274"/>
    </w:p>
    <w:p w:rsidR="002C329C" w:rsidRDefault="002C329C"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275" w:name="_Toc19103697"/>
      <w:r>
        <w:rPr>
          <w:b/>
        </w:rPr>
        <w:t>Instruction text</w:t>
      </w:r>
      <w:bookmarkEnd w:id="275"/>
    </w:p>
    <w:p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rsidR="00122762" w:rsidRDefault="00122762" w:rsidP="00122762">
      <w:pPr>
        <w:ind w:left="792"/>
      </w:pPr>
      <w:r>
        <w:t>Contact Center Operations 46.0 Outlier Management Report (OMR): Outlier Research Process SOP&lt;/a&gt; and provide the details in the record below.</w:t>
      </w:r>
    </w:p>
    <w:p w:rsidR="00A24CC2" w:rsidRDefault="00A24CC2" w:rsidP="00122762">
      <w:pPr>
        <w:pStyle w:val="ListParagraph"/>
        <w:ind w:left="792"/>
      </w:pP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rsidR="00AA293C" w:rsidRDefault="009B761F" w:rsidP="00C66EA1">
      <w:pPr>
        <w:pStyle w:val="ListParagraph"/>
        <w:ind w:left="1512"/>
      </w:pPr>
      <w:r>
        <w:t>The CSR has multiple short calls that exceed the threshold. Please coach the behavior so the CSR has fewer short calls.</w:t>
      </w:r>
    </w:p>
    <w:p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A6C6A" w:rsidRPr="00760ED4" w:rsidRDefault="009A6C6A" w:rsidP="009A6C6A">
      <w:pPr>
        <w:pStyle w:val="ListParagraph"/>
        <w:numPr>
          <w:ilvl w:val="0"/>
          <w:numId w:val="12"/>
        </w:numPr>
        <w:rPr>
          <w:b/>
        </w:rPr>
      </w:pPr>
      <w:r w:rsidRPr="00760ED4">
        <w:rPr>
          <w:b/>
        </w:rPr>
        <w:lastRenderedPageBreak/>
        <w:t>Quality KUDO CSR</w:t>
      </w:r>
      <w:r w:rsidR="000605E7">
        <w:rPr>
          <w:b/>
        </w:rPr>
        <w:t xml:space="preserve"> – user is the CSR, log is “Kudo”</w:t>
      </w:r>
    </w:p>
    <w:p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rsidR="006057FB" w:rsidRDefault="006057FB" w:rsidP="00C66EA1"/>
    <w:p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rsidR="00841C5E" w:rsidRDefault="00841C5E" w:rsidP="00C66EA1"/>
    <w:p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rsidR="004661FA" w:rsidRDefault="004661FA" w:rsidP="004661FA">
      <w:pPr>
        <w:pStyle w:val="ListParagraph"/>
        <w:ind w:left="1512"/>
      </w:pPr>
      <w:r>
        <w:t>You are receiving this eCL record because an Employee on your team was identified in a Break Outlier Report. Please review the &lt;b&gt;&lt;a href='</w:t>
      </w:r>
      <w:r w:rsidRPr="006C4594">
        <w:t>https://maximus365.sharepoint.com/sites/CCO/bi/ReportsCatalog/CSRDashboard/Forms/AllItems.aspx</w:t>
      </w:r>
      <w:r>
        <w:t xml:space="preserve">' target='_blank'&gt;ETS Breaks Outlier Report&lt;/a&gt;, </w:t>
      </w:r>
    </w:p>
    <w:p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r w:rsidR="00D63C4F">
        <w:rPr>
          <w:b/>
        </w:rPr>
        <w:t xml:space="preserve"> </w:t>
      </w:r>
      <w:r w:rsidR="00C13308">
        <w:rPr>
          <w:b/>
        </w:rPr>
        <w:t xml:space="preserve">- </w:t>
      </w:r>
      <w:r w:rsidR="00D63C4F">
        <w:rPr>
          <w:b/>
        </w:rPr>
        <w:t>Source is Performance Scorecard</w:t>
      </w:r>
      <w:r w:rsidR="00C13308">
        <w:rPr>
          <w:b/>
        </w:rPr>
        <w:t>, log is “MSR”</w:t>
      </w:r>
    </w:p>
    <w:p w:rsidR="008A4405" w:rsidRDefault="008A4405" w:rsidP="00C66EA1">
      <w:pPr>
        <w:pStyle w:val="ListParagraph"/>
        <w:ind w:left="1512"/>
      </w:pPr>
      <w:r>
        <w:t>To review your full details, please visit the &lt;a href='https://f3420-mwbp11.vangent.local/scorecard/csrscorecard.aspx' target='_blank'&gt;CCO Performance Scorecard&lt;/a&gt;.</w:t>
      </w:r>
    </w:p>
    <w:p w:rsidR="00FF1D89" w:rsidRDefault="008A4405" w:rsidP="00C66EA1">
      <w:pPr>
        <w:pStyle w:val="ListParagraph"/>
        <w:ind w:left="1512"/>
      </w:pPr>
      <w:r>
        <w:t>If you have any questions, please see your supervisor.</w:t>
      </w:r>
    </w:p>
    <w:p w:rsidR="00D63C4F" w:rsidRDefault="00D63C4F" w:rsidP="00C66EA1">
      <w:pPr>
        <w:pStyle w:val="ListParagraph"/>
        <w:ind w:left="1512"/>
      </w:pPr>
    </w:p>
    <w:p w:rsidR="00D63C4F" w:rsidRPr="00646E6B" w:rsidRDefault="00D63C4F" w:rsidP="00D63C4F">
      <w:pPr>
        <w:pStyle w:val="ListParagraph"/>
        <w:numPr>
          <w:ilvl w:val="0"/>
          <w:numId w:val="12"/>
        </w:numPr>
        <w:rPr>
          <w:b/>
        </w:rPr>
      </w:pPr>
      <w:r w:rsidRPr="00646E6B">
        <w:rPr>
          <w:b/>
        </w:rPr>
        <w:t>Scorecard MSR</w:t>
      </w:r>
      <w:r w:rsidR="00E334DB">
        <w:rPr>
          <w:b/>
        </w:rPr>
        <w:t xml:space="preserve"> - </w:t>
      </w:r>
      <w:r>
        <w:rPr>
          <w:b/>
        </w:rPr>
        <w:t xml:space="preserve">  Source is Internal CCO Reporting</w:t>
      </w:r>
      <w:r w:rsidR="00E334DB">
        <w:rPr>
          <w:b/>
        </w:rPr>
        <w:t>, log is “MSR”</w:t>
      </w:r>
    </w:p>
    <w:p w:rsidR="00FF1D89" w:rsidRDefault="001C1E47" w:rsidP="00E772AA">
      <w:pPr>
        <w:ind w:left="1500"/>
      </w:pPr>
      <w:r w:rsidRPr="001C1E47">
        <w:t xml:space="preserve">To view in full detail, your Supervisor will review your Performance Dashboard with </w:t>
      </w:r>
      <w:r w:rsidR="0051523E">
        <w:t xml:space="preserve">      </w:t>
      </w:r>
      <w:r w:rsidRPr="001C1E47">
        <w:t>you during your next coaching session. An overview of your scores is also contained within the eCL.</w:t>
      </w:r>
    </w:p>
    <w:p w:rsidR="00176F1F" w:rsidRDefault="00176F1F" w:rsidP="00E772AA">
      <w:pPr>
        <w:ind w:left="1500"/>
      </w:pPr>
    </w:p>
    <w:p w:rsidR="00461D75" w:rsidRPr="00C92257" w:rsidRDefault="00461D75" w:rsidP="00461D75">
      <w:pPr>
        <w:pStyle w:val="ListParagraph"/>
        <w:numPr>
          <w:ilvl w:val="0"/>
          <w:numId w:val="12"/>
        </w:numPr>
        <w:rPr>
          <w:b/>
        </w:rPr>
      </w:pPr>
      <w:r w:rsidRPr="00C92257">
        <w:rPr>
          <w:b/>
        </w:rPr>
        <w:t>Scorecard MSRS</w:t>
      </w:r>
      <w:r w:rsidR="00E334DB">
        <w:rPr>
          <w:b/>
        </w:rPr>
        <w:t xml:space="preserve"> –</w:t>
      </w:r>
      <w:r w:rsidR="00E44ADD">
        <w:rPr>
          <w:b/>
        </w:rPr>
        <w:t xml:space="preserve"> </w:t>
      </w:r>
      <w:r w:rsidR="00E334DB">
        <w:rPr>
          <w:b/>
        </w:rPr>
        <w:t>log is “MSRS”</w:t>
      </w:r>
    </w:p>
    <w:p w:rsidR="00461D75" w:rsidRDefault="00461D75" w:rsidP="00461D75">
      <w:pPr>
        <w:pStyle w:val="ListParagraph"/>
        <w:ind w:left="1512"/>
      </w:pPr>
      <w:r>
        <w:t xml:space="preserve">To review your full details, please visit the &lt;a href='https://f3420-mwbp11.vangent.local/scorecard/csrscorecard.aspx' target='_blank'&gt;CCO Performance Scorecard&lt;/a&gt;. </w:t>
      </w:r>
    </w:p>
    <w:p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rsidR="00461D75" w:rsidRDefault="00461D75" w:rsidP="00461D75">
      <w:pPr>
        <w:pStyle w:val="ListParagraph"/>
        <w:ind w:left="1512"/>
      </w:pPr>
      <w:r>
        <w:t>SharePoint site.</w:t>
      </w:r>
    </w:p>
    <w:p w:rsidR="00AA23C1" w:rsidRDefault="00AA23C1" w:rsidP="00C66EA1">
      <w:pPr>
        <w:pStyle w:val="ListParagraph"/>
        <w:ind w:left="1512"/>
      </w:pPr>
    </w:p>
    <w:p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rsidR="00AE0C9C" w:rsidRDefault="00AE0C9C" w:rsidP="00AE0C9C">
      <w:pPr>
        <w:pStyle w:val="ListParagraph"/>
        <w:ind w:left="1512"/>
      </w:pPr>
      <w:r>
        <w:t>to view the report containing the details of these changes.</w:t>
      </w:r>
    </w:p>
    <w:p w:rsidR="00D1675D" w:rsidRDefault="00D1675D" w:rsidP="00C66EA1">
      <w:pPr>
        <w:pStyle w:val="ListParagraph"/>
        <w:ind w:left="1512"/>
      </w:pPr>
    </w:p>
    <w:p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rsidR="00BF0E14" w:rsidRDefault="00BF0E14" w:rsidP="00BF0E14">
      <w:pPr>
        <w:pStyle w:val="ListParagraph"/>
        <w:ind w:left="1512"/>
      </w:pPr>
      <w:r>
        <w:lastRenderedPageBreak/>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rsidR="00E50BB8" w:rsidRDefault="00E50BB8" w:rsidP="00C66EA1">
      <w:pPr>
        <w:pStyle w:val="ListParagraph"/>
        <w:ind w:left="1512"/>
      </w:pPr>
    </w:p>
    <w:p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rsidR="007A1BAF" w:rsidRDefault="007A1BAF" w:rsidP="007A1BAF">
      <w:pPr>
        <w:pStyle w:val="ListParagraph"/>
        <w:ind w:left="1512"/>
      </w:pPr>
      <w:r>
        <w:t>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r w:rsidR="000E542A">
        <w:rPr>
          <w:b/>
        </w:rPr>
        <w:t xml:space="preserve"> – user is the CSR or Supervisor, log is “PBH”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rsidR="00955F36" w:rsidRDefault="00BC36A7" w:rsidP="00BC36A7">
      <w:pPr>
        <w:pStyle w:val="ListParagraph"/>
        <w:ind w:left="1512"/>
      </w:pPr>
      <w:r>
        <w:rPr>
          <w:i/>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rsidR="00FA2333" w:rsidRDefault="00FA2333" w:rsidP="00BC36A7">
      <w:pPr>
        <w:pStyle w:val="ListParagraph"/>
        <w:ind w:left="1512"/>
      </w:pPr>
    </w:p>
    <w:p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rsidR="00FA2333" w:rsidRDefault="00FA2333" w:rsidP="00FA2333">
      <w:pPr>
        <w:pStyle w:val="ListParagraph"/>
        <w:ind w:left="1512"/>
        <w:rPr>
          <w:ins w:id="276" w:author="Huang, Lili" w:date="2019-12-09T08:46:00Z"/>
          <w:i/>
          <w:iCs/>
        </w:rPr>
      </w:pPr>
      <w:r>
        <w:rPr>
          <w:i/>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w:t>
      </w:r>
      <w:r>
        <w:rPr>
          <w:i/>
          <w:iCs/>
        </w:rPr>
        <w:lastRenderedPageBreak/>
        <w:t>your CSR for a job well done. This notification is for your CSR and does not apply to your personal attendance. Please refer to the name listed beside the 'employee' field to determine the employee who is receiving this message.</w:t>
      </w:r>
    </w:p>
    <w:p w:rsidR="00116FD0" w:rsidRDefault="00116FD0" w:rsidP="00FA2333">
      <w:pPr>
        <w:pStyle w:val="ListParagraph"/>
        <w:ind w:left="1512"/>
        <w:rPr>
          <w:ins w:id="277" w:author="Huang, Lili" w:date="2019-12-09T08:46:00Z"/>
          <w:i/>
          <w:iCs/>
        </w:rPr>
      </w:pPr>
    </w:p>
    <w:p w:rsidR="00116FD0" w:rsidRPr="00116FD0" w:rsidRDefault="00116FD0">
      <w:pPr>
        <w:pStyle w:val="ListParagraph"/>
        <w:numPr>
          <w:ilvl w:val="0"/>
          <w:numId w:val="12"/>
        </w:numPr>
        <w:rPr>
          <w:ins w:id="278" w:author="Huang, Lili" w:date="2019-12-09T08:48:00Z"/>
          <w:i/>
          <w:rPrChange w:id="279" w:author="Huang, Lili" w:date="2019-12-09T08:48:00Z">
            <w:rPr>
              <w:ins w:id="280" w:author="Huang, Lili" w:date="2019-12-09T08:48:00Z"/>
              <w:b/>
            </w:rPr>
          </w:rPrChange>
        </w:rPr>
        <w:pPrChange w:id="281" w:author="Huang, Lili" w:date="2019-12-09T08:48:00Z">
          <w:pPr>
            <w:pStyle w:val="ListParagraph"/>
          </w:pPr>
        </w:pPrChange>
      </w:pPr>
      <w:ins w:id="282" w:author="Huang, Lili" w:date="2019-12-09T08:48:00Z">
        <w:r w:rsidRPr="00116FD0">
          <w:rPr>
            <w:b/>
          </w:rPr>
          <w:t xml:space="preserve">FC/ATTH </w:t>
        </w:r>
        <w:r>
          <w:rPr>
            <w:b/>
          </w:rPr>
          <w:t xml:space="preserve"> (warning log)</w:t>
        </w:r>
      </w:ins>
    </w:p>
    <w:p w:rsidR="00116FD0" w:rsidRDefault="00116FD0">
      <w:pPr>
        <w:pStyle w:val="ListParagraph"/>
        <w:ind w:left="1512"/>
        <w:rPr>
          <w:ins w:id="283" w:author="Huang, Lili" w:date="2019-12-09T08:57:00Z"/>
          <w:i/>
        </w:rPr>
        <w:pPrChange w:id="284" w:author="Huang, Lili" w:date="2019-12-09T08:48:00Z">
          <w:pPr>
            <w:pStyle w:val="ListParagraph"/>
          </w:pPr>
        </w:pPrChange>
      </w:pPr>
      <w:ins w:id="285" w:author="Huang, Lili" w:date="2019-12-09T08:47:00Z">
        <w:r w:rsidRPr="00116FD0">
          <w:rPr>
            <w:i/>
            <w:rPrChange w:id="286" w:author="Huang, Lili" w:date="2019-12-09T08:48:00Z">
              <w:rPr/>
            </w:rPrChange>
          </w:rPr>
          <w:t>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w:t>
        </w:r>
      </w:ins>
      <w:ins w:id="287" w:author="Huang, Lili" w:date="2019-12-09T08:57:00Z">
        <w:r w:rsidR="00BF5448">
          <w:rPr>
            <w:i/>
          </w:rPr>
          <w:t>.</w:t>
        </w:r>
      </w:ins>
    </w:p>
    <w:p w:rsidR="00BF5448" w:rsidRPr="00116FD0" w:rsidRDefault="00BF5448">
      <w:pPr>
        <w:pStyle w:val="ListParagraph"/>
        <w:ind w:left="1512"/>
        <w:rPr>
          <w:ins w:id="288" w:author="Huang, Lili" w:date="2019-12-09T08:47:00Z"/>
          <w:i/>
          <w:rPrChange w:id="289" w:author="Huang, Lili" w:date="2019-12-09T08:48:00Z">
            <w:rPr>
              <w:ins w:id="290" w:author="Huang, Lili" w:date="2019-12-09T08:47:00Z"/>
            </w:rPr>
          </w:rPrChange>
        </w:rPr>
        <w:pPrChange w:id="291" w:author="Huang, Lili" w:date="2019-12-09T08:48:00Z">
          <w:pPr>
            <w:pStyle w:val="ListParagraph"/>
          </w:pPr>
        </w:pPrChange>
      </w:pPr>
    </w:p>
    <w:p w:rsidR="00116FD0" w:rsidRDefault="00116FD0" w:rsidP="00116FD0">
      <w:pPr>
        <w:pStyle w:val="ListParagraph"/>
        <w:ind w:left="1512"/>
        <w:rPr>
          <w:ins w:id="292" w:author="Huang, Lili" w:date="2019-12-09T08:57:00Z"/>
          <w:i/>
        </w:rPr>
      </w:pPr>
      <w:ins w:id="293" w:author="Huang, Lili" w:date="2019-12-09T08:47:00Z">
        <w:r w:rsidRPr="00116FD0">
          <w:rPr>
            <w:i/>
            <w:rPrChange w:id="294" w:author="Huang, Lili" w:date="2019-12-09T08:47:00Z">
              <w:rPr/>
            </w:rPrChange>
          </w:rPr>
          <w:t>You completed Attendance Policy training and signed an acknowledgement form stating you understood the policies</w:t>
        </w:r>
      </w:ins>
      <w:ins w:id="295" w:author="Huang, Lili" w:date="2019-12-09T08:57:00Z">
        <w:r w:rsidR="00BF5448">
          <w:rPr>
            <w:i/>
          </w:rPr>
          <w:t>.</w:t>
        </w:r>
      </w:ins>
    </w:p>
    <w:p w:rsidR="00BF5448" w:rsidRPr="00116FD0" w:rsidRDefault="00BF5448" w:rsidP="00116FD0">
      <w:pPr>
        <w:pStyle w:val="ListParagraph"/>
        <w:ind w:left="1512"/>
        <w:rPr>
          <w:ins w:id="296" w:author="Huang, Lili" w:date="2019-12-09T08:47:00Z"/>
          <w:i/>
          <w:rPrChange w:id="297" w:author="Huang, Lili" w:date="2019-12-09T08:47:00Z">
            <w:rPr>
              <w:ins w:id="298" w:author="Huang, Lili" w:date="2019-12-09T08:47:00Z"/>
            </w:rPr>
          </w:rPrChange>
        </w:rPr>
      </w:pPr>
    </w:p>
    <w:p w:rsidR="00116FD0" w:rsidRDefault="00116FD0" w:rsidP="00116FD0">
      <w:pPr>
        <w:pStyle w:val="ListParagraph"/>
        <w:ind w:left="1512"/>
        <w:rPr>
          <w:ins w:id="299" w:author="Huang, Lili" w:date="2019-12-09T08:57:00Z"/>
          <w:i/>
        </w:rPr>
      </w:pPr>
      <w:ins w:id="300" w:author="Huang, Lili" w:date="2019-12-09T08:47:00Z">
        <w:r w:rsidRPr="00116FD0">
          <w:rPr>
            <w:i/>
            <w:rPrChange w:id="301" w:author="Huang, Lili" w:date="2019-12-09T08:47:00Z">
              <w:rPr/>
            </w:rPrChange>
          </w:rPr>
          <w:t>Reliable and punctual attendance is a requirement of the position you hold. You must improve your attendance immediately. It is an expectation that you</w:t>
        </w:r>
      </w:ins>
      <w:ins w:id="302" w:author="Huang, Lili" w:date="2019-12-09T08:57:00Z">
        <w:r w:rsidR="00BF5448">
          <w:rPr>
            <w:i/>
          </w:rPr>
          <w:t>:</w:t>
        </w:r>
      </w:ins>
    </w:p>
    <w:p w:rsidR="00BF5448" w:rsidRPr="00116FD0" w:rsidRDefault="00BF5448" w:rsidP="00116FD0">
      <w:pPr>
        <w:pStyle w:val="ListParagraph"/>
        <w:ind w:left="1512"/>
        <w:rPr>
          <w:ins w:id="303" w:author="Huang, Lili" w:date="2019-12-09T08:47:00Z"/>
          <w:i/>
          <w:rPrChange w:id="304" w:author="Huang, Lili" w:date="2019-12-09T08:47:00Z">
            <w:rPr>
              <w:ins w:id="305" w:author="Huang, Lili" w:date="2019-12-09T08:47:00Z"/>
            </w:rPr>
          </w:rPrChange>
        </w:rPr>
      </w:pPr>
    </w:p>
    <w:p w:rsidR="00116FD0" w:rsidRPr="00116FD0" w:rsidRDefault="00116FD0">
      <w:pPr>
        <w:pStyle w:val="ListParagraph"/>
        <w:numPr>
          <w:ilvl w:val="0"/>
          <w:numId w:val="24"/>
        </w:numPr>
        <w:rPr>
          <w:ins w:id="306" w:author="Huang, Lili" w:date="2019-12-09T08:47:00Z"/>
          <w:i/>
          <w:rPrChange w:id="307" w:author="Huang, Lili" w:date="2019-12-09T08:47:00Z">
            <w:rPr>
              <w:ins w:id="308" w:author="Huang, Lili" w:date="2019-12-09T08:47:00Z"/>
            </w:rPr>
          </w:rPrChange>
        </w:rPr>
        <w:pPrChange w:id="309" w:author="Huang, Lili" w:date="2019-12-09T08:57:00Z">
          <w:pPr>
            <w:pStyle w:val="ListParagraph"/>
          </w:pPr>
        </w:pPrChange>
      </w:pPr>
      <w:ins w:id="310" w:author="Huang, Lili" w:date="2019-12-09T08:47:00Z">
        <w:r w:rsidRPr="00116FD0">
          <w:rPr>
            <w:i/>
            <w:rPrChange w:id="311" w:author="Huang, Lili" w:date="2019-12-09T08:47:00Z">
              <w:rPr/>
            </w:rPrChange>
          </w:rPr>
          <w:t>Report to work as scheduled to maintain regular and predictable attendance.</w:t>
        </w:r>
      </w:ins>
    </w:p>
    <w:p w:rsidR="00116FD0" w:rsidRPr="00116FD0" w:rsidRDefault="00116FD0">
      <w:pPr>
        <w:pStyle w:val="ListParagraph"/>
        <w:numPr>
          <w:ilvl w:val="0"/>
          <w:numId w:val="24"/>
        </w:numPr>
        <w:rPr>
          <w:ins w:id="312" w:author="Huang, Lili" w:date="2019-12-09T08:47:00Z"/>
          <w:i/>
          <w:rPrChange w:id="313" w:author="Huang, Lili" w:date="2019-12-09T08:47:00Z">
            <w:rPr>
              <w:ins w:id="314" w:author="Huang, Lili" w:date="2019-12-09T08:47:00Z"/>
            </w:rPr>
          </w:rPrChange>
        </w:rPr>
        <w:pPrChange w:id="315" w:author="Huang, Lili" w:date="2019-12-09T08:57:00Z">
          <w:pPr>
            <w:pStyle w:val="ListParagraph"/>
          </w:pPr>
        </w:pPrChange>
      </w:pPr>
      <w:ins w:id="316" w:author="Huang, Lili" w:date="2019-12-09T08:47:00Z">
        <w:r w:rsidRPr="00116FD0">
          <w:rPr>
            <w:i/>
            <w:rPrChange w:id="317" w:author="Huang, Lili" w:date="2019-12-09T08:47:00Z">
              <w:rPr/>
            </w:rPrChange>
          </w:rPr>
          <w:t>If you are unable to come to work due to unexpected illness or other emergency, you must comply with notification guidelines outlined in the above attendance policy.</w:t>
        </w:r>
      </w:ins>
    </w:p>
    <w:p w:rsidR="00116FD0" w:rsidRDefault="00116FD0">
      <w:pPr>
        <w:pStyle w:val="ListParagraph"/>
        <w:numPr>
          <w:ilvl w:val="0"/>
          <w:numId w:val="24"/>
        </w:numPr>
        <w:rPr>
          <w:ins w:id="318" w:author="Huang, Lili" w:date="2019-12-09T08:57:00Z"/>
          <w:i/>
        </w:rPr>
        <w:pPrChange w:id="319" w:author="Huang, Lili" w:date="2019-12-09T08:57:00Z">
          <w:pPr>
            <w:pStyle w:val="ListParagraph"/>
          </w:pPr>
        </w:pPrChange>
      </w:pPr>
      <w:ins w:id="320" w:author="Huang, Lili" w:date="2019-12-09T08:47:00Z">
        <w:r w:rsidRPr="00116FD0">
          <w:rPr>
            <w:i/>
            <w:rPrChange w:id="321" w:author="Huang, Lili" w:date="2019-12-09T08:47:00Z">
              <w:rPr/>
            </w:rPrChange>
          </w:rPr>
          <w:t>Provide management as much notice as possible prior to requesting an absence. Certain types of absences may be considered approved and will not count as missed time. In these circumstances the approval process for such time off must be followed.</w:t>
        </w:r>
      </w:ins>
    </w:p>
    <w:p w:rsidR="00BF5448" w:rsidRPr="00116FD0" w:rsidRDefault="00BF5448">
      <w:pPr>
        <w:pStyle w:val="ListParagraph"/>
        <w:ind w:left="2232"/>
        <w:rPr>
          <w:ins w:id="322" w:author="Huang, Lili" w:date="2019-12-09T08:47:00Z"/>
          <w:i/>
          <w:rPrChange w:id="323" w:author="Huang, Lili" w:date="2019-12-09T08:47:00Z">
            <w:rPr>
              <w:ins w:id="324" w:author="Huang, Lili" w:date="2019-12-09T08:47:00Z"/>
            </w:rPr>
          </w:rPrChange>
        </w:rPr>
        <w:pPrChange w:id="325" w:author="Huang, Lili" w:date="2019-12-09T08:57:00Z">
          <w:pPr>
            <w:pStyle w:val="ListParagraph"/>
          </w:pPr>
        </w:pPrChange>
      </w:pPr>
    </w:p>
    <w:p w:rsidR="00116FD0" w:rsidRDefault="00116FD0" w:rsidP="00116FD0">
      <w:pPr>
        <w:pStyle w:val="ListParagraph"/>
        <w:ind w:left="1512"/>
        <w:rPr>
          <w:ins w:id="326" w:author="Huang, Lili" w:date="2019-12-09T08:49:00Z"/>
          <w:i/>
        </w:rPr>
      </w:pPr>
      <w:ins w:id="327" w:author="Huang, Lili" w:date="2019-12-09T08:47:00Z">
        <w:r w:rsidRPr="00116FD0">
          <w:rPr>
            <w:i/>
            <w:rPrChange w:id="328" w:author="Huang, Lili" w:date="2019-12-09T08:47:00Z">
              <w:rPr/>
            </w:rPrChange>
          </w:rPr>
          <w:t>You may improve your attendance record by using the “Earn Back” process, approved PTO, or other forms of time off as designated by your project.</w:t>
        </w:r>
      </w:ins>
    </w:p>
    <w:p w:rsidR="000C2D93" w:rsidRDefault="000C2D93" w:rsidP="00116FD0">
      <w:pPr>
        <w:pStyle w:val="ListParagraph"/>
        <w:ind w:left="1512"/>
        <w:rPr>
          <w:ins w:id="329" w:author="Huang, Lili" w:date="2019-12-09T08:49:00Z"/>
          <w:i/>
        </w:rPr>
      </w:pPr>
    </w:p>
    <w:p w:rsidR="000C2D93" w:rsidRPr="00970024" w:rsidRDefault="000C2D93" w:rsidP="000C2D93">
      <w:pPr>
        <w:pStyle w:val="ListParagraph"/>
        <w:numPr>
          <w:ilvl w:val="0"/>
          <w:numId w:val="12"/>
        </w:numPr>
        <w:rPr>
          <w:ins w:id="330" w:author="Huang, Lili" w:date="2019-12-09T08:49:00Z"/>
          <w:i/>
          <w:rPrChange w:id="331" w:author="Huang, Lili" w:date="2019-12-09T08:49:00Z">
            <w:rPr>
              <w:ins w:id="332" w:author="Huang, Lili" w:date="2019-12-09T08:49:00Z"/>
              <w:b/>
            </w:rPr>
          </w:rPrChange>
        </w:rPr>
      </w:pPr>
      <w:ins w:id="333" w:author="Huang, Lili" w:date="2019-12-09T08:49:00Z">
        <w:r w:rsidRPr="00255AC5">
          <w:rPr>
            <w:b/>
          </w:rPr>
          <w:t>FC</w:t>
        </w:r>
        <w:r w:rsidR="00970024">
          <w:rPr>
            <w:b/>
          </w:rPr>
          <w:t>/ATTT</w:t>
        </w:r>
        <w:r w:rsidRPr="00255AC5">
          <w:rPr>
            <w:b/>
          </w:rPr>
          <w:t xml:space="preserve"> </w:t>
        </w:r>
        <w:r>
          <w:rPr>
            <w:b/>
          </w:rPr>
          <w:t xml:space="preserve"> (warning log)</w:t>
        </w:r>
      </w:ins>
    </w:p>
    <w:p w:rsidR="00970024" w:rsidRDefault="00970024" w:rsidP="00970024">
      <w:pPr>
        <w:pStyle w:val="ListParagraph"/>
        <w:ind w:left="1512"/>
        <w:rPr>
          <w:ins w:id="334" w:author="Huang, Lili" w:date="2019-12-09T08:51:00Z"/>
          <w:i/>
        </w:rPr>
      </w:pPr>
      <w:ins w:id="335" w:author="Huang, Lili" w:date="2019-12-09T08:49:00Z">
        <w:r w:rsidRPr="00970024">
          <w:rPr>
            <w: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ins>
    </w:p>
    <w:p w:rsidR="00387C6C" w:rsidRPr="00970024" w:rsidRDefault="00387C6C" w:rsidP="00970024">
      <w:pPr>
        <w:pStyle w:val="ListParagraph"/>
        <w:ind w:left="1512"/>
        <w:rPr>
          <w:ins w:id="336" w:author="Huang, Lili" w:date="2019-12-09T08:49:00Z"/>
          <w:i/>
        </w:rPr>
      </w:pPr>
    </w:p>
    <w:p w:rsidR="00970024" w:rsidRDefault="00970024" w:rsidP="00970024">
      <w:pPr>
        <w:pStyle w:val="ListParagraph"/>
        <w:ind w:left="1512"/>
        <w:rPr>
          <w:ins w:id="337" w:author="Huang, Lili" w:date="2019-12-09T08:52:00Z"/>
          <w:i/>
        </w:rPr>
      </w:pPr>
      <w:ins w:id="338" w:author="Huang, Lili" w:date="2019-12-09T08:49:00Z">
        <w:r w:rsidRPr="00970024">
          <w:rPr>
            <w:i/>
          </w:rPr>
          <w:t>You completed Attendance Policy training and signed an acknowledgement form stating you understood the policies.</w:t>
        </w:r>
      </w:ins>
    </w:p>
    <w:p w:rsidR="00387C6C" w:rsidRPr="00970024" w:rsidRDefault="00387C6C" w:rsidP="00970024">
      <w:pPr>
        <w:pStyle w:val="ListParagraph"/>
        <w:ind w:left="1512"/>
        <w:rPr>
          <w:ins w:id="339" w:author="Huang, Lili" w:date="2019-12-09T08:49:00Z"/>
          <w:i/>
        </w:rPr>
      </w:pPr>
    </w:p>
    <w:p w:rsidR="00970024" w:rsidRDefault="00970024" w:rsidP="00970024">
      <w:pPr>
        <w:pStyle w:val="ListParagraph"/>
        <w:ind w:left="1512"/>
        <w:rPr>
          <w:ins w:id="340" w:author="Huang, Lili" w:date="2019-12-09T08:52:00Z"/>
          <w:i/>
        </w:rPr>
      </w:pPr>
      <w:ins w:id="341" w:author="Huang, Lili" w:date="2019-12-09T08:49:00Z">
        <w:r w:rsidRPr="00970024">
          <w:rPr>
            <w:i/>
          </w:rPr>
          <w:t>Reliable and punctual attendance is a requirement of the position you hold. Your current pattern of unexcused/unapproved absences is unacceptable per the HC Attendance Policy.</w:t>
        </w:r>
      </w:ins>
      <w:ins w:id="342" w:author="Huang, Lili" w:date="2019-12-09T08:52:00Z">
        <w:r w:rsidR="00387C6C">
          <w:rPr>
            <w:i/>
          </w:rPr>
          <w:t xml:space="preserve"> </w:t>
        </w:r>
      </w:ins>
      <w:ins w:id="343" w:author="Huang, Lili" w:date="2019-12-09T08:49:00Z">
        <w:r w:rsidRPr="00970024">
          <w:rPr>
            <w:i/>
          </w:rPr>
          <w:t>It is an expectation that you immediately:</w:t>
        </w:r>
      </w:ins>
    </w:p>
    <w:p w:rsidR="00970024" w:rsidRPr="00970024" w:rsidRDefault="00970024">
      <w:pPr>
        <w:pStyle w:val="ListParagraph"/>
        <w:numPr>
          <w:ilvl w:val="0"/>
          <w:numId w:val="23"/>
        </w:numPr>
        <w:rPr>
          <w:ins w:id="344" w:author="Huang, Lili" w:date="2019-12-09T08:49:00Z"/>
          <w:i/>
        </w:rPr>
        <w:pPrChange w:id="345" w:author="Huang, Lili" w:date="2019-12-09T08:52:00Z">
          <w:pPr>
            <w:pStyle w:val="ListParagraph"/>
          </w:pPr>
        </w:pPrChange>
      </w:pPr>
      <w:ins w:id="346" w:author="Huang, Lili" w:date="2019-12-09T08:49:00Z">
        <w:r w:rsidRPr="00970024">
          <w:rPr>
            <w:i/>
          </w:rPr>
          <w:t>Correct your behavior of repeated unexcused/unapproved absences.</w:t>
        </w:r>
      </w:ins>
    </w:p>
    <w:p w:rsidR="00970024" w:rsidRDefault="00970024">
      <w:pPr>
        <w:pStyle w:val="ListParagraph"/>
        <w:numPr>
          <w:ilvl w:val="0"/>
          <w:numId w:val="23"/>
        </w:numPr>
        <w:rPr>
          <w:ins w:id="347" w:author="Huang, Lili" w:date="2019-12-09T08:52:00Z"/>
          <w:i/>
        </w:rPr>
        <w:pPrChange w:id="348" w:author="Huang, Lili" w:date="2019-12-09T08:52:00Z">
          <w:pPr>
            <w:pStyle w:val="ListParagraph"/>
          </w:pPr>
        </w:pPrChange>
      </w:pPr>
      <w:ins w:id="349" w:author="Huang, Lili" w:date="2019-12-09T08:49:00Z">
        <w:r w:rsidRPr="00970024">
          <w:rPr>
            <w:i/>
          </w:rPr>
          <w:t>Work your shift as scheduled.</w:t>
        </w:r>
      </w:ins>
    </w:p>
    <w:p w:rsidR="00387C6C" w:rsidRPr="00970024" w:rsidRDefault="00387C6C">
      <w:pPr>
        <w:pStyle w:val="ListParagraph"/>
        <w:ind w:left="2232"/>
        <w:rPr>
          <w:ins w:id="350" w:author="Huang, Lili" w:date="2019-12-09T08:49:00Z"/>
          <w:i/>
        </w:rPr>
        <w:pPrChange w:id="351" w:author="Huang, Lili" w:date="2019-12-09T08:52:00Z">
          <w:pPr>
            <w:pStyle w:val="ListParagraph"/>
          </w:pPr>
        </w:pPrChange>
      </w:pPr>
    </w:p>
    <w:p w:rsidR="00970024" w:rsidRDefault="00970024" w:rsidP="00970024">
      <w:pPr>
        <w:pStyle w:val="ListParagraph"/>
        <w:ind w:left="1512"/>
        <w:rPr>
          <w:ins w:id="352" w:author="Huang, Lili" w:date="2019-12-09T08:52:00Z"/>
          <w:i/>
        </w:rPr>
      </w:pPr>
      <w:ins w:id="353" w:author="Huang, Lili" w:date="2019-12-09T08:49:00Z">
        <w:r w:rsidRPr="00970024">
          <w:rPr>
            <w:i/>
          </w:rPr>
          <w:t>You may improve your attendance record by enrolling or using the “Earn Back” process, PTO, or other forms of time off as designated by your project.</w:t>
        </w:r>
      </w:ins>
    </w:p>
    <w:p w:rsidR="00387C6C" w:rsidRPr="00970024" w:rsidRDefault="00387C6C" w:rsidP="00970024">
      <w:pPr>
        <w:pStyle w:val="ListParagraph"/>
        <w:ind w:left="1512"/>
        <w:rPr>
          <w:ins w:id="354" w:author="Huang, Lili" w:date="2019-12-09T08:49:00Z"/>
          <w:i/>
        </w:rPr>
      </w:pPr>
    </w:p>
    <w:p w:rsidR="00970024" w:rsidRDefault="00970024" w:rsidP="00970024">
      <w:pPr>
        <w:pStyle w:val="ListParagraph"/>
        <w:ind w:left="1512"/>
        <w:rPr>
          <w:ins w:id="355" w:author="Huang, Lili" w:date="2019-12-09T08:53:00Z"/>
          <w:i/>
        </w:rPr>
      </w:pPr>
      <w:ins w:id="356" w:author="Huang, Lili" w:date="2019-12-09T08:49:00Z">
        <w:r w:rsidRPr="00970024">
          <w:rPr>
            <w:i/>
          </w:rPr>
          <w:t>You must demonstrate immediate and sustained improvement in the areas noted above.</w:t>
        </w:r>
      </w:ins>
    </w:p>
    <w:p w:rsidR="00387C6C" w:rsidRPr="00970024" w:rsidRDefault="00387C6C" w:rsidP="00970024">
      <w:pPr>
        <w:pStyle w:val="ListParagraph"/>
        <w:ind w:left="1512"/>
        <w:rPr>
          <w:ins w:id="357" w:author="Huang, Lili" w:date="2019-12-09T08:49:00Z"/>
          <w:i/>
        </w:rPr>
      </w:pPr>
    </w:p>
    <w:p w:rsidR="00970024" w:rsidRDefault="00970024" w:rsidP="00970024">
      <w:pPr>
        <w:pStyle w:val="ListParagraph"/>
        <w:ind w:left="1512"/>
        <w:rPr>
          <w:ins w:id="358" w:author="Huang, Lili" w:date="2019-12-09T08:50:00Z"/>
          <w:i/>
        </w:rPr>
      </w:pPr>
      <w:ins w:id="359" w:author="Huang, Lili" w:date="2019-12-09T08:49:00Z">
        <w:r w:rsidRPr="00970024">
          <w:rPr>
            <w:i/>
          </w:rPr>
          <w:t>If you accrue 3 or more patterned absences in a 60 day rolling period over 13 weeks for limited service employees or 12 months for regular service employees you will be subject to additional progressive discipline up to and including termination.</w:t>
        </w:r>
      </w:ins>
    </w:p>
    <w:p w:rsidR="00387C6C" w:rsidRDefault="00387C6C" w:rsidP="00970024">
      <w:pPr>
        <w:pStyle w:val="ListParagraph"/>
        <w:ind w:left="1512"/>
        <w:rPr>
          <w:ins w:id="360" w:author="Huang, Lili" w:date="2019-12-09T08:53:00Z"/>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rsidTr="00387C6C">
        <w:trPr>
          <w:ins w:id="361" w:author="Huang, Lili" w:date="2019-12-09T08:54:00Z"/>
        </w:trPr>
        <w:tc>
          <w:tcPr>
            <w:tcW w:w="2952" w:type="dxa"/>
          </w:tcPr>
          <w:p w:rsidR="00387C6C" w:rsidRPr="00387C6C" w:rsidRDefault="00387C6C" w:rsidP="00970024">
            <w:pPr>
              <w:pStyle w:val="ListParagraph"/>
              <w:ind w:left="0"/>
              <w:rPr>
                <w:ins w:id="362" w:author="Huang, Lili" w:date="2019-12-09T08:54:00Z"/>
                <w:b/>
                <w:i/>
                <w:rPrChange w:id="363" w:author="Huang, Lili" w:date="2019-12-09T08:55:00Z">
                  <w:rPr>
                    <w:ins w:id="364" w:author="Huang, Lili" w:date="2019-12-09T08:54:00Z"/>
                    <w:i/>
                  </w:rPr>
                </w:rPrChange>
              </w:rPr>
            </w:pPr>
            <w:ins w:id="365" w:author="Huang, Lili" w:date="2019-12-09T08:54:00Z">
              <w:r w:rsidRPr="00387C6C">
                <w:rPr>
                  <w:b/>
                  <w:i/>
                  <w:rPrChange w:id="366" w:author="Huang, Lili" w:date="2019-12-09T08:55:00Z">
                    <w:rPr>
                      <w:i/>
                    </w:rPr>
                  </w:rPrChange>
                </w:rPr>
                <w:t>Pattern Occurrences</w:t>
              </w:r>
            </w:ins>
          </w:p>
        </w:tc>
        <w:tc>
          <w:tcPr>
            <w:tcW w:w="2952" w:type="dxa"/>
          </w:tcPr>
          <w:p w:rsidR="00387C6C" w:rsidRPr="00387C6C" w:rsidRDefault="00387C6C" w:rsidP="00970024">
            <w:pPr>
              <w:pStyle w:val="ListParagraph"/>
              <w:ind w:left="0"/>
              <w:rPr>
                <w:ins w:id="367" w:author="Huang, Lili" w:date="2019-12-09T08:54:00Z"/>
                <w:b/>
                <w:i/>
                <w:rPrChange w:id="368" w:author="Huang, Lili" w:date="2019-12-09T08:55:00Z">
                  <w:rPr>
                    <w:ins w:id="369" w:author="Huang, Lili" w:date="2019-12-09T08:54:00Z"/>
                    <w:i/>
                  </w:rPr>
                </w:rPrChange>
              </w:rPr>
            </w:pPr>
            <w:ins w:id="370" w:author="Huang, Lili" w:date="2019-12-09T08:54:00Z">
              <w:r w:rsidRPr="00387C6C">
                <w:rPr>
                  <w:b/>
                  <w:i/>
                  <w:rPrChange w:id="371" w:author="Huang, Lili" w:date="2019-12-09T08:55:00Z">
                    <w:rPr>
                      <w:i/>
                    </w:rPr>
                  </w:rPrChange>
                </w:rPr>
                <w:t>Level of Disciplinary</w:t>
              </w:r>
            </w:ins>
          </w:p>
        </w:tc>
        <w:tc>
          <w:tcPr>
            <w:tcW w:w="2952" w:type="dxa"/>
          </w:tcPr>
          <w:p w:rsidR="00387C6C" w:rsidRPr="00387C6C" w:rsidRDefault="00387C6C" w:rsidP="00970024">
            <w:pPr>
              <w:pStyle w:val="ListParagraph"/>
              <w:ind w:left="0"/>
              <w:rPr>
                <w:ins w:id="372" w:author="Huang, Lili" w:date="2019-12-09T08:54:00Z"/>
                <w:b/>
                <w:i/>
                <w:rPrChange w:id="373" w:author="Huang, Lili" w:date="2019-12-09T08:55:00Z">
                  <w:rPr>
                    <w:ins w:id="374" w:author="Huang, Lili" w:date="2019-12-09T08:54:00Z"/>
                    <w:i/>
                  </w:rPr>
                </w:rPrChange>
              </w:rPr>
            </w:pPr>
            <w:ins w:id="375" w:author="Huang, Lili" w:date="2019-12-09T08:55:00Z">
              <w:r w:rsidRPr="00387C6C">
                <w:rPr>
                  <w:b/>
                  <w:i/>
                  <w:rPrChange w:id="376" w:author="Huang, Lili" w:date="2019-12-09T08:55:00Z">
                    <w:rPr>
                      <w:i/>
                    </w:rPr>
                  </w:rPrChange>
                </w:rPr>
                <w:t>Action</w:t>
              </w:r>
            </w:ins>
          </w:p>
        </w:tc>
      </w:tr>
      <w:tr w:rsidR="00387C6C" w:rsidTr="00387C6C">
        <w:trPr>
          <w:ins w:id="377" w:author="Huang, Lili" w:date="2019-12-09T08:54:00Z"/>
        </w:trPr>
        <w:tc>
          <w:tcPr>
            <w:tcW w:w="2952" w:type="dxa"/>
          </w:tcPr>
          <w:p w:rsidR="00387C6C" w:rsidRDefault="00387C6C" w:rsidP="00970024">
            <w:pPr>
              <w:pStyle w:val="ListParagraph"/>
              <w:ind w:left="0"/>
              <w:rPr>
                <w:ins w:id="378" w:author="Huang, Lili" w:date="2019-12-09T08:54:00Z"/>
                <w:i/>
              </w:rPr>
            </w:pPr>
            <w:ins w:id="379" w:author="Huang, Lili" w:date="2019-12-09T08:55:00Z">
              <w:r>
                <w:rPr>
                  <w:i/>
                </w:rPr>
                <w:t>3 Occurrences</w:t>
              </w:r>
            </w:ins>
          </w:p>
        </w:tc>
        <w:tc>
          <w:tcPr>
            <w:tcW w:w="2952" w:type="dxa"/>
          </w:tcPr>
          <w:p w:rsidR="00387C6C" w:rsidRDefault="00387C6C" w:rsidP="00970024">
            <w:pPr>
              <w:pStyle w:val="ListParagraph"/>
              <w:ind w:left="0"/>
              <w:rPr>
                <w:ins w:id="380" w:author="Huang, Lili" w:date="2019-12-09T08:54:00Z"/>
                <w:i/>
              </w:rPr>
            </w:pPr>
            <w:ins w:id="381" w:author="Huang, Lili" w:date="2019-12-09T08:55:00Z">
              <w:r>
                <w:rPr>
                  <w:i/>
                </w:rPr>
                <w:t>Formal Coaching</w:t>
              </w:r>
            </w:ins>
          </w:p>
        </w:tc>
        <w:tc>
          <w:tcPr>
            <w:tcW w:w="2952" w:type="dxa"/>
          </w:tcPr>
          <w:p w:rsidR="00387C6C" w:rsidRDefault="00387C6C" w:rsidP="00970024">
            <w:pPr>
              <w:pStyle w:val="ListParagraph"/>
              <w:ind w:left="0"/>
              <w:rPr>
                <w:ins w:id="382" w:author="Huang, Lili" w:date="2019-12-09T08:54:00Z"/>
                <w:i/>
              </w:rPr>
            </w:pPr>
          </w:p>
        </w:tc>
      </w:tr>
      <w:tr w:rsidR="00387C6C" w:rsidTr="00387C6C">
        <w:trPr>
          <w:ins w:id="383" w:author="Huang, Lili" w:date="2019-12-09T08:54:00Z"/>
        </w:trPr>
        <w:tc>
          <w:tcPr>
            <w:tcW w:w="2952" w:type="dxa"/>
          </w:tcPr>
          <w:p w:rsidR="00387C6C" w:rsidRDefault="00387C6C" w:rsidP="00970024">
            <w:pPr>
              <w:pStyle w:val="ListParagraph"/>
              <w:ind w:left="0"/>
              <w:rPr>
                <w:ins w:id="384" w:author="Huang, Lili" w:date="2019-12-09T08:54:00Z"/>
                <w:i/>
              </w:rPr>
            </w:pPr>
            <w:ins w:id="385" w:author="Huang, Lili" w:date="2019-12-09T08:55:00Z">
              <w:r>
                <w:rPr>
                  <w:i/>
                </w:rPr>
                <w:t>6 Occurrences</w:t>
              </w:r>
            </w:ins>
          </w:p>
        </w:tc>
        <w:tc>
          <w:tcPr>
            <w:tcW w:w="2952" w:type="dxa"/>
          </w:tcPr>
          <w:p w:rsidR="00387C6C" w:rsidRDefault="00387C6C" w:rsidP="00970024">
            <w:pPr>
              <w:pStyle w:val="ListParagraph"/>
              <w:ind w:left="0"/>
              <w:rPr>
                <w:ins w:id="386" w:author="Huang, Lili" w:date="2019-12-09T08:54:00Z"/>
                <w:i/>
              </w:rPr>
            </w:pPr>
            <w:ins w:id="387" w:author="Huang, Lili" w:date="2019-12-09T08:55:00Z">
              <w:r>
                <w:rPr>
                  <w:i/>
                </w:rPr>
                <w:t>Verbal Warning</w:t>
              </w:r>
            </w:ins>
          </w:p>
        </w:tc>
        <w:tc>
          <w:tcPr>
            <w:tcW w:w="2952" w:type="dxa"/>
          </w:tcPr>
          <w:p w:rsidR="00387C6C" w:rsidRDefault="00387C6C" w:rsidP="00970024">
            <w:pPr>
              <w:pStyle w:val="ListParagraph"/>
              <w:ind w:left="0"/>
              <w:rPr>
                <w:ins w:id="388" w:author="Huang, Lili" w:date="2019-12-09T08:54:00Z"/>
                <w:i/>
              </w:rPr>
            </w:pPr>
          </w:p>
        </w:tc>
      </w:tr>
      <w:tr w:rsidR="00387C6C" w:rsidTr="00387C6C">
        <w:trPr>
          <w:ins w:id="389" w:author="Huang, Lili" w:date="2019-12-09T08:54:00Z"/>
        </w:trPr>
        <w:tc>
          <w:tcPr>
            <w:tcW w:w="2952" w:type="dxa"/>
          </w:tcPr>
          <w:p w:rsidR="00387C6C" w:rsidRDefault="00387C6C" w:rsidP="00970024">
            <w:pPr>
              <w:pStyle w:val="ListParagraph"/>
              <w:ind w:left="0"/>
              <w:rPr>
                <w:ins w:id="390" w:author="Huang, Lili" w:date="2019-12-09T08:54:00Z"/>
                <w:i/>
              </w:rPr>
            </w:pPr>
            <w:ins w:id="391" w:author="Huang, Lili" w:date="2019-12-09T08:55:00Z">
              <w:r>
                <w:rPr>
                  <w:i/>
                </w:rPr>
                <w:t>9 Occurrences</w:t>
              </w:r>
            </w:ins>
          </w:p>
        </w:tc>
        <w:tc>
          <w:tcPr>
            <w:tcW w:w="2952" w:type="dxa"/>
          </w:tcPr>
          <w:p w:rsidR="00387C6C" w:rsidRDefault="00387C6C" w:rsidP="00970024">
            <w:pPr>
              <w:pStyle w:val="ListParagraph"/>
              <w:ind w:left="0"/>
              <w:rPr>
                <w:ins w:id="392" w:author="Huang, Lili" w:date="2019-12-09T08:54:00Z"/>
                <w:i/>
              </w:rPr>
            </w:pPr>
            <w:ins w:id="393" w:author="Huang, Lili" w:date="2019-12-09T08:55:00Z">
              <w:r>
                <w:rPr>
                  <w:i/>
                </w:rPr>
                <w:t>Written Warning</w:t>
              </w:r>
            </w:ins>
          </w:p>
        </w:tc>
        <w:tc>
          <w:tcPr>
            <w:tcW w:w="2952" w:type="dxa"/>
          </w:tcPr>
          <w:p w:rsidR="00387C6C" w:rsidRDefault="00387C6C" w:rsidP="00970024">
            <w:pPr>
              <w:pStyle w:val="ListParagraph"/>
              <w:ind w:left="0"/>
              <w:rPr>
                <w:ins w:id="394" w:author="Huang, Lili" w:date="2019-12-09T08:54:00Z"/>
                <w:i/>
              </w:rPr>
            </w:pPr>
          </w:p>
        </w:tc>
      </w:tr>
      <w:tr w:rsidR="00387C6C" w:rsidTr="00387C6C">
        <w:trPr>
          <w:ins w:id="395" w:author="Huang, Lili" w:date="2019-12-09T08:54:00Z"/>
        </w:trPr>
        <w:tc>
          <w:tcPr>
            <w:tcW w:w="2952" w:type="dxa"/>
          </w:tcPr>
          <w:p w:rsidR="00387C6C" w:rsidRDefault="00387C6C" w:rsidP="00970024">
            <w:pPr>
              <w:pStyle w:val="ListParagraph"/>
              <w:ind w:left="0"/>
              <w:rPr>
                <w:ins w:id="396" w:author="Huang, Lili" w:date="2019-12-09T08:54:00Z"/>
                <w:i/>
              </w:rPr>
            </w:pPr>
            <w:ins w:id="397" w:author="Huang, Lili" w:date="2019-12-09T08:55:00Z">
              <w:r>
                <w:rPr>
                  <w:i/>
                </w:rPr>
                <w:t>12 Occurrences</w:t>
              </w:r>
            </w:ins>
          </w:p>
        </w:tc>
        <w:tc>
          <w:tcPr>
            <w:tcW w:w="2952" w:type="dxa"/>
          </w:tcPr>
          <w:p w:rsidR="00387C6C" w:rsidRDefault="00387C6C" w:rsidP="00970024">
            <w:pPr>
              <w:pStyle w:val="ListParagraph"/>
              <w:ind w:left="0"/>
              <w:rPr>
                <w:ins w:id="398" w:author="Huang, Lili" w:date="2019-12-09T08:54:00Z"/>
                <w:i/>
              </w:rPr>
            </w:pPr>
            <w:ins w:id="399" w:author="Huang, Lili" w:date="2019-12-09T08:56:00Z">
              <w:r>
                <w:rPr>
                  <w:i/>
                </w:rPr>
                <w:t>Termination</w:t>
              </w:r>
            </w:ins>
          </w:p>
        </w:tc>
        <w:tc>
          <w:tcPr>
            <w:tcW w:w="2952" w:type="dxa"/>
          </w:tcPr>
          <w:p w:rsidR="00387C6C" w:rsidRDefault="00387C6C" w:rsidP="00970024">
            <w:pPr>
              <w:pStyle w:val="ListParagraph"/>
              <w:ind w:left="0"/>
              <w:rPr>
                <w:ins w:id="400" w:author="Huang, Lili" w:date="2019-12-09T08:54:00Z"/>
                <w:i/>
              </w:rPr>
            </w:pPr>
          </w:p>
        </w:tc>
      </w:tr>
    </w:tbl>
    <w:p w:rsidR="00387C6C" w:rsidRPr="00970024" w:rsidRDefault="00387C6C" w:rsidP="00970024">
      <w:pPr>
        <w:pStyle w:val="ListParagraph"/>
        <w:ind w:left="1512"/>
        <w:rPr>
          <w:ins w:id="401" w:author="Huang, Lili" w:date="2019-12-09T08:49:00Z"/>
          <w:i/>
        </w:rPr>
      </w:pPr>
    </w:p>
    <w:p w:rsidR="00970024" w:rsidRDefault="00970024">
      <w:pPr>
        <w:ind w:left="1296"/>
        <w:rPr>
          <w:ins w:id="402" w:author="Huang, Lili" w:date="2019-12-09T08:56:00Z"/>
          <w:i/>
        </w:rPr>
        <w:pPrChange w:id="403" w:author="Huang, Lili" w:date="2019-12-09T08:56:00Z">
          <w:pPr>
            <w:pStyle w:val="ListParagraph"/>
            <w:ind w:left="1512"/>
          </w:pPr>
        </w:pPrChange>
      </w:pPr>
      <w:ins w:id="404" w:author="Huang, Lili" w:date="2019-12-09T08:49:00Z">
        <w:r w:rsidRPr="00286F9F">
          <w:rPr>
            <w:i/>
            <w:rPrChange w:id="405" w:author="Huang, Lili" w:date="2019-12-09T08:56:00Z">
              <w:rPr/>
            </w:rPrChange>
          </w:rPr>
          <w:t>For the purposes of this policy the level of progressive discipline will roll off after 13 weeks for limited service or 12 months regular service</w:t>
        </w:r>
      </w:ins>
      <w:ins w:id="406" w:author="Huang, Lili" w:date="2019-12-09T08:56:00Z">
        <w:r w:rsidR="00286F9F">
          <w:rPr>
            <w:i/>
          </w:rPr>
          <w:t>.</w:t>
        </w:r>
      </w:ins>
    </w:p>
    <w:p w:rsidR="00286F9F" w:rsidRPr="00286F9F" w:rsidRDefault="00286F9F">
      <w:pPr>
        <w:ind w:left="1296"/>
        <w:rPr>
          <w:ins w:id="407" w:author="Huang, Lili" w:date="2019-12-09T08:49:00Z"/>
          <w:i/>
          <w:rPrChange w:id="408" w:author="Huang, Lili" w:date="2019-12-09T08:56:00Z">
            <w:rPr>
              <w:ins w:id="409" w:author="Huang, Lili" w:date="2019-12-09T08:49:00Z"/>
            </w:rPr>
          </w:rPrChange>
        </w:rPr>
        <w:pPrChange w:id="410" w:author="Huang, Lili" w:date="2019-12-09T08:56:00Z">
          <w:pPr>
            <w:pStyle w:val="ListParagraph"/>
            <w:ind w:left="1512"/>
          </w:pPr>
        </w:pPrChange>
      </w:pPr>
    </w:p>
    <w:p w:rsidR="00970024" w:rsidRPr="00286F9F" w:rsidRDefault="00970024">
      <w:pPr>
        <w:ind w:left="1296"/>
        <w:rPr>
          <w:ins w:id="411" w:author="Huang, Lili" w:date="2019-12-09T08:49:00Z"/>
          <w:i/>
          <w:rPrChange w:id="412" w:author="Huang, Lili" w:date="2019-12-09T08:56:00Z">
            <w:rPr>
              <w:ins w:id="413" w:author="Huang, Lili" w:date="2019-12-09T08:49:00Z"/>
            </w:rPr>
          </w:rPrChange>
        </w:rPr>
        <w:pPrChange w:id="414" w:author="Huang, Lili" w:date="2019-12-09T08:56:00Z">
          <w:pPr>
            <w:pStyle w:val="ListParagraph"/>
            <w:numPr>
              <w:numId w:val="12"/>
            </w:numPr>
            <w:ind w:left="1512" w:hanging="360"/>
          </w:pPr>
        </w:pPrChange>
      </w:pPr>
      <w:ins w:id="415" w:author="Huang, Lili" w:date="2019-12-09T08:49:00Z">
        <w:r w:rsidRPr="00286F9F">
          <w:rPr>
            <w:i/>
            <w:rPrChange w:id="416" w:author="Huang, Lili" w:date="2019-12-09T08:56:00Z">
              <w:rPr/>
            </w:rPrChange>
          </w:rPr>
          <w:t>This Formal Coaching may not impact your ability to be considered for in-staff transfers or promotional opportunities.</w:t>
        </w:r>
      </w:ins>
    </w:p>
    <w:p w:rsidR="000C2D93" w:rsidRPr="00116FD0" w:rsidRDefault="000C2D93" w:rsidP="00116FD0">
      <w:pPr>
        <w:pStyle w:val="ListParagraph"/>
        <w:ind w:left="1512"/>
        <w:rPr>
          <w:i/>
          <w:rPrChange w:id="417" w:author="Huang, Lili" w:date="2019-12-09T08:47:00Z">
            <w:rPr/>
          </w:rPrChange>
        </w:rPr>
      </w:pPr>
    </w:p>
    <w:sectPr w:rsidR="000C2D93" w:rsidRPr="00116FD0" w:rsidSect="009B6177">
      <w:footerReference w:type="default" r:id="rId43"/>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16A7" w:rsidRDefault="00C516A7">
      <w:r>
        <w:separator/>
      </w:r>
    </w:p>
  </w:endnote>
  <w:endnote w:type="continuationSeparator" w:id="0">
    <w:p w:rsidR="00C516A7" w:rsidRDefault="00C51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313" w:rsidRDefault="007B6313" w:rsidP="0075562D">
    <w:pPr>
      <w:rPr>
        <w:sz w:val="18"/>
      </w:rPr>
    </w:pPr>
    <w:r>
      <w:rPr>
        <w:b/>
        <w:sz w:val="18"/>
      </w:rPr>
      <w:t>GDIT CONFIDENTIAL</w:t>
    </w:r>
    <w:r>
      <w:rPr>
        <w:b/>
        <w:sz w:val="18"/>
      </w:rPr>
      <w:tab/>
      <w:t xml:space="preserve">                                                                                   CCO_eCoaching_Log_Review _DD</w:t>
    </w:r>
  </w:p>
  <w:p w:rsidR="007B6313" w:rsidRDefault="007B6313"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7B6313" w:rsidRDefault="007B6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13244D">
      <w:rPr>
        <w:rStyle w:val="PageNumber"/>
        <w:noProof/>
      </w:rPr>
      <w:t>3</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313" w:rsidRDefault="007B6313" w:rsidP="0075562D">
    <w:pPr>
      <w:rPr>
        <w:sz w:val="18"/>
      </w:rPr>
    </w:pPr>
    <w:r>
      <w:rPr>
        <w:b/>
        <w:sz w:val="18"/>
      </w:rPr>
      <w:t>GDIT CONFIDENTIAL</w:t>
    </w:r>
    <w:r>
      <w:rPr>
        <w:b/>
        <w:sz w:val="18"/>
      </w:rPr>
      <w:tab/>
    </w:r>
    <w:r>
      <w:rPr>
        <w:b/>
        <w:sz w:val="18"/>
      </w:rPr>
      <w:tab/>
    </w:r>
    <w:r>
      <w:rPr>
        <w:b/>
        <w:sz w:val="18"/>
      </w:rPr>
      <w:tab/>
      <w:t xml:space="preserve">                                       CCO_eCoaching_Log_Historical_Dashboard_DD</w:t>
    </w:r>
  </w:p>
  <w:p w:rsidR="007B6313" w:rsidRDefault="007B6313"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7B6313" w:rsidRDefault="007B6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13244D">
      <w:rPr>
        <w:rStyle w:val="PageNumber"/>
        <w:noProof/>
      </w:rPr>
      <w:t>37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16A7" w:rsidRDefault="00C516A7">
      <w:r>
        <w:separator/>
      </w:r>
    </w:p>
  </w:footnote>
  <w:footnote w:type="continuationSeparator" w:id="0">
    <w:p w:rsidR="00C516A7" w:rsidRDefault="00C516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0"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1"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abstractNumId w:val="14"/>
  </w:num>
  <w:num w:numId="2">
    <w:abstractNumId w:val="10"/>
  </w:num>
  <w:num w:numId="3">
    <w:abstractNumId w:val="11"/>
  </w:num>
  <w:num w:numId="4">
    <w:abstractNumId w:val="8"/>
  </w:num>
  <w:num w:numId="5">
    <w:abstractNumId w:val="0"/>
  </w:num>
  <w:num w:numId="6">
    <w:abstractNumId w:val="17"/>
  </w:num>
  <w:num w:numId="7">
    <w:abstractNumId w:val="4"/>
  </w:num>
  <w:num w:numId="8">
    <w:abstractNumId w:val="21"/>
  </w:num>
  <w:num w:numId="9">
    <w:abstractNumId w:val="19"/>
  </w:num>
  <w:num w:numId="10">
    <w:abstractNumId w:val="5"/>
  </w:num>
  <w:num w:numId="11">
    <w:abstractNumId w:val="22"/>
  </w:num>
  <w:num w:numId="12">
    <w:abstractNumId w:val="9"/>
  </w:num>
  <w:num w:numId="13">
    <w:abstractNumId w:val="12"/>
  </w:num>
  <w:num w:numId="14">
    <w:abstractNumId w:val="16"/>
  </w:num>
  <w:num w:numId="15">
    <w:abstractNumId w:val="7"/>
  </w:num>
  <w:num w:numId="16">
    <w:abstractNumId w:val="3"/>
  </w:num>
  <w:num w:numId="17">
    <w:abstractNumId w:val="6"/>
  </w:num>
  <w:num w:numId="18">
    <w:abstractNumId w:val="18"/>
  </w:num>
  <w:num w:numId="19">
    <w:abstractNumId w:val="13"/>
  </w:num>
  <w:num w:numId="20">
    <w:abstractNumId w:val="15"/>
  </w:num>
  <w:num w:numId="21">
    <w:abstractNumId w:val="23"/>
  </w:num>
  <w:num w:numId="22">
    <w:abstractNumId w:val="2"/>
  </w:num>
  <w:num w:numId="23">
    <w:abstractNumId w:val="20"/>
  </w:num>
  <w:num w:numId="24">
    <w:abstractNumId w:val="1"/>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 Lili">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60E4"/>
    <w:rsid w:val="000363CB"/>
    <w:rsid w:val="00036422"/>
    <w:rsid w:val="00036F9C"/>
    <w:rsid w:val="00037337"/>
    <w:rsid w:val="0003750F"/>
    <w:rsid w:val="000379BD"/>
    <w:rsid w:val="000400B6"/>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5D95"/>
    <w:rsid w:val="00087B24"/>
    <w:rsid w:val="000917E3"/>
    <w:rsid w:val="00091888"/>
    <w:rsid w:val="0009251C"/>
    <w:rsid w:val="0009277D"/>
    <w:rsid w:val="000927DC"/>
    <w:rsid w:val="00092B77"/>
    <w:rsid w:val="000937BB"/>
    <w:rsid w:val="00094EB3"/>
    <w:rsid w:val="00095023"/>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2D93"/>
    <w:rsid w:val="000C3317"/>
    <w:rsid w:val="000C3FF3"/>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CA1"/>
    <w:rsid w:val="001040E1"/>
    <w:rsid w:val="0010412E"/>
    <w:rsid w:val="0010443A"/>
    <w:rsid w:val="00104936"/>
    <w:rsid w:val="00105D5E"/>
    <w:rsid w:val="00106230"/>
    <w:rsid w:val="00106F93"/>
    <w:rsid w:val="0011172C"/>
    <w:rsid w:val="001118A1"/>
    <w:rsid w:val="00111BB2"/>
    <w:rsid w:val="001122EA"/>
    <w:rsid w:val="0011242F"/>
    <w:rsid w:val="00114B68"/>
    <w:rsid w:val="00114F41"/>
    <w:rsid w:val="00115F93"/>
    <w:rsid w:val="00116757"/>
    <w:rsid w:val="00116A05"/>
    <w:rsid w:val="00116F1E"/>
    <w:rsid w:val="00116FD0"/>
    <w:rsid w:val="00117077"/>
    <w:rsid w:val="001170B6"/>
    <w:rsid w:val="001177CE"/>
    <w:rsid w:val="00117846"/>
    <w:rsid w:val="00117A50"/>
    <w:rsid w:val="001204CA"/>
    <w:rsid w:val="00122762"/>
    <w:rsid w:val="00123165"/>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D0E"/>
    <w:rsid w:val="00165184"/>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5457"/>
    <w:rsid w:val="001A56E6"/>
    <w:rsid w:val="001A64CA"/>
    <w:rsid w:val="001A7875"/>
    <w:rsid w:val="001B0BB9"/>
    <w:rsid w:val="001B1CDE"/>
    <w:rsid w:val="001B2E71"/>
    <w:rsid w:val="001B2F47"/>
    <w:rsid w:val="001B4504"/>
    <w:rsid w:val="001B4C1C"/>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3B45"/>
    <w:rsid w:val="002A4132"/>
    <w:rsid w:val="002A4D41"/>
    <w:rsid w:val="002A4EE8"/>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2AC1"/>
    <w:rsid w:val="003D32AC"/>
    <w:rsid w:val="003D34AF"/>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D6C"/>
    <w:rsid w:val="004455CB"/>
    <w:rsid w:val="0044625D"/>
    <w:rsid w:val="004468A6"/>
    <w:rsid w:val="004468B5"/>
    <w:rsid w:val="00447127"/>
    <w:rsid w:val="004475D0"/>
    <w:rsid w:val="00450262"/>
    <w:rsid w:val="00450609"/>
    <w:rsid w:val="0045114D"/>
    <w:rsid w:val="00451863"/>
    <w:rsid w:val="00451922"/>
    <w:rsid w:val="00452D33"/>
    <w:rsid w:val="00452DA5"/>
    <w:rsid w:val="00453BF5"/>
    <w:rsid w:val="004547BF"/>
    <w:rsid w:val="00455407"/>
    <w:rsid w:val="004555A4"/>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832"/>
    <w:rsid w:val="004A5774"/>
    <w:rsid w:val="004A5832"/>
    <w:rsid w:val="004A5AC5"/>
    <w:rsid w:val="004A5D28"/>
    <w:rsid w:val="004A60DF"/>
    <w:rsid w:val="004A647A"/>
    <w:rsid w:val="004A65AB"/>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89B"/>
    <w:rsid w:val="004D594A"/>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2D50"/>
    <w:rsid w:val="00522ED1"/>
    <w:rsid w:val="0052312A"/>
    <w:rsid w:val="0052343A"/>
    <w:rsid w:val="00523CBB"/>
    <w:rsid w:val="005240C1"/>
    <w:rsid w:val="005257D3"/>
    <w:rsid w:val="005265EC"/>
    <w:rsid w:val="00526696"/>
    <w:rsid w:val="00526FF8"/>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39F"/>
    <w:rsid w:val="005978BE"/>
    <w:rsid w:val="005A03A1"/>
    <w:rsid w:val="005A0C86"/>
    <w:rsid w:val="005A11A1"/>
    <w:rsid w:val="005A1504"/>
    <w:rsid w:val="005A16A9"/>
    <w:rsid w:val="005A185D"/>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D021D"/>
    <w:rsid w:val="005D09AE"/>
    <w:rsid w:val="005D0B08"/>
    <w:rsid w:val="005D0E6A"/>
    <w:rsid w:val="005D1C22"/>
    <w:rsid w:val="005D1F00"/>
    <w:rsid w:val="005D2130"/>
    <w:rsid w:val="005D3056"/>
    <w:rsid w:val="005D3655"/>
    <w:rsid w:val="005D4B04"/>
    <w:rsid w:val="005D4E06"/>
    <w:rsid w:val="005D54C1"/>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408B"/>
    <w:rsid w:val="00614330"/>
    <w:rsid w:val="0061438D"/>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829"/>
    <w:rsid w:val="006E3B63"/>
    <w:rsid w:val="006E3BBF"/>
    <w:rsid w:val="006E4C4F"/>
    <w:rsid w:val="006E6AD3"/>
    <w:rsid w:val="006E76E8"/>
    <w:rsid w:val="006F04C5"/>
    <w:rsid w:val="006F1D16"/>
    <w:rsid w:val="006F20F4"/>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6A6"/>
    <w:rsid w:val="0072479C"/>
    <w:rsid w:val="00724FC3"/>
    <w:rsid w:val="00725463"/>
    <w:rsid w:val="00725AEE"/>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AA2"/>
    <w:rsid w:val="00756B80"/>
    <w:rsid w:val="0076027F"/>
    <w:rsid w:val="00760ED4"/>
    <w:rsid w:val="00761909"/>
    <w:rsid w:val="0076194C"/>
    <w:rsid w:val="007629F4"/>
    <w:rsid w:val="00762A36"/>
    <w:rsid w:val="00763784"/>
    <w:rsid w:val="007645E3"/>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A33"/>
    <w:rsid w:val="00793C13"/>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D9"/>
    <w:rsid w:val="00885DAE"/>
    <w:rsid w:val="00887086"/>
    <w:rsid w:val="00887B6D"/>
    <w:rsid w:val="00890234"/>
    <w:rsid w:val="00890B58"/>
    <w:rsid w:val="00892448"/>
    <w:rsid w:val="00892D24"/>
    <w:rsid w:val="00893620"/>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67C"/>
    <w:rsid w:val="009B180C"/>
    <w:rsid w:val="009B252E"/>
    <w:rsid w:val="009B282E"/>
    <w:rsid w:val="009B2A2F"/>
    <w:rsid w:val="009B2B53"/>
    <w:rsid w:val="009B3262"/>
    <w:rsid w:val="009B3D30"/>
    <w:rsid w:val="009B3D78"/>
    <w:rsid w:val="009B5D6F"/>
    <w:rsid w:val="009B6177"/>
    <w:rsid w:val="009B761F"/>
    <w:rsid w:val="009B773B"/>
    <w:rsid w:val="009C0510"/>
    <w:rsid w:val="009C052D"/>
    <w:rsid w:val="009C0BF0"/>
    <w:rsid w:val="009C0FE4"/>
    <w:rsid w:val="009C2984"/>
    <w:rsid w:val="009C2DAF"/>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10FA"/>
    <w:rsid w:val="009F1BCB"/>
    <w:rsid w:val="009F4652"/>
    <w:rsid w:val="009F58CF"/>
    <w:rsid w:val="009F6707"/>
    <w:rsid w:val="009F76BC"/>
    <w:rsid w:val="009F78B9"/>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555"/>
    <w:rsid w:val="00A665A0"/>
    <w:rsid w:val="00A66FA4"/>
    <w:rsid w:val="00A67678"/>
    <w:rsid w:val="00A67DA9"/>
    <w:rsid w:val="00A703BF"/>
    <w:rsid w:val="00A71285"/>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2FF0"/>
    <w:rsid w:val="00AD4C8B"/>
    <w:rsid w:val="00AD503D"/>
    <w:rsid w:val="00AD5387"/>
    <w:rsid w:val="00AD54BA"/>
    <w:rsid w:val="00AD5A2E"/>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9B5"/>
    <w:rsid w:val="00B52E72"/>
    <w:rsid w:val="00B53039"/>
    <w:rsid w:val="00B53480"/>
    <w:rsid w:val="00B53ADA"/>
    <w:rsid w:val="00B54921"/>
    <w:rsid w:val="00B564DA"/>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60D8"/>
    <w:rsid w:val="00C066C8"/>
    <w:rsid w:val="00C06AD2"/>
    <w:rsid w:val="00C10672"/>
    <w:rsid w:val="00C10A1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6A7"/>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48C"/>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44D1"/>
    <w:rsid w:val="00DF4569"/>
    <w:rsid w:val="00DF4DE4"/>
    <w:rsid w:val="00DF4F9D"/>
    <w:rsid w:val="00DF5D2D"/>
    <w:rsid w:val="00DF5DAD"/>
    <w:rsid w:val="00DF63AE"/>
    <w:rsid w:val="00DF691A"/>
    <w:rsid w:val="00DF7464"/>
    <w:rsid w:val="00DF7B09"/>
    <w:rsid w:val="00DF7DF6"/>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41C3"/>
    <w:rsid w:val="00E14403"/>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928"/>
    <w:rsid w:val="00E32C45"/>
    <w:rsid w:val="00E3307A"/>
    <w:rsid w:val="00E334DB"/>
    <w:rsid w:val="00E34BFD"/>
    <w:rsid w:val="00E35AF0"/>
    <w:rsid w:val="00E35D7E"/>
    <w:rsid w:val="00E35F2A"/>
    <w:rsid w:val="00E373CA"/>
    <w:rsid w:val="00E37501"/>
    <w:rsid w:val="00E37C32"/>
    <w:rsid w:val="00E37F4D"/>
    <w:rsid w:val="00E41845"/>
    <w:rsid w:val="00E41881"/>
    <w:rsid w:val="00E42092"/>
    <w:rsid w:val="00E4226D"/>
    <w:rsid w:val="00E42819"/>
    <w:rsid w:val="00E43499"/>
    <w:rsid w:val="00E434D5"/>
    <w:rsid w:val="00E43668"/>
    <w:rsid w:val="00E43F26"/>
    <w:rsid w:val="00E447F6"/>
    <w:rsid w:val="00E44ADD"/>
    <w:rsid w:val="00E44D74"/>
    <w:rsid w:val="00E45254"/>
    <w:rsid w:val="00E45643"/>
    <w:rsid w:val="00E46B59"/>
    <w:rsid w:val="00E474BA"/>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596"/>
    <w:rsid w:val="00F16903"/>
    <w:rsid w:val="00F16BDA"/>
    <w:rsid w:val="00F16FE9"/>
    <w:rsid w:val="00F20089"/>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BB0"/>
    <w:rsid w:val="00F81BF1"/>
    <w:rsid w:val="00F82605"/>
    <w:rsid w:val="00F82ECD"/>
    <w:rsid w:val="00F831DD"/>
    <w:rsid w:val="00F83F0F"/>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B2CFD"/>
    <w:rsid w:val="00FB3250"/>
    <w:rsid w:val="00FB35F2"/>
    <w:rsid w:val="00FB3940"/>
    <w:rsid w:val="00FB4AB5"/>
    <w:rsid w:val="00FB4E5B"/>
    <w:rsid w:val="00FB58A4"/>
    <w:rsid w:val="00FB5D75"/>
    <w:rsid w:val="00FB5EDC"/>
    <w:rsid w:val="00FC0AF6"/>
    <w:rsid w:val="00FC1680"/>
    <w:rsid w:val="00FC1859"/>
    <w:rsid w:val="00FC2EC7"/>
    <w:rsid w:val="00FC2F04"/>
    <w:rsid w:val="00FC3AA3"/>
    <w:rsid w:val="00FC4C92"/>
    <w:rsid w:val="00FC4F5D"/>
    <w:rsid w:val="00FC570D"/>
    <w:rsid w:val="00FC695C"/>
    <w:rsid w:val="00FC74E6"/>
    <w:rsid w:val="00FD0436"/>
    <w:rsid w:val="00FD06A2"/>
    <w:rsid w:val="00FD073E"/>
    <w:rsid w:val="00FD14AF"/>
    <w:rsid w:val="00FD17DB"/>
    <w:rsid w:val="00FD1D84"/>
    <w:rsid w:val="00FD2570"/>
    <w:rsid w:val="00FD3BB9"/>
    <w:rsid w:val="00FD45B7"/>
    <w:rsid w:val="00FD495F"/>
    <w:rsid w:val="00FD5841"/>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79185-01BE-4713-843B-551A44A22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15572</TotalTime>
  <Pages>37</Pages>
  <Words>6764</Words>
  <Characters>38561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45235</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2487</cp:revision>
  <cp:lastPrinted>2008-09-18T13:23:00Z</cp:lastPrinted>
  <dcterms:created xsi:type="dcterms:W3CDTF">2016-03-22T16:25:00Z</dcterms:created>
  <dcterms:modified xsi:type="dcterms:W3CDTF">2019-12-09T14:59:00Z</dcterms:modified>
</cp:coreProperties>
</file>