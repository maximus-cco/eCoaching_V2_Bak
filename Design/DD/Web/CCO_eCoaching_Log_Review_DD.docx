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CEBEAD"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CFF592"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4F99A5"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sz w:val="20"/>
              </w:rPr>
            </w:pPr>
            <w:r>
              <w:rPr>
                <w:sz w:val="20"/>
              </w:rPr>
              <w:t>08/16/2019</w:t>
            </w:r>
          </w:p>
          <w:p w:rsidR="004E5C7C" w:rsidRDefault="004E5C7C" w:rsidP="001118A1">
            <w:pPr>
              <w:pStyle w:val="hdr1"/>
              <w:ind w:left="0"/>
              <w:jc w:val="left"/>
              <w:rPr>
                <w:sz w:val="20"/>
              </w:rPr>
            </w:pPr>
            <w:r>
              <w:rPr>
                <w:sz w:val="20"/>
              </w:rPr>
              <w:t>08/22/2019</w:t>
            </w:r>
          </w:p>
          <w:p w:rsidR="0001338F" w:rsidRDefault="0001338F" w:rsidP="001118A1">
            <w:pPr>
              <w:pStyle w:val="hdr1"/>
              <w:ind w:left="0"/>
              <w:jc w:val="left"/>
              <w:rPr>
                <w:sz w:val="20"/>
              </w:rPr>
            </w:pPr>
            <w:r>
              <w:rPr>
                <w:sz w:val="20"/>
              </w:rPr>
              <w:t>8/28/2019</w:t>
            </w:r>
          </w:p>
          <w:p w:rsidR="00881565" w:rsidRDefault="00881565" w:rsidP="001118A1">
            <w:pPr>
              <w:pStyle w:val="hdr1"/>
              <w:ind w:left="0"/>
              <w:jc w:val="left"/>
              <w:rPr>
                <w:sz w:val="20"/>
              </w:rPr>
            </w:pPr>
          </w:p>
          <w:p w:rsidR="00881565" w:rsidRDefault="00881565" w:rsidP="001118A1">
            <w:pPr>
              <w:pStyle w:val="hdr1"/>
              <w:ind w:left="0"/>
              <w:jc w:val="left"/>
              <w:rPr>
                <w:sz w:val="20"/>
              </w:rPr>
            </w:pPr>
            <w:r>
              <w:rPr>
                <w:sz w:val="20"/>
              </w:rPr>
              <w:t>09/04/2019</w:t>
            </w:r>
          </w:p>
          <w:p w:rsidR="00594FD2" w:rsidRDefault="00594FD2" w:rsidP="001118A1">
            <w:pPr>
              <w:pStyle w:val="hdr1"/>
              <w:ind w:left="0"/>
              <w:jc w:val="left"/>
              <w:rPr>
                <w:sz w:val="20"/>
              </w:rPr>
            </w:pPr>
            <w:r>
              <w:rPr>
                <w:sz w:val="20"/>
              </w:rPr>
              <w:t>09/24/2019</w:t>
            </w:r>
          </w:p>
          <w:p w:rsidR="007B6313" w:rsidRDefault="007B6313" w:rsidP="001118A1">
            <w:pPr>
              <w:pStyle w:val="hdr1"/>
              <w:ind w:left="0"/>
              <w:jc w:val="left"/>
              <w:rPr>
                <w:ins w:id="0" w:author="Huang, Lili (NE)" w:date="2020-03-23T15:55:00Z"/>
                <w:sz w:val="20"/>
              </w:rPr>
            </w:pPr>
            <w:r>
              <w:rPr>
                <w:sz w:val="20"/>
              </w:rPr>
              <w:t>12/09/2019</w:t>
            </w:r>
          </w:p>
          <w:p w:rsidR="00B5168C" w:rsidRDefault="00B5168C" w:rsidP="001118A1">
            <w:pPr>
              <w:pStyle w:val="hdr1"/>
              <w:ind w:left="0"/>
              <w:jc w:val="left"/>
              <w:rPr>
                <w:ins w:id="1" w:author="Huang, Lili (NE)" w:date="2020-03-23T15:55:00Z"/>
                <w:sz w:val="20"/>
              </w:rPr>
            </w:pPr>
          </w:p>
          <w:p w:rsidR="00B5168C" w:rsidRDefault="00B5168C" w:rsidP="001118A1">
            <w:pPr>
              <w:pStyle w:val="hdr1"/>
              <w:ind w:left="0"/>
              <w:jc w:val="left"/>
              <w:rPr>
                <w:sz w:val="20"/>
              </w:rPr>
            </w:pPr>
            <w:ins w:id="2" w:author="Huang, Lili (NE)" w:date="2020-03-23T15:55:00Z">
              <w:r>
                <w:rPr>
                  <w:sz w:val="20"/>
                </w:rPr>
                <w:t>03/23/2020</w:t>
              </w:r>
            </w:ins>
          </w:p>
        </w:tc>
        <w:tc>
          <w:tcPr>
            <w:tcW w:w="5238" w:type="dxa"/>
          </w:tcPr>
          <w:p w:rsidR="005C7655" w:rsidRDefault="005C7655" w:rsidP="001118A1">
            <w:pPr>
              <w:pStyle w:val="hdr1"/>
              <w:ind w:left="0"/>
              <w:jc w:val="left"/>
              <w:rPr>
                <w:color w:val="000000"/>
                <w:sz w:val="20"/>
              </w:rPr>
            </w:pPr>
            <w:r>
              <w:rPr>
                <w:color w:val="000000"/>
                <w:sz w:val="20"/>
              </w:rPr>
              <w:t>TFS 15063 – Quality Bingo</w:t>
            </w:r>
          </w:p>
          <w:p w:rsidR="004E5C7C" w:rsidRDefault="004E5C7C" w:rsidP="001118A1">
            <w:pPr>
              <w:pStyle w:val="hdr1"/>
              <w:ind w:left="0"/>
              <w:jc w:val="left"/>
              <w:rPr>
                <w:color w:val="000000"/>
                <w:sz w:val="20"/>
              </w:rPr>
            </w:pPr>
            <w:r>
              <w:rPr>
                <w:color w:val="000000"/>
                <w:sz w:val="20"/>
              </w:rPr>
              <w:t>TFS 15232 – Attendance Policy Earnback</w:t>
            </w:r>
          </w:p>
          <w:p w:rsidR="0001338F" w:rsidRDefault="0001338F" w:rsidP="001118A1">
            <w:pPr>
              <w:pStyle w:val="hdr1"/>
              <w:ind w:left="0"/>
              <w:jc w:val="left"/>
              <w:rPr>
                <w:color w:val="000000"/>
                <w:sz w:val="20"/>
              </w:rPr>
            </w:pPr>
            <w:r>
              <w:rPr>
                <w:color w:val="000000"/>
                <w:sz w:val="20"/>
              </w:rPr>
              <w:t>TFS 15232 – Attendance Policy Earnback</w:t>
            </w:r>
          </w:p>
          <w:p w:rsidR="00881565" w:rsidRDefault="004C5B5B" w:rsidP="0052312A">
            <w:pPr>
              <w:pStyle w:val="hdr1"/>
              <w:ind w:left="0"/>
              <w:jc w:val="left"/>
              <w:rPr>
                <w:color w:val="000000"/>
                <w:sz w:val="20"/>
              </w:rPr>
            </w:pPr>
            <w:r>
              <w:rPr>
                <w:color w:val="000000"/>
                <w:sz w:val="20"/>
              </w:rPr>
              <w:t>Updated section 8: added condition</w:t>
            </w:r>
          </w:p>
          <w:p w:rsidR="004C5B5B" w:rsidRDefault="00881565" w:rsidP="0052312A">
            <w:pPr>
              <w:pStyle w:val="hdr1"/>
              <w:ind w:left="0"/>
              <w:jc w:val="left"/>
              <w:rPr>
                <w:color w:val="000000"/>
                <w:sz w:val="20"/>
              </w:rPr>
            </w:pPr>
            <w:r>
              <w:rPr>
                <w:color w:val="000000"/>
                <w:sz w:val="20"/>
              </w:rPr>
              <w:t>TFS 14679 – Follow-up Process</w:t>
            </w:r>
            <w:r w:rsidR="004C5B5B">
              <w:rPr>
                <w:color w:val="000000"/>
                <w:sz w:val="20"/>
              </w:rPr>
              <w:t xml:space="preserve"> </w:t>
            </w:r>
          </w:p>
          <w:p w:rsidR="00594FD2" w:rsidRDefault="00594FD2" w:rsidP="0052312A">
            <w:pPr>
              <w:pStyle w:val="hdr1"/>
              <w:ind w:left="0"/>
              <w:jc w:val="left"/>
              <w:rPr>
                <w:color w:val="000000"/>
                <w:sz w:val="20"/>
              </w:rPr>
            </w:pPr>
            <w:r>
              <w:rPr>
                <w:color w:val="000000"/>
                <w:sz w:val="20"/>
              </w:rPr>
              <w:t>TFS 15601 – London Alternate Channel Bingo</w:t>
            </w:r>
          </w:p>
          <w:p w:rsidR="007B6313" w:rsidRDefault="007B6313" w:rsidP="0052312A">
            <w:pPr>
              <w:pStyle w:val="hdr1"/>
              <w:ind w:left="0"/>
              <w:jc w:val="left"/>
              <w:rPr>
                <w:color w:val="000000"/>
                <w:sz w:val="20"/>
              </w:rPr>
            </w:pPr>
            <w:r>
              <w:rPr>
                <w:color w:val="000000"/>
                <w:sz w:val="20"/>
              </w:rPr>
              <w:t xml:space="preserve">TFS 15833 </w:t>
            </w:r>
            <w:r w:rsidR="00573C53">
              <w:rPr>
                <w:color w:val="000000"/>
                <w:sz w:val="20"/>
              </w:rPr>
              <w:t>–</w:t>
            </w:r>
            <w:r>
              <w:rPr>
                <w:color w:val="000000"/>
                <w:sz w:val="20"/>
              </w:rPr>
              <w:t xml:space="preserve"> </w:t>
            </w:r>
            <w:r w:rsidR="00573C53">
              <w:rPr>
                <w:color w:val="000000"/>
                <w:sz w:val="20"/>
              </w:rPr>
              <w:t>Workflow change for warning logs</w:t>
            </w:r>
          </w:p>
          <w:p w:rsidR="00573C53" w:rsidRDefault="00573C53">
            <w:pPr>
              <w:pStyle w:val="hdr1"/>
              <w:ind w:left="0"/>
              <w:jc w:val="left"/>
              <w:rPr>
                <w:ins w:id="3" w:author="Huang, Lili (NE)" w:date="2020-03-23T15:55:00Z"/>
                <w:color w:val="000000"/>
                <w:sz w:val="20"/>
              </w:rPr>
            </w:pPr>
            <w:r>
              <w:rPr>
                <w:color w:val="000000"/>
                <w:sz w:val="20"/>
              </w:rPr>
              <w:t xml:space="preserve">(“Pending Employee </w:t>
            </w:r>
            <w:r w:rsidR="00067A4D">
              <w:rPr>
                <w:color w:val="000000"/>
                <w:sz w:val="20"/>
              </w:rPr>
              <w:t>Review</w:t>
            </w:r>
            <w:r>
              <w:rPr>
                <w:color w:val="000000"/>
                <w:sz w:val="20"/>
              </w:rPr>
              <w:t xml:space="preserve">” </w:t>
            </w:r>
            <w:r w:rsidRPr="00573C53">
              <w:rPr>
                <w:color w:val="000000"/>
                <w:sz w:val="20"/>
              </w:rPr>
              <w:sym w:font="Wingdings" w:char="F0E0"/>
            </w:r>
            <w:r>
              <w:rPr>
                <w:color w:val="000000"/>
                <w:sz w:val="20"/>
              </w:rPr>
              <w:t xml:space="preserve"> Completed)</w:t>
            </w:r>
          </w:p>
          <w:p w:rsidR="00B5168C" w:rsidRDefault="00B5168C">
            <w:pPr>
              <w:pStyle w:val="hdr1"/>
              <w:ind w:left="0"/>
              <w:jc w:val="left"/>
              <w:rPr>
                <w:color w:val="000000"/>
                <w:sz w:val="20"/>
              </w:rPr>
            </w:pPr>
            <w:ins w:id="4" w:author="Huang, Lili (NE)" w:date="2020-03-23T15:55:00Z">
              <w:r>
                <w:rPr>
                  <w:color w:val="000000"/>
                  <w:sz w:val="20"/>
                </w:rPr>
                <w:t xml:space="preserve">TFS 16893 </w:t>
              </w:r>
            </w:ins>
            <w:ins w:id="5" w:author="Huang, Lili (NE)" w:date="2020-03-23T15:56:00Z">
              <w:r>
                <w:rPr>
                  <w:color w:val="000000"/>
                  <w:sz w:val="20"/>
                </w:rPr>
                <w:t>–</w:t>
              </w:r>
            </w:ins>
            <w:ins w:id="6" w:author="Huang, Lili (NE)" w:date="2020-03-23T15:55:00Z">
              <w:r>
                <w:rPr>
                  <w:color w:val="000000"/>
                  <w:sz w:val="20"/>
                </w:rPr>
                <w:t xml:space="preserve"> </w:t>
              </w:r>
            </w:ins>
            <w:ins w:id="7" w:author="Huang, Lili (NE)" w:date="2020-03-23T15:56:00Z">
              <w:r>
                <w:rPr>
                  <w:color w:val="000000"/>
                  <w:sz w:val="20"/>
                </w:rPr>
                <w:t>Allow employees to enter comments to warnings</w:t>
              </w:r>
            </w:ins>
          </w:p>
        </w:tc>
        <w:tc>
          <w:tcPr>
            <w:tcW w:w="2790" w:type="dxa"/>
          </w:tcPr>
          <w:p w:rsidR="005C7655" w:rsidRDefault="005C7655">
            <w:pPr>
              <w:pStyle w:val="hdr1"/>
              <w:ind w:left="0"/>
              <w:jc w:val="left"/>
              <w:rPr>
                <w:sz w:val="20"/>
              </w:rPr>
            </w:pPr>
            <w:r>
              <w:rPr>
                <w:sz w:val="20"/>
              </w:rPr>
              <w:t>Lili Huang</w:t>
            </w:r>
          </w:p>
          <w:p w:rsidR="004E5C7C" w:rsidRDefault="004E5C7C">
            <w:pPr>
              <w:pStyle w:val="hdr1"/>
              <w:ind w:left="0"/>
              <w:jc w:val="left"/>
              <w:rPr>
                <w:sz w:val="20"/>
              </w:rPr>
            </w:pPr>
            <w:r>
              <w:rPr>
                <w:sz w:val="20"/>
              </w:rPr>
              <w:t>Lili Huang</w:t>
            </w:r>
          </w:p>
          <w:p w:rsidR="0001338F" w:rsidRDefault="0001338F">
            <w:pPr>
              <w:pStyle w:val="hdr1"/>
              <w:ind w:left="0"/>
              <w:jc w:val="left"/>
              <w:rPr>
                <w:sz w:val="20"/>
              </w:rPr>
            </w:pPr>
            <w:r>
              <w:rPr>
                <w:sz w:val="20"/>
              </w:rPr>
              <w:t>Lili Huang</w:t>
            </w:r>
          </w:p>
          <w:p w:rsidR="00881565" w:rsidRDefault="00881565">
            <w:pPr>
              <w:pStyle w:val="hdr1"/>
              <w:ind w:left="0"/>
              <w:jc w:val="left"/>
              <w:rPr>
                <w:sz w:val="20"/>
              </w:rPr>
            </w:pPr>
          </w:p>
          <w:p w:rsidR="00881565" w:rsidRDefault="00881565">
            <w:pPr>
              <w:pStyle w:val="hdr1"/>
              <w:ind w:left="0"/>
              <w:jc w:val="left"/>
              <w:rPr>
                <w:sz w:val="20"/>
              </w:rPr>
            </w:pPr>
            <w:r>
              <w:rPr>
                <w:sz w:val="20"/>
              </w:rPr>
              <w:t>Lili Huang</w:t>
            </w:r>
          </w:p>
          <w:p w:rsidR="00594FD2" w:rsidRDefault="00594FD2">
            <w:pPr>
              <w:pStyle w:val="hdr1"/>
              <w:ind w:left="0"/>
              <w:jc w:val="left"/>
              <w:rPr>
                <w:sz w:val="20"/>
              </w:rPr>
            </w:pPr>
            <w:r>
              <w:rPr>
                <w:sz w:val="20"/>
              </w:rPr>
              <w:t>Lili Huang</w:t>
            </w:r>
          </w:p>
          <w:p w:rsidR="00573C53" w:rsidRDefault="00573C53">
            <w:pPr>
              <w:pStyle w:val="hdr1"/>
              <w:ind w:left="0"/>
              <w:jc w:val="left"/>
              <w:rPr>
                <w:ins w:id="8" w:author="Huang, Lili (NE)" w:date="2020-03-23T15:56:00Z"/>
                <w:sz w:val="20"/>
              </w:rPr>
            </w:pPr>
            <w:r>
              <w:rPr>
                <w:sz w:val="20"/>
              </w:rPr>
              <w:t>Lili Huang</w:t>
            </w:r>
          </w:p>
          <w:p w:rsidR="00B5168C" w:rsidRDefault="00B5168C">
            <w:pPr>
              <w:pStyle w:val="hdr1"/>
              <w:ind w:left="0"/>
              <w:jc w:val="left"/>
              <w:rPr>
                <w:ins w:id="9" w:author="Huang, Lili (NE)" w:date="2020-03-23T15:56:00Z"/>
                <w:sz w:val="20"/>
              </w:rPr>
            </w:pPr>
          </w:p>
          <w:p w:rsidR="00B5168C" w:rsidRDefault="00B5168C">
            <w:pPr>
              <w:pStyle w:val="hdr1"/>
              <w:ind w:left="0"/>
              <w:jc w:val="left"/>
              <w:rPr>
                <w:sz w:val="20"/>
              </w:rPr>
            </w:pPr>
            <w:ins w:id="10" w:author="Huang, Lili (NE)" w:date="2020-03-23T15:56: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D7214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103650" w:history="1">
        <w:r w:rsidR="00D7214B" w:rsidRPr="00E45FE1">
          <w:rPr>
            <w:rStyle w:val="Hyperlink"/>
            <w:b/>
            <w:noProof/>
          </w:rPr>
          <w:t>1.</w:t>
        </w:r>
        <w:r w:rsidR="00D7214B">
          <w:rPr>
            <w:rFonts w:asciiTheme="minorHAnsi" w:eastAsiaTheme="minorEastAsia" w:hAnsiTheme="minorHAnsi" w:cstheme="minorBidi"/>
            <w:noProof/>
            <w:sz w:val="22"/>
            <w:szCs w:val="22"/>
          </w:rPr>
          <w:tab/>
        </w:r>
        <w:r w:rsidR="00D7214B" w:rsidRPr="00E45FE1">
          <w:rPr>
            <w:rStyle w:val="Hyperlink"/>
            <w:b/>
            <w:noProof/>
          </w:rPr>
          <w:t>Description</w:t>
        </w:r>
        <w:r w:rsidR="00D7214B">
          <w:rPr>
            <w:noProof/>
            <w:webHidden/>
          </w:rPr>
          <w:tab/>
        </w:r>
        <w:r w:rsidR="00D7214B">
          <w:rPr>
            <w:noProof/>
            <w:webHidden/>
          </w:rPr>
          <w:fldChar w:fldCharType="begin"/>
        </w:r>
        <w:r w:rsidR="00D7214B">
          <w:rPr>
            <w:noProof/>
            <w:webHidden/>
          </w:rPr>
          <w:instrText xml:space="preserve"> PAGEREF _Toc19103650 \h </w:instrText>
        </w:r>
        <w:r w:rsidR="00D7214B">
          <w:rPr>
            <w:noProof/>
            <w:webHidden/>
          </w:rPr>
        </w:r>
        <w:r w:rsidR="00D7214B">
          <w:rPr>
            <w:noProof/>
            <w:webHidden/>
          </w:rPr>
          <w:fldChar w:fldCharType="separate"/>
        </w:r>
        <w:r w:rsidR="0013244D">
          <w:rPr>
            <w:noProof/>
            <w:webHidden/>
          </w:rPr>
          <w:t>4</w:t>
        </w:r>
        <w:r w:rsidR="00D7214B">
          <w:rPr>
            <w:noProof/>
            <w:webHidden/>
          </w:rPr>
          <w:fldChar w:fldCharType="end"/>
        </w:r>
      </w:hyperlink>
    </w:p>
    <w:p w:rsidR="00D7214B" w:rsidRDefault="00AF6317">
      <w:pPr>
        <w:pStyle w:val="TOC2"/>
        <w:tabs>
          <w:tab w:val="left" w:pos="600"/>
          <w:tab w:val="right" w:leader="dot" w:pos="8630"/>
        </w:tabs>
        <w:rPr>
          <w:rFonts w:asciiTheme="minorHAnsi" w:eastAsiaTheme="minorEastAsia" w:hAnsiTheme="minorHAnsi" w:cstheme="minorBidi"/>
          <w:noProof/>
          <w:sz w:val="22"/>
          <w:szCs w:val="22"/>
        </w:rPr>
      </w:pPr>
      <w:hyperlink w:anchor="_Toc19103651" w:history="1">
        <w:r w:rsidR="00D7214B" w:rsidRPr="00E45FE1">
          <w:rPr>
            <w:rStyle w:val="Hyperlink"/>
            <w:b/>
            <w:noProof/>
          </w:rPr>
          <w:t>2.</w:t>
        </w:r>
        <w:r w:rsidR="00D7214B">
          <w:rPr>
            <w:rFonts w:asciiTheme="minorHAnsi" w:eastAsiaTheme="minorEastAsia" w:hAnsiTheme="minorHAnsi" w:cstheme="minorBidi"/>
            <w:noProof/>
            <w:sz w:val="22"/>
            <w:szCs w:val="22"/>
          </w:rPr>
          <w:tab/>
        </w:r>
        <w:r w:rsidR="00D7214B" w:rsidRPr="00E45FE1">
          <w:rPr>
            <w:rStyle w:val="Hyperlink"/>
            <w:b/>
            <w:noProof/>
          </w:rPr>
          <w:t>Business Logic – ReviewController.cs</w:t>
        </w:r>
        <w:r w:rsidR="00D7214B">
          <w:rPr>
            <w:noProof/>
            <w:webHidden/>
          </w:rPr>
          <w:tab/>
        </w:r>
        <w:r w:rsidR="00D7214B">
          <w:rPr>
            <w:noProof/>
            <w:webHidden/>
          </w:rPr>
          <w:fldChar w:fldCharType="begin"/>
        </w:r>
        <w:r w:rsidR="00D7214B">
          <w:rPr>
            <w:noProof/>
            <w:webHidden/>
          </w:rPr>
          <w:instrText xml:space="preserve"> PAGEREF _Toc19103651 \h </w:instrText>
        </w:r>
        <w:r w:rsidR="00D7214B">
          <w:rPr>
            <w:noProof/>
            <w:webHidden/>
          </w:rPr>
        </w:r>
        <w:r w:rsidR="00D7214B">
          <w:rPr>
            <w:noProof/>
            <w:webHidden/>
          </w:rPr>
          <w:fldChar w:fldCharType="separate"/>
        </w:r>
        <w:r w:rsidR="0013244D">
          <w:rPr>
            <w:noProof/>
            <w:webHidden/>
          </w:rPr>
          <w:t>4</w:t>
        </w:r>
        <w:r w:rsidR="00D7214B">
          <w:rPr>
            <w:noProof/>
            <w:webHidden/>
          </w:rPr>
          <w:fldChar w:fldCharType="end"/>
        </w:r>
      </w:hyperlink>
    </w:p>
    <w:p w:rsidR="00D7214B" w:rsidRDefault="00AF6317">
      <w:pPr>
        <w:pStyle w:val="TOC2"/>
        <w:tabs>
          <w:tab w:val="left" w:pos="600"/>
          <w:tab w:val="right" w:leader="dot" w:pos="8630"/>
        </w:tabs>
        <w:rPr>
          <w:rFonts w:asciiTheme="minorHAnsi" w:eastAsiaTheme="minorEastAsia" w:hAnsiTheme="minorHAnsi" w:cstheme="minorBidi"/>
          <w:noProof/>
          <w:sz w:val="22"/>
          <w:szCs w:val="22"/>
        </w:rPr>
      </w:pPr>
      <w:hyperlink w:anchor="_Toc19103652" w:history="1">
        <w:r w:rsidR="00D7214B" w:rsidRPr="00E45FE1">
          <w:rPr>
            <w:rStyle w:val="Hyperlink"/>
            <w:b/>
            <w:noProof/>
          </w:rPr>
          <w:t>3.</w:t>
        </w:r>
        <w:r w:rsidR="00D7214B">
          <w:rPr>
            <w:rFonts w:asciiTheme="minorHAnsi" w:eastAsiaTheme="minorEastAsia" w:hAnsiTheme="minorHAnsi" w:cstheme="minorBidi"/>
            <w:noProof/>
            <w:sz w:val="22"/>
            <w:szCs w:val="22"/>
          </w:rPr>
          <w:tab/>
        </w:r>
        <w:r w:rsidR="00D7214B" w:rsidRPr="00E45FE1">
          <w:rPr>
            <w:rStyle w:val="Hyperlink"/>
            <w:b/>
            <w:noProof/>
          </w:rPr>
          <w:t>Page details</w:t>
        </w:r>
        <w:r w:rsidR="00D7214B">
          <w:rPr>
            <w:noProof/>
            <w:webHidden/>
          </w:rPr>
          <w:tab/>
        </w:r>
        <w:r w:rsidR="00D7214B">
          <w:rPr>
            <w:noProof/>
            <w:webHidden/>
          </w:rPr>
          <w:fldChar w:fldCharType="begin"/>
        </w:r>
        <w:r w:rsidR="00D7214B">
          <w:rPr>
            <w:noProof/>
            <w:webHidden/>
          </w:rPr>
          <w:instrText xml:space="preserve"> PAGEREF _Toc19103652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53" w:history="1">
        <w:r w:rsidR="00D7214B" w:rsidRPr="00E45FE1">
          <w:rPr>
            <w:rStyle w:val="Hyperlink"/>
            <w:noProof/>
          </w:rPr>
          <w:t>3.1</w:t>
        </w:r>
        <w:r w:rsidR="00D7214B">
          <w:rPr>
            <w:rFonts w:asciiTheme="minorHAnsi" w:eastAsiaTheme="minorEastAsia" w:hAnsiTheme="minorHAnsi" w:cstheme="minorBidi"/>
            <w:noProof/>
            <w:sz w:val="22"/>
            <w:szCs w:val="22"/>
          </w:rPr>
          <w:tab/>
        </w:r>
        <w:r w:rsidR="00D7214B" w:rsidRPr="00E45FE1">
          <w:rPr>
            <w:rStyle w:val="Hyperlink"/>
            <w:noProof/>
          </w:rPr>
          <w:t>Views\Review\_ReviewCoachingHome.cshtml, _ViewWarningLog.cshtml</w:t>
        </w:r>
        <w:r w:rsidR="00D7214B">
          <w:rPr>
            <w:noProof/>
            <w:webHidden/>
          </w:rPr>
          <w:tab/>
        </w:r>
        <w:r w:rsidR="00D7214B">
          <w:rPr>
            <w:noProof/>
            <w:webHidden/>
          </w:rPr>
          <w:fldChar w:fldCharType="begin"/>
        </w:r>
        <w:r w:rsidR="00D7214B">
          <w:rPr>
            <w:noProof/>
            <w:webHidden/>
          </w:rPr>
          <w:instrText xml:space="preserve"> PAGEREF _Toc19103653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54" w:history="1">
        <w:r w:rsidR="00D7214B" w:rsidRPr="00E45FE1">
          <w:rPr>
            <w:rStyle w:val="Hyperlink"/>
            <w:noProof/>
          </w:rPr>
          <w:t>3.1.1</w:t>
        </w:r>
        <w:r w:rsidR="00D7214B">
          <w:rPr>
            <w:rFonts w:asciiTheme="minorHAnsi" w:eastAsiaTheme="minorEastAsia" w:hAnsiTheme="minorHAnsi" w:cstheme="minorBidi"/>
            <w:noProof/>
            <w:sz w:val="22"/>
            <w:szCs w:val="22"/>
          </w:rPr>
          <w:tab/>
        </w:r>
        <w:r w:rsidR="00D7214B" w:rsidRPr="00E45FE1">
          <w:rPr>
            <w:rStyle w:val="Hyperlink"/>
            <w:noProof/>
          </w:rPr>
          <w:t>Razor pages comprising Web Page</w:t>
        </w:r>
        <w:r w:rsidR="00D7214B">
          <w:rPr>
            <w:noProof/>
            <w:webHidden/>
          </w:rPr>
          <w:tab/>
        </w:r>
        <w:r w:rsidR="00D7214B">
          <w:rPr>
            <w:noProof/>
            <w:webHidden/>
          </w:rPr>
          <w:fldChar w:fldCharType="begin"/>
        </w:r>
        <w:r w:rsidR="00D7214B">
          <w:rPr>
            <w:noProof/>
            <w:webHidden/>
          </w:rPr>
          <w:instrText xml:space="preserve"> PAGEREF _Toc19103654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55" w:history="1">
        <w:r w:rsidR="00D7214B" w:rsidRPr="00E45FE1">
          <w:rPr>
            <w:rStyle w:val="Hyperlink"/>
            <w:noProof/>
          </w:rPr>
          <w:t>3.1.2</w:t>
        </w:r>
        <w:r w:rsidR="00D7214B">
          <w:rPr>
            <w:rFonts w:asciiTheme="minorHAnsi" w:eastAsiaTheme="minorEastAsia" w:hAnsiTheme="minorHAnsi" w:cstheme="minorBidi"/>
            <w:noProof/>
            <w:sz w:val="22"/>
            <w:szCs w:val="22"/>
          </w:rPr>
          <w:tab/>
        </w:r>
        <w:r w:rsidR="00D7214B" w:rsidRPr="00E45FE1">
          <w:rPr>
            <w:rStyle w:val="Hyperlink"/>
            <w:noProof/>
          </w:rPr>
          <w:t>Layout Page</w:t>
        </w:r>
        <w:r w:rsidR="00D7214B">
          <w:rPr>
            <w:noProof/>
            <w:webHidden/>
          </w:rPr>
          <w:tab/>
        </w:r>
        <w:r w:rsidR="00D7214B">
          <w:rPr>
            <w:noProof/>
            <w:webHidden/>
          </w:rPr>
          <w:fldChar w:fldCharType="begin"/>
        </w:r>
        <w:r w:rsidR="00D7214B">
          <w:rPr>
            <w:noProof/>
            <w:webHidden/>
          </w:rPr>
          <w:instrText xml:space="preserve"> PAGEREF _Toc19103655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56" w:history="1">
        <w:r w:rsidR="00D7214B" w:rsidRPr="00E45FE1">
          <w:rPr>
            <w:rStyle w:val="Hyperlink"/>
            <w:noProof/>
          </w:rPr>
          <w:t>3.1.3</w:t>
        </w:r>
        <w:r w:rsidR="00D7214B">
          <w:rPr>
            <w:rFonts w:asciiTheme="minorHAnsi" w:eastAsiaTheme="minorEastAsia" w:hAnsiTheme="minorHAnsi" w:cstheme="minorBidi"/>
            <w:noProof/>
            <w:sz w:val="22"/>
            <w:szCs w:val="22"/>
          </w:rPr>
          <w:tab/>
        </w:r>
        <w:r w:rsidR="00D7214B" w:rsidRPr="00E45FE1">
          <w:rPr>
            <w:rStyle w:val="Hyperlink"/>
            <w:noProof/>
          </w:rPr>
          <w:t>Screenshot</w:t>
        </w:r>
        <w:r w:rsidR="00D7214B">
          <w:rPr>
            <w:noProof/>
            <w:webHidden/>
          </w:rPr>
          <w:tab/>
        </w:r>
        <w:r w:rsidR="00D7214B">
          <w:rPr>
            <w:noProof/>
            <w:webHidden/>
          </w:rPr>
          <w:fldChar w:fldCharType="begin"/>
        </w:r>
        <w:r w:rsidR="00D7214B">
          <w:rPr>
            <w:noProof/>
            <w:webHidden/>
          </w:rPr>
          <w:instrText xml:space="preserve"> PAGEREF _Toc19103656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57" w:history="1">
        <w:r w:rsidR="00D7214B" w:rsidRPr="00E45FE1">
          <w:rPr>
            <w:rStyle w:val="Hyperlink"/>
            <w:noProof/>
          </w:rPr>
          <w:t>3.1.4</w:t>
        </w:r>
        <w:r w:rsidR="00D7214B">
          <w:rPr>
            <w:rFonts w:asciiTheme="minorHAnsi" w:eastAsiaTheme="minorEastAsia" w:hAnsiTheme="minorHAnsi" w:cstheme="minorBidi"/>
            <w:noProof/>
            <w:sz w:val="22"/>
            <w:szCs w:val="22"/>
          </w:rPr>
          <w:tab/>
        </w:r>
        <w:r w:rsidR="00D7214B" w:rsidRPr="00E45FE1">
          <w:rPr>
            <w:rStyle w:val="Hyperlink"/>
            <w:noProof/>
          </w:rPr>
          <w:t>Web Page Invoked Events</w:t>
        </w:r>
        <w:r w:rsidR="00D7214B">
          <w:rPr>
            <w:noProof/>
            <w:webHidden/>
          </w:rPr>
          <w:tab/>
        </w:r>
        <w:r w:rsidR="00D7214B">
          <w:rPr>
            <w:noProof/>
            <w:webHidden/>
          </w:rPr>
          <w:fldChar w:fldCharType="begin"/>
        </w:r>
        <w:r w:rsidR="00D7214B">
          <w:rPr>
            <w:noProof/>
            <w:webHidden/>
          </w:rPr>
          <w:instrText xml:space="preserve"> PAGEREF _Toc19103657 \h </w:instrText>
        </w:r>
        <w:r w:rsidR="00D7214B">
          <w:rPr>
            <w:noProof/>
            <w:webHidden/>
          </w:rPr>
        </w:r>
        <w:r w:rsidR="00D7214B">
          <w:rPr>
            <w:noProof/>
            <w:webHidden/>
          </w:rPr>
          <w:fldChar w:fldCharType="separate"/>
        </w:r>
        <w:r w:rsidR="0013244D">
          <w:rPr>
            <w:noProof/>
            <w:webHidden/>
          </w:rPr>
          <w:t>19</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58" w:history="1">
        <w:r w:rsidR="00D7214B" w:rsidRPr="00E45FE1">
          <w:rPr>
            <w:rStyle w:val="Hyperlink"/>
            <w:noProof/>
          </w:rPr>
          <w:t>3.1.5</w:t>
        </w:r>
        <w:r w:rsidR="00D7214B">
          <w:rPr>
            <w:rFonts w:asciiTheme="minorHAnsi" w:eastAsiaTheme="minorEastAsia" w:hAnsiTheme="minorHAnsi" w:cstheme="minorBidi"/>
            <w:noProof/>
            <w:sz w:val="22"/>
            <w:szCs w:val="22"/>
          </w:rPr>
          <w:tab/>
        </w:r>
        <w:r w:rsidR="00D7214B" w:rsidRPr="00E45FE1">
          <w:rPr>
            <w:rStyle w:val="Hyperlink"/>
            <w:noProof/>
          </w:rPr>
          <w:t>Web Page Fields</w:t>
        </w:r>
        <w:r w:rsidR="00D7214B">
          <w:rPr>
            <w:noProof/>
            <w:webHidden/>
          </w:rPr>
          <w:tab/>
        </w:r>
        <w:r w:rsidR="00D7214B">
          <w:rPr>
            <w:noProof/>
            <w:webHidden/>
          </w:rPr>
          <w:fldChar w:fldCharType="begin"/>
        </w:r>
        <w:r w:rsidR="00D7214B">
          <w:rPr>
            <w:noProof/>
            <w:webHidden/>
          </w:rPr>
          <w:instrText xml:space="preserve"> PAGEREF _Toc19103658 \h </w:instrText>
        </w:r>
        <w:r w:rsidR="00D7214B">
          <w:rPr>
            <w:noProof/>
            <w:webHidden/>
          </w:rPr>
        </w:r>
        <w:r w:rsidR="00D7214B">
          <w:rPr>
            <w:noProof/>
            <w:webHidden/>
          </w:rPr>
          <w:fldChar w:fldCharType="separate"/>
        </w:r>
        <w:r w:rsidR="0013244D">
          <w:rPr>
            <w:noProof/>
            <w:webHidden/>
          </w:rPr>
          <w:t>19</w:t>
        </w:r>
        <w:r w:rsidR="00D7214B">
          <w:rPr>
            <w:noProof/>
            <w:webHidden/>
          </w:rPr>
          <w:fldChar w:fldCharType="end"/>
        </w:r>
      </w:hyperlink>
    </w:p>
    <w:p w:rsidR="00D7214B" w:rsidRDefault="00AF6317">
      <w:pPr>
        <w:pStyle w:val="TOC2"/>
        <w:tabs>
          <w:tab w:val="left" w:pos="600"/>
          <w:tab w:val="right" w:leader="dot" w:pos="8630"/>
        </w:tabs>
        <w:rPr>
          <w:rFonts w:asciiTheme="minorHAnsi" w:eastAsiaTheme="minorEastAsia" w:hAnsiTheme="minorHAnsi" w:cstheme="minorBidi"/>
          <w:noProof/>
          <w:sz w:val="22"/>
          <w:szCs w:val="22"/>
        </w:rPr>
      </w:pPr>
      <w:hyperlink w:anchor="_Toc19103659" w:history="1">
        <w:r w:rsidR="00D7214B" w:rsidRPr="00E45FE1">
          <w:rPr>
            <w:rStyle w:val="Hyperlink"/>
            <w:b/>
            <w:noProof/>
          </w:rPr>
          <w:t>4.</w:t>
        </w:r>
        <w:r w:rsidR="00D7214B">
          <w:rPr>
            <w:rFonts w:asciiTheme="minorHAnsi" w:eastAsiaTheme="minorEastAsia" w:hAnsiTheme="minorHAnsi" w:cstheme="minorBidi"/>
            <w:noProof/>
            <w:sz w:val="22"/>
            <w:szCs w:val="22"/>
          </w:rPr>
          <w:tab/>
        </w:r>
        <w:r w:rsidR="00D7214B" w:rsidRPr="00E45FE1">
          <w:rPr>
            <w:rStyle w:val="Hyperlink"/>
            <w:b/>
            <w:noProof/>
          </w:rPr>
          <w:t>Stored Procedures</w:t>
        </w:r>
        <w:r w:rsidR="00D7214B">
          <w:rPr>
            <w:noProof/>
            <w:webHidden/>
          </w:rPr>
          <w:tab/>
        </w:r>
        <w:r w:rsidR="00D7214B">
          <w:rPr>
            <w:noProof/>
            <w:webHidden/>
          </w:rPr>
          <w:fldChar w:fldCharType="begin"/>
        </w:r>
        <w:r w:rsidR="00D7214B">
          <w:rPr>
            <w:noProof/>
            <w:webHidden/>
          </w:rPr>
          <w:instrText xml:space="preserve"> PAGEREF _Toc19103659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0" w:history="1">
        <w:r w:rsidR="00D7214B" w:rsidRPr="00E45FE1">
          <w:rPr>
            <w:rStyle w:val="Hyperlink"/>
            <w:noProof/>
          </w:rPr>
          <w:t>4.1.</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w:t>
        </w:r>
        <w:r w:rsidR="00D7214B">
          <w:rPr>
            <w:noProof/>
            <w:webHidden/>
          </w:rPr>
          <w:tab/>
        </w:r>
        <w:r w:rsidR="00D7214B">
          <w:rPr>
            <w:noProof/>
            <w:webHidden/>
          </w:rPr>
          <w:fldChar w:fldCharType="begin"/>
        </w:r>
        <w:r w:rsidR="00D7214B">
          <w:rPr>
            <w:noProof/>
            <w:webHidden/>
          </w:rPr>
          <w:instrText xml:space="preserve"> PAGEREF _Toc19103660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1" w:history="1">
        <w:r w:rsidR="00D7214B" w:rsidRPr="00E45FE1">
          <w:rPr>
            <w:rStyle w:val="Hyperlink"/>
            <w:noProof/>
          </w:rPr>
          <w:t>4.2.</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sp_SelectReviewFrom_Coaching_Log_Reasons</w:t>
        </w:r>
        <w:r w:rsidR="00D7214B">
          <w:rPr>
            <w:noProof/>
            <w:webHidden/>
          </w:rPr>
          <w:tab/>
        </w:r>
        <w:r w:rsidR="00D7214B">
          <w:rPr>
            <w:noProof/>
            <w:webHidden/>
          </w:rPr>
          <w:fldChar w:fldCharType="begin"/>
        </w:r>
        <w:r w:rsidR="00D7214B">
          <w:rPr>
            <w:noProof/>
            <w:webHidden/>
          </w:rPr>
          <w:instrText xml:space="preserve"> PAGEREF _Toc19103661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2" w:history="1">
        <w:r w:rsidR="00D7214B" w:rsidRPr="00E45FE1">
          <w:rPr>
            <w:rStyle w:val="Hyperlink"/>
            <w:noProof/>
          </w:rPr>
          <w:t>4.3.</w:t>
        </w:r>
        <w:r w:rsidR="00D7214B">
          <w:rPr>
            <w:rFonts w:asciiTheme="minorHAnsi" w:eastAsiaTheme="minorEastAsia" w:hAnsiTheme="minorHAnsi" w:cstheme="minorBidi"/>
            <w:noProof/>
            <w:sz w:val="22"/>
            <w:szCs w:val="22"/>
          </w:rPr>
          <w:tab/>
        </w:r>
        <w:r w:rsidR="00D7214B" w:rsidRPr="00E45FE1">
          <w:rPr>
            <w:rStyle w:val="Hyperlink"/>
            <w:noProof/>
          </w:rPr>
          <w:t>sp_SelectReviewFrom_Warning_Log_Reasons</w:t>
        </w:r>
        <w:r w:rsidR="00D7214B">
          <w:rPr>
            <w:noProof/>
            <w:webHidden/>
          </w:rPr>
          <w:tab/>
        </w:r>
        <w:r w:rsidR="00D7214B">
          <w:rPr>
            <w:noProof/>
            <w:webHidden/>
          </w:rPr>
          <w:fldChar w:fldCharType="begin"/>
        </w:r>
        <w:r w:rsidR="00D7214B">
          <w:rPr>
            <w:noProof/>
            <w:webHidden/>
          </w:rPr>
          <w:instrText xml:space="preserve"> PAGEREF _Toc19103662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3" w:history="1">
        <w:r w:rsidR="00D7214B" w:rsidRPr="00E45FE1">
          <w:rPr>
            <w:rStyle w:val="Hyperlink"/>
            <w:noProof/>
          </w:rPr>
          <w:t>4.4.</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sp_Update_Review_Coaching_Log_Suerpvisor_Pending</w:t>
        </w:r>
        <w:r w:rsidR="00D7214B">
          <w:rPr>
            <w:noProof/>
            <w:webHidden/>
          </w:rPr>
          <w:tab/>
        </w:r>
        <w:r w:rsidR="00D7214B">
          <w:rPr>
            <w:noProof/>
            <w:webHidden/>
          </w:rPr>
          <w:fldChar w:fldCharType="begin"/>
        </w:r>
        <w:r w:rsidR="00D7214B">
          <w:rPr>
            <w:noProof/>
            <w:webHidden/>
          </w:rPr>
          <w:instrText xml:space="preserve"> PAGEREF _Toc19103663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4" w:history="1">
        <w:r w:rsidR="00D7214B" w:rsidRPr="00E45FE1">
          <w:rPr>
            <w:rStyle w:val="Hyperlink"/>
            <w:noProof/>
          </w:rPr>
          <w:t>4.5.</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sp_Update_Review_Coaching_Log_Supervisor_Acknowledge</w:t>
        </w:r>
        <w:r w:rsidR="00D7214B">
          <w:rPr>
            <w:noProof/>
            <w:webHidden/>
          </w:rPr>
          <w:tab/>
        </w:r>
        <w:r w:rsidR="00D7214B">
          <w:rPr>
            <w:noProof/>
            <w:webHidden/>
          </w:rPr>
          <w:fldChar w:fldCharType="begin"/>
        </w:r>
        <w:r w:rsidR="00D7214B">
          <w:rPr>
            <w:noProof/>
            <w:webHidden/>
          </w:rPr>
          <w:instrText xml:space="preserve"> PAGEREF _Toc19103664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5" w:history="1">
        <w:r w:rsidR="00D7214B" w:rsidRPr="00E45FE1">
          <w:rPr>
            <w:rStyle w:val="Hyperlink"/>
            <w:noProof/>
          </w:rPr>
          <w:t>4.6.</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sp_Update_Review_Coaching_Log_Employee_Pending</w:t>
        </w:r>
        <w:r w:rsidR="00D7214B">
          <w:rPr>
            <w:noProof/>
            <w:webHidden/>
          </w:rPr>
          <w:tab/>
        </w:r>
        <w:r w:rsidR="00D7214B">
          <w:rPr>
            <w:noProof/>
            <w:webHidden/>
          </w:rPr>
          <w:fldChar w:fldCharType="begin"/>
        </w:r>
        <w:r w:rsidR="00D7214B">
          <w:rPr>
            <w:noProof/>
            <w:webHidden/>
          </w:rPr>
          <w:instrText xml:space="preserve"> PAGEREF _Toc19103665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6" w:history="1">
        <w:r w:rsidR="00D7214B" w:rsidRPr="00E45FE1">
          <w:rPr>
            <w:rStyle w:val="Hyperlink"/>
            <w:noProof/>
          </w:rPr>
          <w:t>4.7.</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sp_Update_Review_Coaching_Log_Employee_Acknowledge</w:t>
        </w:r>
        <w:r w:rsidR="00D7214B">
          <w:rPr>
            <w:noProof/>
            <w:webHidden/>
          </w:rPr>
          <w:tab/>
        </w:r>
        <w:r w:rsidR="00D7214B">
          <w:rPr>
            <w:noProof/>
            <w:webHidden/>
          </w:rPr>
          <w:fldChar w:fldCharType="begin"/>
        </w:r>
        <w:r w:rsidR="00D7214B">
          <w:rPr>
            <w:noProof/>
            <w:webHidden/>
          </w:rPr>
          <w:instrText xml:space="preserve"> PAGEREF _Toc19103666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7" w:history="1">
        <w:r w:rsidR="00D7214B" w:rsidRPr="00E45FE1">
          <w:rPr>
            <w:rStyle w:val="Hyperlink"/>
            <w:noProof/>
          </w:rPr>
          <w:t>4.8.</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sp_Update_Review_Coaching_Log_Manager_Pending_Research</w:t>
        </w:r>
        <w:r w:rsidR="00D7214B">
          <w:rPr>
            <w:noProof/>
            <w:webHidden/>
          </w:rPr>
          <w:tab/>
        </w:r>
        <w:r w:rsidR="00D7214B">
          <w:rPr>
            <w:noProof/>
            <w:webHidden/>
          </w:rPr>
          <w:fldChar w:fldCharType="begin"/>
        </w:r>
        <w:r w:rsidR="00D7214B">
          <w:rPr>
            <w:noProof/>
            <w:webHidden/>
          </w:rPr>
          <w:instrText xml:space="preserve"> PAGEREF _Toc19103667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68" w:history="1">
        <w:r w:rsidR="00D7214B" w:rsidRPr="00E45FE1">
          <w:rPr>
            <w:rStyle w:val="Hyperlink"/>
            <w:noProof/>
          </w:rPr>
          <w:t>4.9.</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sp_Update_Review_Coaching_Log_Manager_Pending_CSE</w:t>
        </w:r>
        <w:r w:rsidR="00D7214B">
          <w:rPr>
            <w:noProof/>
            <w:webHidden/>
          </w:rPr>
          <w:tab/>
        </w:r>
        <w:r w:rsidR="00D7214B">
          <w:rPr>
            <w:noProof/>
            <w:webHidden/>
          </w:rPr>
          <w:fldChar w:fldCharType="begin"/>
        </w:r>
        <w:r w:rsidR="00D7214B">
          <w:rPr>
            <w:noProof/>
            <w:webHidden/>
          </w:rPr>
          <w:instrText xml:space="preserve"> PAGEREF _Toc19103668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69" w:history="1">
        <w:r w:rsidR="00D7214B" w:rsidRPr="00E45FE1">
          <w:rPr>
            <w:rStyle w:val="Hyperlink"/>
            <w:noProof/>
          </w:rPr>
          <w:t>4.10.</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sp_SelectReviewFrom_Coaching_Log_Quality_Now</w:t>
        </w:r>
        <w:r w:rsidR="00D7214B">
          <w:rPr>
            <w:noProof/>
            <w:webHidden/>
          </w:rPr>
          <w:tab/>
        </w:r>
        <w:r w:rsidR="00D7214B">
          <w:rPr>
            <w:noProof/>
            <w:webHidden/>
          </w:rPr>
          <w:fldChar w:fldCharType="begin"/>
        </w:r>
        <w:r w:rsidR="00D7214B">
          <w:rPr>
            <w:noProof/>
            <w:webHidden/>
          </w:rPr>
          <w:instrText xml:space="preserve"> PAGEREF _Toc19103669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0" w:history="1">
        <w:r w:rsidR="00D7214B" w:rsidRPr="00E45FE1">
          <w:rPr>
            <w:rStyle w:val="Hyperlink"/>
            <w:noProof/>
          </w:rPr>
          <w:t>4.11.</w:t>
        </w:r>
        <w:r w:rsidR="00D7214B">
          <w:rPr>
            <w:rFonts w:asciiTheme="minorHAnsi" w:eastAsiaTheme="minorEastAsia" w:hAnsiTheme="minorHAnsi" w:cstheme="minorBidi"/>
            <w:noProof/>
            <w:sz w:val="22"/>
            <w:szCs w:val="22"/>
          </w:rPr>
          <w:tab/>
        </w:r>
        <w:r w:rsidR="00D7214B" w:rsidRPr="00E45FE1">
          <w:rPr>
            <w:rStyle w:val="Hyperlink"/>
            <w:noProof/>
          </w:rPr>
          <w:t>sp_ShortCalls_Get_BehaviorList</w:t>
        </w:r>
        <w:r w:rsidR="00D7214B">
          <w:rPr>
            <w:noProof/>
            <w:webHidden/>
          </w:rPr>
          <w:tab/>
        </w:r>
        <w:r w:rsidR="00D7214B">
          <w:rPr>
            <w:noProof/>
            <w:webHidden/>
          </w:rPr>
          <w:fldChar w:fldCharType="begin"/>
        </w:r>
        <w:r w:rsidR="00D7214B">
          <w:rPr>
            <w:noProof/>
            <w:webHidden/>
          </w:rPr>
          <w:instrText xml:space="preserve"> PAGEREF _Toc19103670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1" w:history="1">
        <w:r w:rsidR="00D7214B" w:rsidRPr="00E45FE1">
          <w:rPr>
            <w:rStyle w:val="Hyperlink"/>
            <w:noProof/>
          </w:rPr>
          <w:t>4.12.</w:t>
        </w:r>
        <w:r w:rsidR="00D7214B">
          <w:rPr>
            <w:rFonts w:asciiTheme="minorHAnsi" w:eastAsiaTheme="minorEastAsia" w:hAnsiTheme="minorHAnsi" w:cstheme="minorBidi"/>
            <w:noProof/>
            <w:sz w:val="22"/>
            <w:szCs w:val="22"/>
          </w:rPr>
          <w:tab/>
        </w:r>
        <w:r w:rsidR="00D7214B" w:rsidRPr="00E45FE1">
          <w:rPr>
            <w:rStyle w:val="Hyperlink"/>
            <w:noProof/>
          </w:rPr>
          <w:t>sp_ShortCalls_Get_Actions</w:t>
        </w:r>
        <w:r w:rsidR="00D7214B">
          <w:rPr>
            <w:noProof/>
            <w:webHidden/>
          </w:rPr>
          <w:tab/>
        </w:r>
        <w:r w:rsidR="00D7214B">
          <w:rPr>
            <w:noProof/>
            <w:webHidden/>
          </w:rPr>
          <w:fldChar w:fldCharType="begin"/>
        </w:r>
        <w:r w:rsidR="00D7214B">
          <w:rPr>
            <w:noProof/>
            <w:webHidden/>
          </w:rPr>
          <w:instrText xml:space="preserve"> PAGEREF _Toc19103671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2" w:history="1">
        <w:r w:rsidR="00D7214B" w:rsidRPr="00E45FE1">
          <w:rPr>
            <w:rStyle w:val="Hyperlink"/>
            <w:noProof/>
          </w:rPr>
          <w:t>4.13.</w:t>
        </w:r>
        <w:r w:rsidR="00D7214B">
          <w:rPr>
            <w:rFonts w:asciiTheme="minorHAnsi" w:eastAsiaTheme="minorEastAsia" w:hAnsiTheme="minorHAnsi" w:cstheme="minorBidi"/>
            <w:noProof/>
            <w:sz w:val="22"/>
            <w:szCs w:val="22"/>
          </w:rPr>
          <w:tab/>
        </w:r>
        <w:r w:rsidR="00D7214B" w:rsidRPr="00E45FE1">
          <w:rPr>
            <w:rStyle w:val="Hyperlink"/>
            <w:noProof/>
          </w:rPr>
          <w:t>sp_ShortCalls_Get_CallList</w:t>
        </w:r>
        <w:r w:rsidR="00D7214B">
          <w:rPr>
            <w:noProof/>
            <w:webHidden/>
          </w:rPr>
          <w:tab/>
        </w:r>
        <w:r w:rsidR="00D7214B">
          <w:rPr>
            <w:noProof/>
            <w:webHidden/>
          </w:rPr>
          <w:fldChar w:fldCharType="begin"/>
        </w:r>
        <w:r w:rsidR="00D7214B">
          <w:rPr>
            <w:noProof/>
            <w:webHidden/>
          </w:rPr>
          <w:instrText xml:space="preserve"> PAGEREF _Toc19103672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3" w:history="1">
        <w:r w:rsidR="00D7214B" w:rsidRPr="00E45FE1">
          <w:rPr>
            <w:rStyle w:val="Hyperlink"/>
            <w:noProof/>
          </w:rPr>
          <w:t>4.14.</w:t>
        </w:r>
        <w:r w:rsidR="00D7214B">
          <w:rPr>
            <w:rFonts w:asciiTheme="minorHAnsi" w:eastAsiaTheme="minorEastAsia" w:hAnsiTheme="minorHAnsi" w:cstheme="minorBidi"/>
            <w:noProof/>
            <w:sz w:val="22"/>
            <w:szCs w:val="22"/>
          </w:rPr>
          <w:tab/>
        </w:r>
        <w:r w:rsidR="00D7214B" w:rsidRPr="00E45FE1">
          <w:rPr>
            <w:rStyle w:val="Hyperlink"/>
            <w:noProof/>
          </w:rPr>
          <w:t>sp_ShortCalls_Get_SupReivewDetails</w:t>
        </w:r>
        <w:r w:rsidR="00D7214B">
          <w:rPr>
            <w:noProof/>
            <w:webHidden/>
          </w:rPr>
          <w:tab/>
        </w:r>
        <w:r w:rsidR="00D7214B">
          <w:rPr>
            <w:noProof/>
            <w:webHidden/>
          </w:rPr>
          <w:fldChar w:fldCharType="begin"/>
        </w:r>
        <w:r w:rsidR="00D7214B">
          <w:rPr>
            <w:noProof/>
            <w:webHidden/>
          </w:rPr>
          <w:instrText xml:space="preserve"> PAGEREF _Toc19103673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4" w:history="1">
        <w:r w:rsidR="00D7214B" w:rsidRPr="00E45FE1">
          <w:rPr>
            <w:rStyle w:val="Hyperlink"/>
            <w:noProof/>
          </w:rPr>
          <w:t>4.15.</w:t>
        </w:r>
        <w:r w:rsidR="00D7214B">
          <w:rPr>
            <w:rFonts w:asciiTheme="minorHAnsi" w:eastAsiaTheme="minorEastAsia" w:hAnsiTheme="minorHAnsi" w:cstheme="minorBidi"/>
            <w:noProof/>
            <w:sz w:val="22"/>
            <w:szCs w:val="22"/>
          </w:rPr>
          <w:tab/>
        </w:r>
        <w:r w:rsidR="00D7214B" w:rsidRPr="00E45FE1">
          <w:rPr>
            <w:rStyle w:val="Hyperlink"/>
            <w:noProof/>
          </w:rPr>
          <w:t>sp_ShortCalls_SupReview_Submit</w:t>
        </w:r>
        <w:r w:rsidR="00D7214B">
          <w:rPr>
            <w:noProof/>
            <w:webHidden/>
          </w:rPr>
          <w:tab/>
        </w:r>
        <w:r w:rsidR="00D7214B">
          <w:rPr>
            <w:noProof/>
            <w:webHidden/>
          </w:rPr>
          <w:fldChar w:fldCharType="begin"/>
        </w:r>
        <w:r w:rsidR="00D7214B">
          <w:rPr>
            <w:noProof/>
            <w:webHidden/>
          </w:rPr>
          <w:instrText xml:space="preserve"> PAGEREF _Toc19103674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5" w:history="1">
        <w:r w:rsidR="00D7214B" w:rsidRPr="00E45FE1">
          <w:rPr>
            <w:rStyle w:val="Hyperlink"/>
            <w:noProof/>
          </w:rPr>
          <w:t>4.16.</w:t>
        </w:r>
        <w:r w:rsidR="00D7214B">
          <w:rPr>
            <w:rFonts w:asciiTheme="minorHAnsi" w:eastAsiaTheme="minorEastAsia" w:hAnsiTheme="minorHAnsi" w:cstheme="minorBidi"/>
            <w:noProof/>
            <w:sz w:val="22"/>
            <w:szCs w:val="22"/>
          </w:rPr>
          <w:tab/>
        </w:r>
        <w:r w:rsidR="00D7214B" w:rsidRPr="00E45FE1">
          <w:rPr>
            <w:rStyle w:val="Hyperlink"/>
            <w:noProof/>
          </w:rPr>
          <w:t>sp_ShortCalls_MgrReivew_Submit</w:t>
        </w:r>
        <w:r w:rsidR="00D7214B">
          <w:rPr>
            <w:noProof/>
            <w:webHidden/>
          </w:rPr>
          <w:tab/>
        </w:r>
        <w:r w:rsidR="00D7214B">
          <w:rPr>
            <w:noProof/>
            <w:webHidden/>
          </w:rPr>
          <w:fldChar w:fldCharType="begin"/>
        </w:r>
        <w:r w:rsidR="00D7214B">
          <w:rPr>
            <w:noProof/>
            <w:webHidden/>
          </w:rPr>
          <w:instrText xml:space="preserve"> PAGEREF _Toc19103675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6" w:history="1">
        <w:r w:rsidR="00D7214B" w:rsidRPr="00E45FE1">
          <w:rPr>
            <w:rStyle w:val="Hyperlink"/>
            <w:noProof/>
          </w:rPr>
          <w:t>4.17.</w:t>
        </w:r>
        <w:r w:rsidR="00D7214B">
          <w:rPr>
            <w:rFonts w:asciiTheme="minorHAnsi" w:eastAsiaTheme="minorEastAsia" w:hAnsiTheme="minorHAnsi" w:cstheme="minorBidi"/>
            <w:noProof/>
            <w:sz w:val="22"/>
            <w:szCs w:val="22"/>
          </w:rPr>
          <w:tab/>
        </w:r>
        <w:r w:rsidR="00D7214B" w:rsidRPr="00E45FE1">
          <w:rPr>
            <w:rStyle w:val="Hyperlink"/>
            <w:noProof/>
          </w:rPr>
          <w:t>sp_ShortCalls_getMgrReviewDetails</w:t>
        </w:r>
        <w:r w:rsidR="00D7214B">
          <w:rPr>
            <w:noProof/>
            <w:webHidden/>
          </w:rPr>
          <w:tab/>
        </w:r>
        <w:r w:rsidR="00D7214B">
          <w:rPr>
            <w:noProof/>
            <w:webHidden/>
          </w:rPr>
          <w:fldChar w:fldCharType="begin"/>
        </w:r>
        <w:r w:rsidR="00D7214B">
          <w:rPr>
            <w:noProof/>
            <w:webHidden/>
          </w:rPr>
          <w:instrText xml:space="preserve"> PAGEREF _Toc19103676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7" w:history="1">
        <w:r w:rsidR="00D7214B" w:rsidRPr="00E45FE1">
          <w:rPr>
            <w:rStyle w:val="Hyperlink"/>
            <w:noProof/>
          </w:rPr>
          <w:t>4.18.</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sp_Update_Review_Caoching_Log_Supervisor_Pending_Followup</w:t>
        </w:r>
        <w:r w:rsidR="00D7214B">
          <w:rPr>
            <w:noProof/>
            <w:webHidden/>
          </w:rPr>
          <w:tab/>
        </w:r>
        <w:r w:rsidR="00D7214B">
          <w:rPr>
            <w:noProof/>
            <w:webHidden/>
          </w:rPr>
          <w:fldChar w:fldCharType="begin"/>
        </w:r>
        <w:r w:rsidR="00D7214B">
          <w:rPr>
            <w:noProof/>
            <w:webHidden/>
          </w:rPr>
          <w:instrText xml:space="preserve"> PAGEREF _Toc19103677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1000"/>
          <w:tab w:val="right" w:leader="dot" w:pos="8630"/>
        </w:tabs>
        <w:rPr>
          <w:rFonts w:asciiTheme="minorHAnsi" w:eastAsiaTheme="minorEastAsia" w:hAnsiTheme="minorHAnsi" w:cstheme="minorBidi"/>
          <w:noProof/>
          <w:sz w:val="22"/>
          <w:szCs w:val="22"/>
        </w:rPr>
      </w:pPr>
      <w:hyperlink w:anchor="_Toc19103678" w:history="1">
        <w:r w:rsidR="00D7214B" w:rsidRPr="00E45FE1">
          <w:rPr>
            <w:rStyle w:val="Hyperlink"/>
            <w:noProof/>
          </w:rPr>
          <w:t>4.19.</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sp_Update_Review_Caoching_Log_Employee_Pending_Followup</w:t>
        </w:r>
        <w:r w:rsidR="00D7214B">
          <w:rPr>
            <w:noProof/>
            <w:webHidden/>
          </w:rPr>
          <w:tab/>
        </w:r>
        <w:r w:rsidR="00D7214B">
          <w:rPr>
            <w:noProof/>
            <w:webHidden/>
          </w:rPr>
          <w:fldChar w:fldCharType="begin"/>
        </w:r>
        <w:r w:rsidR="00D7214B">
          <w:rPr>
            <w:noProof/>
            <w:webHidden/>
          </w:rPr>
          <w:instrText xml:space="preserve"> PAGEREF _Toc19103678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600"/>
          <w:tab w:val="right" w:leader="dot" w:pos="8630"/>
        </w:tabs>
        <w:rPr>
          <w:rFonts w:asciiTheme="minorHAnsi" w:eastAsiaTheme="minorEastAsia" w:hAnsiTheme="minorHAnsi" w:cstheme="minorBidi"/>
          <w:noProof/>
          <w:sz w:val="22"/>
          <w:szCs w:val="22"/>
        </w:rPr>
      </w:pPr>
      <w:hyperlink w:anchor="_Toc19103679" w:history="1">
        <w:r w:rsidR="00D7214B" w:rsidRPr="00E45FE1">
          <w:rPr>
            <w:rStyle w:val="Hyperlink"/>
            <w:b/>
            <w:noProof/>
          </w:rPr>
          <w:t>5.</w:t>
        </w:r>
        <w:r w:rsidR="00D7214B">
          <w:rPr>
            <w:rFonts w:asciiTheme="minorHAnsi" w:eastAsiaTheme="minorEastAsia" w:hAnsiTheme="minorHAnsi" w:cstheme="minorBidi"/>
            <w:noProof/>
            <w:sz w:val="22"/>
            <w:szCs w:val="22"/>
          </w:rPr>
          <w:tab/>
        </w:r>
        <w:r w:rsidR="00D7214B" w:rsidRPr="00E45FE1">
          <w:rPr>
            <w:rStyle w:val="Hyperlink"/>
            <w:b/>
            <w:noProof/>
          </w:rPr>
          <w:t>Logic to determine pending form type</w:t>
        </w:r>
        <w:r w:rsidR="00D7214B">
          <w:rPr>
            <w:noProof/>
            <w:webHidden/>
          </w:rPr>
          <w:tab/>
        </w:r>
        <w:r w:rsidR="00D7214B">
          <w:rPr>
            <w:noProof/>
            <w:webHidden/>
          </w:rPr>
          <w:fldChar w:fldCharType="begin"/>
        </w:r>
        <w:r w:rsidR="00D7214B">
          <w:rPr>
            <w:noProof/>
            <w:webHidden/>
          </w:rPr>
          <w:instrText xml:space="preserve"> PAGEREF _Toc19103679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80" w:history="1">
        <w:r w:rsidR="00D7214B" w:rsidRPr="00E45FE1">
          <w:rPr>
            <w:rStyle w:val="Hyperlink"/>
            <w:noProof/>
          </w:rPr>
          <w:t>5.1.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81" w:history="1">
        <w:r w:rsidR="00D7214B" w:rsidRPr="00E45FE1">
          <w:rPr>
            <w:rStyle w:val="Hyperlink"/>
            <w:noProof/>
          </w:rPr>
          <w:t>5.2.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_Toc19103681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82" w:history="1">
        <w:r w:rsidR="00D7214B" w:rsidRPr="00E45FE1">
          <w:rPr>
            <w:rStyle w:val="Hyperlink"/>
            <w:noProof/>
          </w:rPr>
          <w:t>5.3.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_Toc19103682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83" w:history="1">
        <w:r w:rsidR="00D7214B" w:rsidRPr="00E45FE1">
          <w:rPr>
            <w:rStyle w:val="Hyperlink"/>
            <w:noProof/>
          </w:rPr>
          <w:t>5.4.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_Toc19103683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84" w:history="1">
        <w:r w:rsidR="00D7214B" w:rsidRPr="00E45FE1">
          <w:rPr>
            <w:rStyle w:val="Hyperlink"/>
            <w:noProof/>
          </w:rPr>
          <w:t>5.5.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_Toc19103684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85" w:history="1">
        <w:r w:rsidR="00D7214B" w:rsidRPr="00E45FE1">
          <w:rPr>
            <w:rStyle w:val="Hyperlink"/>
            <w:noProof/>
          </w:rPr>
          <w:t>5.6.</w:t>
        </w:r>
        <w:r w:rsidR="00D7214B">
          <w:rPr>
            <w:rFonts w:asciiTheme="minorHAnsi" w:eastAsiaTheme="minorEastAsia" w:hAnsiTheme="minorHAnsi" w:cstheme="minorBidi"/>
            <w:noProof/>
            <w:sz w:val="22"/>
            <w:szCs w:val="22"/>
          </w:rPr>
          <w:tab/>
        </w:r>
        <w:r w:rsidR="00D7214B" w:rsidRPr="00E45FE1">
          <w:rPr>
            <w:rStyle w:val="Hyperlink"/>
            <w:noProof/>
          </w:rPr>
          <w:t>Pending Follow-Up (Supervisor)</w:t>
        </w:r>
        <w:r w:rsidR="00D7214B">
          <w:rPr>
            <w:noProof/>
            <w:webHidden/>
          </w:rPr>
          <w:tab/>
        </w:r>
        <w:r w:rsidR="00D7214B">
          <w:rPr>
            <w:noProof/>
            <w:webHidden/>
          </w:rPr>
          <w:fldChar w:fldCharType="begin"/>
        </w:r>
        <w:r w:rsidR="00D7214B">
          <w:rPr>
            <w:noProof/>
            <w:webHidden/>
          </w:rPr>
          <w:instrText xml:space="preserve"> PAGEREF _Toc19103685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86" w:history="1">
        <w:r w:rsidR="00D7214B" w:rsidRPr="00E45FE1">
          <w:rPr>
            <w:rStyle w:val="Hyperlink"/>
            <w:noProof/>
          </w:rPr>
          <w:t>5.7.</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_Toc19103686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AF6317">
      <w:pPr>
        <w:pStyle w:val="TOC2"/>
        <w:tabs>
          <w:tab w:val="left" w:pos="600"/>
          <w:tab w:val="right" w:leader="dot" w:pos="8630"/>
        </w:tabs>
        <w:rPr>
          <w:rFonts w:asciiTheme="minorHAnsi" w:eastAsiaTheme="minorEastAsia" w:hAnsiTheme="minorHAnsi" w:cstheme="minorBidi"/>
          <w:noProof/>
          <w:sz w:val="22"/>
          <w:szCs w:val="22"/>
        </w:rPr>
      </w:pPr>
      <w:hyperlink w:anchor="_Toc19103687" w:history="1">
        <w:r w:rsidR="00D7214B" w:rsidRPr="00E45FE1">
          <w:rPr>
            <w:rStyle w:val="Hyperlink"/>
            <w:b/>
            <w:noProof/>
          </w:rPr>
          <w:t>6.</w:t>
        </w:r>
        <w:r w:rsidR="00D7214B">
          <w:rPr>
            <w:rFonts w:asciiTheme="minorHAnsi" w:eastAsiaTheme="minorEastAsia" w:hAnsiTheme="minorHAnsi" w:cstheme="minorBidi"/>
            <w:noProof/>
            <w:sz w:val="22"/>
            <w:szCs w:val="22"/>
          </w:rPr>
          <w:tab/>
        </w:r>
        <w:r w:rsidR="00D7214B" w:rsidRPr="00E45FE1">
          <w:rPr>
            <w:rStyle w:val="Hyperlink"/>
            <w:b/>
            <w:noProof/>
          </w:rPr>
          <w:t>Logic to determine Review Page display mode (Ready Only vs Editable)</w:t>
        </w:r>
        <w:r w:rsidR="00D7214B">
          <w:rPr>
            <w:noProof/>
            <w:webHidden/>
          </w:rPr>
          <w:tab/>
        </w:r>
        <w:r w:rsidR="00D7214B">
          <w:rPr>
            <w:noProof/>
            <w:webHidden/>
          </w:rPr>
          <w:fldChar w:fldCharType="begin"/>
        </w:r>
        <w:r w:rsidR="00D7214B">
          <w:rPr>
            <w:noProof/>
            <w:webHidden/>
          </w:rPr>
          <w:instrText xml:space="preserve"> PAGEREF _Toc19103687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AF6317">
      <w:pPr>
        <w:pStyle w:val="TOC2"/>
        <w:tabs>
          <w:tab w:val="left" w:pos="600"/>
          <w:tab w:val="right" w:leader="dot" w:pos="8630"/>
        </w:tabs>
        <w:rPr>
          <w:rFonts w:asciiTheme="minorHAnsi" w:eastAsiaTheme="minorEastAsia" w:hAnsiTheme="minorHAnsi" w:cstheme="minorBidi"/>
          <w:noProof/>
          <w:sz w:val="22"/>
          <w:szCs w:val="22"/>
        </w:rPr>
      </w:pPr>
      <w:hyperlink w:anchor="_Toc19103688" w:history="1">
        <w:r w:rsidR="00D7214B" w:rsidRPr="00E45FE1">
          <w:rPr>
            <w:rStyle w:val="Hyperlink"/>
            <w:b/>
            <w:noProof/>
          </w:rPr>
          <w:t>7.</w:t>
        </w:r>
        <w:r w:rsidR="00D7214B">
          <w:rPr>
            <w:rFonts w:asciiTheme="minorHAnsi" w:eastAsiaTheme="minorEastAsia" w:hAnsiTheme="minorHAnsi" w:cstheme="minorBidi"/>
            <w:noProof/>
            <w:sz w:val="22"/>
            <w:szCs w:val="22"/>
          </w:rPr>
          <w:tab/>
        </w:r>
        <w:r w:rsidR="00D7214B" w:rsidRPr="00E45FE1">
          <w:rPr>
            <w:rStyle w:val="Hyperlink"/>
            <w:b/>
            <w:noProof/>
          </w:rPr>
          <w:t>Logic to determine next status</w:t>
        </w:r>
        <w:r w:rsidR="00D7214B">
          <w:rPr>
            <w:noProof/>
            <w:webHidden/>
          </w:rPr>
          <w:tab/>
        </w:r>
        <w:r w:rsidR="00D7214B">
          <w:rPr>
            <w:noProof/>
            <w:webHidden/>
          </w:rPr>
          <w:fldChar w:fldCharType="begin"/>
        </w:r>
        <w:r w:rsidR="00D7214B">
          <w:rPr>
            <w:noProof/>
            <w:webHidden/>
          </w:rPr>
          <w:instrText xml:space="preserve"> PAGEREF _Toc19103688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89" w:history="1">
        <w:r w:rsidR="00D7214B" w:rsidRPr="00E45FE1">
          <w:rPr>
            <w:rStyle w:val="Hyperlink"/>
            <w:noProof/>
          </w:rPr>
          <w:t>7.1.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_Toc19103689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90" w:history="1">
        <w:r w:rsidR="00D7214B" w:rsidRPr="00E45FE1">
          <w:rPr>
            <w:rStyle w:val="Hyperlink"/>
            <w:noProof/>
          </w:rPr>
          <w:t>7.2.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_Toc19103690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91" w:history="1">
        <w:r w:rsidR="00D7214B" w:rsidRPr="00E45FE1">
          <w:rPr>
            <w:rStyle w:val="Hyperlink"/>
            <w:noProof/>
          </w:rPr>
          <w:t>7.3.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_Toc19103691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92" w:history="1">
        <w:r w:rsidR="00D7214B" w:rsidRPr="00E45FE1">
          <w:rPr>
            <w:rStyle w:val="Hyperlink"/>
            <w:noProof/>
          </w:rPr>
          <w:t>7.4.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_Toc19103692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93" w:history="1">
        <w:r w:rsidR="00D7214B" w:rsidRPr="00E45FE1">
          <w:rPr>
            <w:rStyle w:val="Hyperlink"/>
            <w:noProof/>
          </w:rPr>
          <w:t>7.5.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_Toc19103693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94" w:history="1">
        <w:r w:rsidR="00D7214B" w:rsidRPr="00E45FE1">
          <w:rPr>
            <w:rStyle w:val="Hyperlink"/>
            <w:noProof/>
          </w:rPr>
          <w:t>7.6.</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_Toc19103694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AF6317">
      <w:pPr>
        <w:pStyle w:val="TOC2"/>
        <w:tabs>
          <w:tab w:val="left" w:pos="800"/>
          <w:tab w:val="right" w:leader="dot" w:pos="8630"/>
        </w:tabs>
        <w:rPr>
          <w:rFonts w:asciiTheme="minorHAnsi" w:eastAsiaTheme="minorEastAsia" w:hAnsiTheme="minorHAnsi" w:cstheme="minorBidi"/>
          <w:noProof/>
          <w:sz w:val="22"/>
          <w:szCs w:val="22"/>
        </w:rPr>
      </w:pPr>
      <w:hyperlink w:anchor="_Toc19103696" w:history="1">
        <w:r w:rsidR="00D7214B" w:rsidRPr="00E45FE1">
          <w:rPr>
            <w:rStyle w:val="Hyperlink"/>
            <w:noProof/>
          </w:rPr>
          <w:t>7.7.</w:t>
        </w:r>
        <w:r w:rsidR="00D7214B">
          <w:rPr>
            <w:rFonts w:asciiTheme="minorHAnsi" w:eastAsiaTheme="minorEastAsia" w:hAnsiTheme="minorHAnsi" w:cstheme="minorBidi"/>
            <w:noProof/>
            <w:sz w:val="22"/>
            <w:szCs w:val="22"/>
          </w:rPr>
          <w:tab/>
        </w:r>
        <w:r w:rsidR="00D7214B" w:rsidRPr="00E45FE1">
          <w:rPr>
            <w:rStyle w:val="Hyperlink"/>
            <w:noProof/>
          </w:rPr>
          <w:t>Pending Follow-Up</w:t>
        </w:r>
        <w:r w:rsidR="00D7214B">
          <w:rPr>
            <w:noProof/>
            <w:webHidden/>
          </w:rPr>
          <w:tab/>
        </w:r>
        <w:r w:rsidR="00D7214B">
          <w:rPr>
            <w:noProof/>
            <w:webHidden/>
          </w:rPr>
          <w:fldChar w:fldCharType="begin"/>
        </w:r>
        <w:r w:rsidR="00D7214B">
          <w:rPr>
            <w:noProof/>
            <w:webHidden/>
          </w:rPr>
          <w:instrText xml:space="preserve"> PAGEREF _Toc19103696 \h </w:instrText>
        </w:r>
        <w:r w:rsidR="00D7214B">
          <w:rPr>
            <w:noProof/>
            <w:webHidden/>
          </w:rPr>
        </w:r>
        <w:r w:rsidR="00D7214B">
          <w:rPr>
            <w:noProof/>
            <w:webHidden/>
          </w:rPr>
          <w:fldChar w:fldCharType="separate"/>
        </w:r>
        <w:r w:rsidR="0013244D">
          <w:rPr>
            <w:noProof/>
            <w:webHidden/>
          </w:rPr>
          <w:t>33</w:t>
        </w:r>
        <w:r w:rsidR="00D7214B">
          <w:rPr>
            <w:noProof/>
            <w:webHidden/>
          </w:rPr>
          <w:fldChar w:fldCharType="end"/>
        </w:r>
      </w:hyperlink>
    </w:p>
    <w:p w:rsidR="00D7214B" w:rsidRDefault="00AF6317">
      <w:pPr>
        <w:pStyle w:val="TOC2"/>
        <w:tabs>
          <w:tab w:val="left" w:pos="600"/>
          <w:tab w:val="right" w:leader="dot" w:pos="8630"/>
        </w:tabs>
        <w:rPr>
          <w:rFonts w:asciiTheme="minorHAnsi" w:eastAsiaTheme="minorEastAsia" w:hAnsiTheme="minorHAnsi" w:cstheme="minorBidi"/>
          <w:noProof/>
          <w:sz w:val="22"/>
          <w:szCs w:val="22"/>
        </w:rPr>
      </w:pPr>
      <w:hyperlink w:anchor="_Toc19103697" w:history="1">
        <w:r w:rsidR="00D7214B" w:rsidRPr="00E45FE1">
          <w:rPr>
            <w:rStyle w:val="Hyperlink"/>
            <w:b/>
            <w:noProof/>
          </w:rPr>
          <w:t>8.</w:t>
        </w:r>
        <w:r w:rsidR="00D7214B">
          <w:rPr>
            <w:rFonts w:asciiTheme="minorHAnsi" w:eastAsiaTheme="minorEastAsia" w:hAnsiTheme="minorHAnsi" w:cstheme="minorBidi"/>
            <w:noProof/>
            <w:sz w:val="22"/>
            <w:szCs w:val="22"/>
          </w:rPr>
          <w:tab/>
        </w:r>
        <w:r w:rsidR="00D7214B" w:rsidRPr="00E45FE1">
          <w:rPr>
            <w:rStyle w:val="Hyperlink"/>
            <w:b/>
            <w:noProof/>
          </w:rPr>
          <w:t>Instruction text</w:t>
        </w:r>
        <w:r w:rsidR="00D7214B">
          <w:rPr>
            <w:noProof/>
            <w:webHidden/>
          </w:rPr>
          <w:tab/>
        </w:r>
        <w:r w:rsidR="00D7214B">
          <w:rPr>
            <w:noProof/>
            <w:webHidden/>
          </w:rPr>
          <w:fldChar w:fldCharType="begin"/>
        </w:r>
        <w:r w:rsidR="00D7214B">
          <w:rPr>
            <w:noProof/>
            <w:webHidden/>
          </w:rPr>
          <w:instrText xml:space="preserve"> PAGEREF _Toc19103697 \h </w:instrText>
        </w:r>
        <w:r w:rsidR="00D7214B">
          <w:rPr>
            <w:noProof/>
            <w:webHidden/>
          </w:rPr>
        </w:r>
        <w:r w:rsidR="00D7214B">
          <w:rPr>
            <w:noProof/>
            <w:webHidden/>
          </w:rPr>
          <w:fldChar w:fldCharType="separate"/>
        </w:r>
        <w:r w:rsidR="0013244D">
          <w:rPr>
            <w:noProof/>
            <w:webHidden/>
          </w:rPr>
          <w:t>33</w:t>
        </w:r>
        <w:r w:rsidR="00D7214B">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1" w:name="_Toc19103650"/>
      <w:r w:rsidRPr="00251693">
        <w:rPr>
          <w:b/>
        </w:rPr>
        <w:lastRenderedPageBreak/>
        <w:t>Description</w:t>
      </w:r>
      <w:bookmarkEnd w:id="11"/>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12" w:name="_Toc19103651"/>
      <w:r>
        <w:rPr>
          <w:b/>
        </w:rPr>
        <w:t>Business Logic – ReviewController.cs</w:t>
      </w:r>
      <w:bookmarkEnd w:id="12"/>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3" w:name="_Toc19103652"/>
      <w:r w:rsidRPr="00664275">
        <w:rPr>
          <w:b/>
        </w:rPr>
        <w:t>P</w:t>
      </w:r>
      <w:r w:rsidR="00EF5FC8" w:rsidRPr="00664275">
        <w:rPr>
          <w:b/>
        </w:rPr>
        <w:t>age details</w:t>
      </w:r>
      <w:bookmarkEnd w:id="13"/>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4" w:name="_Toc19103653"/>
      <w:r w:rsidRPr="0033187B">
        <w:t>Views\</w:t>
      </w:r>
      <w:r w:rsidR="00665FB9">
        <w:t>Review</w:t>
      </w:r>
      <w:r w:rsidRPr="0033187B">
        <w:t>\</w:t>
      </w:r>
      <w:r w:rsidR="00E14B1F" w:rsidRPr="0033187B">
        <w:t>_</w:t>
      </w:r>
      <w:r w:rsidR="00665FB9">
        <w:t>ReviewCoachingHome.cshtml</w:t>
      </w:r>
      <w:r w:rsidR="00F416CC">
        <w:t>, _ViewWarningLog.cshtml</w:t>
      </w:r>
      <w:bookmarkEnd w:id="14"/>
    </w:p>
    <w:p w:rsidR="009B2A2F" w:rsidRDefault="009B2A2F" w:rsidP="007A38A2">
      <w:pPr>
        <w:pStyle w:val="ListParagraph"/>
        <w:numPr>
          <w:ilvl w:val="2"/>
          <w:numId w:val="3"/>
        </w:numPr>
        <w:autoSpaceDE w:val="0"/>
        <w:autoSpaceDN w:val="0"/>
        <w:adjustRightInd w:val="0"/>
        <w:outlineLvl w:val="1"/>
      </w:pPr>
      <w:bookmarkStart w:id="15" w:name="_Toc19103654"/>
      <w:r>
        <w:t>Razor pages comprising Web Page</w:t>
      </w:r>
      <w:bookmarkEnd w:id="15"/>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6" w:name="_Toc19103655"/>
      <w:r>
        <w:t>Layout Page</w:t>
      </w:r>
      <w:bookmarkEnd w:id="16"/>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7" w:name="_Toc19103656"/>
      <w:r>
        <w:t>Screen</w:t>
      </w:r>
      <w:r w:rsidR="001D2F61">
        <w:t>s</w:t>
      </w:r>
      <w:r>
        <w:t>hot</w:t>
      </w:r>
      <w:bookmarkEnd w:id="17"/>
    </w:p>
    <w:p w:rsidR="0071227E" w:rsidRDefault="0071227E" w:rsidP="009C5580">
      <w:pPr>
        <w:autoSpaceDE w:val="0"/>
        <w:autoSpaceDN w:val="0"/>
        <w:adjustRightInd w:val="0"/>
      </w:pPr>
    </w:p>
    <w:p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rsidR="00FC695C" w:rsidRDefault="00190687" w:rsidP="009C5580">
      <w:pPr>
        <w:autoSpaceDE w:val="0"/>
        <w:autoSpaceDN w:val="0"/>
        <w:adjustRightInd w:val="0"/>
        <w:rPr>
          <w:b/>
        </w:rPr>
      </w:pPr>
      <w:ins w:id="18" w:author="Huang, Lili (NE)" w:date="2020-03-23T16:37:00Z">
        <w:r>
          <w:rPr>
            <w:b/>
            <w:noProof/>
          </w:rPr>
          <w:drawing>
            <wp:inline distT="0" distB="0" distL="0" distR="0">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ins>
      <w:del w:id="19" w:author="Huang, Lili (NE)" w:date="2020-03-23T16:03:00Z">
        <w:r w:rsidR="00887B6D" w:rsidDel="004A47B2">
          <w:rPr>
            <w:b/>
            <w:noProof/>
          </w:rPr>
          <w:drawing>
            <wp:inline distT="0" distB="0" distL="0" distR="0">
              <wp:extent cx="5471160" cy="1615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1160" cy="1615440"/>
                      </a:xfrm>
                      <a:prstGeom prst="rect">
                        <a:avLst/>
                      </a:prstGeom>
                      <a:noFill/>
                      <a:ln>
                        <a:noFill/>
                      </a:ln>
                    </pic:spPr>
                  </pic:pic>
                </a:graphicData>
              </a:graphic>
            </wp:inline>
          </w:drawing>
        </w:r>
      </w:del>
    </w:p>
    <w:p w:rsidR="00C01E4F" w:rsidRDefault="00C01E4F" w:rsidP="009C5580">
      <w:pPr>
        <w:autoSpaceDE w:val="0"/>
        <w:autoSpaceDN w:val="0"/>
        <w:adjustRightInd w:val="0"/>
        <w:rPr>
          <w:b/>
        </w:rPr>
      </w:pPr>
    </w:p>
    <w:p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rsidR="00E8308D" w:rsidRDefault="003B619E" w:rsidP="009C5580">
      <w:pPr>
        <w:autoSpaceDE w:val="0"/>
        <w:autoSpaceDN w:val="0"/>
        <w:adjustRightInd w:val="0"/>
        <w:rPr>
          <w:b/>
        </w:rPr>
      </w:pPr>
      <w:del w:id="20" w:author="Huang, Lili (NE)" w:date="2020-03-23T16:44:00Z">
        <w:r w:rsidDel="006D5E3B">
          <w:rPr>
            <w:b/>
            <w:noProof/>
          </w:rPr>
          <w:lastRenderedPageBreak/>
          <w:drawing>
            <wp:inline distT="0" distB="0" distL="0" distR="0">
              <wp:extent cx="5478780" cy="1325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1325880"/>
                      </a:xfrm>
                      <a:prstGeom prst="rect">
                        <a:avLst/>
                      </a:prstGeom>
                      <a:noFill/>
                      <a:ln>
                        <a:noFill/>
                      </a:ln>
                    </pic:spPr>
                  </pic:pic>
                </a:graphicData>
              </a:graphic>
            </wp:inline>
          </w:drawing>
        </w:r>
      </w:del>
      <w:ins w:id="21" w:author="Huang, Lili (NE)" w:date="2020-03-23T16:44:00Z">
        <w:r w:rsidR="006D5E3B">
          <w:rPr>
            <w:b/>
            <w:noProof/>
          </w:rPr>
          <w:drawing>
            <wp:inline distT="0" distB="0" distL="0" distR="0">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ins>
    </w:p>
    <w:p w:rsidR="00DC3826" w:rsidRDefault="00DC3826" w:rsidP="009C5580">
      <w:pPr>
        <w:autoSpaceDE w:val="0"/>
        <w:autoSpaceDN w:val="0"/>
        <w:adjustRightInd w:val="0"/>
        <w:rPr>
          <w:b/>
        </w:rPr>
      </w:pPr>
    </w:p>
    <w:p w:rsidR="00F438C9" w:rsidRDefault="00F438C9" w:rsidP="009C5580">
      <w:pPr>
        <w:autoSpaceDE w:val="0"/>
        <w:autoSpaceDN w:val="0"/>
        <w:adjustRightInd w:val="0"/>
        <w:rPr>
          <w:b/>
        </w:rPr>
      </w:pPr>
      <w:r>
        <w:rPr>
          <w:b/>
        </w:rPr>
        <w:t xml:space="preserve">Review – Warning log (Completed) – Supervisor </w:t>
      </w:r>
      <w:del w:id="22" w:author="Huang, Lili (NE)" w:date="2020-03-23T15:58:00Z">
        <w:r w:rsidDel="00DF3EE3">
          <w:rPr>
            <w:b/>
          </w:rPr>
          <w:delText xml:space="preserve">of </w:delText>
        </w:r>
      </w:del>
      <w:ins w:id="23" w:author="Huang, Lili (NE)" w:date="2020-03-23T15:58:00Z">
        <w:r w:rsidR="00DF3EE3">
          <w:rPr>
            <w:b/>
          </w:rPr>
          <w:t xml:space="preserve">or </w:t>
        </w:r>
      </w:ins>
      <w:r>
        <w:rPr>
          <w:b/>
        </w:rPr>
        <w:t>manager of the employee View</w:t>
      </w:r>
    </w:p>
    <w:p w:rsidR="00F438C9" w:rsidRDefault="00B120DB" w:rsidP="009C5580">
      <w:pPr>
        <w:autoSpaceDE w:val="0"/>
        <w:autoSpaceDN w:val="0"/>
        <w:adjustRightInd w:val="0"/>
        <w:rPr>
          <w:b/>
        </w:rPr>
      </w:pPr>
      <w:del w:id="24" w:author="Huang, Lili (NE)" w:date="2020-03-23T16:48:00Z">
        <w:r w:rsidDel="001027B6">
          <w:rPr>
            <w:b/>
            <w:noProof/>
          </w:rPr>
          <w:drawing>
            <wp:inline distT="0" distB="0" distL="0" distR="0">
              <wp:extent cx="5486400" cy="1531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531620"/>
                      </a:xfrm>
                      <a:prstGeom prst="rect">
                        <a:avLst/>
                      </a:prstGeom>
                      <a:noFill/>
                      <a:ln>
                        <a:noFill/>
                      </a:ln>
                    </pic:spPr>
                  </pic:pic>
                </a:graphicData>
              </a:graphic>
            </wp:inline>
          </w:drawing>
        </w:r>
      </w:del>
      <w:ins w:id="25" w:author="Huang, Lili (NE)" w:date="2020-03-23T16:48:00Z">
        <w:r w:rsidR="001027B6">
          <w:rPr>
            <w:b/>
            <w:noProof/>
          </w:rPr>
          <w:drawing>
            <wp:inline distT="0" distB="0" distL="0" distR="0">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ins>
    </w:p>
    <w:p w:rsidR="00C01E4F" w:rsidRDefault="00C01E4F" w:rsidP="009C5580">
      <w:pPr>
        <w:autoSpaceDE w:val="0"/>
        <w:autoSpaceDN w:val="0"/>
        <w:adjustRightInd w:val="0"/>
        <w:rPr>
          <w:b/>
        </w:rPr>
      </w:pPr>
    </w:p>
    <w:p w:rsidR="00887B6D" w:rsidRDefault="00887B6D" w:rsidP="009C5580">
      <w:pPr>
        <w:autoSpaceDE w:val="0"/>
        <w:autoSpaceDN w:val="0"/>
        <w:adjustRightInd w:val="0"/>
        <w:rPr>
          <w:b/>
        </w:rPr>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155CCA" w:rsidRDefault="00155CCA" w:rsidP="001F53F4">
      <w:pPr>
        <w:autoSpaceDE w:val="0"/>
        <w:autoSpaceDN w:val="0"/>
        <w:adjustRightInd w:val="0"/>
        <w:rPr>
          <w:b/>
        </w:rPr>
      </w:pPr>
    </w:p>
    <w:p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rsidR="00155CCA" w:rsidRDefault="005A72F5" w:rsidP="001F53F4">
      <w:pPr>
        <w:autoSpaceDE w:val="0"/>
        <w:autoSpaceDN w:val="0"/>
        <w:adjustRightInd w:val="0"/>
        <w:rPr>
          <w:b/>
        </w:rPr>
      </w:pPr>
      <w:r>
        <w:rPr>
          <w:b/>
          <w:noProof/>
        </w:rPr>
        <w:drawing>
          <wp:inline distT="0" distB="0" distL="0" distR="0">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rsidR="005A72F5" w:rsidRDefault="005A72F5" w:rsidP="001F53F4">
      <w:pPr>
        <w:autoSpaceDE w:val="0"/>
        <w:autoSpaceDN w:val="0"/>
        <w:adjustRightInd w:val="0"/>
        <w:rPr>
          <w:b/>
        </w:rPr>
      </w:pPr>
    </w:p>
    <w:p w:rsidR="00C4581E" w:rsidRDefault="00C4581E" w:rsidP="005A72F5">
      <w:pPr>
        <w:autoSpaceDE w:val="0"/>
        <w:autoSpaceDN w:val="0"/>
        <w:adjustRightInd w:val="0"/>
        <w:rPr>
          <w:b/>
        </w:rPr>
      </w:pPr>
    </w:p>
    <w:p w:rsidR="00C4581E" w:rsidRDefault="00C4581E" w:rsidP="005A72F5">
      <w:pPr>
        <w:autoSpaceDE w:val="0"/>
        <w:autoSpaceDN w:val="0"/>
        <w:adjustRightInd w:val="0"/>
        <w:rPr>
          <w:b/>
        </w:rPr>
      </w:pPr>
    </w:p>
    <w:p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rsidR="005A72F5" w:rsidRDefault="005A72F5" w:rsidP="001F53F4">
      <w:pPr>
        <w:autoSpaceDE w:val="0"/>
        <w:autoSpaceDN w:val="0"/>
        <w:adjustRightInd w:val="0"/>
        <w:rPr>
          <w:b/>
        </w:rPr>
      </w:pPr>
      <w:r>
        <w:rPr>
          <w:b/>
          <w:noProof/>
        </w:rPr>
        <w:lastRenderedPageBreak/>
        <w:drawing>
          <wp:inline distT="0" distB="0" distL="0" distR="0">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rsidR="00563F5C" w:rsidRDefault="00563F5C" w:rsidP="001F53F4">
      <w:pPr>
        <w:autoSpaceDE w:val="0"/>
        <w:autoSpaceDN w:val="0"/>
        <w:adjustRightInd w:val="0"/>
        <w:rPr>
          <w:b/>
        </w:rPr>
      </w:pPr>
    </w:p>
    <w:p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rsidR="00563F5C" w:rsidRDefault="00563F5C" w:rsidP="001F53F4">
      <w:pPr>
        <w:autoSpaceDE w:val="0"/>
        <w:autoSpaceDN w:val="0"/>
        <w:adjustRightInd w:val="0"/>
        <w:rPr>
          <w:b/>
        </w:rPr>
      </w:pPr>
      <w:r>
        <w:rPr>
          <w:b/>
          <w:noProof/>
        </w:rPr>
        <w:drawing>
          <wp:inline distT="0" distB="0" distL="0" distR="0">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AD2FF0" w:rsidRDefault="00AD2FF0" w:rsidP="001F53F4">
      <w:pPr>
        <w:autoSpaceDE w:val="0"/>
        <w:autoSpaceDN w:val="0"/>
        <w:adjustRightInd w:val="0"/>
        <w:rPr>
          <w:b/>
        </w:rPr>
      </w:pPr>
    </w:p>
    <w:p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rsidR="00AD2FF0" w:rsidRDefault="00AD2FF0" w:rsidP="001F53F4">
      <w:pPr>
        <w:autoSpaceDE w:val="0"/>
        <w:autoSpaceDN w:val="0"/>
        <w:adjustRightInd w:val="0"/>
        <w:rPr>
          <w:b/>
        </w:rPr>
      </w:pPr>
      <w:r>
        <w:rPr>
          <w:b/>
          <w:noProof/>
        </w:rPr>
        <w:drawing>
          <wp:inline distT="0" distB="0" distL="0" distR="0">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rsidR="004B0170" w:rsidRDefault="004B0170" w:rsidP="001F53F4">
      <w:pPr>
        <w:autoSpaceDE w:val="0"/>
        <w:autoSpaceDN w:val="0"/>
        <w:adjustRightInd w:val="0"/>
        <w:rPr>
          <w:b/>
        </w:rPr>
      </w:pPr>
    </w:p>
    <w:p w:rsidR="004B0170" w:rsidRDefault="004B0170" w:rsidP="001F53F4">
      <w:pPr>
        <w:autoSpaceDE w:val="0"/>
        <w:autoSpaceDN w:val="0"/>
        <w:adjustRightInd w:val="0"/>
        <w:rPr>
          <w:b/>
        </w:rPr>
      </w:pPr>
      <w:r>
        <w:rPr>
          <w:b/>
        </w:rPr>
        <w:t>Review – Follow-up is required – Pending Follow-up – Supervisor View</w:t>
      </w:r>
    </w:p>
    <w:p w:rsidR="004B0170" w:rsidRDefault="002819B6" w:rsidP="001F53F4">
      <w:pPr>
        <w:autoSpaceDE w:val="0"/>
        <w:autoSpaceDN w:val="0"/>
        <w:adjustRightInd w:val="0"/>
        <w:rPr>
          <w:b/>
        </w:rPr>
      </w:pPr>
      <w:r>
        <w:rPr>
          <w:b/>
          <w:noProof/>
        </w:rPr>
        <w:lastRenderedPageBreak/>
        <w:drawing>
          <wp:inline distT="0" distB="0" distL="0" distR="0">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rsidR="00A73941" w:rsidRDefault="00A73941" w:rsidP="00A73941">
      <w:pPr>
        <w:autoSpaceDE w:val="0"/>
        <w:autoSpaceDN w:val="0"/>
        <w:adjustRightInd w:val="0"/>
        <w:rPr>
          <w:b/>
        </w:rPr>
      </w:pPr>
    </w:p>
    <w:p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rsidR="00A73941" w:rsidRDefault="00A73941" w:rsidP="001F53F4">
      <w:pPr>
        <w:autoSpaceDE w:val="0"/>
        <w:autoSpaceDN w:val="0"/>
        <w:adjustRightInd w:val="0"/>
        <w:rPr>
          <w:b/>
        </w:rPr>
      </w:pPr>
    </w:p>
    <w:p w:rsidR="00A73941" w:rsidRDefault="00A73941" w:rsidP="001F53F4">
      <w:pPr>
        <w:autoSpaceDE w:val="0"/>
        <w:autoSpaceDN w:val="0"/>
        <w:adjustRightInd w:val="0"/>
        <w:rPr>
          <w:b/>
        </w:rPr>
      </w:pPr>
      <w:r>
        <w:rPr>
          <w:b/>
          <w:noProof/>
        </w:rPr>
        <w:drawing>
          <wp:inline distT="0" distB="0" distL="0" distR="0">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A80A5B" w:rsidRDefault="00A80A5B" w:rsidP="001F53F4">
      <w:pPr>
        <w:autoSpaceDE w:val="0"/>
        <w:autoSpaceDN w:val="0"/>
        <w:adjustRightInd w:val="0"/>
        <w:rPr>
          <w:b/>
        </w:rPr>
      </w:pPr>
    </w:p>
    <w:p w:rsidR="00A80A5B" w:rsidRDefault="00A80A5B" w:rsidP="001F53F4">
      <w:pPr>
        <w:autoSpaceDE w:val="0"/>
        <w:autoSpaceDN w:val="0"/>
        <w:adjustRightInd w:val="0"/>
        <w:rPr>
          <w:b/>
        </w:rPr>
      </w:pPr>
      <w:r>
        <w:rPr>
          <w:b/>
        </w:rPr>
        <w:t>Review - Follow-up is required – Pending Employee Review (after follow-up) – Employee View</w:t>
      </w:r>
    </w:p>
    <w:p w:rsidR="00C63208" w:rsidRDefault="00F011D7" w:rsidP="001F53F4">
      <w:pPr>
        <w:autoSpaceDE w:val="0"/>
        <w:autoSpaceDN w:val="0"/>
        <w:adjustRightInd w:val="0"/>
        <w:rPr>
          <w:b/>
        </w:rPr>
      </w:pPr>
      <w:r>
        <w:rPr>
          <w:b/>
          <w:noProof/>
        </w:rPr>
        <w:drawing>
          <wp:inline distT="0" distB="0" distL="0" distR="0">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rsidR="00F011D7" w:rsidRDefault="00F011D7" w:rsidP="001F53F4">
      <w:pPr>
        <w:autoSpaceDE w:val="0"/>
        <w:autoSpaceDN w:val="0"/>
        <w:adjustRightInd w:val="0"/>
        <w:rPr>
          <w:b/>
        </w:rPr>
      </w:pPr>
    </w:p>
    <w:p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rsidR="00F011D7" w:rsidRDefault="00F011D7" w:rsidP="001F53F4">
      <w:pPr>
        <w:autoSpaceDE w:val="0"/>
        <w:autoSpaceDN w:val="0"/>
        <w:adjustRightInd w:val="0"/>
        <w:rPr>
          <w:b/>
        </w:rPr>
      </w:pPr>
      <w:r>
        <w:rPr>
          <w:b/>
          <w:noProof/>
        </w:rPr>
        <w:lastRenderedPageBreak/>
        <w:drawing>
          <wp:inline distT="0" distB="0" distL="0" distR="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rsidR="000E4A1A" w:rsidRDefault="000E4A1A" w:rsidP="001F53F4">
      <w:pPr>
        <w:autoSpaceDE w:val="0"/>
        <w:autoSpaceDN w:val="0"/>
        <w:adjustRightInd w:val="0"/>
        <w:rPr>
          <w:b/>
        </w:rPr>
      </w:pPr>
    </w:p>
    <w:p w:rsidR="00F011D7" w:rsidRDefault="000E4A1A" w:rsidP="001F53F4">
      <w:pPr>
        <w:autoSpaceDE w:val="0"/>
        <w:autoSpaceDN w:val="0"/>
        <w:adjustRightInd w:val="0"/>
        <w:rPr>
          <w:b/>
        </w:rPr>
      </w:pPr>
      <w:r>
        <w:rPr>
          <w:b/>
        </w:rPr>
        <w:t>Review - Follow-up is required – Completed</w:t>
      </w:r>
    </w:p>
    <w:p w:rsidR="00F011D7" w:rsidRDefault="000E4A1A" w:rsidP="001F53F4">
      <w:pPr>
        <w:autoSpaceDE w:val="0"/>
        <w:autoSpaceDN w:val="0"/>
        <w:adjustRightInd w:val="0"/>
        <w:rPr>
          <w:b/>
        </w:rPr>
      </w:pPr>
      <w:r>
        <w:rPr>
          <w:b/>
          <w:noProof/>
        </w:rPr>
        <w:drawing>
          <wp:inline distT="0" distB="0" distL="0" distR="0">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26" w:name="_Toc19103657"/>
      <w:r>
        <w:t>Web Page Invoked Events</w:t>
      </w:r>
      <w:bookmarkEnd w:id="26"/>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27" w:name="_Toc19103658"/>
      <w:r>
        <w:t>Web Page</w:t>
      </w:r>
      <w:r w:rsidR="0019081C">
        <w:t xml:space="preserve"> Fields</w:t>
      </w:r>
      <w:bookmarkEnd w:id="27"/>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3A0C65"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Pr="002912E0" w:rsidRDefault="003A0C65"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B64167" w:rsidP="00B64167">
            <w:pPr>
              <w:pStyle w:val="NormalTableText"/>
              <w:jc w:val="center"/>
            </w:pPr>
            <w:r>
              <w:t>Display follow-up is required and completed by Supervisor</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 xml:space="preserve">ATT Updated - with </w:t>
            </w:r>
            <w:r>
              <w:lastRenderedPageBreak/>
              <w:t>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r w:rsidR="00392E3F">
              <w:t>8</w:t>
            </w:r>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E70E3B">
            <w:pPr>
              <w:pStyle w:val="NormalTableText"/>
            </w:pPr>
            <w:r>
              <w:t>If follow up is required: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p w:rsidR="001A478C" w:rsidRDefault="001A478C" w:rsidP="001A478C">
            <w:pPr>
              <w:pStyle w:val="NormalTableText"/>
              <w:jc w:val="center"/>
            </w:pPr>
            <w:r>
              <w:t xml:space="preserve">Display employee name and the date time when the employee </w:t>
            </w:r>
            <w:r>
              <w:lastRenderedPageBreak/>
              <w:t>reviewed the log</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not happened yet.</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Pr="002912E0" w:rsidRDefault="001A478C" w:rsidP="001A478C">
            <w:pPr>
              <w:pStyle w:val="NormalTableText"/>
              <w:jc w:val="center"/>
            </w:pPr>
            <w:r>
              <w:t>Notes from Supervisor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Default="001A478C" w:rsidP="001A478C">
            <w:pPr>
              <w:pStyle w:val="NormalTableText"/>
              <w:jc w:val="center"/>
            </w:pPr>
          </w:p>
          <w:p w:rsidR="001A478C" w:rsidRPr="002912E0" w:rsidRDefault="001A478C" w:rsidP="001A478C">
            <w:pPr>
              <w:pStyle w:val="NormalTableText"/>
              <w:jc w:val="center"/>
            </w:pPr>
            <w:r>
              <w:t>Supervisor Name and Followup Timestamp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5B426A">
            <w:pPr>
              <w:pStyle w:val="NormalTableText"/>
              <w:jc w:val="center"/>
            </w:pPr>
            <w:r>
              <w:t>Display if today is before follow-up due date</w:t>
            </w:r>
            <w:r w:rsidR="005B426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44485D" w:rsidP="0044485D">
            <w:pPr>
              <w:pStyle w:val="NormalTableText"/>
              <w:jc w:val="center"/>
            </w:pPr>
            <w:r>
              <w:t>Display i</w:t>
            </w:r>
            <w:r w:rsidR="00193D22">
              <w:t>f Pending Follow-up</w:t>
            </w:r>
            <w:r w:rsidR="00C7119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704B7" w:rsidRDefault="008704B7" w:rsidP="008704B7">
            <w:pPr>
              <w:pStyle w:val="NormalTableText"/>
              <w:jc w:val="center"/>
            </w:pPr>
            <w:r>
              <w:t>Display if User is the Supervisor</w:t>
            </w:r>
            <w:r w:rsidR="00611808">
              <w:t>;</w:t>
            </w:r>
          </w:p>
          <w:p w:rsidR="008704B7" w:rsidRDefault="008704B7" w:rsidP="008704B7">
            <w:pPr>
              <w:pStyle w:val="NormalTableText"/>
              <w:jc w:val="center"/>
            </w:pPr>
          </w:p>
          <w:p w:rsidR="001A478C" w:rsidRDefault="001A478C" w:rsidP="008704B7">
            <w:pPr>
              <w:pStyle w:val="NormalTableText"/>
              <w:jc w:val="center"/>
            </w:pPr>
            <w:r>
              <w:t>Disabled if tod</w:t>
            </w:r>
            <w:r w:rsidR="009351EF">
              <w:t>ay is before follow-up due date</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7E2619" w:rsidP="001A478C">
            <w:pPr>
              <w:pStyle w:val="NormalTableText"/>
              <w:jc w:val="center"/>
            </w:pPr>
            <w:r>
              <w:t>If Pending Follow-up</w:t>
            </w:r>
            <w:r w:rsidR="001E6373">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5CDB" w:rsidRDefault="00DE5CDB" w:rsidP="00111BB2">
            <w:pPr>
              <w:pStyle w:val="NormalTableText"/>
              <w:jc w:val="center"/>
            </w:pPr>
            <w:r>
              <w:t>Display if User is the Supervisor;</w:t>
            </w:r>
          </w:p>
          <w:p w:rsidR="00DE5CDB" w:rsidRDefault="00DE5CDB" w:rsidP="00111BB2">
            <w:pPr>
              <w:pStyle w:val="NormalTableText"/>
              <w:jc w:val="center"/>
            </w:pPr>
          </w:p>
          <w:p w:rsidR="001A478C" w:rsidRDefault="001A478C" w:rsidP="00111BB2">
            <w:pPr>
              <w:pStyle w:val="NormalTableText"/>
              <w:jc w:val="center"/>
            </w:pPr>
            <w:r>
              <w:t>Disabled if today is before follow-up due date</w:t>
            </w:r>
            <w:r w:rsidR="00111BB2">
              <w:t xml:space="preserve"> </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4468B5">
            <w:pPr>
              <w:pStyle w:val="NormalTableText"/>
            </w:pPr>
            <w:r>
              <w:t>End – if follow</w:t>
            </w:r>
            <w:r w:rsidR="004468B5">
              <w:t xml:space="preserve"> </w:t>
            </w:r>
            <w:r>
              <w:t>up is required</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A8289A" w:rsidP="00287FD4">
            <w:pPr>
              <w:pStyle w:val="NormalTableText"/>
              <w:jc w:val="center"/>
            </w:pPr>
            <w:r>
              <w:t>If status is NOT Pending Follow-up</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5E3E" w:rsidRDefault="005D5E3E" w:rsidP="00287FD4">
            <w:pPr>
              <w:pStyle w:val="NormalTableText"/>
              <w:jc w:val="center"/>
            </w:pPr>
            <w:r>
              <w:t>If status is NOT Pending Follow-up</w:t>
            </w:r>
          </w:p>
          <w:p w:rsidR="005D5E3E" w:rsidRDefault="005D5E3E" w:rsidP="00287FD4">
            <w:pPr>
              <w:pStyle w:val="NormalTableText"/>
              <w:jc w:val="center"/>
            </w:pPr>
          </w:p>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9457D" w:rsidRDefault="0059457D" w:rsidP="0059457D">
            <w:pPr>
              <w:pStyle w:val="NormalTableText"/>
              <w:jc w:val="center"/>
            </w:pPr>
            <w:r>
              <w:t>If status is NOT Pending Follow-up</w:t>
            </w:r>
          </w:p>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lastRenderedPageBreak/>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the details from the coaching session </w:t>
            </w:r>
            <w:r>
              <w:lastRenderedPageBreak/>
              <w:t>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BB78C4" w:rsidP="00CD28DA">
            <w:pPr>
              <w:pStyle w:val="NormalTableText"/>
              <w:jc w:val="center"/>
            </w:pPr>
            <w:r>
              <w:t>Display if follow-up is required.</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1D039D" w:rsidRDefault="00CD28DA" w:rsidP="00CD28DA">
            <w:pPr>
              <w:pStyle w:val="NormalTableText"/>
              <w:rPr>
                <w:b/>
                <w:i/>
                <w:sz w:val="18"/>
                <w:szCs w:val="18"/>
              </w:rPr>
            </w:pPr>
            <w:r>
              <w:rPr>
                <w:b/>
                <w:i/>
                <w:sz w:val="18"/>
                <w:szCs w:val="18"/>
              </w:rPr>
              <w:t>End – CSE Pending Form</w:t>
            </w: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E61A3B" w:rsidRDefault="00CD28DA" w:rsidP="00CD28DA">
            <w:pPr>
              <w:pStyle w:val="NormalTableText"/>
              <w:rPr>
                <w:b/>
                <w:i/>
                <w:sz w:val="18"/>
                <w:szCs w:val="18"/>
              </w:rPr>
            </w:pPr>
            <w:r w:rsidRPr="00E61A3B">
              <w:rPr>
                <w:b/>
                <w:i/>
                <w:sz w:val="18"/>
                <w:szCs w:val="18"/>
              </w:rPr>
              <w:t>Start – View Coaching (read only)</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pending</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NOT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r w:rsidR="0050660F">
              <w:t>e</w:t>
            </w:r>
            <w:r>
              <w:t xml:space="preserv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Employee Review </w:t>
            </w:r>
            <w:r>
              <w:lastRenderedPageBreak/>
              <w:t>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IQS and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Not IQS and Not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1D4DFA"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4DFA" w:rsidRPr="002912E0" w:rsidRDefault="001D4DFA" w:rsidP="00CD28DA">
            <w:pPr>
              <w:pStyle w:val="NormalTableText"/>
              <w:jc w:val="center"/>
            </w:pPr>
            <w:r>
              <w:t>Start – Follow up is required</w:t>
            </w:r>
          </w:p>
        </w:tc>
      </w:tr>
      <w:tr w:rsidR="00F16596"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Pr="002912E0" w:rsidRDefault="00636DB8" w:rsidP="00473344">
            <w:pPr>
              <w:pStyle w:val="NormalTableText"/>
              <w:jc w:val="center"/>
            </w:pPr>
            <w:r>
              <w:t xml:space="preserve">Display if </w:t>
            </w:r>
            <w:r w:rsidR="00473344">
              <w:t>Follow-up has not happened yet.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0211CD"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0211CD" w:rsidP="005A11A1">
            <w:pPr>
              <w:pStyle w:val="NormalTableText"/>
            </w:pPr>
            <w:r>
              <w:t xml:space="preserve">Follow-up occurred on [follow-up </w:t>
            </w:r>
            <w:r w:rsidR="005A11A1">
              <w:t>actual</w:t>
            </w:r>
            <w:r>
              <w:t xml:space="preserv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73344" w:rsidP="00CD28DA">
            <w:pPr>
              <w:pStyle w:val="NormalTableText"/>
              <w:jc w:val="center"/>
            </w:pPr>
            <w:r>
              <w:t>Display if Follow-up has happened</w:t>
            </w:r>
            <w:r w:rsidR="00C25A03">
              <w: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5A0C8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5A0C86" w:rsidP="00CD28DA">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6C5608"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2D161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01A21" w:rsidRDefault="00201A21" w:rsidP="00CD28DA">
            <w:pPr>
              <w:pStyle w:val="NormalTableText"/>
              <w:jc w:val="center"/>
            </w:pPr>
            <w:r>
              <w:t>Display if Follow-up has happened.</w:t>
            </w:r>
          </w:p>
          <w:p w:rsidR="00E111A8" w:rsidRPr="002912E0" w:rsidRDefault="002D161C" w:rsidP="00CD28DA">
            <w:pPr>
              <w:pStyle w:val="NormalTableText"/>
              <w:jc w:val="center"/>
            </w:pPr>
            <w:r>
              <w:t>Notes from Supervisor Follow-up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D3412E" w:rsidP="00CD28DA">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62D55" w:rsidRDefault="00562D55" w:rsidP="00CD28DA">
            <w:pPr>
              <w:pStyle w:val="NormalTableText"/>
              <w:jc w:val="center"/>
            </w:pPr>
            <w:r>
              <w:t>Display if Follow-up has happened.</w:t>
            </w:r>
          </w:p>
          <w:p w:rsidR="00562D55" w:rsidRDefault="00562D55" w:rsidP="00CD28DA">
            <w:pPr>
              <w:pStyle w:val="NormalTableText"/>
              <w:jc w:val="center"/>
            </w:pPr>
          </w:p>
          <w:p w:rsidR="00E111A8" w:rsidRPr="002912E0" w:rsidRDefault="00083DBE" w:rsidP="00CD28DA">
            <w:pPr>
              <w:pStyle w:val="NormalTableText"/>
              <w:jc w:val="center"/>
            </w:pPr>
            <w:r>
              <w:t>Supervisor Name and Followup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5B95"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492F9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92F9A" w:rsidP="00CD28DA">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10CED" w:rsidRDefault="00810CED" w:rsidP="00CD28DA">
            <w:pPr>
              <w:pStyle w:val="NormalTableText"/>
              <w:jc w:val="center"/>
            </w:pPr>
            <w:r>
              <w:t>Display if log is completed.</w:t>
            </w:r>
          </w:p>
          <w:p w:rsidR="00810CED" w:rsidRDefault="00810CED" w:rsidP="00CD28DA">
            <w:pPr>
              <w:pStyle w:val="NormalTableText"/>
              <w:jc w:val="center"/>
            </w:pPr>
          </w:p>
          <w:p w:rsidR="00E111A8" w:rsidRPr="002912E0" w:rsidRDefault="00BE630D" w:rsidP="00CD28DA">
            <w:pPr>
              <w:pStyle w:val="NormalTableText"/>
              <w:jc w:val="center"/>
            </w:pPr>
            <w:r>
              <w:t>Employee Name and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B07DF5" w:rsidP="00CD28DA">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B07DF5"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F75CE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B07DF5"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B07DF5"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0379BD" w:rsidP="00CD28DA">
            <w:pPr>
              <w:pStyle w:val="NormalTableText"/>
              <w:jc w:val="center"/>
            </w:pPr>
            <w:r>
              <w:t>Notes from Employee after follow-up</w:t>
            </w:r>
          </w:p>
        </w:tc>
      </w:tr>
      <w:tr w:rsidR="006A0DB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A0DBC" w:rsidRPr="002912E0" w:rsidRDefault="006A0DBC" w:rsidP="00CD28DA">
            <w:pPr>
              <w:pStyle w:val="NormalTableText"/>
              <w:jc w:val="center"/>
            </w:pPr>
            <w:r>
              <w:t>End – Follow up is required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C71B0D" w:rsidRDefault="00CD28DA" w:rsidP="00CD28DA">
            <w:pPr>
              <w:pStyle w:val="NormalTableText"/>
              <w:rPr>
                <w:b/>
                <w:i/>
                <w:sz w:val="18"/>
                <w:szCs w:val="18"/>
              </w:rPr>
            </w:pPr>
            <w:r>
              <w:rPr>
                <w:b/>
                <w:i/>
                <w:sz w:val="18"/>
                <w:szCs w:val="18"/>
              </w:rPr>
              <w:t>End – View Coaching (read only)</w:t>
            </w:r>
          </w:p>
        </w:tc>
      </w:tr>
      <w:tr w:rsidR="00CD28D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CD28DA" w:rsidRPr="005B478C" w:rsidRDefault="00CD28DA" w:rsidP="00CD28DA">
            <w:pPr>
              <w:pStyle w:val="NormalTableText"/>
              <w:rPr>
                <w:b/>
              </w:rPr>
            </w:pPr>
            <w:r w:rsidRPr="005B478C">
              <w:rPr>
                <w:b/>
              </w:rPr>
              <w:t>End – Coaching Information displayed on right.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541B8E" w:rsidRDefault="00CD28DA" w:rsidP="00CD28DA">
            <w:pPr>
              <w:pStyle w:val="NormalTableText"/>
              <w:rPr>
                <w:b/>
                <w:i/>
              </w:rPr>
            </w:pPr>
            <w:r>
              <w:rPr>
                <w:b/>
              </w:rPr>
              <w:t xml:space="preserve">Warning Information displayed on left </w:t>
            </w:r>
            <w:r w:rsidRPr="00EA1C98">
              <w:rPr>
                <w:b/>
              </w:rPr>
              <w:t>(non-editable)</w:t>
            </w:r>
            <w:r>
              <w:rPr>
                <w:b/>
              </w:rPr>
              <w:t xml:space="preserve"> - _WarningLogInfo.cshtml:</w:t>
            </w: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FE3D09" w:rsidRDefault="00CD28DA" w:rsidP="00CD28DA">
            <w:pPr>
              <w:pStyle w:val="NormalTableText"/>
              <w:rPr>
                <w:b/>
              </w:rPr>
            </w:pPr>
            <w:r w:rsidRPr="00FE3D09">
              <w:rPr>
                <w:b/>
              </w:rPr>
              <w:t>End – Warning Information displayed on left</w:t>
            </w:r>
            <w:r>
              <w:rPr>
                <w:b/>
              </w:rPr>
              <w:t xml:space="preserve"> (non-editable) - _ViewWarningLog.cshtml</w:t>
            </w:r>
            <w:r w:rsidRPr="00FE3D09">
              <w:rPr>
                <w:b/>
              </w:rPr>
              <w: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2912E0" w:rsidRDefault="00CD28DA" w:rsidP="00CD28DA">
            <w:pPr>
              <w:pStyle w:val="NormalTableText"/>
            </w:pPr>
            <w:r>
              <w:rPr>
                <w:b/>
                <w:i/>
              </w:rPr>
              <w:t>Warning Information displayed on right:</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9B252E">
            <w:pPr>
              <w:pStyle w:val="NormalTableText"/>
              <w:jc w:val="center"/>
            </w:pPr>
            <w:r>
              <w:t>Warning</w:t>
            </w:r>
            <w:r w:rsidR="00CD28DA">
              <w:t>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9B252E"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CD28DA">
            <w:pPr>
              <w:pStyle w:val="NormalTableText"/>
              <w:jc w:val="center"/>
            </w:pPr>
            <w:r>
              <w:t>Warning</w:t>
            </w:r>
            <w:r w:rsidR="000630C8">
              <w:t>_Log_Static</w:t>
            </w:r>
            <w:r>
              <w:t>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B5168C">
            <w:pPr>
              <w:pStyle w:val="NormalTableText"/>
            </w:pPr>
          </w:p>
        </w:tc>
      </w:tr>
      <w:tr w:rsidR="009C0BF0" w:rsidRPr="002912E0" w:rsidTr="007F7FE7">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9C0BF0" w:rsidRDefault="009C0BF0" w:rsidP="00B5168C">
            <w:pPr>
              <w:pStyle w:val="NormalTableText"/>
            </w:pPr>
            <w:r>
              <w:t>Display only when:</w:t>
            </w:r>
          </w:p>
          <w:p w:rsidR="009C0BF0" w:rsidRDefault="009C0BF0" w:rsidP="00B5168C">
            <w:pPr>
              <w:pStyle w:val="NormalTableText"/>
              <w:numPr>
                <w:ilvl w:val="0"/>
                <w:numId w:val="22"/>
              </w:numPr>
            </w:pPr>
            <w:r>
              <w:t>User is the employee of the log, AND</w:t>
            </w:r>
          </w:p>
          <w:p w:rsidR="009C0BF0" w:rsidRPr="002912E0" w:rsidRDefault="009C0BF0" w:rsidP="00B5168C">
            <w:pPr>
              <w:pStyle w:val="NormalTableText"/>
              <w:numPr>
                <w:ilvl w:val="0"/>
                <w:numId w:val="22"/>
              </w:numPr>
            </w:pPr>
            <w:r>
              <w:t>Pending Employee Review</w:t>
            </w:r>
          </w:p>
        </w:tc>
      </w:tr>
      <w:tr w:rsidR="009C0BF0" w:rsidRPr="002912E0" w:rsidTr="007F7FE7">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9C0BF0"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1B4ED6" w:rsidRPr="002912E0" w:rsidTr="00910D64">
        <w:trPr>
          <w:ins w:id="28" w:author="Huang, Lili (NE)" w:date="2020-03-23T16:4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jc w:val="center"/>
              <w:rPr>
                <w:ins w:id="29" w:author="Huang, Lili (NE)" w:date="2020-03-23T16:49:00Z"/>
              </w:rPr>
            </w:pPr>
            <w:ins w:id="30" w:author="Huang, Lili (NE)" w:date="2020-03-23T16:4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500EC7" w:rsidP="00CD28DA">
            <w:pPr>
              <w:pStyle w:val="NormalTableText"/>
              <w:jc w:val="center"/>
              <w:rPr>
                <w:ins w:id="31" w:author="Huang, Lili (NE)" w:date="2020-03-23T16:49:00Z"/>
              </w:rPr>
            </w:pPr>
            <w:ins w:id="32" w:author="Huang, Lili (NE)" w:date="2020-03-23T16:51:00Z">
              <w:r w:rsidRPr="00500EC7">
                <w:t>Provide any comments or feedback below:</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rPr>
                <w:ins w:id="33" w:author="Huang, Lili (NE)" w:date="2020-03-23T16:49:00Z"/>
              </w:rP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rPr>
                <w:ins w:id="34" w:author="Huang, Lili (NE)" w:date="2020-03-23T16:49:00Z"/>
              </w:rPr>
            </w:pPr>
          </w:p>
        </w:tc>
      </w:tr>
      <w:tr w:rsidR="001B4ED6" w:rsidRPr="002912E0" w:rsidTr="00910D64">
        <w:trPr>
          <w:ins w:id="35" w:author="Huang, Lili (NE)" w:date="2020-03-23T16:4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C113F9" w:rsidP="00CD28DA">
            <w:pPr>
              <w:jc w:val="center"/>
              <w:rPr>
                <w:ins w:id="36" w:author="Huang, Lili (NE)" w:date="2020-03-23T16:49:00Z"/>
              </w:rPr>
            </w:pPr>
            <w:ins w:id="37" w:author="Huang, Lili (NE)" w:date="2020-03-23T16:53:00Z">
              <w:r>
                <w:t>Input textarea</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pStyle w:val="NormalTableText"/>
              <w:jc w:val="center"/>
              <w:rPr>
                <w:ins w:id="38" w:author="Huang, Lili (NE)" w:date="2020-03-23T16:49: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rPr>
                <w:ins w:id="39" w:author="Huang, Lili (NE)" w:date="2020-03-23T16:49:00Z"/>
              </w:rP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rPr>
                <w:ins w:id="40" w:author="Huang, Lili (NE)" w:date="2020-03-23T16:49:00Z"/>
              </w:rPr>
            </w:pPr>
          </w:p>
        </w:tc>
      </w:tr>
      <w:tr w:rsidR="009C0BF0"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5C7679" w:rsidRPr="002912E0" w:rsidTr="007D028E">
        <w:trPr>
          <w:ins w:id="41" w:author="Huang, Lili (NE)" w:date="2020-03-23T16:54: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jc w:val="center"/>
              <w:rPr>
                <w:ins w:id="42" w:author="Huang, Lili (NE)" w:date="2020-03-23T16:54:00Z"/>
              </w:rPr>
            </w:pPr>
            <w:ins w:id="43" w:author="Huang, Lili (NE)" w:date="2020-03-23T16:57: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pStyle w:val="NormalTableText"/>
              <w:jc w:val="center"/>
              <w:rPr>
                <w:ins w:id="44" w:author="Huang, Lili (NE)" w:date="2020-03-23T16:54:00Z"/>
              </w:rPr>
            </w:pPr>
            <w:ins w:id="45" w:author="Huang, Lili (NE)" w:date="2020-03-23T16:57:00Z">
              <w:r w:rsidRPr="00F81180">
                <w:t>Employee Review Information: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Pr="002912E0" w:rsidRDefault="005C7679" w:rsidP="00CD28DA">
            <w:pPr>
              <w:pStyle w:val="NormalTableText"/>
              <w:jc w:val="center"/>
              <w:rPr>
                <w:ins w:id="46" w:author="Huang, Lili (NE)" w:date="2020-03-23T16:54:00Z"/>
              </w:rP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5C7679" w:rsidRDefault="005C7679" w:rsidP="00CD28DA">
            <w:pPr>
              <w:pStyle w:val="NormalTableText"/>
              <w:jc w:val="center"/>
            </w:pPr>
            <w:r>
              <w:t xml:space="preserve">Display </w:t>
            </w:r>
            <w:ins w:id="47" w:author="Huang, Lili (NE)" w:date="2020-03-23T17:01:00Z">
              <w:r w:rsidR="0003571B" w:rsidRPr="00F81180">
                <w:t xml:space="preserve">Employee Review </w:t>
              </w:r>
              <w:r w:rsidR="0003571B">
                <w:t>information and Employee Comments/Feedback</w:t>
              </w:r>
            </w:ins>
            <w:bookmarkStart w:id="48" w:name="_GoBack"/>
            <w:bookmarkEnd w:id="48"/>
            <w:del w:id="49" w:author="Huang, Lili (NE)" w:date="2020-03-23T17:00:00Z">
              <w:r w:rsidDel="0003571B">
                <w:delText xml:space="preserve">only </w:delText>
              </w:r>
            </w:del>
            <w:ins w:id="50" w:author="Huang, Lili (NE)" w:date="2020-03-23T17:00:00Z">
              <w:r w:rsidR="0003571B">
                <w:t xml:space="preserve"> </w:t>
              </w:r>
            </w:ins>
            <w:r>
              <w:t>when:</w:t>
            </w:r>
          </w:p>
          <w:p w:rsidR="005C7679" w:rsidRDefault="005C7679" w:rsidP="00CD28DA">
            <w:pPr>
              <w:pStyle w:val="NormalTableText"/>
              <w:jc w:val="center"/>
              <w:rPr>
                <w:ins w:id="51" w:author="Huang, Lili (NE)" w:date="2020-03-23T16:59:00Z"/>
              </w:rPr>
            </w:pPr>
            <w:r>
              <w:t>User is the supervisor or manager of the employe</w:t>
            </w:r>
            <w:ins w:id="52" w:author="Huang, Lili (NE)" w:date="2020-03-23T16:59:00Z">
              <w:r w:rsidR="006F06BF">
                <w:t>e and the warning log is completed</w:t>
              </w:r>
            </w:ins>
            <w:del w:id="53" w:author="Huang, Lili (NE)" w:date="2020-03-23T16:59:00Z">
              <w:r w:rsidDel="006F06BF">
                <w:delText>e</w:delText>
              </w:r>
            </w:del>
            <w:r>
              <w:t>.</w:t>
            </w:r>
          </w:p>
          <w:p w:rsidR="00A71856" w:rsidRDefault="00A71856" w:rsidP="00CD28DA">
            <w:pPr>
              <w:pStyle w:val="NormalTableText"/>
              <w:jc w:val="center"/>
              <w:rPr>
                <w:ins w:id="54" w:author="Huang, Lili (NE)" w:date="2020-03-23T16:59:00Z"/>
              </w:rPr>
            </w:pPr>
          </w:p>
          <w:p w:rsidR="00A71856" w:rsidRDefault="00A71856" w:rsidP="00CD28DA">
            <w:pPr>
              <w:pStyle w:val="NormalTableText"/>
              <w:jc w:val="center"/>
              <w:rPr>
                <w:ins w:id="55" w:author="Huang, Lili (NE)" w:date="2020-03-23T17:00:00Z"/>
              </w:rPr>
            </w:pPr>
            <w:ins w:id="56" w:author="Huang, Lili (NE)" w:date="2020-03-23T16:59:00Z">
              <w:r>
                <w:t xml:space="preserve">Display </w:t>
              </w:r>
            </w:ins>
            <w:ins w:id="57" w:author="Huang, Lili (NE)" w:date="2020-03-23T17:00:00Z">
              <w:r>
                <w:t>“Close” button when:</w:t>
              </w:r>
            </w:ins>
          </w:p>
          <w:p w:rsidR="00A71856" w:rsidRDefault="00A71856" w:rsidP="00CD28DA">
            <w:pPr>
              <w:pStyle w:val="NormalTableText"/>
              <w:jc w:val="center"/>
              <w:rPr>
                <w:ins w:id="58" w:author="Huang, Lili (NE)" w:date="2020-03-23T16:54:00Z"/>
              </w:rPr>
            </w:pPr>
            <w:ins w:id="59" w:author="Huang, Lili (NE)" w:date="2020-03-23T17:00:00Z">
              <w:r>
                <w:t>User is the supervisor or manager of the employee</w:t>
              </w:r>
            </w:ins>
          </w:p>
        </w:tc>
      </w:tr>
      <w:tr w:rsidR="00CA54DA" w:rsidRPr="002912E0" w:rsidTr="007D028E">
        <w:trPr>
          <w:ins w:id="60" w:author="Huang, Lili (NE)" w:date="2020-03-23T16:57: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Default="00A00553" w:rsidP="00CD28DA">
            <w:pPr>
              <w:jc w:val="center"/>
              <w:rPr>
                <w:ins w:id="61" w:author="Huang, Lili (NE)" w:date="2020-03-23T16:57:00Z"/>
              </w:rPr>
            </w:pPr>
            <w:ins w:id="62" w:author="Huang, Lili (NE)" w:date="2020-03-23T16:57:00Z">
              <w:r>
                <w:t>Tex</w:t>
              </w:r>
            </w:ins>
            <w:ins w:id="63" w:author="Huang, Lili (NE)" w:date="2020-03-23T16:58:00Z">
              <w:r>
                <w:t>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F81180" w:rsidRDefault="00CA54DA" w:rsidP="00CD28DA">
            <w:pPr>
              <w:pStyle w:val="NormalTableText"/>
              <w:jc w:val="center"/>
              <w:rPr>
                <w:ins w:id="64" w:author="Huang, Lili (NE)" w:date="2020-03-23T16:57: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2912E0" w:rsidRDefault="0061345C" w:rsidP="00CD28DA">
            <w:pPr>
              <w:pStyle w:val="NormalTableText"/>
              <w:jc w:val="center"/>
              <w:rPr>
                <w:ins w:id="65" w:author="Huang, Lili (NE)" w:date="2020-03-23T16:57:00Z"/>
              </w:rPr>
            </w:pPr>
            <w:ins w:id="66" w:author="Huang, Lili (NE)" w:date="2020-03-23T16:58:00Z">
              <w:r>
                <w:t>Warning_Log.CSRReviewDate</w:t>
              </w:r>
            </w:ins>
          </w:p>
        </w:tc>
        <w:tc>
          <w:tcPr>
            <w:tcW w:w="2970" w:type="dxa"/>
            <w:vMerge/>
            <w:tcBorders>
              <w:top w:val="single" w:sz="4" w:space="0" w:color="auto"/>
              <w:left w:val="single" w:sz="4" w:space="0" w:color="auto"/>
              <w:right w:val="single" w:sz="4" w:space="0" w:color="auto"/>
            </w:tcBorders>
            <w:shd w:val="clear" w:color="auto" w:fill="FFFFFF" w:themeFill="background1"/>
          </w:tcPr>
          <w:p w:rsidR="00CA54DA" w:rsidRDefault="00CA54DA" w:rsidP="00CD28DA">
            <w:pPr>
              <w:pStyle w:val="NormalTableText"/>
              <w:jc w:val="center"/>
              <w:rPr>
                <w:ins w:id="67" w:author="Huang, Lili (NE)" w:date="2020-03-23T16:57:00Z"/>
              </w:rPr>
            </w:pPr>
          </w:p>
        </w:tc>
      </w:tr>
      <w:tr w:rsidR="00F81180" w:rsidRPr="002912E0" w:rsidTr="007D028E">
        <w:trPr>
          <w:ins w:id="68" w:author="Huang, Lili (NE)" w:date="2020-03-23T16:54: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jc w:val="center"/>
              <w:rPr>
                <w:ins w:id="69" w:author="Huang, Lili (NE)" w:date="2020-03-23T16:54:00Z"/>
              </w:rPr>
            </w:pPr>
            <w:ins w:id="70" w:author="Huang, Lili (NE)" w:date="2020-03-23T16:57: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pStyle w:val="NormalTableText"/>
              <w:jc w:val="center"/>
              <w:rPr>
                <w:ins w:id="71" w:author="Huang, Lili (NE)" w:date="2020-03-23T16:54:00Z"/>
              </w:rPr>
            </w:pPr>
            <w:ins w:id="72" w:author="Huang, Lili (NE)" w:date="2020-03-23T16:57:00Z">
              <w:r w:rsidRPr="00F81180">
                <w:t>Employee Comments/Feedback:</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rPr>
                <w:ins w:id="73" w:author="Huang, Lili (NE)" w:date="2020-03-23T16:54:00Z"/>
              </w:rPr>
            </w:pPr>
          </w:p>
        </w:tc>
        <w:tc>
          <w:tcPr>
            <w:tcW w:w="2970" w:type="dxa"/>
            <w:vMerge/>
            <w:tcBorders>
              <w:left w:val="single" w:sz="4" w:space="0" w:color="auto"/>
              <w:right w:val="single" w:sz="4" w:space="0" w:color="auto"/>
            </w:tcBorders>
            <w:shd w:val="clear" w:color="auto" w:fill="FFFFFF" w:themeFill="background1"/>
          </w:tcPr>
          <w:p w:rsidR="00F81180" w:rsidRDefault="00F81180" w:rsidP="00F81180">
            <w:pPr>
              <w:pStyle w:val="NormalTableText"/>
              <w:jc w:val="center"/>
              <w:rPr>
                <w:ins w:id="74" w:author="Huang, Lili (NE)" w:date="2020-03-23T16:54:00Z"/>
              </w:rPr>
            </w:pPr>
          </w:p>
        </w:tc>
      </w:tr>
      <w:tr w:rsidR="0021562D" w:rsidRPr="002912E0" w:rsidTr="007D028E">
        <w:trPr>
          <w:ins w:id="75" w:author="Huang, Lili (NE)" w:date="2020-03-23T16:58: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Default="0021562D" w:rsidP="00F81180">
            <w:pPr>
              <w:jc w:val="center"/>
              <w:rPr>
                <w:ins w:id="76" w:author="Huang, Lili (NE)" w:date="2020-03-23T16:58:00Z"/>
              </w:rPr>
            </w:pPr>
            <w:ins w:id="77" w:author="Huang, Lili (NE)" w:date="2020-03-23T16:59: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F81180" w:rsidRDefault="0021562D" w:rsidP="00F81180">
            <w:pPr>
              <w:pStyle w:val="NormalTableText"/>
              <w:jc w:val="center"/>
              <w:rPr>
                <w:ins w:id="78" w:author="Huang, Lili (NE)" w:date="2020-03-23T16:58: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2912E0" w:rsidRDefault="0075666E" w:rsidP="00F81180">
            <w:pPr>
              <w:pStyle w:val="NormalTableText"/>
              <w:jc w:val="center"/>
              <w:rPr>
                <w:ins w:id="79" w:author="Huang, Lili (NE)" w:date="2020-03-23T16:58:00Z"/>
              </w:rPr>
            </w:pPr>
            <w:ins w:id="80" w:author="Huang, Lili (NE)" w:date="2020-03-23T16:59:00Z">
              <w:r>
                <w:t>Warning_Log.CSRComments</w:t>
              </w:r>
            </w:ins>
          </w:p>
        </w:tc>
        <w:tc>
          <w:tcPr>
            <w:tcW w:w="2970" w:type="dxa"/>
            <w:vMerge/>
            <w:tcBorders>
              <w:left w:val="single" w:sz="4" w:space="0" w:color="auto"/>
              <w:right w:val="single" w:sz="4" w:space="0" w:color="auto"/>
            </w:tcBorders>
            <w:shd w:val="clear" w:color="auto" w:fill="FFFFFF" w:themeFill="background1"/>
          </w:tcPr>
          <w:p w:rsidR="0021562D" w:rsidRDefault="0021562D" w:rsidP="00F81180">
            <w:pPr>
              <w:pStyle w:val="NormalTableText"/>
              <w:jc w:val="center"/>
              <w:rPr>
                <w:ins w:id="81" w:author="Huang, Lili (NE)" w:date="2020-03-23T16:58:00Z"/>
              </w:rPr>
            </w:pPr>
          </w:p>
        </w:tc>
      </w:tr>
      <w:tr w:rsidR="00F81180"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r>
      <w:tr w:rsidR="00F81180"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F81180" w:rsidRPr="006025DF" w:rsidRDefault="00F81180" w:rsidP="00F81180">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45"/>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82" w:name="_Toc19103659"/>
      <w:r>
        <w:rPr>
          <w:b/>
        </w:rPr>
        <w:lastRenderedPageBreak/>
        <w:t>Stored Procedures</w:t>
      </w:r>
      <w:bookmarkEnd w:id="82"/>
    </w:p>
    <w:p w:rsidR="00C3614E" w:rsidRDefault="00C3614E" w:rsidP="007A38A2">
      <w:pPr>
        <w:pStyle w:val="ListParagraph"/>
        <w:numPr>
          <w:ilvl w:val="1"/>
          <w:numId w:val="4"/>
        </w:numPr>
        <w:outlineLvl w:val="1"/>
      </w:pPr>
      <w:bookmarkStart w:id="83" w:name="_Toc19103660"/>
      <w:r>
        <w:t>sp_SelectReviewFrom_Coaching_Log</w:t>
      </w:r>
      <w:bookmarkEnd w:id="83"/>
    </w:p>
    <w:p w:rsidR="00C3614E" w:rsidRDefault="00C3614E" w:rsidP="007A38A2">
      <w:pPr>
        <w:pStyle w:val="ListParagraph"/>
        <w:numPr>
          <w:ilvl w:val="1"/>
          <w:numId w:val="4"/>
        </w:numPr>
        <w:outlineLvl w:val="1"/>
      </w:pPr>
      <w:bookmarkStart w:id="84" w:name="_Toc19103661"/>
      <w:r>
        <w:t>sp_SelectReviewFrom_Coaching_Log_Reasons</w:t>
      </w:r>
      <w:bookmarkEnd w:id="84"/>
    </w:p>
    <w:p w:rsidR="00C3614E" w:rsidRDefault="00C3614E" w:rsidP="007A38A2">
      <w:pPr>
        <w:pStyle w:val="ListParagraph"/>
        <w:numPr>
          <w:ilvl w:val="1"/>
          <w:numId w:val="4"/>
        </w:numPr>
        <w:outlineLvl w:val="1"/>
      </w:pPr>
      <w:bookmarkStart w:id="85" w:name="_Toc19103662"/>
      <w:r>
        <w:t>sp_SelectReviewFrom_Warning_Log_Reasons</w:t>
      </w:r>
      <w:bookmarkEnd w:id="85"/>
    </w:p>
    <w:p w:rsidR="00C3614E" w:rsidRDefault="00C16263" w:rsidP="007A38A2">
      <w:pPr>
        <w:pStyle w:val="ListParagraph"/>
        <w:numPr>
          <w:ilvl w:val="1"/>
          <w:numId w:val="4"/>
        </w:numPr>
        <w:outlineLvl w:val="1"/>
      </w:pPr>
      <w:bookmarkStart w:id="86" w:name="_Toc19103663"/>
      <w:r>
        <w:t>sp_Update_Review_Coaching_Log_Suerpvisor_Pending</w:t>
      </w:r>
      <w:bookmarkEnd w:id="86"/>
    </w:p>
    <w:p w:rsidR="006320EB" w:rsidRDefault="006320EB" w:rsidP="007A38A2">
      <w:pPr>
        <w:pStyle w:val="ListParagraph"/>
        <w:numPr>
          <w:ilvl w:val="1"/>
          <w:numId w:val="4"/>
        </w:numPr>
        <w:outlineLvl w:val="1"/>
      </w:pPr>
      <w:bookmarkStart w:id="87" w:name="_Toc19103664"/>
      <w:r>
        <w:t>sp_Update_Review_Coaching_Log_Supervisor_Acknowledge</w:t>
      </w:r>
      <w:bookmarkEnd w:id="87"/>
    </w:p>
    <w:p w:rsidR="006320EB" w:rsidRDefault="00973AEA" w:rsidP="007A38A2">
      <w:pPr>
        <w:pStyle w:val="ListParagraph"/>
        <w:numPr>
          <w:ilvl w:val="1"/>
          <w:numId w:val="4"/>
        </w:numPr>
        <w:outlineLvl w:val="1"/>
      </w:pPr>
      <w:bookmarkStart w:id="88" w:name="_Toc19103665"/>
      <w:r>
        <w:t>sp_Update_Review_Coaching_Log_Employee_Pending</w:t>
      </w:r>
      <w:bookmarkEnd w:id="88"/>
    </w:p>
    <w:p w:rsidR="00C16263" w:rsidRDefault="00C16263" w:rsidP="007A38A2">
      <w:pPr>
        <w:pStyle w:val="ListParagraph"/>
        <w:numPr>
          <w:ilvl w:val="1"/>
          <w:numId w:val="4"/>
        </w:numPr>
        <w:outlineLvl w:val="1"/>
      </w:pPr>
      <w:bookmarkStart w:id="89" w:name="_Toc19103666"/>
      <w:r>
        <w:t>sp_Update_Review_Coaching_Log_Employee_Acknowledge</w:t>
      </w:r>
      <w:bookmarkEnd w:id="89"/>
    </w:p>
    <w:p w:rsidR="00FA782E" w:rsidRDefault="00FA782E" w:rsidP="007A38A2">
      <w:pPr>
        <w:pStyle w:val="ListParagraph"/>
        <w:numPr>
          <w:ilvl w:val="1"/>
          <w:numId w:val="4"/>
        </w:numPr>
        <w:outlineLvl w:val="1"/>
      </w:pPr>
      <w:bookmarkStart w:id="90" w:name="_Toc19103667"/>
      <w:r>
        <w:t>sp_Update_Review_Coaching_Log_Manager_Pending_Research</w:t>
      </w:r>
      <w:bookmarkEnd w:id="90"/>
    </w:p>
    <w:p w:rsidR="00FA782E" w:rsidRDefault="00FA782E" w:rsidP="007A38A2">
      <w:pPr>
        <w:pStyle w:val="ListParagraph"/>
        <w:numPr>
          <w:ilvl w:val="1"/>
          <w:numId w:val="4"/>
        </w:numPr>
        <w:outlineLvl w:val="1"/>
      </w:pPr>
      <w:bookmarkStart w:id="91" w:name="_Toc19103668"/>
      <w:r>
        <w:t>sp_Update_Review_Coaching_Log_Manager_Pending_CSE</w:t>
      </w:r>
      <w:bookmarkEnd w:id="91"/>
    </w:p>
    <w:p w:rsidR="00AC7FF8" w:rsidRDefault="00AC7FF8" w:rsidP="007A38A2">
      <w:pPr>
        <w:pStyle w:val="ListParagraph"/>
        <w:numPr>
          <w:ilvl w:val="1"/>
          <w:numId w:val="4"/>
        </w:numPr>
        <w:outlineLvl w:val="1"/>
      </w:pPr>
      <w:bookmarkStart w:id="92" w:name="_Toc19103669"/>
      <w:r>
        <w:t>sp_SelectReviewFrom_Coaching_Log_Quality_Now</w:t>
      </w:r>
      <w:bookmarkEnd w:id="92"/>
    </w:p>
    <w:p w:rsidR="00897564" w:rsidRDefault="002A22C0" w:rsidP="007A38A2">
      <w:pPr>
        <w:pStyle w:val="ListParagraph"/>
        <w:numPr>
          <w:ilvl w:val="1"/>
          <w:numId w:val="4"/>
        </w:numPr>
        <w:outlineLvl w:val="1"/>
      </w:pPr>
      <w:bookmarkStart w:id="93" w:name="_Toc19103670"/>
      <w:r>
        <w:t>sp_ShortCalls_Get_BehaviorList</w:t>
      </w:r>
      <w:bookmarkEnd w:id="93"/>
    </w:p>
    <w:p w:rsidR="002A22C0" w:rsidRDefault="002A22C0" w:rsidP="007A38A2">
      <w:pPr>
        <w:pStyle w:val="ListParagraph"/>
        <w:numPr>
          <w:ilvl w:val="1"/>
          <w:numId w:val="4"/>
        </w:numPr>
        <w:outlineLvl w:val="1"/>
      </w:pPr>
      <w:bookmarkStart w:id="94" w:name="_Toc19103671"/>
      <w:r>
        <w:t>sp_ShortCalls_Get_Actions</w:t>
      </w:r>
      <w:bookmarkEnd w:id="94"/>
    </w:p>
    <w:p w:rsidR="002A22C0" w:rsidRDefault="002A22C0" w:rsidP="007A38A2">
      <w:pPr>
        <w:pStyle w:val="ListParagraph"/>
        <w:numPr>
          <w:ilvl w:val="1"/>
          <w:numId w:val="4"/>
        </w:numPr>
        <w:outlineLvl w:val="1"/>
      </w:pPr>
      <w:bookmarkStart w:id="95" w:name="_Toc19103672"/>
      <w:r>
        <w:t>sp_ShortCalls_Get_CallList</w:t>
      </w:r>
      <w:bookmarkEnd w:id="95"/>
    </w:p>
    <w:p w:rsidR="002A22C0" w:rsidRDefault="002A22C0" w:rsidP="007A38A2">
      <w:pPr>
        <w:pStyle w:val="ListParagraph"/>
        <w:numPr>
          <w:ilvl w:val="1"/>
          <w:numId w:val="4"/>
        </w:numPr>
        <w:outlineLvl w:val="1"/>
      </w:pPr>
      <w:bookmarkStart w:id="96" w:name="_Toc19103673"/>
      <w:r>
        <w:t>sp_ShortCalls_Get_SupReivewDetails</w:t>
      </w:r>
      <w:bookmarkEnd w:id="96"/>
    </w:p>
    <w:p w:rsidR="002A22C0" w:rsidRDefault="002A22C0" w:rsidP="007A38A2">
      <w:pPr>
        <w:pStyle w:val="ListParagraph"/>
        <w:numPr>
          <w:ilvl w:val="1"/>
          <w:numId w:val="4"/>
        </w:numPr>
        <w:outlineLvl w:val="1"/>
      </w:pPr>
      <w:bookmarkStart w:id="97" w:name="_Toc19103674"/>
      <w:r>
        <w:t>sp_ShortCalls_SupReview_Submit</w:t>
      </w:r>
      <w:bookmarkEnd w:id="97"/>
    </w:p>
    <w:p w:rsidR="002A22C0" w:rsidRDefault="002A22C0" w:rsidP="007A38A2">
      <w:pPr>
        <w:pStyle w:val="ListParagraph"/>
        <w:numPr>
          <w:ilvl w:val="1"/>
          <w:numId w:val="4"/>
        </w:numPr>
        <w:outlineLvl w:val="1"/>
      </w:pPr>
      <w:bookmarkStart w:id="98" w:name="_Toc19103675"/>
      <w:r>
        <w:t>sp_ShortCalls_MgrReivew_Submit</w:t>
      </w:r>
      <w:bookmarkEnd w:id="98"/>
    </w:p>
    <w:p w:rsidR="002D6656" w:rsidRDefault="003D32AC" w:rsidP="007E27E7">
      <w:pPr>
        <w:pStyle w:val="ListParagraph"/>
        <w:numPr>
          <w:ilvl w:val="1"/>
          <w:numId w:val="4"/>
        </w:numPr>
        <w:outlineLvl w:val="1"/>
      </w:pPr>
      <w:bookmarkStart w:id="99" w:name="_Toc19103676"/>
      <w:r>
        <w:t>sp_ShortCalls_getMgrReviewDetails</w:t>
      </w:r>
      <w:bookmarkEnd w:id="99"/>
    </w:p>
    <w:p w:rsidR="00D1548C" w:rsidRDefault="00D1548C" w:rsidP="007E27E7">
      <w:pPr>
        <w:pStyle w:val="ListParagraph"/>
        <w:numPr>
          <w:ilvl w:val="1"/>
          <w:numId w:val="4"/>
        </w:numPr>
        <w:outlineLvl w:val="1"/>
      </w:pPr>
      <w:bookmarkStart w:id="100" w:name="_Toc19103677"/>
      <w:r>
        <w:t>sp_Update_Review_Caoching_Log_Supervisor_Pending_Followup</w:t>
      </w:r>
      <w:bookmarkEnd w:id="100"/>
    </w:p>
    <w:p w:rsidR="00143B4B" w:rsidRDefault="00143B4B" w:rsidP="007E27E7">
      <w:pPr>
        <w:pStyle w:val="ListParagraph"/>
        <w:numPr>
          <w:ilvl w:val="1"/>
          <w:numId w:val="4"/>
        </w:numPr>
        <w:outlineLvl w:val="1"/>
      </w:pPr>
      <w:bookmarkStart w:id="101" w:name="_Toc19103678"/>
      <w:r>
        <w:t>sp_Update_Review_Caoching_Log_Employee_Pending_Followup</w:t>
      </w:r>
      <w:bookmarkEnd w:id="101"/>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102" w:name="_Toc19103679"/>
      <w:r>
        <w:rPr>
          <w:b/>
        </w:rPr>
        <w:t>Logic to d</w:t>
      </w:r>
      <w:r w:rsidR="006C1828">
        <w:rPr>
          <w:b/>
        </w:rPr>
        <w:t xml:space="preserve">etermine </w:t>
      </w:r>
      <w:r>
        <w:rPr>
          <w:b/>
        </w:rPr>
        <w:t>pending form type</w:t>
      </w:r>
      <w:bookmarkEnd w:id="102"/>
    </w:p>
    <w:p w:rsidR="00015568" w:rsidRDefault="00015568" w:rsidP="007A38A2">
      <w:pPr>
        <w:pStyle w:val="ListParagraph"/>
        <w:numPr>
          <w:ilvl w:val="1"/>
          <w:numId w:val="4"/>
        </w:numPr>
        <w:outlineLvl w:val="1"/>
      </w:pPr>
      <w:bookmarkStart w:id="103" w:name="_Toc19103680"/>
      <w:r>
        <w:t>Pending Acknowledgement</w:t>
      </w:r>
      <w:bookmarkEnd w:id="103"/>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104" w:name="_Toc19103681"/>
      <w:r>
        <w:t>Pending Research</w:t>
      </w:r>
      <w:bookmarkEnd w:id="104"/>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105" w:name="_Toc19103682"/>
      <w:r>
        <w:t>Pending CSE</w:t>
      </w:r>
      <w:bookmarkEnd w:id="105"/>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106" w:name="_Toc19103683"/>
      <w:r>
        <w:t>Pending Short Call Review</w:t>
      </w:r>
      <w:r w:rsidR="00B53039">
        <w:t xml:space="preserve"> (Supervisor)</w:t>
      </w:r>
      <w:bookmarkEnd w:id="106"/>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107" w:name="_Toc19103684"/>
      <w:r>
        <w:t>Pending Short Call Confirm</w:t>
      </w:r>
      <w:r w:rsidR="00B53039">
        <w:t xml:space="preserve"> (Manager)</w:t>
      </w:r>
      <w:bookmarkEnd w:id="107"/>
    </w:p>
    <w:p w:rsidR="00742889" w:rsidRDefault="00742889" w:rsidP="00B17210">
      <w:pPr>
        <w:pStyle w:val="ListParagraph"/>
        <w:ind w:left="792"/>
      </w:pPr>
      <w:r>
        <w:t xml:space="preserve">If </w:t>
      </w:r>
      <w:r w:rsidR="00EE70FB">
        <w:t>Coaching Log is Short Call and status is “Pending Manager Review”.</w:t>
      </w:r>
    </w:p>
    <w:p w:rsidR="00A602B8" w:rsidRDefault="00A602B8" w:rsidP="00A602B8">
      <w:pPr>
        <w:pStyle w:val="ListParagraph"/>
        <w:numPr>
          <w:ilvl w:val="1"/>
          <w:numId w:val="4"/>
        </w:numPr>
        <w:outlineLvl w:val="1"/>
      </w:pPr>
      <w:bookmarkStart w:id="108" w:name="_Toc19103685"/>
      <w:r>
        <w:lastRenderedPageBreak/>
        <w:t>Pending Follow-Up (Supervisor)</w:t>
      </w:r>
      <w:bookmarkEnd w:id="108"/>
    </w:p>
    <w:p w:rsidR="00A602B8" w:rsidRDefault="00A602B8" w:rsidP="00A602B8">
      <w:pPr>
        <w:ind w:left="720"/>
      </w:pPr>
      <w:r>
        <w:t>If coaching log requires follow-up and status is “Pending Follow-Up”.</w:t>
      </w:r>
    </w:p>
    <w:p w:rsidR="0053696C" w:rsidRDefault="0053696C" w:rsidP="007A38A2">
      <w:pPr>
        <w:pStyle w:val="ListParagraph"/>
        <w:numPr>
          <w:ilvl w:val="1"/>
          <w:numId w:val="4"/>
        </w:numPr>
        <w:outlineLvl w:val="1"/>
      </w:pPr>
      <w:bookmarkStart w:id="109" w:name="_Toc19103686"/>
      <w:r>
        <w:t xml:space="preserve">Pending </w:t>
      </w:r>
      <w:r w:rsidR="008F585E">
        <w:t xml:space="preserve">Regular </w:t>
      </w:r>
      <w:r>
        <w:t>Review</w:t>
      </w:r>
      <w:bookmarkEnd w:id="109"/>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110" w:name="_Toc19103687"/>
      <w:r>
        <w:rPr>
          <w:b/>
        </w:rPr>
        <w:t>Logic to determine Review Page display mode (Ready Only vs Editable)</w:t>
      </w:r>
      <w:bookmarkEnd w:id="110"/>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r w:rsidR="00357C21">
              <w:rPr>
                <w:b/>
              </w:rPr>
              <w:t xml:space="preserve"> – Pending Acknowlegement</w:t>
            </w:r>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111" w:name="_Toc19103688"/>
      <w:r>
        <w:rPr>
          <w:b/>
        </w:rPr>
        <w:t>Logic to determine next status</w:t>
      </w:r>
      <w:bookmarkEnd w:id="111"/>
    </w:p>
    <w:p w:rsidR="00C64664" w:rsidRDefault="00714AE8" w:rsidP="00C64664">
      <w:pPr>
        <w:pStyle w:val="ListParagraph"/>
        <w:numPr>
          <w:ilvl w:val="1"/>
          <w:numId w:val="4"/>
        </w:numPr>
        <w:outlineLvl w:val="1"/>
      </w:pPr>
      <w:bookmarkStart w:id="112" w:name="_Toc19103689"/>
      <w:r>
        <w:t>Pending Acknowledgement</w:t>
      </w:r>
      <w:bookmarkEnd w:id="112"/>
      <w:r w:rsidR="00C64664">
        <w:t xml:space="preserve"> </w:t>
      </w:r>
    </w:p>
    <w:p w:rsidR="000F753B" w:rsidRDefault="000F753B" w:rsidP="00B5168C">
      <w:pPr>
        <w:pStyle w:val="ListParagraph"/>
        <w:ind w:left="792"/>
        <w:outlineLvl w:val="1"/>
      </w:pPr>
      <w:r>
        <w:t>If the log is a warning log, next status will be “Completed”;</w:t>
      </w:r>
    </w:p>
    <w:p w:rsidR="00E37501" w:rsidRDefault="00E37501" w:rsidP="00B5168C">
      <w:pPr>
        <w:pStyle w:val="ListParagraph"/>
        <w:ind w:left="792"/>
        <w:outlineLvl w:val="1"/>
      </w:pPr>
    </w:p>
    <w:p w:rsidR="00DF7DF6" w:rsidRDefault="00E37501" w:rsidP="00B5168C">
      <w:pPr>
        <w:pStyle w:val="ListParagraph"/>
        <w:ind w:left="792"/>
        <w:outlineLvl w:val="1"/>
      </w:pPr>
      <w:r>
        <w:t>Otherwise:</w:t>
      </w:r>
    </w:p>
    <w:p w:rsidR="00C64664" w:rsidRDefault="00C64664" w:rsidP="001E0800">
      <w:pPr>
        <w:pStyle w:val="ListParagraph"/>
        <w:ind w:left="792"/>
      </w:pPr>
      <w:r>
        <w:t>For OverTurned Appeal (OTA) logs, next status will be “Completed”;</w:t>
      </w:r>
    </w:p>
    <w:p w:rsidR="004262F2" w:rsidRDefault="00E7189A" w:rsidP="00FF7D40">
      <w:pPr>
        <w:pStyle w:val="ListParagraph"/>
        <w:ind w:left="792"/>
      </w:pPr>
      <w:r>
        <w:t>If no more reviews needed</w:t>
      </w:r>
      <w:r w:rsidR="004262F2">
        <w:t>, next status will be “Completed”;</w:t>
      </w:r>
    </w:p>
    <w:p w:rsidR="0022730B" w:rsidRPr="00986D3E" w:rsidRDefault="0022730B" w:rsidP="00FF7D40">
      <w:pPr>
        <w:pStyle w:val="ListParagraph"/>
        <w:ind w:left="792"/>
        <w:rPr>
          <w:i/>
          <w:sz w:val="18"/>
          <w:szCs w:val="18"/>
        </w:rPr>
      </w:pPr>
      <w:r w:rsidRPr="00986D3E">
        <w:rPr>
          <w:i/>
          <w:sz w:val="18"/>
          <w:szCs w:val="18"/>
        </w:rPr>
        <w:t>(Note: logic for more reviews needed:</w:t>
      </w:r>
    </w:p>
    <w:p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rsidR="00355BB8" w:rsidRPr="00986D3E" w:rsidRDefault="00355BB8" w:rsidP="00986D3E">
      <w:pPr>
        <w:pStyle w:val="ListParagraph"/>
        <w:numPr>
          <w:ilvl w:val="0"/>
          <w:numId w:val="21"/>
        </w:numPr>
        <w:rPr>
          <w:i/>
          <w:sz w:val="18"/>
          <w:szCs w:val="18"/>
        </w:rPr>
      </w:pPr>
      <w:r w:rsidRPr="00986D3E">
        <w:rPr>
          <w:i/>
          <w:sz w:val="18"/>
          <w:szCs w:val="18"/>
        </w:rPr>
        <w:lastRenderedPageBreak/>
        <w:t>The log is IQS, or CTC, or High5Club, or Kudo, or Attendance, or MSR, or MSRS</w:t>
      </w:r>
    </w:p>
    <w:p w:rsidR="007D415B" w:rsidRPr="00986D3E" w:rsidRDefault="007D415B" w:rsidP="00986D3E">
      <w:pPr>
        <w:ind w:left="792"/>
        <w:rPr>
          <w:i/>
          <w:sz w:val="18"/>
          <w:szCs w:val="18"/>
        </w:rPr>
      </w:pPr>
      <w:r w:rsidRPr="00986D3E">
        <w:rPr>
          <w:i/>
          <w:sz w:val="18"/>
          <w:szCs w:val="18"/>
        </w:rPr>
        <w:t>)</w:t>
      </w:r>
    </w:p>
    <w:p w:rsidR="004262F2" w:rsidRDefault="004262F2" w:rsidP="00FF7D40">
      <w:pPr>
        <w:pStyle w:val="ListParagraph"/>
        <w:ind w:left="792"/>
      </w:pPr>
      <w:r>
        <w:t>Otherwise :</w:t>
      </w:r>
    </w:p>
    <w:p w:rsidR="004262F2" w:rsidRDefault="004262F2" w:rsidP="007A38A2">
      <w:pPr>
        <w:pStyle w:val="ListParagraph"/>
        <w:numPr>
          <w:ilvl w:val="0"/>
          <w:numId w:val="12"/>
        </w:numPr>
      </w:pPr>
      <w:r>
        <w:t>If user is the employee of the log,</w:t>
      </w:r>
    </w:p>
    <w:p w:rsidR="00DF3968" w:rsidRDefault="00DF3968" w:rsidP="007A38A2">
      <w:pPr>
        <w:pStyle w:val="ListParagraph"/>
        <w:numPr>
          <w:ilvl w:val="0"/>
          <w:numId w:val="13"/>
        </w:numPr>
      </w:pPr>
      <w:r>
        <w:t xml:space="preserve">If follow-up is required, </w:t>
      </w:r>
    </w:p>
    <w:p w:rsidR="00967C55" w:rsidRDefault="00967C55" w:rsidP="00967C55">
      <w:pPr>
        <w:pStyle w:val="ListParagraph"/>
        <w:numPr>
          <w:ilvl w:val="0"/>
          <w:numId w:val="19"/>
        </w:numPr>
      </w:pPr>
      <w:r>
        <w:t>If follow-up</w:t>
      </w:r>
      <w:r w:rsidR="00EF6994">
        <w:t xml:space="preserve"> has happened</w:t>
      </w:r>
      <w:r>
        <w:t>, then next status will be “Completed”;</w:t>
      </w:r>
    </w:p>
    <w:p w:rsidR="00967C55" w:rsidRDefault="00967C55" w:rsidP="00967C55">
      <w:pPr>
        <w:pStyle w:val="ListParagraph"/>
        <w:numPr>
          <w:ilvl w:val="0"/>
          <w:numId w:val="19"/>
        </w:numPr>
      </w:pPr>
      <w:r>
        <w:t>Otherwise, next status will be “Pending Follow-up”;</w:t>
      </w:r>
    </w:p>
    <w:p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t>
      </w:r>
      <w:r w:rsidR="007708AB">
        <w:t>e</w:t>
      </w:r>
      <w:r>
        <w:t>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113" w:name="_Toc19103690"/>
      <w:r>
        <w:t>Pending Research</w:t>
      </w:r>
      <w:bookmarkEnd w:id="113"/>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114" w:name="_Toc19103691"/>
      <w:r>
        <w:t>Pending CSE</w:t>
      </w:r>
      <w:bookmarkEnd w:id="114"/>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115" w:name="_Toc19103692"/>
      <w:r>
        <w:t>Pending Short Call Review (Supervisor)</w:t>
      </w:r>
      <w:bookmarkEnd w:id="115"/>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116" w:name="_Toc19103693"/>
      <w:r>
        <w:t xml:space="preserve">Pending Short Call </w:t>
      </w:r>
      <w:r w:rsidR="00AD503D">
        <w:t>Confirm</w:t>
      </w:r>
      <w:r>
        <w:t xml:space="preserve"> (</w:t>
      </w:r>
      <w:r w:rsidR="00D548C6">
        <w:t>Manager</w:t>
      </w:r>
      <w:r>
        <w:t>)</w:t>
      </w:r>
      <w:bookmarkEnd w:id="116"/>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117" w:name="_Toc19103694"/>
      <w:r>
        <w:t xml:space="preserve">Pending </w:t>
      </w:r>
      <w:r w:rsidR="0021598C">
        <w:t xml:space="preserve">Regular </w:t>
      </w:r>
      <w:r>
        <w:t>Review</w:t>
      </w:r>
      <w:bookmarkEnd w:id="117"/>
    </w:p>
    <w:p w:rsidR="00177B53" w:rsidRDefault="00177B53" w:rsidP="00522D50">
      <w:pPr>
        <w:pStyle w:val="ListParagraph"/>
        <w:ind w:left="792"/>
      </w:pPr>
      <w:bookmarkStart w:id="118" w:name="_Toc19103695"/>
      <w:bookmarkEnd w:id="118"/>
      <w:r>
        <w:lastRenderedPageBreak/>
        <w:t>Next status will be “Pending Employee Review”.</w:t>
      </w:r>
    </w:p>
    <w:p w:rsidR="002C329C" w:rsidRDefault="002C329C" w:rsidP="00522D50">
      <w:pPr>
        <w:pStyle w:val="ListParagraph"/>
        <w:ind w:left="792"/>
      </w:pPr>
    </w:p>
    <w:p w:rsidR="002C329C" w:rsidRDefault="002C329C" w:rsidP="002C329C">
      <w:pPr>
        <w:pStyle w:val="ListParagraph"/>
        <w:numPr>
          <w:ilvl w:val="1"/>
          <w:numId w:val="4"/>
        </w:numPr>
        <w:outlineLvl w:val="1"/>
      </w:pPr>
      <w:bookmarkStart w:id="119" w:name="_Toc19103696"/>
      <w:r>
        <w:t>Pending Follow-Up</w:t>
      </w:r>
      <w:bookmarkEnd w:id="119"/>
    </w:p>
    <w:p w:rsidR="002C329C" w:rsidRDefault="002C329C"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120" w:name="_Toc19103697"/>
      <w:r>
        <w:rPr>
          <w:b/>
        </w:rPr>
        <w:t>Instruction text</w:t>
      </w:r>
      <w:bookmarkEnd w:id="120"/>
    </w:p>
    <w:p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lastRenderedPageBreak/>
        <w:t>Quality KUDO CSR</w:t>
      </w:r>
      <w:r w:rsidR="000605E7">
        <w:rPr>
          <w:b/>
        </w:rPr>
        <w:t xml:space="preserve"> – user is the CSR, log is “Kudo”</w:t>
      </w:r>
    </w:p>
    <w:p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rsidR="008A4405" w:rsidRDefault="008A4405" w:rsidP="00C66EA1">
      <w:pPr>
        <w:pStyle w:val="ListParagraph"/>
        <w:ind w:left="1512"/>
      </w:pPr>
      <w:r>
        <w:t>To review your full details, please visit the &lt;a href='https://f3420-mwbp11.vangent.local/scorecard/csrscorecard.aspx'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rsidR="00461D75" w:rsidRDefault="00461D75" w:rsidP="00461D75">
      <w:pPr>
        <w:pStyle w:val="ListParagraph"/>
        <w:ind w:left="1512"/>
      </w:pPr>
      <w:r>
        <w:t xml:space="preserve">To review your full details, please visit the &lt;a href='https://f3420-mwbp11.vangent.local/scorecard/csrscorecard.aspx'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rsidR="00BF0E14" w:rsidRDefault="00BF0E14" w:rsidP="00BF0E14">
      <w:pPr>
        <w:pStyle w:val="ListParagraph"/>
        <w:ind w:left="1512"/>
      </w:pPr>
      <w:r>
        <w:lastRenderedPageBreak/>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rsidR="00FA2333" w:rsidRDefault="00FA2333" w:rsidP="00BC36A7">
      <w:pPr>
        <w:pStyle w:val="ListParagraph"/>
        <w:ind w:left="1512"/>
      </w:pPr>
    </w:p>
    <w:p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rsidR="00FA2333" w:rsidRDefault="00FA2333" w:rsidP="00FA2333">
      <w:pPr>
        <w:pStyle w:val="ListParagraph"/>
        <w:ind w:left="1512"/>
        <w:rPr>
          <w:i/>
          <w:iCs/>
        </w:rPr>
      </w:pPr>
      <w:r>
        <w:rPr>
          <w:i/>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w:t>
      </w:r>
      <w:r>
        <w:rPr>
          <w:i/>
          <w:iCs/>
        </w:rPr>
        <w:lastRenderedPageBreak/>
        <w:t>your CSR for a job well done. This notification is for your CSR and does not apply to your personal attendance. Please refer to the name listed beside the 'employee' field to determine the employee who is receiving this message.</w:t>
      </w:r>
    </w:p>
    <w:p w:rsidR="00116FD0" w:rsidRDefault="00116FD0" w:rsidP="00FA2333">
      <w:pPr>
        <w:pStyle w:val="ListParagraph"/>
        <w:ind w:left="1512"/>
        <w:rPr>
          <w:i/>
          <w:iCs/>
        </w:rPr>
      </w:pPr>
    </w:p>
    <w:p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rsidR="00BF5448" w:rsidRPr="00B5168C" w:rsidRDefault="00BF5448" w:rsidP="00B5168C">
      <w:pPr>
        <w:pStyle w:val="ListParagraph"/>
        <w:ind w:left="1512"/>
        <w:rPr>
          <w:i/>
        </w:rPr>
      </w:pPr>
    </w:p>
    <w:p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rsidR="00BF5448" w:rsidRPr="00B5168C" w:rsidRDefault="00BF5448" w:rsidP="00116FD0">
      <w:pPr>
        <w:pStyle w:val="ListParagraph"/>
        <w:ind w:left="1512"/>
        <w:rPr>
          <w:i/>
        </w:rPr>
      </w:pPr>
    </w:p>
    <w:p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rsidR="00BF5448" w:rsidRPr="00B5168C" w:rsidRDefault="00BF5448" w:rsidP="00116FD0">
      <w:pPr>
        <w:pStyle w:val="ListParagraph"/>
        <w:ind w:left="1512"/>
        <w:rPr>
          <w:i/>
        </w:rPr>
      </w:pPr>
    </w:p>
    <w:p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rsidR="00116FD0" w:rsidRPr="00B5168C" w:rsidRDefault="00116FD0" w:rsidP="00B5168C">
      <w:pPr>
        <w:pStyle w:val="ListParagraph"/>
        <w:numPr>
          <w:ilvl w:val="0"/>
          <w:numId w:val="24"/>
        </w:numPr>
        <w:rPr>
          <w:i/>
        </w:rPr>
      </w:pPr>
      <w:r w:rsidRPr="00B5168C">
        <w:rPr>
          <w:i/>
        </w:rPr>
        <w:t>If you are unable to come to work due to unexpected illness or other emergency, you must comply with notification guidelines outlined in the above attendance policy.</w:t>
      </w:r>
    </w:p>
    <w:p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rsidR="00BF5448" w:rsidRPr="00B5168C" w:rsidRDefault="00BF5448" w:rsidP="00B5168C">
      <w:pPr>
        <w:pStyle w:val="ListParagraph"/>
        <w:ind w:left="2232"/>
        <w:rPr>
          <w:i/>
        </w:rPr>
      </w:pPr>
    </w:p>
    <w:p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rsidR="000C2D93" w:rsidRDefault="000C2D93" w:rsidP="00116FD0">
      <w:pPr>
        <w:pStyle w:val="ListParagraph"/>
        <w:ind w:left="1512"/>
        <w:rPr>
          <w:i/>
        </w:rPr>
      </w:pPr>
    </w:p>
    <w:p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completed Attendance Policy training and signed an acknowledgement form stating you understood the policies.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rsidR="00970024" w:rsidRPr="00970024" w:rsidRDefault="00970024" w:rsidP="00B5168C">
      <w:pPr>
        <w:pStyle w:val="ListParagraph"/>
        <w:numPr>
          <w:ilvl w:val="0"/>
          <w:numId w:val="23"/>
        </w:numPr>
        <w:rPr>
          <w:i/>
        </w:rPr>
      </w:pPr>
      <w:r w:rsidRPr="00970024">
        <w:rPr>
          <w:i/>
        </w:rPr>
        <w:t>Correct your behavior of repeated unexcused/unapproved absences.</w:t>
      </w:r>
    </w:p>
    <w:p w:rsidR="00970024" w:rsidRDefault="00970024" w:rsidP="00B5168C">
      <w:pPr>
        <w:pStyle w:val="ListParagraph"/>
        <w:numPr>
          <w:ilvl w:val="0"/>
          <w:numId w:val="23"/>
        </w:numPr>
        <w:rPr>
          <w:i/>
        </w:rPr>
      </w:pPr>
      <w:r w:rsidRPr="00970024">
        <w:rPr>
          <w:i/>
        </w:rPr>
        <w:t>Work your shift as scheduled.</w:t>
      </w:r>
    </w:p>
    <w:p w:rsidR="00387C6C" w:rsidRPr="00970024" w:rsidRDefault="00387C6C" w:rsidP="00B5168C">
      <w:pPr>
        <w:pStyle w:val="ListParagraph"/>
        <w:ind w:left="2232"/>
        <w:rPr>
          <w:i/>
        </w:rPr>
      </w:pPr>
    </w:p>
    <w:p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must demonstrate immediate and sustained improvement in the areas noted above.</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rsidTr="00387C6C">
        <w:tc>
          <w:tcPr>
            <w:tcW w:w="2952" w:type="dxa"/>
          </w:tcPr>
          <w:p w:rsidR="00387C6C" w:rsidRPr="00B5168C" w:rsidRDefault="00387C6C" w:rsidP="00970024">
            <w:pPr>
              <w:pStyle w:val="ListParagraph"/>
              <w:ind w:left="0"/>
              <w:rPr>
                <w:b/>
                <w:i/>
              </w:rPr>
            </w:pPr>
            <w:r w:rsidRPr="00B5168C">
              <w:rPr>
                <w:b/>
                <w:i/>
              </w:rPr>
              <w:t>Pattern Occurrences</w:t>
            </w:r>
          </w:p>
        </w:tc>
        <w:tc>
          <w:tcPr>
            <w:tcW w:w="2952" w:type="dxa"/>
          </w:tcPr>
          <w:p w:rsidR="00387C6C" w:rsidRPr="00B5168C" w:rsidRDefault="00387C6C" w:rsidP="00970024">
            <w:pPr>
              <w:pStyle w:val="ListParagraph"/>
              <w:ind w:left="0"/>
              <w:rPr>
                <w:b/>
                <w:i/>
              </w:rPr>
            </w:pPr>
            <w:r w:rsidRPr="00B5168C">
              <w:rPr>
                <w:b/>
                <w:i/>
              </w:rPr>
              <w:t>Level of Disciplinary</w:t>
            </w:r>
          </w:p>
        </w:tc>
        <w:tc>
          <w:tcPr>
            <w:tcW w:w="2952" w:type="dxa"/>
          </w:tcPr>
          <w:p w:rsidR="00387C6C" w:rsidRPr="00B5168C" w:rsidRDefault="00387C6C" w:rsidP="00970024">
            <w:pPr>
              <w:pStyle w:val="ListParagraph"/>
              <w:ind w:left="0"/>
              <w:rPr>
                <w:b/>
                <w:i/>
              </w:rPr>
            </w:pPr>
            <w:r w:rsidRPr="00B5168C">
              <w:rPr>
                <w:b/>
                <w:i/>
              </w:rPr>
              <w:t>Action</w:t>
            </w:r>
          </w:p>
        </w:tc>
      </w:tr>
      <w:tr w:rsidR="00387C6C" w:rsidTr="00387C6C">
        <w:tc>
          <w:tcPr>
            <w:tcW w:w="2952" w:type="dxa"/>
          </w:tcPr>
          <w:p w:rsidR="00387C6C" w:rsidRDefault="00387C6C" w:rsidP="00970024">
            <w:pPr>
              <w:pStyle w:val="ListParagraph"/>
              <w:ind w:left="0"/>
              <w:rPr>
                <w:i/>
              </w:rPr>
            </w:pPr>
            <w:r>
              <w:rPr>
                <w:i/>
              </w:rPr>
              <w:t>3 Occurrences</w:t>
            </w:r>
          </w:p>
        </w:tc>
        <w:tc>
          <w:tcPr>
            <w:tcW w:w="2952" w:type="dxa"/>
          </w:tcPr>
          <w:p w:rsidR="00387C6C" w:rsidRDefault="00387C6C" w:rsidP="00970024">
            <w:pPr>
              <w:pStyle w:val="ListParagraph"/>
              <w:ind w:left="0"/>
              <w:rPr>
                <w:i/>
              </w:rPr>
            </w:pPr>
            <w:r>
              <w:rPr>
                <w:i/>
              </w:rPr>
              <w:t>Formal Coaching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6 Occurrences</w:t>
            </w:r>
          </w:p>
        </w:tc>
        <w:tc>
          <w:tcPr>
            <w:tcW w:w="2952" w:type="dxa"/>
          </w:tcPr>
          <w:p w:rsidR="00387C6C" w:rsidRDefault="00387C6C" w:rsidP="00970024">
            <w:pPr>
              <w:pStyle w:val="ListParagraph"/>
              <w:ind w:left="0"/>
              <w:rPr>
                <w:i/>
              </w:rPr>
            </w:pPr>
            <w:r>
              <w:rPr>
                <w:i/>
              </w:rPr>
              <w:t>Verbal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9 Occurrences</w:t>
            </w:r>
          </w:p>
        </w:tc>
        <w:tc>
          <w:tcPr>
            <w:tcW w:w="2952" w:type="dxa"/>
          </w:tcPr>
          <w:p w:rsidR="00387C6C" w:rsidRDefault="00387C6C" w:rsidP="00970024">
            <w:pPr>
              <w:pStyle w:val="ListParagraph"/>
              <w:ind w:left="0"/>
              <w:rPr>
                <w:i/>
              </w:rPr>
            </w:pPr>
            <w:r>
              <w:rPr>
                <w:i/>
              </w:rPr>
              <w:t>Written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12 Occurrences</w:t>
            </w:r>
          </w:p>
        </w:tc>
        <w:tc>
          <w:tcPr>
            <w:tcW w:w="2952" w:type="dxa"/>
          </w:tcPr>
          <w:p w:rsidR="00387C6C" w:rsidRDefault="00387C6C" w:rsidP="00970024">
            <w:pPr>
              <w:pStyle w:val="ListParagraph"/>
              <w:ind w:left="0"/>
              <w:rPr>
                <w:i/>
              </w:rPr>
            </w:pPr>
            <w:r>
              <w:rPr>
                <w:i/>
              </w:rPr>
              <w:t>Termination</w:t>
            </w:r>
          </w:p>
        </w:tc>
        <w:tc>
          <w:tcPr>
            <w:tcW w:w="2952" w:type="dxa"/>
          </w:tcPr>
          <w:p w:rsidR="00387C6C" w:rsidRDefault="00387C6C" w:rsidP="00970024">
            <w:pPr>
              <w:pStyle w:val="ListParagraph"/>
              <w:ind w:left="0"/>
              <w:rPr>
                <w:i/>
              </w:rPr>
            </w:pPr>
          </w:p>
        </w:tc>
      </w:tr>
    </w:tbl>
    <w:p w:rsidR="00387C6C" w:rsidRPr="00970024" w:rsidRDefault="00387C6C" w:rsidP="00970024">
      <w:pPr>
        <w:pStyle w:val="ListParagraph"/>
        <w:ind w:left="1512"/>
        <w:rPr>
          <w:i/>
        </w:rPr>
      </w:pPr>
    </w:p>
    <w:p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rsidR="00286F9F" w:rsidRPr="00B5168C" w:rsidRDefault="00286F9F" w:rsidP="00B5168C">
      <w:pPr>
        <w:ind w:left="1296"/>
        <w:rPr>
          <w:i/>
        </w:rPr>
      </w:pPr>
    </w:p>
    <w:p w:rsidR="00970024" w:rsidRPr="00B5168C" w:rsidRDefault="00970024" w:rsidP="00B5168C">
      <w:pPr>
        <w:ind w:left="1296"/>
        <w:rPr>
          <w:i/>
        </w:rPr>
      </w:pPr>
      <w:r w:rsidRPr="00B5168C">
        <w:rPr>
          <w:i/>
        </w:rPr>
        <w:t>This Formal Coaching may not impact your ability to be considered for in-staff transfers or promotional opportunities.</w:t>
      </w:r>
    </w:p>
    <w:p w:rsidR="000C2D93" w:rsidRPr="00B5168C" w:rsidRDefault="000C2D93" w:rsidP="00116FD0">
      <w:pPr>
        <w:pStyle w:val="ListParagraph"/>
        <w:ind w:left="1512"/>
        <w:rPr>
          <w:i/>
        </w:rPr>
      </w:pPr>
    </w:p>
    <w:sectPr w:rsidR="000C2D93" w:rsidRPr="00B5168C" w:rsidSect="009B6177">
      <w:footerReference w:type="default" r:id="rId46"/>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317" w:rsidRDefault="00AF6317">
      <w:r>
        <w:separator/>
      </w:r>
    </w:p>
  </w:endnote>
  <w:endnote w:type="continuationSeparator" w:id="0">
    <w:p w:rsidR="00AF6317" w:rsidRDefault="00AF6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313" w:rsidRDefault="007B6313" w:rsidP="0075562D">
    <w:pPr>
      <w:rPr>
        <w:sz w:val="18"/>
      </w:rPr>
    </w:pPr>
    <w:r>
      <w:rPr>
        <w:b/>
        <w:sz w:val="18"/>
      </w:rPr>
      <w:t>GDIT CONFIDENTIAL</w:t>
    </w:r>
    <w:r>
      <w:rPr>
        <w:b/>
        <w:sz w:val="18"/>
      </w:rPr>
      <w:tab/>
      <w:t xml:space="preserve">                                                                                   CCO_eCoaching_Log_Review _DD</w:t>
    </w:r>
  </w:p>
  <w:p w:rsidR="007B6313" w:rsidRDefault="007B6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7B6313" w:rsidRDefault="007B6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03571B">
      <w:rPr>
        <w:rStyle w:val="PageNumber"/>
        <w:noProof/>
      </w:rPr>
      <w:t>29</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313" w:rsidRDefault="007B6313" w:rsidP="0075562D">
    <w:pPr>
      <w:rPr>
        <w:sz w:val="18"/>
      </w:rPr>
    </w:pPr>
    <w:r>
      <w:rPr>
        <w:b/>
        <w:sz w:val="18"/>
      </w:rPr>
      <w:t>GDIT CONFIDENTIAL</w:t>
    </w:r>
    <w:r>
      <w:rPr>
        <w:b/>
        <w:sz w:val="18"/>
      </w:rPr>
      <w:tab/>
    </w:r>
    <w:r>
      <w:rPr>
        <w:b/>
        <w:sz w:val="18"/>
      </w:rPr>
      <w:tab/>
    </w:r>
    <w:r>
      <w:rPr>
        <w:b/>
        <w:sz w:val="18"/>
      </w:rPr>
      <w:tab/>
      <w:t xml:space="preserve">                                       CCO_eCoaching_Log_Historical_Dashboard_DD</w:t>
    </w:r>
  </w:p>
  <w:p w:rsidR="007B6313" w:rsidRDefault="007B6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7B6313" w:rsidRDefault="007B6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03571B">
      <w:rPr>
        <w:rStyle w:val="PageNumber"/>
        <w:noProof/>
      </w:rPr>
      <w:t>30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317" w:rsidRDefault="00AF6317">
      <w:r>
        <w:separator/>
      </w:r>
    </w:p>
  </w:footnote>
  <w:footnote w:type="continuationSeparator" w:id="0">
    <w:p w:rsidR="00AF6317" w:rsidRDefault="00AF63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ang, Lili (NE)">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F9C"/>
    <w:rsid w:val="00037337"/>
    <w:rsid w:val="0003750F"/>
    <w:rsid w:val="000379BD"/>
    <w:rsid w:val="000400B6"/>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A1"/>
    <w:rsid w:val="00111BB2"/>
    <w:rsid w:val="001122EA"/>
    <w:rsid w:val="0011242F"/>
    <w:rsid w:val="00114B68"/>
    <w:rsid w:val="00114F41"/>
    <w:rsid w:val="00115F93"/>
    <w:rsid w:val="00116757"/>
    <w:rsid w:val="00116A05"/>
    <w:rsid w:val="00116F1E"/>
    <w:rsid w:val="00116FD0"/>
    <w:rsid w:val="00117077"/>
    <w:rsid w:val="001170B6"/>
    <w:rsid w:val="001177CE"/>
    <w:rsid w:val="00117846"/>
    <w:rsid w:val="00117A50"/>
    <w:rsid w:val="001204CA"/>
    <w:rsid w:val="00122762"/>
    <w:rsid w:val="00123165"/>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C22"/>
    <w:rsid w:val="005D1F00"/>
    <w:rsid w:val="005D2130"/>
    <w:rsid w:val="005D3056"/>
    <w:rsid w:val="005D3655"/>
    <w:rsid w:val="005D4B04"/>
    <w:rsid w:val="005D4E06"/>
    <w:rsid w:val="005D54C1"/>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52E"/>
    <w:rsid w:val="009B282E"/>
    <w:rsid w:val="009B2A2F"/>
    <w:rsid w:val="009B2B53"/>
    <w:rsid w:val="009B3262"/>
    <w:rsid w:val="009B3D30"/>
    <w:rsid w:val="009B3D78"/>
    <w:rsid w:val="009B5D6F"/>
    <w:rsid w:val="009B6177"/>
    <w:rsid w:val="009B761F"/>
    <w:rsid w:val="009B773B"/>
    <w:rsid w:val="009C0510"/>
    <w:rsid w:val="009C052D"/>
    <w:rsid w:val="009C0BF0"/>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68C"/>
    <w:rsid w:val="00B519B5"/>
    <w:rsid w:val="00B52E72"/>
    <w:rsid w:val="00B53039"/>
    <w:rsid w:val="00B53480"/>
    <w:rsid w:val="00B53ADA"/>
    <w:rsid w:val="00B54921"/>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6A7"/>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4E5B"/>
    <w:rsid w:val="00FB58A4"/>
    <w:rsid w:val="00FB5D75"/>
    <w:rsid w:val="00FB5EDC"/>
    <w:rsid w:val="00FC0AF6"/>
    <w:rsid w:val="00FC1680"/>
    <w:rsid w:val="00FC1859"/>
    <w:rsid w:val="00FC2EC7"/>
    <w:rsid w:val="00FC2F04"/>
    <w:rsid w:val="00FC3AA3"/>
    <w:rsid w:val="00FC4C92"/>
    <w:rsid w:val="00FC4F5D"/>
    <w:rsid w:val="00FC570D"/>
    <w:rsid w:val="00FC695C"/>
    <w:rsid w:val="00FC74E6"/>
    <w:rsid w:val="00FD0436"/>
    <w:rsid w:val="00FD06A2"/>
    <w:rsid w:val="00FD073E"/>
    <w:rsid w:val="00FD14AF"/>
    <w:rsid w:val="00FD17DB"/>
    <w:rsid w:val="00FD1D84"/>
    <w:rsid w:val="00FD2570"/>
    <w:rsid w:val="00FD3BB9"/>
    <w:rsid w:val="00FD45B7"/>
    <w:rsid w:val="00FD495F"/>
    <w:rsid w:val="00FD5841"/>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CB3469"/>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1FD86-7914-489F-9E1E-64652562E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15606</TotalTime>
  <Pages>37</Pages>
  <Words>6814</Words>
  <Characters>38846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45569</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 (NE)</cp:lastModifiedBy>
  <cp:revision>2513</cp:revision>
  <cp:lastPrinted>2008-09-18T13:23:00Z</cp:lastPrinted>
  <dcterms:created xsi:type="dcterms:W3CDTF">2016-03-22T16:25:00Z</dcterms:created>
  <dcterms:modified xsi:type="dcterms:W3CDTF">2020-03-23T22:01:00Z</dcterms:modified>
</cp:coreProperties>
</file>