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C8" w:rsidRDefault="00EF5FC8">
      <w:pPr>
        <w:pStyle w:val="Title1"/>
      </w:pPr>
      <w:r>
        <w:t>________________________</w:t>
      </w:r>
    </w:p>
    <w:p w:rsidR="00EF5FC8" w:rsidRDefault="00095450" w:rsidP="00B5639F">
      <w:pPr>
        <w:spacing w:before="120"/>
        <w:ind w:right="-274"/>
        <w:jc w:val="center"/>
      </w:pPr>
      <w:r>
        <w:rPr>
          <w:rFonts w:ascii="AvenirLTPro-Light" w:hAnsi="AvenirLTPro-Light"/>
          <w:noProof/>
          <w:color w:val="B85C1F"/>
        </w:rPr>
        <w:drawing>
          <wp:inline distT="0" distB="0" distL="0" distR="0" wp14:anchorId="6CBB482B" wp14:editId="67CC88AA">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rsidR="00DA0FAB" w:rsidRDefault="00DA0FAB" w:rsidP="00B5639F">
      <w:pPr>
        <w:spacing w:before="120"/>
        <w:ind w:right="-274"/>
        <w:jc w:val="center"/>
      </w:pPr>
    </w:p>
    <w:p w:rsidR="00DA0FAB" w:rsidRDefault="00DA0FAB" w:rsidP="00B5639F">
      <w:pPr>
        <w:spacing w:before="120"/>
        <w:ind w:right="-274"/>
        <w:jc w:val="cente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55AF89"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88A8D0"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ADB770"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rsidTr="005E2E97">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rsidTr="005E2E97">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rsidTr="005E2E97">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rsidTr="005E2E9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rsidTr="005E2E97">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rsidTr="005E2E9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rsidTr="005E2E97">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sz w:val="20"/>
              </w:rPr>
            </w:pPr>
            <w:r>
              <w:rPr>
                <w:sz w:val="20"/>
              </w:rPr>
              <w:t>09/24/2019</w:t>
            </w:r>
          </w:p>
          <w:p w:rsidR="007B6313" w:rsidRDefault="007B6313" w:rsidP="001118A1">
            <w:pPr>
              <w:pStyle w:val="hdr1"/>
              <w:ind w:left="0"/>
              <w:jc w:val="left"/>
              <w:rPr>
                <w:sz w:val="20"/>
              </w:rPr>
            </w:pPr>
            <w:r>
              <w:rPr>
                <w:sz w:val="20"/>
              </w:rPr>
              <w:t>12/09/2019</w:t>
            </w:r>
          </w:p>
          <w:p w:rsidR="00B5168C" w:rsidRDefault="00B5168C" w:rsidP="001118A1">
            <w:pPr>
              <w:pStyle w:val="hdr1"/>
              <w:ind w:left="0"/>
              <w:jc w:val="left"/>
              <w:rPr>
                <w:sz w:val="20"/>
              </w:rPr>
            </w:pPr>
          </w:p>
          <w:p w:rsidR="00B5168C" w:rsidRDefault="00B5168C" w:rsidP="001118A1">
            <w:pPr>
              <w:pStyle w:val="hdr1"/>
              <w:ind w:left="0"/>
              <w:jc w:val="left"/>
              <w:rPr>
                <w:sz w:val="20"/>
              </w:rPr>
            </w:pPr>
            <w:r>
              <w:rPr>
                <w:sz w:val="20"/>
              </w:rPr>
              <w:t>03/23/2020</w:t>
            </w:r>
          </w:p>
          <w:p w:rsidR="00B3383D" w:rsidRDefault="00B3383D" w:rsidP="001118A1">
            <w:pPr>
              <w:pStyle w:val="hdr1"/>
              <w:ind w:left="0"/>
              <w:jc w:val="left"/>
              <w:rPr>
                <w:sz w:val="20"/>
              </w:rPr>
            </w:pPr>
            <w:r>
              <w:rPr>
                <w:sz w:val="20"/>
              </w:rPr>
              <w:t>07/24/2020</w:t>
            </w:r>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r>
              <w:rPr>
                <w:color w:val="000000"/>
                <w:sz w:val="20"/>
              </w:rPr>
              <w:t>TFS 15601 – London Alternate Channel Bingo</w:t>
            </w:r>
          </w:p>
          <w:p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rsidR="00573C53" w:rsidRDefault="00573C53">
            <w:pPr>
              <w:pStyle w:val="hdr1"/>
              <w:ind w:left="0"/>
              <w:jc w:val="left"/>
              <w:rPr>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rsidR="00B5168C" w:rsidRDefault="00B5168C">
            <w:pPr>
              <w:pStyle w:val="hdr1"/>
              <w:ind w:left="0"/>
              <w:jc w:val="left"/>
              <w:rPr>
                <w:color w:val="000000"/>
                <w:sz w:val="20"/>
              </w:rPr>
            </w:pPr>
            <w:r>
              <w:rPr>
                <w:color w:val="000000"/>
                <w:sz w:val="20"/>
              </w:rPr>
              <w:t>TFS 16893 – Allow employees to enter comments to warnings</w:t>
            </w:r>
          </w:p>
          <w:p w:rsidR="00B3383D" w:rsidRDefault="00B3383D">
            <w:pPr>
              <w:pStyle w:val="hdr1"/>
              <w:ind w:left="0"/>
              <w:jc w:val="left"/>
              <w:rPr>
                <w:color w:val="000000"/>
                <w:sz w:val="20"/>
              </w:rPr>
            </w:pPr>
            <w:r>
              <w:rPr>
                <w:color w:val="000000"/>
                <w:sz w:val="20"/>
              </w:rPr>
              <w:t>TFS 17803 – Update GDIT to MAXIMUS</w:t>
            </w:r>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sz w:val="20"/>
              </w:rPr>
            </w:pPr>
            <w:r>
              <w:rPr>
                <w:sz w:val="20"/>
              </w:rPr>
              <w:t>Lili Huang</w:t>
            </w:r>
          </w:p>
          <w:p w:rsidR="00573C53" w:rsidRDefault="00573C53">
            <w:pPr>
              <w:pStyle w:val="hdr1"/>
              <w:ind w:left="0"/>
              <w:jc w:val="left"/>
              <w:rPr>
                <w:sz w:val="20"/>
              </w:rPr>
            </w:pPr>
            <w:r>
              <w:rPr>
                <w:sz w:val="20"/>
              </w:rPr>
              <w:t>Lili Huang</w:t>
            </w:r>
          </w:p>
          <w:p w:rsidR="00B5168C" w:rsidRDefault="00B5168C">
            <w:pPr>
              <w:pStyle w:val="hdr1"/>
              <w:ind w:left="0"/>
              <w:jc w:val="left"/>
              <w:rPr>
                <w:sz w:val="20"/>
              </w:rPr>
            </w:pPr>
          </w:p>
          <w:p w:rsidR="00B5168C" w:rsidRDefault="00B5168C">
            <w:pPr>
              <w:pStyle w:val="hdr1"/>
              <w:ind w:left="0"/>
              <w:jc w:val="left"/>
              <w:rPr>
                <w:sz w:val="20"/>
              </w:rPr>
            </w:pPr>
            <w:r>
              <w:rPr>
                <w:sz w:val="20"/>
              </w:rPr>
              <w:t>Lili Huang</w:t>
            </w:r>
          </w:p>
          <w:p w:rsidR="00B3383D" w:rsidRDefault="00B3383D">
            <w:pPr>
              <w:pStyle w:val="hdr1"/>
              <w:ind w:left="0"/>
              <w:jc w:val="left"/>
              <w:rPr>
                <w:sz w:val="20"/>
              </w:rPr>
            </w:pPr>
            <w:r>
              <w:rPr>
                <w:sz w:val="20"/>
              </w:rPr>
              <w:t>Lili Huang</w:t>
            </w:r>
          </w:p>
        </w:tc>
      </w:tr>
      <w:tr w:rsidR="009F0FF1" w:rsidTr="005E2E97">
        <w:tc>
          <w:tcPr>
            <w:tcW w:w="1440" w:type="dxa"/>
          </w:tcPr>
          <w:p w:rsidR="009F0FF1" w:rsidRDefault="009F0FF1" w:rsidP="001118A1">
            <w:pPr>
              <w:pStyle w:val="hdr1"/>
              <w:ind w:left="0"/>
              <w:jc w:val="left"/>
              <w:rPr>
                <w:sz w:val="20"/>
              </w:rPr>
            </w:pPr>
            <w:r>
              <w:rPr>
                <w:sz w:val="20"/>
              </w:rPr>
              <w:t>07/31/2020</w:t>
            </w:r>
          </w:p>
          <w:p w:rsidR="00A6633F" w:rsidRDefault="00A6633F" w:rsidP="001118A1">
            <w:pPr>
              <w:pStyle w:val="hdr1"/>
              <w:ind w:left="0"/>
              <w:jc w:val="left"/>
              <w:rPr>
                <w:sz w:val="20"/>
              </w:rPr>
            </w:pPr>
          </w:p>
          <w:p w:rsidR="00A6633F" w:rsidRDefault="00A6633F" w:rsidP="001118A1">
            <w:pPr>
              <w:pStyle w:val="hdr1"/>
              <w:ind w:left="0"/>
              <w:jc w:val="left"/>
              <w:rPr>
                <w:ins w:id="0" w:author="Huang, Lili (NE)" w:date="2020-09-23T15:37:00Z"/>
                <w:sz w:val="20"/>
              </w:rPr>
            </w:pPr>
            <w:r>
              <w:rPr>
                <w:sz w:val="20"/>
              </w:rPr>
              <w:t>08/18/20202</w:t>
            </w:r>
          </w:p>
          <w:p w:rsidR="001C5F30" w:rsidRDefault="001C5F30" w:rsidP="001118A1">
            <w:pPr>
              <w:pStyle w:val="hdr1"/>
              <w:ind w:left="0"/>
              <w:jc w:val="left"/>
              <w:rPr>
                <w:ins w:id="1" w:author="Huang, Lili (NE)" w:date="2020-09-23T15:37:00Z"/>
                <w:sz w:val="20"/>
              </w:rPr>
            </w:pPr>
          </w:p>
          <w:p w:rsidR="001C5F30" w:rsidRDefault="001C5F30" w:rsidP="001118A1">
            <w:pPr>
              <w:pStyle w:val="hdr1"/>
              <w:ind w:left="0"/>
              <w:jc w:val="left"/>
              <w:rPr>
                <w:sz w:val="20"/>
              </w:rPr>
            </w:pPr>
          </w:p>
        </w:tc>
        <w:tc>
          <w:tcPr>
            <w:tcW w:w="5238" w:type="dxa"/>
          </w:tcPr>
          <w:p w:rsidR="009F0FF1" w:rsidRDefault="009F0FF1" w:rsidP="001118A1">
            <w:pPr>
              <w:pStyle w:val="hdr1"/>
              <w:ind w:left="0"/>
              <w:jc w:val="left"/>
              <w:rPr>
                <w:color w:val="000000"/>
                <w:sz w:val="20"/>
              </w:rPr>
            </w:pPr>
            <w:r>
              <w:rPr>
                <w:color w:val="000000"/>
                <w:sz w:val="20"/>
              </w:rPr>
              <w:t>TFS 17803 – Update GDIT to MAXIMUS</w:t>
            </w:r>
          </w:p>
          <w:p w:rsidR="009F0FF1" w:rsidRDefault="009F0FF1" w:rsidP="001118A1">
            <w:pPr>
              <w:pStyle w:val="hdr1"/>
              <w:ind w:left="0"/>
              <w:jc w:val="left"/>
              <w:rPr>
                <w:color w:val="000000"/>
                <w:sz w:val="20"/>
              </w:rPr>
            </w:pPr>
            <w:r>
              <w:rPr>
                <w:color w:val="000000"/>
                <w:sz w:val="20"/>
              </w:rPr>
              <w:t>Updated performance scorecard url from vangent to current.</w:t>
            </w:r>
          </w:p>
          <w:p w:rsidR="00A6633F" w:rsidRDefault="00A6633F" w:rsidP="001118A1">
            <w:pPr>
              <w:pStyle w:val="hdr1"/>
              <w:ind w:left="0"/>
              <w:jc w:val="left"/>
              <w:rPr>
                <w:color w:val="000000"/>
                <w:sz w:val="20"/>
              </w:rPr>
            </w:pPr>
            <w:r>
              <w:rPr>
                <w:color w:val="000000"/>
                <w:sz w:val="20"/>
              </w:rPr>
              <w:t>TFS 18176 – Allow senior manage to view log details.</w:t>
            </w:r>
          </w:p>
          <w:p w:rsidR="001C5F30" w:rsidRDefault="00AD5AC6" w:rsidP="007144DD">
            <w:pPr>
              <w:pStyle w:val="hdr1"/>
              <w:ind w:left="0"/>
              <w:jc w:val="left"/>
              <w:rPr>
                <w:color w:val="000000"/>
                <w:sz w:val="20"/>
              </w:rPr>
            </w:pPr>
            <w:r>
              <w:rPr>
                <w:color w:val="000000"/>
                <w:sz w:val="20"/>
              </w:rPr>
              <w:t>Added section “6. Logic to determine who can view log details”</w:t>
            </w:r>
          </w:p>
        </w:tc>
        <w:tc>
          <w:tcPr>
            <w:tcW w:w="2790" w:type="dxa"/>
          </w:tcPr>
          <w:p w:rsidR="009F0FF1" w:rsidRDefault="009F0FF1">
            <w:pPr>
              <w:pStyle w:val="hdr1"/>
              <w:ind w:left="0"/>
              <w:jc w:val="left"/>
              <w:rPr>
                <w:sz w:val="20"/>
              </w:rPr>
            </w:pPr>
            <w:r>
              <w:rPr>
                <w:sz w:val="20"/>
              </w:rPr>
              <w:t>Lili Huang</w:t>
            </w:r>
          </w:p>
          <w:p w:rsidR="00A6633F" w:rsidRDefault="00A6633F">
            <w:pPr>
              <w:pStyle w:val="hdr1"/>
              <w:ind w:left="0"/>
              <w:jc w:val="left"/>
              <w:rPr>
                <w:sz w:val="20"/>
              </w:rPr>
            </w:pPr>
          </w:p>
          <w:p w:rsidR="00A6633F" w:rsidRDefault="00A6633F">
            <w:pPr>
              <w:pStyle w:val="hdr1"/>
              <w:ind w:left="0"/>
              <w:jc w:val="left"/>
              <w:rPr>
                <w:ins w:id="2" w:author="Huang, Lili (NE)" w:date="2020-09-23T15:38:00Z"/>
                <w:sz w:val="20"/>
              </w:rPr>
            </w:pPr>
            <w:r>
              <w:rPr>
                <w:sz w:val="20"/>
              </w:rPr>
              <w:t>Lili Huang</w:t>
            </w:r>
          </w:p>
          <w:p w:rsidR="001C5F30" w:rsidRDefault="001C5F30">
            <w:pPr>
              <w:pStyle w:val="hdr1"/>
              <w:ind w:left="0"/>
              <w:jc w:val="left"/>
              <w:rPr>
                <w:ins w:id="3" w:author="Huang, Lili (NE)" w:date="2020-09-23T15:38:00Z"/>
                <w:sz w:val="20"/>
              </w:rPr>
            </w:pPr>
          </w:p>
          <w:p w:rsidR="001C5F30" w:rsidRDefault="001C5F30" w:rsidP="007144DD">
            <w:pPr>
              <w:pStyle w:val="hdr1"/>
              <w:ind w:left="0"/>
              <w:jc w:val="left"/>
              <w:rPr>
                <w:sz w:val="20"/>
              </w:rPr>
            </w:pPr>
          </w:p>
        </w:tc>
      </w:tr>
      <w:tr w:rsidR="00C32237" w:rsidTr="005E2E97">
        <w:tc>
          <w:tcPr>
            <w:tcW w:w="1440" w:type="dxa"/>
          </w:tcPr>
          <w:p w:rsidR="00C32237" w:rsidRDefault="007144DD" w:rsidP="001118A1">
            <w:pPr>
              <w:pStyle w:val="hdr1"/>
              <w:ind w:left="0"/>
              <w:jc w:val="left"/>
              <w:rPr>
                <w:sz w:val="20"/>
              </w:rPr>
            </w:pPr>
            <w:ins w:id="4" w:author="Huang, Lili (NE)" w:date="2020-09-23T15:39:00Z">
              <w:r>
                <w:rPr>
                  <w:sz w:val="20"/>
                </w:rPr>
                <w:t>09/23/2020</w:t>
              </w:r>
            </w:ins>
          </w:p>
        </w:tc>
        <w:tc>
          <w:tcPr>
            <w:tcW w:w="5238" w:type="dxa"/>
          </w:tcPr>
          <w:p w:rsidR="007144DD" w:rsidRDefault="007144DD" w:rsidP="007144DD">
            <w:pPr>
              <w:pStyle w:val="hdr1"/>
              <w:ind w:left="0"/>
              <w:jc w:val="left"/>
              <w:rPr>
                <w:ins w:id="5" w:author="Huang, Lili (NE)" w:date="2020-09-23T15:39:00Z"/>
                <w:color w:val="000000"/>
                <w:sz w:val="20"/>
              </w:rPr>
            </w:pPr>
            <w:ins w:id="6" w:author="Huang, Lili (NE)" w:date="2020-09-23T15:39:00Z">
              <w:r>
                <w:rPr>
                  <w:color w:val="000000"/>
                  <w:sz w:val="20"/>
                </w:rPr>
                <w:t>TFS 18449 – CSR Incentive Data Feeds (IDD)</w:t>
              </w:r>
            </w:ins>
          </w:p>
          <w:p w:rsidR="00C32237" w:rsidRDefault="00C32237" w:rsidP="001118A1">
            <w:pPr>
              <w:pStyle w:val="hdr1"/>
              <w:ind w:left="0"/>
              <w:jc w:val="left"/>
              <w:rPr>
                <w:color w:val="000000"/>
                <w:sz w:val="20"/>
              </w:rPr>
            </w:pPr>
          </w:p>
        </w:tc>
        <w:tc>
          <w:tcPr>
            <w:tcW w:w="2790" w:type="dxa"/>
          </w:tcPr>
          <w:p w:rsidR="007144DD" w:rsidRDefault="007144DD" w:rsidP="007144DD">
            <w:pPr>
              <w:pStyle w:val="hdr1"/>
              <w:ind w:left="0"/>
              <w:jc w:val="left"/>
              <w:rPr>
                <w:ins w:id="7" w:author="Huang, Lili (NE)" w:date="2020-09-23T15:39:00Z"/>
                <w:sz w:val="20"/>
              </w:rPr>
            </w:pPr>
            <w:ins w:id="8" w:author="Huang, Lili (NE)" w:date="2020-09-23T15:39:00Z">
              <w:r>
                <w:rPr>
                  <w:sz w:val="20"/>
                </w:rPr>
                <w:t>Lili Huang</w:t>
              </w:r>
            </w:ins>
          </w:p>
          <w:p w:rsidR="00C32237" w:rsidRDefault="00C32237">
            <w:pPr>
              <w:pStyle w:val="hdr1"/>
              <w:ind w:left="0"/>
              <w:jc w:val="left"/>
              <w:rPr>
                <w:sz w:val="20"/>
              </w:rPr>
            </w:pPr>
          </w:p>
        </w:tc>
      </w:tr>
      <w:tr w:rsidR="00C32237" w:rsidTr="005E2E9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rsidTr="005E2E97">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EC5F53"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31047" w:history="1">
        <w:r w:rsidR="00EC5F53" w:rsidRPr="00AA4392">
          <w:rPr>
            <w:rStyle w:val="Hyperlink"/>
            <w:b/>
            <w:noProof/>
          </w:rPr>
          <w:t>1.</w:t>
        </w:r>
        <w:r w:rsidR="00EC5F53">
          <w:rPr>
            <w:rFonts w:asciiTheme="minorHAnsi" w:eastAsiaTheme="minorEastAsia" w:hAnsiTheme="minorHAnsi" w:cstheme="minorBidi"/>
            <w:noProof/>
            <w:sz w:val="22"/>
            <w:szCs w:val="22"/>
          </w:rPr>
          <w:tab/>
        </w:r>
        <w:r w:rsidR="00EC5F53" w:rsidRPr="00AA4392">
          <w:rPr>
            <w:rStyle w:val="Hyperlink"/>
            <w:b/>
            <w:noProof/>
          </w:rPr>
          <w:t>Description</w:t>
        </w:r>
        <w:r w:rsidR="00EC5F53">
          <w:rPr>
            <w:noProof/>
            <w:webHidden/>
          </w:rPr>
          <w:tab/>
        </w:r>
        <w:r w:rsidR="00EC5F53">
          <w:rPr>
            <w:noProof/>
            <w:webHidden/>
          </w:rPr>
          <w:fldChar w:fldCharType="begin"/>
        </w:r>
        <w:r w:rsidR="00EC5F53">
          <w:rPr>
            <w:noProof/>
            <w:webHidden/>
          </w:rPr>
          <w:instrText xml:space="preserve"> PAGEREF _Toc48631047 \h </w:instrText>
        </w:r>
        <w:r w:rsidR="00EC5F53">
          <w:rPr>
            <w:noProof/>
            <w:webHidden/>
          </w:rPr>
        </w:r>
        <w:r w:rsidR="00EC5F53">
          <w:rPr>
            <w:noProof/>
            <w:webHidden/>
          </w:rPr>
          <w:fldChar w:fldCharType="separate"/>
        </w:r>
        <w:r w:rsidR="00EC5F53">
          <w:rPr>
            <w:noProof/>
            <w:webHidden/>
          </w:rPr>
          <w:t>4</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48" w:history="1">
        <w:r w:rsidR="00EC5F53" w:rsidRPr="00AA4392">
          <w:rPr>
            <w:rStyle w:val="Hyperlink"/>
            <w:b/>
            <w:noProof/>
          </w:rPr>
          <w:t>2.</w:t>
        </w:r>
        <w:r w:rsidR="00EC5F53">
          <w:rPr>
            <w:rFonts w:asciiTheme="minorHAnsi" w:eastAsiaTheme="minorEastAsia" w:hAnsiTheme="minorHAnsi" w:cstheme="minorBidi"/>
            <w:noProof/>
            <w:sz w:val="22"/>
            <w:szCs w:val="22"/>
          </w:rPr>
          <w:tab/>
        </w:r>
        <w:r w:rsidR="00EC5F53" w:rsidRPr="00AA4392">
          <w:rPr>
            <w:rStyle w:val="Hyperlink"/>
            <w:b/>
            <w:noProof/>
          </w:rPr>
          <w:t>Business Logic – ReviewController.cs</w:t>
        </w:r>
        <w:r w:rsidR="00EC5F53">
          <w:rPr>
            <w:noProof/>
            <w:webHidden/>
          </w:rPr>
          <w:tab/>
        </w:r>
        <w:r w:rsidR="00EC5F53">
          <w:rPr>
            <w:noProof/>
            <w:webHidden/>
          </w:rPr>
          <w:fldChar w:fldCharType="begin"/>
        </w:r>
        <w:r w:rsidR="00EC5F53">
          <w:rPr>
            <w:noProof/>
            <w:webHidden/>
          </w:rPr>
          <w:instrText xml:space="preserve"> PAGEREF _Toc48631048 \h </w:instrText>
        </w:r>
        <w:r w:rsidR="00EC5F53">
          <w:rPr>
            <w:noProof/>
            <w:webHidden/>
          </w:rPr>
        </w:r>
        <w:r w:rsidR="00EC5F53">
          <w:rPr>
            <w:noProof/>
            <w:webHidden/>
          </w:rPr>
          <w:fldChar w:fldCharType="separate"/>
        </w:r>
        <w:r w:rsidR="00EC5F53">
          <w:rPr>
            <w:noProof/>
            <w:webHidden/>
          </w:rPr>
          <w:t>4</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49" w:history="1">
        <w:r w:rsidR="00EC5F53" w:rsidRPr="00AA4392">
          <w:rPr>
            <w:rStyle w:val="Hyperlink"/>
            <w:b/>
            <w:noProof/>
          </w:rPr>
          <w:t>3.</w:t>
        </w:r>
        <w:r w:rsidR="00EC5F53">
          <w:rPr>
            <w:rFonts w:asciiTheme="minorHAnsi" w:eastAsiaTheme="minorEastAsia" w:hAnsiTheme="minorHAnsi" w:cstheme="minorBidi"/>
            <w:noProof/>
            <w:sz w:val="22"/>
            <w:szCs w:val="22"/>
          </w:rPr>
          <w:tab/>
        </w:r>
        <w:r w:rsidR="00EC5F53" w:rsidRPr="00AA4392">
          <w:rPr>
            <w:rStyle w:val="Hyperlink"/>
            <w:b/>
            <w:noProof/>
          </w:rPr>
          <w:t>Page details</w:t>
        </w:r>
        <w:r w:rsidR="00EC5F53">
          <w:rPr>
            <w:noProof/>
            <w:webHidden/>
          </w:rPr>
          <w:tab/>
        </w:r>
        <w:r w:rsidR="00EC5F53">
          <w:rPr>
            <w:noProof/>
            <w:webHidden/>
          </w:rPr>
          <w:fldChar w:fldCharType="begin"/>
        </w:r>
        <w:r w:rsidR="00EC5F53">
          <w:rPr>
            <w:noProof/>
            <w:webHidden/>
          </w:rPr>
          <w:instrText xml:space="preserve"> PAGEREF _Toc48631049 \h </w:instrText>
        </w:r>
        <w:r w:rsidR="00EC5F53">
          <w:rPr>
            <w:noProof/>
            <w:webHidden/>
          </w:rPr>
        </w:r>
        <w:r w:rsidR="00EC5F53">
          <w:rPr>
            <w:noProof/>
            <w:webHidden/>
          </w:rPr>
          <w:fldChar w:fldCharType="separate"/>
        </w:r>
        <w:r w:rsidR="00EC5F53">
          <w:rPr>
            <w:noProof/>
            <w:webHidden/>
          </w:rPr>
          <w:t>5</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50" w:history="1">
        <w:r w:rsidR="00EC5F53" w:rsidRPr="00AA4392">
          <w:rPr>
            <w:rStyle w:val="Hyperlink"/>
            <w:noProof/>
          </w:rPr>
          <w:t>3.1</w:t>
        </w:r>
        <w:r w:rsidR="00EC5F53">
          <w:rPr>
            <w:rFonts w:asciiTheme="minorHAnsi" w:eastAsiaTheme="minorEastAsia" w:hAnsiTheme="minorHAnsi" w:cstheme="minorBidi"/>
            <w:noProof/>
            <w:sz w:val="22"/>
            <w:szCs w:val="22"/>
          </w:rPr>
          <w:tab/>
        </w:r>
        <w:r w:rsidR="00EC5F53" w:rsidRPr="00AA4392">
          <w:rPr>
            <w:rStyle w:val="Hyperlink"/>
            <w:noProof/>
          </w:rPr>
          <w:t>Views\Review\_ReviewCoachingHome.cshtml, _ViewWarningLog.cshtml</w:t>
        </w:r>
        <w:r w:rsidR="00EC5F53">
          <w:rPr>
            <w:noProof/>
            <w:webHidden/>
          </w:rPr>
          <w:tab/>
        </w:r>
        <w:r w:rsidR="00EC5F53">
          <w:rPr>
            <w:noProof/>
            <w:webHidden/>
          </w:rPr>
          <w:fldChar w:fldCharType="begin"/>
        </w:r>
        <w:r w:rsidR="00EC5F53">
          <w:rPr>
            <w:noProof/>
            <w:webHidden/>
          </w:rPr>
          <w:instrText xml:space="preserve"> PAGEREF _Toc48631050 \h </w:instrText>
        </w:r>
        <w:r w:rsidR="00EC5F53">
          <w:rPr>
            <w:noProof/>
            <w:webHidden/>
          </w:rPr>
        </w:r>
        <w:r w:rsidR="00EC5F53">
          <w:rPr>
            <w:noProof/>
            <w:webHidden/>
          </w:rPr>
          <w:fldChar w:fldCharType="separate"/>
        </w:r>
        <w:r w:rsidR="00EC5F53">
          <w:rPr>
            <w:noProof/>
            <w:webHidden/>
          </w:rPr>
          <w:t>5</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51" w:history="1">
        <w:r w:rsidR="00EC5F53" w:rsidRPr="00AA4392">
          <w:rPr>
            <w:rStyle w:val="Hyperlink"/>
            <w:noProof/>
          </w:rPr>
          <w:t>3.1.1</w:t>
        </w:r>
        <w:r w:rsidR="00EC5F53">
          <w:rPr>
            <w:rFonts w:asciiTheme="minorHAnsi" w:eastAsiaTheme="minorEastAsia" w:hAnsiTheme="minorHAnsi" w:cstheme="minorBidi"/>
            <w:noProof/>
            <w:sz w:val="22"/>
            <w:szCs w:val="22"/>
          </w:rPr>
          <w:tab/>
        </w:r>
        <w:r w:rsidR="00EC5F53" w:rsidRPr="00AA4392">
          <w:rPr>
            <w:rStyle w:val="Hyperlink"/>
            <w:noProof/>
          </w:rPr>
          <w:t>Razor pages comprising Web Page</w:t>
        </w:r>
        <w:r w:rsidR="00EC5F53">
          <w:rPr>
            <w:noProof/>
            <w:webHidden/>
          </w:rPr>
          <w:tab/>
        </w:r>
        <w:r w:rsidR="00EC5F53">
          <w:rPr>
            <w:noProof/>
            <w:webHidden/>
          </w:rPr>
          <w:fldChar w:fldCharType="begin"/>
        </w:r>
        <w:r w:rsidR="00EC5F53">
          <w:rPr>
            <w:noProof/>
            <w:webHidden/>
          </w:rPr>
          <w:instrText xml:space="preserve"> PAGEREF _Toc48631051 \h </w:instrText>
        </w:r>
        <w:r w:rsidR="00EC5F53">
          <w:rPr>
            <w:noProof/>
            <w:webHidden/>
          </w:rPr>
        </w:r>
        <w:r w:rsidR="00EC5F53">
          <w:rPr>
            <w:noProof/>
            <w:webHidden/>
          </w:rPr>
          <w:fldChar w:fldCharType="separate"/>
        </w:r>
        <w:r w:rsidR="00EC5F53">
          <w:rPr>
            <w:noProof/>
            <w:webHidden/>
          </w:rPr>
          <w:t>5</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52" w:history="1">
        <w:r w:rsidR="00EC5F53" w:rsidRPr="00AA4392">
          <w:rPr>
            <w:rStyle w:val="Hyperlink"/>
            <w:noProof/>
          </w:rPr>
          <w:t>3.1.2</w:t>
        </w:r>
        <w:r w:rsidR="00EC5F53">
          <w:rPr>
            <w:rFonts w:asciiTheme="minorHAnsi" w:eastAsiaTheme="minorEastAsia" w:hAnsiTheme="minorHAnsi" w:cstheme="minorBidi"/>
            <w:noProof/>
            <w:sz w:val="22"/>
            <w:szCs w:val="22"/>
          </w:rPr>
          <w:tab/>
        </w:r>
        <w:r w:rsidR="00EC5F53" w:rsidRPr="00AA4392">
          <w:rPr>
            <w:rStyle w:val="Hyperlink"/>
            <w:noProof/>
          </w:rPr>
          <w:t>Layout Page</w:t>
        </w:r>
        <w:r w:rsidR="00EC5F53">
          <w:rPr>
            <w:noProof/>
            <w:webHidden/>
          </w:rPr>
          <w:tab/>
        </w:r>
        <w:r w:rsidR="00EC5F53">
          <w:rPr>
            <w:noProof/>
            <w:webHidden/>
          </w:rPr>
          <w:fldChar w:fldCharType="begin"/>
        </w:r>
        <w:r w:rsidR="00EC5F53">
          <w:rPr>
            <w:noProof/>
            <w:webHidden/>
          </w:rPr>
          <w:instrText xml:space="preserve"> PAGEREF _Toc48631052 \h </w:instrText>
        </w:r>
        <w:r w:rsidR="00EC5F53">
          <w:rPr>
            <w:noProof/>
            <w:webHidden/>
          </w:rPr>
        </w:r>
        <w:r w:rsidR="00EC5F53">
          <w:rPr>
            <w:noProof/>
            <w:webHidden/>
          </w:rPr>
          <w:fldChar w:fldCharType="separate"/>
        </w:r>
        <w:r w:rsidR="00EC5F53">
          <w:rPr>
            <w:noProof/>
            <w:webHidden/>
          </w:rPr>
          <w:t>5</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53" w:history="1">
        <w:r w:rsidR="00EC5F53" w:rsidRPr="00AA4392">
          <w:rPr>
            <w:rStyle w:val="Hyperlink"/>
            <w:noProof/>
          </w:rPr>
          <w:t>3.1.3</w:t>
        </w:r>
        <w:r w:rsidR="00EC5F53">
          <w:rPr>
            <w:rFonts w:asciiTheme="minorHAnsi" w:eastAsiaTheme="minorEastAsia" w:hAnsiTheme="minorHAnsi" w:cstheme="minorBidi"/>
            <w:noProof/>
            <w:sz w:val="22"/>
            <w:szCs w:val="22"/>
          </w:rPr>
          <w:tab/>
        </w:r>
        <w:r w:rsidR="00EC5F53" w:rsidRPr="00AA4392">
          <w:rPr>
            <w:rStyle w:val="Hyperlink"/>
            <w:noProof/>
          </w:rPr>
          <w:t>Screenshot</w:t>
        </w:r>
        <w:r w:rsidR="00EC5F53">
          <w:rPr>
            <w:noProof/>
            <w:webHidden/>
          </w:rPr>
          <w:tab/>
        </w:r>
        <w:r w:rsidR="00EC5F53">
          <w:rPr>
            <w:noProof/>
            <w:webHidden/>
          </w:rPr>
          <w:fldChar w:fldCharType="begin"/>
        </w:r>
        <w:r w:rsidR="00EC5F53">
          <w:rPr>
            <w:noProof/>
            <w:webHidden/>
          </w:rPr>
          <w:instrText xml:space="preserve"> PAGEREF _Toc48631053 \h </w:instrText>
        </w:r>
        <w:r w:rsidR="00EC5F53">
          <w:rPr>
            <w:noProof/>
            <w:webHidden/>
          </w:rPr>
        </w:r>
        <w:r w:rsidR="00EC5F53">
          <w:rPr>
            <w:noProof/>
            <w:webHidden/>
          </w:rPr>
          <w:fldChar w:fldCharType="separate"/>
        </w:r>
        <w:r w:rsidR="00EC5F53">
          <w:rPr>
            <w:noProof/>
            <w:webHidden/>
          </w:rPr>
          <w:t>5</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54" w:history="1">
        <w:r w:rsidR="00EC5F53" w:rsidRPr="00AA4392">
          <w:rPr>
            <w:rStyle w:val="Hyperlink"/>
            <w:noProof/>
          </w:rPr>
          <w:t>3.1.4</w:t>
        </w:r>
        <w:r w:rsidR="00EC5F53">
          <w:rPr>
            <w:rFonts w:asciiTheme="minorHAnsi" w:eastAsiaTheme="minorEastAsia" w:hAnsiTheme="minorHAnsi" w:cstheme="minorBidi"/>
            <w:noProof/>
            <w:sz w:val="22"/>
            <w:szCs w:val="22"/>
          </w:rPr>
          <w:tab/>
        </w:r>
        <w:r w:rsidR="00EC5F53" w:rsidRPr="00AA4392">
          <w:rPr>
            <w:rStyle w:val="Hyperlink"/>
            <w:noProof/>
          </w:rPr>
          <w:t>Web Page Invoked Events</w:t>
        </w:r>
        <w:r w:rsidR="00EC5F53">
          <w:rPr>
            <w:noProof/>
            <w:webHidden/>
          </w:rPr>
          <w:tab/>
        </w:r>
        <w:r w:rsidR="00EC5F53">
          <w:rPr>
            <w:noProof/>
            <w:webHidden/>
          </w:rPr>
          <w:fldChar w:fldCharType="begin"/>
        </w:r>
        <w:r w:rsidR="00EC5F53">
          <w:rPr>
            <w:noProof/>
            <w:webHidden/>
          </w:rPr>
          <w:instrText xml:space="preserve"> PAGEREF _Toc48631054 \h </w:instrText>
        </w:r>
        <w:r w:rsidR="00EC5F53">
          <w:rPr>
            <w:noProof/>
            <w:webHidden/>
          </w:rPr>
        </w:r>
        <w:r w:rsidR="00EC5F53">
          <w:rPr>
            <w:noProof/>
            <w:webHidden/>
          </w:rPr>
          <w:fldChar w:fldCharType="separate"/>
        </w:r>
        <w:r w:rsidR="00EC5F53">
          <w:rPr>
            <w:noProof/>
            <w:webHidden/>
          </w:rPr>
          <w:t>19</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55" w:history="1">
        <w:r w:rsidR="00EC5F53" w:rsidRPr="00AA4392">
          <w:rPr>
            <w:rStyle w:val="Hyperlink"/>
            <w:noProof/>
          </w:rPr>
          <w:t>3.1.5</w:t>
        </w:r>
        <w:r w:rsidR="00EC5F53">
          <w:rPr>
            <w:rFonts w:asciiTheme="minorHAnsi" w:eastAsiaTheme="minorEastAsia" w:hAnsiTheme="minorHAnsi" w:cstheme="minorBidi"/>
            <w:noProof/>
            <w:sz w:val="22"/>
            <w:szCs w:val="22"/>
          </w:rPr>
          <w:tab/>
        </w:r>
        <w:r w:rsidR="00EC5F53" w:rsidRPr="00AA4392">
          <w:rPr>
            <w:rStyle w:val="Hyperlink"/>
            <w:noProof/>
          </w:rPr>
          <w:t>Web Page Fields</w:t>
        </w:r>
        <w:r w:rsidR="00EC5F53">
          <w:rPr>
            <w:noProof/>
            <w:webHidden/>
          </w:rPr>
          <w:tab/>
        </w:r>
        <w:r w:rsidR="00EC5F53">
          <w:rPr>
            <w:noProof/>
            <w:webHidden/>
          </w:rPr>
          <w:fldChar w:fldCharType="begin"/>
        </w:r>
        <w:r w:rsidR="00EC5F53">
          <w:rPr>
            <w:noProof/>
            <w:webHidden/>
          </w:rPr>
          <w:instrText xml:space="preserve"> PAGEREF _Toc48631055 \h </w:instrText>
        </w:r>
        <w:r w:rsidR="00EC5F53">
          <w:rPr>
            <w:noProof/>
            <w:webHidden/>
          </w:rPr>
        </w:r>
        <w:r w:rsidR="00EC5F53">
          <w:rPr>
            <w:noProof/>
            <w:webHidden/>
          </w:rPr>
          <w:fldChar w:fldCharType="separate"/>
        </w:r>
        <w:r w:rsidR="00EC5F53">
          <w:rPr>
            <w:noProof/>
            <w:webHidden/>
          </w:rPr>
          <w:t>19</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56" w:history="1">
        <w:r w:rsidR="00EC5F53" w:rsidRPr="00AA4392">
          <w:rPr>
            <w:rStyle w:val="Hyperlink"/>
            <w:b/>
            <w:noProof/>
          </w:rPr>
          <w:t>4.</w:t>
        </w:r>
        <w:r w:rsidR="00EC5F53">
          <w:rPr>
            <w:rFonts w:asciiTheme="minorHAnsi" w:eastAsiaTheme="minorEastAsia" w:hAnsiTheme="minorHAnsi" w:cstheme="minorBidi"/>
            <w:noProof/>
            <w:sz w:val="22"/>
            <w:szCs w:val="22"/>
          </w:rPr>
          <w:tab/>
        </w:r>
        <w:r w:rsidR="00EC5F53" w:rsidRPr="00AA4392">
          <w:rPr>
            <w:rStyle w:val="Hyperlink"/>
            <w:b/>
            <w:noProof/>
          </w:rPr>
          <w:t>Stored Procedures</w:t>
        </w:r>
        <w:r w:rsidR="00EC5F53">
          <w:rPr>
            <w:noProof/>
            <w:webHidden/>
          </w:rPr>
          <w:tab/>
        </w:r>
        <w:r w:rsidR="00EC5F53">
          <w:rPr>
            <w:noProof/>
            <w:webHidden/>
          </w:rPr>
          <w:fldChar w:fldCharType="begin"/>
        </w:r>
        <w:r w:rsidR="00EC5F53">
          <w:rPr>
            <w:noProof/>
            <w:webHidden/>
          </w:rPr>
          <w:instrText xml:space="preserve"> PAGEREF _Toc48631056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57" w:history="1">
        <w:r w:rsidR="00EC5F53" w:rsidRPr="00AA4392">
          <w:rPr>
            <w:rStyle w:val="Hyperlink"/>
            <w:noProof/>
          </w:rPr>
          <w:t>4.1.</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w:t>
        </w:r>
        <w:r w:rsidR="00EC5F53">
          <w:rPr>
            <w:noProof/>
            <w:webHidden/>
          </w:rPr>
          <w:tab/>
        </w:r>
        <w:r w:rsidR="00EC5F53">
          <w:rPr>
            <w:noProof/>
            <w:webHidden/>
          </w:rPr>
          <w:fldChar w:fldCharType="begin"/>
        </w:r>
        <w:r w:rsidR="00EC5F53">
          <w:rPr>
            <w:noProof/>
            <w:webHidden/>
          </w:rPr>
          <w:instrText xml:space="preserve"> PAGEREF _Toc48631057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58" w:history="1">
        <w:r w:rsidR="00EC5F53" w:rsidRPr="00AA4392">
          <w:rPr>
            <w:rStyle w:val="Hyperlink"/>
            <w:noProof/>
          </w:rPr>
          <w:t>4.2.</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sp_SelectReviewFrom_Coaching_Log_Reasons</w:t>
        </w:r>
        <w:r w:rsidR="00EC5F53">
          <w:rPr>
            <w:noProof/>
            <w:webHidden/>
          </w:rPr>
          <w:tab/>
        </w:r>
        <w:r w:rsidR="00EC5F53">
          <w:rPr>
            <w:noProof/>
            <w:webHidden/>
          </w:rPr>
          <w:fldChar w:fldCharType="begin"/>
        </w:r>
        <w:r w:rsidR="00EC5F53">
          <w:rPr>
            <w:noProof/>
            <w:webHidden/>
          </w:rPr>
          <w:instrText xml:space="preserve"> PAGEREF _Toc48631058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59" w:history="1">
        <w:r w:rsidR="00EC5F53" w:rsidRPr="00AA4392">
          <w:rPr>
            <w:rStyle w:val="Hyperlink"/>
            <w:noProof/>
          </w:rPr>
          <w:t>4.3.</w:t>
        </w:r>
        <w:r w:rsidR="00EC5F53">
          <w:rPr>
            <w:rFonts w:asciiTheme="minorHAnsi" w:eastAsiaTheme="minorEastAsia" w:hAnsiTheme="minorHAnsi" w:cstheme="minorBidi"/>
            <w:noProof/>
            <w:sz w:val="22"/>
            <w:szCs w:val="22"/>
          </w:rPr>
          <w:tab/>
        </w:r>
        <w:r w:rsidR="00EC5F53" w:rsidRPr="00AA4392">
          <w:rPr>
            <w:rStyle w:val="Hyperlink"/>
            <w:noProof/>
          </w:rPr>
          <w:t>sp_SelectReviewFrom_Warning_Log_Reasons</w:t>
        </w:r>
        <w:r w:rsidR="00EC5F53">
          <w:rPr>
            <w:noProof/>
            <w:webHidden/>
          </w:rPr>
          <w:tab/>
        </w:r>
        <w:r w:rsidR="00EC5F53">
          <w:rPr>
            <w:noProof/>
            <w:webHidden/>
          </w:rPr>
          <w:fldChar w:fldCharType="begin"/>
        </w:r>
        <w:r w:rsidR="00EC5F53">
          <w:rPr>
            <w:noProof/>
            <w:webHidden/>
          </w:rPr>
          <w:instrText xml:space="preserve"> PAGEREF _Toc48631059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0" w:history="1">
        <w:r w:rsidR="00EC5F53" w:rsidRPr="00AA4392">
          <w:rPr>
            <w:rStyle w:val="Hyperlink"/>
            <w:noProof/>
          </w:rPr>
          <w:t>4.4.</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sp_Update_Review_Coaching_Log_Suerpvisor_Pending</w:t>
        </w:r>
        <w:r w:rsidR="00EC5F53">
          <w:rPr>
            <w:noProof/>
            <w:webHidden/>
          </w:rPr>
          <w:tab/>
        </w:r>
        <w:r w:rsidR="00EC5F53">
          <w:rPr>
            <w:noProof/>
            <w:webHidden/>
          </w:rPr>
          <w:fldChar w:fldCharType="begin"/>
        </w:r>
        <w:r w:rsidR="00EC5F53">
          <w:rPr>
            <w:noProof/>
            <w:webHidden/>
          </w:rPr>
          <w:instrText xml:space="preserve"> PAGEREF _Toc48631060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1" w:history="1">
        <w:r w:rsidR="00EC5F53" w:rsidRPr="00AA4392">
          <w:rPr>
            <w:rStyle w:val="Hyperlink"/>
            <w:noProof/>
          </w:rPr>
          <w:t>4.5.</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sp_Update_Review_Coaching_Log_Supervisor_Acknowledge</w:t>
        </w:r>
        <w:r w:rsidR="00EC5F53">
          <w:rPr>
            <w:noProof/>
            <w:webHidden/>
          </w:rPr>
          <w:tab/>
        </w:r>
        <w:r w:rsidR="00EC5F53">
          <w:rPr>
            <w:noProof/>
            <w:webHidden/>
          </w:rPr>
          <w:fldChar w:fldCharType="begin"/>
        </w:r>
        <w:r w:rsidR="00EC5F53">
          <w:rPr>
            <w:noProof/>
            <w:webHidden/>
          </w:rPr>
          <w:instrText xml:space="preserve"> PAGEREF _Toc48631061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2" w:history="1">
        <w:r w:rsidR="00EC5F53" w:rsidRPr="00AA4392">
          <w:rPr>
            <w:rStyle w:val="Hyperlink"/>
            <w:noProof/>
          </w:rPr>
          <w:t>4.6.</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sp_Update_Review_Coaching_Log_Employee_Pending</w:t>
        </w:r>
        <w:r w:rsidR="00EC5F53">
          <w:rPr>
            <w:noProof/>
            <w:webHidden/>
          </w:rPr>
          <w:tab/>
        </w:r>
        <w:r w:rsidR="00EC5F53">
          <w:rPr>
            <w:noProof/>
            <w:webHidden/>
          </w:rPr>
          <w:fldChar w:fldCharType="begin"/>
        </w:r>
        <w:r w:rsidR="00EC5F53">
          <w:rPr>
            <w:noProof/>
            <w:webHidden/>
          </w:rPr>
          <w:instrText xml:space="preserve"> PAGEREF _Toc48631062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3" w:history="1">
        <w:r w:rsidR="00EC5F53" w:rsidRPr="00AA4392">
          <w:rPr>
            <w:rStyle w:val="Hyperlink"/>
            <w:noProof/>
          </w:rPr>
          <w:t>4.7.</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sp_Update_Review_Coaching_Log_Employee_Acknowledge</w:t>
        </w:r>
        <w:r w:rsidR="00EC5F53">
          <w:rPr>
            <w:noProof/>
            <w:webHidden/>
          </w:rPr>
          <w:tab/>
        </w:r>
        <w:r w:rsidR="00EC5F53">
          <w:rPr>
            <w:noProof/>
            <w:webHidden/>
          </w:rPr>
          <w:fldChar w:fldCharType="begin"/>
        </w:r>
        <w:r w:rsidR="00EC5F53">
          <w:rPr>
            <w:noProof/>
            <w:webHidden/>
          </w:rPr>
          <w:instrText xml:space="preserve"> PAGEREF _Toc48631063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4" w:history="1">
        <w:r w:rsidR="00EC5F53" w:rsidRPr="00AA4392">
          <w:rPr>
            <w:rStyle w:val="Hyperlink"/>
            <w:noProof/>
          </w:rPr>
          <w:t>4.8.</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sp_Update_Review_Coaching_Log_Manager_Pending_Research</w:t>
        </w:r>
        <w:r w:rsidR="00EC5F53">
          <w:rPr>
            <w:noProof/>
            <w:webHidden/>
          </w:rPr>
          <w:tab/>
        </w:r>
        <w:r w:rsidR="00EC5F53">
          <w:rPr>
            <w:noProof/>
            <w:webHidden/>
          </w:rPr>
          <w:fldChar w:fldCharType="begin"/>
        </w:r>
        <w:r w:rsidR="00EC5F53">
          <w:rPr>
            <w:noProof/>
            <w:webHidden/>
          </w:rPr>
          <w:instrText xml:space="preserve"> PAGEREF _Toc48631064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65" w:history="1">
        <w:r w:rsidR="00EC5F53" w:rsidRPr="00AA4392">
          <w:rPr>
            <w:rStyle w:val="Hyperlink"/>
            <w:noProof/>
          </w:rPr>
          <w:t>4.9.</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sp_Update_Review_Coaching_Log_Manager_Pending_CSE</w:t>
        </w:r>
        <w:r w:rsidR="00EC5F53">
          <w:rPr>
            <w:noProof/>
            <w:webHidden/>
          </w:rPr>
          <w:tab/>
        </w:r>
        <w:r w:rsidR="00EC5F53">
          <w:rPr>
            <w:noProof/>
            <w:webHidden/>
          </w:rPr>
          <w:fldChar w:fldCharType="begin"/>
        </w:r>
        <w:r w:rsidR="00EC5F53">
          <w:rPr>
            <w:noProof/>
            <w:webHidden/>
          </w:rPr>
          <w:instrText xml:space="preserve"> PAGEREF _Toc48631065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66" w:history="1">
        <w:r w:rsidR="00EC5F53" w:rsidRPr="00AA4392">
          <w:rPr>
            <w:rStyle w:val="Hyperlink"/>
            <w:noProof/>
          </w:rPr>
          <w:t>4.10.</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sp_SelectReviewFrom_Coaching_Log_Quality_Now</w:t>
        </w:r>
        <w:r w:rsidR="00EC5F53">
          <w:rPr>
            <w:noProof/>
            <w:webHidden/>
          </w:rPr>
          <w:tab/>
        </w:r>
        <w:r w:rsidR="00EC5F53">
          <w:rPr>
            <w:noProof/>
            <w:webHidden/>
          </w:rPr>
          <w:fldChar w:fldCharType="begin"/>
        </w:r>
        <w:r w:rsidR="00EC5F53">
          <w:rPr>
            <w:noProof/>
            <w:webHidden/>
          </w:rPr>
          <w:instrText xml:space="preserve"> PAGEREF _Toc48631066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67" w:history="1">
        <w:r w:rsidR="00EC5F53" w:rsidRPr="00AA4392">
          <w:rPr>
            <w:rStyle w:val="Hyperlink"/>
            <w:noProof/>
          </w:rPr>
          <w:t>4.11.</w:t>
        </w:r>
        <w:r w:rsidR="00EC5F53">
          <w:rPr>
            <w:rFonts w:asciiTheme="minorHAnsi" w:eastAsiaTheme="minorEastAsia" w:hAnsiTheme="minorHAnsi" w:cstheme="minorBidi"/>
            <w:noProof/>
            <w:sz w:val="22"/>
            <w:szCs w:val="22"/>
          </w:rPr>
          <w:tab/>
        </w:r>
        <w:r w:rsidR="00EC5F53" w:rsidRPr="00AA4392">
          <w:rPr>
            <w:rStyle w:val="Hyperlink"/>
            <w:noProof/>
          </w:rPr>
          <w:t>sp_ShortCalls_Get_BehaviorList</w:t>
        </w:r>
        <w:r w:rsidR="00EC5F53">
          <w:rPr>
            <w:noProof/>
            <w:webHidden/>
          </w:rPr>
          <w:tab/>
        </w:r>
        <w:r w:rsidR="00EC5F53">
          <w:rPr>
            <w:noProof/>
            <w:webHidden/>
          </w:rPr>
          <w:fldChar w:fldCharType="begin"/>
        </w:r>
        <w:r w:rsidR="00EC5F53">
          <w:rPr>
            <w:noProof/>
            <w:webHidden/>
          </w:rPr>
          <w:instrText xml:space="preserve"> PAGEREF _Toc48631067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68" w:history="1">
        <w:r w:rsidR="00EC5F53" w:rsidRPr="00AA4392">
          <w:rPr>
            <w:rStyle w:val="Hyperlink"/>
            <w:noProof/>
          </w:rPr>
          <w:t>4.12.</w:t>
        </w:r>
        <w:r w:rsidR="00EC5F53">
          <w:rPr>
            <w:rFonts w:asciiTheme="minorHAnsi" w:eastAsiaTheme="minorEastAsia" w:hAnsiTheme="minorHAnsi" w:cstheme="minorBidi"/>
            <w:noProof/>
            <w:sz w:val="22"/>
            <w:szCs w:val="22"/>
          </w:rPr>
          <w:tab/>
        </w:r>
        <w:r w:rsidR="00EC5F53" w:rsidRPr="00AA4392">
          <w:rPr>
            <w:rStyle w:val="Hyperlink"/>
            <w:noProof/>
          </w:rPr>
          <w:t>sp_ShortCalls_Get_Actions</w:t>
        </w:r>
        <w:r w:rsidR="00EC5F53">
          <w:rPr>
            <w:noProof/>
            <w:webHidden/>
          </w:rPr>
          <w:tab/>
        </w:r>
        <w:r w:rsidR="00EC5F53">
          <w:rPr>
            <w:noProof/>
            <w:webHidden/>
          </w:rPr>
          <w:fldChar w:fldCharType="begin"/>
        </w:r>
        <w:r w:rsidR="00EC5F53">
          <w:rPr>
            <w:noProof/>
            <w:webHidden/>
          </w:rPr>
          <w:instrText xml:space="preserve"> PAGEREF _Toc48631068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69" w:history="1">
        <w:r w:rsidR="00EC5F53" w:rsidRPr="00AA4392">
          <w:rPr>
            <w:rStyle w:val="Hyperlink"/>
            <w:noProof/>
          </w:rPr>
          <w:t>4.13.</w:t>
        </w:r>
        <w:r w:rsidR="00EC5F53">
          <w:rPr>
            <w:rFonts w:asciiTheme="minorHAnsi" w:eastAsiaTheme="minorEastAsia" w:hAnsiTheme="minorHAnsi" w:cstheme="minorBidi"/>
            <w:noProof/>
            <w:sz w:val="22"/>
            <w:szCs w:val="22"/>
          </w:rPr>
          <w:tab/>
        </w:r>
        <w:r w:rsidR="00EC5F53" w:rsidRPr="00AA4392">
          <w:rPr>
            <w:rStyle w:val="Hyperlink"/>
            <w:noProof/>
          </w:rPr>
          <w:t>sp_ShortCalls_Get_CallList</w:t>
        </w:r>
        <w:r w:rsidR="00EC5F53">
          <w:rPr>
            <w:noProof/>
            <w:webHidden/>
          </w:rPr>
          <w:tab/>
        </w:r>
        <w:r w:rsidR="00EC5F53">
          <w:rPr>
            <w:noProof/>
            <w:webHidden/>
          </w:rPr>
          <w:fldChar w:fldCharType="begin"/>
        </w:r>
        <w:r w:rsidR="00EC5F53">
          <w:rPr>
            <w:noProof/>
            <w:webHidden/>
          </w:rPr>
          <w:instrText xml:space="preserve"> PAGEREF _Toc48631069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0" w:history="1">
        <w:r w:rsidR="00EC5F53" w:rsidRPr="00AA4392">
          <w:rPr>
            <w:rStyle w:val="Hyperlink"/>
            <w:noProof/>
          </w:rPr>
          <w:t>4.14.</w:t>
        </w:r>
        <w:r w:rsidR="00EC5F53">
          <w:rPr>
            <w:rFonts w:asciiTheme="minorHAnsi" w:eastAsiaTheme="minorEastAsia" w:hAnsiTheme="minorHAnsi" w:cstheme="minorBidi"/>
            <w:noProof/>
            <w:sz w:val="22"/>
            <w:szCs w:val="22"/>
          </w:rPr>
          <w:tab/>
        </w:r>
        <w:r w:rsidR="00EC5F53" w:rsidRPr="00AA4392">
          <w:rPr>
            <w:rStyle w:val="Hyperlink"/>
            <w:noProof/>
          </w:rPr>
          <w:t>sp_ShortCalls_Get_SupReivewDetails</w:t>
        </w:r>
        <w:r w:rsidR="00EC5F53">
          <w:rPr>
            <w:noProof/>
            <w:webHidden/>
          </w:rPr>
          <w:tab/>
        </w:r>
        <w:r w:rsidR="00EC5F53">
          <w:rPr>
            <w:noProof/>
            <w:webHidden/>
          </w:rPr>
          <w:fldChar w:fldCharType="begin"/>
        </w:r>
        <w:r w:rsidR="00EC5F53">
          <w:rPr>
            <w:noProof/>
            <w:webHidden/>
          </w:rPr>
          <w:instrText xml:space="preserve"> PAGEREF _Toc48631070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1" w:history="1">
        <w:r w:rsidR="00EC5F53" w:rsidRPr="00AA4392">
          <w:rPr>
            <w:rStyle w:val="Hyperlink"/>
            <w:noProof/>
          </w:rPr>
          <w:t>4.15.</w:t>
        </w:r>
        <w:r w:rsidR="00EC5F53">
          <w:rPr>
            <w:rFonts w:asciiTheme="minorHAnsi" w:eastAsiaTheme="minorEastAsia" w:hAnsiTheme="minorHAnsi" w:cstheme="minorBidi"/>
            <w:noProof/>
            <w:sz w:val="22"/>
            <w:szCs w:val="22"/>
          </w:rPr>
          <w:tab/>
        </w:r>
        <w:r w:rsidR="00EC5F53" w:rsidRPr="00AA4392">
          <w:rPr>
            <w:rStyle w:val="Hyperlink"/>
            <w:noProof/>
          </w:rPr>
          <w:t>sp_ShortCalls_SupReview_Submit</w:t>
        </w:r>
        <w:r w:rsidR="00EC5F53">
          <w:rPr>
            <w:noProof/>
            <w:webHidden/>
          </w:rPr>
          <w:tab/>
        </w:r>
        <w:r w:rsidR="00EC5F53">
          <w:rPr>
            <w:noProof/>
            <w:webHidden/>
          </w:rPr>
          <w:fldChar w:fldCharType="begin"/>
        </w:r>
        <w:r w:rsidR="00EC5F53">
          <w:rPr>
            <w:noProof/>
            <w:webHidden/>
          </w:rPr>
          <w:instrText xml:space="preserve"> PAGEREF _Toc48631071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2" w:history="1">
        <w:r w:rsidR="00EC5F53" w:rsidRPr="00AA4392">
          <w:rPr>
            <w:rStyle w:val="Hyperlink"/>
            <w:noProof/>
          </w:rPr>
          <w:t>4.16.</w:t>
        </w:r>
        <w:r w:rsidR="00EC5F53">
          <w:rPr>
            <w:rFonts w:asciiTheme="minorHAnsi" w:eastAsiaTheme="minorEastAsia" w:hAnsiTheme="minorHAnsi" w:cstheme="minorBidi"/>
            <w:noProof/>
            <w:sz w:val="22"/>
            <w:szCs w:val="22"/>
          </w:rPr>
          <w:tab/>
        </w:r>
        <w:r w:rsidR="00EC5F53" w:rsidRPr="00AA4392">
          <w:rPr>
            <w:rStyle w:val="Hyperlink"/>
            <w:noProof/>
          </w:rPr>
          <w:t>sp_ShortCalls_MgrReivew_Submit</w:t>
        </w:r>
        <w:r w:rsidR="00EC5F53">
          <w:rPr>
            <w:noProof/>
            <w:webHidden/>
          </w:rPr>
          <w:tab/>
        </w:r>
        <w:r w:rsidR="00EC5F53">
          <w:rPr>
            <w:noProof/>
            <w:webHidden/>
          </w:rPr>
          <w:fldChar w:fldCharType="begin"/>
        </w:r>
        <w:r w:rsidR="00EC5F53">
          <w:rPr>
            <w:noProof/>
            <w:webHidden/>
          </w:rPr>
          <w:instrText xml:space="preserve"> PAGEREF _Toc48631072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3" w:history="1">
        <w:r w:rsidR="00EC5F53" w:rsidRPr="00AA4392">
          <w:rPr>
            <w:rStyle w:val="Hyperlink"/>
            <w:noProof/>
          </w:rPr>
          <w:t>4.17.</w:t>
        </w:r>
        <w:r w:rsidR="00EC5F53">
          <w:rPr>
            <w:rFonts w:asciiTheme="minorHAnsi" w:eastAsiaTheme="minorEastAsia" w:hAnsiTheme="minorHAnsi" w:cstheme="minorBidi"/>
            <w:noProof/>
            <w:sz w:val="22"/>
            <w:szCs w:val="22"/>
          </w:rPr>
          <w:tab/>
        </w:r>
        <w:r w:rsidR="00EC5F53" w:rsidRPr="00AA4392">
          <w:rPr>
            <w:rStyle w:val="Hyperlink"/>
            <w:noProof/>
          </w:rPr>
          <w:t>sp_ShortCalls_getMgrReviewDetails</w:t>
        </w:r>
        <w:r w:rsidR="00EC5F53">
          <w:rPr>
            <w:noProof/>
            <w:webHidden/>
          </w:rPr>
          <w:tab/>
        </w:r>
        <w:r w:rsidR="00EC5F53">
          <w:rPr>
            <w:noProof/>
            <w:webHidden/>
          </w:rPr>
          <w:fldChar w:fldCharType="begin"/>
        </w:r>
        <w:r w:rsidR="00EC5F53">
          <w:rPr>
            <w:noProof/>
            <w:webHidden/>
          </w:rPr>
          <w:instrText xml:space="preserve"> PAGEREF _Toc48631073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4" w:history="1">
        <w:r w:rsidR="00EC5F53" w:rsidRPr="00AA4392">
          <w:rPr>
            <w:rStyle w:val="Hyperlink"/>
            <w:noProof/>
          </w:rPr>
          <w:t>4.18.</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sp_Update_Review_Caoching_Log_Supervisor_Pending_Followup</w:t>
        </w:r>
        <w:r w:rsidR="00EC5F53">
          <w:rPr>
            <w:noProof/>
            <w:webHidden/>
          </w:rPr>
          <w:tab/>
        </w:r>
        <w:r w:rsidR="00EC5F53">
          <w:rPr>
            <w:noProof/>
            <w:webHidden/>
          </w:rPr>
          <w:fldChar w:fldCharType="begin"/>
        </w:r>
        <w:r w:rsidR="00EC5F53">
          <w:rPr>
            <w:noProof/>
            <w:webHidden/>
          </w:rPr>
          <w:instrText xml:space="preserve"> PAGEREF _Toc48631074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1000"/>
          <w:tab w:val="right" w:leader="dot" w:pos="8630"/>
        </w:tabs>
        <w:rPr>
          <w:rFonts w:asciiTheme="minorHAnsi" w:eastAsiaTheme="minorEastAsia" w:hAnsiTheme="minorHAnsi" w:cstheme="minorBidi"/>
          <w:noProof/>
          <w:sz w:val="22"/>
          <w:szCs w:val="22"/>
        </w:rPr>
      </w:pPr>
      <w:hyperlink w:anchor="_Toc48631075" w:history="1">
        <w:r w:rsidR="00EC5F53" w:rsidRPr="00AA4392">
          <w:rPr>
            <w:rStyle w:val="Hyperlink"/>
            <w:noProof/>
          </w:rPr>
          <w:t>4.19.</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sp_Update_Review_Caoching_Log_Employee_Pending_Followup</w:t>
        </w:r>
        <w:r w:rsidR="00EC5F53">
          <w:rPr>
            <w:noProof/>
            <w:webHidden/>
          </w:rPr>
          <w:tab/>
        </w:r>
        <w:r w:rsidR="00EC5F53">
          <w:rPr>
            <w:noProof/>
            <w:webHidden/>
          </w:rPr>
          <w:fldChar w:fldCharType="begin"/>
        </w:r>
        <w:r w:rsidR="00EC5F53">
          <w:rPr>
            <w:noProof/>
            <w:webHidden/>
          </w:rPr>
          <w:instrText xml:space="preserve"> PAGEREF _Toc48631075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76" w:history="1">
        <w:r w:rsidR="00EC5F53" w:rsidRPr="00AA4392">
          <w:rPr>
            <w:rStyle w:val="Hyperlink"/>
            <w:b/>
            <w:noProof/>
          </w:rPr>
          <w:t>5.</w:t>
        </w:r>
        <w:r w:rsidR="00EC5F53">
          <w:rPr>
            <w:rFonts w:asciiTheme="minorHAnsi" w:eastAsiaTheme="minorEastAsia" w:hAnsiTheme="minorHAnsi" w:cstheme="minorBidi"/>
            <w:noProof/>
            <w:sz w:val="22"/>
            <w:szCs w:val="22"/>
          </w:rPr>
          <w:tab/>
        </w:r>
        <w:r w:rsidR="00EC5F53" w:rsidRPr="00AA4392">
          <w:rPr>
            <w:rStyle w:val="Hyperlink"/>
            <w:b/>
            <w:noProof/>
          </w:rPr>
          <w:t>Logic to determine pending form type</w:t>
        </w:r>
        <w:r w:rsidR="00EC5F53">
          <w:rPr>
            <w:noProof/>
            <w:webHidden/>
          </w:rPr>
          <w:tab/>
        </w:r>
        <w:r w:rsidR="00EC5F53">
          <w:rPr>
            <w:noProof/>
            <w:webHidden/>
          </w:rPr>
          <w:fldChar w:fldCharType="begin"/>
        </w:r>
        <w:r w:rsidR="00EC5F53">
          <w:rPr>
            <w:noProof/>
            <w:webHidden/>
          </w:rPr>
          <w:instrText xml:space="preserve"> PAGEREF _Toc48631076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77" w:history="1">
        <w:r w:rsidR="00EC5F53" w:rsidRPr="00AA4392">
          <w:rPr>
            <w:rStyle w:val="Hyperlink"/>
            <w:noProof/>
          </w:rPr>
          <w:t>5.1.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_Toc48631077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78" w:history="1">
        <w:r w:rsidR="00EC5F53" w:rsidRPr="00AA4392">
          <w:rPr>
            <w:rStyle w:val="Hyperlink"/>
            <w:noProof/>
          </w:rPr>
          <w:t>5.2.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_Toc48631078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79" w:history="1">
        <w:r w:rsidR="00EC5F53" w:rsidRPr="00AA4392">
          <w:rPr>
            <w:rStyle w:val="Hyperlink"/>
            <w:noProof/>
          </w:rPr>
          <w:t>5.3.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_Toc48631079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0" w:history="1">
        <w:r w:rsidR="00EC5F53" w:rsidRPr="00AA4392">
          <w:rPr>
            <w:rStyle w:val="Hyperlink"/>
            <w:noProof/>
          </w:rPr>
          <w:t>5.4.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_Toc48631080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1" w:history="1">
        <w:r w:rsidR="00EC5F53" w:rsidRPr="00AA4392">
          <w:rPr>
            <w:rStyle w:val="Hyperlink"/>
            <w:noProof/>
          </w:rPr>
          <w:t>5.5.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_Toc48631081 \h </w:instrText>
        </w:r>
        <w:r w:rsidR="00EC5F53">
          <w:rPr>
            <w:noProof/>
            <w:webHidden/>
          </w:rPr>
        </w:r>
        <w:r w:rsidR="00EC5F53">
          <w:rPr>
            <w:noProof/>
            <w:webHidden/>
          </w:rPr>
          <w:fldChar w:fldCharType="separate"/>
        </w:r>
        <w:r w:rsidR="00EC5F53">
          <w:rPr>
            <w:noProof/>
            <w:webHidden/>
          </w:rPr>
          <w:t>30</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2" w:history="1">
        <w:r w:rsidR="00EC5F53" w:rsidRPr="00AA4392">
          <w:rPr>
            <w:rStyle w:val="Hyperlink"/>
            <w:noProof/>
          </w:rPr>
          <w:t>5.6.</w:t>
        </w:r>
        <w:r w:rsidR="00EC5F53">
          <w:rPr>
            <w:rFonts w:asciiTheme="minorHAnsi" w:eastAsiaTheme="minorEastAsia" w:hAnsiTheme="minorHAnsi" w:cstheme="minorBidi"/>
            <w:noProof/>
            <w:sz w:val="22"/>
            <w:szCs w:val="22"/>
          </w:rPr>
          <w:tab/>
        </w:r>
        <w:r w:rsidR="00EC5F53" w:rsidRPr="00AA4392">
          <w:rPr>
            <w:rStyle w:val="Hyperlink"/>
            <w:noProof/>
          </w:rPr>
          <w:t>Pending Follow-Up (Supervisor)</w:t>
        </w:r>
        <w:r w:rsidR="00EC5F53">
          <w:rPr>
            <w:noProof/>
            <w:webHidden/>
          </w:rPr>
          <w:tab/>
        </w:r>
        <w:r w:rsidR="00EC5F53">
          <w:rPr>
            <w:noProof/>
            <w:webHidden/>
          </w:rPr>
          <w:fldChar w:fldCharType="begin"/>
        </w:r>
        <w:r w:rsidR="00EC5F53">
          <w:rPr>
            <w:noProof/>
            <w:webHidden/>
          </w:rPr>
          <w:instrText xml:space="preserve"> PAGEREF _Toc48631082 \h </w:instrText>
        </w:r>
        <w:r w:rsidR="00EC5F53">
          <w:rPr>
            <w:noProof/>
            <w:webHidden/>
          </w:rPr>
        </w:r>
        <w:r w:rsidR="00EC5F53">
          <w:rPr>
            <w:noProof/>
            <w:webHidden/>
          </w:rPr>
          <w:fldChar w:fldCharType="separate"/>
        </w:r>
        <w:r w:rsidR="00EC5F53">
          <w:rPr>
            <w:noProof/>
            <w:webHidden/>
          </w:rPr>
          <w:t>31</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3" w:history="1">
        <w:r w:rsidR="00EC5F53" w:rsidRPr="00AA4392">
          <w:rPr>
            <w:rStyle w:val="Hyperlink"/>
            <w:noProof/>
          </w:rPr>
          <w:t>5.7.</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_Toc48631083 \h </w:instrText>
        </w:r>
        <w:r w:rsidR="00EC5F53">
          <w:rPr>
            <w:noProof/>
            <w:webHidden/>
          </w:rPr>
        </w:r>
        <w:r w:rsidR="00EC5F53">
          <w:rPr>
            <w:noProof/>
            <w:webHidden/>
          </w:rPr>
          <w:fldChar w:fldCharType="separate"/>
        </w:r>
        <w:r w:rsidR="00EC5F53">
          <w:rPr>
            <w:noProof/>
            <w:webHidden/>
          </w:rPr>
          <w:t>31</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84" w:history="1">
        <w:r w:rsidR="00EC5F53" w:rsidRPr="00AA4392">
          <w:rPr>
            <w:rStyle w:val="Hyperlink"/>
            <w:b/>
            <w:noProof/>
          </w:rPr>
          <w:t>6.</w:t>
        </w:r>
        <w:r w:rsidR="00EC5F53">
          <w:rPr>
            <w:rFonts w:asciiTheme="minorHAnsi" w:eastAsiaTheme="minorEastAsia" w:hAnsiTheme="minorHAnsi" w:cstheme="minorBidi"/>
            <w:noProof/>
            <w:sz w:val="22"/>
            <w:szCs w:val="22"/>
          </w:rPr>
          <w:tab/>
        </w:r>
        <w:r w:rsidR="00EC5F53" w:rsidRPr="00AA4392">
          <w:rPr>
            <w:rStyle w:val="Hyperlink"/>
            <w:b/>
            <w:noProof/>
          </w:rPr>
          <w:t>Logic to determine who can view Log Details</w:t>
        </w:r>
        <w:r w:rsidR="00EC5F53">
          <w:rPr>
            <w:noProof/>
            <w:webHidden/>
          </w:rPr>
          <w:tab/>
        </w:r>
        <w:r w:rsidR="00EC5F53">
          <w:rPr>
            <w:noProof/>
            <w:webHidden/>
          </w:rPr>
          <w:fldChar w:fldCharType="begin"/>
        </w:r>
        <w:r w:rsidR="00EC5F53">
          <w:rPr>
            <w:noProof/>
            <w:webHidden/>
          </w:rPr>
          <w:instrText xml:space="preserve"> PAGEREF _Toc48631084 \h </w:instrText>
        </w:r>
        <w:r w:rsidR="00EC5F53">
          <w:rPr>
            <w:noProof/>
            <w:webHidden/>
          </w:rPr>
        </w:r>
        <w:r w:rsidR="00EC5F53">
          <w:rPr>
            <w:noProof/>
            <w:webHidden/>
          </w:rPr>
          <w:fldChar w:fldCharType="separate"/>
        </w:r>
        <w:r w:rsidR="00EC5F53">
          <w:rPr>
            <w:noProof/>
            <w:webHidden/>
          </w:rPr>
          <w:t>31</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85" w:history="1">
        <w:r w:rsidR="00EC5F53" w:rsidRPr="00AA4392">
          <w:rPr>
            <w:rStyle w:val="Hyperlink"/>
            <w:b/>
            <w:noProof/>
          </w:rPr>
          <w:t>7.</w:t>
        </w:r>
        <w:r w:rsidR="00EC5F53">
          <w:rPr>
            <w:rFonts w:asciiTheme="minorHAnsi" w:eastAsiaTheme="minorEastAsia" w:hAnsiTheme="minorHAnsi" w:cstheme="minorBidi"/>
            <w:noProof/>
            <w:sz w:val="22"/>
            <w:szCs w:val="22"/>
          </w:rPr>
          <w:tab/>
        </w:r>
        <w:r w:rsidR="00EC5F53" w:rsidRPr="00AA4392">
          <w:rPr>
            <w:rStyle w:val="Hyperlink"/>
            <w:b/>
            <w:noProof/>
          </w:rPr>
          <w:t>Logic to determine Review Page display mode (Ready Only vs Editable)</w:t>
        </w:r>
        <w:r w:rsidR="00EC5F53">
          <w:rPr>
            <w:noProof/>
            <w:webHidden/>
          </w:rPr>
          <w:tab/>
        </w:r>
        <w:r w:rsidR="00EC5F53">
          <w:rPr>
            <w:noProof/>
            <w:webHidden/>
          </w:rPr>
          <w:fldChar w:fldCharType="begin"/>
        </w:r>
        <w:r w:rsidR="00EC5F53">
          <w:rPr>
            <w:noProof/>
            <w:webHidden/>
          </w:rPr>
          <w:instrText xml:space="preserve"> PAGEREF _Toc48631085 \h </w:instrText>
        </w:r>
        <w:r w:rsidR="00EC5F53">
          <w:rPr>
            <w:noProof/>
            <w:webHidden/>
          </w:rPr>
        </w:r>
        <w:r w:rsidR="00EC5F53">
          <w:rPr>
            <w:noProof/>
            <w:webHidden/>
          </w:rPr>
          <w:fldChar w:fldCharType="separate"/>
        </w:r>
        <w:r w:rsidR="00EC5F53">
          <w:rPr>
            <w:noProof/>
            <w:webHidden/>
          </w:rPr>
          <w:t>31</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86" w:history="1">
        <w:r w:rsidR="00EC5F53" w:rsidRPr="00AA4392">
          <w:rPr>
            <w:rStyle w:val="Hyperlink"/>
            <w:b/>
            <w:noProof/>
          </w:rPr>
          <w:t>8.</w:t>
        </w:r>
        <w:r w:rsidR="00EC5F53">
          <w:rPr>
            <w:rFonts w:asciiTheme="minorHAnsi" w:eastAsiaTheme="minorEastAsia" w:hAnsiTheme="minorHAnsi" w:cstheme="minorBidi"/>
            <w:noProof/>
            <w:sz w:val="22"/>
            <w:szCs w:val="22"/>
          </w:rPr>
          <w:tab/>
        </w:r>
        <w:r w:rsidR="00EC5F53" w:rsidRPr="00AA4392">
          <w:rPr>
            <w:rStyle w:val="Hyperlink"/>
            <w:b/>
            <w:noProof/>
          </w:rPr>
          <w:t>Logic to determine next status</w:t>
        </w:r>
        <w:r w:rsidR="00EC5F53">
          <w:rPr>
            <w:noProof/>
            <w:webHidden/>
          </w:rPr>
          <w:tab/>
        </w:r>
        <w:r w:rsidR="00EC5F53">
          <w:rPr>
            <w:noProof/>
            <w:webHidden/>
          </w:rPr>
          <w:fldChar w:fldCharType="begin"/>
        </w:r>
        <w:r w:rsidR="00EC5F53">
          <w:rPr>
            <w:noProof/>
            <w:webHidden/>
          </w:rPr>
          <w:instrText xml:space="preserve"> PAGEREF _Toc48631086 \h </w:instrText>
        </w:r>
        <w:r w:rsidR="00EC5F53">
          <w:rPr>
            <w:noProof/>
            <w:webHidden/>
          </w:rPr>
        </w:r>
        <w:r w:rsidR="00EC5F53">
          <w:rPr>
            <w:noProof/>
            <w:webHidden/>
          </w:rPr>
          <w:fldChar w:fldCharType="separate"/>
        </w:r>
        <w:r w:rsidR="00EC5F53">
          <w:rPr>
            <w:noProof/>
            <w:webHidden/>
          </w:rPr>
          <w:t>32</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7" w:history="1">
        <w:r w:rsidR="00EC5F53" w:rsidRPr="00AA4392">
          <w:rPr>
            <w:rStyle w:val="Hyperlink"/>
            <w:noProof/>
          </w:rPr>
          <w:t>8.1.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_Toc48631087 \h </w:instrText>
        </w:r>
        <w:r w:rsidR="00EC5F53">
          <w:rPr>
            <w:noProof/>
            <w:webHidden/>
          </w:rPr>
        </w:r>
        <w:r w:rsidR="00EC5F53">
          <w:rPr>
            <w:noProof/>
            <w:webHidden/>
          </w:rPr>
          <w:fldChar w:fldCharType="separate"/>
        </w:r>
        <w:r w:rsidR="00EC5F53">
          <w:rPr>
            <w:noProof/>
            <w:webHidden/>
          </w:rPr>
          <w:t>32</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8" w:history="1">
        <w:r w:rsidR="00EC5F53" w:rsidRPr="00AA4392">
          <w:rPr>
            <w:rStyle w:val="Hyperlink"/>
            <w:noProof/>
          </w:rPr>
          <w:t>8.2.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_Toc48631088 \h </w:instrText>
        </w:r>
        <w:r w:rsidR="00EC5F53">
          <w:rPr>
            <w:noProof/>
            <w:webHidden/>
          </w:rPr>
        </w:r>
        <w:r w:rsidR="00EC5F53">
          <w:rPr>
            <w:noProof/>
            <w:webHidden/>
          </w:rPr>
          <w:fldChar w:fldCharType="separate"/>
        </w:r>
        <w:r w:rsidR="00EC5F53">
          <w:rPr>
            <w:noProof/>
            <w:webHidden/>
          </w:rPr>
          <w:t>32</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89" w:history="1">
        <w:r w:rsidR="00EC5F53" w:rsidRPr="00AA4392">
          <w:rPr>
            <w:rStyle w:val="Hyperlink"/>
            <w:noProof/>
          </w:rPr>
          <w:t>8.3.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_Toc48631089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90" w:history="1">
        <w:r w:rsidR="00EC5F53" w:rsidRPr="00AA4392">
          <w:rPr>
            <w:rStyle w:val="Hyperlink"/>
            <w:noProof/>
          </w:rPr>
          <w:t>8.4.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_Toc48631090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91" w:history="1">
        <w:r w:rsidR="00EC5F53" w:rsidRPr="00AA4392">
          <w:rPr>
            <w:rStyle w:val="Hyperlink"/>
            <w:noProof/>
          </w:rPr>
          <w:t>8.5.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_Toc48631091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92" w:history="1">
        <w:r w:rsidR="00EC5F53" w:rsidRPr="00AA4392">
          <w:rPr>
            <w:rStyle w:val="Hyperlink"/>
            <w:noProof/>
          </w:rPr>
          <w:t>8.6.</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_Toc48631092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EC5F53" w:rsidRDefault="001C29D7">
      <w:pPr>
        <w:pStyle w:val="TOC2"/>
        <w:tabs>
          <w:tab w:val="left" w:pos="800"/>
          <w:tab w:val="right" w:leader="dot" w:pos="8630"/>
        </w:tabs>
        <w:rPr>
          <w:rFonts w:asciiTheme="minorHAnsi" w:eastAsiaTheme="minorEastAsia" w:hAnsiTheme="minorHAnsi" w:cstheme="minorBidi"/>
          <w:noProof/>
          <w:sz w:val="22"/>
          <w:szCs w:val="22"/>
        </w:rPr>
      </w:pPr>
      <w:hyperlink w:anchor="_Toc48631093" w:history="1">
        <w:r w:rsidR="00EC5F53" w:rsidRPr="00AA4392">
          <w:rPr>
            <w:rStyle w:val="Hyperlink"/>
            <w:noProof/>
          </w:rPr>
          <w:t>8.7.</w:t>
        </w:r>
        <w:r w:rsidR="00EC5F53">
          <w:rPr>
            <w:rFonts w:asciiTheme="minorHAnsi" w:eastAsiaTheme="minorEastAsia" w:hAnsiTheme="minorHAnsi" w:cstheme="minorBidi"/>
            <w:noProof/>
            <w:sz w:val="22"/>
            <w:szCs w:val="22"/>
          </w:rPr>
          <w:tab/>
        </w:r>
        <w:r w:rsidR="00EC5F53" w:rsidRPr="00AA4392">
          <w:rPr>
            <w:rStyle w:val="Hyperlink"/>
            <w:noProof/>
          </w:rPr>
          <w:t>Pending Follow-Up</w:t>
        </w:r>
        <w:r w:rsidR="00EC5F53">
          <w:rPr>
            <w:noProof/>
            <w:webHidden/>
          </w:rPr>
          <w:tab/>
        </w:r>
        <w:r w:rsidR="00EC5F53">
          <w:rPr>
            <w:noProof/>
            <w:webHidden/>
          </w:rPr>
          <w:fldChar w:fldCharType="begin"/>
        </w:r>
        <w:r w:rsidR="00EC5F53">
          <w:rPr>
            <w:noProof/>
            <w:webHidden/>
          </w:rPr>
          <w:instrText xml:space="preserve"> PAGEREF _Toc48631093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EC5F53" w:rsidRDefault="001C29D7">
      <w:pPr>
        <w:pStyle w:val="TOC2"/>
        <w:tabs>
          <w:tab w:val="left" w:pos="600"/>
          <w:tab w:val="right" w:leader="dot" w:pos="8630"/>
        </w:tabs>
        <w:rPr>
          <w:rFonts w:asciiTheme="minorHAnsi" w:eastAsiaTheme="minorEastAsia" w:hAnsiTheme="minorHAnsi" w:cstheme="minorBidi"/>
          <w:noProof/>
          <w:sz w:val="22"/>
          <w:szCs w:val="22"/>
        </w:rPr>
      </w:pPr>
      <w:hyperlink w:anchor="_Toc48631094" w:history="1">
        <w:r w:rsidR="00EC5F53" w:rsidRPr="00AA4392">
          <w:rPr>
            <w:rStyle w:val="Hyperlink"/>
            <w:b/>
            <w:noProof/>
          </w:rPr>
          <w:t>9.</w:t>
        </w:r>
        <w:r w:rsidR="00EC5F53">
          <w:rPr>
            <w:rFonts w:asciiTheme="minorHAnsi" w:eastAsiaTheme="minorEastAsia" w:hAnsiTheme="minorHAnsi" w:cstheme="minorBidi"/>
            <w:noProof/>
            <w:sz w:val="22"/>
            <w:szCs w:val="22"/>
          </w:rPr>
          <w:tab/>
        </w:r>
        <w:r w:rsidR="00EC5F53" w:rsidRPr="00AA4392">
          <w:rPr>
            <w:rStyle w:val="Hyperlink"/>
            <w:b/>
            <w:noProof/>
          </w:rPr>
          <w:t>Instruction text</w:t>
        </w:r>
        <w:r w:rsidR="00EC5F53">
          <w:rPr>
            <w:noProof/>
            <w:webHidden/>
          </w:rPr>
          <w:tab/>
        </w:r>
        <w:r w:rsidR="00EC5F53">
          <w:rPr>
            <w:noProof/>
            <w:webHidden/>
          </w:rPr>
          <w:fldChar w:fldCharType="begin"/>
        </w:r>
        <w:r w:rsidR="00EC5F53">
          <w:rPr>
            <w:noProof/>
            <w:webHidden/>
          </w:rPr>
          <w:instrText xml:space="preserve"> PAGEREF _Toc48631094 \h </w:instrText>
        </w:r>
        <w:r w:rsidR="00EC5F53">
          <w:rPr>
            <w:noProof/>
            <w:webHidden/>
          </w:rPr>
        </w:r>
        <w:r w:rsidR="00EC5F53">
          <w:rPr>
            <w:noProof/>
            <w:webHidden/>
          </w:rPr>
          <w:fldChar w:fldCharType="separate"/>
        </w:r>
        <w:r w:rsidR="00EC5F53">
          <w:rPr>
            <w:noProof/>
            <w:webHidden/>
          </w:rPr>
          <w:t>33</w:t>
        </w:r>
        <w:r w:rsidR="00EC5F53">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9" w:name="_Toc48631047"/>
      <w:r w:rsidRPr="00251693">
        <w:rPr>
          <w:b/>
        </w:rPr>
        <w:lastRenderedPageBreak/>
        <w:t>Description</w:t>
      </w:r>
      <w:bookmarkEnd w:id="9"/>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10" w:name="_Toc48631048"/>
      <w:r>
        <w:rPr>
          <w:b/>
        </w:rPr>
        <w:t>Business Logic – ReviewController.cs</w:t>
      </w:r>
      <w:bookmarkEnd w:id="10"/>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11" w:name="_Toc48631049"/>
      <w:r w:rsidRPr="00664275">
        <w:rPr>
          <w:b/>
        </w:rPr>
        <w:t>P</w:t>
      </w:r>
      <w:r w:rsidR="00EF5FC8" w:rsidRPr="00664275">
        <w:rPr>
          <w:b/>
        </w:rPr>
        <w:t>age details</w:t>
      </w:r>
      <w:bookmarkEnd w:id="11"/>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2" w:name="_Toc48631050"/>
      <w:r w:rsidRPr="0033187B">
        <w:t>Views\</w:t>
      </w:r>
      <w:r w:rsidR="00665FB9">
        <w:t>Review</w:t>
      </w:r>
      <w:r w:rsidRPr="0033187B">
        <w:t>\</w:t>
      </w:r>
      <w:r w:rsidR="00E14B1F" w:rsidRPr="0033187B">
        <w:t>_</w:t>
      </w:r>
      <w:r w:rsidR="00665FB9">
        <w:t>ReviewCoachingHome.cshtml</w:t>
      </w:r>
      <w:r w:rsidR="00F416CC">
        <w:t>, _ViewWarningLog.cshtml</w:t>
      </w:r>
      <w:bookmarkEnd w:id="12"/>
    </w:p>
    <w:p w:rsidR="009B2A2F" w:rsidRDefault="009B2A2F" w:rsidP="007A38A2">
      <w:pPr>
        <w:pStyle w:val="ListParagraph"/>
        <w:numPr>
          <w:ilvl w:val="2"/>
          <w:numId w:val="3"/>
        </w:numPr>
        <w:autoSpaceDE w:val="0"/>
        <w:autoSpaceDN w:val="0"/>
        <w:adjustRightInd w:val="0"/>
        <w:outlineLvl w:val="1"/>
      </w:pPr>
      <w:bookmarkStart w:id="13" w:name="_Toc48631051"/>
      <w:r>
        <w:t>Razor pages comprising Web Page</w:t>
      </w:r>
      <w:bookmarkEnd w:id="13"/>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4" w:name="_Toc48631052"/>
      <w:r>
        <w:t>Layout Page</w:t>
      </w:r>
      <w:bookmarkEnd w:id="14"/>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5" w:name="_Toc48631053"/>
      <w:r>
        <w:t>Screen</w:t>
      </w:r>
      <w:r w:rsidR="001D2F61">
        <w:t>s</w:t>
      </w:r>
      <w:r>
        <w:t>hot</w:t>
      </w:r>
      <w:bookmarkEnd w:id="15"/>
    </w:p>
    <w:p w:rsidR="0071227E" w:rsidRDefault="0071227E" w:rsidP="009C5580">
      <w:pPr>
        <w:autoSpaceDE w:val="0"/>
        <w:autoSpaceDN w:val="0"/>
        <w:adjustRightInd w:val="0"/>
      </w:pPr>
    </w:p>
    <w:p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rsidR="00FC695C" w:rsidRDefault="00190687" w:rsidP="009C5580">
      <w:pPr>
        <w:autoSpaceDE w:val="0"/>
        <w:autoSpaceDN w:val="0"/>
        <w:adjustRightInd w:val="0"/>
        <w:rPr>
          <w:b/>
        </w:rPr>
      </w:pPr>
      <w:r>
        <w:rPr>
          <w:b/>
          <w:noProof/>
        </w:rPr>
        <w:drawing>
          <wp:inline distT="0" distB="0" distL="0" distR="0">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rsidR="00E8308D" w:rsidRDefault="006D5E3B" w:rsidP="009C5580">
      <w:pPr>
        <w:autoSpaceDE w:val="0"/>
        <w:autoSpaceDN w:val="0"/>
        <w:adjustRightInd w:val="0"/>
        <w:rPr>
          <w:b/>
        </w:rPr>
      </w:pPr>
      <w:r>
        <w:rPr>
          <w:b/>
          <w:noProof/>
        </w:rPr>
        <w:lastRenderedPageBreak/>
        <w:drawing>
          <wp:inline distT="0" distB="0" distL="0" distR="0">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DC3826" w:rsidRDefault="00DC3826" w:rsidP="009C5580">
      <w:pPr>
        <w:autoSpaceDE w:val="0"/>
        <w:autoSpaceDN w:val="0"/>
        <w:adjustRightInd w:val="0"/>
        <w:rPr>
          <w:b/>
        </w:rPr>
      </w:pPr>
    </w:p>
    <w:p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rsidR="00F438C9" w:rsidRDefault="001027B6" w:rsidP="009C5580">
      <w:pPr>
        <w:autoSpaceDE w:val="0"/>
        <w:autoSpaceDN w:val="0"/>
        <w:adjustRightInd w:val="0"/>
        <w:rPr>
          <w:b/>
        </w:rPr>
      </w:pPr>
      <w:r>
        <w:rPr>
          <w:b/>
          <w:noProof/>
        </w:rPr>
        <w:drawing>
          <wp:inline distT="0" distB="0" distL="0" distR="0">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887B6D" w:rsidRDefault="00887B6D" w:rsidP="009C5580">
      <w:pPr>
        <w:autoSpaceDE w:val="0"/>
        <w:autoSpaceDN w:val="0"/>
        <w:adjustRightInd w:val="0"/>
        <w:rPr>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6" w:name="_Toc48631054"/>
      <w:r>
        <w:t>Web Page Invoked Events</w:t>
      </w:r>
      <w:bookmarkEnd w:id="16"/>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7" w:name="_Toc48631055"/>
      <w:r>
        <w:t>Web Page</w:t>
      </w:r>
      <w:r w:rsidR="0019081C">
        <w:t xml:space="preserve"> Fields</w:t>
      </w:r>
      <w:bookmarkEnd w:id="17"/>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9B252E">
            <w:pPr>
              <w:pStyle w:val="NormalTableText"/>
              <w:jc w:val="center"/>
            </w:pPr>
            <w:r>
              <w:t>Warning</w:t>
            </w:r>
            <w:r w:rsidR="00CD28DA">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pPr>
            <w:r>
              <w:t>Warning</w:t>
            </w:r>
            <w:r w:rsidR="000630C8">
              <w:t>_Log_Static</w:t>
            </w:r>
            <w:r>
              <w:t>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B5168C">
            <w:pPr>
              <w:pStyle w:val="NormalTableText"/>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rsidP="00B5168C">
            <w:pPr>
              <w:pStyle w:val="NormalTableText"/>
            </w:pPr>
            <w:r>
              <w:t>Display only when:</w:t>
            </w:r>
          </w:p>
          <w:p w:rsidR="009C0BF0" w:rsidRDefault="009C0BF0" w:rsidP="00B5168C">
            <w:pPr>
              <w:pStyle w:val="NormalTableText"/>
              <w:numPr>
                <w:ilvl w:val="0"/>
                <w:numId w:val="22"/>
              </w:numPr>
            </w:pPr>
            <w:r>
              <w:t>User is the employee of the log, AND</w:t>
            </w:r>
          </w:p>
          <w:p w:rsidR="009C0BF0" w:rsidRPr="002912E0" w:rsidRDefault="009C0BF0" w:rsidP="00B5168C">
            <w:pPr>
              <w:pStyle w:val="NormalTableText"/>
              <w:numPr>
                <w:ilvl w:val="0"/>
                <w:numId w:val="22"/>
              </w:numPr>
            </w:pPr>
            <w:r>
              <w:t>Pending Employee Review</w:t>
            </w: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1B4ED6"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500EC7" w:rsidP="00CD28DA">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1B4ED6"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C113F9" w:rsidP="00CD28DA">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9C0BF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5C7679"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Pr="002912E0" w:rsidRDefault="005C7679"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5C7679" w:rsidRDefault="005C7679" w:rsidP="00CD28DA">
            <w:pPr>
              <w:pStyle w:val="NormalTableText"/>
              <w:jc w:val="center"/>
            </w:pPr>
            <w:r>
              <w:t xml:space="preserve">Display </w:t>
            </w:r>
            <w:r w:rsidR="0003571B" w:rsidRPr="00F81180">
              <w:t xml:space="preserve">Employee Review </w:t>
            </w:r>
            <w:r w:rsidR="0003571B">
              <w:t xml:space="preserve">information and Employee Comments/Feedback </w:t>
            </w:r>
            <w:r>
              <w:t>when:</w:t>
            </w:r>
          </w:p>
          <w:p w:rsidR="005C7679" w:rsidRDefault="005C7679" w:rsidP="00CD28DA">
            <w:pPr>
              <w:pStyle w:val="NormalTableText"/>
              <w:jc w:val="center"/>
            </w:pPr>
            <w:r>
              <w:t>User is the supervisor or manager of the employe</w:t>
            </w:r>
            <w:r w:rsidR="006F06BF">
              <w:t>e and the warning log is completed</w:t>
            </w:r>
            <w:r>
              <w:t>.</w:t>
            </w:r>
          </w:p>
          <w:p w:rsidR="00A71856" w:rsidRDefault="00A71856" w:rsidP="00CD28DA">
            <w:pPr>
              <w:pStyle w:val="NormalTableText"/>
              <w:jc w:val="center"/>
            </w:pPr>
          </w:p>
          <w:p w:rsidR="00A71856" w:rsidRDefault="00A71856" w:rsidP="00CD28DA">
            <w:pPr>
              <w:pStyle w:val="NormalTableText"/>
              <w:jc w:val="center"/>
            </w:pPr>
            <w:r>
              <w:t>Display “Close” button when:</w:t>
            </w:r>
          </w:p>
          <w:p w:rsidR="00A71856" w:rsidRDefault="00A71856" w:rsidP="00CD28DA">
            <w:pPr>
              <w:pStyle w:val="NormalTableText"/>
              <w:jc w:val="center"/>
            </w:pPr>
            <w:r>
              <w:t>User is the supervisor or manager of the employee</w:t>
            </w:r>
          </w:p>
        </w:tc>
      </w:tr>
      <w:tr w:rsidR="00CA54DA"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Default="00A00553"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F81180" w:rsidRDefault="00CA54DA"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2912E0" w:rsidRDefault="0061345C" w:rsidP="00CD28DA">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rsidR="00CA54DA" w:rsidRDefault="00CA54DA" w:rsidP="00CD28DA">
            <w:pPr>
              <w:pStyle w:val="NormalTableText"/>
              <w:jc w:val="center"/>
            </w:pPr>
          </w:p>
        </w:tc>
      </w:tr>
      <w:tr w:rsidR="00F8118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F81180" w:rsidRDefault="00F81180" w:rsidP="00F81180">
            <w:pPr>
              <w:pStyle w:val="NormalTableText"/>
              <w:jc w:val="center"/>
            </w:pPr>
          </w:p>
        </w:tc>
      </w:tr>
      <w:tr w:rsidR="0021562D"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Default="0021562D" w:rsidP="00F8118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F81180" w:rsidRDefault="0021562D" w:rsidP="00F81180">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2912E0" w:rsidRDefault="0075666E" w:rsidP="00F81180">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rsidR="0021562D" w:rsidRDefault="0021562D" w:rsidP="00F81180">
            <w:pPr>
              <w:pStyle w:val="NormalTableText"/>
              <w:jc w:val="center"/>
            </w:pPr>
          </w:p>
        </w:tc>
      </w:tr>
      <w:tr w:rsidR="00F81180" w:rsidRPr="002912E0"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r>
      <w:tr w:rsidR="00F81180"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F81180" w:rsidRPr="006025DF" w:rsidRDefault="00F81180" w:rsidP="00F81180">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8" w:name="_Toc48631056"/>
      <w:r>
        <w:rPr>
          <w:b/>
        </w:rPr>
        <w:lastRenderedPageBreak/>
        <w:t>Stored Procedures</w:t>
      </w:r>
      <w:bookmarkEnd w:id="18"/>
    </w:p>
    <w:p w:rsidR="00C3614E" w:rsidRDefault="00C3614E" w:rsidP="007A38A2">
      <w:pPr>
        <w:pStyle w:val="ListParagraph"/>
        <w:numPr>
          <w:ilvl w:val="1"/>
          <w:numId w:val="4"/>
        </w:numPr>
        <w:outlineLvl w:val="1"/>
      </w:pPr>
      <w:bookmarkStart w:id="19" w:name="_Toc48631057"/>
      <w:r>
        <w:t>sp_SelectReviewFrom_Coaching_Log</w:t>
      </w:r>
      <w:bookmarkEnd w:id="19"/>
    </w:p>
    <w:p w:rsidR="00C3614E" w:rsidRDefault="00C3614E" w:rsidP="007A38A2">
      <w:pPr>
        <w:pStyle w:val="ListParagraph"/>
        <w:numPr>
          <w:ilvl w:val="1"/>
          <w:numId w:val="4"/>
        </w:numPr>
        <w:outlineLvl w:val="1"/>
      </w:pPr>
      <w:bookmarkStart w:id="20" w:name="_Toc48631058"/>
      <w:r>
        <w:t>sp_SelectReviewFrom_Coaching_Log_Reasons</w:t>
      </w:r>
      <w:bookmarkEnd w:id="20"/>
    </w:p>
    <w:p w:rsidR="00C3614E" w:rsidRDefault="00C3614E" w:rsidP="007A38A2">
      <w:pPr>
        <w:pStyle w:val="ListParagraph"/>
        <w:numPr>
          <w:ilvl w:val="1"/>
          <w:numId w:val="4"/>
        </w:numPr>
        <w:outlineLvl w:val="1"/>
      </w:pPr>
      <w:bookmarkStart w:id="21" w:name="_Toc48631059"/>
      <w:r>
        <w:t>sp_SelectReviewFrom_Warning_Log_Reasons</w:t>
      </w:r>
      <w:bookmarkEnd w:id="21"/>
    </w:p>
    <w:p w:rsidR="00C3614E" w:rsidRDefault="00C16263" w:rsidP="007A38A2">
      <w:pPr>
        <w:pStyle w:val="ListParagraph"/>
        <w:numPr>
          <w:ilvl w:val="1"/>
          <w:numId w:val="4"/>
        </w:numPr>
        <w:outlineLvl w:val="1"/>
      </w:pPr>
      <w:bookmarkStart w:id="22" w:name="_Toc48631060"/>
      <w:r>
        <w:t>sp_Update_Review_Coaching_Log_Suerpvisor_Pending</w:t>
      </w:r>
      <w:bookmarkEnd w:id="22"/>
    </w:p>
    <w:p w:rsidR="006320EB" w:rsidRDefault="006320EB" w:rsidP="007A38A2">
      <w:pPr>
        <w:pStyle w:val="ListParagraph"/>
        <w:numPr>
          <w:ilvl w:val="1"/>
          <w:numId w:val="4"/>
        </w:numPr>
        <w:outlineLvl w:val="1"/>
      </w:pPr>
      <w:bookmarkStart w:id="23" w:name="_Toc48631061"/>
      <w:r>
        <w:t>sp_Update_Review_Coaching_Log_Supervisor_Acknowledge</w:t>
      </w:r>
      <w:bookmarkEnd w:id="23"/>
    </w:p>
    <w:p w:rsidR="006320EB" w:rsidRDefault="00973AEA" w:rsidP="007A38A2">
      <w:pPr>
        <w:pStyle w:val="ListParagraph"/>
        <w:numPr>
          <w:ilvl w:val="1"/>
          <w:numId w:val="4"/>
        </w:numPr>
        <w:outlineLvl w:val="1"/>
      </w:pPr>
      <w:bookmarkStart w:id="24" w:name="_Toc48631062"/>
      <w:r>
        <w:t>sp_Update_Review_Coaching_Log_Employee_Pending</w:t>
      </w:r>
      <w:bookmarkEnd w:id="24"/>
    </w:p>
    <w:p w:rsidR="00C16263" w:rsidRDefault="00C16263" w:rsidP="007A38A2">
      <w:pPr>
        <w:pStyle w:val="ListParagraph"/>
        <w:numPr>
          <w:ilvl w:val="1"/>
          <w:numId w:val="4"/>
        </w:numPr>
        <w:outlineLvl w:val="1"/>
      </w:pPr>
      <w:bookmarkStart w:id="25" w:name="_Toc48631063"/>
      <w:r>
        <w:t>sp_Update_Review_Coaching_Log_Employee_Acknowledge</w:t>
      </w:r>
      <w:bookmarkEnd w:id="25"/>
    </w:p>
    <w:p w:rsidR="00FA782E" w:rsidRDefault="00FA782E" w:rsidP="007A38A2">
      <w:pPr>
        <w:pStyle w:val="ListParagraph"/>
        <w:numPr>
          <w:ilvl w:val="1"/>
          <w:numId w:val="4"/>
        </w:numPr>
        <w:outlineLvl w:val="1"/>
      </w:pPr>
      <w:bookmarkStart w:id="26" w:name="_Toc48631064"/>
      <w:r>
        <w:t>sp_Update_Review_Coaching_Log_Manager_Pending_Research</w:t>
      </w:r>
      <w:bookmarkEnd w:id="26"/>
    </w:p>
    <w:p w:rsidR="00FA782E" w:rsidRDefault="00FA782E" w:rsidP="007A38A2">
      <w:pPr>
        <w:pStyle w:val="ListParagraph"/>
        <w:numPr>
          <w:ilvl w:val="1"/>
          <w:numId w:val="4"/>
        </w:numPr>
        <w:outlineLvl w:val="1"/>
      </w:pPr>
      <w:bookmarkStart w:id="27" w:name="_Toc48631065"/>
      <w:r>
        <w:t>sp_Update_Review_Coaching_Log_Manager_Pending_CSE</w:t>
      </w:r>
      <w:bookmarkEnd w:id="27"/>
    </w:p>
    <w:p w:rsidR="00AC7FF8" w:rsidRDefault="00AC7FF8" w:rsidP="007A38A2">
      <w:pPr>
        <w:pStyle w:val="ListParagraph"/>
        <w:numPr>
          <w:ilvl w:val="1"/>
          <w:numId w:val="4"/>
        </w:numPr>
        <w:outlineLvl w:val="1"/>
      </w:pPr>
      <w:bookmarkStart w:id="28" w:name="_Toc48631066"/>
      <w:r>
        <w:t>sp_SelectReviewFrom_Coaching_Log_Quality_Now</w:t>
      </w:r>
      <w:bookmarkEnd w:id="28"/>
    </w:p>
    <w:p w:rsidR="00897564" w:rsidRDefault="002A22C0" w:rsidP="007A38A2">
      <w:pPr>
        <w:pStyle w:val="ListParagraph"/>
        <w:numPr>
          <w:ilvl w:val="1"/>
          <w:numId w:val="4"/>
        </w:numPr>
        <w:outlineLvl w:val="1"/>
      </w:pPr>
      <w:bookmarkStart w:id="29" w:name="_Toc48631067"/>
      <w:r>
        <w:t>sp_ShortCalls_Get_BehaviorList</w:t>
      </w:r>
      <w:bookmarkEnd w:id="29"/>
    </w:p>
    <w:p w:rsidR="002A22C0" w:rsidRDefault="002A22C0" w:rsidP="007A38A2">
      <w:pPr>
        <w:pStyle w:val="ListParagraph"/>
        <w:numPr>
          <w:ilvl w:val="1"/>
          <w:numId w:val="4"/>
        </w:numPr>
        <w:outlineLvl w:val="1"/>
      </w:pPr>
      <w:bookmarkStart w:id="30" w:name="_Toc48631068"/>
      <w:r>
        <w:t>sp_ShortCalls_Get_Actions</w:t>
      </w:r>
      <w:bookmarkEnd w:id="30"/>
    </w:p>
    <w:p w:rsidR="002A22C0" w:rsidRDefault="002A22C0" w:rsidP="007A38A2">
      <w:pPr>
        <w:pStyle w:val="ListParagraph"/>
        <w:numPr>
          <w:ilvl w:val="1"/>
          <w:numId w:val="4"/>
        </w:numPr>
        <w:outlineLvl w:val="1"/>
      </w:pPr>
      <w:bookmarkStart w:id="31" w:name="_Toc48631069"/>
      <w:r>
        <w:t>sp_ShortCalls_Get_CallList</w:t>
      </w:r>
      <w:bookmarkEnd w:id="31"/>
    </w:p>
    <w:p w:rsidR="002A22C0" w:rsidRDefault="002A22C0" w:rsidP="007A38A2">
      <w:pPr>
        <w:pStyle w:val="ListParagraph"/>
        <w:numPr>
          <w:ilvl w:val="1"/>
          <w:numId w:val="4"/>
        </w:numPr>
        <w:outlineLvl w:val="1"/>
      </w:pPr>
      <w:bookmarkStart w:id="32" w:name="_Toc48631070"/>
      <w:r>
        <w:t>sp_ShortCalls_Get_SupReivewDetails</w:t>
      </w:r>
      <w:bookmarkEnd w:id="32"/>
    </w:p>
    <w:p w:rsidR="002A22C0" w:rsidRDefault="002A22C0" w:rsidP="007A38A2">
      <w:pPr>
        <w:pStyle w:val="ListParagraph"/>
        <w:numPr>
          <w:ilvl w:val="1"/>
          <w:numId w:val="4"/>
        </w:numPr>
        <w:outlineLvl w:val="1"/>
      </w:pPr>
      <w:bookmarkStart w:id="33" w:name="_Toc48631071"/>
      <w:r>
        <w:t>sp_ShortCalls_SupReview_Submit</w:t>
      </w:r>
      <w:bookmarkEnd w:id="33"/>
    </w:p>
    <w:p w:rsidR="002A22C0" w:rsidRDefault="002A22C0" w:rsidP="007A38A2">
      <w:pPr>
        <w:pStyle w:val="ListParagraph"/>
        <w:numPr>
          <w:ilvl w:val="1"/>
          <w:numId w:val="4"/>
        </w:numPr>
        <w:outlineLvl w:val="1"/>
      </w:pPr>
      <w:bookmarkStart w:id="34" w:name="_Toc48631072"/>
      <w:r>
        <w:t>sp_ShortCalls_MgrReivew_Submit</w:t>
      </w:r>
      <w:bookmarkEnd w:id="34"/>
    </w:p>
    <w:p w:rsidR="002D6656" w:rsidRDefault="003D32AC" w:rsidP="007E27E7">
      <w:pPr>
        <w:pStyle w:val="ListParagraph"/>
        <w:numPr>
          <w:ilvl w:val="1"/>
          <w:numId w:val="4"/>
        </w:numPr>
        <w:outlineLvl w:val="1"/>
      </w:pPr>
      <w:bookmarkStart w:id="35" w:name="_Toc48631073"/>
      <w:r>
        <w:t>sp_ShortCalls_getMgrReviewDetails</w:t>
      </w:r>
      <w:bookmarkEnd w:id="35"/>
    </w:p>
    <w:p w:rsidR="00D1548C" w:rsidRDefault="00D1548C" w:rsidP="007E27E7">
      <w:pPr>
        <w:pStyle w:val="ListParagraph"/>
        <w:numPr>
          <w:ilvl w:val="1"/>
          <w:numId w:val="4"/>
        </w:numPr>
        <w:outlineLvl w:val="1"/>
      </w:pPr>
      <w:bookmarkStart w:id="36" w:name="_Toc48631074"/>
      <w:r>
        <w:t>sp_Update_Review_Caoching_Log_Supervisor_Pending_Followup</w:t>
      </w:r>
      <w:bookmarkEnd w:id="36"/>
    </w:p>
    <w:p w:rsidR="00143B4B" w:rsidRDefault="00143B4B" w:rsidP="007E27E7">
      <w:pPr>
        <w:pStyle w:val="ListParagraph"/>
        <w:numPr>
          <w:ilvl w:val="1"/>
          <w:numId w:val="4"/>
        </w:numPr>
        <w:outlineLvl w:val="1"/>
      </w:pPr>
      <w:bookmarkStart w:id="37" w:name="_Toc48631075"/>
      <w:r>
        <w:t>sp_Update_Review_Caoching_Log_Employee_Pending_Followup</w:t>
      </w:r>
      <w:bookmarkEnd w:id="37"/>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8" w:name="_Toc48631076"/>
      <w:r>
        <w:rPr>
          <w:b/>
        </w:rPr>
        <w:t>Logic to d</w:t>
      </w:r>
      <w:r w:rsidR="006C1828">
        <w:rPr>
          <w:b/>
        </w:rPr>
        <w:t xml:space="preserve">etermine </w:t>
      </w:r>
      <w:r>
        <w:rPr>
          <w:b/>
        </w:rPr>
        <w:t>pending form type</w:t>
      </w:r>
      <w:bookmarkEnd w:id="38"/>
    </w:p>
    <w:p w:rsidR="00015568" w:rsidRDefault="00015568" w:rsidP="007A38A2">
      <w:pPr>
        <w:pStyle w:val="ListParagraph"/>
        <w:numPr>
          <w:ilvl w:val="1"/>
          <w:numId w:val="4"/>
        </w:numPr>
        <w:outlineLvl w:val="1"/>
      </w:pPr>
      <w:bookmarkStart w:id="39" w:name="_Toc48631077"/>
      <w:r>
        <w:t>Pending Acknowledgement</w:t>
      </w:r>
      <w:bookmarkEnd w:id="39"/>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40" w:name="_Toc48631078"/>
      <w:r>
        <w:t>Pending Research</w:t>
      </w:r>
      <w:bookmarkEnd w:id="40"/>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41" w:name="_Toc48631079"/>
      <w:r>
        <w:t>Pending CSE</w:t>
      </w:r>
      <w:bookmarkEnd w:id="41"/>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42" w:name="_Toc48631080"/>
      <w:r>
        <w:t>Pending Short Call Review</w:t>
      </w:r>
      <w:r w:rsidR="00B53039">
        <w:t xml:space="preserve"> (Supervisor)</w:t>
      </w:r>
      <w:bookmarkEnd w:id="42"/>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43" w:name="_Toc48631081"/>
      <w:r>
        <w:t>Pending Short Call Confirm</w:t>
      </w:r>
      <w:r w:rsidR="00B53039">
        <w:t xml:space="preserve"> (Manager)</w:t>
      </w:r>
      <w:bookmarkEnd w:id="43"/>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44" w:name="_Toc48631082"/>
      <w:r>
        <w:lastRenderedPageBreak/>
        <w:t>Pending Follow-Up (Supervisor)</w:t>
      </w:r>
      <w:bookmarkEnd w:id="44"/>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45" w:name="_Toc48631083"/>
      <w:r>
        <w:t xml:space="preserve">Pending </w:t>
      </w:r>
      <w:r w:rsidR="008F585E">
        <w:t xml:space="preserve">Regular </w:t>
      </w:r>
      <w:r>
        <w:t>Review</w:t>
      </w:r>
      <w:bookmarkEnd w:id="45"/>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EB4DD9" w:rsidRDefault="00B75535" w:rsidP="007A38A2">
      <w:pPr>
        <w:numPr>
          <w:ilvl w:val="0"/>
          <w:numId w:val="4"/>
        </w:numPr>
        <w:tabs>
          <w:tab w:val="num" w:pos="1080"/>
        </w:tabs>
        <w:autoSpaceDE w:val="0"/>
        <w:autoSpaceDN w:val="0"/>
        <w:adjustRightInd w:val="0"/>
        <w:outlineLvl w:val="1"/>
        <w:rPr>
          <w:b/>
        </w:rPr>
      </w:pPr>
      <w:bookmarkStart w:id="46" w:name="_Toc48631084"/>
      <w:r>
        <w:rPr>
          <w:b/>
        </w:rPr>
        <w:t xml:space="preserve">Logic to determine who can </w:t>
      </w:r>
      <w:r w:rsidR="00C23645">
        <w:rPr>
          <w:b/>
        </w:rPr>
        <w:t>view</w:t>
      </w:r>
      <w:r>
        <w:rPr>
          <w:b/>
        </w:rPr>
        <w:t xml:space="preserve"> Log Details</w:t>
      </w:r>
      <w:bookmarkEnd w:id="46"/>
    </w:p>
    <w:tbl>
      <w:tblPr>
        <w:tblStyle w:val="TableGrid"/>
        <w:tblW w:w="0" w:type="auto"/>
        <w:tblInd w:w="360" w:type="dxa"/>
        <w:tblLook w:val="04A0" w:firstRow="1" w:lastRow="0" w:firstColumn="1" w:lastColumn="0" w:noHBand="0" w:noVBand="1"/>
      </w:tblPr>
      <w:tblGrid>
        <w:gridCol w:w="4247"/>
        <w:gridCol w:w="4249"/>
      </w:tblGrid>
      <w:tr w:rsidR="00B75535" w:rsidTr="00D22B05">
        <w:tc>
          <w:tcPr>
            <w:tcW w:w="4247" w:type="dxa"/>
          </w:tcPr>
          <w:p w:rsidR="00B75535" w:rsidRDefault="00B75535" w:rsidP="00AB01B6">
            <w:pPr>
              <w:autoSpaceDE w:val="0"/>
              <w:autoSpaceDN w:val="0"/>
              <w:adjustRightInd w:val="0"/>
              <w:rPr>
                <w:b/>
              </w:rPr>
            </w:pPr>
            <w:r>
              <w:rPr>
                <w:b/>
              </w:rPr>
              <w:t xml:space="preserve">My Submission </w:t>
            </w:r>
          </w:p>
        </w:tc>
        <w:tc>
          <w:tcPr>
            <w:tcW w:w="4249" w:type="dxa"/>
          </w:tcPr>
          <w:p w:rsidR="00B75535" w:rsidRDefault="00B75535" w:rsidP="00AB01B6">
            <w:pPr>
              <w:autoSpaceDE w:val="0"/>
              <w:autoSpaceDN w:val="0"/>
              <w:adjustRightInd w:val="0"/>
              <w:rPr>
                <w:b/>
              </w:rPr>
            </w:pPr>
            <w:r>
              <w:rPr>
                <w:b/>
              </w:rPr>
              <w:t>Submitter only</w:t>
            </w:r>
          </w:p>
        </w:tc>
      </w:tr>
      <w:tr w:rsidR="00B75535" w:rsidTr="00D22B05">
        <w:tc>
          <w:tcPr>
            <w:tcW w:w="4247" w:type="dxa"/>
          </w:tcPr>
          <w:p w:rsidR="00B75535" w:rsidRDefault="00B75535" w:rsidP="00AB01B6">
            <w:pPr>
              <w:autoSpaceDE w:val="0"/>
              <w:autoSpaceDN w:val="0"/>
              <w:adjustRightInd w:val="0"/>
              <w:rPr>
                <w:b/>
              </w:rPr>
            </w:pPr>
            <w:r>
              <w:rPr>
                <w:b/>
              </w:rPr>
              <w:t>Historical Dashboard</w:t>
            </w:r>
          </w:p>
        </w:tc>
        <w:tc>
          <w:tcPr>
            <w:tcW w:w="4249" w:type="dxa"/>
          </w:tcPr>
          <w:p w:rsidR="00D8737F" w:rsidRDefault="001411F1" w:rsidP="00AB01B6">
            <w:pPr>
              <w:autoSpaceDE w:val="0"/>
              <w:autoSpaceDN w:val="0"/>
              <w:adjustRightInd w:val="0"/>
              <w:rPr>
                <w:b/>
              </w:rPr>
            </w:pPr>
            <w:r>
              <w:rPr>
                <w:b/>
              </w:rPr>
              <w:t>Director</w:t>
            </w:r>
            <w:r w:rsidR="00D8737F">
              <w:rPr>
                <w:b/>
              </w:rPr>
              <w:t>;</w:t>
            </w:r>
          </w:p>
          <w:p w:rsidR="001411F1" w:rsidRDefault="001411F1" w:rsidP="00AB01B6">
            <w:pPr>
              <w:autoSpaceDE w:val="0"/>
              <w:autoSpaceDN w:val="0"/>
              <w:adjustRightInd w:val="0"/>
              <w:rPr>
                <w:b/>
              </w:rPr>
            </w:pPr>
            <w:r>
              <w:rPr>
                <w:b/>
              </w:rPr>
              <w:t>Senior Man</w:t>
            </w:r>
            <w:r w:rsidR="00D8737F">
              <w:rPr>
                <w:b/>
              </w:rPr>
              <w:t>a</w:t>
            </w:r>
            <w:r>
              <w:rPr>
                <w:b/>
              </w:rPr>
              <w:t>ger;</w:t>
            </w:r>
          </w:p>
          <w:p w:rsidR="00B75535" w:rsidRDefault="00B75535" w:rsidP="00AB01B6">
            <w:pPr>
              <w:autoSpaceDE w:val="0"/>
              <w:autoSpaceDN w:val="0"/>
              <w:adjustRightInd w:val="0"/>
              <w:rPr>
                <w:b/>
              </w:rPr>
            </w:pPr>
            <w:r>
              <w:rPr>
                <w:b/>
              </w:rPr>
              <w:t>Submitter;</w:t>
            </w:r>
          </w:p>
          <w:p w:rsidR="00B75535" w:rsidRDefault="001411F1" w:rsidP="00AB01B6">
            <w:pPr>
              <w:autoSpaceDE w:val="0"/>
              <w:autoSpaceDN w:val="0"/>
              <w:adjustRightInd w:val="0"/>
              <w:rPr>
                <w:b/>
              </w:rPr>
            </w:pPr>
            <w:r>
              <w:rPr>
                <w:b/>
              </w:rPr>
              <w:t>Employee</w:t>
            </w:r>
            <w:r w:rsidR="00B75535">
              <w:rPr>
                <w:b/>
              </w:rPr>
              <w:t>;</w:t>
            </w:r>
          </w:p>
          <w:p w:rsidR="00B75535" w:rsidRDefault="00B75535" w:rsidP="00AB01B6">
            <w:pPr>
              <w:autoSpaceDE w:val="0"/>
              <w:autoSpaceDN w:val="0"/>
              <w:adjustRightInd w:val="0"/>
              <w:rPr>
                <w:b/>
              </w:rPr>
            </w:pPr>
            <w:r>
              <w:rPr>
                <w:b/>
              </w:rPr>
              <w:t>Supervisor;</w:t>
            </w:r>
          </w:p>
          <w:p w:rsidR="00B75535" w:rsidRDefault="00B75535" w:rsidP="00AB01B6">
            <w:pPr>
              <w:autoSpaceDE w:val="0"/>
              <w:autoSpaceDN w:val="0"/>
              <w:adjustRightInd w:val="0"/>
              <w:rPr>
                <w:b/>
              </w:rPr>
            </w:pPr>
            <w:r>
              <w:rPr>
                <w:b/>
              </w:rPr>
              <w:t>Manager;</w:t>
            </w:r>
          </w:p>
          <w:p w:rsidR="00B75535" w:rsidRDefault="00555D75" w:rsidP="00AB01B6">
            <w:pPr>
              <w:autoSpaceDE w:val="0"/>
              <w:autoSpaceDN w:val="0"/>
              <w:adjustRightInd w:val="0"/>
              <w:rPr>
                <w:b/>
              </w:rPr>
            </w:pPr>
            <w:r>
              <w:rPr>
                <w:b/>
              </w:rPr>
              <w:t>“ECL”</w:t>
            </w:r>
            <w:r w:rsidR="00CE57F2">
              <w:rPr>
                <w:b/>
              </w:rPr>
              <w:t xml:space="preserve"> user;</w:t>
            </w:r>
          </w:p>
          <w:p w:rsidR="00B75535" w:rsidRDefault="00D42608" w:rsidP="00AB01B6">
            <w:pPr>
              <w:autoSpaceDE w:val="0"/>
              <w:autoSpaceDN w:val="0"/>
              <w:adjustRightInd w:val="0"/>
              <w:rPr>
                <w:b/>
              </w:rPr>
            </w:pPr>
            <w:r>
              <w:rPr>
                <w:b/>
              </w:rPr>
              <w:t>HR with job codes starting WHHR or WHER or WHRC</w:t>
            </w:r>
            <w:r w:rsidR="00CE57F2">
              <w:rPr>
                <w:b/>
              </w:rPr>
              <w:t>;</w:t>
            </w:r>
          </w:p>
          <w:p w:rsidR="00CE57F2" w:rsidRDefault="00CE57F2" w:rsidP="00AB01B6">
            <w:pPr>
              <w:autoSpaceDE w:val="0"/>
              <w:autoSpaceDN w:val="0"/>
              <w:adjustRightInd w:val="0"/>
              <w:rPr>
                <w:b/>
              </w:rPr>
            </w:pPr>
          </w:p>
          <w:p w:rsidR="00CE57F2" w:rsidRDefault="00CE57F2" w:rsidP="00AB01B6">
            <w:pPr>
              <w:autoSpaceDE w:val="0"/>
              <w:autoSpaceDN w:val="0"/>
              <w:adjustRightInd w:val="0"/>
              <w:rPr>
                <w:b/>
              </w:rPr>
            </w:pPr>
            <w:r>
              <w:rPr>
                <w:b/>
              </w:rPr>
              <w:t>Note: Display Warning logs for HR users only.</w:t>
            </w:r>
          </w:p>
        </w:tc>
      </w:tr>
      <w:tr w:rsidR="00B75535" w:rsidTr="00D22B05">
        <w:tc>
          <w:tcPr>
            <w:tcW w:w="4247" w:type="dxa"/>
          </w:tcPr>
          <w:p w:rsidR="00B75535" w:rsidRDefault="00D15BDE" w:rsidP="00AB01B6">
            <w:pPr>
              <w:autoSpaceDE w:val="0"/>
              <w:autoSpaceDN w:val="0"/>
              <w:adjustRightInd w:val="0"/>
              <w:rPr>
                <w:b/>
              </w:rPr>
            </w:pPr>
            <w:r>
              <w:rPr>
                <w:b/>
              </w:rPr>
              <w:t>My Dashboard</w:t>
            </w:r>
          </w:p>
        </w:tc>
        <w:tc>
          <w:tcPr>
            <w:tcW w:w="4249" w:type="dxa"/>
          </w:tcPr>
          <w:p w:rsidR="001411F1" w:rsidRDefault="001411F1" w:rsidP="001411F1">
            <w:pPr>
              <w:autoSpaceDE w:val="0"/>
              <w:autoSpaceDN w:val="0"/>
              <w:adjustRightInd w:val="0"/>
              <w:rPr>
                <w:b/>
                <w:u w:val="single"/>
              </w:rPr>
            </w:pPr>
            <w:r>
              <w:rPr>
                <w:b/>
                <w:u w:val="single"/>
              </w:rPr>
              <w:t>Director;</w:t>
            </w:r>
          </w:p>
          <w:p w:rsidR="001411F1" w:rsidRPr="00D22B05" w:rsidRDefault="001411F1" w:rsidP="001411F1">
            <w:pPr>
              <w:autoSpaceDE w:val="0"/>
              <w:autoSpaceDN w:val="0"/>
              <w:adjustRightInd w:val="0"/>
              <w:rPr>
                <w:b/>
                <w:u w:val="single"/>
              </w:rPr>
            </w:pPr>
            <w:r>
              <w:rPr>
                <w:b/>
                <w:u w:val="single"/>
              </w:rPr>
              <w:t>Senior Manager;</w:t>
            </w:r>
          </w:p>
          <w:p w:rsidR="001411F1" w:rsidRDefault="001411F1" w:rsidP="00AB01B6">
            <w:pPr>
              <w:autoSpaceDE w:val="0"/>
              <w:autoSpaceDN w:val="0"/>
              <w:adjustRightInd w:val="0"/>
              <w:rPr>
                <w:b/>
                <w:u w:val="single"/>
              </w:rPr>
            </w:pPr>
          </w:p>
          <w:p w:rsidR="00955421" w:rsidRDefault="00955421" w:rsidP="00AB01B6">
            <w:pPr>
              <w:autoSpaceDE w:val="0"/>
              <w:autoSpaceDN w:val="0"/>
              <w:adjustRightInd w:val="0"/>
              <w:rPr>
                <w:b/>
                <w:u w:val="single"/>
              </w:rPr>
            </w:pPr>
            <w:r w:rsidRPr="00D22B05">
              <w:rPr>
                <w:b/>
                <w:u w:val="single"/>
              </w:rPr>
              <w:t>Coaching Logs:</w:t>
            </w:r>
          </w:p>
          <w:p w:rsidR="00955421" w:rsidRDefault="00955421" w:rsidP="00AB01B6">
            <w:pPr>
              <w:autoSpaceDE w:val="0"/>
              <w:autoSpaceDN w:val="0"/>
              <w:adjustRightInd w:val="0"/>
              <w:rPr>
                <w:b/>
              </w:rPr>
            </w:pPr>
            <w:r>
              <w:rPr>
                <w:b/>
              </w:rPr>
              <w:t>Non-ARC submitter;</w:t>
            </w:r>
          </w:p>
          <w:p w:rsidR="00955421" w:rsidRDefault="00955421" w:rsidP="00AB01B6">
            <w:pPr>
              <w:autoSpaceDE w:val="0"/>
              <w:autoSpaceDN w:val="0"/>
              <w:adjustRightInd w:val="0"/>
              <w:rPr>
                <w:b/>
              </w:rPr>
            </w:pPr>
            <w:r>
              <w:rPr>
                <w:b/>
              </w:rPr>
              <w:t>Employee;</w:t>
            </w:r>
          </w:p>
          <w:p w:rsidR="00955421" w:rsidRDefault="00955421" w:rsidP="00AB01B6">
            <w:pPr>
              <w:autoSpaceDE w:val="0"/>
              <w:autoSpaceDN w:val="0"/>
              <w:adjustRightInd w:val="0"/>
              <w:rPr>
                <w:b/>
              </w:rPr>
            </w:pPr>
            <w:r>
              <w:rPr>
                <w:b/>
              </w:rPr>
              <w:t>Supervisor;</w:t>
            </w:r>
          </w:p>
          <w:p w:rsidR="00955421" w:rsidRDefault="00955421" w:rsidP="00AB01B6">
            <w:pPr>
              <w:autoSpaceDE w:val="0"/>
              <w:autoSpaceDN w:val="0"/>
              <w:adjustRightInd w:val="0"/>
              <w:rPr>
                <w:b/>
              </w:rPr>
            </w:pPr>
            <w:r>
              <w:rPr>
                <w:b/>
              </w:rPr>
              <w:t>Manager;</w:t>
            </w:r>
          </w:p>
          <w:p w:rsidR="00955421" w:rsidRDefault="00955421" w:rsidP="00AB01B6">
            <w:pPr>
              <w:autoSpaceDE w:val="0"/>
              <w:autoSpaceDN w:val="0"/>
              <w:adjustRightInd w:val="0"/>
              <w:rPr>
                <w:b/>
              </w:rPr>
            </w:pPr>
            <w:r>
              <w:rPr>
                <w:b/>
              </w:rPr>
              <w:t>Reassigned user;</w:t>
            </w:r>
          </w:p>
          <w:p w:rsidR="00955421" w:rsidRDefault="00955421" w:rsidP="00AB01B6">
            <w:pPr>
              <w:autoSpaceDE w:val="0"/>
              <w:autoSpaceDN w:val="0"/>
              <w:adjustRightInd w:val="0"/>
              <w:rPr>
                <w:b/>
              </w:rPr>
            </w:pPr>
            <w:r>
              <w:rPr>
                <w:b/>
              </w:rPr>
              <w:t>Log Manager (Low CSAT)</w:t>
            </w:r>
          </w:p>
          <w:p w:rsidR="00955421" w:rsidRDefault="00955421" w:rsidP="00AB01B6">
            <w:pPr>
              <w:autoSpaceDE w:val="0"/>
              <w:autoSpaceDN w:val="0"/>
              <w:adjustRightInd w:val="0"/>
              <w:rPr>
                <w:b/>
              </w:rPr>
            </w:pPr>
          </w:p>
          <w:p w:rsidR="00555D75" w:rsidRDefault="00955421" w:rsidP="00AB01B6">
            <w:pPr>
              <w:autoSpaceDE w:val="0"/>
              <w:autoSpaceDN w:val="0"/>
              <w:adjustRightInd w:val="0"/>
              <w:rPr>
                <w:b/>
                <w:u w:val="single"/>
              </w:rPr>
            </w:pPr>
            <w:r w:rsidRPr="00D22B05">
              <w:rPr>
                <w:b/>
                <w:u w:val="single"/>
              </w:rPr>
              <w:t>Warning Logs:</w:t>
            </w:r>
          </w:p>
          <w:p w:rsidR="00955421" w:rsidRDefault="00955421" w:rsidP="00AB01B6">
            <w:pPr>
              <w:autoSpaceDE w:val="0"/>
              <w:autoSpaceDN w:val="0"/>
              <w:adjustRightInd w:val="0"/>
              <w:rPr>
                <w:b/>
                <w:u w:val="single"/>
              </w:rPr>
            </w:pPr>
            <w:r>
              <w:rPr>
                <w:b/>
                <w:u w:val="single"/>
              </w:rPr>
              <w:t>Submitter;</w:t>
            </w:r>
          </w:p>
          <w:p w:rsidR="00955421" w:rsidRDefault="00955421" w:rsidP="00AB01B6">
            <w:pPr>
              <w:autoSpaceDE w:val="0"/>
              <w:autoSpaceDN w:val="0"/>
              <w:adjustRightInd w:val="0"/>
              <w:rPr>
                <w:b/>
                <w:u w:val="single"/>
              </w:rPr>
            </w:pPr>
            <w:r>
              <w:rPr>
                <w:b/>
                <w:u w:val="single"/>
              </w:rPr>
              <w:t>Employee;</w:t>
            </w:r>
          </w:p>
          <w:p w:rsidR="00955421" w:rsidRDefault="00955421" w:rsidP="00AB01B6">
            <w:pPr>
              <w:autoSpaceDE w:val="0"/>
              <w:autoSpaceDN w:val="0"/>
              <w:adjustRightInd w:val="0"/>
              <w:rPr>
                <w:b/>
                <w:u w:val="single"/>
              </w:rPr>
            </w:pPr>
            <w:r>
              <w:rPr>
                <w:b/>
                <w:u w:val="single"/>
              </w:rPr>
              <w:t>Supervisor;</w:t>
            </w:r>
          </w:p>
          <w:p w:rsidR="00955421" w:rsidRPr="00D22B05" w:rsidRDefault="00955421" w:rsidP="00AB01B6">
            <w:pPr>
              <w:autoSpaceDE w:val="0"/>
              <w:autoSpaceDN w:val="0"/>
              <w:adjustRightInd w:val="0"/>
              <w:rPr>
                <w:b/>
                <w:u w:val="single"/>
              </w:rPr>
            </w:pPr>
            <w:r>
              <w:rPr>
                <w:b/>
                <w:u w:val="single"/>
              </w:rPr>
              <w:t>Manager</w:t>
            </w:r>
          </w:p>
        </w:tc>
      </w:tr>
      <w:tr w:rsidR="00B75535" w:rsidTr="00D22B05">
        <w:tc>
          <w:tcPr>
            <w:tcW w:w="4247" w:type="dxa"/>
          </w:tcPr>
          <w:p w:rsidR="00B75535" w:rsidRDefault="002A66AE" w:rsidP="00AB01B6">
            <w:pPr>
              <w:autoSpaceDE w:val="0"/>
              <w:autoSpaceDN w:val="0"/>
              <w:adjustRightInd w:val="0"/>
              <w:rPr>
                <w:b/>
              </w:rPr>
            </w:pPr>
            <w:r>
              <w:rPr>
                <w:b/>
              </w:rPr>
              <w:t>Survey</w:t>
            </w:r>
          </w:p>
        </w:tc>
        <w:tc>
          <w:tcPr>
            <w:tcW w:w="4249" w:type="dxa"/>
          </w:tcPr>
          <w:p w:rsidR="00B75535" w:rsidRDefault="002A66AE" w:rsidP="00AB01B6">
            <w:pPr>
              <w:autoSpaceDE w:val="0"/>
              <w:autoSpaceDN w:val="0"/>
              <w:adjustRightInd w:val="0"/>
              <w:rPr>
                <w:b/>
              </w:rPr>
            </w:pPr>
            <w:r>
              <w:rPr>
                <w:b/>
              </w:rPr>
              <w:t>Employee of the log</w:t>
            </w:r>
          </w:p>
        </w:tc>
      </w:tr>
    </w:tbl>
    <w:p w:rsidR="00B75535" w:rsidRDefault="00B75535" w:rsidP="00D22B05">
      <w:pPr>
        <w:autoSpaceDE w:val="0"/>
        <w:autoSpaceDN w:val="0"/>
        <w:adjustRightInd w:val="0"/>
        <w:ind w:left="360"/>
        <w:outlineLvl w:val="1"/>
        <w:rPr>
          <w:b/>
        </w:rPr>
      </w:pPr>
    </w:p>
    <w:p w:rsidR="004D3050" w:rsidRDefault="004D3050" w:rsidP="007A38A2">
      <w:pPr>
        <w:numPr>
          <w:ilvl w:val="0"/>
          <w:numId w:val="4"/>
        </w:numPr>
        <w:tabs>
          <w:tab w:val="num" w:pos="1080"/>
        </w:tabs>
        <w:autoSpaceDE w:val="0"/>
        <w:autoSpaceDN w:val="0"/>
        <w:adjustRightInd w:val="0"/>
        <w:outlineLvl w:val="1"/>
        <w:rPr>
          <w:b/>
        </w:rPr>
      </w:pPr>
      <w:bookmarkStart w:id="47" w:name="_Toc48631085"/>
      <w:r>
        <w:rPr>
          <w:b/>
        </w:rPr>
        <w:t>Logic to determine Review Page display mode (Ready Only vs Editable)</w:t>
      </w:r>
      <w:bookmarkEnd w:id="47"/>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lastRenderedPageBreak/>
              <w:t xml:space="preserve">    Else Read Only</w:t>
            </w:r>
          </w:p>
        </w:tc>
      </w:tr>
      <w:tr w:rsidR="006E4C4F" w:rsidTr="00072DCF">
        <w:tc>
          <w:tcPr>
            <w:tcW w:w="4256" w:type="dxa"/>
          </w:tcPr>
          <w:p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48" w:name="_Toc48631086"/>
      <w:r>
        <w:rPr>
          <w:b/>
        </w:rPr>
        <w:t>Logic to determine next status</w:t>
      </w:r>
      <w:bookmarkEnd w:id="48"/>
    </w:p>
    <w:p w:rsidR="00C64664" w:rsidRDefault="00714AE8" w:rsidP="00C64664">
      <w:pPr>
        <w:pStyle w:val="ListParagraph"/>
        <w:numPr>
          <w:ilvl w:val="1"/>
          <w:numId w:val="4"/>
        </w:numPr>
        <w:outlineLvl w:val="1"/>
      </w:pPr>
      <w:bookmarkStart w:id="49" w:name="_Toc48631087"/>
      <w:r>
        <w:t>Pending Acknowledgement</w:t>
      </w:r>
      <w:bookmarkEnd w:id="49"/>
      <w:r w:rsidR="00C64664">
        <w:t xml:space="preserve"> </w:t>
      </w:r>
    </w:p>
    <w:p w:rsidR="000F753B" w:rsidRDefault="000F753B" w:rsidP="00AB01B6">
      <w:pPr>
        <w:pStyle w:val="ListParagraph"/>
        <w:ind w:left="792"/>
      </w:pPr>
      <w:r>
        <w:t>If the log is a warning log, next status will be “Completed”;</w:t>
      </w:r>
    </w:p>
    <w:p w:rsidR="00E37501" w:rsidRDefault="00E37501" w:rsidP="00AB01B6">
      <w:pPr>
        <w:pStyle w:val="ListParagraph"/>
        <w:ind w:left="792"/>
      </w:pPr>
    </w:p>
    <w:p w:rsidR="00DF7DF6" w:rsidRDefault="00E37501" w:rsidP="00AB01B6">
      <w:pPr>
        <w:pStyle w:val="ListParagraph"/>
        <w:ind w:left="792"/>
      </w:pPr>
      <w:r>
        <w:t>Otherwise:</w:t>
      </w:r>
    </w:p>
    <w:p w:rsidR="00C64664" w:rsidRDefault="00C64664" w:rsidP="00AB01B6">
      <w:pPr>
        <w:pStyle w:val="ListParagraph"/>
        <w:ind w:left="792"/>
      </w:pPr>
      <w:r>
        <w:t>For OverTurned Appeal (OTA) logs, next status will be “Completed”;</w:t>
      </w:r>
    </w:p>
    <w:p w:rsidR="004262F2" w:rsidRDefault="00E7189A" w:rsidP="00AB01B6">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50" w:name="_Toc48631088"/>
      <w:r>
        <w:t>Pending Research</w:t>
      </w:r>
      <w:bookmarkEnd w:id="50"/>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lastRenderedPageBreak/>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51" w:name="_Toc48631089"/>
      <w:r>
        <w:t>Pending CSE</w:t>
      </w:r>
      <w:bookmarkEnd w:id="51"/>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52" w:name="_Toc48631090"/>
      <w:r>
        <w:t>Pending Short Call Review (Supervisor)</w:t>
      </w:r>
      <w:bookmarkEnd w:id="52"/>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53" w:name="_Toc48631091"/>
      <w:r>
        <w:t xml:space="preserve">Pending Short Call </w:t>
      </w:r>
      <w:r w:rsidR="00AD503D">
        <w:t>Confirm</w:t>
      </w:r>
      <w:r>
        <w:t xml:space="preserve"> (</w:t>
      </w:r>
      <w:r w:rsidR="00D548C6">
        <w:t>Manager</w:t>
      </w:r>
      <w:r>
        <w:t>)</w:t>
      </w:r>
      <w:bookmarkEnd w:id="53"/>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54" w:name="_Toc48631092"/>
      <w:r>
        <w:t xml:space="preserve">Pending </w:t>
      </w:r>
      <w:r w:rsidR="0021598C">
        <w:t xml:space="preserve">Regular </w:t>
      </w:r>
      <w:r>
        <w:t>Review</w:t>
      </w:r>
      <w:bookmarkEnd w:id="54"/>
    </w:p>
    <w:p w:rsidR="00177B53" w:rsidRDefault="00177B53" w:rsidP="00522D50">
      <w:pPr>
        <w:pStyle w:val="ListParagraph"/>
        <w:ind w:left="792"/>
      </w:pPr>
      <w:bookmarkStart w:id="55" w:name="_Toc19103695"/>
      <w:bookmarkEnd w:id="55"/>
      <w:r>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56" w:name="_Toc48631093"/>
      <w:r>
        <w:t>Pending Follow-Up</w:t>
      </w:r>
      <w:bookmarkEnd w:id="56"/>
    </w:p>
    <w:p w:rsidR="002C329C" w:rsidRDefault="002C329C" w:rsidP="00522D50">
      <w:pPr>
        <w:pStyle w:val="ListParagraph"/>
        <w:ind w:left="792"/>
        <w:rPr>
          <w:ins w:id="57" w:author="Huang, Lili (NE)" w:date="2020-09-23T15:43:00Z"/>
        </w:rPr>
      </w:pPr>
      <w:r>
        <w:t>Next status will be “Pending Employee Review”</w:t>
      </w:r>
    </w:p>
    <w:p w:rsidR="005E2E97" w:rsidRDefault="005E2E97" w:rsidP="00522D50">
      <w:pPr>
        <w:pStyle w:val="ListParagraph"/>
        <w:ind w:left="792"/>
      </w:pPr>
    </w:p>
    <w:p w:rsidR="005E2E97" w:rsidRDefault="005E2E97" w:rsidP="005E2E97">
      <w:pPr>
        <w:pStyle w:val="ListParagraph"/>
        <w:numPr>
          <w:ilvl w:val="1"/>
          <w:numId w:val="4"/>
        </w:numPr>
        <w:outlineLvl w:val="1"/>
        <w:rPr>
          <w:ins w:id="58" w:author="Huang, Lili (NE)" w:date="2020-09-23T15:44:00Z"/>
        </w:rPr>
      </w:pPr>
      <w:ins w:id="59" w:author="Huang, Lili (NE)" w:date="2020-09-23T15:44:00Z">
        <w:r>
          <w:t xml:space="preserve">Pending </w:t>
        </w:r>
        <w:r>
          <w:t>Employee Review</w:t>
        </w:r>
      </w:ins>
    </w:p>
    <w:p w:rsidR="005E2E97" w:rsidRDefault="005E2E97" w:rsidP="005E2E97">
      <w:pPr>
        <w:pStyle w:val="ListParagraph"/>
        <w:ind w:left="792"/>
        <w:rPr>
          <w:ins w:id="60" w:author="Huang, Lili (NE)" w:date="2020-09-23T15:44:00Z"/>
        </w:rPr>
      </w:pPr>
      <w:ins w:id="61" w:author="Huang, Lili (NE)" w:date="2020-09-23T15:44:00Z">
        <w:r>
          <w:t>Next status will be “</w:t>
        </w:r>
        <w:r>
          <w:t>Completed</w:t>
        </w:r>
        <w:r>
          <w:t>”</w:t>
        </w:r>
      </w:ins>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62" w:name="_Toc48631094"/>
      <w:r>
        <w:rPr>
          <w:b/>
        </w:rPr>
        <w:t>Instruction text</w:t>
      </w:r>
      <w:bookmarkEnd w:id="62"/>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
          <w:iCs/>
        </w:rPr>
      </w:pPr>
    </w:p>
    <w:p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rsidR="00BF5448" w:rsidRPr="00B5168C" w:rsidRDefault="00BF5448" w:rsidP="00B5168C">
      <w:pPr>
        <w:pStyle w:val="ListParagraph"/>
        <w:ind w:left="1512"/>
        <w:rPr>
          <w:i/>
        </w:rPr>
      </w:pPr>
    </w:p>
    <w:p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rsidR="00BF5448" w:rsidRPr="00B5168C" w:rsidRDefault="00BF5448" w:rsidP="00116FD0">
      <w:pPr>
        <w:pStyle w:val="ListParagraph"/>
        <w:ind w:left="1512"/>
        <w:rPr>
          <w:i/>
        </w:rPr>
      </w:pPr>
    </w:p>
    <w:p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rsidR="00BF5448" w:rsidRPr="00B5168C" w:rsidRDefault="00BF5448" w:rsidP="00116FD0">
      <w:pPr>
        <w:pStyle w:val="ListParagraph"/>
        <w:ind w:left="1512"/>
        <w:rPr>
          <w:i/>
        </w:rPr>
      </w:pPr>
    </w:p>
    <w:p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rsidR="00BF5448" w:rsidRPr="00B5168C" w:rsidRDefault="00BF5448" w:rsidP="00B5168C">
      <w:pPr>
        <w:pStyle w:val="ListParagraph"/>
        <w:ind w:left="2232"/>
        <w:rPr>
          <w:i/>
        </w:rPr>
      </w:pPr>
    </w:p>
    <w:p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rsidR="000C2D93" w:rsidRDefault="000C2D93" w:rsidP="00116FD0">
      <w:pPr>
        <w:pStyle w:val="ListParagraph"/>
        <w:ind w:left="1512"/>
        <w:rPr>
          <w:i/>
        </w:rPr>
      </w:pPr>
    </w:p>
    <w:p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completed Attendance Policy training and signed an acknowledgement form stating you understood the policies.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rsidR="00970024" w:rsidRPr="00970024" w:rsidRDefault="00970024" w:rsidP="00B5168C">
      <w:pPr>
        <w:pStyle w:val="ListParagraph"/>
        <w:numPr>
          <w:ilvl w:val="0"/>
          <w:numId w:val="23"/>
        </w:numPr>
        <w:rPr>
          <w:i/>
        </w:rPr>
      </w:pPr>
      <w:r w:rsidRPr="00970024">
        <w:rPr>
          <w:i/>
        </w:rPr>
        <w:t>Correct your behavior of repeated unexcused/unapproved absences.</w:t>
      </w:r>
    </w:p>
    <w:p w:rsidR="00970024" w:rsidRDefault="00970024" w:rsidP="00B5168C">
      <w:pPr>
        <w:pStyle w:val="ListParagraph"/>
        <w:numPr>
          <w:ilvl w:val="0"/>
          <w:numId w:val="23"/>
        </w:numPr>
        <w:rPr>
          <w:i/>
        </w:rPr>
      </w:pPr>
      <w:r w:rsidRPr="00970024">
        <w:rPr>
          <w:i/>
        </w:rPr>
        <w:t>Work your shift as scheduled.</w:t>
      </w:r>
    </w:p>
    <w:p w:rsidR="00387C6C" w:rsidRPr="00970024" w:rsidRDefault="00387C6C" w:rsidP="00B5168C">
      <w:pPr>
        <w:pStyle w:val="ListParagraph"/>
        <w:ind w:left="2232"/>
        <w:rPr>
          <w:i/>
        </w:rPr>
      </w:pPr>
    </w:p>
    <w:p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must demonstrate immediate and sustained improvement in the areas noted above.</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c>
          <w:tcPr>
            <w:tcW w:w="2952" w:type="dxa"/>
          </w:tcPr>
          <w:p w:rsidR="00387C6C" w:rsidRPr="00B5168C" w:rsidRDefault="00387C6C" w:rsidP="00970024">
            <w:pPr>
              <w:pStyle w:val="ListParagraph"/>
              <w:ind w:left="0"/>
              <w:rPr>
                <w:b/>
                <w:i/>
              </w:rPr>
            </w:pPr>
            <w:r w:rsidRPr="00B5168C">
              <w:rPr>
                <w:b/>
                <w:i/>
              </w:rPr>
              <w:t>Pattern Occurrences</w:t>
            </w:r>
          </w:p>
        </w:tc>
        <w:tc>
          <w:tcPr>
            <w:tcW w:w="2952" w:type="dxa"/>
          </w:tcPr>
          <w:p w:rsidR="00387C6C" w:rsidRPr="00B5168C" w:rsidRDefault="00387C6C" w:rsidP="00970024">
            <w:pPr>
              <w:pStyle w:val="ListParagraph"/>
              <w:ind w:left="0"/>
              <w:rPr>
                <w:b/>
                <w:i/>
              </w:rPr>
            </w:pPr>
            <w:r w:rsidRPr="00B5168C">
              <w:rPr>
                <w:b/>
                <w:i/>
              </w:rPr>
              <w:t>Level of Disciplinary</w:t>
            </w:r>
          </w:p>
        </w:tc>
        <w:tc>
          <w:tcPr>
            <w:tcW w:w="2952" w:type="dxa"/>
          </w:tcPr>
          <w:p w:rsidR="00387C6C" w:rsidRPr="00B5168C" w:rsidRDefault="00387C6C" w:rsidP="00970024">
            <w:pPr>
              <w:pStyle w:val="ListParagraph"/>
              <w:ind w:left="0"/>
              <w:rPr>
                <w:b/>
                <w:i/>
              </w:rPr>
            </w:pPr>
            <w:r w:rsidRPr="00B5168C">
              <w:rPr>
                <w:b/>
                <w:i/>
              </w:rPr>
              <w:t>Action</w:t>
            </w:r>
          </w:p>
        </w:tc>
      </w:tr>
      <w:tr w:rsidR="00387C6C" w:rsidTr="00387C6C">
        <w:tc>
          <w:tcPr>
            <w:tcW w:w="2952" w:type="dxa"/>
          </w:tcPr>
          <w:p w:rsidR="00387C6C" w:rsidRDefault="00387C6C" w:rsidP="00970024">
            <w:pPr>
              <w:pStyle w:val="ListParagraph"/>
              <w:ind w:left="0"/>
              <w:rPr>
                <w:i/>
              </w:rPr>
            </w:pPr>
            <w:r>
              <w:rPr>
                <w:i/>
              </w:rPr>
              <w:t>3 Occurrences</w:t>
            </w:r>
          </w:p>
        </w:tc>
        <w:tc>
          <w:tcPr>
            <w:tcW w:w="2952" w:type="dxa"/>
          </w:tcPr>
          <w:p w:rsidR="00387C6C" w:rsidRDefault="00387C6C" w:rsidP="00970024">
            <w:pPr>
              <w:pStyle w:val="ListParagraph"/>
              <w:ind w:left="0"/>
              <w:rPr>
                <w:i/>
              </w:rPr>
            </w:pPr>
            <w:r>
              <w:rPr>
                <w:i/>
              </w:rPr>
              <w:t>Formal Coaching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6 Occurrences</w:t>
            </w:r>
          </w:p>
        </w:tc>
        <w:tc>
          <w:tcPr>
            <w:tcW w:w="2952" w:type="dxa"/>
          </w:tcPr>
          <w:p w:rsidR="00387C6C" w:rsidRDefault="00387C6C" w:rsidP="00970024">
            <w:pPr>
              <w:pStyle w:val="ListParagraph"/>
              <w:ind w:left="0"/>
              <w:rPr>
                <w:i/>
              </w:rPr>
            </w:pPr>
            <w:r>
              <w:rPr>
                <w:i/>
              </w:rPr>
              <w:t>Verbal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9 Occurrences</w:t>
            </w:r>
          </w:p>
        </w:tc>
        <w:tc>
          <w:tcPr>
            <w:tcW w:w="2952" w:type="dxa"/>
          </w:tcPr>
          <w:p w:rsidR="00387C6C" w:rsidRDefault="00387C6C" w:rsidP="00970024">
            <w:pPr>
              <w:pStyle w:val="ListParagraph"/>
              <w:ind w:left="0"/>
              <w:rPr>
                <w:i/>
              </w:rPr>
            </w:pPr>
            <w:r>
              <w:rPr>
                <w:i/>
              </w:rPr>
              <w:t>Written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12 Occurrences</w:t>
            </w:r>
          </w:p>
        </w:tc>
        <w:tc>
          <w:tcPr>
            <w:tcW w:w="2952" w:type="dxa"/>
          </w:tcPr>
          <w:p w:rsidR="00387C6C" w:rsidRDefault="00387C6C" w:rsidP="00970024">
            <w:pPr>
              <w:pStyle w:val="ListParagraph"/>
              <w:ind w:left="0"/>
              <w:rPr>
                <w:i/>
              </w:rPr>
            </w:pPr>
            <w:r>
              <w:rPr>
                <w:i/>
              </w:rPr>
              <w:t>Termination</w:t>
            </w:r>
          </w:p>
        </w:tc>
        <w:tc>
          <w:tcPr>
            <w:tcW w:w="2952" w:type="dxa"/>
          </w:tcPr>
          <w:p w:rsidR="00387C6C" w:rsidRDefault="00387C6C" w:rsidP="00970024">
            <w:pPr>
              <w:pStyle w:val="ListParagraph"/>
              <w:ind w:left="0"/>
              <w:rPr>
                <w:i/>
              </w:rPr>
            </w:pPr>
          </w:p>
        </w:tc>
      </w:tr>
    </w:tbl>
    <w:p w:rsidR="00387C6C" w:rsidRPr="00970024" w:rsidRDefault="00387C6C" w:rsidP="00970024">
      <w:pPr>
        <w:pStyle w:val="ListParagraph"/>
        <w:ind w:left="1512"/>
        <w:rPr>
          <w:i/>
        </w:rPr>
      </w:pPr>
    </w:p>
    <w:p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rsidR="00286F9F" w:rsidRPr="00B5168C" w:rsidRDefault="00286F9F" w:rsidP="00B5168C">
      <w:pPr>
        <w:ind w:left="1296"/>
        <w:rPr>
          <w:i/>
        </w:rPr>
      </w:pPr>
    </w:p>
    <w:p w:rsidR="00970024" w:rsidRDefault="00970024" w:rsidP="00B5168C">
      <w:pPr>
        <w:ind w:left="1296"/>
        <w:rPr>
          <w:ins w:id="63" w:author="Huang, Lili (NE)" w:date="2020-09-23T15:46:00Z"/>
          <w:i/>
        </w:rPr>
      </w:pPr>
      <w:r w:rsidRPr="00B5168C">
        <w:rPr>
          <w:i/>
        </w:rPr>
        <w:t>This Formal Coaching may not impact your ability to be considered for in-staff transfers or promotional opportunities.</w:t>
      </w:r>
    </w:p>
    <w:p w:rsidR="00726F63" w:rsidRDefault="00726F63" w:rsidP="00B5168C">
      <w:pPr>
        <w:ind w:left="1296"/>
        <w:rPr>
          <w:ins w:id="64" w:author="Huang, Lili (NE)" w:date="2020-09-23T15:46:00Z"/>
          <w:i/>
        </w:rPr>
      </w:pPr>
    </w:p>
    <w:p w:rsidR="00726F63" w:rsidRPr="00B5168C" w:rsidDel="009A7234" w:rsidRDefault="009A7234" w:rsidP="005561EB">
      <w:pPr>
        <w:pStyle w:val="ListParagraph"/>
        <w:numPr>
          <w:ilvl w:val="0"/>
          <w:numId w:val="12"/>
        </w:numPr>
        <w:rPr>
          <w:del w:id="65" w:author="Huang, Lili (NE)" w:date="2020-09-23T15:46:00Z"/>
          <w:i/>
        </w:rPr>
      </w:pPr>
      <w:ins w:id="66" w:author="Huang, Lili (NE)" w:date="2020-09-23T15:46:00Z">
        <w:r>
          <w:rPr>
            <w:b/>
          </w:rPr>
          <w:t xml:space="preserve">OMR/IDD </w:t>
        </w:r>
      </w:ins>
    </w:p>
    <w:p w:rsidR="005561EB" w:rsidRDefault="005561EB" w:rsidP="005561EB">
      <w:pPr>
        <w:pStyle w:val="ListParagraph"/>
        <w:ind w:left="1512"/>
        <w:rPr>
          <w:ins w:id="67" w:author="Huang, Lili (NE)" w:date="2020-09-23T15:47:00Z"/>
        </w:rPr>
      </w:pPr>
      <w:ins w:id="68" w:author="Huang, Lili (NE)" w:date="2020-09-23T15:47:00Z">
        <w:r>
          <w:t xml:space="preserve">You are receiving this eCL record because there is a discrepancy in data associated with an Employee on your team.  Please review this item in accordance with the latest Contact Center Operations </w:t>
        </w:r>
      </w:ins>
      <w:ins w:id="69" w:author="Huang, Lili (NE)" w:date="2020-09-23T15:48:00Z">
        <w:r>
          <w:rPr>
            <w:rFonts w:ascii="Consolas" w:hAnsi="Consolas" w:cs="Consolas"/>
            <w:color w:val="A31515"/>
            <w:sz w:val="19"/>
            <w:szCs w:val="19"/>
          </w:rPr>
          <w:t xml:space="preserve">&lt;a </w:t>
        </w:r>
        <w:r>
          <w:rPr>
            <w:rFonts w:ascii="Consolas" w:hAnsi="Consolas" w:cs="Consolas"/>
            <w:color w:val="A31515"/>
            <w:sz w:val="19"/>
            <w:szCs w:val="19"/>
          </w:rPr>
          <w:lastRenderedPageBreak/>
          <w:t>href='https://maximus365.sharepoint.com/sites/CCO/CCOps/Supervisor/Supervisor%20Job%20Aids/Forms/AllItems.aspx' target='_blank'&gt;Job Aid CCO Incentive Data Discrepancy&lt;/a&gt;</w:t>
        </w:r>
      </w:ins>
      <w:ins w:id="70" w:author="Huang, Lili (NE)" w:date="2020-09-23T15:49:00Z">
        <w:r>
          <w:rPr>
            <w:rFonts w:ascii="Consolas" w:hAnsi="Consolas" w:cs="Consolas"/>
            <w:color w:val="A31515"/>
            <w:sz w:val="19"/>
            <w:szCs w:val="19"/>
          </w:rPr>
          <w:t xml:space="preserve"> </w:t>
        </w:r>
      </w:ins>
      <w:bookmarkStart w:id="71" w:name="_GoBack"/>
      <w:bookmarkEnd w:id="71"/>
      <w:ins w:id="72" w:author="Huang, Lili (NE)" w:date="2020-09-23T15:47:00Z">
        <w:r>
          <w:t>and provide the details in the record below.</w:t>
        </w:r>
      </w:ins>
    </w:p>
    <w:p w:rsidR="000C2D93" w:rsidRPr="00B5168C" w:rsidRDefault="000C2D93" w:rsidP="00116FD0">
      <w:pPr>
        <w:pStyle w:val="ListParagraph"/>
        <w:ind w:left="1512"/>
        <w:rPr>
          <w:i/>
        </w:rPr>
      </w:pPr>
    </w:p>
    <w:sectPr w:rsidR="000C2D93" w:rsidRPr="00B5168C" w:rsidSect="009B6177">
      <w:footerReference w:type="default" r:id="rId49"/>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9D7" w:rsidRDefault="001C29D7">
      <w:r>
        <w:separator/>
      </w:r>
    </w:p>
  </w:endnote>
  <w:endnote w:type="continuationSeparator" w:id="0">
    <w:p w:rsidR="001C29D7" w:rsidRDefault="001C2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rsidP="0075562D">
    <w:pPr>
      <w:rPr>
        <w:sz w:val="18"/>
      </w:rPr>
    </w:pPr>
    <w:r>
      <w:rPr>
        <w:b/>
        <w:sz w:val="18"/>
      </w:rPr>
      <w:t>MAXIMUS CONFIDENTIAL</w:t>
    </w:r>
    <w:r>
      <w:rPr>
        <w:b/>
        <w:sz w:val="18"/>
      </w:rPr>
      <w:tab/>
      <w:t xml:space="preserve">                                                                         CCO_eCoaching_Log_Review _DD</w:t>
    </w:r>
  </w:p>
  <w:p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561EB">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rsidP="0075562D">
    <w:pPr>
      <w:rPr>
        <w:sz w:val="18"/>
      </w:rPr>
    </w:pPr>
    <w:r>
      <w:rPr>
        <w:b/>
        <w:sz w:val="18"/>
      </w:rPr>
      <w:t>MAXIMUS CONFIDENTIAL</w:t>
    </w:r>
    <w:r>
      <w:rPr>
        <w:b/>
        <w:sz w:val="18"/>
      </w:rPr>
      <w:tab/>
    </w:r>
    <w:r>
      <w:rPr>
        <w:b/>
        <w:sz w:val="18"/>
      </w:rPr>
      <w:tab/>
      <w:t xml:space="preserve">                                       CCO_eCoaching_Log_Historical_Dashboard_DD</w:t>
    </w:r>
  </w:p>
  <w:p w:rsidR="00EB4DD9" w:rsidRDefault="00EB4DD9"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rsidR="00EB4DD9" w:rsidRDefault="00EB4DD9"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5561EB">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9D7" w:rsidRDefault="001C29D7">
      <w:r>
        <w:separator/>
      </w:r>
    </w:p>
  </w:footnote>
  <w:footnote w:type="continuationSeparator" w:id="0">
    <w:p w:rsidR="001C29D7" w:rsidRDefault="001C2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DD9" w:rsidRDefault="00EB4D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uang, Lili (NE)">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4171"/>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FB7059"/>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maximus.com/"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15771</TotalTime>
  <Pages>38</Pages>
  <Words>7032</Words>
  <Characters>40084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47022</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 (NE)</cp:lastModifiedBy>
  <cp:revision>2545</cp:revision>
  <cp:lastPrinted>2008-09-18T13:23:00Z</cp:lastPrinted>
  <dcterms:created xsi:type="dcterms:W3CDTF">2016-03-22T16:25:00Z</dcterms:created>
  <dcterms:modified xsi:type="dcterms:W3CDTF">2020-09-23T20:49:00Z</dcterms:modified>
</cp:coreProperties>
</file>