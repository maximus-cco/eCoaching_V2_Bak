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04983461" w14:textId="77777777"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AF7C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63A4A"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23A61"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14:paraId="204B223B" w14:textId="77777777" w:rsidTr="005E2E97">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5E2E97">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5E2E97">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5E2E97">
        <w:tc>
          <w:tcPr>
            <w:tcW w:w="1440" w:type="dxa"/>
          </w:tcPr>
          <w:p w14:paraId="32FF0568" w14:textId="77777777" w:rsidR="004630B7" w:rsidRDefault="00C32237" w:rsidP="001118A1">
            <w:pPr>
              <w:pStyle w:val="hdr1"/>
              <w:ind w:left="0"/>
              <w:jc w:val="left"/>
              <w:rPr>
                <w:sz w:val="20"/>
              </w:rPr>
            </w:pPr>
            <w:r>
              <w:rPr>
                <w:sz w:val="20"/>
              </w:rPr>
              <w:t>12/03/2018</w:t>
            </w:r>
          </w:p>
          <w:p w14:paraId="7C7F23B2" w14:textId="77777777" w:rsidR="004630B7" w:rsidRDefault="004630B7" w:rsidP="001118A1">
            <w:pPr>
              <w:pStyle w:val="hdr1"/>
              <w:ind w:left="0"/>
              <w:jc w:val="left"/>
              <w:rPr>
                <w:sz w:val="20"/>
              </w:rPr>
            </w:pPr>
            <w:r>
              <w:rPr>
                <w:sz w:val="20"/>
              </w:rPr>
              <w:t>02/12/2019</w:t>
            </w:r>
          </w:p>
        </w:tc>
        <w:tc>
          <w:tcPr>
            <w:tcW w:w="5238" w:type="dxa"/>
          </w:tcPr>
          <w:p w14:paraId="3489575B" w14:textId="77777777" w:rsidR="00C32237" w:rsidRDefault="00C32237" w:rsidP="001118A1">
            <w:pPr>
              <w:pStyle w:val="hdr1"/>
              <w:ind w:left="0"/>
              <w:jc w:val="left"/>
              <w:rPr>
                <w:color w:val="000000"/>
                <w:sz w:val="20"/>
              </w:rPr>
            </w:pPr>
            <w:r>
              <w:rPr>
                <w:color w:val="000000"/>
                <w:sz w:val="20"/>
              </w:rPr>
              <w:t>TFS 12836 – OverTurned quality Appeal coaching log;</w:t>
            </w:r>
          </w:p>
          <w:p w14:paraId="13E902EC" w14:textId="77777777"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6D21C86F" w14:textId="77777777" w:rsidR="00C32237" w:rsidRDefault="00C32237">
            <w:pPr>
              <w:pStyle w:val="hdr1"/>
              <w:ind w:left="0"/>
              <w:jc w:val="left"/>
              <w:rPr>
                <w:sz w:val="20"/>
              </w:rPr>
            </w:pPr>
            <w:r>
              <w:rPr>
                <w:sz w:val="20"/>
              </w:rPr>
              <w:t>Lili Huang</w:t>
            </w:r>
          </w:p>
          <w:p w14:paraId="44134D13" w14:textId="77777777" w:rsidR="004630B7" w:rsidRDefault="004630B7">
            <w:pPr>
              <w:pStyle w:val="hdr1"/>
              <w:ind w:left="0"/>
              <w:jc w:val="left"/>
              <w:rPr>
                <w:sz w:val="20"/>
              </w:rPr>
            </w:pPr>
            <w:r>
              <w:rPr>
                <w:sz w:val="20"/>
              </w:rPr>
              <w:t>Lili Huang</w:t>
            </w:r>
          </w:p>
        </w:tc>
      </w:tr>
      <w:tr w:rsidR="00411BC9" w14:paraId="103F7F79" w14:textId="77777777" w:rsidTr="005E2E97">
        <w:tc>
          <w:tcPr>
            <w:tcW w:w="1440" w:type="dxa"/>
          </w:tcPr>
          <w:p w14:paraId="6A15AC05" w14:textId="77777777" w:rsidR="00411BC9" w:rsidRDefault="00411BC9" w:rsidP="001118A1">
            <w:pPr>
              <w:pStyle w:val="hdr1"/>
              <w:ind w:left="0"/>
              <w:jc w:val="left"/>
              <w:rPr>
                <w:sz w:val="20"/>
              </w:rPr>
            </w:pPr>
            <w:r>
              <w:rPr>
                <w:sz w:val="20"/>
              </w:rPr>
              <w:t>02/25/2019</w:t>
            </w:r>
          </w:p>
          <w:p w14:paraId="5C753905" w14:textId="77777777" w:rsidR="00A51ACA" w:rsidRDefault="00A51ACA" w:rsidP="001118A1">
            <w:pPr>
              <w:pStyle w:val="hdr1"/>
              <w:ind w:left="0"/>
              <w:jc w:val="left"/>
              <w:rPr>
                <w:sz w:val="20"/>
              </w:rPr>
            </w:pPr>
            <w:r>
              <w:rPr>
                <w:sz w:val="20"/>
              </w:rPr>
              <w:t>05/15/2019</w:t>
            </w:r>
          </w:p>
          <w:p w14:paraId="181962AA" w14:textId="77777777" w:rsidR="00A82B1B" w:rsidRDefault="00A82B1B" w:rsidP="001118A1">
            <w:pPr>
              <w:pStyle w:val="hdr1"/>
              <w:ind w:left="0"/>
              <w:jc w:val="left"/>
              <w:rPr>
                <w:sz w:val="20"/>
              </w:rPr>
            </w:pPr>
            <w:r>
              <w:rPr>
                <w:sz w:val="20"/>
              </w:rPr>
              <w:t>05/31/2019</w:t>
            </w:r>
          </w:p>
        </w:tc>
        <w:tc>
          <w:tcPr>
            <w:tcW w:w="5238" w:type="dxa"/>
          </w:tcPr>
          <w:p w14:paraId="20EAD22D" w14:textId="77777777" w:rsidR="00411BC9" w:rsidRDefault="00411BC9" w:rsidP="001118A1">
            <w:pPr>
              <w:pStyle w:val="hdr1"/>
              <w:ind w:left="0"/>
              <w:jc w:val="left"/>
              <w:rPr>
                <w:color w:val="000000"/>
                <w:sz w:val="20"/>
              </w:rPr>
            </w:pPr>
            <w:r>
              <w:rPr>
                <w:color w:val="000000"/>
                <w:sz w:val="20"/>
              </w:rPr>
              <w:t>TFS 13350 – Quality Now</w:t>
            </w:r>
          </w:p>
          <w:p w14:paraId="6B8DC796" w14:textId="77777777" w:rsidR="00A51ACA" w:rsidRDefault="00A51ACA" w:rsidP="001118A1">
            <w:pPr>
              <w:pStyle w:val="hdr1"/>
              <w:ind w:left="0"/>
              <w:jc w:val="left"/>
              <w:rPr>
                <w:color w:val="000000"/>
                <w:sz w:val="20"/>
              </w:rPr>
            </w:pPr>
            <w:r>
              <w:rPr>
                <w:color w:val="000000"/>
                <w:sz w:val="20"/>
              </w:rPr>
              <w:t>TFS 14442 – Display MRS static text based on Source</w:t>
            </w:r>
          </w:p>
          <w:p w14:paraId="392EAB05" w14:textId="77777777"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14:paraId="4E63BD73" w14:textId="77777777" w:rsidR="0060602E" w:rsidRDefault="0060602E" w:rsidP="001118A1">
            <w:pPr>
              <w:pStyle w:val="hdr1"/>
              <w:ind w:left="0"/>
              <w:jc w:val="left"/>
              <w:rPr>
                <w:color w:val="000000"/>
                <w:sz w:val="20"/>
              </w:rPr>
            </w:pPr>
            <w:r>
              <w:rPr>
                <w:color w:val="000000"/>
                <w:sz w:val="20"/>
              </w:rPr>
              <w:t>Plus: Cleanup</w:t>
            </w:r>
          </w:p>
        </w:tc>
        <w:tc>
          <w:tcPr>
            <w:tcW w:w="2790" w:type="dxa"/>
          </w:tcPr>
          <w:p w14:paraId="6367CE6D" w14:textId="77777777" w:rsidR="00411BC9" w:rsidRDefault="00411BC9">
            <w:pPr>
              <w:pStyle w:val="hdr1"/>
              <w:ind w:left="0"/>
              <w:jc w:val="left"/>
              <w:rPr>
                <w:sz w:val="20"/>
              </w:rPr>
            </w:pPr>
            <w:r>
              <w:rPr>
                <w:sz w:val="20"/>
              </w:rPr>
              <w:t>Lili Huang</w:t>
            </w:r>
          </w:p>
          <w:p w14:paraId="206709C9" w14:textId="77777777" w:rsidR="00A51ACA" w:rsidRDefault="00A51ACA">
            <w:pPr>
              <w:pStyle w:val="hdr1"/>
              <w:ind w:left="0"/>
              <w:jc w:val="left"/>
              <w:rPr>
                <w:sz w:val="20"/>
              </w:rPr>
            </w:pPr>
            <w:r>
              <w:rPr>
                <w:sz w:val="20"/>
              </w:rPr>
              <w:t>Lili Huang</w:t>
            </w:r>
          </w:p>
          <w:p w14:paraId="2BEF23DC" w14:textId="77777777" w:rsidR="00A82B1B" w:rsidRDefault="00A82B1B">
            <w:pPr>
              <w:pStyle w:val="hdr1"/>
              <w:ind w:left="0"/>
              <w:jc w:val="left"/>
              <w:rPr>
                <w:sz w:val="20"/>
              </w:rPr>
            </w:pPr>
            <w:r>
              <w:rPr>
                <w:sz w:val="20"/>
              </w:rPr>
              <w:t>Lili Huang</w:t>
            </w:r>
          </w:p>
        </w:tc>
      </w:tr>
      <w:tr w:rsidR="00F73817" w14:paraId="64E7A6E5" w14:textId="77777777" w:rsidTr="005E2E97">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5E2E97">
        <w:tc>
          <w:tcPr>
            <w:tcW w:w="1440" w:type="dxa"/>
          </w:tcPr>
          <w:p w14:paraId="25FA7A3C" w14:textId="77777777" w:rsidR="005C7655" w:rsidRDefault="005C7655" w:rsidP="001118A1">
            <w:pPr>
              <w:pStyle w:val="hdr1"/>
              <w:ind w:left="0"/>
              <w:jc w:val="left"/>
              <w:rPr>
                <w:sz w:val="20"/>
              </w:rPr>
            </w:pPr>
            <w:r>
              <w:rPr>
                <w:sz w:val="20"/>
              </w:rPr>
              <w:t>08/16/2019</w:t>
            </w:r>
          </w:p>
          <w:p w14:paraId="153005E6" w14:textId="77777777" w:rsidR="004E5C7C" w:rsidRDefault="004E5C7C" w:rsidP="001118A1">
            <w:pPr>
              <w:pStyle w:val="hdr1"/>
              <w:ind w:left="0"/>
              <w:jc w:val="left"/>
              <w:rPr>
                <w:sz w:val="20"/>
              </w:rPr>
            </w:pPr>
            <w:r>
              <w:rPr>
                <w:sz w:val="20"/>
              </w:rPr>
              <w:t>08/22/2019</w:t>
            </w:r>
          </w:p>
          <w:p w14:paraId="6E5F0193" w14:textId="77777777" w:rsidR="0001338F" w:rsidRDefault="0001338F" w:rsidP="001118A1">
            <w:pPr>
              <w:pStyle w:val="hdr1"/>
              <w:ind w:left="0"/>
              <w:jc w:val="left"/>
              <w:rPr>
                <w:sz w:val="20"/>
              </w:rPr>
            </w:pPr>
            <w:r>
              <w:rPr>
                <w:sz w:val="20"/>
              </w:rPr>
              <w:t>8/28/2019</w:t>
            </w:r>
          </w:p>
          <w:p w14:paraId="4DCC4702" w14:textId="77777777" w:rsidR="00881565" w:rsidRDefault="00881565" w:rsidP="001118A1">
            <w:pPr>
              <w:pStyle w:val="hdr1"/>
              <w:ind w:left="0"/>
              <w:jc w:val="left"/>
              <w:rPr>
                <w:sz w:val="20"/>
              </w:rPr>
            </w:pPr>
          </w:p>
          <w:p w14:paraId="30CCF311" w14:textId="77777777" w:rsidR="00881565" w:rsidRDefault="00881565" w:rsidP="001118A1">
            <w:pPr>
              <w:pStyle w:val="hdr1"/>
              <w:ind w:left="0"/>
              <w:jc w:val="left"/>
              <w:rPr>
                <w:sz w:val="20"/>
              </w:rPr>
            </w:pPr>
            <w:r>
              <w:rPr>
                <w:sz w:val="20"/>
              </w:rPr>
              <w:t>09/04/2019</w:t>
            </w:r>
          </w:p>
          <w:p w14:paraId="419596C3" w14:textId="77777777" w:rsidR="00594FD2" w:rsidRDefault="00594FD2" w:rsidP="001118A1">
            <w:pPr>
              <w:pStyle w:val="hdr1"/>
              <w:ind w:left="0"/>
              <w:jc w:val="left"/>
              <w:rPr>
                <w:sz w:val="20"/>
              </w:rPr>
            </w:pPr>
            <w:r>
              <w:rPr>
                <w:sz w:val="20"/>
              </w:rPr>
              <w:t>09/24/2019</w:t>
            </w:r>
          </w:p>
          <w:p w14:paraId="22C58A89" w14:textId="77777777" w:rsidR="007B6313" w:rsidRDefault="007B6313" w:rsidP="001118A1">
            <w:pPr>
              <w:pStyle w:val="hdr1"/>
              <w:ind w:left="0"/>
              <w:jc w:val="left"/>
              <w:rPr>
                <w:sz w:val="20"/>
              </w:rPr>
            </w:pPr>
            <w:r>
              <w:rPr>
                <w:sz w:val="20"/>
              </w:rPr>
              <w:t>12/09/2019</w:t>
            </w:r>
          </w:p>
          <w:p w14:paraId="0F607F7E" w14:textId="77777777" w:rsidR="00B5168C" w:rsidRDefault="00B5168C" w:rsidP="001118A1">
            <w:pPr>
              <w:pStyle w:val="hdr1"/>
              <w:ind w:left="0"/>
              <w:jc w:val="left"/>
              <w:rPr>
                <w:sz w:val="20"/>
              </w:rPr>
            </w:pPr>
          </w:p>
          <w:p w14:paraId="0407B076" w14:textId="77777777" w:rsidR="00B5168C" w:rsidRDefault="00B5168C" w:rsidP="001118A1">
            <w:pPr>
              <w:pStyle w:val="hdr1"/>
              <w:ind w:left="0"/>
              <w:jc w:val="left"/>
              <w:rPr>
                <w:sz w:val="20"/>
              </w:rPr>
            </w:pPr>
            <w:r>
              <w:rPr>
                <w:sz w:val="20"/>
              </w:rPr>
              <w:t>03/23/2020</w:t>
            </w:r>
          </w:p>
          <w:p w14:paraId="36094E5F" w14:textId="77777777" w:rsidR="00B3383D" w:rsidRDefault="00B3383D" w:rsidP="001118A1">
            <w:pPr>
              <w:pStyle w:val="hdr1"/>
              <w:ind w:left="0"/>
              <w:jc w:val="left"/>
              <w:rPr>
                <w:sz w:val="20"/>
              </w:rPr>
            </w:pPr>
            <w:r>
              <w:rPr>
                <w:sz w:val="20"/>
              </w:rPr>
              <w:t>07/24/2020</w:t>
            </w:r>
          </w:p>
        </w:tc>
        <w:tc>
          <w:tcPr>
            <w:tcW w:w="5238" w:type="dxa"/>
          </w:tcPr>
          <w:p w14:paraId="1E10727F" w14:textId="77777777" w:rsidR="005C7655" w:rsidRDefault="005C7655" w:rsidP="001118A1">
            <w:pPr>
              <w:pStyle w:val="hdr1"/>
              <w:ind w:left="0"/>
              <w:jc w:val="left"/>
              <w:rPr>
                <w:color w:val="000000"/>
                <w:sz w:val="20"/>
              </w:rPr>
            </w:pPr>
            <w:r>
              <w:rPr>
                <w:color w:val="000000"/>
                <w:sz w:val="20"/>
              </w:rPr>
              <w:t>TFS 15063 – Quality Bingo</w:t>
            </w:r>
          </w:p>
          <w:p w14:paraId="78053FC2" w14:textId="77777777" w:rsidR="004E5C7C" w:rsidRDefault="004E5C7C" w:rsidP="001118A1">
            <w:pPr>
              <w:pStyle w:val="hdr1"/>
              <w:ind w:left="0"/>
              <w:jc w:val="left"/>
              <w:rPr>
                <w:color w:val="000000"/>
                <w:sz w:val="20"/>
              </w:rPr>
            </w:pPr>
            <w:r>
              <w:rPr>
                <w:color w:val="000000"/>
                <w:sz w:val="20"/>
              </w:rPr>
              <w:t>TFS 15232 – Attendance Policy Earnback</w:t>
            </w:r>
          </w:p>
          <w:p w14:paraId="7C6BFC92" w14:textId="77777777" w:rsidR="0001338F" w:rsidRDefault="0001338F" w:rsidP="001118A1">
            <w:pPr>
              <w:pStyle w:val="hdr1"/>
              <w:ind w:left="0"/>
              <w:jc w:val="left"/>
              <w:rPr>
                <w:color w:val="000000"/>
                <w:sz w:val="20"/>
              </w:rPr>
            </w:pPr>
            <w:r>
              <w:rPr>
                <w:color w:val="000000"/>
                <w:sz w:val="20"/>
              </w:rPr>
              <w:t>TFS 15232 – Attendance Policy Earnback</w:t>
            </w:r>
          </w:p>
          <w:p w14:paraId="55C55A0F" w14:textId="77777777" w:rsidR="00881565" w:rsidRDefault="004C5B5B" w:rsidP="0052312A">
            <w:pPr>
              <w:pStyle w:val="hdr1"/>
              <w:ind w:left="0"/>
              <w:jc w:val="left"/>
              <w:rPr>
                <w:color w:val="000000"/>
                <w:sz w:val="20"/>
              </w:rPr>
            </w:pPr>
            <w:r>
              <w:rPr>
                <w:color w:val="000000"/>
                <w:sz w:val="20"/>
              </w:rPr>
              <w:t>Updated section 8: added condition</w:t>
            </w:r>
          </w:p>
          <w:p w14:paraId="0F1CD662" w14:textId="77777777"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14:paraId="6059146A" w14:textId="77777777" w:rsidR="00594FD2" w:rsidRDefault="00594FD2" w:rsidP="0052312A">
            <w:pPr>
              <w:pStyle w:val="hdr1"/>
              <w:ind w:left="0"/>
              <w:jc w:val="left"/>
              <w:rPr>
                <w:color w:val="000000"/>
                <w:sz w:val="20"/>
              </w:rPr>
            </w:pPr>
            <w:r>
              <w:rPr>
                <w:color w:val="000000"/>
                <w:sz w:val="20"/>
              </w:rPr>
              <w:t>TFS 15601 – London Alternate Channel Bingo</w:t>
            </w:r>
          </w:p>
          <w:p w14:paraId="547103CB" w14:textId="77777777"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14:paraId="0EAB620F" w14:textId="77777777" w:rsidR="00573C53" w:rsidRDefault="00573C53">
            <w:pPr>
              <w:pStyle w:val="hdr1"/>
              <w:ind w:left="0"/>
              <w:jc w:val="left"/>
              <w:rPr>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14:paraId="5FDD8EB9" w14:textId="77777777" w:rsidR="00B5168C" w:rsidRDefault="00B5168C">
            <w:pPr>
              <w:pStyle w:val="hdr1"/>
              <w:ind w:left="0"/>
              <w:jc w:val="left"/>
              <w:rPr>
                <w:color w:val="000000"/>
                <w:sz w:val="20"/>
              </w:rPr>
            </w:pPr>
            <w:r>
              <w:rPr>
                <w:color w:val="000000"/>
                <w:sz w:val="20"/>
              </w:rPr>
              <w:t>TFS 16893 – Allow employees to enter comments to warnings</w:t>
            </w:r>
          </w:p>
          <w:p w14:paraId="51B92EAA" w14:textId="77777777" w:rsidR="00B3383D" w:rsidRDefault="00B3383D">
            <w:pPr>
              <w:pStyle w:val="hdr1"/>
              <w:ind w:left="0"/>
              <w:jc w:val="left"/>
              <w:rPr>
                <w:color w:val="000000"/>
                <w:sz w:val="20"/>
              </w:rPr>
            </w:pPr>
            <w:r>
              <w:rPr>
                <w:color w:val="000000"/>
                <w:sz w:val="20"/>
              </w:rPr>
              <w:t>TFS 17803 – Update GDIT to MAXIMUS</w:t>
            </w:r>
          </w:p>
        </w:tc>
        <w:tc>
          <w:tcPr>
            <w:tcW w:w="2790" w:type="dxa"/>
          </w:tcPr>
          <w:p w14:paraId="48401955" w14:textId="77777777" w:rsidR="005C7655" w:rsidRDefault="005C7655">
            <w:pPr>
              <w:pStyle w:val="hdr1"/>
              <w:ind w:left="0"/>
              <w:jc w:val="left"/>
              <w:rPr>
                <w:sz w:val="20"/>
              </w:rPr>
            </w:pPr>
            <w:r>
              <w:rPr>
                <w:sz w:val="20"/>
              </w:rPr>
              <w:t>Lili Huang</w:t>
            </w:r>
          </w:p>
          <w:p w14:paraId="5E18A918" w14:textId="77777777" w:rsidR="004E5C7C" w:rsidRDefault="004E5C7C">
            <w:pPr>
              <w:pStyle w:val="hdr1"/>
              <w:ind w:left="0"/>
              <w:jc w:val="left"/>
              <w:rPr>
                <w:sz w:val="20"/>
              </w:rPr>
            </w:pPr>
            <w:r>
              <w:rPr>
                <w:sz w:val="20"/>
              </w:rPr>
              <w:t>Lili Huang</w:t>
            </w:r>
          </w:p>
          <w:p w14:paraId="731BE80A" w14:textId="77777777" w:rsidR="0001338F" w:rsidRDefault="0001338F">
            <w:pPr>
              <w:pStyle w:val="hdr1"/>
              <w:ind w:left="0"/>
              <w:jc w:val="left"/>
              <w:rPr>
                <w:sz w:val="20"/>
              </w:rPr>
            </w:pPr>
            <w:r>
              <w:rPr>
                <w:sz w:val="20"/>
              </w:rPr>
              <w:t>Lili Huang</w:t>
            </w:r>
          </w:p>
          <w:p w14:paraId="10A1BE2C" w14:textId="77777777" w:rsidR="00881565" w:rsidRDefault="00881565">
            <w:pPr>
              <w:pStyle w:val="hdr1"/>
              <w:ind w:left="0"/>
              <w:jc w:val="left"/>
              <w:rPr>
                <w:sz w:val="20"/>
              </w:rPr>
            </w:pPr>
          </w:p>
          <w:p w14:paraId="28095F40" w14:textId="77777777" w:rsidR="00881565" w:rsidRDefault="00881565">
            <w:pPr>
              <w:pStyle w:val="hdr1"/>
              <w:ind w:left="0"/>
              <w:jc w:val="left"/>
              <w:rPr>
                <w:sz w:val="20"/>
              </w:rPr>
            </w:pPr>
            <w:r>
              <w:rPr>
                <w:sz w:val="20"/>
              </w:rPr>
              <w:t>Lili Huang</w:t>
            </w:r>
          </w:p>
          <w:p w14:paraId="0A97D5BF" w14:textId="77777777" w:rsidR="00594FD2" w:rsidRDefault="00594FD2">
            <w:pPr>
              <w:pStyle w:val="hdr1"/>
              <w:ind w:left="0"/>
              <w:jc w:val="left"/>
              <w:rPr>
                <w:sz w:val="20"/>
              </w:rPr>
            </w:pPr>
            <w:r>
              <w:rPr>
                <w:sz w:val="20"/>
              </w:rPr>
              <w:t>Lili Huang</w:t>
            </w:r>
          </w:p>
          <w:p w14:paraId="7DEFBC67" w14:textId="77777777" w:rsidR="00573C53" w:rsidRDefault="00573C53">
            <w:pPr>
              <w:pStyle w:val="hdr1"/>
              <w:ind w:left="0"/>
              <w:jc w:val="left"/>
              <w:rPr>
                <w:sz w:val="20"/>
              </w:rPr>
            </w:pPr>
            <w:r>
              <w:rPr>
                <w:sz w:val="20"/>
              </w:rPr>
              <w:t>Lili Huang</w:t>
            </w:r>
          </w:p>
          <w:p w14:paraId="711BA836" w14:textId="77777777" w:rsidR="00B5168C" w:rsidRDefault="00B5168C">
            <w:pPr>
              <w:pStyle w:val="hdr1"/>
              <w:ind w:left="0"/>
              <w:jc w:val="left"/>
              <w:rPr>
                <w:sz w:val="20"/>
              </w:rPr>
            </w:pPr>
          </w:p>
          <w:p w14:paraId="4D1115EE" w14:textId="77777777" w:rsidR="00B5168C" w:rsidRDefault="00B5168C">
            <w:pPr>
              <w:pStyle w:val="hdr1"/>
              <w:ind w:left="0"/>
              <w:jc w:val="left"/>
              <w:rPr>
                <w:sz w:val="20"/>
              </w:rPr>
            </w:pPr>
            <w:r>
              <w:rPr>
                <w:sz w:val="20"/>
              </w:rPr>
              <w:t>Lili Huang</w:t>
            </w:r>
          </w:p>
          <w:p w14:paraId="23831E1C" w14:textId="77777777" w:rsidR="00B3383D" w:rsidRDefault="00B3383D">
            <w:pPr>
              <w:pStyle w:val="hdr1"/>
              <w:ind w:left="0"/>
              <w:jc w:val="left"/>
              <w:rPr>
                <w:sz w:val="20"/>
              </w:rPr>
            </w:pPr>
            <w:r>
              <w:rPr>
                <w:sz w:val="20"/>
              </w:rPr>
              <w:t>Lili Huang</w:t>
            </w:r>
          </w:p>
        </w:tc>
      </w:tr>
      <w:tr w:rsidR="009F0FF1" w14:paraId="6EE2EBB1" w14:textId="77777777" w:rsidTr="005E2E97">
        <w:tc>
          <w:tcPr>
            <w:tcW w:w="1440" w:type="dxa"/>
          </w:tcPr>
          <w:p w14:paraId="0561F9D5" w14:textId="77777777" w:rsidR="009F0FF1" w:rsidRDefault="009F0FF1" w:rsidP="001118A1">
            <w:pPr>
              <w:pStyle w:val="hdr1"/>
              <w:ind w:left="0"/>
              <w:jc w:val="left"/>
              <w:rPr>
                <w:sz w:val="20"/>
              </w:rPr>
            </w:pPr>
            <w:r>
              <w:rPr>
                <w:sz w:val="20"/>
              </w:rPr>
              <w:t>07/31/2020</w:t>
            </w:r>
          </w:p>
          <w:p w14:paraId="1ABA0AB7" w14:textId="77777777" w:rsidR="00A6633F" w:rsidRDefault="00A6633F" w:rsidP="001118A1">
            <w:pPr>
              <w:pStyle w:val="hdr1"/>
              <w:ind w:left="0"/>
              <w:jc w:val="left"/>
              <w:rPr>
                <w:sz w:val="20"/>
              </w:rPr>
            </w:pPr>
          </w:p>
          <w:p w14:paraId="6E39DA01" w14:textId="77777777" w:rsidR="00A6633F" w:rsidRDefault="00A6633F" w:rsidP="001118A1">
            <w:pPr>
              <w:pStyle w:val="hdr1"/>
              <w:ind w:left="0"/>
              <w:jc w:val="left"/>
              <w:rPr>
                <w:sz w:val="20"/>
              </w:rPr>
            </w:pPr>
            <w:r>
              <w:rPr>
                <w:sz w:val="20"/>
              </w:rPr>
              <w:t>08/18/20202</w:t>
            </w:r>
          </w:p>
          <w:p w14:paraId="3C6D5C2A" w14:textId="77777777" w:rsidR="001C5F30" w:rsidRDefault="001C5F30" w:rsidP="001118A1">
            <w:pPr>
              <w:pStyle w:val="hdr1"/>
              <w:ind w:left="0"/>
              <w:jc w:val="left"/>
              <w:rPr>
                <w:sz w:val="20"/>
              </w:rPr>
            </w:pP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4999B20E" w14:textId="77777777" w:rsidR="009F0FF1" w:rsidRDefault="009F0FF1" w:rsidP="001118A1">
            <w:pPr>
              <w:pStyle w:val="hdr1"/>
              <w:ind w:left="0"/>
              <w:jc w:val="left"/>
              <w:rPr>
                <w:color w:val="000000"/>
                <w:sz w:val="20"/>
              </w:rPr>
            </w:pPr>
            <w:r>
              <w:rPr>
                <w:color w:val="000000"/>
                <w:sz w:val="20"/>
              </w:rPr>
              <w:t>Updated performance scorecard url from vangent to current.</w:t>
            </w:r>
          </w:p>
          <w:p w14:paraId="2850A5FE" w14:textId="77777777" w:rsidR="00A6633F" w:rsidRDefault="00A6633F" w:rsidP="001118A1">
            <w:pPr>
              <w:pStyle w:val="hdr1"/>
              <w:ind w:left="0"/>
              <w:jc w:val="left"/>
              <w:rPr>
                <w:color w:val="000000"/>
                <w:sz w:val="20"/>
              </w:rPr>
            </w:pPr>
            <w:r>
              <w:rPr>
                <w:color w:val="000000"/>
                <w:sz w:val="20"/>
              </w:rPr>
              <w:t>TFS 18176 – Allow senior manage to view log details.</w:t>
            </w:r>
          </w:p>
          <w:p w14:paraId="38FCD21F" w14:textId="77777777" w:rsidR="001C5F30" w:rsidRDefault="00AD5AC6" w:rsidP="007144DD">
            <w:pPr>
              <w:pStyle w:val="hdr1"/>
              <w:ind w:left="0"/>
              <w:jc w:val="left"/>
              <w:rPr>
                <w:color w:val="000000"/>
                <w:sz w:val="20"/>
              </w:rPr>
            </w:pPr>
            <w:r>
              <w:rPr>
                <w:color w:val="000000"/>
                <w:sz w:val="20"/>
              </w:rPr>
              <w:t>Added section “6. Logic to determine who can view log details”</w:t>
            </w:r>
          </w:p>
        </w:tc>
        <w:tc>
          <w:tcPr>
            <w:tcW w:w="2790" w:type="dxa"/>
          </w:tcPr>
          <w:p w14:paraId="5615C8BA" w14:textId="77777777" w:rsidR="009F0FF1" w:rsidRDefault="009F0FF1">
            <w:pPr>
              <w:pStyle w:val="hdr1"/>
              <w:ind w:left="0"/>
              <w:jc w:val="left"/>
              <w:rPr>
                <w:sz w:val="20"/>
              </w:rPr>
            </w:pPr>
            <w:r>
              <w:rPr>
                <w:sz w:val="20"/>
              </w:rPr>
              <w:t>Lili Huang</w:t>
            </w:r>
          </w:p>
          <w:p w14:paraId="1CC25CC4" w14:textId="77777777" w:rsidR="00A6633F" w:rsidRDefault="00A6633F">
            <w:pPr>
              <w:pStyle w:val="hdr1"/>
              <w:ind w:left="0"/>
              <w:jc w:val="left"/>
              <w:rPr>
                <w:sz w:val="20"/>
              </w:rPr>
            </w:pPr>
          </w:p>
          <w:p w14:paraId="676D92D5" w14:textId="77777777" w:rsidR="00A6633F" w:rsidRDefault="00A6633F">
            <w:pPr>
              <w:pStyle w:val="hdr1"/>
              <w:ind w:left="0"/>
              <w:jc w:val="left"/>
              <w:rPr>
                <w:sz w:val="20"/>
              </w:rPr>
            </w:pPr>
            <w:r>
              <w:rPr>
                <w:sz w:val="20"/>
              </w:rPr>
              <w:t>Lili Huang</w:t>
            </w:r>
          </w:p>
          <w:p w14:paraId="71A6E817" w14:textId="77777777" w:rsidR="001C5F30" w:rsidRDefault="001C5F30">
            <w:pPr>
              <w:pStyle w:val="hdr1"/>
              <w:ind w:left="0"/>
              <w:jc w:val="left"/>
              <w:rPr>
                <w:sz w:val="20"/>
              </w:rPr>
            </w:pPr>
          </w:p>
          <w:p w14:paraId="2B22BE15" w14:textId="77777777" w:rsidR="001C5F30" w:rsidRDefault="001C5F30" w:rsidP="007144DD">
            <w:pPr>
              <w:pStyle w:val="hdr1"/>
              <w:ind w:left="0"/>
              <w:jc w:val="left"/>
              <w:rPr>
                <w:sz w:val="20"/>
              </w:rPr>
            </w:pPr>
          </w:p>
        </w:tc>
      </w:tr>
      <w:tr w:rsidR="00C32237" w14:paraId="15278A92" w14:textId="77777777" w:rsidTr="005E2E97">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5E2E97">
        <w:trPr>
          <w:ins w:id="0" w:author="Huang, Lili" w:date="2021-05-24T10:00:00Z"/>
        </w:trPr>
        <w:tc>
          <w:tcPr>
            <w:tcW w:w="1440" w:type="dxa"/>
          </w:tcPr>
          <w:p w14:paraId="0F8F62D6" w14:textId="5C2C37D0" w:rsidR="002C077F" w:rsidRDefault="002C077F" w:rsidP="001118A1">
            <w:pPr>
              <w:pStyle w:val="hdr1"/>
              <w:ind w:left="0"/>
              <w:jc w:val="left"/>
              <w:rPr>
                <w:ins w:id="1" w:author="Huang, Lili" w:date="2021-05-24T10:00:00Z"/>
                <w:sz w:val="20"/>
              </w:rPr>
            </w:pPr>
            <w:ins w:id="2" w:author="Huang, Lili" w:date="2021-05-24T10:00:00Z">
              <w:r>
                <w:rPr>
                  <w:sz w:val="20"/>
                </w:rPr>
                <w:t>05/24/2021</w:t>
              </w:r>
            </w:ins>
          </w:p>
        </w:tc>
        <w:tc>
          <w:tcPr>
            <w:tcW w:w="5238" w:type="dxa"/>
          </w:tcPr>
          <w:p w14:paraId="0ACF5328" w14:textId="2ABC507F" w:rsidR="002C077F" w:rsidRDefault="002C077F" w:rsidP="007144DD">
            <w:pPr>
              <w:pStyle w:val="hdr1"/>
              <w:ind w:left="0"/>
              <w:jc w:val="left"/>
              <w:rPr>
                <w:ins w:id="3" w:author="Huang, Lili" w:date="2021-05-24T10:00:00Z"/>
                <w:color w:val="000000"/>
                <w:sz w:val="20"/>
              </w:rPr>
            </w:pPr>
            <w:ins w:id="4" w:author="Huang, Lili" w:date="2021-05-24T10:00:00Z">
              <w:r>
                <w:rPr>
                  <w:color w:val="000000"/>
                  <w:sz w:val="20"/>
                </w:rPr>
                <w:t xml:space="preserve">TFS 21485 - </w:t>
              </w:r>
            </w:ins>
            <w:ins w:id="5" w:author="Huang, Lili" w:date="2021-05-24T10:31:00Z">
              <w:r w:rsidR="00037AEC">
                <w:rPr>
                  <w:color w:val="000000"/>
                  <w:sz w:val="20"/>
                </w:rPr>
                <w:t>U</w:t>
              </w:r>
            </w:ins>
            <w:ins w:id="6" w:author="Huang, Lili" w:date="2021-05-24T10:00:00Z">
              <w:r w:rsidRPr="002C077F">
                <w:rPr>
                  <w:color w:val="000000"/>
                  <w:sz w:val="20"/>
                </w:rPr>
                <w:t>pdate alternate channel quality now compliance and mastery levels</w:t>
              </w:r>
            </w:ins>
          </w:p>
        </w:tc>
        <w:tc>
          <w:tcPr>
            <w:tcW w:w="2790" w:type="dxa"/>
          </w:tcPr>
          <w:p w14:paraId="4EB5EDD6" w14:textId="1828DAC4" w:rsidR="002C077F" w:rsidRDefault="002C077F" w:rsidP="007144DD">
            <w:pPr>
              <w:pStyle w:val="hdr1"/>
              <w:ind w:left="0"/>
              <w:jc w:val="left"/>
              <w:rPr>
                <w:ins w:id="7" w:author="Huang, Lili" w:date="2021-05-24T10:00:00Z"/>
                <w:sz w:val="20"/>
              </w:rPr>
            </w:pPr>
            <w:ins w:id="8" w:author="Huang, Lili" w:date="2021-05-24T10:00:00Z">
              <w:r>
                <w:rPr>
                  <w:sz w:val="20"/>
                </w:rPr>
                <w:t>Lili Huang</w:t>
              </w:r>
            </w:ins>
          </w:p>
        </w:tc>
      </w:tr>
      <w:tr w:rsidR="00C32237" w14:paraId="60EBA289" w14:textId="77777777" w:rsidTr="005E2E97">
        <w:tc>
          <w:tcPr>
            <w:tcW w:w="1440" w:type="dxa"/>
          </w:tcPr>
          <w:p w14:paraId="28FBD084" w14:textId="77777777" w:rsidR="00C32237" w:rsidRDefault="00C32237" w:rsidP="001118A1">
            <w:pPr>
              <w:pStyle w:val="hdr1"/>
              <w:ind w:left="0"/>
              <w:jc w:val="left"/>
              <w:rPr>
                <w:sz w:val="20"/>
              </w:rPr>
            </w:pPr>
          </w:p>
        </w:tc>
        <w:tc>
          <w:tcPr>
            <w:tcW w:w="5238" w:type="dxa"/>
          </w:tcPr>
          <w:p w14:paraId="5F7B2ABF" w14:textId="77777777" w:rsidR="00C32237" w:rsidRDefault="00C32237" w:rsidP="001118A1">
            <w:pPr>
              <w:pStyle w:val="hdr1"/>
              <w:ind w:left="0"/>
              <w:jc w:val="left"/>
              <w:rPr>
                <w:color w:val="000000"/>
                <w:sz w:val="20"/>
              </w:rPr>
            </w:pPr>
          </w:p>
        </w:tc>
        <w:tc>
          <w:tcPr>
            <w:tcW w:w="2790" w:type="dxa"/>
          </w:tcPr>
          <w:p w14:paraId="1323D694" w14:textId="77777777" w:rsidR="00C32237" w:rsidRDefault="00C32237">
            <w:pPr>
              <w:pStyle w:val="hdr1"/>
              <w:ind w:left="0"/>
              <w:jc w:val="left"/>
              <w:rPr>
                <w:sz w:val="20"/>
              </w:rPr>
            </w:pPr>
          </w:p>
        </w:tc>
      </w:tr>
      <w:tr w:rsidR="0021006A" w14:paraId="0828468E" w14:textId="77777777" w:rsidTr="005E2E97">
        <w:tc>
          <w:tcPr>
            <w:tcW w:w="1440" w:type="dxa"/>
          </w:tcPr>
          <w:p w14:paraId="4AC75981" w14:textId="77777777" w:rsidR="004A3C25" w:rsidRDefault="004A3C25" w:rsidP="0064102E">
            <w:pPr>
              <w:pStyle w:val="hdr1"/>
              <w:ind w:left="0"/>
              <w:jc w:val="left"/>
              <w:rPr>
                <w:sz w:val="20"/>
              </w:rPr>
            </w:pPr>
          </w:p>
        </w:tc>
        <w:tc>
          <w:tcPr>
            <w:tcW w:w="5238" w:type="dxa"/>
          </w:tcPr>
          <w:p w14:paraId="5CC18DBE" w14:textId="77777777" w:rsidR="004A3C25" w:rsidRPr="00175E51" w:rsidRDefault="004A3C25" w:rsidP="00277E99">
            <w:pPr>
              <w:pStyle w:val="hdr1"/>
              <w:ind w:left="0"/>
              <w:jc w:val="left"/>
              <w:rPr>
                <w:color w:val="000000"/>
                <w:sz w:val="20"/>
              </w:rPr>
            </w:pPr>
          </w:p>
        </w:tc>
        <w:tc>
          <w:tcPr>
            <w:tcW w:w="2790" w:type="dxa"/>
          </w:tcPr>
          <w:p w14:paraId="086790BD" w14:textId="77777777" w:rsidR="004A3C25" w:rsidRDefault="004A3C25">
            <w:pPr>
              <w:pStyle w:val="hdr1"/>
              <w:ind w:left="0"/>
              <w:jc w:val="left"/>
              <w:rPr>
                <w:sz w:val="20"/>
              </w:rPr>
            </w:pPr>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3F1BB985" w14:textId="5DF2DE39" w:rsidR="00EC5F53" w:rsidRDefault="005D0B08" w:rsidP="009C3A4D">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31047" w:history="1">
        <w:r w:rsidR="00EC5F53" w:rsidRPr="00AA4392">
          <w:rPr>
            <w:rStyle w:val="Hyperlink"/>
            <w:b/>
            <w:noProof/>
          </w:rPr>
          <w:t>1.</w:t>
        </w:r>
        <w:r w:rsidR="00EC5F53">
          <w:rPr>
            <w:rFonts w:asciiTheme="minorHAnsi" w:eastAsiaTheme="minorEastAsia" w:hAnsiTheme="minorHAnsi" w:cstheme="minorBidi"/>
            <w:noProof/>
            <w:sz w:val="22"/>
            <w:szCs w:val="22"/>
          </w:rPr>
          <w:tab/>
        </w:r>
        <w:r w:rsidR="00EC5F53" w:rsidRPr="00AA4392">
          <w:rPr>
            <w:rStyle w:val="Hyperlink"/>
            <w:b/>
            <w:noProof/>
          </w:rPr>
          <w:t>Description</w:t>
        </w:r>
        <w:r w:rsidR="00EC5F53">
          <w:rPr>
            <w:noProof/>
            <w:webHidden/>
          </w:rPr>
          <w:tab/>
        </w:r>
        <w:r w:rsidR="00EC5F53">
          <w:rPr>
            <w:noProof/>
            <w:webHidden/>
          </w:rPr>
          <w:fldChar w:fldCharType="begin"/>
        </w:r>
        <w:r w:rsidR="00EC5F53">
          <w:rPr>
            <w:noProof/>
            <w:webHidden/>
          </w:rPr>
          <w:instrText xml:space="preserve"> PAGEREF _Toc48631047 \h </w:instrText>
        </w:r>
        <w:r w:rsidR="00EC5F53">
          <w:rPr>
            <w:noProof/>
            <w:webHidden/>
          </w:rPr>
        </w:r>
        <w:r w:rsidR="00EC5F53">
          <w:rPr>
            <w:noProof/>
            <w:webHidden/>
          </w:rPr>
          <w:fldChar w:fldCharType="separate"/>
        </w:r>
        <w:r w:rsidR="009C3A4D">
          <w:rPr>
            <w:noProof/>
            <w:webHidden/>
          </w:rPr>
          <w:t>4</w:t>
        </w:r>
        <w:r w:rsidR="00EC5F53">
          <w:rPr>
            <w:noProof/>
            <w:webHidden/>
          </w:rPr>
          <w:fldChar w:fldCharType="end"/>
        </w:r>
      </w:hyperlink>
    </w:p>
    <w:p w14:paraId="25A90AF2" w14:textId="125C5848" w:rsidR="00EC5F53" w:rsidRDefault="000E4520" w:rsidP="009C3A4D">
      <w:pPr>
        <w:pStyle w:val="TOC2"/>
        <w:rPr>
          <w:rFonts w:asciiTheme="minorHAnsi" w:eastAsiaTheme="minorEastAsia" w:hAnsiTheme="minorHAnsi" w:cstheme="minorBidi"/>
          <w:noProof/>
          <w:sz w:val="22"/>
          <w:szCs w:val="22"/>
        </w:rPr>
      </w:pPr>
      <w:hyperlink w:anchor="_Toc48631048" w:history="1">
        <w:r w:rsidR="00EC5F53" w:rsidRPr="00AA4392">
          <w:rPr>
            <w:rStyle w:val="Hyperlink"/>
            <w:b/>
            <w:noProof/>
          </w:rPr>
          <w:t>2.</w:t>
        </w:r>
        <w:r w:rsidR="00EC5F53">
          <w:rPr>
            <w:rFonts w:asciiTheme="minorHAnsi" w:eastAsiaTheme="minorEastAsia" w:hAnsiTheme="minorHAnsi" w:cstheme="minorBidi"/>
            <w:noProof/>
            <w:sz w:val="22"/>
            <w:szCs w:val="22"/>
          </w:rPr>
          <w:tab/>
        </w:r>
        <w:r w:rsidR="00EC5F53" w:rsidRPr="00AA4392">
          <w:rPr>
            <w:rStyle w:val="Hyperlink"/>
            <w:b/>
            <w:noProof/>
          </w:rPr>
          <w:t>Business Logic – ReviewController.cs</w:t>
        </w:r>
        <w:r w:rsidR="00EC5F53">
          <w:rPr>
            <w:noProof/>
            <w:webHidden/>
          </w:rPr>
          <w:tab/>
        </w:r>
        <w:r w:rsidR="00EC5F53">
          <w:rPr>
            <w:noProof/>
            <w:webHidden/>
          </w:rPr>
          <w:fldChar w:fldCharType="begin"/>
        </w:r>
        <w:r w:rsidR="00EC5F53">
          <w:rPr>
            <w:noProof/>
            <w:webHidden/>
          </w:rPr>
          <w:instrText xml:space="preserve"> PAGEREF _Toc48631048 \h </w:instrText>
        </w:r>
        <w:r w:rsidR="00EC5F53">
          <w:rPr>
            <w:noProof/>
            <w:webHidden/>
          </w:rPr>
        </w:r>
        <w:r w:rsidR="00EC5F53">
          <w:rPr>
            <w:noProof/>
            <w:webHidden/>
          </w:rPr>
          <w:fldChar w:fldCharType="separate"/>
        </w:r>
        <w:r w:rsidR="009C3A4D">
          <w:rPr>
            <w:noProof/>
            <w:webHidden/>
          </w:rPr>
          <w:t>4</w:t>
        </w:r>
        <w:r w:rsidR="00EC5F53">
          <w:rPr>
            <w:noProof/>
            <w:webHidden/>
          </w:rPr>
          <w:fldChar w:fldCharType="end"/>
        </w:r>
      </w:hyperlink>
    </w:p>
    <w:p w14:paraId="6115A168" w14:textId="55ABD370" w:rsidR="00EC5F53" w:rsidRDefault="000E4520" w:rsidP="009C3A4D">
      <w:pPr>
        <w:pStyle w:val="TOC2"/>
        <w:rPr>
          <w:rFonts w:asciiTheme="minorHAnsi" w:eastAsiaTheme="minorEastAsia" w:hAnsiTheme="minorHAnsi" w:cstheme="minorBidi"/>
          <w:noProof/>
          <w:sz w:val="22"/>
          <w:szCs w:val="22"/>
        </w:rPr>
      </w:pPr>
      <w:hyperlink w:anchor="_Toc48631049" w:history="1">
        <w:r w:rsidR="00EC5F53" w:rsidRPr="00AA4392">
          <w:rPr>
            <w:rStyle w:val="Hyperlink"/>
            <w:b/>
            <w:noProof/>
          </w:rPr>
          <w:t>3.</w:t>
        </w:r>
        <w:r w:rsidR="00EC5F53">
          <w:rPr>
            <w:rFonts w:asciiTheme="minorHAnsi" w:eastAsiaTheme="minorEastAsia" w:hAnsiTheme="minorHAnsi" w:cstheme="minorBidi"/>
            <w:noProof/>
            <w:sz w:val="22"/>
            <w:szCs w:val="22"/>
          </w:rPr>
          <w:tab/>
        </w:r>
        <w:r w:rsidR="00EC5F53" w:rsidRPr="00AA4392">
          <w:rPr>
            <w:rStyle w:val="Hyperlink"/>
            <w:b/>
            <w:noProof/>
          </w:rPr>
          <w:t>Page details</w:t>
        </w:r>
        <w:r w:rsidR="00EC5F53">
          <w:rPr>
            <w:noProof/>
            <w:webHidden/>
          </w:rPr>
          <w:tab/>
        </w:r>
        <w:r w:rsidR="00EC5F53">
          <w:rPr>
            <w:noProof/>
            <w:webHidden/>
          </w:rPr>
          <w:fldChar w:fldCharType="begin"/>
        </w:r>
        <w:r w:rsidR="00EC5F53">
          <w:rPr>
            <w:noProof/>
            <w:webHidden/>
          </w:rPr>
          <w:instrText xml:space="preserve"> PAGEREF _Toc48631049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5DDF52A" w14:textId="55E7A726" w:rsidR="00EC5F53" w:rsidRDefault="000E4520" w:rsidP="009C3A4D">
      <w:pPr>
        <w:pStyle w:val="TOC2"/>
        <w:rPr>
          <w:rFonts w:asciiTheme="minorHAnsi" w:eastAsiaTheme="minorEastAsia" w:hAnsiTheme="minorHAnsi" w:cstheme="minorBidi"/>
          <w:noProof/>
          <w:sz w:val="22"/>
          <w:szCs w:val="22"/>
        </w:rPr>
      </w:pPr>
      <w:hyperlink w:anchor="_Toc48631050" w:history="1">
        <w:r w:rsidR="00EC5F53" w:rsidRPr="00AA4392">
          <w:rPr>
            <w:rStyle w:val="Hyperlink"/>
            <w:noProof/>
          </w:rPr>
          <w:t>3.1</w:t>
        </w:r>
        <w:r w:rsidR="00EC5F53">
          <w:rPr>
            <w:rFonts w:asciiTheme="minorHAnsi" w:eastAsiaTheme="minorEastAsia" w:hAnsiTheme="minorHAnsi" w:cstheme="minorBidi"/>
            <w:noProof/>
            <w:sz w:val="22"/>
            <w:szCs w:val="22"/>
          </w:rPr>
          <w:tab/>
        </w:r>
        <w:r w:rsidR="00EC5F53" w:rsidRPr="00AA4392">
          <w:rPr>
            <w:rStyle w:val="Hyperlink"/>
            <w:noProof/>
          </w:rPr>
          <w:t>Views\Review\_ReviewCoachingHome.cshtml, _ViewWarningLog.cshtml</w:t>
        </w:r>
        <w:r w:rsidR="00EC5F53">
          <w:rPr>
            <w:noProof/>
            <w:webHidden/>
          </w:rPr>
          <w:tab/>
        </w:r>
        <w:r w:rsidR="00EC5F53">
          <w:rPr>
            <w:noProof/>
            <w:webHidden/>
          </w:rPr>
          <w:fldChar w:fldCharType="begin"/>
        </w:r>
        <w:r w:rsidR="00EC5F53">
          <w:rPr>
            <w:noProof/>
            <w:webHidden/>
          </w:rPr>
          <w:instrText xml:space="preserve"> PAGEREF _Toc48631050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7F1312B0" w14:textId="23F055B6" w:rsidR="00EC5F53" w:rsidRDefault="000E4520" w:rsidP="009C3A4D">
      <w:pPr>
        <w:pStyle w:val="TOC2"/>
        <w:rPr>
          <w:rFonts w:asciiTheme="minorHAnsi" w:eastAsiaTheme="minorEastAsia" w:hAnsiTheme="minorHAnsi" w:cstheme="minorBidi"/>
          <w:noProof/>
          <w:sz w:val="22"/>
          <w:szCs w:val="22"/>
        </w:rPr>
      </w:pPr>
      <w:hyperlink w:anchor="_Toc48631051" w:history="1">
        <w:r w:rsidR="00EC5F53" w:rsidRPr="00AA4392">
          <w:rPr>
            <w:rStyle w:val="Hyperlink"/>
            <w:noProof/>
          </w:rPr>
          <w:t>3.1.1</w:t>
        </w:r>
        <w:r w:rsidR="00EC5F53">
          <w:rPr>
            <w:rFonts w:asciiTheme="minorHAnsi" w:eastAsiaTheme="minorEastAsia" w:hAnsiTheme="minorHAnsi" w:cstheme="minorBidi"/>
            <w:noProof/>
            <w:sz w:val="22"/>
            <w:szCs w:val="22"/>
          </w:rPr>
          <w:tab/>
        </w:r>
        <w:r w:rsidR="00EC5F53" w:rsidRPr="00AA4392">
          <w:rPr>
            <w:rStyle w:val="Hyperlink"/>
            <w:noProof/>
          </w:rPr>
          <w:t>Razor pages comprising Web Page</w:t>
        </w:r>
        <w:r w:rsidR="00EC5F53">
          <w:rPr>
            <w:noProof/>
            <w:webHidden/>
          </w:rPr>
          <w:tab/>
        </w:r>
        <w:r w:rsidR="00EC5F53">
          <w:rPr>
            <w:noProof/>
            <w:webHidden/>
          </w:rPr>
          <w:fldChar w:fldCharType="begin"/>
        </w:r>
        <w:r w:rsidR="00EC5F53">
          <w:rPr>
            <w:noProof/>
            <w:webHidden/>
          </w:rPr>
          <w:instrText xml:space="preserve"> PAGEREF _Toc48631051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9C0E040" w14:textId="571E9A94" w:rsidR="00EC5F53" w:rsidRDefault="000E4520" w:rsidP="009C3A4D">
      <w:pPr>
        <w:pStyle w:val="TOC2"/>
        <w:rPr>
          <w:rFonts w:asciiTheme="minorHAnsi" w:eastAsiaTheme="minorEastAsia" w:hAnsiTheme="minorHAnsi" w:cstheme="minorBidi"/>
          <w:noProof/>
          <w:sz w:val="22"/>
          <w:szCs w:val="22"/>
        </w:rPr>
      </w:pPr>
      <w:hyperlink w:anchor="_Toc48631052" w:history="1">
        <w:r w:rsidR="00EC5F53" w:rsidRPr="00AA4392">
          <w:rPr>
            <w:rStyle w:val="Hyperlink"/>
            <w:noProof/>
          </w:rPr>
          <w:t>3.1.2</w:t>
        </w:r>
        <w:r w:rsidR="00EC5F53">
          <w:rPr>
            <w:rFonts w:asciiTheme="minorHAnsi" w:eastAsiaTheme="minorEastAsia" w:hAnsiTheme="minorHAnsi" w:cstheme="minorBidi"/>
            <w:noProof/>
            <w:sz w:val="22"/>
            <w:szCs w:val="22"/>
          </w:rPr>
          <w:tab/>
        </w:r>
        <w:r w:rsidR="00EC5F53" w:rsidRPr="00AA4392">
          <w:rPr>
            <w:rStyle w:val="Hyperlink"/>
            <w:noProof/>
          </w:rPr>
          <w:t>Layout Page</w:t>
        </w:r>
        <w:r w:rsidR="00EC5F53">
          <w:rPr>
            <w:noProof/>
            <w:webHidden/>
          </w:rPr>
          <w:tab/>
        </w:r>
        <w:r w:rsidR="00EC5F53">
          <w:rPr>
            <w:noProof/>
            <w:webHidden/>
          </w:rPr>
          <w:fldChar w:fldCharType="begin"/>
        </w:r>
        <w:r w:rsidR="00EC5F53">
          <w:rPr>
            <w:noProof/>
            <w:webHidden/>
          </w:rPr>
          <w:instrText xml:space="preserve"> PAGEREF _Toc48631052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767C9E6" w14:textId="487FDF52" w:rsidR="00EC5F53" w:rsidRDefault="000E4520" w:rsidP="009C3A4D">
      <w:pPr>
        <w:pStyle w:val="TOC2"/>
        <w:rPr>
          <w:rFonts w:asciiTheme="minorHAnsi" w:eastAsiaTheme="minorEastAsia" w:hAnsiTheme="minorHAnsi" w:cstheme="minorBidi"/>
          <w:noProof/>
          <w:sz w:val="22"/>
          <w:szCs w:val="22"/>
        </w:rPr>
      </w:pPr>
      <w:hyperlink w:anchor="_Toc48631053" w:history="1">
        <w:r w:rsidR="00EC5F53" w:rsidRPr="00AA4392">
          <w:rPr>
            <w:rStyle w:val="Hyperlink"/>
            <w:noProof/>
          </w:rPr>
          <w:t>3.1.3</w:t>
        </w:r>
        <w:r w:rsidR="00EC5F53">
          <w:rPr>
            <w:rFonts w:asciiTheme="minorHAnsi" w:eastAsiaTheme="minorEastAsia" w:hAnsiTheme="minorHAnsi" w:cstheme="minorBidi"/>
            <w:noProof/>
            <w:sz w:val="22"/>
            <w:szCs w:val="22"/>
          </w:rPr>
          <w:tab/>
        </w:r>
        <w:r w:rsidR="00EC5F53" w:rsidRPr="00AA4392">
          <w:rPr>
            <w:rStyle w:val="Hyperlink"/>
            <w:noProof/>
          </w:rPr>
          <w:t>Screenshot</w:t>
        </w:r>
        <w:r w:rsidR="00EC5F53">
          <w:rPr>
            <w:noProof/>
            <w:webHidden/>
          </w:rPr>
          <w:tab/>
        </w:r>
        <w:r w:rsidR="00EC5F53">
          <w:rPr>
            <w:noProof/>
            <w:webHidden/>
          </w:rPr>
          <w:fldChar w:fldCharType="begin"/>
        </w:r>
        <w:r w:rsidR="00EC5F53">
          <w:rPr>
            <w:noProof/>
            <w:webHidden/>
          </w:rPr>
          <w:instrText xml:space="preserve"> PAGEREF _Toc48631053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03B93D72" w14:textId="7DE1F50F" w:rsidR="00EC5F53" w:rsidRDefault="000E4520" w:rsidP="009C3A4D">
      <w:pPr>
        <w:pStyle w:val="TOC2"/>
        <w:rPr>
          <w:rFonts w:asciiTheme="minorHAnsi" w:eastAsiaTheme="minorEastAsia" w:hAnsiTheme="minorHAnsi" w:cstheme="minorBidi"/>
          <w:noProof/>
          <w:sz w:val="22"/>
          <w:szCs w:val="22"/>
        </w:rPr>
      </w:pPr>
      <w:hyperlink w:anchor="_Toc48631054" w:history="1">
        <w:r w:rsidR="00EC5F53" w:rsidRPr="00AA4392">
          <w:rPr>
            <w:rStyle w:val="Hyperlink"/>
            <w:noProof/>
          </w:rPr>
          <w:t>3.1.4</w:t>
        </w:r>
        <w:r w:rsidR="00EC5F53">
          <w:rPr>
            <w:rFonts w:asciiTheme="minorHAnsi" w:eastAsiaTheme="minorEastAsia" w:hAnsiTheme="minorHAnsi" w:cstheme="minorBidi"/>
            <w:noProof/>
            <w:sz w:val="22"/>
            <w:szCs w:val="22"/>
          </w:rPr>
          <w:tab/>
        </w:r>
        <w:r w:rsidR="00EC5F53" w:rsidRPr="00AA4392">
          <w:rPr>
            <w:rStyle w:val="Hyperlink"/>
            <w:noProof/>
          </w:rPr>
          <w:t>Web Page Invoked Events</w:t>
        </w:r>
        <w:r w:rsidR="00EC5F53">
          <w:rPr>
            <w:noProof/>
            <w:webHidden/>
          </w:rPr>
          <w:tab/>
        </w:r>
        <w:r w:rsidR="00EC5F53">
          <w:rPr>
            <w:noProof/>
            <w:webHidden/>
          </w:rPr>
          <w:fldChar w:fldCharType="begin"/>
        </w:r>
        <w:r w:rsidR="00EC5F53">
          <w:rPr>
            <w:noProof/>
            <w:webHidden/>
          </w:rPr>
          <w:instrText xml:space="preserve"> PAGEREF _Toc48631054 \h </w:instrText>
        </w:r>
        <w:r w:rsidR="00EC5F53">
          <w:rPr>
            <w:noProof/>
            <w:webHidden/>
          </w:rPr>
        </w:r>
        <w:r w:rsidR="00EC5F53">
          <w:rPr>
            <w:noProof/>
            <w:webHidden/>
          </w:rPr>
          <w:fldChar w:fldCharType="separate"/>
        </w:r>
        <w:r w:rsidR="009C3A4D">
          <w:rPr>
            <w:noProof/>
            <w:webHidden/>
          </w:rPr>
          <w:t>20</w:t>
        </w:r>
        <w:r w:rsidR="00EC5F53">
          <w:rPr>
            <w:noProof/>
            <w:webHidden/>
          </w:rPr>
          <w:fldChar w:fldCharType="end"/>
        </w:r>
      </w:hyperlink>
    </w:p>
    <w:p w14:paraId="7476FD6D" w14:textId="310BC706" w:rsidR="00EC5F53" w:rsidRDefault="000E4520" w:rsidP="009C3A4D">
      <w:pPr>
        <w:pStyle w:val="TOC2"/>
        <w:rPr>
          <w:rFonts w:asciiTheme="minorHAnsi" w:eastAsiaTheme="minorEastAsia" w:hAnsiTheme="minorHAnsi" w:cstheme="minorBidi"/>
          <w:noProof/>
          <w:sz w:val="22"/>
          <w:szCs w:val="22"/>
        </w:rPr>
      </w:pPr>
      <w:hyperlink w:anchor="_Toc48631055" w:history="1">
        <w:r w:rsidR="00EC5F53" w:rsidRPr="00AA4392">
          <w:rPr>
            <w:rStyle w:val="Hyperlink"/>
            <w:noProof/>
          </w:rPr>
          <w:t>3.1.5</w:t>
        </w:r>
        <w:r w:rsidR="00EC5F53">
          <w:rPr>
            <w:rFonts w:asciiTheme="minorHAnsi" w:eastAsiaTheme="minorEastAsia" w:hAnsiTheme="minorHAnsi" w:cstheme="minorBidi"/>
            <w:noProof/>
            <w:sz w:val="22"/>
            <w:szCs w:val="22"/>
          </w:rPr>
          <w:tab/>
        </w:r>
        <w:r w:rsidR="00EC5F53" w:rsidRPr="00AA4392">
          <w:rPr>
            <w:rStyle w:val="Hyperlink"/>
            <w:noProof/>
          </w:rPr>
          <w:t>Web Page Fields</w:t>
        </w:r>
        <w:r w:rsidR="00EC5F53">
          <w:rPr>
            <w:noProof/>
            <w:webHidden/>
          </w:rPr>
          <w:tab/>
        </w:r>
        <w:r w:rsidR="00EC5F53">
          <w:rPr>
            <w:noProof/>
            <w:webHidden/>
          </w:rPr>
          <w:fldChar w:fldCharType="begin"/>
        </w:r>
        <w:r w:rsidR="00EC5F53">
          <w:rPr>
            <w:noProof/>
            <w:webHidden/>
          </w:rPr>
          <w:instrText xml:space="preserve"> PAGEREF _Toc48631055 \h </w:instrText>
        </w:r>
        <w:r w:rsidR="00EC5F53">
          <w:rPr>
            <w:noProof/>
            <w:webHidden/>
          </w:rPr>
        </w:r>
        <w:r w:rsidR="00EC5F53">
          <w:rPr>
            <w:noProof/>
            <w:webHidden/>
          </w:rPr>
          <w:fldChar w:fldCharType="separate"/>
        </w:r>
        <w:r w:rsidR="009C3A4D">
          <w:rPr>
            <w:noProof/>
            <w:webHidden/>
          </w:rPr>
          <w:t>20</w:t>
        </w:r>
        <w:r w:rsidR="00EC5F53">
          <w:rPr>
            <w:noProof/>
            <w:webHidden/>
          </w:rPr>
          <w:fldChar w:fldCharType="end"/>
        </w:r>
      </w:hyperlink>
    </w:p>
    <w:p w14:paraId="13E53596" w14:textId="2976BD44" w:rsidR="00EC5F53" w:rsidRDefault="000E4520" w:rsidP="009C3A4D">
      <w:pPr>
        <w:pStyle w:val="TOC2"/>
        <w:rPr>
          <w:rFonts w:asciiTheme="minorHAnsi" w:eastAsiaTheme="minorEastAsia" w:hAnsiTheme="minorHAnsi" w:cstheme="minorBidi"/>
          <w:noProof/>
          <w:sz w:val="22"/>
          <w:szCs w:val="22"/>
        </w:rPr>
      </w:pPr>
      <w:hyperlink w:anchor="_Toc48631056" w:history="1">
        <w:r w:rsidR="00EC5F53" w:rsidRPr="00AA4392">
          <w:rPr>
            <w:rStyle w:val="Hyperlink"/>
            <w:b/>
            <w:noProof/>
          </w:rPr>
          <w:t>4.</w:t>
        </w:r>
        <w:r w:rsidR="00EC5F53">
          <w:rPr>
            <w:rFonts w:asciiTheme="minorHAnsi" w:eastAsiaTheme="minorEastAsia" w:hAnsiTheme="minorHAnsi" w:cstheme="minorBidi"/>
            <w:noProof/>
            <w:sz w:val="22"/>
            <w:szCs w:val="22"/>
          </w:rPr>
          <w:tab/>
        </w:r>
        <w:r w:rsidR="00EC5F53" w:rsidRPr="00AA4392">
          <w:rPr>
            <w:rStyle w:val="Hyperlink"/>
            <w:b/>
            <w:noProof/>
          </w:rPr>
          <w:t>Stored Procedures</w:t>
        </w:r>
        <w:r w:rsidR="00EC5F53">
          <w:rPr>
            <w:noProof/>
            <w:webHidden/>
          </w:rPr>
          <w:tab/>
        </w:r>
        <w:r w:rsidR="00EC5F53">
          <w:rPr>
            <w:noProof/>
            <w:webHidden/>
          </w:rPr>
          <w:fldChar w:fldCharType="begin"/>
        </w:r>
        <w:r w:rsidR="00EC5F53">
          <w:rPr>
            <w:noProof/>
            <w:webHidden/>
          </w:rPr>
          <w:instrText xml:space="preserve"> PAGEREF _Toc48631056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B45800D" w14:textId="4BCD094D" w:rsidR="00EC5F53" w:rsidRDefault="000E4520" w:rsidP="009C3A4D">
      <w:pPr>
        <w:pStyle w:val="TOC2"/>
        <w:rPr>
          <w:rFonts w:asciiTheme="minorHAnsi" w:eastAsiaTheme="minorEastAsia" w:hAnsiTheme="minorHAnsi" w:cstheme="minorBidi"/>
          <w:noProof/>
          <w:sz w:val="22"/>
          <w:szCs w:val="22"/>
        </w:rPr>
      </w:pPr>
      <w:hyperlink w:anchor="_Toc48631057" w:history="1">
        <w:r w:rsidR="00EC5F53" w:rsidRPr="00AA4392">
          <w:rPr>
            <w:rStyle w:val="Hyperlink"/>
            <w:noProof/>
          </w:rPr>
          <w:t>4.1.</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w:t>
        </w:r>
        <w:r w:rsidR="00EC5F53">
          <w:rPr>
            <w:noProof/>
            <w:webHidden/>
          </w:rPr>
          <w:tab/>
        </w:r>
        <w:r w:rsidR="00EC5F53">
          <w:rPr>
            <w:noProof/>
            <w:webHidden/>
          </w:rPr>
          <w:fldChar w:fldCharType="begin"/>
        </w:r>
        <w:r w:rsidR="00EC5F53">
          <w:rPr>
            <w:noProof/>
            <w:webHidden/>
          </w:rPr>
          <w:instrText xml:space="preserve"> PAGEREF _Toc48631057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44E5448" w14:textId="4CFB959E" w:rsidR="00EC5F53" w:rsidRDefault="000E4520" w:rsidP="009C3A4D">
      <w:pPr>
        <w:pStyle w:val="TOC2"/>
        <w:rPr>
          <w:rFonts w:asciiTheme="minorHAnsi" w:eastAsiaTheme="minorEastAsia" w:hAnsiTheme="minorHAnsi" w:cstheme="minorBidi"/>
          <w:noProof/>
          <w:sz w:val="22"/>
          <w:szCs w:val="22"/>
        </w:rPr>
      </w:pPr>
      <w:hyperlink w:anchor="_Toc48631058" w:history="1">
        <w:r w:rsidR="00EC5F53" w:rsidRPr="00AA4392">
          <w:rPr>
            <w:rStyle w:val="Hyperlink"/>
            <w:noProof/>
          </w:rPr>
          <w:t>4.2.</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sp_SelectReviewFrom_Coaching_Log_Reasons</w:t>
        </w:r>
        <w:r w:rsidR="00EC5F53">
          <w:rPr>
            <w:noProof/>
            <w:webHidden/>
          </w:rPr>
          <w:tab/>
        </w:r>
        <w:r w:rsidR="00EC5F53">
          <w:rPr>
            <w:noProof/>
            <w:webHidden/>
          </w:rPr>
          <w:fldChar w:fldCharType="begin"/>
        </w:r>
        <w:r w:rsidR="00EC5F53">
          <w:rPr>
            <w:noProof/>
            <w:webHidden/>
          </w:rPr>
          <w:instrText xml:space="preserve"> PAGEREF _Toc48631058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C0414AB" w14:textId="40A7C3E8" w:rsidR="00EC5F53" w:rsidRDefault="000E4520" w:rsidP="009C3A4D">
      <w:pPr>
        <w:pStyle w:val="TOC2"/>
        <w:rPr>
          <w:rFonts w:asciiTheme="minorHAnsi" w:eastAsiaTheme="minorEastAsia" w:hAnsiTheme="minorHAnsi" w:cstheme="minorBidi"/>
          <w:noProof/>
          <w:sz w:val="22"/>
          <w:szCs w:val="22"/>
        </w:rPr>
      </w:pPr>
      <w:hyperlink w:anchor="_Toc48631059" w:history="1">
        <w:r w:rsidR="00EC5F53" w:rsidRPr="00AA4392">
          <w:rPr>
            <w:rStyle w:val="Hyperlink"/>
            <w:noProof/>
          </w:rPr>
          <w:t>4.3.</w:t>
        </w:r>
        <w:r w:rsidR="00EC5F53">
          <w:rPr>
            <w:rFonts w:asciiTheme="minorHAnsi" w:eastAsiaTheme="minorEastAsia" w:hAnsiTheme="minorHAnsi" w:cstheme="minorBidi"/>
            <w:noProof/>
            <w:sz w:val="22"/>
            <w:szCs w:val="22"/>
          </w:rPr>
          <w:tab/>
        </w:r>
        <w:r w:rsidR="00EC5F53" w:rsidRPr="00AA4392">
          <w:rPr>
            <w:rStyle w:val="Hyperlink"/>
            <w:noProof/>
          </w:rPr>
          <w:t>sp_SelectReviewFrom_Warning_Log_Reasons</w:t>
        </w:r>
        <w:r w:rsidR="00EC5F53">
          <w:rPr>
            <w:noProof/>
            <w:webHidden/>
          </w:rPr>
          <w:tab/>
        </w:r>
        <w:r w:rsidR="00EC5F53">
          <w:rPr>
            <w:noProof/>
            <w:webHidden/>
          </w:rPr>
          <w:fldChar w:fldCharType="begin"/>
        </w:r>
        <w:r w:rsidR="00EC5F53">
          <w:rPr>
            <w:noProof/>
            <w:webHidden/>
          </w:rPr>
          <w:instrText xml:space="preserve"> PAGEREF _Toc48631059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39994AC" w14:textId="2C3E7EDD" w:rsidR="00EC5F53" w:rsidRDefault="000E4520" w:rsidP="009C3A4D">
      <w:pPr>
        <w:pStyle w:val="TOC2"/>
        <w:rPr>
          <w:rFonts w:asciiTheme="minorHAnsi" w:eastAsiaTheme="minorEastAsia" w:hAnsiTheme="minorHAnsi" w:cstheme="minorBidi"/>
          <w:noProof/>
          <w:sz w:val="22"/>
          <w:szCs w:val="22"/>
        </w:rPr>
      </w:pPr>
      <w:hyperlink w:anchor="_Toc48631060" w:history="1">
        <w:r w:rsidR="00EC5F53" w:rsidRPr="00AA4392">
          <w:rPr>
            <w:rStyle w:val="Hyperlink"/>
            <w:noProof/>
          </w:rPr>
          <w:t>4.4.</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sp_Update_Review_Coaching_Log_Suerpvisor_Pending</w:t>
        </w:r>
        <w:r w:rsidR="00EC5F53">
          <w:rPr>
            <w:noProof/>
            <w:webHidden/>
          </w:rPr>
          <w:tab/>
        </w:r>
        <w:r w:rsidR="00EC5F53">
          <w:rPr>
            <w:noProof/>
            <w:webHidden/>
          </w:rPr>
          <w:fldChar w:fldCharType="begin"/>
        </w:r>
        <w:r w:rsidR="00EC5F53">
          <w:rPr>
            <w:noProof/>
            <w:webHidden/>
          </w:rPr>
          <w:instrText xml:space="preserve"> PAGEREF _Toc48631060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5E97F4D" w14:textId="475C674E" w:rsidR="00EC5F53" w:rsidRDefault="000E4520" w:rsidP="009C3A4D">
      <w:pPr>
        <w:pStyle w:val="TOC2"/>
        <w:rPr>
          <w:rFonts w:asciiTheme="minorHAnsi" w:eastAsiaTheme="minorEastAsia" w:hAnsiTheme="minorHAnsi" w:cstheme="minorBidi"/>
          <w:noProof/>
          <w:sz w:val="22"/>
          <w:szCs w:val="22"/>
        </w:rPr>
      </w:pPr>
      <w:hyperlink w:anchor="_Toc48631061" w:history="1">
        <w:r w:rsidR="00EC5F53" w:rsidRPr="00AA4392">
          <w:rPr>
            <w:rStyle w:val="Hyperlink"/>
            <w:noProof/>
          </w:rPr>
          <w:t>4.5.</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sp_Update_Review_Coaching_Log_Supervisor_Acknowledge</w:t>
        </w:r>
        <w:r w:rsidR="00EC5F53">
          <w:rPr>
            <w:noProof/>
            <w:webHidden/>
          </w:rPr>
          <w:tab/>
        </w:r>
        <w:r w:rsidR="00EC5F53">
          <w:rPr>
            <w:noProof/>
            <w:webHidden/>
          </w:rPr>
          <w:fldChar w:fldCharType="begin"/>
        </w:r>
        <w:r w:rsidR="00EC5F53">
          <w:rPr>
            <w:noProof/>
            <w:webHidden/>
          </w:rPr>
          <w:instrText xml:space="preserve"> PAGEREF _Toc48631061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9C56744" w14:textId="68532927" w:rsidR="00EC5F53" w:rsidRDefault="000E4520" w:rsidP="009C3A4D">
      <w:pPr>
        <w:pStyle w:val="TOC2"/>
        <w:rPr>
          <w:rFonts w:asciiTheme="minorHAnsi" w:eastAsiaTheme="minorEastAsia" w:hAnsiTheme="minorHAnsi" w:cstheme="minorBidi"/>
          <w:noProof/>
          <w:sz w:val="22"/>
          <w:szCs w:val="22"/>
        </w:rPr>
      </w:pPr>
      <w:hyperlink w:anchor="_Toc48631062" w:history="1">
        <w:r w:rsidR="00EC5F53" w:rsidRPr="00AA4392">
          <w:rPr>
            <w:rStyle w:val="Hyperlink"/>
            <w:noProof/>
          </w:rPr>
          <w:t>4.6.</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sp_Update_Review_Coaching_Log_Employee_Pending</w:t>
        </w:r>
        <w:r w:rsidR="00EC5F53">
          <w:rPr>
            <w:noProof/>
            <w:webHidden/>
          </w:rPr>
          <w:tab/>
        </w:r>
        <w:r w:rsidR="00EC5F53">
          <w:rPr>
            <w:noProof/>
            <w:webHidden/>
          </w:rPr>
          <w:fldChar w:fldCharType="begin"/>
        </w:r>
        <w:r w:rsidR="00EC5F53">
          <w:rPr>
            <w:noProof/>
            <w:webHidden/>
          </w:rPr>
          <w:instrText xml:space="preserve"> PAGEREF _Toc48631062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51781AE" w14:textId="08EE792C" w:rsidR="00EC5F53" w:rsidRDefault="000E4520" w:rsidP="009C3A4D">
      <w:pPr>
        <w:pStyle w:val="TOC2"/>
        <w:rPr>
          <w:rFonts w:asciiTheme="minorHAnsi" w:eastAsiaTheme="minorEastAsia" w:hAnsiTheme="minorHAnsi" w:cstheme="minorBidi"/>
          <w:noProof/>
          <w:sz w:val="22"/>
          <w:szCs w:val="22"/>
        </w:rPr>
      </w:pPr>
      <w:hyperlink w:anchor="_Toc48631063" w:history="1">
        <w:r w:rsidR="00EC5F53" w:rsidRPr="00AA4392">
          <w:rPr>
            <w:rStyle w:val="Hyperlink"/>
            <w:noProof/>
          </w:rPr>
          <w:t>4.7.</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sp_Update_Review_Coaching_Log_Employee_Acknowledge</w:t>
        </w:r>
        <w:r w:rsidR="00EC5F53">
          <w:rPr>
            <w:noProof/>
            <w:webHidden/>
          </w:rPr>
          <w:tab/>
        </w:r>
        <w:r w:rsidR="00EC5F53">
          <w:rPr>
            <w:noProof/>
            <w:webHidden/>
          </w:rPr>
          <w:fldChar w:fldCharType="begin"/>
        </w:r>
        <w:r w:rsidR="00EC5F53">
          <w:rPr>
            <w:noProof/>
            <w:webHidden/>
          </w:rPr>
          <w:instrText xml:space="preserve"> PAGEREF _Toc48631063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1D6D237" w14:textId="4BBBCB10" w:rsidR="00EC5F53" w:rsidRDefault="000E4520" w:rsidP="009C3A4D">
      <w:pPr>
        <w:pStyle w:val="TOC2"/>
        <w:rPr>
          <w:rFonts w:asciiTheme="minorHAnsi" w:eastAsiaTheme="minorEastAsia" w:hAnsiTheme="minorHAnsi" w:cstheme="minorBidi"/>
          <w:noProof/>
          <w:sz w:val="22"/>
          <w:szCs w:val="22"/>
        </w:rPr>
      </w:pPr>
      <w:hyperlink w:anchor="_Toc48631064" w:history="1">
        <w:r w:rsidR="00EC5F53" w:rsidRPr="00AA4392">
          <w:rPr>
            <w:rStyle w:val="Hyperlink"/>
            <w:noProof/>
          </w:rPr>
          <w:t>4.8.</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sp_Update_Review_Coaching_Log_Manager_Pending_Research</w:t>
        </w:r>
        <w:r w:rsidR="00EC5F53">
          <w:rPr>
            <w:noProof/>
            <w:webHidden/>
          </w:rPr>
          <w:tab/>
        </w:r>
        <w:r w:rsidR="00EC5F53">
          <w:rPr>
            <w:noProof/>
            <w:webHidden/>
          </w:rPr>
          <w:fldChar w:fldCharType="begin"/>
        </w:r>
        <w:r w:rsidR="00EC5F53">
          <w:rPr>
            <w:noProof/>
            <w:webHidden/>
          </w:rPr>
          <w:instrText xml:space="preserve"> PAGEREF _Toc48631064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94B784C" w14:textId="21BFCDD4" w:rsidR="00EC5F53" w:rsidRDefault="000E4520" w:rsidP="009C3A4D">
      <w:pPr>
        <w:pStyle w:val="TOC2"/>
        <w:rPr>
          <w:rFonts w:asciiTheme="minorHAnsi" w:eastAsiaTheme="minorEastAsia" w:hAnsiTheme="minorHAnsi" w:cstheme="minorBidi"/>
          <w:noProof/>
          <w:sz w:val="22"/>
          <w:szCs w:val="22"/>
        </w:rPr>
      </w:pPr>
      <w:hyperlink w:anchor="_Toc48631065" w:history="1">
        <w:r w:rsidR="00EC5F53" w:rsidRPr="00AA4392">
          <w:rPr>
            <w:rStyle w:val="Hyperlink"/>
            <w:noProof/>
          </w:rPr>
          <w:t>4.9.</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sp_Update_Review_Coaching_Log_Manager_Pending_CSE</w:t>
        </w:r>
        <w:r w:rsidR="00EC5F53">
          <w:rPr>
            <w:noProof/>
            <w:webHidden/>
          </w:rPr>
          <w:tab/>
        </w:r>
        <w:r w:rsidR="00EC5F53">
          <w:rPr>
            <w:noProof/>
            <w:webHidden/>
          </w:rPr>
          <w:fldChar w:fldCharType="begin"/>
        </w:r>
        <w:r w:rsidR="00EC5F53">
          <w:rPr>
            <w:noProof/>
            <w:webHidden/>
          </w:rPr>
          <w:instrText xml:space="preserve"> PAGEREF _Toc48631065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F52E02A" w14:textId="7143A8DE" w:rsidR="00EC5F53" w:rsidRDefault="000E4520" w:rsidP="009C3A4D">
      <w:pPr>
        <w:pStyle w:val="TOC2"/>
        <w:rPr>
          <w:rFonts w:asciiTheme="minorHAnsi" w:eastAsiaTheme="minorEastAsia" w:hAnsiTheme="minorHAnsi" w:cstheme="minorBidi"/>
          <w:noProof/>
          <w:sz w:val="22"/>
          <w:szCs w:val="22"/>
        </w:rPr>
      </w:pPr>
      <w:hyperlink w:anchor="_Toc48631066" w:history="1">
        <w:r w:rsidR="00EC5F53" w:rsidRPr="00AA4392">
          <w:rPr>
            <w:rStyle w:val="Hyperlink"/>
            <w:noProof/>
          </w:rPr>
          <w:t>4.10.</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sp_SelectReviewFrom_Coaching_Log_Quality_Now</w:t>
        </w:r>
        <w:r w:rsidR="00EC5F53">
          <w:rPr>
            <w:noProof/>
            <w:webHidden/>
          </w:rPr>
          <w:tab/>
        </w:r>
        <w:r w:rsidR="00EC5F53">
          <w:rPr>
            <w:noProof/>
            <w:webHidden/>
          </w:rPr>
          <w:fldChar w:fldCharType="begin"/>
        </w:r>
        <w:r w:rsidR="00EC5F53">
          <w:rPr>
            <w:noProof/>
            <w:webHidden/>
          </w:rPr>
          <w:instrText xml:space="preserve"> PAGEREF _Toc48631066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496E7BF5" w14:textId="0AB41316" w:rsidR="00EC5F53" w:rsidRDefault="000E4520" w:rsidP="009C3A4D">
      <w:pPr>
        <w:pStyle w:val="TOC2"/>
        <w:rPr>
          <w:rFonts w:asciiTheme="minorHAnsi" w:eastAsiaTheme="minorEastAsia" w:hAnsiTheme="minorHAnsi" w:cstheme="minorBidi"/>
          <w:noProof/>
          <w:sz w:val="22"/>
          <w:szCs w:val="22"/>
        </w:rPr>
      </w:pPr>
      <w:hyperlink w:anchor="_Toc48631067" w:history="1">
        <w:r w:rsidR="00EC5F53" w:rsidRPr="00AA4392">
          <w:rPr>
            <w:rStyle w:val="Hyperlink"/>
            <w:noProof/>
          </w:rPr>
          <w:t>4.11.</w:t>
        </w:r>
        <w:r w:rsidR="00EC5F53">
          <w:rPr>
            <w:rFonts w:asciiTheme="minorHAnsi" w:eastAsiaTheme="minorEastAsia" w:hAnsiTheme="minorHAnsi" w:cstheme="minorBidi"/>
            <w:noProof/>
            <w:sz w:val="22"/>
            <w:szCs w:val="22"/>
          </w:rPr>
          <w:tab/>
        </w:r>
        <w:r w:rsidR="00EC5F53" w:rsidRPr="00AA4392">
          <w:rPr>
            <w:rStyle w:val="Hyperlink"/>
            <w:noProof/>
          </w:rPr>
          <w:t>sp_ShortCalls_Get_BehaviorList</w:t>
        </w:r>
        <w:r w:rsidR="00EC5F53">
          <w:rPr>
            <w:noProof/>
            <w:webHidden/>
          </w:rPr>
          <w:tab/>
        </w:r>
        <w:r w:rsidR="00EC5F53">
          <w:rPr>
            <w:noProof/>
            <w:webHidden/>
          </w:rPr>
          <w:fldChar w:fldCharType="begin"/>
        </w:r>
        <w:r w:rsidR="00EC5F53">
          <w:rPr>
            <w:noProof/>
            <w:webHidden/>
          </w:rPr>
          <w:instrText xml:space="preserve"> PAGEREF _Toc48631067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E963188" w14:textId="56D92E01" w:rsidR="00EC5F53" w:rsidRDefault="000E4520" w:rsidP="009C3A4D">
      <w:pPr>
        <w:pStyle w:val="TOC2"/>
        <w:rPr>
          <w:rFonts w:asciiTheme="minorHAnsi" w:eastAsiaTheme="minorEastAsia" w:hAnsiTheme="minorHAnsi" w:cstheme="minorBidi"/>
          <w:noProof/>
          <w:sz w:val="22"/>
          <w:szCs w:val="22"/>
        </w:rPr>
      </w:pPr>
      <w:hyperlink w:anchor="_Toc48631068" w:history="1">
        <w:r w:rsidR="00EC5F53" w:rsidRPr="00AA4392">
          <w:rPr>
            <w:rStyle w:val="Hyperlink"/>
            <w:noProof/>
          </w:rPr>
          <w:t>4.12.</w:t>
        </w:r>
        <w:r w:rsidR="00EC5F53">
          <w:rPr>
            <w:rFonts w:asciiTheme="minorHAnsi" w:eastAsiaTheme="minorEastAsia" w:hAnsiTheme="minorHAnsi" w:cstheme="minorBidi"/>
            <w:noProof/>
            <w:sz w:val="22"/>
            <w:szCs w:val="22"/>
          </w:rPr>
          <w:tab/>
        </w:r>
        <w:r w:rsidR="00EC5F53" w:rsidRPr="00AA4392">
          <w:rPr>
            <w:rStyle w:val="Hyperlink"/>
            <w:noProof/>
          </w:rPr>
          <w:t>sp_ShortCalls_Get_Actions</w:t>
        </w:r>
        <w:r w:rsidR="00EC5F53">
          <w:rPr>
            <w:noProof/>
            <w:webHidden/>
          </w:rPr>
          <w:tab/>
        </w:r>
        <w:r w:rsidR="00EC5F53">
          <w:rPr>
            <w:noProof/>
            <w:webHidden/>
          </w:rPr>
          <w:fldChar w:fldCharType="begin"/>
        </w:r>
        <w:r w:rsidR="00EC5F53">
          <w:rPr>
            <w:noProof/>
            <w:webHidden/>
          </w:rPr>
          <w:instrText xml:space="preserve"> PAGEREF _Toc48631068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2F70BD7" w14:textId="077D8331" w:rsidR="00EC5F53" w:rsidRDefault="000E4520" w:rsidP="009C3A4D">
      <w:pPr>
        <w:pStyle w:val="TOC2"/>
        <w:rPr>
          <w:rFonts w:asciiTheme="minorHAnsi" w:eastAsiaTheme="minorEastAsia" w:hAnsiTheme="minorHAnsi" w:cstheme="minorBidi"/>
          <w:noProof/>
          <w:sz w:val="22"/>
          <w:szCs w:val="22"/>
        </w:rPr>
      </w:pPr>
      <w:hyperlink w:anchor="_Toc48631069" w:history="1">
        <w:r w:rsidR="00EC5F53" w:rsidRPr="00AA4392">
          <w:rPr>
            <w:rStyle w:val="Hyperlink"/>
            <w:noProof/>
          </w:rPr>
          <w:t>4.13.</w:t>
        </w:r>
        <w:r w:rsidR="00EC5F53">
          <w:rPr>
            <w:rFonts w:asciiTheme="minorHAnsi" w:eastAsiaTheme="minorEastAsia" w:hAnsiTheme="minorHAnsi" w:cstheme="minorBidi"/>
            <w:noProof/>
            <w:sz w:val="22"/>
            <w:szCs w:val="22"/>
          </w:rPr>
          <w:tab/>
        </w:r>
        <w:r w:rsidR="00EC5F53" w:rsidRPr="00AA4392">
          <w:rPr>
            <w:rStyle w:val="Hyperlink"/>
            <w:noProof/>
          </w:rPr>
          <w:t>sp_ShortCalls_Get_CallList</w:t>
        </w:r>
        <w:r w:rsidR="00EC5F53">
          <w:rPr>
            <w:noProof/>
            <w:webHidden/>
          </w:rPr>
          <w:tab/>
        </w:r>
        <w:r w:rsidR="00EC5F53">
          <w:rPr>
            <w:noProof/>
            <w:webHidden/>
          </w:rPr>
          <w:fldChar w:fldCharType="begin"/>
        </w:r>
        <w:r w:rsidR="00EC5F53">
          <w:rPr>
            <w:noProof/>
            <w:webHidden/>
          </w:rPr>
          <w:instrText xml:space="preserve"> PAGEREF _Toc48631069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A8E2459" w14:textId="23A8D625" w:rsidR="00EC5F53" w:rsidRDefault="000E4520" w:rsidP="009C3A4D">
      <w:pPr>
        <w:pStyle w:val="TOC2"/>
        <w:rPr>
          <w:rFonts w:asciiTheme="minorHAnsi" w:eastAsiaTheme="minorEastAsia" w:hAnsiTheme="minorHAnsi" w:cstheme="minorBidi"/>
          <w:noProof/>
          <w:sz w:val="22"/>
          <w:szCs w:val="22"/>
        </w:rPr>
      </w:pPr>
      <w:hyperlink w:anchor="_Toc48631070" w:history="1">
        <w:r w:rsidR="00EC5F53" w:rsidRPr="00AA4392">
          <w:rPr>
            <w:rStyle w:val="Hyperlink"/>
            <w:noProof/>
          </w:rPr>
          <w:t>4.14.</w:t>
        </w:r>
        <w:r w:rsidR="00EC5F53">
          <w:rPr>
            <w:rFonts w:asciiTheme="minorHAnsi" w:eastAsiaTheme="minorEastAsia" w:hAnsiTheme="minorHAnsi" w:cstheme="minorBidi"/>
            <w:noProof/>
            <w:sz w:val="22"/>
            <w:szCs w:val="22"/>
          </w:rPr>
          <w:tab/>
        </w:r>
        <w:r w:rsidR="00EC5F53" w:rsidRPr="00AA4392">
          <w:rPr>
            <w:rStyle w:val="Hyperlink"/>
            <w:noProof/>
          </w:rPr>
          <w:t>sp_ShortCalls_Get_SupReivewDetails</w:t>
        </w:r>
        <w:r w:rsidR="00EC5F53">
          <w:rPr>
            <w:noProof/>
            <w:webHidden/>
          </w:rPr>
          <w:tab/>
        </w:r>
        <w:r w:rsidR="00EC5F53">
          <w:rPr>
            <w:noProof/>
            <w:webHidden/>
          </w:rPr>
          <w:fldChar w:fldCharType="begin"/>
        </w:r>
        <w:r w:rsidR="00EC5F53">
          <w:rPr>
            <w:noProof/>
            <w:webHidden/>
          </w:rPr>
          <w:instrText xml:space="preserve"> PAGEREF _Toc48631070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A156417" w14:textId="53C480E2" w:rsidR="00EC5F53" w:rsidRDefault="000E4520" w:rsidP="009C3A4D">
      <w:pPr>
        <w:pStyle w:val="TOC2"/>
        <w:rPr>
          <w:rFonts w:asciiTheme="minorHAnsi" w:eastAsiaTheme="minorEastAsia" w:hAnsiTheme="minorHAnsi" w:cstheme="minorBidi"/>
          <w:noProof/>
          <w:sz w:val="22"/>
          <w:szCs w:val="22"/>
        </w:rPr>
      </w:pPr>
      <w:hyperlink w:anchor="_Toc48631071" w:history="1">
        <w:r w:rsidR="00EC5F53" w:rsidRPr="00AA4392">
          <w:rPr>
            <w:rStyle w:val="Hyperlink"/>
            <w:noProof/>
          </w:rPr>
          <w:t>4.15.</w:t>
        </w:r>
        <w:r w:rsidR="00EC5F53">
          <w:rPr>
            <w:rFonts w:asciiTheme="minorHAnsi" w:eastAsiaTheme="minorEastAsia" w:hAnsiTheme="minorHAnsi" w:cstheme="minorBidi"/>
            <w:noProof/>
            <w:sz w:val="22"/>
            <w:szCs w:val="22"/>
          </w:rPr>
          <w:tab/>
        </w:r>
        <w:r w:rsidR="00EC5F53" w:rsidRPr="00AA4392">
          <w:rPr>
            <w:rStyle w:val="Hyperlink"/>
            <w:noProof/>
          </w:rPr>
          <w:t>sp_ShortCalls_SupReview_Submit</w:t>
        </w:r>
        <w:r w:rsidR="00EC5F53">
          <w:rPr>
            <w:noProof/>
            <w:webHidden/>
          </w:rPr>
          <w:tab/>
        </w:r>
        <w:r w:rsidR="00EC5F53">
          <w:rPr>
            <w:noProof/>
            <w:webHidden/>
          </w:rPr>
          <w:fldChar w:fldCharType="begin"/>
        </w:r>
        <w:r w:rsidR="00EC5F53">
          <w:rPr>
            <w:noProof/>
            <w:webHidden/>
          </w:rPr>
          <w:instrText xml:space="preserve"> PAGEREF _Toc48631071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1ADA690" w14:textId="1A8F537A" w:rsidR="00EC5F53" w:rsidRDefault="000E4520" w:rsidP="009C3A4D">
      <w:pPr>
        <w:pStyle w:val="TOC2"/>
        <w:rPr>
          <w:rFonts w:asciiTheme="minorHAnsi" w:eastAsiaTheme="minorEastAsia" w:hAnsiTheme="minorHAnsi" w:cstheme="minorBidi"/>
          <w:noProof/>
          <w:sz w:val="22"/>
          <w:szCs w:val="22"/>
        </w:rPr>
      </w:pPr>
      <w:hyperlink w:anchor="_Toc48631072" w:history="1">
        <w:r w:rsidR="00EC5F53" w:rsidRPr="00AA4392">
          <w:rPr>
            <w:rStyle w:val="Hyperlink"/>
            <w:noProof/>
          </w:rPr>
          <w:t>4.16.</w:t>
        </w:r>
        <w:r w:rsidR="00EC5F53">
          <w:rPr>
            <w:rFonts w:asciiTheme="minorHAnsi" w:eastAsiaTheme="minorEastAsia" w:hAnsiTheme="minorHAnsi" w:cstheme="minorBidi"/>
            <w:noProof/>
            <w:sz w:val="22"/>
            <w:szCs w:val="22"/>
          </w:rPr>
          <w:tab/>
        </w:r>
        <w:r w:rsidR="00EC5F53" w:rsidRPr="00AA4392">
          <w:rPr>
            <w:rStyle w:val="Hyperlink"/>
            <w:noProof/>
          </w:rPr>
          <w:t>sp_ShortCalls_MgrReivew_Submit</w:t>
        </w:r>
        <w:r w:rsidR="00EC5F53">
          <w:rPr>
            <w:noProof/>
            <w:webHidden/>
          </w:rPr>
          <w:tab/>
        </w:r>
        <w:r w:rsidR="00EC5F53">
          <w:rPr>
            <w:noProof/>
            <w:webHidden/>
          </w:rPr>
          <w:fldChar w:fldCharType="begin"/>
        </w:r>
        <w:r w:rsidR="00EC5F53">
          <w:rPr>
            <w:noProof/>
            <w:webHidden/>
          </w:rPr>
          <w:instrText xml:space="preserve"> PAGEREF _Toc48631072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DDBC4D9" w14:textId="2D4600E0" w:rsidR="00EC5F53" w:rsidRDefault="000E4520" w:rsidP="009C3A4D">
      <w:pPr>
        <w:pStyle w:val="TOC2"/>
        <w:rPr>
          <w:rFonts w:asciiTheme="minorHAnsi" w:eastAsiaTheme="minorEastAsia" w:hAnsiTheme="minorHAnsi" w:cstheme="minorBidi"/>
          <w:noProof/>
          <w:sz w:val="22"/>
          <w:szCs w:val="22"/>
        </w:rPr>
      </w:pPr>
      <w:hyperlink w:anchor="_Toc48631073" w:history="1">
        <w:r w:rsidR="00EC5F53" w:rsidRPr="00AA4392">
          <w:rPr>
            <w:rStyle w:val="Hyperlink"/>
            <w:noProof/>
          </w:rPr>
          <w:t>4.17.</w:t>
        </w:r>
        <w:r w:rsidR="00EC5F53">
          <w:rPr>
            <w:rFonts w:asciiTheme="minorHAnsi" w:eastAsiaTheme="minorEastAsia" w:hAnsiTheme="minorHAnsi" w:cstheme="minorBidi"/>
            <w:noProof/>
            <w:sz w:val="22"/>
            <w:szCs w:val="22"/>
          </w:rPr>
          <w:tab/>
        </w:r>
        <w:r w:rsidR="00EC5F53" w:rsidRPr="00AA4392">
          <w:rPr>
            <w:rStyle w:val="Hyperlink"/>
            <w:noProof/>
          </w:rPr>
          <w:t>sp_ShortCalls_getMgrReviewDetails</w:t>
        </w:r>
        <w:r w:rsidR="00EC5F53">
          <w:rPr>
            <w:noProof/>
            <w:webHidden/>
          </w:rPr>
          <w:tab/>
        </w:r>
        <w:r w:rsidR="00EC5F53">
          <w:rPr>
            <w:noProof/>
            <w:webHidden/>
          </w:rPr>
          <w:fldChar w:fldCharType="begin"/>
        </w:r>
        <w:r w:rsidR="00EC5F53">
          <w:rPr>
            <w:noProof/>
            <w:webHidden/>
          </w:rPr>
          <w:instrText xml:space="preserve"> PAGEREF _Toc48631073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431B66D7" w14:textId="6F10D623" w:rsidR="00EC5F53" w:rsidRDefault="000E4520" w:rsidP="009C3A4D">
      <w:pPr>
        <w:pStyle w:val="TOC2"/>
        <w:rPr>
          <w:rFonts w:asciiTheme="minorHAnsi" w:eastAsiaTheme="minorEastAsia" w:hAnsiTheme="minorHAnsi" w:cstheme="minorBidi"/>
          <w:noProof/>
          <w:sz w:val="22"/>
          <w:szCs w:val="22"/>
        </w:rPr>
      </w:pPr>
      <w:hyperlink w:anchor="_Toc48631074" w:history="1">
        <w:r w:rsidR="00EC5F53" w:rsidRPr="00AA4392">
          <w:rPr>
            <w:rStyle w:val="Hyperlink"/>
            <w:noProof/>
          </w:rPr>
          <w:t>4.18.</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sp_Update_Review_Caoching_Log_Supervisor_Pending_Followup</w:t>
        </w:r>
        <w:r w:rsidR="00EC5F53">
          <w:rPr>
            <w:noProof/>
            <w:webHidden/>
          </w:rPr>
          <w:tab/>
        </w:r>
        <w:r w:rsidR="00EC5F53">
          <w:rPr>
            <w:noProof/>
            <w:webHidden/>
          </w:rPr>
          <w:fldChar w:fldCharType="begin"/>
        </w:r>
        <w:r w:rsidR="00EC5F53">
          <w:rPr>
            <w:noProof/>
            <w:webHidden/>
          </w:rPr>
          <w:instrText xml:space="preserve"> PAGEREF _Toc48631074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D450DD1" w14:textId="6C7D1B9C" w:rsidR="00EC5F53" w:rsidRDefault="000E4520" w:rsidP="009C3A4D">
      <w:pPr>
        <w:pStyle w:val="TOC2"/>
        <w:rPr>
          <w:rFonts w:asciiTheme="minorHAnsi" w:eastAsiaTheme="minorEastAsia" w:hAnsiTheme="minorHAnsi" w:cstheme="minorBidi"/>
          <w:noProof/>
          <w:sz w:val="22"/>
          <w:szCs w:val="22"/>
        </w:rPr>
      </w:pPr>
      <w:hyperlink w:anchor="_Toc48631075" w:history="1">
        <w:r w:rsidR="00EC5F53" w:rsidRPr="00AA4392">
          <w:rPr>
            <w:rStyle w:val="Hyperlink"/>
            <w:noProof/>
          </w:rPr>
          <w:t>4.19.</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sp_Update_Review_Caoching_Log_Employee_Pending_Followup</w:t>
        </w:r>
        <w:r w:rsidR="00EC5F53">
          <w:rPr>
            <w:noProof/>
            <w:webHidden/>
          </w:rPr>
          <w:tab/>
        </w:r>
        <w:r w:rsidR="00EC5F53">
          <w:rPr>
            <w:noProof/>
            <w:webHidden/>
          </w:rPr>
          <w:fldChar w:fldCharType="begin"/>
        </w:r>
        <w:r w:rsidR="00EC5F53">
          <w:rPr>
            <w:noProof/>
            <w:webHidden/>
          </w:rPr>
          <w:instrText xml:space="preserve"> PAGEREF _Toc48631075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D2FB7E2" w14:textId="6216A96E" w:rsidR="00EC5F53" w:rsidRDefault="000E4520" w:rsidP="009C3A4D">
      <w:pPr>
        <w:pStyle w:val="TOC2"/>
        <w:rPr>
          <w:rFonts w:asciiTheme="minorHAnsi" w:eastAsiaTheme="minorEastAsia" w:hAnsiTheme="minorHAnsi" w:cstheme="minorBidi"/>
          <w:noProof/>
          <w:sz w:val="22"/>
          <w:szCs w:val="22"/>
        </w:rPr>
      </w:pPr>
      <w:hyperlink w:anchor="_Toc48631076" w:history="1">
        <w:r w:rsidR="00EC5F53" w:rsidRPr="00AA4392">
          <w:rPr>
            <w:rStyle w:val="Hyperlink"/>
            <w:b/>
            <w:noProof/>
          </w:rPr>
          <w:t>5.</w:t>
        </w:r>
        <w:r w:rsidR="00EC5F53">
          <w:rPr>
            <w:rFonts w:asciiTheme="minorHAnsi" w:eastAsiaTheme="minorEastAsia" w:hAnsiTheme="minorHAnsi" w:cstheme="minorBidi"/>
            <w:noProof/>
            <w:sz w:val="22"/>
            <w:szCs w:val="22"/>
          </w:rPr>
          <w:tab/>
        </w:r>
        <w:r w:rsidR="00EC5F53" w:rsidRPr="00AA4392">
          <w:rPr>
            <w:rStyle w:val="Hyperlink"/>
            <w:b/>
            <w:noProof/>
          </w:rPr>
          <w:t>Logic to determine pending form type</w:t>
        </w:r>
        <w:r w:rsidR="00EC5F53">
          <w:rPr>
            <w:noProof/>
            <w:webHidden/>
          </w:rPr>
          <w:tab/>
        </w:r>
        <w:r w:rsidR="00EC5F53">
          <w:rPr>
            <w:noProof/>
            <w:webHidden/>
          </w:rPr>
          <w:fldChar w:fldCharType="begin"/>
        </w:r>
        <w:r w:rsidR="00EC5F53">
          <w:rPr>
            <w:noProof/>
            <w:webHidden/>
          </w:rPr>
          <w:instrText xml:space="preserve"> PAGEREF _Toc48631076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AAE3258" w14:textId="6133D8E0" w:rsidR="00EC5F53" w:rsidRDefault="000E4520" w:rsidP="009C3A4D">
      <w:pPr>
        <w:pStyle w:val="TOC2"/>
        <w:rPr>
          <w:rFonts w:asciiTheme="minorHAnsi" w:eastAsiaTheme="minorEastAsia" w:hAnsiTheme="minorHAnsi" w:cstheme="minorBidi"/>
          <w:noProof/>
          <w:sz w:val="22"/>
          <w:szCs w:val="22"/>
        </w:rPr>
      </w:pPr>
      <w:hyperlink w:anchor="_Toc48631077" w:history="1">
        <w:r w:rsidR="00EC5F53" w:rsidRPr="00AA4392">
          <w:rPr>
            <w:rStyle w:val="Hyperlink"/>
            <w:noProof/>
          </w:rPr>
          <w:t>5.1.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_Toc48631077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7CE1A42" w14:textId="5BF8812D" w:rsidR="00EC5F53" w:rsidRDefault="000E4520" w:rsidP="009C3A4D">
      <w:pPr>
        <w:pStyle w:val="TOC2"/>
        <w:rPr>
          <w:rFonts w:asciiTheme="minorHAnsi" w:eastAsiaTheme="minorEastAsia" w:hAnsiTheme="minorHAnsi" w:cstheme="minorBidi"/>
          <w:noProof/>
          <w:sz w:val="22"/>
          <w:szCs w:val="22"/>
        </w:rPr>
      </w:pPr>
      <w:hyperlink w:anchor="_Toc48631078" w:history="1">
        <w:r w:rsidR="00EC5F53" w:rsidRPr="00AA4392">
          <w:rPr>
            <w:rStyle w:val="Hyperlink"/>
            <w:noProof/>
          </w:rPr>
          <w:t>5.2.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_Toc48631078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8D229F9" w14:textId="01711215" w:rsidR="00EC5F53" w:rsidRDefault="000E4520" w:rsidP="009C3A4D">
      <w:pPr>
        <w:pStyle w:val="TOC2"/>
        <w:rPr>
          <w:rFonts w:asciiTheme="minorHAnsi" w:eastAsiaTheme="minorEastAsia" w:hAnsiTheme="minorHAnsi" w:cstheme="minorBidi"/>
          <w:noProof/>
          <w:sz w:val="22"/>
          <w:szCs w:val="22"/>
        </w:rPr>
      </w:pPr>
      <w:hyperlink w:anchor="_Toc48631079" w:history="1">
        <w:r w:rsidR="00EC5F53" w:rsidRPr="00AA4392">
          <w:rPr>
            <w:rStyle w:val="Hyperlink"/>
            <w:noProof/>
          </w:rPr>
          <w:t>5.3.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_Toc48631079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1A100B0" w14:textId="022476FD" w:rsidR="00EC5F53" w:rsidRDefault="000E4520" w:rsidP="009C3A4D">
      <w:pPr>
        <w:pStyle w:val="TOC2"/>
        <w:rPr>
          <w:rFonts w:asciiTheme="minorHAnsi" w:eastAsiaTheme="minorEastAsia" w:hAnsiTheme="minorHAnsi" w:cstheme="minorBidi"/>
          <w:noProof/>
          <w:sz w:val="22"/>
          <w:szCs w:val="22"/>
        </w:rPr>
      </w:pPr>
      <w:hyperlink w:anchor="_Toc48631080" w:history="1">
        <w:r w:rsidR="00EC5F53" w:rsidRPr="00AA4392">
          <w:rPr>
            <w:rStyle w:val="Hyperlink"/>
            <w:noProof/>
          </w:rPr>
          <w:t>5.4.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_Toc48631080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8A42180" w14:textId="05F6698A" w:rsidR="00EC5F53" w:rsidRDefault="000E4520" w:rsidP="009C3A4D">
      <w:pPr>
        <w:pStyle w:val="TOC2"/>
        <w:rPr>
          <w:rFonts w:asciiTheme="minorHAnsi" w:eastAsiaTheme="minorEastAsia" w:hAnsiTheme="minorHAnsi" w:cstheme="minorBidi"/>
          <w:noProof/>
          <w:sz w:val="22"/>
          <w:szCs w:val="22"/>
        </w:rPr>
      </w:pPr>
      <w:hyperlink w:anchor="_Toc48631081" w:history="1">
        <w:r w:rsidR="00EC5F53" w:rsidRPr="00AA4392">
          <w:rPr>
            <w:rStyle w:val="Hyperlink"/>
            <w:noProof/>
          </w:rPr>
          <w:t>5.5.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_Toc48631081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BA602DF" w14:textId="7DC27D26" w:rsidR="00EC5F53" w:rsidRDefault="000E4520" w:rsidP="009C3A4D">
      <w:pPr>
        <w:pStyle w:val="TOC2"/>
        <w:rPr>
          <w:rFonts w:asciiTheme="minorHAnsi" w:eastAsiaTheme="minorEastAsia" w:hAnsiTheme="minorHAnsi" w:cstheme="minorBidi"/>
          <w:noProof/>
          <w:sz w:val="22"/>
          <w:szCs w:val="22"/>
        </w:rPr>
      </w:pPr>
      <w:hyperlink w:anchor="_Toc48631082" w:history="1">
        <w:r w:rsidR="00EC5F53" w:rsidRPr="00AA4392">
          <w:rPr>
            <w:rStyle w:val="Hyperlink"/>
            <w:noProof/>
          </w:rPr>
          <w:t>5.6.</w:t>
        </w:r>
        <w:r w:rsidR="00EC5F53">
          <w:rPr>
            <w:rFonts w:asciiTheme="minorHAnsi" w:eastAsiaTheme="minorEastAsia" w:hAnsiTheme="minorHAnsi" w:cstheme="minorBidi"/>
            <w:noProof/>
            <w:sz w:val="22"/>
            <w:szCs w:val="22"/>
          </w:rPr>
          <w:tab/>
        </w:r>
        <w:r w:rsidR="00EC5F53" w:rsidRPr="00AA4392">
          <w:rPr>
            <w:rStyle w:val="Hyperlink"/>
            <w:noProof/>
          </w:rPr>
          <w:t>Pending Follow-Up (Supervisor)</w:t>
        </w:r>
        <w:r w:rsidR="00EC5F53">
          <w:rPr>
            <w:noProof/>
            <w:webHidden/>
          </w:rPr>
          <w:tab/>
        </w:r>
        <w:r w:rsidR="00EC5F53">
          <w:rPr>
            <w:noProof/>
            <w:webHidden/>
          </w:rPr>
          <w:fldChar w:fldCharType="begin"/>
        </w:r>
        <w:r w:rsidR="00EC5F53">
          <w:rPr>
            <w:noProof/>
            <w:webHidden/>
          </w:rPr>
          <w:instrText xml:space="preserve"> PAGEREF _Toc48631082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7AC8D08B" w14:textId="4D312941" w:rsidR="00EC5F53" w:rsidRDefault="000E4520" w:rsidP="009C3A4D">
      <w:pPr>
        <w:pStyle w:val="TOC2"/>
        <w:rPr>
          <w:rFonts w:asciiTheme="minorHAnsi" w:eastAsiaTheme="minorEastAsia" w:hAnsiTheme="minorHAnsi" w:cstheme="minorBidi"/>
          <w:noProof/>
          <w:sz w:val="22"/>
          <w:szCs w:val="22"/>
        </w:rPr>
      </w:pPr>
      <w:hyperlink w:anchor="_Toc48631083" w:history="1">
        <w:r w:rsidR="00EC5F53" w:rsidRPr="00AA4392">
          <w:rPr>
            <w:rStyle w:val="Hyperlink"/>
            <w:noProof/>
          </w:rPr>
          <w:t>5.7.</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_Toc48631083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04F552CB" w14:textId="71AF509D" w:rsidR="00EC5F53" w:rsidRDefault="000E4520" w:rsidP="009C3A4D">
      <w:pPr>
        <w:pStyle w:val="TOC2"/>
        <w:rPr>
          <w:rFonts w:asciiTheme="minorHAnsi" w:eastAsiaTheme="minorEastAsia" w:hAnsiTheme="minorHAnsi" w:cstheme="minorBidi"/>
          <w:noProof/>
          <w:sz w:val="22"/>
          <w:szCs w:val="22"/>
        </w:rPr>
      </w:pPr>
      <w:hyperlink w:anchor="_Toc48631084" w:history="1">
        <w:r w:rsidR="00EC5F53" w:rsidRPr="00AA4392">
          <w:rPr>
            <w:rStyle w:val="Hyperlink"/>
            <w:b/>
            <w:noProof/>
          </w:rPr>
          <w:t>6.</w:t>
        </w:r>
        <w:r w:rsidR="00EC5F53">
          <w:rPr>
            <w:rFonts w:asciiTheme="minorHAnsi" w:eastAsiaTheme="minorEastAsia" w:hAnsiTheme="minorHAnsi" w:cstheme="minorBidi"/>
            <w:noProof/>
            <w:sz w:val="22"/>
            <w:szCs w:val="22"/>
          </w:rPr>
          <w:tab/>
        </w:r>
        <w:r w:rsidR="00EC5F53" w:rsidRPr="00AA4392">
          <w:rPr>
            <w:rStyle w:val="Hyperlink"/>
            <w:b/>
            <w:noProof/>
          </w:rPr>
          <w:t>Logic to determine who can view Log Details</w:t>
        </w:r>
        <w:r w:rsidR="00EC5F53">
          <w:rPr>
            <w:noProof/>
            <w:webHidden/>
          </w:rPr>
          <w:tab/>
        </w:r>
        <w:r w:rsidR="00EC5F53">
          <w:rPr>
            <w:noProof/>
            <w:webHidden/>
          </w:rPr>
          <w:fldChar w:fldCharType="begin"/>
        </w:r>
        <w:r w:rsidR="00EC5F53">
          <w:rPr>
            <w:noProof/>
            <w:webHidden/>
          </w:rPr>
          <w:instrText xml:space="preserve"> PAGEREF _Toc48631084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5275F79B" w14:textId="695772D2" w:rsidR="00EC5F53" w:rsidRDefault="000E4520" w:rsidP="009C3A4D">
      <w:pPr>
        <w:pStyle w:val="TOC2"/>
        <w:rPr>
          <w:rFonts w:asciiTheme="minorHAnsi" w:eastAsiaTheme="minorEastAsia" w:hAnsiTheme="minorHAnsi" w:cstheme="minorBidi"/>
          <w:noProof/>
          <w:sz w:val="22"/>
          <w:szCs w:val="22"/>
        </w:rPr>
      </w:pPr>
      <w:hyperlink w:anchor="_Toc48631085" w:history="1">
        <w:r w:rsidR="00EC5F53" w:rsidRPr="00AA4392">
          <w:rPr>
            <w:rStyle w:val="Hyperlink"/>
            <w:b/>
            <w:noProof/>
          </w:rPr>
          <w:t>7.</w:t>
        </w:r>
        <w:r w:rsidR="00EC5F53">
          <w:rPr>
            <w:rFonts w:asciiTheme="minorHAnsi" w:eastAsiaTheme="minorEastAsia" w:hAnsiTheme="minorHAnsi" w:cstheme="minorBidi"/>
            <w:noProof/>
            <w:sz w:val="22"/>
            <w:szCs w:val="22"/>
          </w:rPr>
          <w:tab/>
        </w:r>
        <w:r w:rsidR="00EC5F53" w:rsidRPr="00AA4392">
          <w:rPr>
            <w:rStyle w:val="Hyperlink"/>
            <w:b/>
            <w:noProof/>
          </w:rPr>
          <w:t>Logic to determine Review Page display mode (Ready Only vs Editable)</w:t>
        </w:r>
        <w:r w:rsidR="00EC5F53">
          <w:rPr>
            <w:noProof/>
            <w:webHidden/>
          </w:rPr>
          <w:tab/>
        </w:r>
        <w:r w:rsidR="00EC5F53">
          <w:rPr>
            <w:noProof/>
            <w:webHidden/>
          </w:rPr>
          <w:fldChar w:fldCharType="begin"/>
        </w:r>
        <w:r w:rsidR="00EC5F53">
          <w:rPr>
            <w:noProof/>
            <w:webHidden/>
          </w:rPr>
          <w:instrText xml:space="preserve"> PAGEREF _Toc48631085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12A8E88D" w14:textId="79FD51C6" w:rsidR="00EC5F53" w:rsidRDefault="000E4520" w:rsidP="009C3A4D">
      <w:pPr>
        <w:pStyle w:val="TOC2"/>
        <w:rPr>
          <w:rFonts w:asciiTheme="minorHAnsi" w:eastAsiaTheme="minorEastAsia" w:hAnsiTheme="minorHAnsi" w:cstheme="minorBidi"/>
          <w:noProof/>
          <w:sz w:val="22"/>
          <w:szCs w:val="22"/>
        </w:rPr>
      </w:pPr>
      <w:hyperlink w:anchor="_Toc48631086" w:history="1">
        <w:r w:rsidR="00EC5F53" w:rsidRPr="00AA4392">
          <w:rPr>
            <w:rStyle w:val="Hyperlink"/>
            <w:b/>
            <w:noProof/>
          </w:rPr>
          <w:t>8.</w:t>
        </w:r>
        <w:r w:rsidR="00EC5F53">
          <w:rPr>
            <w:rFonts w:asciiTheme="minorHAnsi" w:eastAsiaTheme="minorEastAsia" w:hAnsiTheme="minorHAnsi" w:cstheme="minorBidi"/>
            <w:noProof/>
            <w:sz w:val="22"/>
            <w:szCs w:val="22"/>
          </w:rPr>
          <w:tab/>
        </w:r>
        <w:r w:rsidR="00EC5F53" w:rsidRPr="00AA4392">
          <w:rPr>
            <w:rStyle w:val="Hyperlink"/>
            <w:b/>
            <w:noProof/>
          </w:rPr>
          <w:t>Logic to determine next status</w:t>
        </w:r>
        <w:r w:rsidR="00EC5F53">
          <w:rPr>
            <w:noProof/>
            <w:webHidden/>
          </w:rPr>
          <w:tab/>
        </w:r>
        <w:r w:rsidR="00EC5F53">
          <w:rPr>
            <w:noProof/>
            <w:webHidden/>
          </w:rPr>
          <w:fldChar w:fldCharType="begin"/>
        </w:r>
        <w:r w:rsidR="00EC5F53">
          <w:rPr>
            <w:noProof/>
            <w:webHidden/>
          </w:rPr>
          <w:instrText xml:space="preserve"> PAGEREF _Toc48631086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74EE2AA2" w14:textId="16690F4F" w:rsidR="00EC5F53" w:rsidRDefault="000E4520" w:rsidP="009C3A4D">
      <w:pPr>
        <w:pStyle w:val="TOC2"/>
        <w:rPr>
          <w:rFonts w:asciiTheme="minorHAnsi" w:eastAsiaTheme="minorEastAsia" w:hAnsiTheme="minorHAnsi" w:cstheme="minorBidi"/>
          <w:noProof/>
          <w:sz w:val="22"/>
          <w:szCs w:val="22"/>
        </w:rPr>
      </w:pPr>
      <w:hyperlink w:anchor="_Toc48631087" w:history="1">
        <w:r w:rsidR="00EC5F53" w:rsidRPr="00AA4392">
          <w:rPr>
            <w:rStyle w:val="Hyperlink"/>
            <w:noProof/>
          </w:rPr>
          <w:t>8.1.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_Toc48631087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6FE678A4" w14:textId="291B098D" w:rsidR="00EC5F53" w:rsidRDefault="000E4520" w:rsidP="009C3A4D">
      <w:pPr>
        <w:pStyle w:val="TOC2"/>
        <w:rPr>
          <w:rFonts w:asciiTheme="minorHAnsi" w:eastAsiaTheme="minorEastAsia" w:hAnsiTheme="minorHAnsi" w:cstheme="minorBidi"/>
          <w:noProof/>
          <w:sz w:val="22"/>
          <w:szCs w:val="22"/>
        </w:rPr>
      </w:pPr>
      <w:hyperlink w:anchor="_Toc48631088" w:history="1">
        <w:r w:rsidR="00EC5F53" w:rsidRPr="00AA4392">
          <w:rPr>
            <w:rStyle w:val="Hyperlink"/>
            <w:noProof/>
          </w:rPr>
          <w:t>8.2.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_Toc48631088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77AF2C14" w14:textId="48415EFE" w:rsidR="00EC5F53" w:rsidRDefault="000E4520" w:rsidP="009C3A4D">
      <w:pPr>
        <w:pStyle w:val="TOC2"/>
        <w:rPr>
          <w:rFonts w:asciiTheme="minorHAnsi" w:eastAsiaTheme="minorEastAsia" w:hAnsiTheme="minorHAnsi" w:cstheme="minorBidi"/>
          <w:noProof/>
          <w:sz w:val="22"/>
          <w:szCs w:val="22"/>
        </w:rPr>
      </w:pPr>
      <w:hyperlink w:anchor="_Toc48631089" w:history="1">
        <w:r w:rsidR="00EC5F53" w:rsidRPr="00AA4392">
          <w:rPr>
            <w:rStyle w:val="Hyperlink"/>
            <w:noProof/>
          </w:rPr>
          <w:t>8.3.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_Toc48631089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163AE8E3" w14:textId="29C30550" w:rsidR="00EC5F53" w:rsidRDefault="000E4520" w:rsidP="009C3A4D">
      <w:pPr>
        <w:pStyle w:val="TOC2"/>
        <w:rPr>
          <w:rFonts w:asciiTheme="minorHAnsi" w:eastAsiaTheme="minorEastAsia" w:hAnsiTheme="minorHAnsi" w:cstheme="minorBidi"/>
          <w:noProof/>
          <w:sz w:val="22"/>
          <w:szCs w:val="22"/>
        </w:rPr>
      </w:pPr>
      <w:hyperlink w:anchor="_Toc48631090" w:history="1">
        <w:r w:rsidR="00EC5F53" w:rsidRPr="00AA4392">
          <w:rPr>
            <w:rStyle w:val="Hyperlink"/>
            <w:noProof/>
          </w:rPr>
          <w:t>8.4.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_Toc48631090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6D051C69" w14:textId="20C18277" w:rsidR="00EC5F53" w:rsidRDefault="000E4520" w:rsidP="009C3A4D">
      <w:pPr>
        <w:pStyle w:val="TOC2"/>
        <w:rPr>
          <w:rFonts w:asciiTheme="minorHAnsi" w:eastAsiaTheme="minorEastAsia" w:hAnsiTheme="minorHAnsi" w:cstheme="minorBidi"/>
          <w:noProof/>
          <w:sz w:val="22"/>
          <w:szCs w:val="22"/>
        </w:rPr>
      </w:pPr>
      <w:hyperlink w:anchor="_Toc48631091" w:history="1">
        <w:r w:rsidR="00EC5F53" w:rsidRPr="00AA4392">
          <w:rPr>
            <w:rStyle w:val="Hyperlink"/>
            <w:noProof/>
          </w:rPr>
          <w:t>8.5.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_Toc48631091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781FE113" w14:textId="5220C81E" w:rsidR="00EC5F53" w:rsidRDefault="000E4520" w:rsidP="009C3A4D">
      <w:pPr>
        <w:pStyle w:val="TOC2"/>
        <w:rPr>
          <w:rFonts w:asciiTheme="minorHAnsi" w:eastAsiaTheme="minorEastAsia" w:hAnsiTheme="minorHAnsi" w:cstheme="minorBidi"/>
          <w:noProof/>
          <w:sz w:val="22"/>
          <w:szCs w:val="22"/>
        </w:rPr>
      </w:pPr>
      <w:hyperlink w:anchor="_Toc48631092" w:history="1">
        <w:r w:rsidR="00EC5F53" w:rsidRPr="00AA4392">
          <w:rPr>
            <w:rStyle w:val="Hyperlink"/>
            <w:noProof/>
          </w:rPr>
          <w:t>8.6.</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_Toc48631092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7A0A9CB2" w14:textId="4B7567DC" w:rsidR="00EC5F53" w:rsidRDefault="000E4520" w:rsidP="009C3A4D">
      <w:pPr>
        <w:pStyle w:val="TOC2"/>
        <w:rPr>
          <w:rFonts w:asciiTheme="minorHAnsi" w:eastAsiaTheme="minorEastAsia" w:hAnsiTheme="minorHAnsi" w:cstheme="minorBidi"/>
          <w:noProof/>
          <w:sz w:val="22"/>
          <w:szCs w:val="22"/>
        </w:rPr>
      </w:pPr>
      <w:hyperlink w:anchor="_Toc48631093" w:history="1">
        <w:r w:rsidR="00EC5F53" w:rsidRPr="00AA4392">
          <w:rPr>
            <w:rStyle w:val="Hyperlink"/>
            <w:noProof/>
          </w:rPr>
          <w:t>8.7.</w:t>
        </w:r>
        <w:r w:rsidR="00EC5F53">
          <w:rPr>
            <w:rFonts w:asciiTheme="minorHAnsi" w:eastAsiaTheme="minorEastAsia" w:hAnsiTheme="minorHAnsi" w:cstheme="minorBidi"/>
            <w:noProof/>
            <w:sz w:val="22"/>
            <w:szCs w:val="22"/>
          </w:rPr>
          <w:tab/>
        </w:r>
        <w:r w:rsidR="00EC5F53" w:rsidRPr="00AA4392">
          <w:rPr>
            <w:rStyle w:val="Hyperlink"/>
            <w:noProof/>
          </w:rPr>
          <w:t>Pending Follow-Up</w:t>
        </w:r>
        <w:r w:rsidR="00EC5F53">
          <w:rPr>
            <w:noProof/>
            <w:webHidden/>
          </w:rPr>
          <w:tab/>
        </w:r>
        <w:r w:rsidR="00EC5F53">
          <w:rPr>
            <w:noProof/>
            <w:webHidden/>
          </w:rPr>
          <w:fldChar w:fldCharType="begin"/>
        </w:r>
        <w:r w:rsidR="00EC5F53">
          <w:rPr>
            <w:noProof/>
            <w:webHidden/>
          </w:rPr>
          <w:instrText xml:space="preserve"> PAGEREF _Toc48631093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042A502E" w14:textId="10514BC2" w:rsidR="00EC5F53" w:rsidRDefault="000E4520" w:rsidP="009C3A4D">
      <w:pPr>
        <w:pStyle w:val="TOC2"/>
        <w:rPr>
          <w:rFonts w:asciiTheme="minorHAnsi" w:eastAsiaTheme="minorEastAsia" w:hAnsiTheme="minorHAnsi" w:cstheme="minorBidi"/>
          <w:noProof/>
          <w:sz w:val="22"/>
          <w:szCs w:val="22"/>
        </w:rPr>
      </w:pPr>
      <w:hyperlink w:anchor="_Toc48631094" w:history="1">
        <w:r w:rsidR="00EC5F53" w:rsidRPr="00AA4392">
          <w:rPr>
            <w:rStyle w:val="Hyperlink"/>
            <w:b/>
            <w:noProof/>
          </w:rPr>
          <w:t>9.</w:t>
        </w:r>
        <w:r w:rsidR="00EC5F53">
          <w:rPr>
            <w:rFonts w:asciiTheme="minorHAnsi" w:eastAsiaTheme="minorEastAsia" w:hAnsiTheme="minorHAnsi" w:cstheme="minorBidi"/>
            <w:noProof/>
            <w:sz w:val="22"/>
            <w:szCs w:val="22"/>
          </w:rPr>
          <w:tab/>
        </w:r>
        <w:r w:rsidR="00EC5F53" w:rsidRPr="00AA4392">
          <w:rPr>
            <w:rStyle w:val="Hyperlink"/>
            <w:b/>
            <w:noProof/>
          </w:rPr>
          <w:t>Instruction text</w:t>
        </w:r>
        <w:r w:rsidR="00EC5F53">
          <w:rPr>
            <w:noProof/>
            <w:webHidden/>
          </w:rPr>
          <w:tab/>
        </w:r>
        <w:r w:rsidR="00EC5F53">
          <w:rPr>
            <w:noProof/>
            <w:webHidden/>
          </w:rPr>
          <w:fldChar w:fldCharType="begin"/>
        </w:r>
        <w:r w:rsidR="00EC5F53">
          <w:rPr>
            <w:noProof/>
            <w:webHidden/>
          </w:rPr>
          <w:instrText xml:space="preserve"> PAGEREF _Toc48631094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66529D65" w14:textId="77777777"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9" w:name="_Toc48631047"/>
      <w:r w:rsidRPr="00251693">
        <w:rPr>
          <w:b/>
        </w:rPr>
        <w:lastRenderedPageBreak/>
        <w:t>Description</w:t>
      </w:r>
      <w:bookmarkEnd w:id="9"/>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45C3FDA0" w14:textId="77777777" w:rsidR="00E0311F" w:rsidRDefault="00E0311F" w:rsidP="004E58CB">
      <w:pPr>
        <w:numPr>
          <w:ilvl w:val="0"/>
          <w:numId w:val="1"/>
        </w:numPr>
        <w:tabs>
          <w:tab w:val="num" w:pos="1080"/>
        </w:tabs>
        <w:autoSpaceDE w:val="0"/>
        <w:autoSpaceDN w:val="0"/>
        <w:adjustRightInd w:val="0"/>
        <w:outlineLvl w:val="1"/>
        <w:rPr>
          <w:b/>
        </w:rPr>
      </w:pPr>
      <w:bookmarkStart w:id="10" w:name="_Toc48631048"/>
      <w:r>
        <w:rPr>
          <w:b/>
        </w:rPr>
        <w:t>Business Logic – ReviewController.cs</w:t>
      </w:r>
      <w:bookmarkEnd w:id="10"/>
    </w:p>
    <w:p w14:paraId="0AE5B0D4" w14:textId="77777777" w:rsidR="00D61E30" w:rsidRDefault="00D61E30" w:rsidP="00D61E30">
      <w:pPr>
        <w:tabs>
          <w:tab w:val="num" w:pos="1080"/>
        </w:tabs>
        <w:autoSpaceDE w:val="0"/>
        <w:autoSpaceDN w:val="0"/>
        <w:adjustRightInd w:val="0"/>
        <w:ind w:left="360"/>
      </w:pPr>
      <w:r>
        <w:t xml:space="preserve">User </w:t>
      </w:r>
      <w:r w:rsidR="00311B0E">
        <w:t>clicks [Log Name] link</w:t>
      </w:r>
      <w: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11" w:name="_Toc48631049"/>
      <w:r w:rsidRPr="00664275">
        <w:rPr>
          <w:b/>
        </w:rPr>
        <w:t>P</w:t>
      </w:r>
      <w:r w:rsidR="00EF5FC8" w:rsidRPr="00664275">
        <w:rPr>
          <w:b/>
        </w:rPr>
        <w:t>age details</w:t>
      </w:r>
      <w:bookmarkEnd w:id="11"/>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2" w:name="_Toc48631050"/>
      <w:r w:rsidRPr="0033187B">
        <w:t>Views\</w:t>
      </w:r>
      <w:r w:rsidR="00665FB9">
        <w:t>Review</w:t>
      </w:r>
      <w:r w:rsidRPr="0033187B">
        <w:t>\</w:t>
      </w:r>
      <w:r w:rsidR="00E14B1F" w:rsidRPr="0033187B">
        <w:t>_</w:t>
      </w:r>
      <w:r w:rsidR="00665FB9">
        <w:t>ReviewCoachingHome.cshtml</w:t>
      </w:r>
      <w:r w:rsidR="00F416CC">
        <w:t>, _ViewWarningLog.cshtml</w:t>
      </w:r>
      <w:bookmarkEnd w:id="12"/>
    </w:p>
    <w:p w14:paraId="16364AD8" w14:textId="77777777" w:rsidR="009B2A2F" w:rsidRDefault="009B2A2F" w:rsidP="007A38A2">
      <w:pPr>
        <w:pStyle w:val="ListParagraph"/>
        <w:numPr>
          <w:ilvl w:val="2"/>
          <w:numId w:val="3"/>
        </w:numPr>
        <w:autoSpaceDE w:val="0"/>
        <w:autoSpaceDN w:val="0"/>
        <w:adjustRightInd w:val="0"/>
        <w:outlineLvl w:val="1"/>
      </w:pPr>
      <w:bookmarkStart w:id="13" w:name="_Toc48631051"/>
      <w:r>
        <w:t>Razor pages comprising Web Page</w:t>
      </w:r>
      <w:bookmarkEnd w:id="13"/>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14" w:name="_Toc48631052"/>
      <w:r>
        <w:t>Layout Page</w:t>
      </w:r>
      <w:bookmarkEnd w:id="14"/>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15" w:name="_Toc48631053"/>
      <w:r>
        <w:t>Screen</w:t>
      </w:r>
      <w:r w:rsidR="001D2F61">
        <w:t>s</w:t>
      </w:r>
      <w:r>
        <w:t>hot</w:t>
      </w:r>
      <w:bookmarkEnd w:id="15"/>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48A9A4B3" w14:textId="77777777" w:rsidR="00183E21" w:rsidRDefault="00E94732" w:rsidP="001F53F4">
      <w:pPr>
        <w:autoSpaceDE w:val="0"/>
        <w:autoSpaceDN w:val="0"/>
        <w:adjustRightInd w:val="0"/>
        <w:rPr>
          <w:b/>
        </w:rPr>
      </w:pPr>
      <w:r>
        <w:rPr>
          <w:b/>
        </w:rPr>
        <w:t>Review – Quality Now – CSR Review Pending Form (editable) – User is the CSR of the log</w:t>
      </w:r>
    </w:p>
    <w:p w14:paraId="2F2031E2" w14:textId="77777777" w:rsidR="00E94732" w:rsidRDefault="005071FF" w:rsidP="001F53F4">
      <w:pPr>
        <w:autoSpaceDE w:val="0"/>
        <w:autoSpaceDN w:val="0"/>
        <w:adjustRightInd w:val="0"/>
        <w:rPr>
          <w:b/>
        </w:rPr>
      </w:pPr>
      <w:r>
        <w:rPr>
          <w:b/>
          <w:noProof/>
        </w:rPr>
        <w:drawing>
          <wp:inline distT="0" distB="0" distL="0" distR="0" wp14:anchorId="15555FAA" wp14:editId="0743A6D5">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14:paraId="01267031" w14:textId="77777777" w:rsidR="00E94732" w:rsidRDefault="00954B0C" w:rsidP="001F53F4">
      <w:pPr>
        <w:autoSpaceDE w:val="0"/>
        <w:autoSpaceDN w:val="0"/>
        <w:adjustRightInd w:val="0"/>
        <w:rPr>
          <w:b/>
        </w:rPr>
      </w:pPr>
      <w:r>
        <w:rPr>
          <w:b/>
          <w:noProof/>
        </w:rPr>
        <w:lastRenderedPageBreak/>
        <w:drawing>
          <wp:inline distT="0" distB="0" distL="0" distR="0" wp14:anchorId="4963FFB3" wp14:editId="1C554EB5">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3AAAA70C" w14:textId="77777777" w:rsidR="00F417F5" w:rsidRDefault="00F417F5" w:rsidP="001F53F4">
      <w:pPr>
        <w:autoSpaceDE w:val="0"/>
        <w:autoSpaceDN w:val="0"/>
        <w:adjustRightInd w:val="0"/>
        <w:rPr>
          <w:b/>
        </w:rPr>
      </w:pPr>
    </w:p>
    <w:p w14:paraId="3FD74762" w14:textId="77777777" w:rsidR="00F417F5" w:rsidRDefault="00F417F5" w:rsidP="001F53F4">
      <w:pPr>
        <w:autoSpaceDE w:val="0"/>
        <w:autoSpaceDN w:val="0"/>
        <w:adjustRightInd w:val="0"/>
        <w:rPr>
          <w:b/>
        </w:rPr>
      </w:pPr>
    </w:p>
    <w:p w14:paraId="40DA5F9B" w14:textId="77777777" w:rsidR="00F417F5" w:rsidRDefault="00F417F5" w:rsidP="00F417F5">
      <w:pPr>
        <w:autoSpaceDE w:val="0"/>
        <w:autoSpaceDN w:val="0"/>
        <w:adjustRightInd w:val="0"/>
        <w:rPr>
          <w:b/>
        </w:rPr>
      </w:pPr>
      <w:r>
        <w:rPr>
          <w:b/>
        </w:rPr>
        <w:t xml:space="preserve">Review – Quality Now – Supervisor Review Pending Form (editable) – User is the Supervisor </w:t>
      </w:r>
    </w:p>
    <w:p w14:paraId="14929175" w14:textId="77777777" w:rsidR="0077502C" w:rsidRDefault="00CC4038" w:rsidP="00F417F5">
      <w:pPr>
        <w:autoSpaceDE w:val="0"/>
        <w:autoSpaceDN w:val="0"/>
        <w:adjustRightInd w:val="0"/>
        <w:rPr>
          <w:b/>
        </w:rPr>
      </w:pPr>
      <w:r>
        <w:rPr>
          <w:b/>
          <w:noProof/>
        </w:rPr>
        <w:drawing>
          <wp:inline distT="0" distB="0" distL="0" distR="0" wp14:anchorId="0FB93B4A" wp14:editId="50244EF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14:paraId="3F26397A" w14:textId="3877CE2B" w:rsidR="00E325F8" w:rsidRDefault="00E325F8" w:rsidP="00F417F5">
      <w:pPr>
        <w:autoSpaceDE w:val="0"/>
        <w:autoSpaceDN w:val="0"/>
        <w:adjustRightInd w:val="0"/>
        <w:rPr>
          <w:ins w:id="16" w:author="Huang, Lili" w:date="2021-05-24T10:01:00Z"/>
          <w:b/>
        </w:rPr>
      </w:pPr>
    </w:p>
    <w:p w14:paraId="672D2115" w14:textId="6D516BFF" w:rsidR="00E325F8" w:rsidRDefault="00E325F8" w:rsidP="00F417F5">
      <w:pPr>
        <w:autoSpaceDE w:val="0"/>
        <w:autoSpaceDN w:val="0"/>
        <w:adjustRightInd w:val="0"/>
        <w:rPr>
          <w:ins w:id="17" w:author="Huang, Lili" w:date="2021-05-24T10:01:00Z"/>
          <w:b/>
        </w:rPr>
      </w:pPr>
      <w:ins w:id="18" w:author="Huang, Lili" w:date="2021-05-24T10:01:00Z">
        <w:r>
          <w:rPr>
            <w:b/>
          </w:rPr>
          <w:t>Phone:</w:t>
        </w:r>
      </w:ins>
    </w:p>
    <w:p w14:paraId="55E2E84E" w14:textId="67A8F578" w:rsidR="00137566" w:rsidRDefault="00CC4038" w:rsidP="00F417F5">
      <w:pPr>
        <w:autoSpaceDE w:val="0"/>
        <w:autoSpaceDN w:val="0"/>
        <w:adjustRightInd w:val="0"/>
        <w:rPr>
          <w:ins w:id="19" w:author="Huang, Lili" w:date="2021-05-24T10:02:00Z"/>
          <w:b/>
        </w:rPr>
      </w:pPr>
      <w:r>
        <w:rPr>
          <w:b/>
          <w:noProof/>
        </w:rPr>
        <w:lastRenderedPageBreak/>
        <w:drawing>
          <wp:inline distT="0" distB="0" distL="0" distR="0" wp14:anchorId="1BF52ADA" wp14:editId="2779A29F">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57DDE2B8" w14:textId="764F9CC9" w:rsidR="00E325F8" w:rsidRDefault="00E325F8" w:rsidP="00F417F5">
      <w:pPr>
        <w:autoSpaceDE w:val="0"/>
        <w:autoSpaceDN w:val="0"/>
        <w:adjustRightInd w:val="0"/>
        <w:rPr>
          <w:ins w:id="20" w:author="Huang, Lili" w:date="2021-05-24T10:02:00Z"/>
          <w:b/>
        </w:rPr>
      </w:pPr>
    </w:p>
    <w:p w14:paraId="673EB318" w14:textId="0E69AFB6" w:rsidR="00E325F8" w:rsidRDefault="00E325F8" w:rsidP="00F417F5">
      <w:pPr>
        <w:autoSpaceDE w:val="0"/>
        <w:autoSpaceDN w:val="0"/>
        <w:adjustRightInd w:val="0"/>
        <w:rPr>
          <w:ins w:id="21" w:author="Huang, Lili" w:date="2021-05-24T10:02:00Z"/>
          <w:b/>
        </w:rPr>
      </w:pPr>
      <w:ins w:id="22" w:author="Huang, Lili" w:date="2021-05-24T10:02:00Z">
        <w:r>
          <w:rPr>
            <w:b/>
          </w:rPr>
          <w:t>Web Chat:</w:t>
        </w:r>
      </w:ins>
    </w:p>
    <w:p w14:paraId="07868AB9" w14:textId="3711F6E5" w:rsidR="00E325F8" w:rsidRDefault="0011719F" w:rsidP="00F417F5">
      <w:pPr>
        <w:autoSpaceDE w:val="0"/>
        <w:autoSpaceDN w:val="0"/>
        <w:adjustRightInd w:val="0"/>
        <w:rPr>
          <w:ins w:id="23" w:author="Huang, Lili" w:date="2021-05-24T10:06:00Z"/>
          <w:b/>
        </w:rPr>
      </w:pPr>
      <w:ins w:id="24" w:author="Huang, Lili" w:date="2021-05-24T10:06:00Z">
        <w:r>
          <w:rPr>
            <w:b/>
            <w:noProof/>
          </w:rPr>
          <w:drawing>
            <wp:inline distT="0" distB="0" distL="0" distR="0" wp14:anchorId="498E93D5" wp14:editId="64FEF666">
              <wp:extent cx="548259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ins>
    </w:p>
    <w:p w14:paraId="47397480" w14:textId="77777777" w:rsidR="0011719F" w:rsidRDefault="0011719F" w:rsidP="00F417F5">
      <w:pPr>
        <w:autoSpaceDE w:val="0"/>
        <w:autoSpaceDN w:val="0"/>
        <w:adjustRightInd w:val="0"/>
        <w:rPr>
          <w:ins w:id="25" w:author="Huang, Lili" w:date="2021-05-24T10:02:00Z"/>
          <w:b/>
        </w:rPr>
      </w:pPr>
    </w:p>
    <w:p w14:paraId="2CCCD0F4" w14:textId="0B0C5C5A" w:rsidR="00E325F8" w:rsidRDefault="00E325F8" w:rsidP="00F417F5">
      <w:pPr>
        <w:autoSpaceDE w:val="0"/>
        <w:autoSpaceDN w:val="0"/>
        <w:adjustRightInd w:val="0"/>
        <w:rPr>
          <w:ins w:id="26" w:author="Huang, Lili" w:date="2021-05-24T10:02:00Z"/>
          <w:b/>
        </w:rPr>
      </w:pPr>
      <w:ins w:id="27" w:author="Huang, Lili" w:date="2021-05-24T10:02:00Z">
        <w:r>
          <w:rPr>
            <w:b/>
          </w:rPr>
          <w:t>Written Correspondence:</w:t>
        </w:r>
      </w:ins>
    </w:p>
    <w:p w14:paraId="743FA8AE" w14:textId="1FA29304" w:rsidR="00E325F8" w:rsidRDefault="00737751" w:rsidP="00F417F5">
      <w:pPr>
        <w:autoSpaceDE w:val="0"/>
        <w:autoSpaceDN w:val="0"/>
        <w:adjustRightInd w:val="0"/>
        <w:rPr>
          <w:b/>
        </w:rPr>
      </w:pPr>
      <w:ins w:id="28" w:author="Huang, Lili" w:date="2021-05-24T10:10:00Z">
        <w:r>
          <w:rPr>
            <w:b/>
            <w:noProof/>
          </w:rPr>
          <w:lastRenderedPageBreak/>
          <w:drawing>
            <wp:inline distT="0" distB="0" distL="0" distR="0" wp14:anchorId="1D4D7463" wp14:editId="5CF78B29">
              <wp:extent cx="548259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ins>
    </w:p>
    <w:p w14:paraId="7CF6D804" w14:textId="77777777" w:rsidR="00137566" w:rsidRDefault="00137566" w:rsidP="00F417F5">
      <w:pPr>
        <w:autoSpaceDE w:val="0"/>
        <w:autoSpaceDN w:val="0"/>
        <w:adjustRightInd w:val="0"/>
        <w:rPr>
          <w:b/>
        </w:rPr>
      </w:pPr>
    </w:p>
    <w:p w14:paraId="24CA0FEF" w14:textId="77777777" w:rsidR="00E94732" w:rsidRDefault="00E94732" w:rsidP="001F53F4">
      <w:pPr>
        <w:autoSpaceDE w:val="0"/>
        <w:autoSpaceDN w:val="0"/>
        <w:adjustRightInd w:val="0"/>
        <w:rPr>
          <w:b/>
        </w:rPr>
      </w:pPr>
    </w:p>
    <w:p w14:paraId="76D20EAD" w14:textId="77777777" w:rsidR="0039582C" w:rsidRDefault="00053ED6" w:rsidP="001F53F4">
      <w:pPr>
        <w:autoSpaceDE w:val="0"/>
        <w:autoSpaceDN w:val="0"/>
        <w:adjustRightInd w:val="0"/>
        <w:rPr>
          <w:b/>
        </w:rPr>
      </w:pPr>
      <w:r>
        <w:rPr>
          <w:b/>
        </w:rPr>
        <w:t>Review – Quality Now – Manager View (Read Only)</w:t>
      </w:r>
    </w:p>
    <w:p w14:paraId="7389EE4B" w14:textId="77777777" w:rsidR="00053ED6" w:rsidRDefault="00954B0C" w:rsidP="001F53F4">
      <w:pPr>
        <w:autoSpaceDE w:val="0"/>
        <w:autoSpaceDN w:val="0"/>
        <w:adjustRightInd w:val="0"/>
        <w:rPr>
          <w:b/>
        </w:rPr>
      </w:pPr>
      <w:r>
        <w:rPr>
          <w:b/>
          <w:noProof/>
        </w:rPr>
        <w:drawing>
          <wp:inline distT="0" distB="0" distL="0" distR="0" wp14:anchorId="006074CC" wp14:editId="0F6D7115">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14:paraId="0D879F5F" w14:textId="77777777" w:rsidR="00762A36" w:rsidRDefault="00762A36" w:rsidP="001F53F4">
      <w:pPr>
        <w:autoSpaceDE w:val="0"/>
        <w:autoSpaceDN w:val="0"/>
        <w:adjustRightInd w:val="0"/>
        <w:rPr>
          <w:b/>
        </w:rPr>
      </w:pPr>
    </w:p>
    <w:p w14:paraId="26F9B72F" w14:textId="77777777" w:rsidR="00762A36" w:rsidRDefault="00CD4073" w:rsidP="001F53F4">
      <w:pPr>
        <w:autoSpaceDE w:val="0"/>
        <w:autoSpaceDN w:val="0"/>
        <w:adjustRightInd w:val="0"/>
        <w:rPr>
          <w:b/>
        </w:rPr>
      </w:pPr>
      <w:r>
        <w:rPr>
          <w:b/>
          <w:noProof/>
        </w:rPr>
        <w:lastRenderedPageBreak/>
        <w:drawing>
          <wp:inline distT="0" distB="0" distL="0" distR="0" wp14:anchorId="7497E43B" wp14:editId="021B9D16">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54F55E57" w14:textId="77777777" w:rsidR="00662886" w:rsidRDefault="00662886"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77777777" w:rsidR="000B16BF" w:rsidRDefault="007059C1" w:rsidP="001F53F4">
      <w:pPr>
        <w:autoSpaceDE w:val="0"/>
        <w:autoSpaceDN w:val="0"/>
        <w:adjustRightInd w:val="0"/>
        <w:rPr>
          <w:b/>
        </w:rPr>
      </w:pPr>
      <w:r>
        <w:rPr>
          <w:b/>
          <w:noProof/>
        </w:rPr>
        <w:drawing>
          <wp:inline distT="0" distB="0" distL="0" distR="0" wp14:anchorId="635ED530" wp14:editId="482577F7">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lastRenderedPageBreak/>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29" w:name="_Toc48631054"/>
      <w:r>
        <w:t>Web Page Invoked Events</w:t>
      </w:r>
      <w:bookmarkEnd w:id="29"/>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30" w:name="_Toc48631055"/>
      <w:r>
        <w:t>Web Page</w:t>
      </w:r>
      <w:r w:rsidR="0019081C">
        <w:t xml:space="preserve"> Fields</w:t>
      </w:r>
      <w:bookmarkEnd w:id="30"/>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7777777" w:rsidR="00C2014F" w:rsidRPr="002912E0" w:rsidRDefault="00C2014F" w:rsidP="002C60C0">
            <w:pPr>
              <w:pStyle w:val="NormalTableText"/>
              <w:jc w:val="center"/>
            </w:pPr>
            <w:r>
              <w:t>Display if log type is “Direct”</w:t>
            </w:r>
            <w:r w:rsidR="00E8680F">
              <w:t xml:space="preserve"> and none Quality Now</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7777777"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DB1650" w:rsidRPr="002912E0" w14:paraId="64903B82" w14:textId="77777777"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31AB95" w14:textId="77777777" w:rsidR="00DB1650" w:rsidRPr="002912E0" w:rsidRDefault="005D4E06" w:rsidP="005D4E06">
            <w:pPr>
              <w:pStyle w:val="NormalTableText"/>
              <w:jc w:val="center"/>
            </w:pPr>
            <w:r>
              <w:t xml:space="preserve">Start - </w:t>
            </w:r>
            <w:r w:rsidR="00DB1650">
              <w:t>Display for none Quality Now log</w:t>
            </w: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5D4E06" w:rsidRPr="002912E0" w14:paraId="49F4261B" w14:textId="77777777"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33F96A" w14:textId="77777777" w:rsidR="005D4E06" w:rsidRPr="002912E0" w:rsidRDefault="005D4E06" w:rsidP="002C60C0">
            <w:pPr>
              <w:pStyle w:val="NormalTableText"/>
              <w:jc w:val="center"/>
            </w:pPr>
            <w:r>
              <w:t>End – Display for none Quality Now log</w:t>
            </w:r>
          </w:p>
        </w:tc>
      </w:tr>
      <w:tr w:rsidR="00E0309E" w:rsidRPr="002912E0" w14:paraId="603DCC8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66C867" w14:textId="77777777"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2F528" w14:textId="77777777"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23BBEC" w14:textId="77777777"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ED3603" w14:textId="77777777"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77777777" w:rsidR="000B7CDC" w:rsidRPr="002912E0" w:rsidRDefault="000055DE">
            <w:pPr>
              <w:pStyle w:val="NormalTableText"/>
              <w:jc w:val="center"/>
            </w:pPr>
            <w:r>
              <w:t>Display for non-Quality Now log</w:t>
            </w: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t>Yes</w:t>
            </w:r>
          </w:p>
          <w:p w14:paraId="127E8E10" w14:textId="77777777"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DD4A8D" w:rsidRPr="002912E0" w14:paraId="2A751BEC"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6C0C2F07" w14:textId="77777777" w:rsidR="00DD4A8D" w:rsidRDefault="00DD4A8D" w:rsidP="00242984">
            <w:pPr>
              <w:pStyle w:val="NormalTableText"/>
              <w:jc w:val="center"/>
            </w:pPr>
            <w:r>
              <w:t>Start - Quality Now log</w:t>
            </w:r>
          </w:p>
        </w:tc>
      </w:tr>
      <w:tr w:rsidR="00AF315F" w:rsidRPr="002912E0" w14:paraId="0E87C291"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69BCE41B" w14:textId="77777777" w:rsidR="00AF315F" w:rsidRDefault="00AF315F" w:rsidP="000055DE">
            <w:pPr>
              <w:pStyle w:val="NormalTableText"/>
              <w:jc w:val="center"/>
            </w:pPr>
            <w:r>
              <w:t>Loop for each evaluation contained in this log</w:t>
            </w:r>
          </w:p>
        </w:tc>
      </w:tr>
      <w:tr w:rsidR="00DD4A8D" w:rsidRPr="002912E0" w14:paraId="79B8B57E"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93FF797" w14:textId="77777777"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1732" w14:textId="77777777"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28D3F8" w14:textId="77777777"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58C635" w14:textId="77777777" w:rsidR="00DD4A8D" w:rsidRDefault="00DD4A8D" w:rsidP="000055DE">
            <w:pPr>
              <w:pStyle w:val="NormalTableText"/>
              <w:jc w:val="center"/>
            </w:pPr>
          </w:p>
        </w:tc>
      </w:tr>
      <w:tr w:rsidR="00851503" w:rsidRPr="002912E0" w14:paraId="0F090520"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17A599" w14:textId="77777777"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38BE1E" w14:textId="77777777"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24F15" w14:textId="77777777"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0855C" w14:textId="77777777" w:rsidR="00851503" w:rsidRDefault="00851503" w:rsidP="000055DE">
            <w:pPr>
              <w:pStyle w:val="NormalTableText"/>
              <w:jc w:val="center"/>
            </w:pPr>
          </w:p>
        </w:tc>
      </w:tr>
      <w:tr w:rsidR="002A3B45" w:rsidRPr="002912E0" w14:paraId="067218FC"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81642E9" w14:textId="77777777"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11DDE1" w14:textId="77777777"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9D687" w14:textId="77777777"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14:paraId="4627F86C" w14:textId="3835D724" w:rsidR="002A3B45" w:rsidRDefault="00E13BFB">
            <w:pPr>
              <w:pStyle w:val="NormalTableText"/>
              <w:jc w:val="center"/>
            </w:pPr>
            <w:ins w:id="31" w:author="Huang, Lili" w:date="2021-05-24T10:11:00Z">
              <w:r>
                <w:t>Phone</w:t>
              </w:r>
            </w:ins>
            <w:ins w:id="32" w:author="Huang, Lili" w:date="2021-05-24T10:12:00Z">
              <w:r w:rsidR="003354D3">
                <w:t>, Web Chat, Written Correspondence</w:t>
              </w:r>
            </w:ins>
          </w:p>
        </w:tc>
      </w:tr>
      <w:tr w:rsidR="004B255D" w:rsidRPr="002912E0" w14:paraId="68144DB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35358A" w14:textId="77777777"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53DF9A" w14:textId="77777777"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2B5E312" w14:textId="77777777"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14:paraId="76D5185B" w14:textId="77777777" w:rsidR="004B255D" w:rsidRDefault="004B255D" w:rsidP="004B255D">
            <w:pPr>
              <w:pStyle w:val="NormalTableText"/>
              <w:jc w:val="center"/>
            </w:pPr>
          </w:p>
        </w:tc>
      </w:tr>
      <w:tr w:rsidR="000404EE" w:rsidRPr="002912E0" w14:paraId="01508903" w14:textId="77777777" w:rsidTr="000F6443">
        <w:trPr>
          <w:ins w:id="33" w:author="Huang, Lili" w:date="2021-05-24T10:1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3420006" w14:textId="5643B336" w:rsidR="000404EE" w:rsidRDefault="000404EE" w:rsidP="004B255D">
            <w:pPr>
              <w:jc w:val="center"/>
              <w:rPr>
                <w:ins w:id="34" w:author="Huang, Lili" w:date="2021-05-24T10:11:00Z"/>
              </w:rPr>
            </w:pPr>
            <w:ins w:id="35" w:author="Huang, Lili" w:date="2021-05-24T10: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607CDCF" w14:textId="448DF297" w:rsidR="000404EE" w:rsidRDefault="000404EE" w:rsidP="004B255D">
            <w:pPr>
              <w:pStyle w:val="NormalTableText"/>
              <w:rPr>
                <w:ins w:id="36" w:author="Huang, Lili" w:date="2021-05-24T10:11:00Z"/>
              </w:rPr>
            </w:pPr>
            <w:ins w:id="37" w:author="Huang, Lili" w:date="2021-05-24T10:12:00Z">
              <w:r>
                <w:t>Activity ID: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46F39B2" w14:textId="77777777" w:rsidR="000404EE" w:rsidRDefault="000404EE" w:rsidP="004B255D">
            <w:pPr>
              <w:pStyle w:val="NormalTableText"/>
              <w:jc w:val="center"/>
              <w:rPr>
                <w:ins w:id="38" w:author="Huang, Lili" w:date="2021-05-24T10:11:00Z"/>
              </w:rPr>
            </w:pPr>
          </w:p>
        </w:tc>
        <w:tc>
          <w:tcPr>
            <w:tcW w:w="2970" w:type="dxa"/>
            <w:vMerge w:val="restart"/>
            <w:tcBorders>
              <w:left w:val="single" w:sz="4" w:space="0" w:color="auto"/>
              <w:right w:val="single" w:sz="4" w:space="0" w:color="auto"/>
            </w:tcBorders>
            <w:shd w:val="clear" w:color="auto" w:fill="FFFFFF" w:themeFill="background1"/>
          </w:tcPr>
          <w:p w14:paraId="0A051DAF" w14:textId="348A4DD4" w:rsidR="000404EE" w:rsidRDefault="000404EE" w:rsidP="004B255D">
            <w:pPr>
              <w:pStyle w:val="NormalTableText"/>
              <w:jc w:val="center"/>
              <w:rPr>
                <w:ins w:id="39" w:author="Huang, Lili" w:date="2021-05-24T10:11:00Z"/>
              </w:rPr>
            </w:pPr>
            <w:ins w:id="40" w:author="Huang, Lili" w:date="2021-05-24T10:29:00Z">
              <w:r>
                <w:t>“</w:t>
              </w:r>
            </w:ins>
            <w:ins w:id="41" w:author="Huang, Lili" w:date="2021-05-24T10:12:00Z">
              <w:r>
                <w:t>Web Chat</w:t>
              </w:r>
            </w:ins>
            <w:ins w:id="42" w:author="Huang, Lili" w:date="2021-05-24T10:29:00Z">
              <w:r>
                <w:t>” only</w:t>
              </w:r>
            </w:ins>
          </w:p>
        </w:tc>
      </w:tr>
      <w:tr w:rsidR="000404EE" w:rsidRPr="002912E0" w14:paraId="357D486E" w14:textId="77777777" w:rsidTr="0039611B">
        <w:trPr>
          <w:ins w:id="43" w:author="Huang, Lili" w:date="2021-05-24T10:1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64CC77" w14:textId="4E0C6233" w:rsidR="000404EE" w:rsidRDefault="000404EE" w:rsidP="00A97BB6">
            <w:pPr>
              <w:jc w:val="center"/>
              <w:rPr>
                <w:ins w:id="44" w:author="Huang, Lili" w:date="2021-05-24T10:14:00Z"/>
              </w:rPr>
            </w:pPr>
            <w:ins w:id="45" w:author="Huang, Lili" w:date="2021-05-24T10:14: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04A0A8" w14:textId="77777777" w:rsidR="000404EE" w:rsidRDefault="000404EE" w:rsidP="00A97BB6">
            <w:pPr>
              <w:pStyle w:val="NormalTableText"/>
              <w:rPr>
                <w:ins w:id="46" w:author="Huang, Lili" w:date="2021-05-24T10:14: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44C69" w14:textId="3BDFE9E9" w:rsidR="000404EE" w:rsidRDefault="000404EE" w:rsidP="00A97BB6">
            <w:pPr>
              <w:pStyle w:val="NormalTableText"/>
              <w:jc w:val="center"/>
              <w:rPr>
                <w:ins w:id="47" w:author="Huang, Lili" w:date="2021-05-24T10:14:00Z"/>
              </w:rPr>
            </w:pPr>
            <w:ins w:id="48" w:author="Huang, Lili" w:date="2021-05-24T10:14:00Z">
              <w:r>
                <w:t>Coaching_Log_Quality_Now_Evaluations</w:t>
              </w:r>
            </w:ins>
          </w:p>
        </w:tc>
        <w:tc>
          <w:tcPr>
            <w:tcW w:w="2970" w:type="dxa"/>
            <w:vMerge/>
            <w:tcBorders>
              <w:left w:val="single" w:sz="4" w:space="0" w:color="auto"/>
              <w:bottom w:val="single" w:sz="4" w:space="0" w:color="auto"/>
              <w:right w:val="single" w:sz="4" w:space="0" w:color="auto"/>
            </w:tcBorders>
            <w:shd w:val="clear" w:color="auto" w:fill="FFFFFF" w:themeFill="background1"/>
          </w:tcPr>
          <w:p w14:paraId="604440F8" w14:textId="77777777" w:rsidR="000404EE" w:rsidRDefault="000404EE" w:rsidP="00A97BB6">
            <w:pPr>
              <w:pStyle w:val="NormalTableText"/>
              <w:jc w:val="center"/>
              <w:rPr>
                <w:ins w:id="49" w:author="Huang, Lili" w:date="2021-05-24T10:14:00Z"/>
              </w:rPr>
            </w:pPr>
          </w:p>
        </w:tc>
      </w:tr>
      <w:tr w:rsidR="000404EE" w:rsidRPr="002912E0" w14:paraId="2BDE8C74" w14:textId="77777777" w:rsidTr="007567EA">
        <w:trPr>
          <w:ins w:id="50" w:author="Huang, Lili" w:date="2021-05-24T10:1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A0438E6" w14:textId="69D5471B" w:rsidR="000404EE" w:rsidRDefault="000404EE" w:rsidP="00A97BB6">
            <w:pPr>
              <w:jc w:val="center"/>
              <w:rPr>
                <w:ins w:id="51" w:author="Huang, Lili" w:date="2021-05-24T10:13:00Z"/>
              </w:rPr>
            </w:pPr>
            <w:ins w:id="52" w:author="Huang, Lili" w:date="2021-05-24T10:13: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079B4F" w14:textId="0ABE7E32" w:rsidR="000404EE" w:rsidRDefault="000404EE" w:rsidP="00A97BB6">
            <w:pPr>
              <w:pStyle w:val="NormalTableText"/>
              <w:rPr>
                <w:ins w:id="53" w:author="Huang, Lili" w:date="2021-05-24T10:13:00Z"/>
              </w:rPr>
            </w:pPr>
            <w:ins w:id="54" w:author="Huang, Lili" w:date="2021-05-24T10:13:00Z">
              <w:r>
                <w:t>DCN: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1DDF1AD" w14:textId="77777777" w:rsidR="000404EE" w:rsidRDefault="000404EE" w:rsidP="00A97BB6">
            <w:pPr>
              <w:pStyle w:val="NormalTableText"/>
              <w:jc w:val="center"/>
              <w:rPr>
                <w:ins w:id="55" w:author="Huang, Lili" w:date="2021-05-24T10:13:00Z"/>
              </w:rPr>
            </w:pPr>
          </w:p>
        </w:tc>
        <w:tc>
          <w:tcPr>
            <w:tcW w:w="2970" w:type="dxa"/>
            <w:vMerge w:val="restart"/>
            <w:tcBorders>
              <w:left w:val="single" w:sz="4" w:space="0" w:color="auto"/>
              <w:right w:val="single" w:sz="4" w:space="0" w:color="auto"/>
            </w:tcBorders>
            <w:shd w:val="clear" w:color="auto" w:fill="FFFFFF" w:themeFill="background1"/>
          </w:tcPr>
          <w:p w14:paraId="4A8D5ABB" w14:textId="3FA95554" w:rsidR="000404EE" w:rsidRDefault="000404EE" w:rsidP="00A97BB6">
            <w:pPr>
              <w:pStyle w:val="NormalTableText"/>
              <w:jc w:val="center"/>
              <w:rPr>
                <w:ins w:id="56" w:author="Huang, Lili" w:date="2021-05-24T10:13:00Z"/>
              </w:rPr>
            </w:pPr>
            <w:ins w:id="57" w:author="Huang, Lili" w:date="2021-05-24T10:29:00Z">
              <w:r>
                <w:t>“</w:t>
              </w:r>
            </w:ins>
            <w:ins w:id="58" w:author="Huang, Lili" w:date="2021-05-24T10:13:00Z">
              <w:r>
                <w:t>Written Correspondence</w:t>
              </w:r>
            </w:ins>
            <w:ins w:id="59" w:author="Huang, Lili" w:date="2021-05-24T10:29:00Z">
              <w:r>
                <w:t>” only</w:t>
              </w:r>
            </w:ins>
          </w:p>
        </w:tc>
      </w:tr>
      <w:tr w:rsidR="000404EE" w:rsidRPr="002912E0" w14:paraId="1C899B55" w14:textId="77777777" w:rsidTr="007567EA">
        <w:trPr>
          <w:ins w:id="60" w:author="Huang, Lili" w:date="2021-05-24T10:1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A122A8" w14:textId="7C47FE93" w:rsidR="000404EE" w:rsidRDefault="000404EE" w:rsidP="00A97BB6">
            <w:pPr>
              <w:jc w:val="center"/>
              <w:rPr>
                <w:ins w:id="61" w:author="Huang, Lili" w:date="2021-05-24T10:14:00Z"/>
              </w:rPr>
            </w:pPr>
            <w:ins w:id="62" w:author="Huang, Lili" w:date="2021-05-24T10:15: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BB5C26" w14:textId="77777777" w:rsidR="000404EE" w:rsidRDefault="000404EE" w:rsidP="00A97BB6">
            <w:pPr>
              <w:pStyle w:val="NormalTableText"/>
              <w:rPr>
                <w:ins w:id="63" w:author="Huang, Lili" w:date="2021-05-24T10:14: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CB04D4" w14:textId="0DC7A581" w:rsidR="000404EE" w:rsidRPr="002912E0" w:rsidRDefault="000404EE" w:rsidP="00A97BB6">
            <w:pPr>
              <w:pStyle w:val="NormalTableText"/>
              <w:jc w:val="center"/>
              <w:rPr>
                <w:ins w:id="64" w:author="Huang, Lili" w:date="2021-05-24T10:14:00Z"/>
              </w:rPr>
            </w:pPr>
            <w:ins w:id="65" w:author="Huang, Lili" w:date="2021-05-24T10:14:00Z">
              <w:r>
                <w:t>Coaching_Log_Quality_Now_Evaluations</w:t>
              </w:r>
            </w:ins>
          </w:p>
        </w:tc>
        <w:tc>
          <w:tcPr>
            <w:tcW w:w="2970" w:type="dxa"/>
            <w:vMerge/>
            <w:tcBorders>
              <w:left w:val="single" w:sz="4" w:space="0" w:color="auto"/>
              <w:right w:val="single" w:sz="4" w:space="0" w:color="auto"/>
            </w:tcBorders>
            <w:shd w:val="clear" w:color="auto" w:fill="FFFFFF" w:themeFill="background1"/>
          </w:tcPr>
          <w:p w14:paraId="7C852FD9" w14:textId="77777777" w:rsidR="000404EE" w:rsidRDefault="000404EE" w:rsidP="00A97BB6">
            <w:pPr>
              <w:pStyle w:val="NormalTableText"/>
              <w:jc w:val="center"/>
              <w:rPr>
                <w:ins w:id="66" w:author="Huang, Lili" w:date="2021-05-24T10:14:00Z"/>
              </w:rPr>
            </w:pPr>
          </w:p>
        </w:tc>
      </w:tr>
      <w:tr w:rsidR="00A97BB6" w:rsidRPr="002912E0" w14:paraId="6F44DA7C"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F5A29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6A8D04" w14:textId="77777777" w:rsidR="00A97BB6" w:rsidRDefault="00A97BB6" w:rsidP="00A97BB6">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07B24"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270DFC1" w14:textId="77777777" w:rsidR="00A97BB6" w:rsidRDefault="00A97BB6" w:rsidP="00A97BB6">
            <w:pPr>
              <w:pStyle w:val="NormalTableText"/>
              <w:jc w:val="center"/>
            </w:pPr>
          </w:p>
        </w:tc>
      </w:tr>
      <w:tr w:rsidR="00A97BB6" w:rsidRPr="002912E0" w14:paraId="24DB7E93"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7EAC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9E22CF"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AA6193"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1D6E2057" w14:textId="77777777" w:rsidR="00A97BB6" w:rsidRDefault="00A97BB6" w:rsidP="00A97BB6">
            <w:pPr>
              <w:pStyle w:val="NormalTableText"/>
              <w:jc w:val="center"/>
            </w:pPr>
          </w:p>
        </w:tc>
      </w:tr>
      <w:tr w:rsidR="00A97BB6" w:rsidRPr="002912E0" w14:paraId="18A160A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93A67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67087E" w14:textId="77777777" w:rsidR="00A97BB6" w:rsidRDefault="00A97BB6" w:rsidP="00A97BB6">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5BD7FA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31D6CDC9" w14:textId="77777777" w:rsidR="00A97BB6" w:rsidRDefault="00A97BB6" w:rsidP="00A97BB6">
            <w:pPr>
              <w:pStyle w:val="NormalTableText"/>
              <w:jc w:val="center"/>
            </w:pPr>
          </w:p>
        </w:tc>
      </w:tr>
      <w:tr w:rsidR="00A97BB6" w:rsidRPr="002912E0" w14:paraId="7189ED84"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B45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9873BC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0C4644" w14:textId="77777777" w:rsidR="00A97BB6" w:rsidRDefault="00A97BB6" w:rsidP="00A97BB6">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14:paraId="05F05F70" w14:textId="77777777" w:rsidR="00A97BB6" w:rsidRDefault="00A97BB6" w:rsidP="00A97BB6">
            <w:pPr>
              <w:pStyle w:val="NormalTableText"/>
              <w:jc w:val="center"/>
            </w:pPr>
          </w:p>
        </w:tc>
      </w:tr>
      <w:tr w:rsidR="00A97BB6" w:rsidRPr="002912E0" w14:paraId="14EBF2B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369CE6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D1F7DB7" w14:textId="77777777" w:rsidR="00A97BB6"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68F7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4E5B056D" w14:textId="77777777" w:rsidR="00A97BB6" w:rsidRDefault="00A97BB6" w:rsidP="00A97BB6">
            <w:pPr>
              <w:pStyle w:val="NormalTableText"/>
              <w:jc w:val="center"/>
            </w:pPr>
          </w:p>
        </w:tc>
      </w:tr>
      <w:tr w:rsidR="00A97BB6" w:rsidRPr="002912E0" w14:paraId="0730C8D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CB920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ADE2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FE368AE"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3233C59C" w14:textId="77777777" w:rsidR="00A97BB6" w:rsidRDefault="00A97BB6" w:rsidP="00A97BB6">
            <w:pPr>
              <w:pStyle w:val="NormalTableText"/>
              <w:jc w:val="center"/>
            </w:pPr>
          </w:p>
        </w:tc>
      </w:tr>
      <w:tr w:rsidR="00A97BB6" w:rsidRPr="002912E0" w14:paraId="30EB928B"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4B6E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3A29AA" w14:textId="77777777" w:rsidR="00A97BB6" w:rsidRDefault="00A97BB6" w:rsidP="00A97BB6">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35D45F0"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C09576C" w14:textId="77777777" w:rsidR="00A97BB6" w:rsidRDefault="00A97BB6" w:rsidP="00A97BB6">
            <w:pPr>
              <w:pStyle w:val="NormalTableText"/>
              <w:jc w:val="center"/>
              <w:rPr>
                <w:ins w:id="67" w:author="Huang, Lili" w:date="2021-05-24T10:15:00Z"/>
              </w:rPr>
            </w:pPr>
            <w:r>
              <w:t>Display ONLY for Submitters, Supervisors, and above</w:t>
            </w:r>
            <w:ins w:id="68" w:author="Huang, Lili" w:date="2021-05-24T10:15:00Z">
              <w:r w:rsidR="00FC1D22">
                <w:t>;</w:t>
              </w:r>
            </w:ins>
          </w:p>
          <w:p w14:paraId="32B95EA6" w14:textId="77777777" w:rsidR="00FC1D22" w:rsidRDefault="00FC1D22" w:rsidP="00A97BB6">
            <w:pPr>
              <w:pStyle w:val="NormalTableText"/>
              <w:jc w:val="center"/>
              <w:rPr>
                <w:ins w:id="69" w:author="Huang, Lili" w:date="2021-05-24T10:15:00Z"/>
              </w:rPr>
            </w:pPr>
          </w:p>
          <w:p w14:paraId="70E658A5" w14:textId="308D85B0" w:rsidR="00FC1D22" w:rsidRPr="00F21AB7" w:rsidRDefault="00FC1D22" w:rsidP="00C60C43">
            <w:pPr>
              <w:pStyle w:val="NormalTableText"/>
              <w:jc w:val="center"/>
              <w:rPr>
                <w:ins w:id="70" w:author="Huang, Lili" w:date="2021-05-24T10:18:00Z"/>
                <w:b/>
                <w:bCs/>
                <w:u w:val="single"/>
              </w:rPr>
            </w:pPr>
            <w:ins w:id="71" w:author="Huang, Lili" w:date="2021-05-24T10:15:00Z">
              <w:r>
                <w:t xml:space="preserve"> </w:t>
              </w:r>
              <w:r w:rsidRPr="00F21AB7">
                <w:rPr>
                  <w:b/>
                  <w:bCs/>
                  <w:u w:val="single"/>
                </w:rPr>
                <w:t xml:space="preserve">“Resolution” </w:t>
              </w:r>
            </w:ins>
            <w:ins w:id="72" w:author="Huang, Lili" w:date="2021-05-24T10:18:00Z">
              <w:r w:rsidR="00C60C43" w:rsidRPr="00F21AB7">
                <w:rPr>
                  <w:b/>
                  <w:bCs/>
                  <w:u w:val="single"/>
                </w:rPr>
                <w:t>section:</w:t>
              </w:r>
            </w:ins>
          </w:p>
          <w:p w14:paraId="243FD74C" w14:textId="7DF3F3EA" w:rsidR="00C60C43" w:rsidRDefault="00C60C43" w:rsidP="00C60C43">
            <w:pPr>
              <w:pStyle w:val="NormalTableText"/>
              <w:jc w:val="center"/>
              <w:rPr>
                <w:ins w:id="73" w:author="Huang, Lili" w:date="2021-05-24T10:18:00Z"/>
              </w:rPr>
            </w:pPr>
            <w:ins w:id="74" w:author="Huang, Lili" w:date="2021-05-24T10:18:00Z">
              <w:r>
                <w:t>“Issue Resolution” for Phone;</w:t>
              </w:r>
            </w:ins>
          </w:p>
          <w:p w14:paraId="12E16207" w14:textId="070ABBFD" w:rsidR="00C60C43" w:rsidRDefault="00C60C43" w:rsidP="00C60C43">
            <w:pPr>
              <w:pStyle w:val="NormalTableText"/>
              <w:jc w:val="center"/>
              <w:rPr>
                <w:ins w:id="75" w:author="Huang, Lili" w:date="2021-05-24T10:19:00Z"/>
              </w:rPr>
            </w:pPr>
            <w:ins w:id="76" w:author="Huang, Lili" w:date="2021-05-24T10:18:00Z">
              <w:r>
                <w:lastRenderedPageBreak/>
                <w:t>“Business Correspondence:” for written corresponde</w:t>
              </w:r>
            </w:ins>
            <w:ins w:id="77" w:author="Huang, Lili" w:date="2021-05-24T10:19:00Z">
              <w:r>
                <w:t>nce;</w:t>
              </w:r>
            </w:ins>
          </w:p>
          <w:p w14:paraId="41DA8A37" w14:textId="3E198B43" w:rsidR="00C60C43" w:rsidRDefault="00C60C43" w:rsidP="00C60C43">
            <w:pPr>
              <w:pStyle w:val="NormalTableText"/>
              <w:jc w:val="center"/>
              <w:rPr>
                <w:ins w:id="78" w:author="Huang, Lili" w:date="2021-05-24T10:19:00Z"/>
              </w:rPr>
            </w:pPr>
          </w:p>
          <w:p w14:paraId="750052B1" w14:textId="287149D6" w:rsidR="00F21AB7" w:rsidRDefault="00F21AB7" w:rsidP="00C60C43">
            <w:pPr>
              <w:pStyle w:val="NormalTableText"/>
              <w:jc w:val="center"/>
              <w:rPr>
                <w:ins w:id="79" w:author="Huang, Lili" w:date="2021-05-24T10:19:00Z"/>
              </w:rPr>
            </w:pPr>
          </w:p>
          <w:p w14:paraId="1D2A6233" w14:textId="404E7100" w:rsidR="00F21AB7" w:rsidRPr="00FD588F" w:rsidRDefault="00FD588F" w:rsidP="00C60C43">
            <w:pPr>
              <w:pStyle w:val="NormalTableText"/>
              <w:jc w:val="center"/>
              <w:rPr>
                <w:ins w:id="80" w:author="Huang, Lili" w:date="2021-05-24T10:21:00Z"/>
                <w:b/>
                <w:bCs/>
                <w:u w:val="single"/>
              </w:rPr>
            </w:pPr>
            <w:ins w:id="81" w:author="Huang, Lili" w:date="2021-05-24T10:22:00Z">
              <w:r>
                <w:rPr>
                  <w:b/>
                  <w:bCs/>
                  <w:u w:val="single"/>
                </w:rPr>
                <w:t>“</w:t>
              </w:r>
            </w:ins>
            <w:ins w:id="82" w:author="Huang, Lili" w:date="2021-05-24T10:21:00Z">
              <w:r w:rsidRPr="00FD588F">
                <w:rPr>
                  <w:b/>
                  <w:bCs/>
                  <w:u w:val="single"/>
                </w:rPr>
                <w:t>Efficiency” section:</w:t>
              </w:r>
            </w:ins>
            <w:ins w:id="83" w:author="Huang, Lili" w:date="2021-05-24T10:23:00Z">
              <w:r w:rsidR="00982F19">
                <w:rPr>
                  <w:b/>
                  <w:bCs/>
                  <w:u w:val="single"/>
                </w:rPr>
                <w:t xml:space="preserve"> display only for Phone and Web Chat:</w:t>
              </w:r>
            </w:ins>
          </w:p>
          <w:p w14:paraId="63FB06DB" w14:textId="5B60059B" w:rsidR="00FD588F" w:rsidRDefault="00FD588F" w:rsidP="00C60C43">
            <w:pPr>
              <w:pStyle w:val="NormalTableText"/>
              <w:jc w:val="center"/>
              <w:rPr>
                <w:ins w:id="84" w:author="Huang, Lili" w:date="2021-05-24T10:22:00Z"/>
              </w:rPr>
            </w:pPr>
            <w:ins w:id="85" w:author="Huang, Lili" w:date="2021-05-24T10:21:00Z">
              <w:r>
                <w:t>“</w:t>
              </w:r>
            </w:ins>
            <w:ins w:id="86" w:author="Huang, Lili" w:date="2021-05-24T10:22:00Z">
              <w:r w:rsidR="00684AFF">
                <w:t>Call Efficiency” for Phone;</w:t>
              </w:r>
            </w:ins>
          </w:p>
          <w:p w14:paraId="0DC40213" w14:textId="00BA0758" w:rsidR="00684AFF" w:rsidRDefault="00684AFF" w:rsidP="00C60C43">
            <w:pPr>
              <w:pStyle w:val="NormalTableText"/>
              <w:jc w:val="center"/>
              <w:rPr>
                <w:ins w:id="87" w:author="Huang, Lili" w:date="2021-05-24T10:23:00Z"/>
              </w:rPr>
            </w:pPr>
            <w:ins w:id="88" w:author="Huang, Lili" w:date="2021-05-24T10:22:00Z">
              <w:r>
                <w:t>“</w:t>
              </w:r>
            </w:ins>
            <w:ins w:id="89" w:author="Huang, Lili" w:date="2021-05-24T10:23:00Z">
              <w:r>
                <w:t>Chat Efficiency” for Web Chat;</w:t>
              </w:r>
            </w:ins>
          </w:p>
          <w:p w14:paraId="7BB87662" w14:textId="76AE64CB" w:rsidR="00982F19" w:rsidRDefault="00982F19" w:rsidP="00C60C43">
            <w:pPr>
              <w:pStyle w:val="NormalTableText"/>
              <w:jc w:val="center"/>
              <w:rPr>
                <w:ins w:id="90" w:author="Huang, Lili" w:date="2021-05-24T10:23:00Z"/>
              </w:rPr>
            </w:pPr>
          </w:p>
          <w:p w14:paraId="1B5DC32C" w14:textId="77153989" w:rsidR="00111820" w:rsidRDefault="00111820" w:rsidP="00C60C43">
            <w:pPr>
              <w:pStyle w:val="NormalTableText"/>
              <w:jc w:val="center"/>
              <w:rPr>
                <w:ins w:id="91" w:author="Huang, Lili" w:date="2021-05-24T10:23:00Z"/>
              </w:rPr>
            </w:pPr>
          </w:p>
          <w:p w14:paraId="044D32B6" w14:textId="66E4521B" w:rsidR="00111820" w:rsidRDefault="00AB0D0D" w:rsidP="00C60C43">
            <w:pPr>
              <w:pStyle w:val="NormalTableText"/>
              <w:jc w:val="center"/>
              <w:rPr>
                <w:ins w:id="92" w:author="Huang, Lili" w:date="2021-05-24T10:25:00Z"/>
                <w:b/>
                <w:bCs/>
                <w:u w:val="single"/>
              </w:rPr>
            </w:pPr>
            <w:ins w:id="93" w:author="Huang, Lili" w:date="2021-05-24T10:24:00Z">
              <w:r w:rsidRPr="00FD1BB7">
                <w:rPr>
                  <w:b/>
                  <w:bCs/>
                  <w:u w:val="single"/>
                </w:rPr>
                <w:t>“Diagnosis” section</w:t>
              </w:r>
            </w:ins>
            <w:ins w:id="94" w:author="Huang, Lili" w:date="2021-05-24T10:26:00Z">
              <w:r w:rsidR="005D5778">
                <w:rPr>
                  <w:b/>
                  <w:bCs/>
                  <w:u w:val="single"/>
                </w:rPr>
                <w:t>: display only for Phone and Web Chat:</w:t>
              </w:r>
            </w:ins>
          </w:p>
          <w:p w14:paraId="497CB1A1" w14:textId="2F7A1460" w:rsidR="00FD1BB7" w:rsidRDefault="004A6C9F" w:rsidP="00C60C43">
            <w:pPr>
              <w:pStyle w:val="NormalTableText"/>
              <w:jc w:val="center"/>
              <w:rPr>
                <w:ins w:id="95" w:author="Huang, Lili" w:date="2021-05-24T10:25:00Z"/>
              </w:rPr>
            </w:pPr>
            <w:ins w:id="96" w:author="Huang, Lili" w:date="2021-05-24T10:25:00Z">
              <w:r>
                <w:t>“Active Listening” for Phone;</w:t>
              </w:r>
            </w:ins>
          </w:p>
          <w:p w14:paraId="796C692F" w14:textId="206A58A6" w:rsidR="004A6C9F" w:rsidRDefault="004A6C9F" w:rsidP="00C60C43">
            <w:pPr>
              <w:pStyle w:val="NormalTableText"/>
              <w:jc w:val="center"/>
              <w:rPr>
                <w:ins w:id="97" w:author="Huang, Lili" w:date="2021-05-24T10:26:00Z"/>
              </w:rPr>
            </w:pPr>
            <w:ins w:id="98" w:author="Huang, Lili" w:date="2021-05-24T10:25:00Z">
              <w:r>
                <w:t>“</w:t>
              </w:r>
              <w:r w:rsidR="00FA0CA3">
                <w:t>Issue Diagnosis” for Web Chat;</w:t>
              </w:r>
            </w:ins>
          </w:p>
          <w:p w14:paraId="2AD7A0D6" w14:textId="2D4204FD" w:rsidR="00654D64" w:rsidRDefault="00654D64" w:rsidP="00C60C43">
            <w:pPr>
              <w:pStyle w:val="NormalTableText"/>
              <w:jc w:val="center"/>
              <w:rPr>
                <w:ins w:id="99" w:author="Huang, Lili" w:date="2021-05-24T10:26:00Z"/>
              </w:rPr>
            </w:pPr>
          </w:p>
          <w:p w14:paraId="58C6302E" w14:textId="4CD94BFB" w:rsidR="00654D64" w:rsidRPr="004559DE" w:rsidRDefault="002A47C8" w:rsidP="00C60C43">
            <w:pPr>
              <w:pStyle w:val="NormalTableText"/>
              <w:jc w:val="center"/>
              <w:rPr>
                <w:ins w:id="100" w:author="Huang, Lili" w:date="2021-05-24T10:26:00Z"/>
                <w:b/>
                <w:bCs/>
                <w:u w:val="single"/>
              </w:rPr>
            </w:pPr>
            <w:ins w:id="101" w:author="Huang, Lili" w:date="2021-05-24T10:26:00Z">
              <w:r w:rsidRPr="004559DE">
                <w:rPr>
                  <w:b/>
                  <w:bCs/>
                  <w:u w:val="single"/>
                </w:rPr>
                <w:t>“Communication” section: display only for Phone and Web Chat:</w:t>
              </w:r>
            </w:ins>
          </w:p>
          <w:p w14:paraId="4744B533" w14:textId="1CD4AAB8" w:rsidR="002A47C8" w:rsidRDefault="002A47C8" w:rsidP="00C60C43">
            <w:pPr>
              <w:pStyle w:val="NormalTableText"/>
              <w:jc w:val="center"/>
              <w:rPr>
                <w:ins w:id="102" w:author="Huang, Lili" w:date="2021-05-24T10:27:00Z"/>
              </w:rPr>
            </w:pPr>
            <w:ins w:id="103" w:author="Huang, Lili" w:date="2021-05-24T10:27:00Z">
              <w:r>
                <w:t>“</w:t>
              </w:r>
              <w:r w:rsidRPr="002A47C8">
                <w:t>Personality Flexing</w:t>
              </w:r>
              <w:r>
                <w:t>” for Phone;</w:t>
              </w:r>
            </w:ins>
          </w:p>
          <w:p w14:paraId="25A616B5" w14:textId="248FF247" w:rsidR="002A47C8" w:rsidRDefault="002A47C8" w:rsidP="00C60C43">
            <w:pPr>
              <w:pStyle w:val="NormalTableText"/>
              <w:jc w:val="center"/>
              <w:rPr>
                <w:ins w:id="104" w:author="Huang, Lili" w:date="2021-05-24T10:28:00Z"/>
              </w:rPr>
            </w:pPr>
            <w:ins w:id="105" w:author="Huang, Lili" w:date="2021-05-24T10:27:00Z">
              <w:r>
                <w:t>“</w:t>
              </w:r>
              <w:r w:rsidR="00C76D96" w:rsidRPr="00C76D96">
                <w:t>Professional Communication</w:t>
              </w:r>
              <w:r w:rsidR="00C76D96">
                <w:t>” for Web Chat;</w:t>
              </w:r>
            </w:ins>
          </w:p>
          <w:p w14:paraId="414E610A" w14:textId="76ED8EE7" w:rsidR="003D3553" w:rsidRDefault="003D3553" w:rsidP="00C60C43">
            <w:pPr>
              <w:pStyle w:val="NormalTableText"/>
              <w:jc w:val="center"/>
              <w:rPr>
                <w:ins w:id="106" w:author="Huang, Lili" w:date="2021-05-24T10:28:00Z"/>
              </w:rPr>
            </w:pPr>
          </w:p>
          <w:p w14:paraId="150D7A54" w14:textId="37ABD978" w:rsidR="00FA0CA3" w:rsidRPr="004A6C9F" w:rsidRDefault="003D3553" w:rsidP="00A11F76">
            <w:pPr>
              <w:pStyle w:val="NormalTableText"/>
              <w:jc w:val="center"/>
              <w:rPr>
                <w:ins w:id="107" w:author="Huang, Lili" w:date="2021-05-24T10:16:00Z"/>
              </w:rPr>
            </w:pPr>
            <w:ins w:id="108" w:author="Huang, Lili" w:date="2021-05-24T10:28:00Z">
              <w:r>
                <w:t>“Start Temperature” and “End Temperature” sections: display for Phone an Web Chat only</w:t>
              </w:r>
              <w:r w:rsidR="00315546">
                <w:t>;</w:t>
              </w:r>
            </w:ins>
          </w:p>
          <w:p w14:paraId="2C50C03C" w14:textId="711F26D8" w:rsidR="00C60C43" w:rsidRDefault="00C60C43" w:rsidP="00A97BB6">
            <w:pPr>
              <w:pStyle w:val="NormalTableText"/>
              <w:jc w:val="center"/>
            </w:pPr>
          </w:p>
        </w:tc>
      </w:tr>
      <w:tr w:rsidR="00A97BB6" w:rsidRPr="002912E0" w14:paraId="63734544"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1A2A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AD24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523C00"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25D47AAF" w14:textId="77777777" w:rsidR="00A97BB6" w:rsidRDefault="00A97BB6" w:rsidP="00A97BB6">
            <w:pPr>
              <w:pStyle w:val="NormalTableText"/>
              <w:jc w:val="center"/>
            </w:pPr>
          </w:p>
        </w:tc>
      </w:tr>
      <w:tr w:rsidR="00A97BB6" w:rsidRPr="002912E0" w14:paraId="3258916D"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353CA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64FC02" w14:textId="77777777" w:rsidR="00A97BB6" w:rsidRDefault="00A97BB6" w:rsidP="00A97BB6">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49FAE"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60ED6EF" w14:textId="77777777" w:rsidR="00A97BB6" w:rsidRDefault="00A97BB6" w:rsidP="00A97BB6">
            <w:pPr>
              <w:pStyle w:val="NormalTableText"/>
              <w:jc w:val="center"/>
            </w:pPr>
          </w:p>
        </w:tc>
      </w:tr>
      <w:tr w:rsidR="00A97BB6" w:rsidRPr="002912E0" w14:paraId="138CB6DD"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CFCD2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FE20B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3AEF1F" w14:textId="77777777" w:rsidR="00A97BB6" w:rsidRPr="002912E0" w:rsidRDefault="00A97BB6" w:rsidP="00A97BB6">
            <w:pPr>
              <w:pStyle w:val="NormalTableText"/>
              <w:jc w:val="center"/>
            </w:pPr>
            <w:r>
              <w:t>Coaching_Log_Quality</w:t>
            </w:r>
            <w:r>
              <w:lastRenderedPageBreak/>
              <w:t>_Now_Evaluations</w:t>
            </w:r>
          </w:p>
        </w:tc>
        <w:tc>
          <w:tcPr>
            <w:tcW w:w="2970" w:type="dxa"/>
            <w:vMerge/>
            <w:tcBorders>
              <w:left w:val="single" w:sz="4" w:space="0" w:color="auto"/>
              <w:right w:val="single" w:sz="4" w:space="0" w:color="auto"/>
            </w:tcBorders>
            <w:shd w:val="clear" w:color="auto" w:fill="FFFFFF" w:themeFill="background1"/>
          </w:tcPr>
          <w:p w14:paraId="3FF4206C" w14:textId="77777777" w:rsidR="00A97BB6" w:rsidRDefault="00A97BB6" w:rsidP="00A97BB6">
            <w:pPr>
              <w:pStyle w:val="NormalTableText"/>
              <w:jc w:val="center"/>
            </w:pPr>
          </w:p>
        </w:tc>
      </w:tr>
      <w:tr w:rsidR="00A97BB6" w:rsidRPr="002912E0" w14:paraId="0A28866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84FF7C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E16FAC" w14:textId="77777777" w:rsidR="00A97BB6" w:rsidRDefault="00A97BB6" w:rsidP="00A97BB6">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6064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5ABC81A" w14:textId="77777777" w:rsidR="00A97BB6" w:rsidRDefault="00A97BB6" w:rsidP="00A97BB6">
            <w:pPr>
              <w:pStyle w:val="NormalTableText"/>
              <w:jc w:val="center"/>
            </w:pPr>
          </w:p>
        </w:tc>
      </w:tr>
      <w:tr w:rsidR="00A97BB6" w:rsidRPr="002912E0" w14:paraId="0B01A5E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8178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46B32D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894C2C"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513C226E" w14:textId="77777777" w:rsidR="00A97BB6" w:rsidRDefault="00A97BB6" w:rsidP="00A97BB6">
            <w:pPr>
              <w:pStyle w:val="NormalTableText"/>
              <w:jc w:val="center"/>
            </w:pPr>
          </w:p>
        </w:tc>
      </w:tr>
      <w:tr w:rsidR="00A97BB6" w:rsidRPr="002912E0" w14:paraId="00A1C22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946AE3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7965444" w14:textId="77777777" w:rsidR="00A97BB6" w:rsidRDefault="00A97BB6" w:rsidP="00A97BB6">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2B77D7"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7A1435A" w14:textId="77777777" w:rsidR="00A97BB6" w:rsidRDefault="00A97BB6" w:rsidP="00A97BB6">
            <w:pPr>
              <w:pStyle w:val="NormalTableText"/>
              <w:jc w:val="center"/>
            </w:pPr>
          </w:p>
        </w:tc>
      </w:tr>
      <w:tr w:rsidR="00A97BB6" w:rsidRPr="002912E0" w14:paraId="25C9101F"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A1AF0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DC4721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5AAE49"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25DCE1A4" w14:textId="77777777" w:rsidR="00A97BB6" w:rsidRDefault="00A97BB6" w:rsidP="00A97BB6">
            <w:pPr>
              <w:pStyle w:val="NormalTableText"/>
              <w:jc w:val="center"/>
            </w:pPr>
          </w:p>
        </w:tc>
      </w:tr>
      <w:tr w:rsidR="00A97BB6" w:rsidRPr="002912E0" w14:paraId="4F4311E7"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7C29F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61AA44" w14:textId="77777777" w:rsidR="00A97BB6" w:rsidRDefault="00A97BB6" w:rsidP="00A97BB6">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DB08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DF9B289" w14:textId="77777777" w:rsidR="00A97BB6" w:rsidRDefault="00A97BB6" w:rsidP="00A97BB6">
            <w:pPr>
              <w:pStyle w:val="NormalTableText"/>
              <w:jc w:val="center"/>
            </w:pPr>
          </w:p>
        </w:tc>
      </w:tr>
      <w:tr w:rsidR="00A97BB6" w:rsidRPr="002912E0" w14:paraId="3C8A389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12A67B"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9952C"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CA6AE" w14:textId="77777777" w:rsidR="00A97BB6" w:rsidRPr="00E56FA2" w:rsidRDefault="00A97BB6" w:rsidP="00A97BB6">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5E03380D" w14:textId="77777777" w:rsidR="00A97BB6" w:rsidRDefault="00A97BB6" w:rsidP="00A97BB6">
            <w:pPr>
              <w:pStyle w:val="NormalTableText"/>
              <w:jc w:val="center"/>
            </w:pPr>
          </w:p>
        </w:tc>
      </w:tr>
      <w:tr w:rsidR="00A97BB6" w:rsidRPr="002912E0" w14:paraId="48A4363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DA8F77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2A02BE" w14:textId="77777777" w:rsidR="00A97BB6" w:rsidRDefault="00A97BB6" w:rsidP="00A97BB6">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B8188D"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592B7DB" w14:textId="77777777" w:rsidR="00A97BB6" w:rsidRDefault="00A97BB6" w:rsidP="00A97BB6">
            <w:pPr>
              <w:pStyle w:val="NormalTableText"/>
              <w:jc w:val="center"/>
            </w:pPr>
          </w:p>
        </w:tc>
      </w:tr>
      <w:tr w:rsidR="00A97BB6" w:rsidRPr="002912E0" w14:paraId="55238EB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C06D7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3347E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59C661"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001C34D5" w14:textId="77777777" w:rsidR="00A97BB6" w:rsidRDefault="00A97BB6" w:rsidP="00A97BB6">
            <w:pPr>
              <w:pStyle w:val="NormalTableText"/>
              <w:jc w:val="center"/>
            </w:pPr>
          </w:p>
        </w:tc>
      </w:tr>
      <w:tr w:rsidR="00A97BB6" w:rsidRPr="002912E0" w14:paraId="77885FE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608CC"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E2C62EF" w14:textId="77777777" w:rsidR="00A97BB6" w:rsidRDefault="00A97BB6" w:rsidP="00A97BB6">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DC491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8EC97CE" w14:textId="77777777" w:rsidR="00A97BB6" w:rsidRDefault="00A97BB6" w:rsidP="00A97BB6">
            <w:pPr>
              <w:pStyle w:val="NormalTableText"/>
              <w:jc w:val="center"/>
            </w:pPr>
          </w:p>
        </w:tc>
      </w:tr>
      <w:tr w:rsidR="00A97BB6" w:rsidRPr="002912E0" w14:paraId="37212FC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D3DE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1A665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D4A9BD"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38809000" w14:textId="77777777" w:rsidR="00A97BB6" w:rsidRDefault="00A97BB6" w:rsidP="00A97BB6">
            <w:pPr>
              <w:pStyle w:val="NormalTableText"/>
              <w:jc w:val="center"/>
            </w:pPr>
          </w:p>
        </w:tc>
      </w:tr>
      <w:tr w:rsidR="00A97BB6" w:rsidRPr="002912E0" w14:paraId="207A3AA9"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F32049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E5CF0C" w14:textId="77777777" w:rsidR="00A97BB6" w:rsidRDefault="00A97BB6" w:rsidP="00A97BB6">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44C4D1"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43F6E60" w14:textId="77777777" w:rsidR="00A97BB6" w:rsidRDefault="00A97BB6" w:rsidP="00A97BB6">
            <w:pPr>
              <w:pStyle w:val="NormalTableText"/>
              <w:jc w:val="center"/>
            </w:pPr>
          </w:p>
        </w:tc>
      </w:tr>
      <w:tr w:rsidR="00A97BB6" w:rsidRPr="002912E0" w14:paraId="1575008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291A7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E851F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9D66AB"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67788436" w14:textId="77777777" w:rsidR="00A97BB6" w:rsidRDefault="00A97BB6" w:rsidP="00A97BB6">
            <w:pPr>
              <w:pStyle w:val="NormalTableText"/>
              <w:jc w:val="center"/>
            </w:pPr>
          </w:p>
        </w:tc>
      </w:tr>
      <w:tr w:rsidR="00A97BB6" w:rsidRPr="002912E0" w14:paraId="55D3876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A13C7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89A6943" w14:textId="77777777" w:rsidR="00A97BB6" w:rsidRDefault="00A97BB6" w:rsidP="00A97BB6">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C5381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056A7F" w14:textId="77777777" w:rsidR="00A97BB6" w:rsidRDefault="00A97BB6" w:rsidP="00A97BB6">
            <w:pPr>
              <w:pStyle w:val="NormalTableText"/>
              <w:jc w:val="center"/>
            </w:pPr>
          </w:p>
        </w:tc>
      </w:tr>
      <w:tr w:rsidR="00A97BB6" w:rsidRPr="002912E0" w14:paraId="4258D133"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EE25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D447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77AF64"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6A907156" w14:textId="77777777" w:rsidR="00A97BB6" w:rsidRDefault="00A97BB6" w:rsidP="00A97BB6">
            <w:pPr>
              <w:pStyle w:val="NormalTableText"/>
              <w:jc w:val="center"/>
            </w:pPr>
          </w:p>
        </w:tc>
      </w:tr>
      <w:tr w:rsidR="00A97BB6" w:rsidRPr="002912E0" w14:paraId="158903FA"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645E6D03" w14:textId="77777777" w:rsidR="00A97BB6" w:rsidRDefault="00A97BB6" w:rsidP="00A97BB6">
            <w:pPr>
              <w:pStyle w:val="NormalTableText"/>
              <w:jc w:val="center"/>
            </w:pPr>
            <w:r>
              <w:t>End - Loop for each evaluation contained in this log</w:t>
            </w:r>
          </w:p>
        </w:tc>
      </w:tr>
      <w:tr w:rsidR="00A97BB6" w:rsidRPr="002912E0" w14:paraId="73E667D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A5946"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EEFA8E6" w14:textId="77777777" w:rsidR="00A97BB6" w:rsidRDefault="00A97BB6" w:rsidP="00A97BB6">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B2F4A9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C22F9" w14:textId="77777777" w:rsidR="00A97BB6" w:rsidRDefault="00A97BB6" w:rsidP="00A97BB6">
            <w:pPr>
              <w:pStyle w:val="NormalTableText"/>
              <w:jc w:val="center"/>
            </w:pPr>
          </w:p>
        </w:tc>
      </w:tr>
      <w:tr w:rsidR="00A97BB6" w:rsidRPr="002912E0" w14:paraId="05AD5A3F"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6929DA6C" w14:textId="77777777" w:rsidR="00A97BB6" w:rsidRDefault="00A97BB6" w:rsidP="00A97BB6">
            <w:pPr>
              <w:pStyle w:val="NormalTableText"/>
              <w:jc w:val="center"/>
            </w:pPr>
            <w:r>
              <w:t>End – Quality Now log</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 xml:space="preserve">By checking this box, I indicate that I have reviewed this appeal and </w:t>
            </w:r>
            <w:r>
              <w:lastRenderedPageBreak/>
              <w:t>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ATT Not Updated and 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lastRenderedPageBreak/>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 xml:space="preserve">Agent no longer </w:t>
            </w:r>
            <w:r w:rsidRPr="00091888">
              <w:lastRenderedPageBreak/>
              <w:t>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 xml:space="preserve">Yes, this is a confirmed Customer Service </w:t>
            </w:r>
            <w:r>
              <w:lastRenderedPageBreak/>
              <w:t>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Date must be a valid past or 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45"/>
          <w:headerReference w:type="default" r:id="rId46"/>
          <w:footerReference w:type="even" r:id="rId47"/>
          <w:footerReference w:type="default" r:id="rId48"/>
          <w:headerReference w:type="first" r:id="rId49"/>
          <w:footerReference w:type="first" r:id="rId50"/>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109" w:name="_Toc48631056"/>
      <w:r>
        <w:rPr>
          <w:b/>
        </w:rPr>
        <w:lastRenderedPageBreak/>
        <w:t>Stored Procedures</w:t>
      </w:r>
      <w:bookmarkEnd w:id="109"/>
    </w:p>
    <w:p w14:paraId="1FF764ED" w14:textId="77777777" w:rsidR="00C3614E" w:rsidRDefault="00C3614E" w:rsidP="007A38A2">
      <w:pPr>
        <w:pStyle w:val="ListParagraph"/>
        <w:numPr>
          <w:ilvl w:val="1"/>
          <w:numId w:val="4"/>
        </w:numPr>
        <w:outlineLvl w:val="1"/>
      </w:pPr>
      <w:bookmarkStart w:id="110" w:name="_Toc48631057"/>
      <w:r>
        <w:t>sp_SelectReviewFrom_Coaching_Log</w:t>
      </w:r>
      <w:bookmarkEnd w:id="110"/>
    </w:p>
    <w:p w14:paraId="70E7A858" w14:textId="77777777" w:rsidR="00C3614E" w:rsidRDefault="00C3614E" w:rsidP="007A38A2">
      <w:pPr>
        <w:pStyle w:val="ListParagraph"/>
        <w:numPr>
          <w:ilvl w:val="1"/>
          <w:numId w:val="4"/>
        </w:numPr>
        <w:outlineLvl w:val="1"/>
      </w:pPr>
      <w:bookmarkStart w:id="111" w:name="_Toc48631058"/>
      <w:r>
        <w:t>sp_SelectReviewFrom_Coaching_Log_Reasons</w:t>
      </w:r>
      <w:bookmarkEnd w:id="111"/>
    </w:p>
    <w:p w14:paraId="0232266B" w14:textId="77777777" w:rsidR="00C3614E" w:rsidRDefault="00C3614E" w:rsidP="007A38A2">
      <w:pPr>
        <w:pStyle w:val="ListParagraph"/>
        <w:numPr>
          <w:ilvl w:val="1"/>
          <w:numId w:val="4"/>
        </w:numPr>
        <w:outlineLvl w:val="1"/>
      </w:pPr>
      <w:bookmarkStart w:id="112" w:name="_Toc48631059"/>
      <w:r>
        <w:t>sp_SelectReviewFrom_Warning_Log_Reasons</w:t>
      </w:r>
      <w:bookmarkEnd w:id="112"/>
    </w:p>
    <w:p w14:paraId="58F88075" w14:textId="77777777" w:rsidR="00C3614E" w:rsidRDefault="00C16263" w:rsidP="007A38A2">
      <w:pPr>
        <w:pStyle w:val="ListParagraph"/>
        <w:numPr>
          <w:ilvl w:val="1"/>
          <w:numId w:val="4"/>
        </w:numPr>
        <w:outlineLvl w:val="1"/>
      </w:pPr>
      <w:bookmarkStart w:id="113" w:name="_Toc48631060"/>
      <w:r>
        <w:t>sp_Update_Review_Coaching_Log_Suerpvisor_Pending</w:t>
      </w:r>
      <w:bookmarkEnd w:id="113"/>
    </w:p>
    <w:p w14:paraId="5064DB14" w14:textId="77777777" w:rsidR="006320EB" w:rsidRDefault="006320EB" w:rsidP="007A38A2">
      <w:pPr>
        <w:pStyle w:val="ListParagraph"/>
        <w:numPr>
          <w:ilvl w:val="1"/>
          <w:numId w:val="4"/>
        </w:numPr>
        <w:outlineLvl w:val="1"/>
      </w:pPr>
      <w:bookmarkStart w:id="114" w:name="_Toc48631061"/>
      <w:r>
        <w:t>sp_Update_Review_Coaching_Log_Supervisor_Acknowledge</w:t>
      </w:r>
      <w:bookmarkEnd w:id="114"/>
    </w:p>
    <w:p w14:paraId="48355F30" w14:textId="77777777" w:rsidR="006320EB" w:rsidRDefault="00973AEA" w:rsidP="007A38A2">
      <w:pPr>
        <w:pStyle w:val="ListParagraph"/>
        <w:numPr>
          <w:ilvl w:val="1"/>
          <w:numId w:val="4"/>
        </w:numPr>
        <w:outlineLvl w:val="1"/>
      </w:pPr>
      <w:bookmarkStart w:id="115" w:name="_Toc48631062"/>
      <w:r>
        <w:t>sp_Update_Review_Coaching_Log_Employee_Pending</w:t>
      </w:r>
      <w:bookmarkEnd w:id="115"/>
    </w:p>
    <w:p w14:paraId="429194DF" w14:textId="77777777" w:rsidR="00C16263" w:rsidRDefault="00C16263" w:rsidP="007A38A2">
      <w:pPr>
        <w:pStyle w:val="ListParagraph"/>
        <w:numPr>
          <w:ilvl w:val="1"/>
          <w:numId w:val="4"/>
        </w:numPr>
        <w:outlineLvl w:val="1"/>
      </w:pPr>
      <w:bookmarkStart w:id="116" w:name="_Toc48631063"/>
      <w:r>
        <w:t>sp_Update_Review_Coaching_Log_Employee_Acknowledge</w:t>
      </w:r>
      <w:bookmarkEnd w:id="116"/>
    </w:p>
    <w:p w14:paraId="66090015" w14:textId="77777777" w:rsidR="00FA782E" w:rsidRDefault="00FA782E" w:rsidP="007A38A2">
      <w:pPr>
        <w:pStyle w:val="ListParagraph"/>
        <w:numPr>
          <w:ilvl w:val="1"/>
          <w:numId w:val="4"/>
        </w:numPr>
        <w:outlineLvl w:val="1"/>
      </w:pPr>
      <w:bookmarkStart w:id="117" w:name="_Toc48631064"/>
      <w:r>
        <w:t>sp_Update_Review_Coaching_Log_Manager_Pending_Research</w:t>
      </w:r>
      <w:bookmarkEnd w:id="117"/>
    </w:p>
    <w:p w14:paraId="02551401" w14:textId="77777777" w:rsidR="00FA782E" w:rsidRDefault="00FA782E" w:rsidP="007A38A2">
      <w:pPr>
        <w:pStyle w:val="ListParagraph"/>
        <w:numPr>
          <w:ilvl w:val="1"/>
          <w:numId w:val="4"/>
        </w:numPr>
        <w:outlineLvl w:val="1"/>
      </w:pPr>
      <w:bookmarkStart w:id="118" w:name="_Toc48631065"/>
      <w:r>
        <w:t>sp_Update_Review_Coaching_Log_Manager_Pending_CSE</w:t>
      </w:r>
      <w:bookmarkEnd w:id="118"/>
    </w:p>
    <w:p w14:paraId="14ED0CD5" w14:textId="77777777" w:rsidR="00AC7FF8" w:rsidRDefault="00AC7FF8" w:rsidP="007A38A2">
      <w:pPr>
        <w:pStyle w:val="ListParagraph"/>
        <w:numPr>
          <w:ilvl w:val="1"/>
          <w:numId w:val="4"/>
        </w:numPr>
        <w:outlineLvl w:val="1"/>
      </w:pPr>
      <w:bookmarkStart w:id="119" w:name="_Toc48631066"/>
      <w:r>
        <w:t>sp_SelectReviewFrom_Coaching_Log_Quality_Now</w:t>
      </w:r>
      <w:bookmarkEnd w:id="119"/>
    </w:p>
    <w:p w14:paraId="65121022" w14:textId="77777777" w:rsidR="00897564" w:rsidRDefault="002A22C0" w:rsidP="007A38A2">
      <w:pPr>
        <w:pStyle w:val="ListParagraph"/>
        <w:numPr>
          <w:ilvl w:val="1"/>
          <w:numId w:val="4"/>
        </w:numPr>
        <w:outlineLvl w:val="1"/>
      </w:pPr>
      <w:bookmarkStart w:id="120" w:name="_Toc48631067"/>
      <w:r>
        <w:t>sp_ShortCalls_Get_BehaviorList</w:t>
      </w:r>
      <w:bookmarkEnd w:id="120"/>
    </w:p>
    <w:p w14:paraId="0101E782" w14:textId="77777777" w:rsidR="002A22C0" w:rsidRDefault="002A22C0" w:rsidP="007A38A2">
      <w:pPr>
        <w:pStyle w:val="ListParagraph"/>
        <w:numPr>
          <w:ilvl w:val="1"/>
          <w:numId w:val="4"/>
        </w:numPr>
        <w:outlineLvl w:val="1"/>
      </w:pPr>
      <w:bookmarkStart w:id="121" w:name="_Toc48631068"/>
      <w:r>
        <w:t>sp_ShortCalls_Get_Actions</w:t>
      </w:r>
      <w:bookmarkEnd w:id="121"/>
    </w:p>
    <w:p w14:paraId="411B2312" w14:textId="77777777" w:rsidR="002A22C0" w:rsidRDefault="002A22C0" w:rsidP="007A38A2">
      <w:pPr>
        <w:pStyle w:val="ListParagraph"/>
        <w:numPr>
          <w:ilvl w:val="1"/>
          <w:numId w:val="4"/>
        </w:numPr>
        <w:outlineLvl w:val="1"/>
      </w:pPr>
      <w:bookmarkStart w:id="122" w:name="_Toc48631069"/>
      <w:r>
        <w:t>sp_ShortCalls_Get_CallList</w:t>
      </w:r>
      <w:bookmarkEnd w:id="122"/>
    </w:p>
    <w:p w14:paraId="491D2FE6" w14:textId="77777777" w:rsidR="002A22C0" w:rsidRDefault="002A22C0" w:rsidP="007A38A2">
      <w:pPr>
        <w:pStyle w:val="ListParagraph"/>
        <w:numPr>
          <w:ilvl w:val="1"/>
          <w:numId w:val="4"/>
        </w:numPr>
        <w:outlineLvl w:val="1"/>
      </w:pPr>
      <w:bookmarkStart w:id="123" w:name="_Toc48631070"/>
      <w:r>
        <w:t>sp_ShortCalls_Get_SupReivewDetails</w:t>
      </w:r>
      <w:bookmarkEnd w:id="123"/>
    </w:p>
    <w:p w14:paraId="7FC35EFF" w14:textId="77777777" w:rsidR="002A22C0" w:rsidRDefault="002A22C0" w:rsidP="007A38A2">
      <w:pPr>
        <w:pStyle w:val="ListParagraph"/>
        <w:numPr>
          <w:ilvl w:val="1"/>
          <w:numId w:val="4"/>
        </w:numPr>
        <w:outlineLvl w:val="1"/>
      </w:pPr>
      <w:bookmarkStart w:id="124" w:name="_Toc48631071"/>
      <w:r>
        <w:t>sp_ShortCalls_SupReview_Submit</w:t>
      </w:r>
      <w:bookmarkEnd w:id="124"/>
    </w:p>
    <w:p w14:paraId="052051AE" w14:textId="77777777" w:rsidR="002A22C0" w:rsidRDefault="002A22C0" w:rsidP="007A38A2">
      <w:pPr>
        <w:pStyle w:val="ListParagraph"/>
        <w:numPr>
          <w:ilvl w:val="1"/>
          <w:numId w:val="4"/>
        </w:numPr>
        <w:outlineLvl w:val="1"/>
      </w:pPr>
      <w:bookmarkStart w:id="125" w:name="_Toc48631072"/>
      <w:r>
        <w:t>sp_ShortCalls_MgrReivew_Submit</w:t>
      </w:r>
      <w:bookmarkEnd w:id="125"/>
    </w:p>
    <w:p w14:paraId="43EA2932" w14:textId="77777777" w:rsidR="002D6656" w:rsidRDefault="003D32AC" w:rsidP="007E27E7">
      <w:pPr>
        <w:pStyle w:val="ListParagraph"/>
        <w:numPr>
          <w:ilvl w:val="1"/>
          <w:numId w:val="4"/>
        </w:numPr>
        <w:outlineLvl w:val="1"/>
      </w:pPr>
      <w:bookmarkStart w:id="126" w:name="_Toc48631073"/>
      <w:r>
        <w:t>sp_ShortCalls_getMgrReviewDetails</w:t>
      </w:r>
      <w:bookmarkEnd w:id="126"/>
    </w:p>
    <w:p w14:paraId="093B4AB8" w14:textId="77777777" w:rsidR="00D1548C" w:rsidRDefault="00D1548C" w:rsidP="007E27E7">
      <w:pPr>
        <w:pStyle w:val="ListParagraph"/>
        <w:numPr>
          <w:ilvl w:val="1"/>
          <w:numId w:val="4"/>
        </w:numPr>
        <w:outlineLvl w:val="1"/>
      </w:pPr>
      <w:bookmarkStart w:id="127" w:name="_Toc48631074"/>
      <w:r>
        <w:t>sp_Update_Review_Caoching_Log_Supervisor_Pending_Followup</w:t>
      </w:r>
      <w:bookmarkEnd w:id="127"/>
    </w:p>
    <w:p w14:paraId="42AE295E" w14:textId="77777777" w:rsidR="00143B4B" w:rsidRDefault="00143B4B" w:rsidP="007E27E7">
      <w:pPr>
        <w:pStyle w:val="ListParagraph"/>
        <w:numPr>
          <w:ilvl w:val="1"/>
          <w:numId w:val="4"/>
        </w:numPr>
        <w:outlineLvl w:val="1"/>
      </w:pPr>
      <w:bookmarkStart w:id="128" w:name="_Toc48631075"/>
      <w:r>
        <w:t>sp_Update_Review_Caoching_Log_Employee_Pending_Followup</w:t>
      </w:r>
      <w:bookmarkEnd w:id="128"/>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129" w:name="_Toc48631076"/>
      <w:r>
        <w:rPr>
          <w:b/>
        </w:rPr>
        <w:t>Logic to d</w:t>
      </w:r>
      <w:r w:rsidR="006C1828">
        <w:rPr>
          <w:b/>
        </w:rPr>
        <w:t xml:space="preserve">etermine </w:t>
      </w:r>
      <w:r>
        <w:rPr>
          <w:b/>
        </w:rPr>
        <w:t>pending form type</w:t>
      </w:r>
      <w:bookmarkEnd w:id="129"/>
    </w:p>
    <w:p w14:paraId="2D8CE96D" w14:textId="77777777" w:rsidR="00015568" w:rsidRDefault="00015568" w:rsidP="007A38A2">
      <w:pPr>
        <w:pStyle w:val="ListParagraph"/>
        <w:numPr>
          <w:ilvl w:val="1"/>
          <w:numId w:val="4"/>
        </w:numPr>
        <w:outlineLvl w:val="1"/>
      </w:pPr>
      <w:bookmarkStart w:id="130" w:name="_Toc48631077"/>
      <w:r>
        <w:t>Pending Acknowledgement</w:t>
      </w:r>
      <w:bookmarkEnd w:id="130"/>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131" w:name="_Toc48631078"/>
      <w:r>
        <w:t>Pending Research</w:t>
      </w:r>
      <w:bookmarkEnd w:id="131"/>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132" w:name="_Toc48631079"/>
      <w:r>
        <w:t>Pending CSE</w:t>
      </w:r>
      <w:bookmarkEnd w:id="132"/>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133" w:name="_Toc48631080"/>
      <w:r>
        <w:t>Pending Short Call Review</w:t>
      </w:r>
      <w:r w:rsidR="00B53039">
        <w:t xml:space="preserve"> (Supervisor)</w:t>
      </w:r>
      <w:bookmarkEnd w:id="133"/>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134" w:name="_Toc48631081"/>
      <w:r>
        <w:t>Pending Short Call Confirm</w:t>
      </w:r>
      <w:r w:rsidR="00B53039">
        <w:t xml:space="preserve"> (Manager)</w:t>
      </w:r>
      <w:bookmarkEnd w:id="134"/>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135" w:name="_Toc48631082"/>
      <w:r>
        <w:lastRenderedPageBreak/>
        <w:t>Pending Follow-Up (Supervisor)</w:t>
      </w:r>
      <w:bookmarkEnd w:id="135"/>
    </w:p>
    <w:p w14:paraId="2ACA8362" w14:textId="77777777" w:rsidR="00A602B8" w:rsidRDefault="00A602B8" w:rsidP="00A602B8">
      <w:pPr>
        <w:ind w:left="720"/>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136" w:name="_Toc48631083"/>
      <w:r>
        <w:t xml:space="preserve">Pending </w:t>
      </w:r>
      <w:r w:rsidR="008F585E">
        <w:t xml:space="preserve">Regular </w:t>
      </w:r>
      <w:r>
        <w:t>Review</w:t>
      </w:r>
      <w:bookmarkEnd w:id="136"/>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137" w:name="_Toc48631084"/>
      <w:r>
        <w:rPr>
          <w:b/>
        </w:rPr>
        <w:t xml:space="preserve">Logic to determine who can </w:t>
      </w:r>
      <w:r w:rsidR="00C23645">
        <w:rPr>
          <w:b/>
        </w:rPr>
        <w:t>view</w:t>
      </w:r>
      <w:r>
        <w:rPr>
          <w:b/>
        </w:rPr>
        <w:t xml:space="preserve"> Log Details</w:t>
      </w:r>
      <w:bookmarkEnd w:id="137"/>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138" w:name="_Toc48631085"/>
      <w:r>
        <w:rPr>
          <w:b/>
        </w:rPr>
        <w:t>Logic to determine Review Page display mode (Ready Only vs Editable)</w:t>
      </w:r>
      <w:bookmarkEnd w:id="138"/>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139" w:name="_Toc48631086"/>
      <w:r>
        <w:rPr>
          <w:b/>
        </w:rPr>
        <w:t>Logic to determine next status</w:t>
      </w:r>
      <w:bookmarkEnd w:id="139"/>
    </w:p>
    <w:p w14:paraId="7B7438B6" w14:textId="77777777" w:rsidR="00C64664" w:rsidRDefault="00714AE8" w:rsidP="00C64664">
      <w:pPr>
        <w:pStyle w:val="ListParagraph"/>
        <w:numPr>
          <w:ilvl w:val="1"/>
          <w:numId w:val="4"/>
        </w:numPr>
        <w:outlineLvl w:val="1"/>
      </w:pPr>
      <w:bookmarkStart w:id="140" w:name="_Toc48631087"/>
      <w:r>
        <w:t>Pending Acknowledgement</w:t>
      </w:r>
      <w:bookmarkEnd w:id="140"/>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141" w:name="_Toc48631088"/>
      <w:r>
        <w:t>Pending Research</w:t>
      </w:r>
      <w:bookmarkEnd w:id="141"/>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142" w:name="_Toc48631089"/>
      <w:r>
        <w:t>Pending CSE</w:t>
      </w:r>
      <w:bookmarkEnd w:id="142"/>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143" w:name="_Toc48631090"/>
      <w:r>
        <w:t>Pending Short Call Review (Supervisor)</w:t>
      </w:r>
      <w:bookmarkEnd w:id="143"/>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144" w:name="_Toc48631091"/>
      <w:r>
        <w:t xml:space="preserve">Pending Short Call </w:t>
      </w:r>
      <w:r w:rsidR="00AD503D">
        <w:t>Confirm</w:t>
      </w:r>
      <w:r>
        <w:t xml:space="preserve"> (</w:t>
      </w:r>
      <w:r w:rsidR="00D548C6">
        <w:t>Manager</w:t>
      </w:r>
      <w:r>
        <w:t>)</w:t>
      </w:r>
      <w:bookmarkEnd w:id="144"/>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145" w:name="_Toc48631092"/>
      <w:r>
        <w:t xml:space="preserve">Pending </w:t>
      </w:r>
      <w:r w:rsidR="0021598C">
        <w:t xml:space="preserve">Regular </w:t>
      </w:r>
      <w:r>
        <w:t>Review</w:t>
      </w:r>
      <w:bookmarkEnd w:id="145"/>
    </w:p>
    <w:p w14:paraId="13E0F70A" w14:textId="77777777" w:rsidR="00177B53" w:rsidRDefault="00177B53" w:rsidP="00522D50">
      <w:pPr>
        <w:pStyle w:val="ListParagraph"/>
        <w:ind w:left="792"/>
      </w:pPr>
      <w:bookmarkStart w:id="146" w:name="_Toc19103695"/>
      <w:bookmarkEnd w:id="146"/>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147" w:name="_Toc48631093"/>
      <w:r>
        <w:t>Pending Follow-Up</w:t>
      </w:r>
      <w:bookmarkEnd w:id="147"/>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r>
        <w:t>Pending Employee Review</w:t>
      </w:r>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148" w:name="_Toc48631094"/>
      <w:r>
        <w:rPr>
          <w:b/>
        </w:rPr>
        <w:t>Instruction text</w:t>
      </w:r>
      <w:bookmarkEnd w:id="148"/>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571D84D1" w14:textId="77777777"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777777" w:rsidR="00AA293C" w:rsidRDefault="009B761F" w:rsidP="00C66EA1">
      <w:pPr>
        <w:pStyle w:val="ListParagraph"/>
        <w:ind w:left="1512"/>
      </w:pPr>
      <w:r>
        <w:t>The CSR has multiple short calls that exceed the threshold. Please coach the behavior so the CSR has fewer short calls.</w:t>
      </w: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77777777"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&lt;a href='https://maximus365.sharepoint.com/sites/CCO/CCOps/Supervisor/S</w:t>
      </w:r>
      <w:r w:rsidR="005561EB">
        <w:rPr>
          <w:rFonts w:ascii="Consolas" w:hAnsi="Consolas" w:cs="Consolas"/>
          <w:color w:val="A31515"/>
          <w:sz w:val="19"/>
          <w:szCs w:val="19"/>
        </w:rPr>
        <w:lastRenderedPageBreak/>
        <w:t xml:space="preserve">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5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23CC1" w14:textId="77777777" w:rsidR="000E4520" w:rsidRDefault="000E4520">
      <w:r>
        <w:separator/>
      </w:r>
    </w:p>
  </w:endnote>
  <w:endnote w:type="continuationSeparator" w:id="0">
    <w:p w14:paraId="2DD96655" w14:textId="77777777" w:rsidR="000E4520" w:rsidRDefault="000E4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EB4DD9" w:rsidRDefault="00EB4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7777777" w:rsidR="00EB4DD9" w:rsidRDefault="00EB4DD9" w:rsidP="0075562D">
    <w:pPr>
      <w:rPr>
        <w:sz w:val="18"/>
      </w:rPr>
    </w:pPr>
    <w:r>
      <w:rPr>
        <w:b/>
        <w:sz w:val="18"/>
      </w:rPr>
      <w:t>MAXIMUS CONFIDENTIAL</w:t>
    </w:r>
    <w:r>
      <w:rPr>
        <w:b/>
        <w:sz w:val="18"/>
      </w:rPr>
      <w:tab/>
      <w:t xml:space="preserve">                                                                         CCO_eCoaching_Log_Review _DD</w:t>
    </w:r>
  </w:p>
  <w:p w14:paraId="28FEF359" w14:textId="77777777"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561EB">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EB4DD9" w:rsidRDefault="00EB4D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77777777" w:rsidR="00EB4DD9" w:rsidRDefault="00EB4DD9" w:rsidP="0075562D">
    <w:pPr>
      <w:rPr>
        <w:sz w:val="18"/>
      </w:rPr>
    </w:pPr>
    <w:r>
      <w:rPr>
        <w:b/>
        <w:sz w:val="18"/>
      </w:rPr>
      <w:t>MAXIMUS CONFIDENTIAL</w:t>
    </w:r>
    <w:r>
      <w:rPr>
        <w:b/>
        <w:sz w:val="18"/>
      </w:rPr>
      <w:tab/>
    </w:r>
    <w:r>
      <w:rPr>
        <w:b/>
        <w:sz w:val="18"/>
      </w:rPr>
      <w:tab/>
      <w:t xml:space="preserve">                                       CCO_eCoaching_Log_Historical_Dashboard_DD</w:t>
    </w:r>
  </w:p>
  <w:p w14:paraId="70CF3EC6" w14:textId="77777777"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561EB">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A8A4B" w14:textId="77777777" w:rsidR="000E4520" w:rsidRDefault="000E4520">
      <w:r>
        <w:separator/>
      </w:r>
    </w:p>
  </w:footnote>
  <w:footnote w:type="continuationSeparator" w:id="0">
    <w:p w14:paraId="40D3D7B9" w14:textId="77777777" w:rsidR="000E4520" w:rsidRDefault="000E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EB4DD9" w:rsidRDefault="00EB4D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EB4DD9" w:rsidRDefault="00EB4D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EB4DD9" w:rsidRDefault="00EB4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yperlink" Target="https://www.maximus.com/" TargetMode="Externa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15803</TotalTime>
  <Pages>39</Pages>
  <Words>7179</Words>
  <Characters>40926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48009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2578</cp:revision>
  <cp:lastPrinted>2008-09-18T13:23:00Z</cp:lastPrinted>
  <dcterms:created xsi:type="dcterms:W3CDTF">2016-03-22T16:25:00Z</dcterms:created>
  <dcterms:modified xsi:type="dcterms:W3CDTF">2021-05-24T15:31:00Z</dcterms:modified>
</cp:coreProperties>
</file>