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13DA7C"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E82E6C"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E8B210"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ins w:id="0" w:author="Huang, Lili" w:date="2019-08-22T07:45:00Z"/>
                <w:sz w:val="20"/>
              </w:rPr>
            </w:pPr>
            <w:r>
              <w:rPr>
                <w:sz w:val="20"/>
              </w:rPr>
              <w:t>08/16/2019</w:t>
            </w:r>
          </w:p>
          <w:p w:rsidR="004E5C7C" w:rsidRDefault="004E5C7C" w:rsidP="001118A1">
            <w:pPr>
              <w:pStyle w:val="hdr1"/>
              <w:ind w:left="0"/>
              <w:jc w:val="left"/>
              <w:rPr>
                <w:sz w:val="20"/>
              </w:rPr>
            </w:pPr>
            <w:ins w:id="1" w:author="Huang, Lili" w:date="2019-08-22T07:45:00Z">
              <w:r>
                <w:rPr>
                  <w:sz w:val="20"/>
                </w:rPr>
                <w:t>08/22/2019</w:t>
              </w:r>
            </w:ins>
          </w:p>
        </w:tc>
        <w:tc>
          <w:tcPr>
            <w:tcW w:w="5238" w:type="dxa"/>
          </w:tcPr>
          <w:p w:rsidR="005C7655" w:rsidRDefault="005C7655" w:rsidP="001118A1">
            <w:pPr>
              <w:pStyle w:val="hdr1"/>
              <w:ind w:left="0"/>
              <w:jc w:val="left"/>
              <w:rPr>
                <w:ins w:id="2" w:author="Huang, Lili" w:date="2019-08-22T07:45:00Z"/>
                <w:color w:val="000000"/>
                <w:sz w:val="20"/>
              </w:rPr>
            </w:pPr>
            <w:r>
              <w:rPr>
                <w:color w:val="000000"/>
                <w:sz w:val="20"/>
              </w:rPr>
              <w:t>TFS 15063 – Quality Bingo</w:t>
            </w:r>
          </w:p>
          <w:p w:rsidR="004E5C7C" w:rsidRDefault="004E5C7C" w:rsidP="001118A1">
            <w:pPr>
              <w:pStyle w:val="hdr1"/>
              <w:ind w:left="0"/>
              <w:jc w:val="left"/>
              <w:rPr>
                <w:color w:val="000000"/>
                <w:sz w:val="20"/>
              </w:rPr>
            </w:pPr>
            <w:ins w:id="3" w:author="Huang, Lili" w:date="2019-08-22T07:45:00Z">
              <w:r>
                <w:rPr>
                  <w:color w:val="000000"/>
                  <w:sz w:val="20"/>
                </w:rPr>
                <w:t>TFS 15232 – Attendance Policy Earnback</w:t>
              </w:r>
            </w:ins>
          </w:p>
        </w:tc>
        <w:tc>
          <w:tcPr>
            <w:tcW w:w="2790" w:type="dxa"/>
          </w:tcPr>
          <w:p w:rsidR="005C7655" w:rsidRDefault="005C7655">
            <w:pPr>
              <w:pStyle w:val="hdr1"/>
              <w:ind w:left="0"/>
              <w:jc w:val="left"/>
              <w:rPr>
                <w:ins w:id="4" w:author="Huang, Lili" w:date="2019-08-22T07:45:00Z"/>
                <w:sz w:val="20"/>
              </w:rPr>
            </w:pPr>
            <w:r>
              <w:rPr>
                <w:sz w:val="20"/>
              </w:rPr>
              <w:t>Lili Huang</w:t>
            </w:r>
          </w:p>
          <w:p w:rsidR="004E5C7C" w:rsidRDefault="004E5C7C">
            <w:pPr>
              <w:pStyle w:val="hdr1"/>
              <w:ind w:left="0"/>
              <w:jc w:val="left"/>
              <w:rPr>
                <w:sz w:val="20"/>
              </w:rPr>
            </w:pPr>
            <w:ins w:id="5" w:author="Huang, Lili" w:date="2019-08-22T07:45: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E05F4E"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7352599" w:history="1">
        <w:r w:rsidR="00E05F4E" w:rsidRPr="00B96C1C">
          <w:rPr>
            <w:rStyle w:val="Hyperlink"/>
            <w:b/>
            <w:noProof/>
          </w:rPr>
          <w:t>1.</w:t>
        </w:r>
        <w:r w:rsidR="00E05F4E">
          <w:rPr>
            <w:rFonts w:asciiTheme="minorHAnsi" w:eastAsiaTheme="minorEastAsia" w:hAnsiTheme="minorHAnsi" w:cstheme="minorBidi"/>
            <w:noProof/>
            <w:sz w:val="22"/>
            <w:szCs w:val="22"/>
          </w:rPr>
          <w:tab/>
        </w:r>
        <w:r w:rsidR="00E05F4E" w:rsidRPr="00B96C1C">
          <w:rPr>
            <w:rStyle w:val="Hyperlink"/>
            <w:b/>
            <w:noProof/>
          </w:rPr>
          <w:t>Description</w:t>
        </w:r>
        <w:r w:rsidR="00E05F4E">
          <w:rPr>
            <w:noProof/>
            <w:webHidden/>
          </w:rPr>
          <w:tab/>
        </w:r>
        <w:r w:rsidR="00E05F4E">
          <w:rPr>
            <w:noProof/>
            <w:webHidden/>
          </w:rPr>
          <w:fldChar w:fldCharType="begin"/>
        </w:r>
        <w:r w:rsidR="00E05F4E">
          <w:rPr>
            <w:noProof/>
            <w:webHidden/>
          </w:rPr>
          <w:instrText xml:space="preserve"> PAGEREF _Toc17352599 \h </w:instrText>
        </w:r>
        <w:r w:rsidR="00E05F4E">
          <w:rPr>
            <w:noProof/>
            <w:webHidden/>
          </w:rPr>
        </w:r>
        <w:r w:rsidR="00E05F4E">
          <w:rPr>
            <w:noProof/>
            <w:webHidden/>
          </w:rPr>
          <w:fldChar w:fldCharType="separate"/>
        </w:r>
        <w:r w:rsidR="00E05F4E">
          <w:rPr>
            <w:noProof/>
            <w:webHidden/>
          </w:rPr>
          <w:t>4</w:t>
        </w:r>
        <w:r w:rsidR="00E05F4E">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00" w:history="1">
        <w:r w:rsidRPr="00B96C1C">
          <w:rPr>
            <w:rStyle w:val="Hyperlink"/>
            <w:b/>
            <w:noProof/>
          </w:rPr>
          <w:t>2.</w:t>
        </w:r>
        <w:r>
          <w:rPr>
            <w:rFonts w:asciiTheme="minorHAnsi" w:eastAsiaTheme="minorEastAsia" w:hAnsiTheme="minorHAnsi" w:cstheme="minorBidi"/>
            <w:noProof/>
            <w:sz w:val="22"/>
            <w:szCs w:val="22"/>
          </w:rPr>
          <w:tab/>
        </w:r>
        <w:r w:rsidRPr="00B96C1C">
          <w:rPr>
            <w:rStyle w:val="Hyperlink"/>
            <w:b/>
            <w:noProof/>
          </w:rPr>
          <w:t>Business Logic – ReviewController.cs</w:t>
        </w:r>
        <w:r>
          <w:rPr>
            <w:noProof/>
            <w:webHidden/>
          </w:rPr>
          <w:tab/>
        </w:r>
        <w:r>
          <w:rPr>
            <w:noProof/>
            <w:webHidden/>
          </w:rPr>
          <w:fldChar w:fldCharType="begin"/>
        </w:r>
        <w:r>
          <w:rPr>
            <w:noProof/>
            <w:webHidden/>
          </w:rPr>
          <w:instrText xml:space="preserve"> PAGEREF _Toc17352600 \h </w:instrText>
        </w:r>
        <w:r>
          <w:rPr>
            <w:noProof/>
            <w:webHidden/>
          </w:rPr>
        </w:r>
        <w:r>
          <w:rPr>
            <w:noProof/>
            <w:webHidden/>
          </w:rPr>
          <w:fldChar w:fldCharType="separate"/>
        </w:r>
        <w:r>
          <w:rPr>
            <w:noProof/>
            <w:webHidden/>
          </w:rPr>
          <w:t>4</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01" w:history="1">
        <w:r w:rsidRPr="00B96C1C">
          <w:rPr>
            <w:rStyle w:val="Hyperlink"/>
            <w:b/>
            <w:noProof/>
          </w:rPr>
          <w:t>3.</w:t>
        </w:r>
        <w:r>
          <w:rPr>
            <w:rFonts w:asciiTheme="minorHAnsi" w:eastAsiaTheme="minorEastAsia" w:hAnsiTheme="minorHAnsi" w:cstheme="minorBidi"/>
            <w:noProof/>
            <w:sz w:val="22"/>
            <w:szCs w:val="22"/>
          </w:rPr>
          <w:tab/>
        </w:r>
        <w:r w:rsidRPr="00B96C1C">
          <w:rPr>
            <w:rStyle w:val="Hyperlink"/>
            <w:b/>
            <w:noProof/>
          </w:rPr>
          <w:t>Page details</w:t>
        </w:r>
        <w:r>
          <w:rPr>
            <w:noProof/>
            <w:webHidden/>
          </w:rPr>
          <w:tab/>
        </w:r>
        <w:r>
          <w:rPr>
            <w:noProof/>
            <w:webHidden/>
          </w:rPr>
          <w:fldChar w:fldCharType="begin"/>
        </w:r>
        <w:r>
          <w:rPr>
            <w:noProof/>
            <w:webHidden/>
          </w:rPr>
          <w:instrText xml:space="preserve"> PAGEREF _Toc17352601 \h </w:instrText>
        </w:r>
        <w:r>
          <w:rPr>
            <w:noProof/>
            <w:webHidden/>
          </w:rPr>
        </w:r>
        <w:r>
          <w:rPr>
            <w:noProof/>
            <w:webHidden/>
          </w:rPr>
          <w:fldChar w:fldCharType="separate"/>
        </w:r>
        <w:r>
          <w:rPr>
            <w:noProof/>
            <w:webHidden/>
          </w:rPr>
          <w:t>5</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02" w:history="1">
        <w:r w:rsidRPr="00B96C1C">
          <w:rPr>
            <w:rStyle w:val="Hyperlink"/>
            <w:noProof/>
          </w:rPr>
          <w:t>3.1</w:t>
        </w:r>
        <w:r>
          <w:rPr>
            <w:rFonts w:asciiTheme="minorHAnsi" w:eastAsiaTheme="minorEastAsia" w:hAnsiTheme="minorHAnsi" w:cstheme="minorBidi"/>
            <w:noProof/>
            <w:sz w:val="22"/>
            <w:szCs w:val="22"/>
          </w:rPr>
          <w:tab/>
        </w:r>
        <w:r w:rsidRPr="00B96C1C">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_Toc17352602 \h </w:instrText>
        </w:r>
        <w:r>
          <w:rPr>
            <w:noProof/>
            <w:webHidden/>
          </w:rPr>
        </w:r>
        <w:r>
          <w:rPr>
            <w:noProof/>
            <w:webHidden/>
          </w:rPr>
          <w:fldChar w:fldCharType="separate"/>
        </w:r>
        <w:r>
          <w:rPr>
            <w:noProof/>
            <w:webHidden/>
          </w:rPr>
          <w:t>5</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03" w:history="1">
        <w:r w:rsidRPr="00B96C1C">
          <w:rPr>
            <w:rStyle w:val="Hyperlink"/>
            <w:noProof/>
          </w:rPr>
          <w:t>3.1.1</w:t>
        </w:r>
        <w:r>
          <w:rPr>
            <w:rFonts w:asciiTheme="minorHAnsi" w:eastAsiaTheme="minorEastAsia" w:hAnsiTheme="minorHAnsi" w:cstheme="minorBidi"/>
            <w:noProof/>
            <w:sz w:val="22"/>
            <w:szCs w:val="22"/>
          </w:rPr>
          <w:tab/>
        </w:r>
        <w:r w:rsidRPr="00B96C1C">
          <w:rPr>
            <w:rStyle w:val="Hyperlink"/>
            <w:noProof/>
          </w:rPr>
          <w:t>Razor pages comprising Web Page</w:t>
        </w:r>
        <w:r>
          <w:rPr>
            <w:noProof/>
            <w:webHidden/>
          </w:rPr>
          <w:tab/>
        </w:r>
        <w:r>
          <w:rPr>
            <w:noProof/>
            <w:webHidden/>
          </w:rPr>
          <w:fldChar w:fldCharType="begin"/>
        </w:r>
        <w:r>
          <w:rPr>
            <w:noProof/>
            <w:webHidden/>
          </w:rPr>
          <w:instrText xml:space="preserve"> PAGEREF _Toc17352603 \h </w:instrText>
        </w:r>
        <w:r>
          <w:rPr>
            <w:noProof/>
            <w:webHidden/>
          </w:rPr>
        </w:r>
        <w:r>
          <w:rPr>
            <w:noProof/>
            <w:webHidden/>
          </w:rPr>
          <w:fldChar w:fldCharType="separate"/>
        </w:r>
        <w:r>
          <w:rPr>
            <w:noProof/>
            <w:webHidden/>
          </w:rPr>
          <w:t>5</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04" w:history="1">
        <w:r w:rsidRPr="00B96C1C">
          <w:rPr>
            <w:rStyle w:val="Hyperlink"/>
            <w:noProof/>
          </w:rPr>
          <w:t>3.1.2</w:t>
        </w:r>
        <w:r>
          <w:rPr>
            <w:rFonts w:asciiTheme="minorHAnsi" w:eastAsiaTheme="minorEastAsia" w:hAnsiTheme="minorHAnsi" w:cstheme="minorBidi"/>
            <w:noProof/>
            <w:sz w:val="22"/>
            <w:szCs w:val="22"/>
          </w:rPr>
          <w:tab/>
        </w:r>
        <w:r w:rsidRPr="00B96C1C">
          <w:rPr>
            <w:rStyle w:val="Hyperlink"/>
            <w:noProof/>
          </w:rPr>
          <w:t>Layout Page</w:t>
        </w:r>
        <w:r>
          <w:rPr>
            <w:noProof/>
            <w:webHidden/>
          </w:rPr>
          <w:tab/>
        </w:r>
        <w:r>
          <w:rPr>
            <w:noProof/>
            <w:webHidden/>
          </w:rPr>
          <w:fldChar w:fldCharType="begin"/>
        </w:r>
        <w:r>
          <w:rPr>
            <w:noProof/>
            <w:webHidden/>
          </w:rPr>
          <w:instrText xml:space="preserve"> PAGEREF _Toc17352604 \h </w:instrText>
        </w:r>
        <w:r>
          <w:rPr>
            <w:noProof/>
            <w:webHidden/>
          </w:rPr>
        </w:r>
        <w:r>
          <w:rPr>
            <w:noProof/>
            <w:webHidden/>
          </w:rPr>
          <w:fldChar w:fldCharType="separate"/>
        </w:r>
        <w:r>
          <w:rPr>
            <w:noProof/>
            <w:webHidden/>
          </w:rPr>
          <w:t>5</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05" w:history="1">
        <w:r w:rsidRPr="00B96C1C">
          <w:rPr>
            <w:rStyle w:val="Hyperlink"/>
            <w:noProof/>
          </w:rPr>
          <w:t>3.1.3</w:t>
        </w:r>
        <w:r>
          <w:rPr>
            <w:rFonts w:asciiTheme="minorHAnsi" w:eastAsiaTheme="minorEastAsia" w:hAnsiTheme="minorHAnsi" w:cstheme="minorBidi"/>
            <w:noProof/>
            <w:sz w:val="22"/>
            <w:szCs w:val="22"/>
          </w:rPr>
          <w:tab/>
        </w:r>
        <w:r w:rsidRPr="00B96C1C">
          <w:rPr>
            <w:rStyle w:val="Hyperlink"/>
            <w:noProof/>
          </w:rPr>
          <w:t>Screenshot</w:t>
        </w:r>
        <w:r>
          <w:rPr>
            <w:noProof/>
            <w:webHidden/>
          </w:rPr>
          <w:tab/>
        </w:r>
        <w:r>
          <w:rPr>
            <w:noProof/>
            <w:webHidden/>
          </w:rPr>
          <w:fldChar w:fldCharType="begin"/>
        </w:r>
        <w:r>
          <w:rPr>
            <w:noProof/>
            <w:webHidden/>
          </w:rPr>
          <w:instrText xml:space="preserve"> PAGEREF _Toc17352605 \h </w:instrText>
        </w:r>
        <w:r>
          <w:rPr>
            <w:noProof/>
            <w:webHidden/>
          </w:rPr>
        </w:r>
        <w:r>
          <w:rPr>
            <w:noProof/>
            <w:webHidden/>
          </w:rPr>
          <w:fldChar w:fldCharType="separate"/>
        </w:r>
        <w:r>
          <w:rPr>
            <w:noProof/>
            <w:webHidden/>
          </w:rPr>
          <w:t>5</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06" w:history="1">
        <w:r w:rsidRPr="00B96C1C">
          <w:rPr>
            <w:rStyle w:val="Hyperlink"/>
            <w:noProof/>
          </w:rPr>
          <w:t>3.1.4</w:t>
        </w:r>
        <w:r>
          <w:rPr>
            <w:rFonts w:asciiTheme="minorHAnsi" w:eastAsiaTheme="minorEastAsia" w:hAnsiTheme="minorHAnsi" w:cstheme="minorBidi"/>
            <w:noProof/>
            <w:sz w:val="22"/>
            <w:szCs w:val="22"/>
          </w:rPr>
          <w:tab/>
        </w:r>
        <w:r w:rsidRPr="00B96C1C">
          <w:rPr>
            <w:rStyle w:val="Hyperlink"/>
            <w:noProof/>
          </w:rPr>
          <w:t>Web Page Invoked Events</w:t>
        </w:r>
        <w:r>
          <w:rPr>
            <w:noProof/>
            <w:webHidden/>
          </w:rPr>
          <w:tab/>
        </w:r>
        <w:r>
          <w:rPr>
            <w:noProof/>
            <w:webHidden/>
          </w:rPr>
          <w:fldChar w:fldCharType="begin"/>
        </w:r>
        <w:r>
          <w:rPr>
            <w:noProof/>
            <w:webHidden/>
          </w:rPr>
          <w:instrText xml:space="preserve"> PAGEREF _Toc17352606 \h </w:instrText>
        </w:r>
        <w:r>
          <w:rPr>
            <w:noProof/>
            <w:webHidden/>
          </w:rPr>
        </w:r>
        <w:r>
          <w:rPr>
            <w:noProof/>
            <w:webHidden/>
          </w:rPr>
          <w:fldChar w:fldCharType="separate"/>
        </w:r>
        <w:r>
          <w:rPr>
            <w:noProof/>
            <w:webHidden/>
          </w:rPr>
          <w:t>15</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07" w:history="1">
        <w:r w:rsidRPr="00B96C1C">
          <w:rPr>
            <w:rStyle w:val="Hyperlink"/>
            <w:noProof/>
          </w:rPr>
          <w:t>3.1.5</w:t>
        </w:r>
        <w:r>
          <w:rPr>
            <w:rFonts w:asciiTheme="minorHAnsi" w:eastAsiaTheme="minorEastAsia" w:hAnsiTheme="minorHAnsi" w:cstheme="minorBidi"/>
            <w:noProof/>
            <w:sz w:val="22"/>
            <w:szCs w:val="22"/>
          </w:rPr>
          <w:tab/>
        </w:r>
        <w:r w:rsidRPr="00B96C1C">
          <w:rPr>
            <w:rStyle w:val="Hyperlink"/>
            <w:noProof/>
          </w:rPr>
          <w:t>Web Page Fields</w:t>
        </w:r>
        <w:r>
          <w:rPr>
            <w:noProof/>
            <w:webHidden/>
          </w:rPr>
          <w:tab/>
        </w:r>
        <w:r>
          <w:rPr>
            <w:noProof/>
            <w:webHidden/>
          </w:rPr>
          <w:fldChar w:fldCharType="begin"/>
        </w:r>
        <w:r>
          <w:rPr>
            <w:noProof/>
            <w:webHidden/>
          </w:rPr>
          <w:instrText xml:space="preserve"> PAGEREF _Toc17352607 \h </w:instrText>
        </w:r>
        <w:r>
          <w:rPr>
            <w:noProof/>
            <w:webHidden/>
          </w:rPr>
        </w:r>
        <w:r>
          <w:rPr>
            <w:noProof/>
            <w:webHidden/>
          </w:rPr>
          <w:fldChar w:fldCharType="separate"/>
        </w:r>
        <w:r>
          <w:rPr>
            <w:noProof/>
            <w:webHidden/>
          </w:rPr>
          <w:t>15</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08" w:history="1">
        <w:r w:rsidRPr="00B96C1C">
          <w:rPr>
            <w:rStyle w:val="Hyperlink"/>
            <w:b/>
            <w:noProof/>
          </w:rPr>
          <w:t>4.</w:t>
        </w:r>
        <w:r>
          <w:rPr>
            <w:rFonts w:asciiTheme="minorHAnsi" w:eastAsiaTheme="minorEastAsia" w:hAnsiTheme="minorHAnsi" w:cstheme="minorBidi"/>
            <w:noProof/>
            <w:sz w:val="22"/>
            <w:szCs w:val="22"/>
          </w:rPr>
          <w:tab/>
        </w:r>
        <w:r w:rsidRPr="00B96C1C">
          <w:rPr>
            <w:rStyle w:val="Hyperlink"/>
            <w:b/>
            <w:noProof/>
          </w:rPr>
          <w:t>Stored Procedures</w:t>
        </w:r>
        <w:r>
          <w:rPr>
            <w:noProof/>
            <w:webHidden/>
          </w:rPr>
          <w:tab/>
        </w:r>
        <w:r>
          <w:rPr>
            <w:noProof/>
            <w:webHidden/>
          </w:rPr>
          <w:fldChar w:fldCharType="begin"/>
        </w:r>
        <w:r>
          <w:rPr>
            <w:noProof/>
            <w:webHidden/>
          </w:rPr>
          <w:instrText xml:space="preserve"> PAGEREF _Toc17352608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09" w:history="1">
        <w:r w:rsidRPr="00B96C1C">
          <w:rPr>
            <w:rStyle w:val="Hyperlink"/>
            <w:noProof/>
          </w:rPr>
          <w:t>4.1.</w:t>
        </w:r>
        <w:r>
          <w:rPr>
            <w:rFonts w:asciiTheme="minorHAnsi" w:eastAsiaTheme="minorEastAsia" w:hAnsiTheme="minorHAnsi" w:cstheme="minorBidi"/>
            <w:noProof/>
            <w:sz w:val="22"/>
            <w:szCs w:val="22"/>
          </w:rPr>
          <w:tab/>
        </w:r>
        <w:r w:rsidRPr="00B96C1C">
          <w:rPr>
            <w:rStyle w:val="Hyperlink"/>
            <w:noProof/>
          </w:rPr>
          <w:t>sp_SelectReviewFrom_Coaching_Log</w:t>
        </w:r>
        <w:r>
          <w:rPr>
            <w:noProof/>
            <w:webHidden/>
          </w:rPr>
          <w:tab/>
        </w:r>
        <w:r>
          <w:rPr>
            <w:noProof/>
            <w:webHidden/>
          </w:rPr>
          <w:fldChar w:fldCharType="begin"/>
        </w:r>
        <w:r>
          <w:rPr>
            <w:noProof/>
            <w:webHidden/>
          </w:rPr>
          <w:instrText xml:space="preserve"> PAGEREF _Toc17352609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0" w:history="1">
        <w:r w:rsidRPr="00B96C1C">
          <w:rPr>
            <w:rStyle w:val="Hyperlink"/>
            <w:noProof/>
          </w:rPr>
          <w:t>4.2.</w:t>
        </w:r>
        <w:r>
          <w:rPr>
            <w:rFonts w:asciiTheme="minorHAnsi" w:eastAsiaTheme="minorEastAsia" w:hAnsiTheme="minorHAnsi" w:cstheme="minorBidi"/>
            <w:noProof/>
            <w:sz w:val="22"/>
            <w:szCs w:val="22"/>
          </w:rPr>
          <w:tab/>
        </w:r>
        <w:r w:rsidRPr="00B96C1C">
          <w:rPr>
            <w:rStyle w:val="Hyperlink"/>
            <w:noProof/>
          </w:rPr>
          <w:t>sp_SelectReviewFrom_Coaching_Log_Reasons</w:t>
        </w:r>
        <w:r>
          <w:rPr>
            <w:noProof/>
            <w:webHidden/>
          </w:rPr>
          <w:tab/>
        </w:r>
        <w:r>
          <w:rPr>
            <w:noProof/>
            <w:webHidden/>
          </w:rPr>
          <w:fldChar w:fldCharType="begin"/>
        </w:r>
        <w:r>
          <w:rPr>
            <w:noProof/>
            <w:webHidden/>
          </w:rPr>
          <w:instrText xml:space="preserve"> PAGEREF _Toc17352610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1" w:history="1">
        <w:r w:rsidRPr="00B96C1C">
          <w:rPr>
            <w:rStyle w:val="Hyperlink"/>
            <w:noProof/>
          </w:rPr>
          <w:t>4.3.</w:t>
        </w:r>
        <w:r>
          <w:rPr>
            <w:rFonts w:asciiTheme="minorHAnsi" w:eastAsiaTheme="minorEastAsia" w:hAnsiTheme="minorHAnsi" w:cstheme="minorBidi"/>
            <w:noProof/>
            <w:sz w:val="22"/>
            <w:szCs w:val="22"/>
          </w:rPr>
          <w:tab/>
        </w:r>
        <w:r w:rsidRPr="00B96C1C">
          <w:rPr>
            <w:rStyle w:val="Hyperlink"/>
            <w:noProof/>
          </w:rPr>
          <w:t>sp_SelectReviewFrom_Warning_Log_Reasons</w:t>
        </w:r>
        <w:r>
          <w:rPr>
            <w:noProof/>
            <w:webHidden/>
          </w:rPr>
          <w:tab/>
        </w:r>
        <w:r>
          <w:rPr>
            <w:noProof/>
            <w:webHidden/>
          </w:rPr>
          <w:fldChar w:fldCharType="begin"/>
        </w:r>
        <w:r>
          <w:rPr>
            <w:noProof/>
            <w:webHidden/>
          </w:rPr>
          <w:instrText xml:space="preserve"> PAGEREF _Toc17352611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2" w:history="1">
        <w:r w:rsidRPr="00B96C1C">
          <w:rPr>
            <w:rStyle w:val="Hyperlink"/>
            <w:noProof/>
          </w:rPr>
          <w:t>4.4.</w:t>
        </w:r>
        <w:r>
          <w:rPr>
            <w:rFonts w:asciiTheme="minorHAnsi" w:eastAsiaTheme="minorEastAsia" w:hAnsiTheme="minorHAnsi" w:cstheme="minorBidi"/>
            <w:noProof/>
            <w:sz w:val="22"/>
            <w:szCs w:val="22"/>
          </w:rPr>
          <w:tab/>
        </w:r>
        <w:r w:rsidRPr="00B96C1C">
          <w:rPr>
            <w:rStyle w:val="Hyperlink"/>
            <w:noProof/>
          </w:rPr>
          <w:t>sp_Update_Review_Coaching_Log_Suerpvisor_Pending</w:t>
        </w:r>
        <w:r>
          <w:rPr>
            <w:noProof/>
            <w:webHidden/>
          </w:rPr>
          <w:tab/>
        </w:r>
        <w:r>
          <w:rPr>
            <w:noProof/>
            <w:webHidden/>
          </w:rPr>
          <w:fldChar w:fldCharType="begin"/>
        </w:r>
        <w:r>
          <w:rPr>
            <w:noProof/>
            <w:webHidden/>
          </w:rPr>
          <w:instrText xml:space="preserve"> PAGEREF _Toc17352612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3" w:history="1">
        <w:r w:rsidRPr="00B96C1C">
          <w:rPr>
            <w:rStyle w:val="Hyperlink"/>
            <w:noProof/>
          </w:rPr>
          <w:t>4.5.</w:t>
        </w:r>
        <w:r>
          <w:rPr>
            <w:rFonts w:asciiTheme="minorHAnsi" w:eastAsiaTheme="minorEastAsia" w:hAnsiTheme="minorHAnsi" w:cstheme="minorBidi"/>
            <w:noProof/>
            <w:sz w:val="22"/>
            <w:szCs w:val="22"/>
          </w:rPr>
          <w:tab/>
        </w:r>
        <w:r w:rsidRPr="00B96C1C">
          <w:rPr>
            <w:rStyle w:val="Hyperlink"/>
            <w:noProof/>
          </w:rPr>
          <w:t>sp_Update_Review_Coaching_Log_Supervisor_Acknowledge</w:t>
        </w:r>
        <w:r>
          <w:rPr>
            <w:noProof/>
            <w:webHidden/>
          </w:rPr>
          <w:tab/>
        </w:r>
        <w:r>
          <w:rPr>
            <w:noProof/>
            <w:webHidden/>
          </w:rPr>
          <w:fldChar w:fldCharType="begin"/>
        </w:r>
        <w:r>
          <w:rPr>
            <w:noProof/>
            <w:webHidden/>
          </w:rPr>
          <w:instrText xml:space="preserve"> PAGEREF _Toc17352613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4" w:history="1">
        <w:r w:rsidRPr="00B96C1C">
          <w:rPr>
            <w:rStyle w:val="Hyperlink"/>
            <w:noProof/>
          </w:rPr>
          <w:t>4.6.</w:t>
        </w:r>
        <w:r>
          <w:rPr>
            <w:rFonts w:asciiTheme="minorHAnsi" w:eastAsiaTheme="minorEastAsia" w:hAnsiTheme="minorHAnsi" w:cstheme="minorBidi"/>
            <w:noProof/>
            <w:sz w:val="22"/>
            <w:szCs w:val="22"/>
          </w:rPr>
          <w:tab/>
        </w:r>
        <w:r w:rsidRPr="00B96C1C">
          <w:rPr>
            <w:rStyle w:val="Hyperlink"/>
            <w:noProof/>
          </w:rPr>
          <w:t>sp_Update_Review_Coaching_Log_Employee_Pending</w:t>
        </w:r>
        <w:r>
          <w:rPr>
            <w:noProof/>
            <w:webHidden/>
          </w:rPr>
          <w:tab/>
        </w:r>
        <w:r>
          <w:rPr>
            <w:noProof/>
            <w:webHidden/>
          </w:rPr>
          <w:fldChar w:fldCharType="begin"/>
        </w:r>
        <w:r>
          <w:rPr>
            <w:noProof/>
            <w:webHidden/>
          </w:rPr>
          <w:instrText xml:space="preserve"> PAGEREF _Toc17352614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5" w:history="1">
        <w:r w:rsidRPr="00B96C1C">
          <w:rPr>
            <w:rStyle w:val="Hyperlink"/>
            <w:noProof/>
          </w:rPr>
          <w:t>4.7.</w:t>
        </w:r>
        <w:r>
          <w:rPr>
            <w:rFonts w:asciiTheme="minorHAnsi" w:eastAsiaTheme="minorEastAsia" w:hAnsiTheme="minorHAnsi" w:cstheme="minorBidi"/>
            <w:noProof/>
            <w:sz w:val="22"/>
            <w:szCs w:val="22"/>
          </w:rPr>
          <w:tab/>
        </w:r>
        <w:r w:rsidRPr="00B96C1C">
          <w:rPr>
            <w:rStyle w:val="Hyperlink"/>
            <w:noProof/>
          </w:rPr>
          <w:t>sp_Update_Review_Coaching_Log_Employee_Acknowledge</w:t>
        </w:r>
        <w:r>
          <w:rPr>
            <w:noProof/>
            <w:webHidden/>
          </w:rPr>
          <w:tab/>
        </w:r>
        <w:r>
          <w:rPr>
            <w:noProof/>
            <w:webHidden/>
          </w:rPr>
          <w:fldChar w:fldCharType="begin"/>
        </w:r>
        <w:r>
          <w:rPr>
            <w:noProof/>
            <w:webHidden/>
          </w:rPr>
          <w:instrText xml:space="preserve"> PAGEREF _Toc17352615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6" w:history="1">
        <w:r w:rsidRPr="00B96C1C">
          <w:rPr>
            <w:rStyle w:val="Hyperlink"/>
            <w:noProof/>
          </w:rPr>
          <w:t>4.8.</w:t>
        </w:r>
        <w:r>
          <w:rPr>
            <w:rFonts w:asciiTheme="minorHAnsi" w:eastAsiaTheme="minorEastAsia" w:hAnsiTheme="minorHAnsi" w:cstheme="minorBidi"/>
            <w:noProof/>
            <w:sz w:val="22"/>
            <w:szCs w:val="22"/>
          </w:rPr>
          <w:tab/>
        </w:r>
        <w:r w:rsidRPr="00B96C1C">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_Toc17352616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17" w:history="1">
        <w:r w:rsidRPr="00B96C1C">
          <w:rPr>
            <w:rStyle w:val="Hyperlink"/>
            <w:noProof/>
          </w:rPr>
          <w:t>4.9.</w:t>
        </w:r>
        <w:r>
          <w:rPr>
            <w:rFonts w:asciiTheme="minorHAnsi" w:eastAsiaTheme="minorEastAsia" w:hAnsiTheme="minorHAnsi" w:cstheme="minorBidi"/>
            <w:noProof/>
            <w:sz w:val="22"/>
            <w:szCs w:val="22"/>
          </w:rPr>
          <w:tab/>
        </w:r>
        <w:r w:rsidRPr="00B96C1C">
          <w:rPr>
            <w:rStyle w:val="Hyperlink"/>
            <w:noProof/>
          </w:rPr>
          <w:t>sp_Update_Review_Coaching_Log_Manager_Pending_CSE</w:t>
        </w:r>
        <w:r>
          <w:rPr>
            <w:noProof/>
            <w:webHidden/>
          </w:rPr>
          <w:tab/>
        </w:r>
        <w:r>
          <w:rPr>
            <w:noProof/>
            <w:webHidden/>
          </w:rPr>
          <w:fldChar w:fldCharType="begin"/>
        </w:r>
        <w:r>
          <w:rPr>
            <w:noProof/>
            <w:webHidden/>
          </w:rPr>
          <w:instrText xml:space="preserve"> PAGEREF _Toc17352617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18" w:history="1">
        <w:r w:rsidRPr="00B96C1C">
          <w:rPr>
            <w:rStyle w:val="Hyperlink"/>
            <w:noProof/>
          </w:rPr>
          <w:t>4.10.</w:t>
        </w:r>
        <w:r>
          <w:rPr>
            <w:rFonts w:asciiTheme="minorHAnsi" w:eastAsiaTheme="minorEastAsia" w:hAnsiTheme="minorHAnsi" w:cstheme="minorBidi"/>
            <w:noProof/>
            <w:sz w:val="22"/>
            <w:szCs w:val="22"/>
          </w:rPr>
          <w:tab/>
        </w:r>
        <w:r w:rsidRPr="00B96C1C">
          <w:rPr>
            <w:rStyle w:val="Hyperlink"/>
            <w:noProof/>
          </w:rPr>
          <w:t>sp_SelectReviewFrom_Coaching_Log_Quality_Now</w:t>
        </w:r>
        <w:r>
          <w:rPr>
            <w:noProof/>
            <w:webHidden/>
          </w:rPr>
          <w:tab/>
        </w:r>
        <w:r>
          <w:rPr>
            <w:noProof/>
            <w:webHidden/>
          </w:rPr>
          <w:fldChar w:fldCharType="begin"/>
        </w:r>
        <w:r>
          <w:rPr>
            <w:noProof/>
            <w:webHidden/>
          </w:rPr>
          <w:instrText xml:space="preserve"> PAGEREF _Toc17352618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19" w:history="1">
        <w:r w:rsidRPr="00B96C1C">
          <w:rPr>
            <w:rStyle w:val="Hyperlink"/>
            <w:noProof/>
          </w:rPr>
          <w:t>4.11.</w:t>
        </w:r>
        <w:r>
          <w:rPr>
            <w:rFonts w:asciiTheme="minorHAnsi" w:eastAsiaTheme="minorEastAsia" w:hAnsiTheme="minorHAnsi" w:cstheme="minorBidi"/>
            <w:noProof/>
            <w:sz w:val="22"/>
            <w:szCs w:val="22"/>
          </w:rPr>
          <w:tab/>
        </w:r>
        <w:r w:rsidRPr="00B96C1C">
          <w:rPr>
            <w:rStyle w:val="Hyperlink"/>
            <w:noProof/>
          </w:rPr>
          <w:t>sp_ShortCalls_Get_BehaviorList</w:t>
        </w:r>
        <w:r>
          <w:rPr>
            <w:noProof/>
            <w:webHidden/>
          </w:rPr>
          <w:tab/>
        </w:r>
        <w:r>
          <w:rPr>
            <w:noProof/>
            <w:webHidden/>
          </w:rPr>
          <w:fldChar w:fldCharType="begin"/>
        </w:r>
        <w:r>
          <w:rPr>
            <w:noProof/>
            <w:webHidden/>
          </w:rPr>
          <w:instrText xml:space="preserve"> PAGEREF _Toc17352619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0" w:history="1">
        <w:r w:rsidRPr="00B96C1C">
          <w:rPr>
            <w:rStyle w:val="Hyperlink"/>
            <w:noProof/>
          </w:rPr>
          <w:t>4.12.</w:t>
        </w:r>
        <w:r>
          <w:rPr>
            <w:rFonts w:asciiTheme="minorHAnsi" w:eastAsiaTheme="minorEastAsia" w:hAnsiTheme="minorHAnsi" w:cstheme="minorBidi"/>
            <w:noProof/>
            <w:sz w:val="22"/>
            <w:szCs w:val="22"/>
          </w:rPr>
          <w:tab/>
        </w:r>
        <w:r w:rsidRPr="00B96C1C">
          <w:rPr>
            <w:rStyle w:val="Hyperlink"/>
            <w:noProof/>
          </w:rPr>
          <w:t>sp_ShortCalls_Get_Actions</w:t>
        </w:r>
        <w:r>
          <w:rPr>
            <w:noProof/>
            <w:webHidden/>
          </w:rPr>
          <w:tab/>
        </w:r>
        <w:r>
          <w:rPr>
            <w:noProof/>
            <w:webHidden/>
          </w:rPr>
          <w:fldChar w:fldCharType="begin"/>
        </w:r>
        <w:r>
          <w:rPr>
            <w:noProof/>
            <w:webHidden/>
          </w:rPr>
          <w:instrText xml:space="preserve"> PAGEREF _Toc17352620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1" w:history="1">
        <w:r w:rsidRPr="00B96C1C">
          <w:rPr>
            <w:rStyle w:val="Hyperlink"/>
            <w:noProof/>
          </w:rPr>
          <w:t>4.13.</w:t>
        </w:r>
        <w:r>
          <w:rPr>
            <w:rFonts w:asciiTheme="minorHAnsi" w:eastAsiaTheme="minorEastAsia" w:hAnsiTheme="minorHAnsi" w:cstheme="minorBidi"/>
            <w:noProof/>
            <w:sz w:val="22"/>
            <w:szCs w:val="22"/>
          </w:rPr>
          <w:tab/>
        </w:r>
        <w:r w:rsidRPr="00B96C1C">
          <w:rPr>
            <w:rStyle w:val="Hyperlink"/>
            <w:noProof/>
          </w:rPr>
          <w:t>sp_ShortCalls_Get_CallList</w:t>
        </w:r>
        <w:r>
          <w:rPr>
            <w:noProof/>
            <w:webHidden/>
          </w:rPr>
          <w:tab/>
        </w:r>
        <w:r>
          <w:rPr>
            <w:noProof/>
            <w:webHidden/>
          </w:rPr>
          <w:fldChar w:fldCharType="begin"/>
        </w:r>
        <w:r>
          <w:rPr>
            <w:noProof/>
            <w:webHidden/>
          </w:rPr>
          <w:instrText xml:space="preserve"> PAGEREF _Toc17352621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2" w:history="1">
        <w:r w:rsidRPr="00B96C1C">
          <w:rPr>
            <w:rStyle w:val="Hyperlink"/>
            <w:noProof/>
          </w:rPr>
          <w:t>4.14.</w:t>
        </w:r>
        <w:r>
          <w:rPr>
            <w:rFonts w:asciiTheme="minorHAnsi" w:eastAsiaTheme="minorEastAsia" w:hAnsiTheme="minorHAnsi" w:cstheme="minorBidi"/>
            <w:noProof/>
            <w:sz w:val="22"/>
            <w:szCs w:val="22"/>
          </w:rPr>
          <w:tab/>
        </w:r>
        <w:r w:rsidRPr="00B96C1C">
          <w:rPr>
            <w:rStyle w:val="Hyperlink"/>
            <w:noProof/>
          </w:rPr>
          <w:t>sp_ShortCalls_Get_SupReivewDetails</w:t>
        </w:r>
        <w:r>
          <w:rPr>
            <w:noProof/>
            <w:webHidden/>
          </w:rPr>
          <w:tab/>
        </w:r>
        <w:r>
          <w:rPr>
            <w:noProof/>
            <w:webHidden/>
          </w:rPr>
          <w:fldChar w:fldCharType="begin"/>
        </w:r>
        <w:r>
          <w:rPr>
            <w:noProof/>
            <w:webHidden/>
          </w:rPr>
          <w:instrText xml:space="preserve"> PAGEREF _Toc17352622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3" w:history="1">
        <w:r w:rsidRPr="00B96C1C">
          <w:rPr>
            <w:rStyle w:val="Hyperlink"/>
            <w:noProof/>
          </w:rPr>
          <w:t>4.15.</w:t>
        </w:r>
        <w:r>
          <w:rPr>
            <w:rFonts w:asciiTheme="minorHAnsi" w:eastAsiaTheme="minorEastAsia" w:hAnsiTheme="minorHAnsi" w:cstheme="minorBidi"/>
            <w:noProof/>
            <w:sz w:val="22"/>
            <w:szCs w:val="22"/>
          </w:rPr>
          <w:tab/>
        </w:r>
        <w:r w:rsidRPr="00B96C1C">
          <w:rPr>
            <w:rStyle w:val="Hyperlink"/>
            <w:noProof/>
          </w:rPr>
          <w:t>sp_ShortCalls_SupReview_Submit</w:t>
        </w:r>
        <w:r>
          <w:rPr>
            <w:noProof/>
            <w:webHidden/>
          </w:rPr>
          <w:tab/>
        </w:r>
        <w:r>
          <w:rPr>
            <w:noProof/>
            <w:webHidden/>
          </w:rPr>
          <w:fldChar w:fldCharType="begin"/>
        </w:r>
        <w:r>
          <w:rPr>
            <w:noProof/>
            <w:webHidden/>
          </w:rPr>
          <w:instrText xml:space="preserve"> PAGEREF _Toc17352623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4" w:history="1">
        <w:r w:rsidRPr="00B96C1C">
          <w:rPr>
            <w:rStyle w:val="Hyperlink"/>
            <w:noProof/>
          </w:rPr>
          <w:t>4.16.</w:t>
        </w:r>
        <w:r>
          <w:rPr>
            <w:rFonts w:asciiTheme="minorHAnsi" w:eastAsiaTheme="minorEastAsia" w:hAnsiTheme="minorHAnsi" w:cstheme="minorBidi"/>
            <w:noProof/>
            <w:sz w:val="22"/>
            <w:szCs w:val="22"/>
          </w:rPr>
          <w:tab/>
        </w:r>
        <w:r w:rsidRPr="00B96C1C">
          <w:rPr>
            <w:rStyle w:val="Hyperlink"/>
            <w:noProof/>
          </w:rPr>
          <w:t>sp_ShortCalls_MgrReivew_Submit</w:t>
        </w:r>
        <w:r>
          <w:rPr>
            <w:noProof/>
            <w:webHidden/>
          </w:rPr>
          <w:tab/>
        </w:r>
        <w:r>
          <w:rPr>
            <w:noProof/>
            <w:webHidden/>
          </w:rPr>
          <w:fldChar w:fldCharType="begin"/>
        </w:r>
        <w:r>
          <w:rPr>
            <w:noProof/>
            <w:webHidden/>
          </w:rPr>
          <w:instrText xml:space="preserve"> PAGEREF _Toc17352624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1000"/>
          <w:tab w:val="right" w:leader="dot" w:pos="8630"/>
        </w:tabs>
        <w:rPr>
          <w:rFonts w:asciiTheme="minorHAnsi" w:eastAsiaTheme="minorEastAsia" w:hAnsiTheme="minorHAnsi" w:cstheme="minorBidi"/>
          <w:noProof/>
          <w:sz w:val="22"/>
          <w:szCs w:val="22"/>
        </w:rPr>
      </w:pPr>
      <w:hyperlink w:anchor="_Toc17352625" w:history="1">
        <w:r w:rsidRPr="00B96C1C">
          <w:rPr>
            <w:rStyle w:val="Hyperlink"/>
            <w:noProof/>
          </w:rPr>
          <w:t>4.17.</w:t>
        </w:r>
        <w:r>
          <w:rPr>
            <w:rFonts w:asciiTheme="minorHAnsi" w:eastAsiaTheme="minorEastAsia" w:hAnsiTheme="minorHAnsi" w:cstheme="minorBidi"/>
            <w:noProof/>
            <w:sz w:val="22"/>
            <w:szCs w:val="22"/>
          </w:rPr>
          <w:tab/>
        </w:r>
        <w:r w:rsidRPr="00B96C1C">
          <w:rPr>
            <w:rStyle w:val="Hyperlink"/>
            <w:noProof/>
          </w:rPr>
          <w:t>sp_ShortCalls_getMgrReviewDetails</w:t>
        </w:r>
        <w:r>
          <w:rPr>
            <w:noProof/>
            <w:webHidden/>
          </w:rPr>
          <w:tab/>
        </w:r>
        <w:r>
          <w:rPr>
            <w:noProof/>
            <w:webHidden/>
          </w:rPr>
          <w:fldChar w:fldCharType="begin"/>
        </w:r>
        <w:r>
          <w:rPr>
            <w:noProof/>
            <w:webHidden/>
          </w:rPr>
          <w:instrText xml:space="preserve"> PAGEREF _Toc17352625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26" w:history="1">
        <w:r w:rsidRPr="00B96C1C">
          <w:rPr>
            <w:rStyle w:val="Hyperlink"/>
            <w:b/>
            <w:noProof/>
          </w:rPr>
          <w:t>5.</w:t>
        </w:r>
        <w:r>
          <w:rPr>
            <w:rFonts w:asciiTheme="minorHAnsi" w:eastAsiaTheme="minorEastAsia" w:hAnsiTheme="minorHAnsi" w:cstheme="minorBidi"/>
            <w:noProof/>
            <w:sz w:val="22"/>
            <w:szCs w:val="22"/>
          </w:rPr>
          <w:tab/>
        </w:r>
        <w:r w:rsidRPr="00B96C1C">
          <w:rPr>
            <w:rStyle w:val="Hyperlink"/>
            <w:b/>
            <w:noProof/>
          </w:rPr>
          <w:t>Logic to determine pending form type</w:t>
        </w:r>
        <w:r>
          <w:rPr>
            <w:noProof/>
            <w:webHidden/>
          </w:rPr>
          <w:tab/>
        </w:r>
        <w:r>
          <w:rPr>
            <w:noProof/>
            <w:webHidden/>
          </w:rPr>
          <w:fldChar w:fldCharType="begin"/>
        </w:r>
        <w:r>
          <w:rPr>
            <w:noProof/>
            <w:webHidden/>
          </w:rPr>
          <w:instrText xml:space="preserve"> PAGEREF _Toc17352626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27" w:history="1">
        <w:r w:rsidRPr="00B96C1C">
          <w:rPr>
            <w:rStyle w:val="Hyperlink"/>
            <w:noProof/>
          </w:rPr>
          <w:t>5.1.</w:t>
        </w:r>
        <w:r>
          <w:rPr>
            <w:rFonts w:asciiTheme="minorHAnsi" w:eastAsiaTheme="minorEastAsia" w:hAnsiTheme="minorHAnsi" w:cstheme="minorBidi"/>
            <w:noProof/>
            <w:sz w:val="22"/>
            <w:szCs w:val="22"/>
          </w:rPr>
          <w:tab/>
        </w:r>
        <w:r w:rsidRPr="00B96C1C">
          <w:rPr>
            <w:rStyle w:val="Hyperlink"/>
            <w:noProof/>
          </w:rPr>
          <w:t>Pending Acknowledgement</w:t>
        </w:r>
        <w:r>
          <w:rPr>
            <w:noProof/>
            <w:webHidden/>
          </w:rPr>
          <w:tab/>
        </w:r>
        <w:r>
          <w:rPr>
            <w:noProof/>
            <w:webHidden/>
          </w:rPr>
          <w:fldChar w:fldCharType="begin"/>
        </w:r>
        <w:r>
          <w:rPr>
            <w:noProof/>
            <w:webHidden/>
          </w:rPr>
          <w:instrText xml:space="preserve"> PAGEREF _Toc17352627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28" w:history="1">
        <w:r w:rsidRPr="00B96C1C">
          <w:rPr>
            <w:rStyle w:val="Hyperlink"/>
            <w:noProof/>
          </w:rPr>
          <w:t>5.2.</w:t>
        </w:r>
        <w:r>
          <w:rPr>
            <w:rFonts w:asciiTheme="minorHAnsi" w:eastAsiaTheme="minorEastAsia" w:hAnsiTheme="minorHAnsi" w:cstheme="minorBidi"/>
            <w:noProof/>
            <w:sz w:val="22"/>
            <w:szCs w:val="22"/>
          </w:rPr>
          <w:tab/>
        </w:r>
        <w:r w:rsidRPr="00B96C1C">
          <w:rPr>
            <w:rStyle w:val="Hyperlink"/>
            <w:noProof/>
          </w:rPr>
          <w:t>Pending Research</w:t>
        </w:r>
        <w:r>
          <w:rPr>
            <w:noProof/>
            <w:webHidden/>
          </w:rPr>
          <w:tab/>
        </w:r>
        <w:r>
          <w:rPr>
            <w:noProof/>
            <w:webHidden/>
          </w:rPr>
          <w:fldChar w:fldCharType="begin"/>
        </w:r>
        <w:r>
          <w:rPr>
            <w:noProof/>
            <w:webHidden/>
          </w:rPr>
          <w:instrText xml:space="preserve"> PAGEREF _Toc17352628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29" w:history="1">
        <w:r w:rsidRPr="00B96C1C">
          <w:rPr>
            <w:rStyle w:val="Hyperlink"/>
            <w:noProof/>
          </w:rPr>
          <w:t>5.3.</w:t>
        </w:r>
        <w:r>
          <w:rPr>
            <w:rFonts w:asciiTheme="minorHAnsi" w:eastAsiaTheme="minorEastAsia" w:hAnsiTheme="minorHAnsi" w:cstheme="minorBidi"/>
            <w:noProof/>
            <w:sz w:val="22"/>
            <w:szCs w:val="22"/>
          </w:rPr>
          <w:tab/>
        </w:r>
        <w:r w:rsidRPr="00B96C1C">
          <w:rPr>
            <w:rStyle w:val="Hyperlink"/>
            <w:noProof/>
          </w:rPr>
          <w:t>Pending CSE</w:t>
        </w:r>
        <w:r>
          <w:rPr>
            <w:noProof/>
            <w:webHidden/>
          </w:rPr>
          <w:tab/>
        </w:r>
        <w:r>
          <w:rPr>
            <w:noProof/>
            <w:webHidden/>
          </w:rPr>
          <w:fldChar w:fldCharType="begin"/>
        </w:r>
        <w:r>
          <w:rPr>
            <w:noProof/>
            <w:webHidden/>
          </w:rPr>
          <w:instrText xml:space="preserve"> PAGEREF _Toc17352629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0" w:history="1">
        <w:r w:rsidRPr="00B96C1C">
          <w:rPr>
            <w:rStyle w:val="Hyperlink"/>
            <w:noProof/>
          </w:rPr>
          <w:t>5.4.</w:t>
        </w:r>
        <w:r>
          <w:rPr>
            <w:rFonts w:asciiTheme="minorHAnsi" w:eastAsiaTheme="minorEastAsia" w:hAnsiTheme="minorHAnsi" w:cstheme="minorBidi"/>
            <w:noProof/>
            <w:sz w:val="22"/>
            <w:szCs w:val="22"/>
          </w:rPr>
          <w:tab/>
        </w:r>
        <w:r w:rsidRPr="00B96C1C">
          <w:rPr>
            <w:rStyle w:val="Hyperlink"/>
            <w:noProof/>
          </w:rPr>
          <w:t>Pending Short Call Review (Supervisor)</w:t>
        </w:r>
        <w:r>
          <w:rPr>
            <w:noProof/>
            <w:webHidden/>
          </w:rPr>
          <w:tab/>
        </w:r>
        <w:r>
          <w:rPr>
            <w:noProof/>
            <w:webHidden/>
          </w:rPr>
          <w:fldChar w:fldCharType="begin"/>
        </w:r>
        <w:r>
          <w:rPr>
            <w:noProof/>
            <w:webHidden/>
          </w:rPr>
          <w:instrText xml:space="preserve"> PAGEREF _Toc17352630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1" w:history="1">
        <w:r w:rsidRPr="00B96C1C">
          <w:rPr>
            <w:rStyle w:val="Hyperlink"/>
            <w:noProof/>
          </w:rPr>
          <w:t>5.5.</w:t>
        </w:r>
        <w:r>
          <w:rPr>
            <w:rFonts w:asciiTheme="minorHAnsi" w:eastAsiaTheme="minorEastAsia" w:hAnsiTheme="minorHAnsi" w:cstheme="minorBidi"/>
            <w:noProof/>
            <w:sz w:val="22"/>
            <w:szCs w:val="22"/>
          </w:rPr>
          <w:tab/>
        </w:r>
        <w:r w:rsidRPr="00B96C1C">
          <w:rPr>
            <w:rStyle w:val="Hyperlink"/>
            <w:noProof/>
          </w:rPr>
          <w:t>Pending Short Call Confirm (Manager)</w:t>
        </w:r>
        <w:r>
          <w:rPr>
            <w:noProof/>
            <w:webHidden/>
          </w:rPr>
          <w:tab/>
        </w:r>
        <w:r>
          <w:rPr>
            <w:noProof/>
            <w:webHidden/>
          </w:rPr>
          <w:fldChar w:fldCharType="begin"/>
        </w:r>
        <w:r>
          <w:rPr>
            <w:noProof/>
            <w:webHidden/>
          </w:rPr>
          <w:instrText xml:space="preserve"> PAGEREF _Toc17352631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2" w:history="1">
        <w:r w:rsidRPr="00B96C1C">
          <w:rPr>
            <w:rStyle w:val="Hyperlink"/>
            <w:noProof/>
          </w:rPr>
          <w:t>5.6.</w:t>
        </w:r>
        <w:r>
          <w:rPr>
            <w:rFonts w:asciiTheme="minorHAnsi" w:eastAsiaTheme="minorEastAsia" w:hAnsiTheme="minorHAnsi" w:cstheme="minorBidi"/>
            <w:noProof/>
            <w:sz w:val="22"/>
            <w:szCs w:val="22"/>
          </w:rPr>
          <w:tab/>
        </w:r>
        <w:r w:rsidRPr="00B96C1C">
          <w:rPr>
            <w:rStyle w:val="Hyperlink"/>
            <w:noProof/>
          </w:rPr>
          <w:t>Pending Regular Review</w:t>
        </w:r>
        <w:r>
          <w:rPr>
            <w:noProof/>
            <w:webHidden/>
          </w:rPr>
          <w:tab/>
        </w:r>
        <w:r>
          <w:rPr>
            <w:noProof/>
            <w:webHidden/>
          </w:rPr>
          <w:fldChar w:fldCharType="begin"/>
        </w:r>
        <w:r>
          <w:rPr>
            <w:noProof/>
            <w:webHidden/>
          </w:rPr>
          <w:instrText xml:space="preserve"> PAGEREF _Toc17352632 \h </w:instrText>
        </w:r>
        <w:r>
          <w:rPr>
            <w:noProof/>
            <w:webHidden/>
          </w:rPr>
        </w:r>
        <w:r>
          <w:rPr>
            <w:noProof/>
            <w:webHidden/>
          </w:rPr>
          <w:fldChar w:fldCharType="separate"/>
        </w:r>
        <w:r>
          <w:rPr>
            <w:noProof/>
            <w:webHidden/>
          </w:rPr>
          <w:t>24</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33" w:history="1">
        <w:r w:rsidRPr="00B96C1C">
          <w:rPr>
            <w:rStyle w:val="Hyperlink"/>
            <w:b/>
            <w:noProof/>
          </w:rPr>
          <w:t>6.</w:t>
        </w:r>
        <w:r>
          <w:rPr>
            <w:rFonts w:asciiTheme="minorHAnsi" w:eastAsiaTheme="minorEastAsia" w:hAnsiTheme="minorHAnsi" w:cstheme="minorBidi"/>
            <w:noProof/>
            <w:sz w:val="22"/>
            <w:szCs w:val="22"/>
          </w:rPr>
          <w:tab/>
        </w:r>
        <w:r w:rsidRPr="00B96C1C">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_Toc17352633 \h </w:instrText>
        </w:r>
        <w:r>
          <w:rPr>
            <w:noProof/>
            <w:webHidden/>
          </w:rPr>
        </w:r>
        <w:r>
          <w:rPr>
            <w:noProof/>
            <w:webHidden/>
          </w:rPr>
          <w:fldChar w:fldCharType="separate"/>
        </w:r>
        <w:r>
          <w:rPr>
            <w:noProof/>
            <w:webHidden/>
          </w:rPr>
          <w:t>25</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34" w:history="1">
        <w:r w:rsidRPr="00B96C1C">
          <w:rPr>
            <w:rStyle w:val="Hyperlink"/>
            <w:b/>
            <w:noProof/>
          </w:rPr>
          <w:t>7.</w:t>
        </w:r>
        <w:r>
          <w:rPr>
            <w:rFonts w:asciiTheme="minorHAnsi" w:eastAsiaTheme="minorEastAsia" w:hAnsiTheme="minorHAnsi" w:cstheme="minorBidi"/>
            <w:noProof/>
            <w:sz w:val="22"/>
            <w:szCs w:val="22"/>
          </w:rPr>
          <w:tab/>
        </w:r>
        <w:r w:rsidRPr="00B96C1C">
          <w:rPr>
            <w:rStyle w:val="Hyperlink"/>
            <w:b/>
            <w:noProof/>
          </w:rPr>
          <w:t>Logic to determine next status</w:t>
        </w:r>
        <w:r>
          <w:rPr>
            <w:noProof/>
            <w:webHidden/>
          </w:rPr>
          <w:tab/>
        </w:r>
        <w:r>
          <w:rPr>
            <w:noProof/>
            <w:webHidden/>
          </w:rPr>
          <w:fldChar w:fldCharType="begin"/>
        </w:r>
        <w:r>
          <w:rPr>
            <w:noProof/>
            <w:webHidden/>
          </w:rPr>
          <w:instrText xml:space="preserve"> PAGEREF _Toc17352634 \h </w:instrText>
        </w:r>
        <w:r>
          <w:rPr>
            <w:noProof/>
            <w:webHidden/>
          </w:rPr>
        </w:r>
        <w:r>
          <w:rPr>
            <w:noProof/>
            <w:webHidden/>
          </w:rPr>
          <w:fldChar w:fldCharType="separate"/>
        </w:r>
        <w:r>
          <w:rPr>
            <w:noProof/>
            <w:webHidden/>
          </w:rPr>
          <w:t>25</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5" w:history="1">
        <w:r w:rsidRPr="00B96C1C">
          <w:rPr>
            <w:rStyle w:val="Hyperlink"/>
            <w:noProof/>
          </w:rPr>
          <w:t>7.1.</w:t>
        </w:r>
        <w:r>
          <w:rPr>
            <w:rFonts w:asciiTheme="minorHAnsi" w:eastAsiaTheme="minorEastAsia" w:hAnsiTheme="minorHAnsi" w:cstheme="minorBidi"/>
            <w:noProof/>
            <w:sz w:val="22"/>
            <w:szCs w:val="22"/>
          </w:rPr>
          <w:tab/>
        </w:r>
        <w:r w:rsidRPr="00B96C1C">
          <w:rPr>
            <w:rStyle w:val="Hyperlink"/>
            <w:noProof/>
          </w:rPr>
          <w:t>Pending Acknowledgement</w:t>
        </w:r>
        <w:r>
          <w:rPr>
            <w:noProof/>
            <w:webHidden/>
          </w:rPr>
          <w:tab/>
        </w:r>
        <w:r>
          <w:rPr>
            <w:noProof/>
            <w:webHidden/>
          </w:rPr>
          <w:fldChar w:fldCharType="begin"/>
        </w:r>
        <w:r>
          <w:rPr>
            <w:noProof/>
            <w:webHidden/>
          </w:rPr>
          <w:instrText xml:space="preserve"> PAGEREF _Toc17352635 \h </w:instrText>
        </w:r>
        <w:r>
          <w:rPr>
            <w:noProof/>
            <w:webHidden/>
          </w:rPr>
        </w:r>
        <w:r>
          <w:rPr>
            <w:noProof/>
            <w:webHidden/>
          </w:rPr>
          <w:fldChar w:fldCharType="separate"/>
        </w:r>
        <w:r>
          <w:rPr>
            <w:noProof/>
            <w:webHidden/>
          </w:rPr>
          <w:t>25</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6" w:history="1">
        <w:r w:rsidRPr="00B96C1C">
          <w:rPr>
            <w:rStyle w:val="Hyperlink"/>
            <w:noProof/>
          </w:rPr>
          <w:t>7.2.</w:t>
        </w:r>
        <w:r>
          <w:rPr>
            <w:rFonts w:asciiTheme="minorHAnsi" w:eastAsiaTheme="minorEastAsia" w:hAnsiTheme="minorHAnsi" w:cstheme="minorBidi"/>
            <w:noProof/>
            <w:sz w:val="22"/>
            <w:szCs w:val="22"/>
          </w:rPr>
          <w:tab/>
        </w:r>
        <w:r w:rsidRPr="00B96C1C">
          <w:rPr>
            <w:rStyle w:val="Hyperlink"/>
            <w:noProof/>
          </w:rPr>
          <w:t>Pending Research</w:t>
        </w:r>
        <w:r>
          <w:rPr>
            <w:noProof/>
            <w:webHidden/>
          </w:rPr>
          <w:tab/>
        </w:r>
        <w:r>
          <w:rPr>
            <w:noProof/>
            <w:webHidden/>
          </w:rPr>
          <w:fldChar w:fldCharType="begin"/>
        </w:r>
        <w:r>
          <w:rPr>
            <w:noProof/>
            <w:webHidden/>
          </w:rPr>
          <w:instrText xml:space="preserve"> PAGEREF _Toc17352636 \h </w:instrText>
        </w:r>
        <w:r>
          <w:rPr>
            <w:noProof/>
            <w:webHidden/>
          </w:rPr>
        </w:r>
        <w:r>
          <w:rPr>
            <w:noProof/>
            <w:webHidden/>
          </w:rPr>
          <w:fldChar w:fldCharType="separate"/>
        </w:r>
        <w:r>
          <w:rPr>
            <w:noProof/>
            <w:webHidden/>
          </w:rPr>
          <w:t>26</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7" w:history="1">
        <w:r w:rsidRPr="00B96C1C">
          <w:rPr>
            <w:rStyle w:val="Hyperlink"/>
            <w:noProof/>
          </w:rPr>
          <w:t>7.3.</w:t>
        </w:r>
        <w:r>
          <w:rPr>
            <w:rFonts w:asciiTheme="minorHAnsi" w:eastAsiaTheme="minorEastAsia" w:hAnsiTheme="minorHAnsi" w:cstheme="minorBidi"/>
            <w:noProof/>
            <w:sz w:val="22"/>
            <w:szCs w:val="22"/>
          </w:rPr>
          <w:tab/>
        </w:r>
        <w:r w:rsidRPr="00B96C1C">
          <w:rPr>
            <w:rStyle w:val="Hyperlink"/>
            <w:noProof/>
          </w:rPr>
          <w:t>Pending CSE</w:t>
        </w:r>
        <w:r>
          <w:rPr>
            <w:noProof/>
            <w:webHidden/>
          </w:rPr>
          <w:tab/>
        </w:r>
        <w:r>
          <w:rPr>
            <w:noProof/>
            <w:webHidden/>
          </w:rPr>
          <w:fldChar w:fldCharType="begin"/>
        </w:r>
        <w:r>
          <w:rPr>
            <w:noProof/>
            <w:webHidden/>
          </w:rPr>
          <w:instrText xml:space="preserve"> PAGEREF _Toc17352637 \h </w:instrText>
        </w:r>
        <w:r>
          <w:rPr>
            <w:noProof/>
            <w:webHidden/>
          </w:rPr>
        </w:r>
        <w:r>
          <w:rPr>
            <w:noProof/>
            <w:webHidden/>
          </w:rPr>
          <w:fldChar w:fldCharType="separate"/>
        </w:r>
        <w:r>
          <w:rPr>
            <w:noProof/>
            <w:webHidden/>
          </w:rPr>
          <w:t>26</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8" w:history="1">
        <w:r w:rsidRPr="00B96C1C">
          <w:rPr>
            <w:rStyle w:val="Hyperlink"/>
            <w:noProof/>
          </w:rPr>
          <w:t>7.4.</w:t>
        </w:r>
        <w:r>
          <w:rPr>
            <w:rFonts w:asciiTheme="minorHAnsi" w:eastAsiaTheme="minorEastAsia" w:hAnsiTheme="minorHAnsi" w:cstheme="minorBidi"/>
            <w:noProof/>
            <w:sz w:val="22"/>
            <w:szCs w:val="22"/>
          </w:rPr>
          <w:tab/>
        </w:r>
        <w:r w:rsidRPr="00B96C1C">
          <w:rPr>
            <w:rStyle w:val="Hyperlink"/>
            <w:noProof/>
          </w:rPr>
          <w:t>Pending Short Call Review (Supervisor)</w:t>
        </w:r>
        <w:r>
          <w:rPr>
            <w:noProof/>
            <w:webHidden/>
          </w:rPr>
          <w:tab/>
        </w:r>
        <w:r>
          <w:rPr>
            <w:noProof/>
            <w:webHidden/>
          </w:rPr>
          <w:fldChar w:fldCharType="begin"/>
        </w:r>
        <w:r>
          <w:rPr>
            <w:noProof/>
            <w:webHidden/>
          </w:rPr>
          <w:instrText xml:space="preserve"> PAGEREF _Toc17352638 \h </w:instrText>
        </w:r>
        <w:r>
          <w:rPr>
            <w:noProof/>
            <w:webHidden/>
          </w:rPr>
        </w:r>
        <w:r>
          <w:rPr>
            <w:noProof/>
            <w:webHidden/>
          </w:rPr>
          <w:fldChar w:fldCharType="separate"/>
        </w:r>
        <w:r>
          <w:rPr>
            <w:noProof/>
            <w:webHidden/>
          </w:rPr>
          <w:t>26</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39" w:history="1">
        <w:r w:rsidRPr="00B96C1C">
          <w:rPr>
            <w:rStyle w:val="Hyperlink"/>
            <w:noProof/>
          </w:rPr>
          <w:t>7.5.</w:t>
        </w:r>
        <w:r>
          <w:rPr>
            <w:rFonts w:asciiTheme="minorHAnsi" w:eastAsiaTheme="minorEastAsia" w:hAnsiTheme="minorHAnsi" w:cstheme="minorBidi"/>
            <w:noProof/>
            <w:sz w:val="22"/>
            <w:szCs w:val="22"/>
          </w:rPr>
          <w:tab/>
        </w:r>
        <w:r w:rsidRPr="00B96C1C">
          <w:rPr>
            <w:rStyle w:val="Hyperlink"/>
            <w:noProof/>
          </w:rPr>
          <w:t>Pending Short Call Confirm (Manager)</w:t>
        </w:r>
        <w:r>
          <w:rPr>
            <w:noProof/>
            <w:webHidden/>
          </w:rPr>
          <w:tab/>
        </w:r>
        <w:r>
          <w:rPr>
            <w:noProof/>
            <w:webHidden/>
          </w:rPr>
          <w:fldChar w:fldCharType="begin"/>
        </w:r>
        <w:r>
          <w:rPr>
            <w:noProof/>
            <w:webHidden/>
          </w:rPr>
          <w:instrText xml:space="preserve"> PAGEREF _Toc17352639 \h </w:instrText>
        </w:r>
        <w:r>
          <w:rPr>
            <w:noProof/>
            <w:webHidden/>
          </w:rPr>
        </w:r>
        <w:r>
          <w:rPr>
            <w:noProof/>
            <w:webHidden/>
          </w:rPr>
          <w:fldChar w:fldCharType="separate"/>
        </w:r>
        <w:r>
          <w:rPr>
            <w:noProof/>
            <w:webHidden/>
          </w:rPr>
          <w:t>26</w:t>
        </w:r>
        <w:r>
          <w:rPr>
            <w:noProof/>
            <w:webHidden/>
          </w:rPr>
          <w:fldChar w:fldCharType="end"/>
        </w:r>
      </w:hyperlink>
    </w:p>
    <w:p w:rsidR="00E05F4E" w:rsidRDefault="00E05F4E">
      <w:pPr>
        <w:pStyle w:val="TOC2"/>
        <w:tabs>
          <w:tab w:val="left" w:pos="800"/>
          <w:tab w:val="right" w:leader="dot" w:pos="8630"/>
        </w:tabs>
        <w:rPr>
          <w:rFonts w:asciiTheme="minorHAnsi" w:eastAsiaTheme="minorEastAsia" w:hAnsiTheme="minorHAnsi" w:cstheme="minorBidi"/>
          <w:noProof/>
          <w:sz w:val="22"/>
          <w:szCs w:val="22"/>
        </w:rPr>
      </w:pPr>
      <w:hyperlink w:anchor="_Toc17352640" w:history="1">
        <w:r w:rsidRPr="00B96C1C">
          <w:rPr>
            <w:rStyle w:val="Hyperlink"/>
            <w:noProof/>
          </w:rPr>
          <w:t>7.6.</w:t>
        </w:r>
        <w:r>
          <w:rPr>
            <w:rFonts w:asciiTheme="minorHAnsi" w:eastAsiaTheme="minorEastAsia" w:hAnsiTheme="minorHAnsi" w:cstheme="minorBidi"/>
            <w:noProof/>
            <w:sz w:val="22"/>
            <w:szCs w:val="22"/>
          </w:rPr>
          <w:tab/>
        </w:r>
        <w:r w:rsidRPr="00B96C1C">
          <w:rPr>
            <w:rStyle w:val="Hyperlink"/>
            <w:noProof/>
          </w:rPr>
          <w:t>Pending Regular Review</w:t>
        </w:r>
        <w:r>
          <w:rPr>
            <w:noProof/>
            <w:webHidden/>
          </w:rPr>
          <w:tab/>
        </w:r>
        <w:r>
          <w:rPr>
            <w:noProof/>
            <w:webHidden/>
          </w:rPr>
          <w:fldChar w:fldCharType="begin"/>
        </w:r>
        <w:r>
          <w:rPr>
            <w:noProof/>
            <w:webHidden/>
          </w:rPr>
          <w:instrText xml:space="preserve"> PAGEREF _Toc17352640 \h </w:instrText>
        </w:r>
        <w:r>
          <w:rPr>
            <w:noProof/>
            <w:webHidden/>
          </w:rPr>
        </w:r>
        <w:r>
          <w:rPr>
            <w:noProof/>
            <w:webHidden/>
          </w:rPr>
          <w:fldChar w:fldCharType="separate"/>
        </w:r>
        <w:r>
          <w:rPr>
            <w:noProof/>
            <w:webHidden/>
          </w:rPr>
          <w:t>26</w:t>
        </w:r>
        <w:r>
          <w:rPr>
            <w:noProof/>
            <w:webHidden/>
          </w:rPr>
          <w:fldChar w:fldCharType="end"/>
        </w:r>
      </w:hyperlink>
    </w:p>
    <w:p w:rsidR="00E05F4E" w:rsidRDefault="00E05F4E">
      <w:pPr>
        <w:pStyle w:val="TOC2"/>
        <w:tabs>
          <w:tab w:val="left" w:pos="600"/>
          <w:tab w:val="right" w:leader="dot" w:pos="8630"/>
        </w:tabs>
        <w:rPr>
          <w:rFonts w:asciiTheme="minorHAnsi" w:eastAsiaTheme="minorEastAsia" w:hAnsiTheme="minorHAnsi" w:cstheme="minorBidi"/>
          <w:noProof/>
          <w:sz w:val="22"/>
          <w:szCs w:val="22"/>
        </w:rPr>
      </w:pPr>
      <w:hyperlink w:anchor="_Toc17352641" w:history="1">
        <w:r w:rsidRPr="00B96C1C">
          <w:rPr>
            <w:rStyle w:val="Hyperlink"/>
            <w:b/>
            <w:noProof/>
          </w:rPr>
          <w:t>8.</w:t>
        </w:r>
        <w:r>
          <w:rPr>
            <w:rFonts w:asciiTheme="minorHAnsi" w:eastAsiaTheme="minorEastAsia" w:hAnsiTheme="minorHAnsi" w:cstheme="minorBidi"/>
            <w:noProof/>
            <w:sz w:val="22"/>
            <w:szCs w:val="22"/>
          </w:rPr>
          <w:tab/>
        </w:r>
        <w:r w:rsidRPr="00B96C1C">
          <w:rPr>
            <w:rStyle w:val="Hyperlink"/>
            <w:b/>
            <w:noProof/>
          </w:rPr>
          <w:t>Instruction text</w:t>
        </w:r>
        <w:r>
          <w:rPr>
            <w:noProof/>
            <w:webHidden/>
          </w:rPr>
          <w:tab/>
        </w:r>
        <w:r>
          <w:rPr>
            <w:noProof/>
            <w:webHidden/>
          </w:rPr>
          <w:fldChar w:fldCharType="begin"/>
        </w:r>
        <w:r>
          <w:rPr>
            <w:noProof/>
            <w:webHidden/>
          </w:rPr>
          <w:instrText xml:space="preserve"> PAGEREF _Toc17352641 \h </w:instrText>
        </w:r>
        <w:r>
          <w:rPr>
            <w:noProof/>
            <w:webHidden/>
          </w:rPr>
        </w:r>
        <w:r>
          <w:rPr>
            <w:noProof/>
            <w:webHidden/>
          </w:rPr>
          <w:fldChar w:fldCharType="separate"/>
        </w:r>
        <w:r>
          <w:rPr>
            <w:noProof/>
            <w:webHidden/>
          </w:rPr>
          <w:t>26</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6" w:name="_Toc17352599"/>
      <w:r w:rsidRPr="00251693">
        <w:rPr>
          <w:b/>
        </w:rPr>
        <w:lastRenderedPageBreak/>
        <w:t>Description</w:t>
      </w:r>
      <w:bookmarkEnd w:id="6"/>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7" w:name="_Toc17352600"/>
      <w:r>
        <w:rPr>
          <w:b/>
        </w:rPr>
        <w:t>Business Logic – ReviewController.cs</w:t>
      </w:r>
      <w:bookmarkEnd w:id="7"/>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8" w:name="_Toc17352601"/>
      <w:r w:rsidRPr="00664275">
        <w:rPr>
          <w:b/>
        </w:rPr>
        <w:t>P</w:t>
      </w:r>
      <w:r w:rsidR="00EF5FC8" w:rsidRPr="00664275">
        <w:rPr>
          <w:b/>
        </w:rPr>
        <w:t>age details</w:t>
      </w:r>
      <w:bookmarkEnd w:id="8"/>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9" w:name="_Toc17352602"/>
      <w:r w:rsidRPr="0033187B">
        <w:t>Views\</w:t>
      </w:r>
      <w:r w:rsidR="00665FB9">
        <w:t>Review</w:t>
      </w:r>
      <w:r w:rsidRPr="0033187B">
        <w:t>\</w:t>
      </w:r>
      <w:r w:rsidR="00E14B1F" w:rsidRPr="0033187B">
        <w:t>_</w:t>
      </w:r>
      <w:r w:rsidR="00665FB9">
        <w:t>ReviewCoachingHome.cshtml</w:t>
      </w:r>
      <w:r w:rsidR="00F416CC">
        <w:t>, _ViewWarningLog.cshtml</w:t>
      </w:r>
      <w:bookmarkEnd w:id="9"/>
    </w:p>
    <w:p w:rsidR="009B2A2F" w:rsidRDefault="009B2A2F" w:rsidP="007A38A2">
      <w:pPr>
        <w:pStyle w:val="ListParagraph"/>
        <w:numPr>
          <w:ilvl w:val="2"/>
          <w:numId w:val="3"/>
        </w:numPr>
        <w:autoSpaceDE w:val="0"/>
        <w:autoSpaceDN w:val="0"/>
        <w:adjustRightInd w:val="0"/>
        <w:outlineLvl w:val="1"/>
      </w:pPr>
      <w:bookmarkStart w:id="10" w:name="_Toc17352603"/>
      <w:r>
        <w:t>Razor pages comprising Web Page</w:t>
      </w:r>
      <w:bookmarkEnd w:id="10"/>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1" w:name="_Toc17352604"/>
      <w:r>
        <w:t>Layout Page</w:t>
      </w:r>
      <w:bookmarkEnd w:id="11"/>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2" w:name="_Toc17352605"/>
      <w:r>
        <w:t>Screen</w:t>
      </w:r>
      <w:r w:rsidR="001D2F61">
        <w:t>s</w:t>
      </w:r>
      <w:r>
        <w:t>hot</w:t>
      </w:r>
      <w:bookmarkEnd w:id="12"/>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3" w:name="_Toc17352606"/>
      <w:r>
        <w:t>Web Page Invoked Events</w:t>
      </w:r>
      <w:bookmarkEnd w:id="13"/>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4" w:name="_Toc17352607"/>
      <w:r>
        <w:t>Web Page</w:t>
      </w:r>
      <w:r w:rsidR="0019081C">
        <w:t xml:space="preserve"> Fields</w:t>
      </w:r>
      <w:bookmarkEnd w:id="14"/>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 xml:space="preserve">ATT Not Updated - SWP notified that Empower is </w:t>
            </w:r>
            <w:r>
              <w:lastRenderedPageBreak/>
              <w:t>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del w:id="15" w:author="Huang, Lili" w:date="2019-08-22T07:50:00Z">
              <w:r w:rsidDel="00392E3F">
                <w:delText>6</w:delText>
              </w:r>
            </w:del>
            <w:ins w:id="16" w:author="Huang, Lili" w:date="2019-08-22T07:50:00Z">
              <w:r w:rsidR="00392E3F">
                <w:t>8</w:t>
              </w:r>
            </w:ins>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as much detail as </w:t>
            </w:r>
            <w:r>
              <w:lastRenderedPageBreak/>
              <w:t>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w:t>
            </w:r>
            <w:r>
              <w:lastRenderedPageBreak/>
              <w:t>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lastRenderedPageBreak/>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r>
              <w:lastRenderedPageBreak/>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_WarningLogInfo.cshtml:</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_ViewWarningLog.cshtml</w:t>
            </w:r>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0"/>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7" w:name="_Toc17352608"/>
      <w:r>
        <w:rPr>
          <w:b/>
        </w:rPr>
        <w:lastRenderedPageBreak/>
        <w:t>Stored Procedures</w:t>
      </w:r>
      <w:bookmarkEnd w:id="17"/>
    </w:p>
    <w:p w:rsidR="00C3614E" w:rsidRDefault="00C3614E" w:rsidP="007A38A2">
      <w:pPr>
        <w:pStyle w:val="ListParagraph"/>
        <w:numPr>
          <w:ilvl w:val="1"/>
          <w:numId w:val="4"/>
        </w:numPr>
        <w:outlineLvl w:val="1"/>
      </w:pPr>
      <w:bookmarkStart w:id="18" w:name="_Toc17352609"/>
      <w:r>
        <w:t>sp_SelectReviewFrom_Coaching_Log</w:t>
      </w:r>
      <w:bookmarkEnd w:id="18"/>
    </w:p>
    <w:p w:rsidR="00C3614E" w:rsidRDefault="00C3614E" w:rsidP="007A38A2">
      <w:pPr>
        <w:pStyle w:val="ListParagraph"/>
        <w:numPr>
          <w:ilvl w:val="1"/>
          <w:numId w:val="4"/>
        </w:numPr>
        <w:outlineLvl w:val="1"/>
      </w:pPr>
      <w:bookmarkStart w:id="19" w:name="_Toc17352610"/>
      <w:r>
        <w:t>sp_SelectReviewFrom_Coaching_Log_Reasons</w:t>
      </w:r>
      <w:bookmarkEnd w:id="19"/>
    </w:p>
    <w:p w:rsidR="00C3614E" w:rsidRDefault="00C3614E" w:rsidP="007A38A2">
      <w:pPr>
        <w:pStyle w:val="ListParagraph"/>
        <w:numPr>
          <w:ilvl w:val="1"/>
          <w:numId w:val="4"/>
        </w:numPr>
        <w:outlineLvl w:val="1"/>
      </w:pPr>
      <w:bookmarkStart w:id="20" w:name="_Toc17352611"/>
      <w:r>
        <w:t>sp_SelectReviewFrom_Warning_Log_Reasons</w:t>
      </w:r>
      <w:bookmarkEnd w:id="20"/>
    </w:p>
    <w:p w:rsidR="00C3614E" w:rsidRDefault="00C16263" w:rsidP="007A38A2">
      <w:pPr>
        <w:pStyle w:val="ListParagraph"/>
        <w:numPr>
          <w:ilvl w:val="1"/>
          <w:numId w:val="4"/>
        </w:numPr>
        <w:outlineLvl w:val="1"/>
      </w:pPr>
      <w:bookmarkStart w:id="21" w:name="_Toc17352612"/>
      <w:r>
        <w:t>sp_Update_Review_Coaching_Log_Suerpvisor_Pending</w:t>
      </w:r>
      <w:bookmarkEnd w:id="21"/>
    </w:p>
    <w:p w:rsidR="006320EB" w:rsidRDefault="006320EB" w:rsidP="007A38A2">
      <w:pPr>
        <w:pStyle w:val="ListParagraph"/>
        <w:numPr>
          <w:ilvl w:val="1"/>
          <w:numId w:val="4"/>
        </w:numPr>
        <w:outlineLvl w:val="1"/>
      </w:pPr>
      <w:bookmarkStart w:id="22" w:name="_Toc17352613"/>
      <w:r>
        <w:t>sp_Update_Review_Coaching_Log_Supervisor_Acknowledge</w:t>
      </w:r>
      <w:bookmarkEnd w:id="22"/>
    </w:p>
    <w:p w:rsidR="006320EB" w:rsidRDefault="00973AEA" w:rsidP="007A38A2">
      <w:pPr>
        <w:pStyle w:val="ListParagraph"/>
        <w:numPr>
          <w:ilvl w:val="1"/>
          <w:numId w:val="4"/>
        </w:numPr>
        <w:outlineLvl w:val="1"/>
      </w:pPr>
      <w:bookmarkStart w:id="23" w:name="_Toc17352614"/>
      <w:r>
        <w:t>sp_Update_Review_Coaching_Log_Employee_Pending</w:t>
      </w:r>
      <w:bookmarkEnd w:id="23"/>
    </w:p>
    <w:p w:rsidR="00C16263" w:rsidRDefault="00C16263" w:rsidP="007A38A2">
      <w:pPr>
        <w:pStyle w:val="ListParagraph"/>
        <w:numPr>
          <w:ilvl w:val="1"/>
          <w:numId w:val="4"/>
        </w:numPr>
        <w:outlineLvl w:val="1"/>
      </w:pPr>
      <w:bookmarkStart w:id="24" w:name="_Toc17352615"/>
      <w:r>
        <w:t>sp_Update_Review_Coaching_Log_Employee_Acknowledge</w:t>
      </w:r>
      <w:bookmarkEnd w:id="24"/>
    </w:p>
    <w:p w:rsidR="00FA782E" w:rsidRDefault="00FA782E" w:rsidP="007A38A2">
      <w:pPr>
        <w:pStyle w:val="ListParagraph"/>
        <w:numPr>
          <w:ilvl w:val="1"/>
          <w:numId w:val="4"/>
        </w:numPr>
        <w:outlineLvl w:val="1"/>
      </w:pPr>
      <w:bookmarkStart w:id="25" w:name="_Toc17352616"/>
      <w:r>
        <w:t>sp_Update_Review_Coaching_Log_Manager_Pending_Research</w:t>
      </w:r>
      <w:bookmarkEnd w:id="25"/>
    </w:p>
    <w:p w:rsidR="00FA782E" w:rsidRDefault="00FA782E" w:rsidP="007A38A2">
      <w:pPr>
        <w:pStyle w:val="ListParagraph"/>
        <w:numPr>
          <w:ilvl w:val="1"/>
          <w:numId w:val="4"/>
        </w:numPr>
        <w:outlineLvl w:val="1"/>
      </w:pPr>
      <w:bookmarkStart w:id="26" w:name="_Toc17352617"/>
      <w:r>
        <w:t>sp_Update_Review_Coaching_Log_Manager_Pending_CSE</w:t>
      </w:r>
      <w:bookmarkEnd w:id="26"/>
    </w:p>
    <w:p w:rsidR="00AC7FF8" w:rsidRDefault="00AC7FF8" w:rsidP="007A38A2">
      <w:pPr>
        <w:pStyle w:val="ListParagraph"/>
        <w:numPr>
          <w:ilvl w:val="1"/>
          <w:numId w:val="4"/>
        </w:numPr>
        <w:outlineLvl w:val="1"/>
      </w:pPr>
      <w:bookmarkStart w:id="27" w:name="_Toc17352618"/>
      <w:r>
        <w:t>sp_SelectReviewFrom_Coaching_Log_Quality_Now</w:t>
      </w:r>
      <w:bookmarkEnd w:id="27"/>
    </w:p>
    <w:p w:rsidR="00897564" w:rsidRDefault="002A22C0" w:rsidP="007A38A2">
      <w:pPr>
        <w:pStyle w:val="ListParagraph"/>
        <w:numPr>
          <w:ilvl w:val="1"/>
          <w:numId w:val="4"/>
        </w:numPr>
        <w:outlineLvl w:val="1"/>
      </w:pPr>
      <w:bookmarkStart w:id="28" w:name="_Toc17352619"/>
      <w:r>
        <w:t>sp_ShortCalls_Get_BehaviorList</w:t>
      </w:r>
      <w:bookmarkEnd w:id="28"/>
    </w:p>
    <w:p w:rsidR="002A22C0" w:rsidRDefault="002A22C0" w:rsidP="007A38A2">
      <w:pPr>
        <w:pStyle w:val="ListParagraph"/>
        <w:numPr>
          <w:ilvl w:val="1"/>
          <w:numId w:val="4"/>
        </w:numPr>
        <w:outlineLvl w:val="1"/>
      </w:pPr>
      <w:bookmarkStart w:id="29" w:name="_Toc17352620"/>
      <w:r>
        <w:t>sp_ShortCalls_Get_Actions</w:t>
      </w:r>
      <w:bookmarkEnd w:id="29"/>
    </w:p>
    <w:p w:rsidR="002A22C0" w:rsidRDefault="002A22C0" w:rsidP="007A38A2">
      <w:pPr>
        <w:pStyle w:val="ListParagraph"/>
        <w:numPr>
          <w:ilvl w:val="1"/>
          <w:numId w:val="4"/>
        </w:numPr>
        <w:outlineLvl w:val="1"/>
      </w:pPr>
      <w:bookmarkStart w:id="30" w:name="_Toc17352621"/>
      <w:r>
        <w:t>sp_ShortCalls_Get_CallList</w:t>
      </w:r>
      <w:bookmarkEnd w:id="30"/>
    </w:p>
    <w:p w:rsidR="002A22C0" w:rsidRDefault="002A22C0" w:rsidP="007A38A2">
      <w:pPr>
        <w:pStyle w:val="ListParagraph"/>
        <w:numPr>
          <w:ilvl w:val="1"/>
          <w:numId w:val="4"/>
        </w:numPr>
        <w:outlineLvl w:val="1"/>
      </w:pPr>
      <w:bookmarkStart w:id="31" w:name="_Toc17352622"/>
      <w:r>
        <w:t>sp_ShortCalls_Get_SupReivewDetails</w:t>
      </w:r>
      <w:bookmarkEnd w:id="31"/>
    </w:p>
    <w:p w:rsidR="002A22C0" w:rsidRDefault="002A22C0" w:rsidP="007A38A2">
      <w:pPr>
        <w:pStyle w:val="ListParagraph"/>
        <w:numPr>
          <w:ilvl w:val="1"/>
          <w:numId w:val="4"/>
        </w:numPr>
        <w:outlineLvl w:val="1"/>
      </w:pPr>
      <w:bookmarkStart w:id="32" w:name="_Toc17352623"/>
      <w:r>
        <w:t>sp_ShortCalls_SupReview_Submit</w:t>
      </w:r>
      <w:bookmarkEnd w:id="32"/>
    </w:p>
    <w:p w:rsidR="002A22C0" w:rsidRDefault="002A22C0" w:rsidP="007A38A2">
      <w:pPr>
        <w:pStyle w:val="ListParagraph"/>
        <w:numPr>
          <w:ilvl w:val="1"/>
          <w:numId w:val="4"/>
        </w:numPr>
        <w:outlineLvl w:val="1"/>
      </w:pPr>
      <w:bookmarkStart w:id="33" w:name="_Toc17352624"/>
      <w:r>
        <w:t>sp_ShortCalls_MgrReivew_Submit</w:t>
      </w:r>
      <w:bookmarkEnd w:id="33"/>
    </w:p>
    <w:p w:rsidR="002D6656" w:rsidRDefault="003D32AC" w:rsidP="007E27E7">
      <w:pPr>
        <w:pStyle w:val="ListParagraph"/>
        <w:numPr>
          <w:ilvl w:val="1"/>
          <w:numId w:val="4"/>
        </w:numPr>
        <w:outlineLvl w:val="1"/>
      </w:pPr>
      <w:bookmarkStart w:id="34" w:name="_Toc17352625"/>
      <w:r>
        <w:t>sp_ShortCalls_getMgrReviewDetails</w:t>
      </w:r>
      <w:bookmarkEnd w:id="34"/>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5" w:name="_Toc17352626"/>
      <w:r>
        <w:rPr>
          <w:b/>
        </w:rPr>
        <w:t>Logic to d</w:t>
      </w:r>
      <w:r w:rsidR="006C1828">
        <w:rPr>
          <w:b/>
        </w:rPr>
        <w:t xml:space="preserve">etermine </w:t>
      </w:r>
      <w:r>
        <w:rPr>
          <w:b/>
        </w:rPr>
        <w:t>pending form type</w:t>
      </w:r>
      <w:bookmarkEnd w:id="35"/>
    </w:p>
    <w:p w:rsidR="00015568" w:rsidRDefault="00015568" w:rsidP="007A38A2">
      <w:pPr>
        <w:pStyle w:val="ListParagraph"/>
        <w:numPr>
          <w:ilvl w:val="1"/>
          <w:numId w:val="4"/>
        </w:numPr>
        <w:outlineLvl w:val="1"/>
      </w:pPr>
      <w:bookmarkStart w:id="36" w:name="_Toc17352627"/>
      <w:r>
        <w:t>Pending Acknowledgement</w:t>
      </w:r>
      <w:bookmarkEnd w:id="36"/>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7" w:name="_Toc17352628"/>
      <w:r>
        <w:t>Pending Research</w:t>
      </w:r>
      <w:bookmarkEnd w:id="37"/>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38" w:name="_Toc17352629"/>
      <w:r>
        <w:t>Pending CSE</w:t>
      </w:r>
      <w:bookmarkEnd w:id="38"/>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39" w:name="_Toc17352630"/>
      <w:r>
        <w:t>Pending Short Call Review</w:t>
      </w:r>
      <w:r w:rsidR="00B53039">
        <w:t xml:space="preserve"> (Supervisor)</w:t>
      </w:r>
      <w:bookmarkEnd w:id="39"/>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0" w:name="_Toc17352631"/>
      <w:r>
        <w:t>Pending Short Call Confirm</w:t>
      </w:r>
      <w:r w:rsidR="00B53039">
        <w:t xml:space="preserve"> (Manager)</w:t>
      </w:r>
      <w:bookmarkEnd w:id="40"/>
    </w:p>
    <w:p w:rsidR="00742889" w:rsidRDefault="00742889" w:rsidP="00B17210">
      <w:pPr>
        <w:pStyle w:val="ListParagraph"/>
        <w:ind w:left="792"/>
      </w:pPr>
      <w:r>
        <w:t xml:space="preserve">If </w:t>
      </w:r>
      <w:r w:rsidR="00EE70FB">
        <w:t>Coaching Log is Short Call and status is “Pending Manager Review”.</w:t>
      </w:r>
    </w:p>
    <w:p w:rsidR="00F23E9E" w:rsidRDefault="00F23E9E" w:rsidP="00F84EB3">
      <w:pPr>
        <w:pStyle w:val="ListParagraph"/>
        <w:ind w:left="792"/>
        <w:outlineLvl w:val="1"/>
      </w:pPr>
    </w:p>
    <w:p w:rsidR="0053696C" w:rsidRDefault="0053696C" w:rsidP="007A38A2">
      <w:pPr>
        <w:pStyle w:val="ListParagraph"/>
        <w:numPr>
          <w:ilvl w:val="1"/>
          <w:numId w:val="4"/>
        </w:numPr>
        <w:outlineLvl w:val="1"/>
      </w:pPr>
      <w:bookmarkStart w:id="41" w:name="_Toc17352632"/>
      <w:r>
        <w:t xml:space="preserve">Pending </w:t>
      </w:r>
      <w:r w:rsidR="008F585E">
        <w:t xml:space="preserve">Regular </w:t>
      </w:r>
      <w:r>
        <w:t>Review</w:t>
      </w:r>
      <w:bookmarkEnd w:id="41"/>
    </w:p>
    <w:p w:rsidR="008E081A" w:rsidRDefault="008E081A" w:rsidP="00F87424">
      <w:pPr>
        <w:pStyle w:val="ListParagraph"/>
        <w:ind w:left="792"/>
      </w:pPr>
      <w:r>
        <w:lastRenderedPageBreak/>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42" w:name="_Toc17352633"/>
      <w:r>
        <w:rPr>
          <w:b/>
        </w:rPr>
        <w:t>Logic to determine Review Page display mode (Ready Only vs Editable)</w:t>
      </w:r>
      <w:bookmarkEnd w:id="42"/>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43" w:name="_Toc17352634"/>
      <w:r>
        <w:rPr>
          <w:b/>
        </w:rPr>
        <w:t>Logic to determine next status</w:t>
      </w:r>
      <w:bookmarkEnd w:id="43"/>
    </w:p>
    <w:p w:rsidR="00C64664" w:rsidRDefault="00714AE8" w:rsidP="00C64664">
      <w:pPr>
        <w:pStyle w:val="ListParagraph"/>
        <w:numPr>
          <w:ilvl w:val="1"/>
          <w:numId w:val="4"/>
        </w:numPr>
        <w:outlineLvl w:val="1"/>
      </w:pPr>
      <w:bookmarkStart w:id="44" w:name="_Toc17352635"/>
      <w:r>
        <w:t>Pending Acknowledgement</w:t>
      </w:r>
      <w:bookmarkEnd w:id="44"/>
      <w:r w:rsidR="00C64664">
        <w:t xml:space="preserve"> </w:t>
      </w:r>
    </w:p>
    <w:p w:rsidR="00C64664" w:rsidRDefault="00C64664" w:rsidP="001E0800">
      <w:pPr>
        <w:pStyle w:val="ListParagraph"/>
        <w:ind w:left="792"/>
      </w:pPr>
      <w:r>
        <w:t>For OverTurned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lastRenderedPageBreak/>
        <w:t>If current status is “Pending Acknowledgement”, then next status will be “Pending Employee Reviw”;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5" w:name="_Toc17352636"/>
      <w:r>
        <w:t>Pending Research</w:t>
      </w:r>
      <w:bookmarkEnd w:id="45"/>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6" w:name="_Toc17352637"/>
      <w:r>
        <w:t>Pending CSE</w:t>
      </w:r>
      <w:bookmarkEnd w:id="46"/>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47" w:name="_Toc17352638"/>
      <w:r>
        <w:t>Pending Short Call Review (Supervisor)</w:t>
      </w:r>
      <w:bookmarkEnd w:id="47"/>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48" w:name="_Toc17352639"/>
      <w:r>
        <w:t xml:space="preserve">Pending Short Call </w:t>
      </w:r>
      <w:r w:rsidR="00AD503D">
        <w:t>Confirm</w:t>
      </w:r>
      <w:r>
        <w:t xml:space="preserve"> (</w:t>
      </w:r>
      <w:r w:rsidR="00D548C6">
        <w:t>Manager</w:t>
      </w:r>
      <w:r>
        <w:t>)</w:t>
      </w:r>
      <w:bookmarkEnd w:id="48"/>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49" w:name="_Toc17352640"/>
      <w:r>
        <w:t xml:space="preserve">Pending </w:t>
      </w:r>
      <w:r w:rsidR="0021598C">
        <w:t xml:space="preserve">Regular </w:t>
      </w:r>
      <w:r>
        <w:t>Review</w:t>
      </w:r>
      <w:bookmarkEnd w:id="49"/>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50" w:name="_Toc17352641"/>
      <w:r>
        <w:rPr>
          <w:b/>
        </w:rPr>
        <w:t>Instruction text</w:t>
      </w:r>
      <w:bookmarkEnd w:id="50"/>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if Source is Performance Scorecard</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Pr>
          <w:b/>
        </w:rPr>
        <w:t xml:space="preserve"> if Source is Internal CCO Reporting</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p>
    <w:p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C92257" w:rsidRDefault="007A1BAF" w:rsidP="007A1BAF">
      <w:pPr>
        <w:pStyle w:val="ListParagraph"/>
        <w:numPr>
          <w:ilvl w:val="0"/>
          <w:numId w:val="12"/>
        </w:numPr>
        <w:rPr>
          <w:b/>
        </w:rPr>
      </w:pPr>
      <w:r w:rsidRPr="00C92257">
        <w:rPr>
          <w:b/>
        </w:rPr>
        <w:t>ETS/OAS</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lastRenderedPageBreak/>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ins w:id="51" w:author="Huang, Lili" w:date="2019-08-22T07:47:00Z"/>
          <w:b/>
        </w:rPr>
      </w:pPr>
      <w:ins w:id="52" w:author="Huang, Lili" w:date="2019-08-22T07:48:00Z">
        <w:r>
          <w:rPr>
            <w:b/>
          </w:rPr>
          <w:t>OTH/APS</w:t>
        </w:r>
      </w:ins>
      <w:bookmarkStart w:id="53" w:name="_GoBack"/>
      <w:bookmarkEnd w:id="53"/>
    </w:p>
    <w:p w:rsidR="00955F36" w:rsidRDefault="00BC36A7" w:rsidP="00BC36A7">
      <w:pPr>
        <w:pStyle w:val="ListParagraph"/>
        <w:ind w:left="1512"/>
        <w:rPr>
          <w:ins w:id="54" w:author="Huang, Lili" w:date="2019-08-22T07:48:00Z"/>
        </w:rPr>
      </w:pPr>
      <w:ins w:id="55" w:author="Huang, Lili" w:date="2019-08-22T07:48:00Z">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ins>
      <w:r w:rsidR="0029709D">
        <w:tab/>
      </w:r>
    </w:p>
    <w:p w:rsidR="00FA2333" w:rsidRDefault="00FA2333" w:rsidP="00BC36A7">
      <w:pPr>
        <w:pStyle w:val="ListParagraph"/>
        <w:ind w:left="1512"/>
        <w:rPr>
          <w:ins w:id="56" w:author="Huang, Lili" w:date="2019-08-22T07:48:00Z"/>
        </w:rPr>
      </w:pPr>
    </w:p>
    <w:p w:rsidR="00FA2333" w:rsidRPr="00C92257" w:rsidRDefault="00FA2333" w:rsidP="00FA2333">
      <w:pPr>
        <w:pStyle w:val="ListParagraph"/>
        <w:numPr>
          <w:ilvl w:val="0"/>
          <w:numId w:val="12"/>
        </w:numPr>
        <w:rPr>
          <w:ins w:id="57" w:author="Huang, Lili" w:date="2019-08-22T07:48:00Z"/>
          <w:b/>
        </w:rPr>
      </w:pPr>
      <w:ins w:id="58" w:author="Huang, Lili" w:date="2019-08-22T07:48:00Z">
        <w:r>
          <w:rPr>
            <w:b/>
          </w:rPr>
          <w:t>OTH/A</w:t>
        </w:r>
      </w:ins>
      <w:ins w:id="59" w:author="Huang, Lili" w:date="2019-08-22T07:49:00Z">
        <w:r>
          <w:rPr>
            <w:b/>
          </w:rPr>
          <w:t>PW</w:t>
        </w:r>
      </w:ins>
    </w:p>
    <w:p w:rsidR="00FA2333" w:rsidRPr="0029709D" w:rsidRDefault="00FA2333" w:rsidP="00FA2333">
      <w:pPr>
        <w:pStyle w:val="ListParagraph"/>
        <w:ind w:left="1512"/>
      </w:pPr>
      <w:ins w:id="60" w:author="Huang, Lili" w:date="2019-08-22T07:49:00Z">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ins>
    </w:p>
    <w:sectPr w:rsidR="00FA2333" w:rsidRPr="0029709D" w:rsidSect="009B6177">
      <w:footerReference w:type="default" r:id="rId3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B6F" w:rsidRDefault="00B57B6F">
      <w:r>
        <w:separator/>
      </w:r>
    </w:p>
  </w:endnote>
  <w:endnote w:type="continuationSeparator" w:id="0">
    <w:p w:rsidR="00B57B6F" w:rsidRDefault="00B57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t xml:space="preserve">                                                                                   CCO_eCoaching_Log_Review 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4C2B0C">
      <w:rPr>
        <w:rStyle w:val="PageNumber"/>
        <w:noProof/>
      </w:rPr>
      <w:t>10</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r>
    <w:r>
      <w:rPr>
        <w:b/>
        <w:sz w:val="18"/>
      </w:rPr>
      <w:tab/>
    </w:r>
    <w:r>
      <w:rPr>
        <w:b/>
        <w:sz w:val="18"/>
      </w:rPr>
      <w:tab/>
      <w:t xml:space="preserve">                                       CCO_eCoaching_Log_Historical_Dashboard_DD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4C2B0C">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B6F" w:rsidRDefault="00B57B6F">
      <w:r>
        <w:separator/>
      </w:r>
    </w:p>
  </w:footnote>
  <w:footnote w:type="continuationSeparator" w:id="0">
    <w:p w:rsidR="00B57B6F" w:rsidRDefault="00B57B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1"/>
  </w:num>
  <w:num w:numId="2">
    <w:abstractNumId w:val="8"/>
  </w:num>
  <w:num w:numId="3">
    <w:abstractNumId w:val="9"/>
  </w:num>
  <w:num w:numId="4">
    <w:abstractNumId w:val="6"/>
  </w:num>
  <w:num w:numId="5">
    <w:abstractNumId w:val="0"/>
  </w:num>
  <w:num w:numId="6">
    <w:abstractNumId w:val="13"/>
  </w:num>
  <w:num w:numId="7">
    <w:abstractNumId w:val="2"/>
  </w:num>
  <w:num w:numId="8">
    <w:abstractNumId w:val="16"/>
  </w:num>
  <w:num w:numId="9">
    <w:abstractNumId w:val="15"/>
  </w:num>
  <w:num w:numId="10">
    <w:abstractNumId w:val="3"/>
  </w:num>
  <w:num w:numId="11">
    <w:abstractNumId w:val="17"/>
  </w:num>
  <w:num w:numId="12">
    <w:abstractNumId w:val="7"/>
  </w:num>
  <w:num w:numId="13">
    <w:abstractNumId w:val="10"/>
  </w:num>
  <w:num w:numId="14">
    <w:abstractNumId w:val="12"/>
  </w:num>
  <w:num w:numId="15">
    <w:abstractNumId w:val="5"/>
  </w:num>
  <w:num w:numId="16">
    <w:abstractNumId w:val="1"/>
  </w:num>
  <w:num w:numId="17">
    <w:abstractNumId w:val="4"/>
  </w:num>
  <w:num w:numId="18">
    <w:abstractNumId w:val="14"/>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5AC"/>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56D95"/>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2DCF"/>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4D8"/>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3AC2"/>
    <w:rsid w:val="00283B35"/>
    <w:rsid w:val="00283ECC"/>
    <w:rsid w:val="00284144"/>
    <w:rsid w:val="002841A2"/>
    <w:rsid w:val="002854E6"/>
    <w:rsid w:val="00285761"/>
    <w:rsid w:val="00285A78"/>
    <w:rsid w:val="0028678C"/>
    <w:rsid w:val="00287B76"/>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4D25"/>
    <w:rsid w:val="002D5076"/>
    <w:rsid w:val="002D57DC"/>
    <w:rsid w:val="002D6656"/>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20AC"/>
    <w:rsid w:val="00562244"/>
    <w:rsid w:val="005625D3"/>
    <w:rsid w:val="005628FD"/>
    <w:rsid w:val="0056347A"/>
    <w:rsid w:val="00563C5F"/>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832"/>
    <w:rsid w:val="005A7E91"/>
    <w:rsid w:val="005B007F"/>
    <w:rsid w:val="005B082D"/>
    <w:rsid w:val="005B10E5"/>
    <w:rsid w:val="005B12FF"/>
    <w:rsid w:val="005B19F1"/>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C7655"/>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C13"/>
    <w:rsid w:val="007947D0"/>
    <w:rsid w:val="007947D7"/>
    <w:rsid w:val="00794B52"/>
    <w:rsid w:val="00795393"/>
    <w:rsid w:val="007953D3"/>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156D"/>
    <w:rsid w:val="007D2432"/>
    <w:rsid w:val="007D3A41"/>
    <w:rsid w:val="007D4F00"/>
    <w:rsid w:val="007D586A"/>
    <w:rsid w:val="007D6438"/>
    <w:rsid w:val="007D7267"/>
    <w:rsid w:val="007D74AE"/>
    <w:rsid w:val="007D78D8"/>
    <w:rsid w:val="007E0A9E"/>
    <w:rsid w:val="007E1244"/>
    <w:rsid w:val="007E1747"/>
    <w:rsid w:val="007E1950"/>
    <w:rsid w:val="007E1A3E"/>
    <w:rsid w:val="007E1D30"/>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DF0"/>
    <w:rsid w:val="00865FAA"/>
    <w:rsid w:val="00866CED"/>
    <w:rsid w:val="00867C45"/>
    <w:rsid w:val="00870468"/>
    <w:rsid w:val="00871A9C"/>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682"/>
    <w:rsid w:val="00991B09"/>
    <w:rsid w:val="00991E20"/>
    <w:rsid w:val="00992BF8"/>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66C"/>
    <w:rsid w:val="00AE6755"/>
    <w:rsid w:val="00AE75E3"/>
    <w:rsid w:val="00AF0510"/>
    <w:rsid w:val="00AF0FA9"/>
    <w:rsid w:val="00AF130C"/>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19B5"/>
    <w:rsid w:val="00B52E72"/>
    <w:rsid w:val="00B53039"/>
    <w:rsid w:val="00B53480"/>
    <w:rsid w:val="00B53ADA"/>
    <w:rsid w:val="00B54921"/>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0E14"/>
    <w:rsid w:val="00BF115F"/>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3FD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238"/>
    <w:rsid w:val="00D3476D"/>
    <w:rsid w:val="00D34F47"/>
    <w:rsid w:val="00D34FB1"/>
    <w:rsid w:val="00D358DC"/>
    <w:rsid w:val="00D35CF5"/>
    <w:rsid w:val="00D35F1D"/>
    <w:rsid w:val="00D35F4A"/>
    <w:rsid w:val="00D3609F"/>
    <w:rsid w:val="00D3661E"/>
    <w:rsid w:val="00D36CDF"/>
    <w:rsid w:val="00D36E75"/>
    <w:rsid w:val="00D40575"/>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8C6"/>
    <w:rsid w:val="00D54C8D"/>
    <w:rsid w:val="00D5507A"/>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88D"/>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2329"/>
    <w:rsid w:val="00E32928"/>
    <w:rsid w:val="00E32C45"/>
    <w:rsid w:val="00E3307A"/>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CD921-2BCC-4E21-BC1E-3CAB9A0B9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14053</TotalTime>
  <Pages>1</Pages>
  <Words>5197</Words>
  <Characters>29628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34756</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2284</cp:revision>
  <cp:lastPrinted>2008-09-18T13:23:00Z</cp:lastPrinted>
  <dcterms:created xsi:type="dcterms:W3CDTF">2016-03-22T16:25:00Z</dcterms:created>
  <dcterms:modified xsi:type="dcterms:W3CDTF">2019-08-22T12:51:00Z</dcterms:modified>
</cp:coreProperties>
</file>