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283C6A"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A7442F"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818396"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 xml:space="preserve">TFS 12836 – </w:t>
            </w:r>
            <w:proofErr w:type="spellStart"/>
            <w:r>
              <w:rPr>
                <w:color w:val="000000"/>
                <w:sz w:val="20"/>
              </w:rPr>
              <w:t>OverTurned</w:t>
            </w:r>
            <w:proofErr w:type="spellEnd"/>
            <w:r>
              <w:rPr>
                <w:color w:val="000000"/>
                <w:sz w:val="20"/>
              </w:rPr>
              <w:t xml:space="preserve">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ins w:id="0" w:author="Huang, Lili" w:date="2019-05-31T13:56:00Z"/>
                <w:sz w:val="20"/>
              </w:rPr>
            </w:pPr>
            <w:r>
              <w:rPr>
                <w:sz w:val="20"/>
              </w:rPr>
              <w:t>05/15/2019</w:t>
            </w:r>
          </w:p>
          <w:p w:rsidR="00A82B1B" w:rsidRDefault="00A82B1B" w:rsidP="001118A1">
            <w:pPr>
              <w:pStyle w:val="hdr1"/>
              <w:ind w:left="0"/>
              <w:jc w:val="left"/>
              <w:rPr>
                <w:sz w:val="20"/>
              </w:rPr>
            </w:pPr>
            <w:ins w:id="1" w:author="Huang, Lili" w:date="2019-05-31T13:56:00Z">
              <w:r>
                <w:rPr>
                  <w:sz w:val="20"/>
                </w:rPr>
                <w:t>05/31/2019</w:t>
              </w:r>
            </w:ins>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ins w:id="2" w:author="Huang, Lili" w:date="2019-05-31T13:56:00Z"/>
                <w:color w:val="000000"/>
                <w:sz w:val="20"/>
              </w:rPr>
            </w:pPr>
            <w:r>
              <w:rPr>
                <w:color w:val="000000"/>
                <w:sz w:val="20"/>
              </w:rPr>
              <w:t>TFS 14442 – Display MRS static text based on Source</w:t>
            </w:r>
          </w:p>
          <w:p w:rsidR="00A82B1B" w:rsidRDefault="00A82B1B" w:rsidP="001118A1">
            <w:pPr>
              <w:pStyle w:val="hdr1"/>
              <w:ind w:left="0"/>
              <w:jc w:val="left"/>
              <w:rPr>
                <w:ins w:id="3" w:author="Huang, Lili" w:date="2019-06-20T09:47:00Z"/>
                <w:color w:val="000000"/>
                <w:sz w:val="20"/>
              </w:rPr>
            </w:pPr>
            <w:ins w:id="4" w:author="Huang, Lili" w:date="2019-05-31T13:56:00Z">
              <w:r>
                <w:rPr>
                  <w:color w:val="000000"/>
                  <w:sz w:val="20"/>
                </w:rPr>
                <w:t xml:space="preserve">TFS </w:t>
              </w:r>
            </w:ins>
            <w:ins w:id="5" w:author="Huang, Lili" w:date="2019-06-24T13:34:00Z">
              <w:r w:rsidR="00734EDC">
                <w:rPr>
                  <w:color w:val="000000"/>
                  <w:sz w:val="20"/>
                </w:rPr>
                <w:t>14699</w:t>
              </w:r>
            </w:ins>
            <w:ins w:id="6" w:author="Huang, Lili" w:date="2019-05-31T13:56:00Z">
              <w:r>
                <w:rPr>
                  <w:color w:val="000000"/>
                  <w:sz w:val="20"/>
                </w:rPr>
                <w:t xml:space="preserve"> – Modify logic to handle short call logs</w:t>
              </w:r>
            </w:ins>
          </w:p>
          <w:p w:rsidR="0060602E" w:rsidRDefault="0060602E" w:rsidP="001118A1">
            <w:pPr>
              <w:pStyle w:val="hdr1"/>
              <w:ind w:left="0"/>
              <w:jc w:val="left"/>
              <w:rPr>
                <w:color w:val="000000"/>
                <w:sz w:val="20"/>
              </w:rPr>
            </w:pPr>
            <w:ins w:id="7" w:author="Huang, Lili" w:date="2019-06-20T09:48:00Z">
              <w:r>
                <w:rPr>
                  <w:color w:val="000000"/>
                  <w:sz w:val="20"/>
                </w:rPr>
                <w:t>Plus: Cleanup</w:t>
              </w:r>
            </w:ins>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ins w:id="8" w:author="Huang, Lili" w:date="2019-05-31T13:57:00Z"/>
                <w:sz w:val="20"/>
              </w:rPr>
            </w:pPr>
            <w:r>
              <w:rPr>
                <w:sz w:val="20"/>
              </w:rPr>
              <w:t>Lili Huang</w:t>
            </w:r>
          </w:p>
          <w:p w:rsidR="00A82B1B" w:rsidRDefault="00A82B1B">
            <w:pPr>
              <w:pStyle w:val="hdr1"/>
              <w:ind w:left="0"/>
              <w:jc w:val="left"/>
              <w:rPr>
                <w:sz w:val="20"/>
              </w:rPr>
            </w:pPr>
            <w:ins w:id="9" w:author="Huang, Lili" w:date="2019-05-31T13:57:00Z">
              <w:r>
                <w:rPr>
                  <w:sz w:val="20"/>
                </w:rPr>
                <w:t>Lili Huang</w:t>
              </w:r>
            </w:ins>
          </w:p>
        </w:tc>
      </w:tr>
      <w:tr w:rsidR="00F73817">
        <w:trPr>
          <w:ins w:id="10" w:author="Huang, Lili" w:date="2019-07-08T10:53:00Z"/>
        </w:trPr>
        <w:tc>
          <w:tcPr>
            <w:tcW w:w="1440" w:type="dxa"/>
          </w:tcPr>
          <w:p w:rsidR="00F73817" w:rsidRDefault="00F73817" w:rsidP="001118A1">
            <w:pPr>
              <w:pStyle w:val="hdr1"/>
              <w:ind w:left="0"/>
              <w:jc w:val="left"/>
              <w:rPr>
                <w:ins w:id="11" w:author="Huang, Lili" w:date="2019-07-08T10:53:00Z"/>
                <w:sz w:val="20"/>
              </w:rPr>
            </w:pPr>
            <w:r>
              <w:rPr>
                <w:sz w:val="20"/>
              </w:rPr>
              <w:t>07/01/2019</w:t>
            </w:r>
          </w:p>
        </w:tc>
        <w:tc>
          <w:tcPr>
            <w:tcW w:w="5238" w:type="dxa"/>
          </w:tcPr>
          <w:p w:rsidR="00F73817" w:rsidRDefault="00F73817" w:rsidP="001118A1">
            <w:pPr>
              <w:pStyle w:val="hdr1"/>
              <w:ind w:left="0"/>
              <w:jc w:val="left"/>
              <w:rPr>
                <w:ins w:id="12" w:author="Huang, Lili" w:date="2019-07-08T10:53:00Z"/>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ins w:id="13" w:author="Huang, Lili" w:date="2019-07-08T10:53:00Z"/>
                <w:sz w:val="20"/>
              </w:rPr>
            </w:pPr>
            <w:r>
              <w:rPr>
                <w:sz w:val="20"/>
              </w:rPr>
              <w:t>Lili Huang</w:t>
            </w: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bookmarkStart w:id="14" w:name="_GoBack"/>
    <w:bookmarkEnd w:id="14"/>
    <w:p w:rsidR="003D5B7B"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476515" w:history="1">
        <w:r w:rsidR="003D5B7B" w:rsidRPr="00342EA8">
          <w:rPr>
            <w:rStyle w:val="Hyperlink"/>
            <w:b/>
            <w:noProof/>
          </w:rPr>
          <w:t>1.</w:t>
        </w:r>
        <w:r w:rsidR="003D5B7B">
          <w:rPr>
            <w:rFonts w:asciiTheme="minorHAnsi" w:eastAsiaTheme="minorEastAsia" w:hAnsiTheme="minorHAnsi" w:cstheme="minorBidi"/>
            <w:noProof/>
            <w:sz w:val="22"/>
            <w:szCs w:val="22"/>
          </w:rPr>
          <w:tab/>
        </w:r>
        <w:r w:rsidR="003D5B7B" w:rsidRPr="00342EA8">
          <w:rPr>
            <w:rStyle w:val="Hyperlink"/>
            <w:b/>
            <w:noProof/>
          </w:rPr>
          <w:t>Description</w:t>
        </w:r>
        <w:r w:rsidR="003D5B7B">
          <w:rPr>
            <w:noProof/>
            <w:webHidden/>
          </w:rPr>
          <w:tab/>
        </w:r>
        <w:r w:rsidR="003D5B7B">
          <w:rPr>
            <w:noProof/>
            <w:webHidden/>
          </w:rPr>
          <w:fldChar w:fldCharType="begin"/>
        </w:r>
        <w:r w:rsidR="003D5B7B">
          <w:rPr>
            <w:noProof/>
            <w:webHidden/>
          </w:rPr>
          <w:instrText xml:space="preserve"> PAGEREF _Toc13476515 \h </w:instrText>
        </w:r>
        <w:r w:rsidR="003D5B7B">
          <w:rPr>
            <w:noProof/>
            <w:webHidden/>
          </w:rPr>
        </w:r>
        <w:r w:rsidR="003D5B7B">
          <w:rPr>
            <w:noProof/>
            <w:webHidden/>
          </w:rPr>
          <w:fldChar w:fldCharType="separate"/>
        </w:r>
        <w:r w:rsidR="003D5B7B">
          <w:rPr>
            <w:noProof/>
            <w:webHidden/>
          </w:rPr>
          <w:t>4</w:t>
        </w:r>
        <w:r w:rsidR="003D5B7B">
          <w:rPr>
            <w:noProof/>
            <w:webHidden/>
          </w:rPr>
          <w:fldChar w:fldCharType="end"/>
        </w:r>
      </w:hyperlink>
    </w:p>
    <w:p w:rsidR="003D5B7B" w:rsidRDefault="003D5B7B">
      <w:pPr>
        <w:pStyle w:val="TOC2"/>
        <w:tabs>
          <w:tab w:val="left" w:pos="600"/>
          <w:tab w:val="right" w:leader="dot" w:pos="8630"/>
        </w:tabs>
        <w:rPr>
          <w:rFonts w:asciiTheme="minorHAnsi" w:eastAsiaTheme="minorEastAsia" w:hAnsiTheme="minorHAnsi" w:cstheme="minorBidi"/>
          <w:noProof/>
          <w:sz w:val="22"/>
          <w:szCs w:val="22"/>
        </w:rPr>
      </w:pPr>
      <w:hyperlink w:anchor="_Toc13476516" w:history="1">
        <w:r w:rsidRPr="00342EA8">
          <w:rPr>
            <w:rStyle w:val="Hyperlink"/>
            <w:b/>
            <w:noProof/>
          </w:rPr>
          <w:t>2.</w:t>
        </w:r>
        <w:r>
          <w:rPr>
            <w:rFonts w:asciiTheme="minorHAnsi" w:eastAsiaTheme="minorEastAsia" w:hAnsiTheme="minorHAnsi" w:cstheme="minorBidi"/>
            <w:noProof/>
            <w:sz w:val="22"/>
            <w:szCs w:val="22"/>
          </w:rPr>
          <w:tab/>
        </w:r>
        <w:r w:rsidRPr="00342EA8">
          <w:rPr>
            <w:rStyle w:val="Hyperlink"/>
            <w:b/>
            <w:noProof/>
          </w:rPr>
          <w:t>Business Logic – ReviewController.cs</w:t>
        </w:r>
        <w:r>
          <w:rPr>
            <w:noProof/>
            <w:webHidden/>
          </w:rPr>
          <w:tab/>
        </w:r>
        <w:r>
          <w:rPr>
            <w:noProof/>
            <w:webHidden/>
          </w:rPr>
          <w:fldChar w:fldCharType="begin"/>
        </w:r>
        <w:r>
          <w:rPr>
            <w:noProof/>
            <w:webHidden/>
          </w:rPr>
          <w:instrText xml:space="preserve"> PAGEREF _Toc13476516 \h </w:instrText>
        </w:r>
        <w:r>
          <w:rPr>
            <w:noProof/>
            <w:webHidden/>
          </w:rPr>
        </w:r>
        <w:r>
          <w:rPr>
            <w:noProof/>
            <w:webHidden/>
          </w:rPr>
          <w:fldChar w:fldCharType="separate"/>
        </w:r>
        <w:r>
          <w:rPr>
            <w:noProof/>
            <w:webHidden/>
          </w:rPr>
          <w:t>4</w:t>
        </w:r>
        <w:r>
          <w:rPr>
            <w:noProof/>
            <w:webHidden/>
          </w:rPr>
          <w:fldChar w:fldCharType="end"/>
        </w:r>
      </w:hyperlink>
    </w:p>
    <w:p w:rsidR="003D5B7B" w:rsidRDefault="003D5B7B">
      <w:pPr>
        <w:pStyle w:val="TOC2"/>
        <w:tabs>
          <w:tab w:val="left" w:pos="600"/>
          <w:tab w:val="right" w:leader="dot" w:pos="8630"/>
        </w:tabs>
        <w:rPr>
          <w:rFonts w:asciiTheme="minorHAnsi" w:eastAsiaTheme="minorEastAsia" w:hAnsiTheme="minorHAnsi" w:cstheme="minorBidi"/>
          <w:noProof/>
          <w:sz w:val="22"/>
          <w:szCs w:val="22"/>
        </w:rPr>
      </w:pPr>
      <w:hyperlink w:anchor="_Toc13476517" w:history="1">
        <w:r w:rsidRPr="00342EA8">
          <w:rPr>
            <w:rStyle w:val="Hyperlink"/>
            <w:b/>
            <w:noProof/>
          </w:rPr>
          <w:t>3.</w:t>
        </w:r>
        <w:r>
          <w:rPr>
            <w:rFonts w:asciiTheme="minorHAnsi" w:eastAsiaTheme="minorEastAsia" w:hAnsiTheme="minorHAnsi" w:cstheme="minorBidi"/>
            <w:noProof/>
            <w:sz w:val="22"/>
            <w:szCs w:val="22"/>
          </w:rPr>
          <w:tab/>
        </w:r>
        <w:r w:rsidRPr="00342EA8">
          <w:rPr>
            <w:rStyle w:val="Hyperlink"/>
            <w:b/>
            <w:noProof/>
          </w:rPr>
          <w:t>Page details</w:t>
        </w:r>
        <w:r>
          <w:rPr>
            <w:noProof/>
            <w:webHidden/>
          </w:rPr>
          <w:tab/>
        </w:r>
        <w:r>
          <w:rPr>
            <w:noProof/>
            <w:webHidden/>
          </w:rPr>
          <w:fldChar w:fldCharType="begin"/>
        </w:r>
        <w:r>
          <w:rPr>
            <w:noProof/>
            <w:webHidden/>
          </w:rPr>
          <w:instrText xml:space="preserve"> PAGEREF _Toc13476517 \h </w:instrText>
        </w:r>
        <w:r>
          <w:rPr>
            <w:noProof/>
            <w:webHidden/>
          </w:rPr>
        </w:r>
        <w:r>
          <w:rPr>
            <w:noProof/>
            <w:webHidden/>
          </w:rPr>
          <w:fldChar w:fldCharType="separate"/>
        </w:r>
        <w:r>
          <w:rPr>
            <w:noProof/>
            <w:webHidden/>
          </w:rPr>
          <w:t>5</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18" w:history="1">
        <w:r w:rsidRPr="00342EA8">
          <w:rPr>
            <w:rStyle w:val="Hyperlink"/>
            <w:noProof/>
          </w:rPr>
          <w:t>3.1</w:t>
        </w:r>
        <w:r>
          <w:rPr>
            <w:rFonts w:asciiTheme="minorHAnsi" w:eastAsiaTheme="minorEastAsia" w:hAnsiTheme="minorHAnsi" w:cstheme="minorBidi"/>
            <w:noProof/>
            <w:sz w:val="22"/>
            <w:szCs w:val="22"/>
          </w:rPr>
          <w:tab/>
        </w:r>
        <w:r w:rsidRPr="00342EA8">
          <w:rPr>
            <w:rStyle w:val="Hyperlink"/>
            <w:noProof/>
          </w:rPr>
          <w:t>Views\Review\_ReviewCoachingHome.cshtml, _ViewWarningLog.cshtml</w:t>
        </w:r>
        <w:r>
          <w:rPr>
            <w:noProof/>
            <w:webHidden/>
          </w:rPr>
          <w:tab/>
        </w:r>
        <w:r>
          <w:rPr>
            <w:noProof/>
            <w:webHidden/>
          </w:rPr>
          <w:fldChar w:fldCharType="begin"/>
        </w:r>
        <w:r>
          <w:rPr>
            <w:noProof/>
            <w:webHidden/>
          </w:rPr>
          <w:instrText xml:space="preserve"> PAGEREF _Toc13476518 \h </w:instrText>
        </w:r>
        <w:r>
          <w:rPr>
            <w:noProof/>
            <w:webHidden/>
          </w:rPr>
        </w:r>
        <w:r>
          <w:rPr>
            <w:noProof/>
            <w:webHidden/>
          </w:rPr>
          <w:fldChar w:fldCharType="separate"/>
        </w:r>
        <w:r>
          <w:rPr>
            <w:noProof/>
            <w:webHidden/>
          </w:rPr>
          <w:t>5</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19" w:history="1">
        <w:r w:rsidRPr="00342EA8">
          <w:rPr>
            <w:rStyle w:val="Hyperlink"/>
            <w:noProof/>
          </w:rPr>
          <w:t>3.1.1</w:t>
        </w:r>
        <w:r>
          <w:rPr>
            <w:rFonts w:asciiTheme="minorHAnsi" w:eastAsiaTheme="minorEastAsia" w:hAnsiTheme="minorHAnsi" w:cstheme="minorBidi"/>
            <w:noProof/>
            <w:sz w:val="22"/>
            <w:szCs w:val="22"/>
          </w:rPr>
          <w:tab/>
        </w:r>
        <w:r w:rsidRPr="00342EA8">
          <w:rPr>
            <w:rStyle w:val="Hyperlink"/>
            <w:noProof/>
          </w:rPr>
          <w:t>Razor pages comprising Web Page</w:t>
        </w:r>
        <w:r>
          <w:rPr>
            <w:noProof/>
            <w:webHidden/>
          </w:rPr>
          <w:tab/>
        </w:r>
        <w:r>
          <w:rPr>
            <w:noProof/>
            <w:webHidden/>
          </w:rPr>
          <w:fldChar w:fldCharType="begin"/>
        </w:r>
        <w:r>
          <w:rPr>
            <w:noProof/>
            <w:webHidden/>
          </w:rPr>
          <w:instrText xml:space="preserve"> PAGEREF _Toc13476519 \h </w:instrText>
        </w:r>
        <w:r>
          <w:rPr>
            <w:noProof/>
            <w:webHidden/>
          </w:rPr>
        </w:r>
        <w:r>
          <w:rPr>
            <w:noProof/>
            <w:webHidden/>
          </w:rPr>
          <w:fldChar w:fldCharType="separate"/>
        </w:r>
        <w:r>
          <w:rPr>
            <w:noProof/>
            <w:webHidden/>
          </w:rPr>
          <w:t>5</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20" w:history="1">
        <w:r w:rsidRPr="00342EA8">
          <w:rPr>
            <w:rStyle w:val="Hyperlink"/>
            <w:noProof/>
          </w:rPr>
          <w:t>3.1.2</w:t>
        </w:r>
        <w:r>
          <w:rPr>
            <w:rFonts w:asciiTheme="minorHAnsi" w:eastAsiaTheme="minorEastAsia" w:hAnsiTheme="minorHAnsi" w:cstheme="minorBidi"/>
            <w:noProof/>
            <w:sz w:val="22"/>
            <w:szCs w:val="22"/>
          </w:rPr>
          <w:tab/>
        </w:r>
        <w:r w:rsidRPr="00342EA8">
          <w:rPr>
            <w:rStyle w:val="Hyperlink"/>
            <w:noProof/>
          </w:rPr>
          <w:t>Layout Page</w:t>
        </w:r>
        <w:r>
          <w:rPr>
            <w:noProof/>
            <w:webHidden/>
          </w:rPr>
          <w:tab/>
        </w:r>
        <w:r>
          <w:rPr>
            <w:noProof/>
            <w:webHidden/>
          </w:rPr>
          <w:fldChar w:fldCharType="begin"/>
        </w:r>
        <w:r>
          <w:rPr>
            <w:noProof/>
            <w:webHidden/>
          </w:rPr>
          <w:instrText xml:space="preserve"> PAGEREF _Toc13476520 \h </w:instrText>
        </w:r>
        <w:r>
          <w:rPr>
            <w:noProof/>
            <w:webHidden/>
          </w:rPr>
        </w:r>
        <w:r>
          <w:rPr>
            <w:noProof/>
            <w:webHidden/>
          </w:rPr>
          <w:fldChar w:fldCharType="separate"/>
        </w:r>
        <w:r>
          <w:rPr>
            <w:noProof/>
            <w:webHidden/>
          </w:rPr>
          <w:t>5</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21" w:history="1">
        <w:r w:rsidRPr="00342EA8">
          <w:rPr>
            <w:rStyle w:val="Hyperlink"/>
            <w:noProof/>
          </w:rPr>
          <w:t>3.1.3</w:t>
        </w:r>
        <w:r>
          <w:rPr>
            <w:rFonts w:asciiTheme="minorHAnsi" w:eastAsiaTheme="minorEastAsia" w:hAnsiTheme="minorHAnsi" w:cstheme="minorBidi"/>
            <w:noProof/>
            <w:sz w:val="22"/>
            <w:szCs w:val="22"/>
          </w:rPr>
          <w:tab/>
        </w:r>
        <w:r w:rsidRPr="00342EA8">
          <w:rPr>
            <w:rStyle w:val="Hyperlink"/>
            <w:noProof/>
          </w:rPr>
          <w:t>Screenshot</w:t>
        </w:r>
        <w:r>
          <w:rPr>
            <w:noProof/>
            <w:webHidden/>
          </w:rPr>
          <w:tab/>
        </w:r>
        <w:r>
          <w:rPr>
            <w:noProof/>
            <w:webHidden/>
          </w:rPr>
          <w:fldChar w:fldCharType="begin"/>
        </w:r>
        <w:r>
          <w:rPr>
            <w:noProof/>
            <w:webHidden/>
          </w:rPr>
          <w:instrText xml:space="preserve"> PAGEREF _Toc13476521 \h </w:instrText>
        </w:r>
        <w:r>
          <w:rPr>
            <w:noProof/>
            <w:webHidden/>
          </w:rPr>
        </w:r>
        <w:r>
          <w:rPr>
            <w:noProof/>
            <w:webHidden/>
          </w:rPr>
          <w:fldChar w:fldCharType="separate"/>
        </w:r>
        <w:r>
          <w:rPr>
            <w:noProof/>
            <w:webHidden/>
          </w:rPr>
          <w:t>5</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22" w:history="1">
        <w:r w:rsidRPr="00342EA8">
          <w:rPr>
            <w:rStyle w:val="Hyperlink"/>
            <w:noProof/>
          </w:rPr>
          <w:t>3.1.4</w:t>
        </w:r>
        <w:r>
          <w:rPr>
            <w:rFonts w:asciiTheme="minorHAnsi" w:eastAsiaTheme="minorEastAsia" w:hAnsiTheme="minorHAnsi" w:cstheme="minorBidi"/>
            <w:noProof/>
            <w:sz w:val="22"/>
            <w:szCs w:val="22"/>
          </w:rPr>
          <w:tab/>
        </w:r>
        <w:r w:rsidRPr="00342EA8">
          <w:rPr>
            <w:rStyle w:val="Hyperlink"/>
            <w:noProof/>
          </w:rPr>
          <w:t>Web Page Invoked Events</w:t>
        </w:r>
        <w:r>
          <w:rPr>
            <w:noProof/>
            <w:webHidden/>
          </w:rPr>
          <w:tab/>
        </w:r>
        <w:r>
          <w:rPr>
            <w:noProof/>
            <w:webHidden/>
          </w:rPr>
          <w:fldChar w:fldCharType="begin"/>
        </w:r>
        <w:r>
          <w:rPr>
            <w:noProof/>
            <w:webHidden/>
          </w:rPr>
          <w:instrText xml:space="preserve"> PAGEREF _Toc13476522 \h </w:instrText>
        </w:r>
        <w:r>
          <w:rPr>
            <w:noProof/>
            <w:webHidden/>
          </w:rPr>
        </w:r>
        <w:r>
          <w:rPr>
            <w:noProof/>
            <w:webHidden/>
          </w:rPr>
          <w:fldChar w:fldCharType="separate"/>
        </w:r>
        <w:r>
          <w:rPr>
            <w:noProof/>
            <w:webHidden/>
          </w:rPr>
          <w:t>15</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23" w:history="1">
        <w:r w:rsidRPr="00342EA8">
          <w:rPr>
            <w:rStyle w:val="Hyperlink"/>
            <w:noProof/>
          </w:rPr>
          <w:t>3.1.5</w:t>
        </w:r>
        <w:r>
          <w:rPr>
            <w:rFonts w:asciiTheme="minorHAnsi" w:eastAsiaTheme="minorEastAsia" w:hAnsiTheme="minorHAnsi" w:cstheme="minorBidi"/>
            <w:noProof/>
            <w:sz w:val="22"/>
            <w:szCs w:val="22"/>
          </w:rPr>
          <w:tab/>
        </w:r>
        <w:r w:rsidRPr="00342EA8">
          <w:rPr>
            <w:rStyle w:val="Hyperlink"/>
            <w:noProof/>
          </w:rPr>
          <w:t>Web Page Fields</w:t>
        </w:r>
        <w:r>
          <w:rPr>
            <w:noProof/>
            <w:webHidden/>
          </w:rPr>
          <w:tab/>
        </w:r>
        <w:r>
          <w:rPr>
            <w:noProof/>
            <w:webHidden/>
          </w:rPr>
          <w:fldChar w:fldCharType="begin"/>
        </w:r>
        <w:r>
          <w:rPr>
            <w:noProof/>
            <w:webHidden/>
          </w:rPr>
          <w:instrText xml:space="preserve"> PAGEREF _Toc13476523 \h </w:instrText>
        </w:r>
        <w:r>
          <w:rPr>
            <w:noProof/>
            <w:webHidden/>
          </w:rPr>
        </w:r>
        <w:r>
          <w:rPr>
            <w:noProof/>
            <w:webHidden/>
          </w:rPr>
          <w:fldChar w:fldCharType="separate"/>
        </w:r>
        <w:r>
          <w:rPr>
            <w:noProof/>
            <w:webHidden/>
          </w:rPr>
          <w:t>15</w:t>
        </w:r>
        <w:r>
          <w:rPr>
            <w:noProof/>
            <w:webHidden/>
          </w:rPr>
          <w:fldChar w:fldCharType="end"/>
        </w:r>
      </w:hyperlink>
    </w:p>
    <w:p w:rsidR="003D5B7B" w:rsidRDefault="003D5B7B">
      <w:pPr>
        <w:pStyle w:val="TOC2"/>
        <w:tabs>
          <w:tab w:val="left" w:pos="600"/>
          <w:tab w:val="right" w:leader="dot" w:pos="8630"/>
        </w:tabs>
        <w:rPr>
          <w:rFonts w:asciiTheme="minorHAnsi" w:eastAsiaTheme="minorEastAsia" w:hAnsiTheme="minorHAnsi" w:cstheme="minorBidi"/>
          <w:noProof/>
          <w:sz w:val="22"/>
          <w:szCs w:val="22"/>
        </w:rPr>
      </w:pPr>
      <w:hyperlink w:anchor="_Toc13476524" w:history="1">
        <w:r w:rsidRPr="00342EA8">
          <w:rPr>
            <w:rStyle w:val="Hyperlink"/>
            <w:b/>
            <w:noProof/>
          </w:rPr>
          <w:t>4.</w:t>
        </w:r>
        <w:r>
          <w:rPr>
            <w:rFonts w:asciiTheme="minorHAnsi" w:eastAsiaTheme="minorEastAsia" w:hAnsiTheme="minorHAnsi" w:cstheme="minorBidi"/>
            <w:noProof/>
            <w:sz w:val="22"/>
            <w:szCs w:val="22"/>
          </w:rPr>
          <w:tab/>
        </w:r>
        <w:r w:rsidRPr="00342EA8">
          <w:rPr>
            <w:rStyle w:val="Hyperlink"/>
            <w:b/>
            <w:noProof/>
          </w:rPr>
          <w:t>Stored Procedures</w:t>
        </w:r>
        <w:r>
          <w:rPr>
            <w:noProof/>
            <w:webHidden/>
          </w:rPr>
          <w:tab/>
        </w:r>
        <w:r>
          <w:rPr>
            <w:noProof/>
            <w:webHidden/>
          </w:rPr>
          <w:fldChar w:fldCharType="begin"/>
        </w:r>
        <w:r>
          <w:rPr>
            <w:noProof/>
            <w:webHidden/>
          </w:rPr>
          <w:instrText xml:space="preserve"> PAGEREF _Toc13476524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25" w:history="1">
        <w:r w:rsidRPr="00342EA8">
          <w:rPr>
            <w:rStyle w:val="Hyperlink"/>
            <w:noProof/>
          </w:rPr>
          <w:t>4.1.</w:t>
        </w:r>
        <w:r>
          <w:rPr>
            <w:rFonts w:asciiTheme="minorHAnsi" w:eastAsiaTheme="minorEastAsia" w:hAnsiTheme="minorHAnsi" w:cstheme="minorBidi"/>
            <w:noProof/>
            <w:sz w:val="22"/>
            <w:szCs w:val="22"/>
          </w:rPr>
          <w:tab/>
        </w:r>
        <w:r w:rsidRPr="00342EA8">
          <w:rPr>
            <w:rStyle w:val="Hyperlink"/>
            <w:noProof/>
          </w:rPr>
          <w:t>sp_SelectReviewFrom_Coaching_Log</w:t>
        </w:r>
        <w:r>
          <w:rPr>
            <w:noProof/>
            <w:webHidden/>
          </w:rPr>
          <w:tab/>
        </w:r>
        <w:r>
          <w:rPr>
            <w:noProof/>
            <w:webHidden/>
          </w:rPr>
          <w:fldChar w:fldCharType="begin"/>
        </w:r>
        <w:r>
          <w:rPr>
            <w:noProof/>
            <w:webHidden/>
          </w:rPr>
          <w:instrText xml:space="preserve"> PAGEREF _Toc13476525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26" w:history="1">
        <w:r w:rsidRPr="00342EA8">
          <w:rPr>
            <w:rStyle w:val="Hyperlink"/>
            <w:noProof/>
          </w:rPr>
          <w:t>4.2.</w:t>
        </w:r>
        <w:r>
          <w:rPr>
            <w:rFonts w:asciiTheme="minorHAnsi" w:eastAsiaTheme="minorEastAsia" w:hAnsiTheme="minorHAnsi" w:cstheme="minorBidi"/>
            <w:noProof/>
            <w:sz w:val="22"/>
            <w:szCs w:val="22"/>
          </w:rPr>
          <w:tab/>
        </w:r>
        <w:r w:rsidRPr="00342EA8">
          <w:rPr>
            <w:rStyle w:val="Hyperlink"/>
            <w:noProof/>
          </w:rPr>
          <w:t>sp_SelectReviewFrom_Coaching_Log_Reasons</w:t>
        </w:r>
        <w:r>
          <w:rPr>
            <w:noProof/>
            <w:webHidden/>
          </w:rPr>
          <w:tab/>
        </w:r>
        <w:r>
          <w:rPr>
            <w:noProof/>
            <w:webHidden/>
          </w:rPr>
          <w:fldChar w:fldCharType="begin"/>
        </w:r>
        <w:r>
          <w:rPr>
            <w:noProof/>
            <w:webHidden/>
          </w:rPr>
          <w:instrText xml:space="preserve"> PAGEREF _Toc13476526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27" w:history="1">
        <w:r w:rsidRPr="00342EA8">
          <w:rPr>
            <w:rStyle w:val="Hyperlink"/>
            <w:noProof/>
          </w:rPr>
          <w:t>4.3.</w:t>
        </w:r>
        <w:r>
          <w:rPr>
            <w:rFonts w:asciiTheme="minorHAnsi" w:eastAsiaTheme="minorEastAsia" w:hAnsiTheme="minorHAnsi" w:cstheme="minorBidi"/>
            <w:noProof/>
            <w:sz w:val="22"/>
            <w:szCs w:val="22"/>
          </w:rPr>
          <w:tab/>
        </w:r>
        <w:r w:rsidRPr="00342EA8">
          <w:rPr>
            <w:rStyle w:val="Hyperlink"/>
            <w:noProof/>
          </w:rPr>
          <w:t>sp_SelectReviewFrom_Warning_Log_Reasons</w:t>
        </w:r>
        <w:r>
          <w:rPr>
            <w:noProof/>
            <w:webHidden/>
          </w:rPr>
          <w:tab/>
        </w:r>
        <w:r>
          <w:rPr>
            <w:noProof/>
            <w:webHidden/>
          </w:rPr>
          <w:fldChar w:fldCharType="begin"/>
        </w:r>
        <w:r>
          <w:rPr>
            <w:noProof/>
            <w:webHidden/>
          </w:rPr>
          <w:instrText xml:space="preserve"> PAGEREF _Toc13476527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28" w:history="1">
        <w:r w:rsidRPr="00342EA8">
          <w:rPr>
            <w:rStyle w:val="Hyperlink"/>
            <w:noProof/>
          </w:rPr>
          <w:t>4.4.</w:t>
        </w:r>
        <w:r>
          <w:rPr>
            <w:rFonts w:asciiTheme="minorHAnsi" w:eastAsiaTheme="minorEastAsia" w:hAnsiTheme="minorHAnsi" w:cstheme="minorBidi"/>
            <w:noProof/>
            <w:sz w:val="22"/>
            <w:szCs w:val="22"/>
          </w:rPr>
          <w:tab/>
        </w:r>
        <w:r w:rsidRPr="00342EA8">
          <w:rPr>
            <w:rStyle w:val="Hyperlink"/>
            <w:noProof/>
          </w:rPr>
          <w:t>sp_Update_Review_Coaching_Log_Suerpvisor_Pending</w:t>
        </w:r>
        <w:r>
          <w:rPr>
            <w:noProof/>
            <w:webHidden/>
          </w:rPr>
          <w:tab/>
        </w:r>
        <w:r>
          <w:rPr>
            <w:noProof/>
            <w:webHidden/>
          </w:rPr>
          <w:fldChar w:fldCharType="begin"/>
        </w:r>
        <w:r>
          <w:rPr>
            <w:noProof/>
            <w:webHidden/>
          </w:rPr>
          <w:instrText xml:space="preserve"> PAGEREF _Toc13476528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29" w:history="1">
        <w:r w:rsidRPr="00342EA8">
          <w:rPr>
            <w:rStyle w:val="Hyperlink"/>
            <w:noProof/>
          </w:rPr>
          <w:t>4.5.</w:t>
        </w:r>
        <w:r>
          <w:rPr>
            <w:rFonts w:asciiTheme="minorHAnsi" w:eastAsiaTheme="minorEastAsia" w:hAnsiTheme="minorHAnsi" w:cstheme="minorBidi"/>
            <w:noProof/>
            <w:sz w:val="22"/>
            <w:szCs w:val="22"/>
          </w:rPr>
          <w:tab/>
        </w:r>
        <w:r w:rsidRPr="00342EA8">
          <w:rPr>
            <w:rStyle w:val="Hyperlink"/>
            <w:noProof/>
          </w:rPr>
          <w:t>sp_Update_Review_Coaching_Log_Supervisor_Acknowledge</w:t>
        </w:r>
        <w:r>
          <w:rPr>
            <w:noProof/>
            <w:webHidden/>
          </w:rPr>
          <w:tab/>
        </w:r>
        <w:r>
          <w:rPr>
            <w:noProof/>
            <w:webHidden/>
          </w:rPr>
          <w:fldChar w:fldCharType="begin"/>
        </w:r>
        <w:r>
          <w:rPr>
            <w:noProof/>
            <w:webHidden/>
          </w:rPr>
          <w:instrText xml:space="preserve"> PAGEREF _Toc13476529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30" w:history="1">
        <w:r w:rsidRPr="00342EA8">
          <w:rPr>
            <w:rStyle w:val="Hyperlink"/>
            <w:noProof/>
          </w:rPr>
          <w:t>4.6.</w:t>
        </w:r>
        <w:r>
          <w:rPr>
            <w:rFonts w:asciiTheme="minorHAnsi" w:eastAsiaTheme="minorEastAsia" w:hAnsiTheme="minorHAnsi" w:cstheme="minorBidi"/>
            <w:noProof/>
            <w:sz w:val="22"/>
            <w:szCs w:val="22"/>
          </w:rPr>
          <w:tab/>
        </w:r>
        <w:r w:rsidRPr="00342EA8">
          <w:rPr>
            <w:rStyle w:val="Hyperlink"/>
            <w:noProof/>
          </w:rPr>
          <w:t>sp_Update_Review_Coaching_Log_Employee_Pending</w:t>
        </w:r>
        <w:r>
          <w:rPr>
            <w:noProof/>
            <w:webHidden/>
          </w:rPr>
          <w:tab/>
        </w:r>
        <w:r>
          <w:rPr>
            <w:noProof/>
            <w:webHidden/>
          </w:rPr>
          <w:fldChar w:fldCharType="begin"/>
        </w:r>
        <w:r>
          <w:rPr>
            <w:noProof/>
            <w:webHidden/>
          </w:rPr>
          <w:instrText xml:space="preserve"> PAGEREF _Toc13476530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31" w:history="1">
        <w:r w:rsidRPr="00342EA8">
          <w:rPr>
            <w:rStyle w:val="Hyperlink"/>
            <w:noProof/>
          </w:rPr>
          <w:t>4.7.</w:t>
        </w:r>
        <w:r>
          <w:rPr>
            <w:rFonts w:asciiTheme="minorHAnsi" w:eastAsiaTheme="minorEastAsia" w:hAnsiTheme="minorHAnsi" w:cstheme="minorBidi"/>
            <w:noProof/>
            <w:sz w:val="22"/>
            <w:szCs w:val="22"/>
          </w:rPr>
          <w:tab/>
        </w:r>
        <w:r w:rsidRPr="00342EA8">
          <w:rPr>
            <w:rStyle w:val="Hyperlink"/>
            <w:noProof/>
          </w:rPr>
          <w:t>sp_Update_Review_Coaching_Log_Employee_Acknowledge</w:t>
        </w:r>
        <w:r>
          <w:rPr>
            <w:noProof/>
            <w:webHidden/>
          </w:rPr>
          <w:tab/>
        </w:r>
        <w:r>
          <w:rPr>
            <w:noProof/>
            <w:webHidden/>
          </w:rPr>
          <w:fldChar w:fldCharType="begin"/>
        </w:r>
        <w:r>
          <w:rPr>
            <w:noProof/>
            <w:webHidden/>
          </w:rPr>
          <w:instrText xml:space="preserve"> PAGEREF _Toc13476531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32" w:history="1">
        <w:r w:rsidRPr="00342EA8">
          <w:rPr>
            <w:rStyle w:val="Hyperlink"/>
            <w:noProof/>
          </w:rPr>
          <w:t>4.8.</w:t>
        </w:r>
        <w:r>
          <w:rPr>
            <w:rFonts w:asciiTheme="minorHAnsi" w:eastAsiaTheme="minorEastAsia" w:hAnsiTheme="minorHAnsi" w:cstheme="minorBidi"/>
            <w:noProof/>
            <w:sz w:val="22"/>
            <w:szCs w:val="22"/>
          </w:rPr>
          <w:tab/>
        </w:r>
        <w:r w:rsidRPr="00342EA8">
          <w:rPr>
            <w:rStyle w:val="Hyperlink"/>
            <w:noProof/>
          </w:rPr>
          <w:t>sp_Update_Review_Coaching_Log_Manager_Pending_Research</w:t>
        </w:r>
        <w:r>
          <w:rPr>
            <w:noProof/>
            <w:webHidden/>
          </w:rPr>
          <w:tab/>
        </w:r>
        <w:r>
          <w:rPr>
            <w:noProof/>
            <w:webHidden/>
          </w:rPr>
          <w:fldChar w:fldCharType="begin"/>
        </w:r>
        <w:r>
          <w:rPr>
            <w:noProof/>
            <w:webHidden/>
          </w:rPr>
          <w:instrText xml:space="preserve"> PAGEREF _Toc13476532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33" w:history="1">
        <w:r w:rsidRPr="00342EA8">
          <w:rPr>
            <w:rStyle w:val="Hyperlink"/>
            <w:noProof/>
          </w:rPr>
          <w:t>4.9.</w:t>
        </w:r>
        <w:r>
          <w:rPr>
            <w:rFonts w:asciiTheme="minorHAnsi" w:eastAsiaTheme="minorEastAsia" w:hAnsiTheme="minorHAnsi" w:cstheme="minorBidi"/>
            <w:noProof/>
            <w:sz w:val="22"/>
            <w:szCs w:val="22"/>
          </w:rPr>
          <w:tab/>
        </w:r>
        <w:r w:rsidRPr="00342EA8">
          <w:rPr>
            <w:rStyle w:val="Hyperlink"/>
            <w:noProof/>
          </w:rPr>
          <w:t>sp_Update_Review_Coaching_Log_Manager_Pending_CSE</w:t>
        </w:r>
        <w:r>
          <w:rPr>
            <w:noProof/>
            <w:webHidden/>
          </w:rPr>
          <w:tab/>
        </w:r>
        <w:r>
          <w:rPr>
            <w:noProof/>
            <w:webHidden/>
          </w:rPr>
          <w:fldChar w:fldCharType="begin"/>
        </w:r>
        <w:r>
          <w:rPr>
            <w:noProof/>
            <w:webHidden/>
          </w:rPr>
          <w:instrText xml:space="preserve"> PAGEREF _Toc13476533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34" w:history="1">
        <w:r w:rsidRPr="00342EA8">
          <w:rPr>
            <w:rStyle w:val="Hyperlink"/>
            <w:noProof/>
          </w:rPr>
          <w:t>4.10.</w:t>
        </w:r>
        <w:r>
          <w:rPr>
            <w:rFonts w:asciiTheme="minorHAnsi" w:eastAsiaTheme="minorEastAsia" w:hAnsiTheme="minorHAnsi" w:cstheme="minorBidi"/>
            <w:noProof/>
            <w:sz w:val="22"/>
            <w:szCs w:val="22"/>
          </w:rPr>
          <w:tab/>
        </w:r>
        <w:r w:rsidRPr="00342EA8">
          <w:rPr>
            <w:rStyle w:val="Hyperlink"/>
            <w:noProof/>
          </w:rPr>
          <w:t>sp_SelectReviewFrom_Coaching_Log_Quality_Now</w:t>
        </w:r>
        <w:r>
          <w:rPr>
            <w:noProof/>
            <w:webHidden/>
          </w:rPr>
          <w:tab/>
        </w:r>
        <w:r>
          <w:rPr>
            <w:noProof/>
            <w:webHidden/>
          </w:rPr>
          <w:fldChar w:fldCharType="begin"/>
        </w:r>
        <w:r>
          <w:rPr>
            <w:noProof/>
            <w:webHidden/>
          </w:rPr>
          <w:instrText xml:space="preserve"> PAGEREF _Toc13476534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35" w:history="1">
        <w:r w:rsidRPr="00342EA8">
          <w:rPr>
            <w:rStyle w:val="Hyperlink"/>
            <w:noProof/>
          </w:rPr>
          <w:t>4.11.</w:t>
        </w:r>
        <w:r>
          <w:rPr>
            <w:rFonts w:asciiTheme="minorHAnsi" w:eastAsiaTheme="minorEastAsia" w:hAnsiTheme="minorHAnsi" w:cstheme="minorBidi"/>
            <w:noProof/>
            <w:sz w:val="22"/>
            <w:szCs w:val="22"/>
          </w:rPr>
          <w:tab/>
        </w:r>
        <w:r w:rsidRPr="00342EA8">
          <w:rPr>
            <w:rStyle w:val="Hyperlink"/>
            <w:noProof/>
          </w:rPr>
          <w:t>sp_ShortCalls_Get_BehaviorList</w:t>
        </w:r>
        <w:r>
          <w:rPr>
            <w:noProof/>
            <w:webHidden/>
          </w:rPr>
          <w:tab/>
        </w:r>
        <w:r>
          <w:rPr>
            <w:noProof/>
            <w:webHidden/>
          </w:rPr>
          <w:fldChar w:fldCharType="begin"/>
        </w:r>
        <w:r>
          <w:rPr>
            <w:noProof/>
            <w:webHidden/>
          </w:rPr>
          <w:instrText xml:space="preserve"> PAGEREF _Toc13476535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36" w:history="1">
        <w:r w:rsidRPr="00342EA8">
          <w:rPr>
            <w:rStyle w:val="Hyperlink"/>
            <w:noProof/>
          </w:rPr>
          <w:t>4.12.</w:t>
        </w:r>
        <w:r>
          <w:rPr>
            <w:rFonts w:asciiTheme="minorHAnsi" w:eastAsiaTheme="minorEastAsia" w:hAnsiTheme="minorHAnsi" w:cstheme="minorBidi"/>
            <w:noProof/>
            <w:sz w:val="22"/>
            <w:szCs w:val="22"/>
          </w:rPr>
          <w:tab/>
        </w:r>
        <w:r w:rsidRPr="00342EA8">
          <w:rPr>
            <w:rStyle w:val="Hyperlink"/>
            <w:noProof/>
          </w:rPr>
          <w:t>sp_ShortCalls_Get_Actions</w:t>
        </w:r>
        <w:r>
          <w:rPr>
            <w:noProof/>
            <w:webHidden/>
          </w:rPr>
          <w:tab/>
        </w:r>
        <w:r>
          <w:rPr>
            <w:noProof/>
            <w:webHidden/>
          </w:rPr>
          <w:fldChar w:fldCharType="begin"/>
        </w:r>
        <w:r>
          <w:rPr>
            <w:noProof/>
            <w:webHidden/>
          </w:rPr>
          <w:instrText xml:space="preserve"> PAGEREF _Toc13476536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37" w:history="1">
        <w:r w:rsidRPr="00342EA8">
          <w:rPr>
            <w:rStyle w:val="Hyperlink"/>
            <w:noProof/>
          </w:rPr>
          <w:t>4.13.</w:t>
        </w:r>
        <w:r>
          <w:rPr>
            <w:rFonts w:asciiTheme="minorHAnsi" w:eastAsiaTheme="minorEastAsia" w:hAnsiTheme="minorHAnsi" w:cstheme="minorBidi"/>
            <w:noProof/>
            <w:sz w:val="22"/>
            <w:szCs w:val="22"/>
          </w:rPr>
          <w:tab/>
        </w:r>
        <w:r w:rsidRPr="00342EA8">
          <w:rPr>
            <w:rStyle w:val="Hyperlink"/>
            <w:noProof/>
          </w:rPr>
          <w:t>sp_ShortCalls_Get_CallList</w:t>
        </w:r>
        <w:r>
          <w:rPr>
            <w:noProof/>
            <w:webHidden/>
          </w:rPr>
          <w:tab/>
        </w:r>
        <w:r>
          <w:rPr>
            <w:noProof/>
            <w:webHidden/>
          </w:rPr>
          <w:fldChar w:fldCharType="begin"/>
        </w:r>
        <w:r>
          <w:rPr>
            <w:noProof/>
            <w:webHidden/>
          </w:rPr>
          <w:instrText xml:space="preserve"> PAGEREF _Toc13476537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38" w:history="1">
        <w:r w:rsidRPr="00342EA8">
          <w:rPr>
            <w:rStyle w:val="Hyperlink"/>
            <w:noProof/>
          </w:rPr>
          <w:t>4.14.</w:t>
        </w:r>
        <w:r>
          <w:rPr>
            <w:rFonts w:asciiTheme="minorHAnsi" w:eastAsiaTheme="minorEastAsia" w:hAnsiTheme="minorHAnsi" w:cstheme="minorBidi"/>
            <w:noProof/>
            <w:sz w:val="22"/>
            <w:szCs w:val="22"/>
          </w:rPr>
          <w:tab/>
        </w:r>
        <w:r w:rsidRPr="00342EA8">
          <w:rPr>
            <w:rStyle w:val="Hyperlink"/>
            <w:noProof/>
          </w:rPr>
          <w:t>sp_ShortCalls_Get_SupReivewDetails</w:t>
        </w:r>
        <w:r>
          <w:rPr>
            <w:noProof/>
            <w:webHidden/>
          </w:rPr>
          <w:tab/>
        </w:r>
        <w:r>
          <w:rPr>
            <w:noProof/>
            <w:webHidden/>
          </w:rPr>
          <w:fldChar w:fldCharType="begin"/>
        </w:r>
        <w:r>
          <w:rPr>
            <w:noProof/>
            <w:webHidden/>
          </w:rPr>
          <w:instrText xml:space="preserve"> PAGEREF _Toc13476538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39" w:history="1">
        <w:r w:rsidRPr="00342EA8">
          <w:rPr>
            <w:rStyle w:val="Hyperlink"/>
            <w:noProof/>
          </w:rPr>
          <w:t>4.15.</w:t>
        </w:r>
        <w:r>
          <w:rPr>
            <w:rFonts w:asciiTheme="minorHAnsi" w:eastAsiaTheme="minorEastAsia" w:hAnsiTheme="minorHAnsi" w:cstheme="minorBidi"/>
            <w:noProof/>
            <w:sz w:val="22"/>
            <w:szCs w:val="22"/>
          </w:rPr>
          <w:tab/>
        </w:r>
        <w:r w:rsidRPr="00342EA8">
          <w:rPr>
            <w:rStyle w:val="Hyperlink"/>
            <w:noProof/>
          </w:rPr>
          <w:t>sp_ShortCalls_SupReview_Submit</w:t>
        </w:r>
        <w:r>
          <w:rPr>
            <w:noProof/>
            <w:webHidden/>
          </w:rPr>
          <w:tab/>
        </w:r>
        <w:r>
          <w:rPr>
            <w:noProof/>
            <w:webHidden/>
          </w:rPr>
          <w:fldChar w:fldCharType="begin"/>
        </w:r>
        <w:r>
          <w:rPr>
            <w:noProof/>
            <w:webHidden/>
          </w:rPr>
          <w:instrText xml:space="preserve"> PAGEREF _Toc13476539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40" w:history="1">
        <w:r w:rsidRPr="00342EA8">
          <w:rPr>
            <w:rStyle w:val="Hyperlink"/>
            <w:noProof/>
          </w:rPr>
          <w:t>4.16.</w:t>
        </w:r>
        <w:r>
          <w:rPr>
            <w:rFonts w:asciiTheme="minorHAnsi" w:eastAsiaTheme="minorEastAsia" w:hAnsiTheme="minorHAnsi" w:cstheme="minorBidi"/>
            <w:noProof/>
            <w:sz w:val="22"/>
            <w:szCs w:val="22"/>
          </w:rPr>
          <w:tab/>
        </w:r>
        <w:r w:rsidRPr="00342EA8">
          <w:rPr>
            <w:rStyle w:val="Hyperlink"/>
            <w:noProof/>
          </w:rPr>
          <w:t>sp_ShortCalls_MgrReivew_Submit</w:t>
        </w:r>
        <w:r>
          <w:rPr>
            <w:noProof/>
            <w:webHidden/>
          </w:rPr>
          <w:tab/>
        </w:r>
        <w:r>
          <w:rPr>
            <w:noProof/>
            <w:webHidden/>
          </w:rPr>
          <w:fldChar w:fldCharType="begin"/>
        </w:r>
        <w:r>
          <w:rPr>
            <w:noProof/>
            <w:webHidden/>
          </w:rPr>
          <w:instrText xml:space="preserve"> PAGEREF _Toc13476540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1000"/>
          <w:tab w:val="right" w:leader="dot" w:pos="8630"/>
        </w:tabs>
        <w:rPr>
          <w:rFonts w:asciiTheme="minorHAnsi" w:eastAsiaTheme="minorEastAsia" w:hAnsiTheme="minorHAnsi" w:cstheme="minorBidi"/>
          <w:noProof/>
          <w:sz w:val="22"/>
          <w:szCs w:val="22"/>
        </w:rPr>
      </w:pPr>
      <w:hyperlink w:anchor="_Toc13476541" w:history="1">
        <w:r w:rsidRPr="00342EA8">
          <w:rPr>
            <w:rStyle w:val="Hyperlink"/>
            <w:noProof/>
          </w:rPr>
          <w:t>4.17.</w:t>
        </w:r>
        <w:r>
          <w:rPr>
            <w:rFonts w:asciiTheme="minorHAnsi" w:eastAsiaTheme="minorEastAsia" w:hAnsiTheme="minorHAnsi" w:cstheme="minorBidi"/>
            <w:noProof/>
            <w:sz w:val="22"/>
            <w:szCs w:val="22"/>
          </w:rPr>
          <w:tab/>
        </w:r>
        <w:r w:rsidRPr="00342EA8">
          <w:rPr>
            <w:rStyle w:val="Hyperlink"/>
            <w:noProof/>
          </w:rPr>
          <w:t>sp_ShortCalls_getMgrReviewDetails</w:t>
        </w:r>
        <w:r>
          <w:rPr>
            <w:noProof/>
            <w:webHidden/>
          </w:rPr>
          <w:tab/>
        </w:r>
        <w:r>
          <w:rPr>
            <w:noProof/>
            <w:webHidden/>
          </w:rPr>
          <w:fldChar w:fldCharType="begin"/>
        </w:r>
        <w:r>
          <w:rPr>
            <w:noProof/>
            <w:webHidden/>
          </w:rPr>
          <w:instrText xml:space="preserve"> PAGEREF _Toc13476541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600"/>
          <w:tab w:val="right" w:leader="dot" w:pos="8630"/>
        </w:tabs>
        <w:rPr>
          <w:rFonts w:asciiTheme="minorHAnsi" w:eastAsiaTheme="minorEastAsia" w:hAnsiTheme="minorHAnsi" w:cstheme="minorBidi"/>
          <w:noProof/>
          <w:sz w:val="22"/>
          <w:szCs w:val="22"/>
        </w:rPr>
      </w:pPr>
      <w:hyperlink w:anchor="_Toc13476542" w:history="1">
        <w:r w:rsidRPr="00342EA8">
          <w:rPr>
            <w:rStyle w:val="Hyperlink"/>
            <w:b/>
            <w:noProof/>
          </w:rPr>
          <w:t>5.</w:t>
        </w:r>
        <w:r>
          <w:rPr>
            <w:rFonts w:asciiTheme="minorHAnsi" w:eastAsiaTheme="minorEastAsia" w:hAnsiTheme="minorHAnsi" w:cstheme="minorBidi"/>
            <w:noProof/>
            <w:sz w:val="22"/>
            <w:szCs w:val="22"/>
          </w:rPr>
          <w:tab/>
        </w:r>
        <w:r w:rsidRPr="00342EA8">
          <w:rPr>
            <w:rStyle w:val="Hyperlink"/>
            <w:b/>
            <w:noProof/>
          </w:rPr>
          <w:t>Logic to determine pending form type</w:t>
        </w:r>
        <w:r>
          <w:rPr>
            <w:noProof/>
            <w:webHidden/>
          </w:rPr>
          <w:tab/>
        </w:r>
        <w:r>
          <w:rPr>
            <w:noProof/>
            <w:webHidden/>
          </w:rPr>
          <w:fldChar w:fldCharType="begin"/>
        </w:r>
        <w:r>
          <w:rPr>
            <w:noProof/>
            <w:webHidden/>
          </w:rPr>
          <w:instrText xml:space="preserve"> PAGEREF _Toc13476542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43" w:history="1">
        <w:r w:rsidRPr="00342EA8">
          <w:rPr>
            <w:rStyle w:val="Hyperlink"/>
            <w:noProof/>
          </w:rPr>
          <w:t>5.1.</w:t>
        </w:r>
        <w:r>
          <w:rPr>
            <w:rFonts w:asciiTheme="minorHAnsi" w:eastAsiaTheme="minorEastAsia" w:hAnsiTheme="minorHAnsi" w:cstheme="minorBidi"/>
            <w:noProof/>
            <w:sz w:val="22"/>
            <w:szCs w:val="22"/>
          </w:rPr>
          <w:tab/>
        </w:r>
        <w:r w:rsidRPr="00342EA8">
          <w:rPr>
            <w:rStyle w:val="Hyperlink"/>
            <w:noProof/>
          </w:rPr>
          <w:t>Pending Acknowledgement</w:t>
        </w:r>
        <w:r>
          <w:rPr>
            <w:noProof/>
            <w:webHidden/>
          </w:rPr>
          <w:tab/>
        </w:r>
        <w:r>
          <w:rPr>
            <w:noProof/>
            <w:webHidden/>
          </w:rPr>
          <w:fldChar w:fldCharType="begin"/>
        </w:r>
        <w:r>
          <w:rPr>
            <w:noProof/>
            <w:webHidden/>
          </w:rPr>
          <w:instrText xml:space="preserve"> PAGEREF _Toc13476543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44" w:history="1">
        <w:r w:rsidRPr="00342EA8">
          <w:rPr>
            <w:rStyle w:val="Hyperlink"/>
            <w:noProof/>
          </w:rPr>
          <w:t>5.2.</w:t>
        </w:r>
        <w:r>
          <w:rPr>
            <w:rFonts w:asciiTheme="minorHAnsi" w:eastAsiaTheme="minorEastAsia" w:hAnsiTheme="minorHAnsi" w:cstheme="minorBidi"/>
            <w:noProof/>
            <w:sz w:val="22"/>
            <w:szCs w:val="22"/>
          </w:rPr>
          <w:tab/>
        </w:r>
        <w:r w:rsidRPr="00342EA8">
          <w:rPr>
            <w:rStyle w:val="Hyperlink"/>
            <w:noProof/>
          </w:rPr>
          <w:t>Pending Research</w:t>
        </w:r>
        <w:r>
          <w:rPr>
            <w:noProof/>
            <w:webHidden/>
          </w:rPr>
          <w:tab/>
        </w:r>
        <w:r>
          <w:rPr>
            <w:noProof/>
            <w:webHidden/>
          </w:rPr>
          <w:fldChar w:fldCharType="begin"/>
        </w:r>
        <w:r>
          <w:rPr>
            <w:noProof/>
            <w:webHidden/>
          </w:rPr>
          <w:instrText xml:space="preserve"> PAGEREF _Toc13476544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45" w:history="1">
        <w:r w:rsidRPr="00342EA8">
          <w:rPr>
            <w:rStyle w:val="Hyperlink"/>
            <w:noProof/>
          </w:rPr>
          <w:t>5.3.</w:t>
        </w:r>
        <w:r>
          <w:rPr>
            <w:rFonts w:asciiTheme="minorHAnsi" w:eastAsiaTheme="minorEastAsia" w:hAnsiTheme="minorHAnsi" w:cstheme="minorBidi"/>
            <w:noProof/>
            <w:sz w:val="22"/>
            <w:szCs w:val="22"/>
          </w:rPr>
          <w:tab/>
        </w:r>
        <w:r w:rsidRPr="00342EA8">
          <w:rPr>
            <w:rStyle w:val="Hyperlink"/>
            <w:noProof/>
          </w:rPr>
          <w:t>Pending CSE</w:t>
        </w:r>
        <w:r>
          <w:rPr>
            <w:noProof/>
            <w:webHidden/>
          </w:rPr>
          <w:tab/>
        </w:r>
        <w:r>
          <w:rPr>
            <w:noProof/>
            <w:webHidden/>
          </w:rPr>
          <w:fldChar w:fldCharType="begin"/>
        </w:r>
        <w:r>
          <w:rPr>
            <w:noProof/>
            <w:webHidden/>
          </w:rPr>
          <w:instrText xml:space="preserve"> PAGEREF _Toc13476545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46" w:history="1">
        <w:r w:rsidRPr="00342EA8">
          <w:rPr>
            <w:rStyle w:val="Hyperlink"/>
            <w:noProof/>
          </w:rPr>
          <w:t>5.4.</w:t>
        </w:r>
        <w:r>
          <w:rPr>
            <w:rFonts w:asciiTheme="minorHAnsi" w:eastAsiaTheme="minorEastAsia" w:hAnsiTheme="minorHAnsi" w:cstheme="minorBidi"/>
            <w:noProof/>
            <w:sz w:val="22"/>
            <w:szCs w:val="22"/>
          </w:rPr>
          <w:tab/>
        </w:r>
        <w:r w:rsidRPr="00342EA8">
          <w:rPr>
            <w:rStyle w:val="Hyperlink"/>
            <w:noProof/>
          </w:rPr>
          <w:t>Pending Short Call Review (Supervisor)</w:t>
        </w:r>
        <w:r>
          <w:rPr>
            <w:noProof/>
            <w:webHidden/>
          </w:rPr>
          <w:tab/>
        </w:r>
        <w:r>
          <w:rPr>
            <w:noProof/>
            <w:webHidden/>
          </w:rPr>
          <w:fldChar w:fldCharType="begin"/>
        </w:r>
        <w:r>
          <w:rPr>
            <w:noProof/>
            <w:webHidden/>
          </w:rPr>
          <w:instrText xml:space="preserve"> PAGEREF _Toc13476546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47" w:history="1">
        <w:r w:rsidRPr="00342EA8">
          <w:rPr>
            <w:rStyle w:val="Hyperlink"/>
            <w:noProof/>
          </w:rPr>
          <w:t>5.5.</w:t>
        </w:r>
        <w:r>
          <w:rPr>
            <w:rFonts w:asciiTheme="minorHAnsi" w:eastAsiaTheme="minorEastAsia" w:hAnsiTheme="minorHAnsi" w:cstheme="minorBidi"/>
            <w:noProof/>
            <w:sz w:val="22"/>
            <w:szCs w:val="22"/>
          </w:rPr>
          <w:tab/>
        </w:r>
        <w:r w:rsidRPr="00342EA8">
          <w:rPr>
            <w:rStyle w:val="Hyperlink"/>
            <w:noProof/>
          </w:rPr>
          <w:t>Pending Short Call Confirm (Manager)</w:t>
        </w:r>
        <w:r>
          <w:rPr>
            <w:noProof/>
            <w:webHidden/>
          </w:rPr>
          <w:tab/>
        </w:r>
        <w:r>
          <w:rPr>
            <w:noProof/>
            <w:webHidden/>
          </w:rPr>
          <w:fldChar w:fldCharType="begin"/>
        </w:r>
        <w:r>
          <w:rPr>
            <w:noProof/>
            <w:webHidden/>
          </w:rPr>
          <w:instrText xml:space="preserve"> PAGEREF _Toc13476547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48" w:history="1">
        <w:r w:rsidRPr="00342EA8">
          <w:rPr>
            <w:rStyle w:val="Hyperlink"/>
            <w:noProof/>
          </w:rPr>
          <w:t>5.6.</w:t>
        </w:r>
        <w:r>
          <w:rPr>
            <w:rFonts w:asciiTheme="minorHAnsi" w:eastAsiaTheme="minorEastAsia" w:hAnsiTheme="minorHAnsi" w:cstheme="minorBidi"/>
            <w:noProof/>
            <w:sz w:val="22"/>
            <w:szCs w:val="22"/>
          </w:rPr>
          <w:tab/>
        </w:r>
        <w:r w:rsidRPr="00342EA8">
          <w:rPr>
            <w:rStyle w:val="Hyperlink"/>
            <w:noProof/>
          </w:rPr>
          <w:t>Pending Regular Review</w:t>
        </w:r>
        <w:r>
          <w:rPr>
            <w:noProof/>
            <w:webHidden/>
          </w:rPr>
          <w:tab/>
        </w:r>
        <w:r>
          <w:rPr>
            <w:noProof/>
            <w:webHidden/>
          </w:rPr>
          <w:fldChar w:fldCharType="begin"/>
        </w:r>
        <w:r>
          <w:rPr>
            <w:noProof/>
            <w:webHidden/>
          </w:rPr>
          <w:instrText xml:space="preserve"> PAGEREF _Toc13476548 \h </w:instrText>
        </w:r>
        <w:r>
          <w:rPr>
            <w:noProof/>
            <w:webHidden/>
          </w:rPr>
        </w:r>
        <w:r>
          <w:rPr>
            <w:noProof/>
            <w:webHidden/>
          </w:rPr>
          <w:fldChar w:fldCharType="separate"/>
        </w:r>
        <w:r>
          <w:rPr>
            <w:noProof/>
            <w:webHidden/>
          </w:rPr>
          <w:t>24</w:t>
        </w:r>
        <w:r>
          <w:rPr>
            <w:noProof/>
            <w:webHidden/>
          </w:rPr>
          <w:fldChar w:fldCharType="end"/>
        </w:r>
      </w:hyperlink>
    </w:p>
    <w:p w:rsidR="003D5B7B" w:rsidRDefault="003D5B7B">
      <w:pPr>
        <w:pStyle w:val="TOC2"/>
        <w:tabs>
          <w:tab w:val="left" w:pos="600"/>
          <w:tab w:val="right" w:leader="dot" w:pos="8630"/>
        </w:tabs>
        <w:rPr>
          <w:rFonts w:asciiTheme="minorHAnsi" w:eastAsiaTheme="minorEastAsia" w:hAnsiTheme="minorHAnsi" w:cstheme="minorBidi"/>
          <w:noProof/>
          <w:sz w:val="22"/>
          <w:szCs w:val="22"/>
        </w:rPr>
      </w:pPr>
      <w:hyperlink w:anchor="_Toc13476549" w:history="1">
        <w:r w:rsidRPr="00342EA8">
          <w:rPr>
            <w:rStyle w:val="Hyperlink"/>
            <w:b/>
            <w:noProof/>
          </w:rPr>
          <w:t>6.</w:t>
        </w:r>
        <w:r>
          <w:rPr>
            <w:rFonts w:asciiTheme="minorHAnsi" w:eastAsiaTheme="minorEastAsia" w:hAnsiTheme="minorHAnsi" w:cstheme="minorBidi"/>
            <w:noProof/>
            <w:sz w:val="22"/>
            <w:szCs w:val="22"/>
          </w:rPr>
          <w:tab/>
        </w:r>
        <w:r w:rsidRPr="00342EA8">
          <w:rPr>
            <w:rStyle w:val="Hyperlink"/>
            <w:b/>
            <w:noProof/>
          </w:rPr>
          <w:t>Logic to determine Review Page display mode (Ready Only vs Editable)</w:t>
        </w:r>
        <w:r>
          <w:rPr>
            <w:noProof/>
            <w:webHidden/>
          </w:rPr>
          <w:tab/>
        </w:r>
        <w:r>
          <w:rPr>
            <w:noProof/>
            <w:webHidden/>
          </w:rPr>
          <w:fldChar w:fldCharType="begin"/>
        </w:r>
        <w:r>
          <w:rPr>
            <w:noProof/>
            <w:webHidden/>
          </w:rPr>
          <w:instrText xml:space="preserve"> PAGEREF _Toc13476549 \h </w:instrText>
        </w:r>
        <w:r>
          <w:rPr>
            <w:noProof/>
            <w:webHidden/>
          </w:rPr>
        </w:r>
        <w:r>
          <w:rPr>
            <w:noProof/>
            <w:webHidden/>
          </w:rPr>
          <w:fldChar w:fldCharType="separate"/>
        </w:r>
        <w:r>
          <w:rPr>
            <w:noProof/>
            <w:webHidden/>
          </w:rPr>
          <w:t>25</w:t>
        </w:r>
        <w:r>
          <w:rPr>
            <w:noProof/>
            <w:webHidden/>
          </w:rPr>
          <w:fldChar w:fldCharType="end"/>
        </w:r>
      </w:hyperlink>
    </w:p>
    <w:p w:rsidR="003D5B7B" w:rsidRDefault="003D5B7B">
      <w:pPr>
        <w:pStyle w:val="TOC2"/>
        <w:tabs>
          <w:tab w:val="left" w:pos="600"/>
          <w:tab w:val="right" w:leader="dot" w:pos="8630"/>
        </w:tabs>
        <w:rPr>
          <w:rFonts w:asciiTheme="minorHAnsi" w:eastAsiaTheme="minorEastAsia" w:hAnsiTheme="minorHAnsi" w:cstheme="minorBidi"/>
          <w:noProof/>
          <w:sz w:val="22"/>
          <w:szCs w:val="22"/>
        </w:rPr>
      </w:pPr>
      <w:hyperlink w:anchor="_Toc13476550" w:history="1">
        <w:r w:rsidRPr="00342EA8">
          <w:rPr>
            <w:rStyle w:val="Hyperlink"/>
            <w:b/>
            <w:noProof/>
          </w:rPr>
          <w:t>7.</w:t>
        </w:r>
        <w:r>
          <w:rPr>
            <w:rFonts w:asciiTheme="minorHAnsi" w:eastAsiaTheme="minorEastAsia" w:hAnsiTheme="minorHAnsi" w:cstheme="minorBidi"/>
            <w:noProof/>
            <w:sz w:val="22"/>
            <w:szCs w:val="22"/>
          </w:rPr>
          <w:tab/>
        </w:r>
        <w:r w:rsidRPr="00342EA8">
          <w:rPr>
            <w:rStyle w:val="Hyperlink"/>
            <w:b/>
            <w:noProof/>
          </w:rPr>
          <w:t>Logic to determine next status</w:t>
        </w:r>
        <w:r>
          <w:rPr>
            <w:noProof/>
            <w:webHidden/>
          </w:rPr>
          <w:tab/>
        </w:r>
        <w:r>
          <w:rPr>
            <w:noProof/>
            <w:webHidden/>
          </w:rPr>
          <w:fldChar w:fldCharType="begin"/>
        </w:r>
        <w:r>
          <w:rPr>
            <w:noProof/>
            <w:webHidden/>
          </w:rPr>
          <w:instrText xml:space="preserve"> PAGEREF _Toc13476550 \h </w:instrText>
        </w:r>
        <w:r>
          <w:rPr>
            <w:noProof/>
            <w:webHidden/>
          </w:rPr>
        </w:r>
        <w:r>
          <w:rPr>
            <w:noProof/>
            <w:webHidden/>
          </w:rPr>
          <w:fldChar w:fldCharType="separate"/>
        </w:r>
        <w:r>
          <w:rPr>
            <w:noProof/>
            <w:webHidden/>
          </w:rPr>
          <w:t>25</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51" w:history="1">
        <w:r w:rsidRPr="00342EA8">
          <w:rPr>
            <w:rStyle w:val="Hyperlink"/>
            <w:noProof/>
          </w:rPr>
          <w:t>7.1.</w:t>
        </w:r>
        <w:r>
          <w:rPr>
            <w:rFonts w:asciiTheme="minorHAnsi" w:eastAsiaTheme="minorEastAsia" w:hAnsiTheme="minorHAnsi" w:cstheme="minorBidi"/>
            <w:noProof/>
            <w:sz w:val="22"/>
            <w:szCs w:val="22"/>
          </w:rPr>
          <w:tab/>
        </w:r>
        <w:r w:rsidRPr="00342EA8">
          <w:rPr>
            <w:rStyle w:val="Hyperlink"/>
            <w:noProof/>
          </w:rPr>
          <w:t>Pending Acknowledgement</w:t>
        </w:r>
        <w:r>
          <w:rPr>
            <w:noProof/>
            <w:webHidden/>
          </w:rPr>
          <w:tab/>
        </w:r>
        <w:r>
          <w:rPr>
            <w:noProof/>
            <w:webHidden/>
          </w:rPr>
          <w:fldChar w:fldCharType="begin"/>
        </w:r>
        <w:r>
          <w:rPr>
            <w:noProof/>
            <w:webHidden/>
          </w:rPr>
          <w:instrText xml:space="preserve"> PAGEREF _Toc13476551 \h </w:instrText>
        </w:r>
        <w:r>
          <w:rPr>
            <w:noProof/>
            <w:webHidden/>
          </w:rPr>
        </w:r>
        <w:r>
          <w:rPr>
            <w:noProof/>
            <w:webHidden/>
          </w:rPr>
          <w:fldChar w:fldCharType="separate"/>
        </w:r>
        <w:r>
          <w:rPr>
            <w:noProof/>
            <w:webHidden/>
          </w:rPr>
          <w:t>25</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52" w:history="1">
        <w:r w:rsidRPr="00342EA8">
          <w:rPr>
            <w:rStyle w:val="Hyperlink"/>
            <w:noProof/>
          </w:rPr>
          <w:t>7.2.</w:t>
        </w:r>
        <w:r>
          <w:rPr>
            <w:rFonts w:asciiTheme="minorHAnsi" w:eastAsiaTheme="minorEastAsia" w:hAnsiTheme="minorHAnsi" w:cstheme="minorBidi"/>
            <w:noProof/>
            <w:sz w:val="22"/>
            <w:szCs w:val="22"/>
          </w:rPr>
          <w:tab/>
        </w:r>
        <w:r w:rsidRPr="00342EA8">
          <w:rPr>
            <w:rStyle w:val="Hyperlink"/>
            <w:noProof/>
          </w:rPr>
          <w:t>Pending Research</w:t>
        </w:r>
        <w:r>
          <w:rPr>
            <w:noProof/>
            <w:webHidden/>
          </w:rPr>
          <w:tab/>
        </w:r>
        <w:r>
          <w:rPr>
            <w:noProof/>
            <w:webHidden/>
          </w:rPr>
          <w:fldChar w:fldCharType="begin"/>
        </w:r>
        <w:r>
          <w:rPr>
            <w:noProof/>
            <w:webHidden/>
          </w:rPr>
          <w:instrText xml:space="preserve"> PAGEREF _Toc13476552 \h </w:instrText>
        </w:r>
        <w:r>
          <w:rPr>
            <w:noProof/>
            <w:webHidden/>
          </w:rPr>
        </w:r>
        <w:r>
          <w:rPr>
            <w:noProof/>
            <w:webHidden/>
          </w:rPr>
          <w:fldChar w:fldCharType="separate"/>
        </w:r>
        <w:r>
          <w:rPr>
            <w:noProof/>
            <w:webHidden/>
          </w:rPr>
          <w:t>25</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53" w:history="1">
        <w:r w:rsidRPr="00342EA8">
          <w:rPr>
            <w:rStyle w:val="Hyperlink"/>
            <w:noProof/>
          </w:rPr>
          <w:t>7.3.</w:t>
        </w:r>
        <w:r>
          <w:rPr>
            <w:rFonts w:asciiTheme="minorHAnsi" w:eastAsiaTheme="minorEastAsia" w:hAnsiTheme="minorHAnsi" w:cstheme="minorBidi"/>
            <w:noProof/>
            <w:sz w:val="22"/>
            <w:szCs w:val="22"/>
          </w:rPr>
          <w:tab/>
        </w:r>
        <w:r w:rsidRPr="00342EA8">
          <w:rPr>
            <w:rStyle w:val="Hyperlink"/>
            <w:noProof/>
          </w:rPr>
          <w:t>Pending CSE</w:t>
        </w:r>
        <w:r>
          <w:rPr>
            <w:noProof/>
            <w:webHidden/>
          </w:rPr>
          <w:tab/>
        </w:r>
        <w:r>
          <w:rPr>
            <w:noProof/>
            <w:webHidden/>
          </w:rPr>
          <w:fldChar w:fldCharType="begin"/>
        </w:r>
        <w:r>
          <w:rPr>
            <w:noProof/>
            <w:webHidden/>
          </w:rPr>
          <w:instrText xml:space="preserve"> PAGEREF _Toc13476553 \h </w:instrText>
        </w:r>
        <w:r>
          <w:rPr>
            <w:noProof/>
            <w:webHidden/>
          </w:rPr>
        </w:r>
        <w:r>
          <w:rPr>
            <w:noProof/>
            <w:webHidden/>
          </w:rPr>
          <w:fldChar w:fldCharType="separate"/>
        </w:r>
        <w:r>
          <w:rPr>
            <w:noProof/>
            <w:webHidden/>
          </w:rPr>
          <w:t>26</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54" w:history="1">
        <w:r w:rsidRPr="00342EA8">
          <w:rPr>
            <w:rStyle w:val="Hyperlink"/>
            <w:noProof/>
          </w:rPr>
          <w:t>7.4.</w:t>
        </w:r>
        <w:r>
          <w:rPr>
            <w:rFonts w:asciiTheme="minorHAnsi" w:eastAsiaTheme="minorEastAsia" w:hAnsiTheme="minorHAnsi" w:cstheme="minorBidi"/>
            <w:noProof/>
            <w:sz w:val="22"/>
            <w:szCs w:val="22"/>
          </w:rPr>
          <w:tab/>
        </w:r>
        <w:r w:rsidRPr="00342EA8">
          <w:rPr>
            <w:rStyle w:val="Hyperlink"/>
            <w:noProof/>
          </w:rPr>
          <w:t>Pending Short Call Review (Supervisor)</w:t>
        </w:r>
        <w:r>
          <w:rPr>
            <w:noProof/>
            <w:webHidden/>
          </w:rPr>
          <w:tab/>
        </w:r>
        <w:r>
          <w:rPr>
            <w:noProof/>
            <w:webHidden/>
          </w:rPr>
          <w:fldChar w:fldCharType="begin"/>
        </w:r>
        <w:r>
          <w:rPr>
            <w:noProof/>
            <w:webHidden/>
          </w:rPr>
          <w:instrText xml:space="preserve"> PAGEREF _Toc13476554 \h </w:instrText>
        </w:r>
        <w:r>
          <w:rPr>
            <w:noProof/>
            <w:webHidden/>
          </w:rPr>
        </w:r>
        <w:r>
          <w:rPr>
            <w:noProof/>
            <w:webHidden/>
          </w:rPr>
          <w:fldChar w:fldCharType="separate"/>
        </w:r>
        <w:r>
          <w:rPr>
            <w:noProof/>
            <w:webHidden/>
          </w:rPr>
          <w:t>26</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55" w:history="1">
        <w:r w:rsidRPr="00342EA8">
          <w:rPr>
            <w:rStyle w:val="Hyperlink"/>
            <w:noProof/>
          </w:rPr>
          <w:t>7.5.</w:t>
        </w:r>
        <w:r>
          <w:rPr>
            <w:rFonts w:asciiTheme="minorHAnsi" w:eastAsiaTheme="minorEastAsia" w:hAnsiTheme="minorHAnsi" w:cstheme="minorBidi"/>
            <w:noProof/>
            <w:sz w:val="22"/>
            <w:szCs w:val="22"/>
          </w:rPr>
          <w:tab/>
        </w:r>
        <w:r w:rsidRPr="00342EA8">
          <w:rPr>
            <w:rStyle w:val="Hyperlink"/>
            <w:noProof/>
          </w:rPr>
          <w:t>Pending Short Call Confirm (Manager)</w:t>
        </w:r>
        <w:r>
          <w:rPr>
            <w:noProof/>
            <w:webHidden/>
          </w:rPr>
          <w:tab/>
        </w:r>
        <w:r>
          <w:rPr>
            <w:noProof/>
            <w:webHidden/>
          </w:rPr>
          <w:fldChar w:fldCharType="begin"/>
        </w:r>
        <w:r>
          <w:rPr>
            <w:noProof/>
            <w:webHidden/>
          </w:rPr>
          <w:instrText xml:space="preserve"> PAGEREF _Toc13476555 \h </w:instrText>
        </w:r>
        <w:r>
          <w:rPr>
            <w:noProof/>
            <w:webHidden/>
          </w:rPr>
        </w:r>
        <w:r>
          <w:rPr>
            <w:noProof/>
            <w:webHidden/>
          </w:rPr>
          <w:fldChar w:fldCharType="separate"/>
        </w:r>
        <w:r>
          <w:rPr>
            <w:noProof/>
            <w:webHidden/>
          </w:rPr>
          <w:t>26</w:t>
        </w:r>
        <w:r>
          <w:rPr>
            <w:noProof/>
            <w:webHidden/>
          </w:rPr>
          <w:fldChar w:fldCharType="end"/>
        </w:r>
      </w:hyperlink>
    </w:p>
    <w:p w:rsidR="003D5B7B" w:rsidRDefault="003D5B7B">
      <w:pPr>
        <w:pStyle w:val="TOC2"/>
        <w:tabs>
          <w:tab w:val="left" w:pos="800"/>
          <w:tab w:val="right" w:leader="dot" w:pos="8630"/>
        </w:tabs>
        <w:rPr>
          <w:rFonts w:asciiTheme="minorHAnsi" w:eastAsiaTheme="minorEastAsia" w:hAnsiTheme="minorHAnsi" w:cstheme="minorBidi"/>
          <w:noProof/>
          <w:sz w:val="22"/>
          <w:szCs w:val="22"/>
        </w:rPr>
      </w:pPr>
      <w:hyperlink w:anchor="_Toc13476556" w:history="1">
        <w:r w:rsidRPr="00342EA8">
          <w:rPr>
            <w:rStyle w:val="Hyperlink"/>
            <w:noProof/>
          </w:rPr>
          <w:t>7.6.</w:t>
        </w:r>
        <w:r>
          <w:rPr>
            <w:rFonts w:asciiTheme="minorHAnsi" w:eastAsiaTheme="minorEastAsia" w:hAnsiTheme="minorHAnsi" w:cstheme="minorBidi"/>
            <w:noProof/>
            <w:sz w:val="22"/>
            <w:szCs w:val="22"/>
          </w:rPr>
          <w:tab/>
        </w:r>
        <w:r w:rsidRPr="00342EA8">
          <w:rPr>
            <w:rStyle w:val="Hyperlink"/>
            <w:noProof/>
          </w:rPr>
          <w:t>Pending Regular Review</w:t>
        </w:r>
        <w:r>
          <w:rPr>
            <w:noProof/>
            <w:webHidden/>
          </w:rPr>
          <w:tab/>
        </w:r>
        <w:r>
          <w:rPr>
            <w:noProof/>
            <w:webHidden/>
          </w:rPr>
          <w:fldChar w:fldCharType="begin"/>
        </w:r>
        <w:r>
          <w:rPr>
            <w:noProof/>
            <w:webHidden/>
          </w:rPr>
          <w:instrText xml:space="preserve"> PAGEREF _Toc13476556 \h </w:instrText>
        </w:r>
        <w:r>
          <w:rPr>
            <w:noProof/>
            <w:webHidden/>
          </w:rPr>
        </w:r>
        <w:r>
          <w:rPr>
            <w:noProof/>
            <w:webHidden/>
          </w:rPr>
          <w:fldChar w:fldCharType="separate"/>
        </w:r>
        <w:r>
          <w:rPr>
            <w:noProof/>
            <w:webHidden/>
          </w:rPr>
          <w:t>26</w:t>
        </w:r>
        <w:r>
          <w:rPr>
            <w:noProof/>
            <w:webHidden/>
          </w:rPr>
          <w:fldChar w:fldCharType="end"/>
        </w:r>
      </w:hyperlink>
    </w:p>
    <w:p w:rsidR="003D5B7B" w:rsidRDefault="003D5B7B">
      <w:pPr>
        <w:pStyle w:val="TOC2"/>
        <w:tabs>
          <w:tab w:val="left" w:pos="600"/>
          <w:tab w:val="right" w:leader="dot" w:pos="8630"/>
        </w:tabs>
        <w:rPr>
          <w:rFonts w:asciiTheme="minorHAnsi" w:eastAsiaTheme="minorEastAsia" w:hAnsiTheme="minorHAnsi" w:cstheme="minorBidi"/>
          <w:noProof/>
          <w:sz w:val="22"/>
          <w:szCs w:val="22"/>
        </w:rPr>
      </w:pPr>
      <w:hyperlink w:anchor="_Toc13476557" w:history="1">
        <w:r w:rsidRPr="00342EA8">
          <w:rPr>
            <w:rStyle w:val="Hyperlink"/>
            <w:b/>
            <w:noProof/>
          </w:rPr>
          <w:t>8.</w:t>
        </w:r>
        <w:r>
          <w:rPr>
            <w:rFonts w:asciiTheme="minorHAnsi" w:eastAsiaTheme="minorEastAsia" w:hAnsiTheme="minorHAnsi" w:cstheme="minorBidi"/>
            <w:noProof/>
            <w:sz w:val="22"/>
            <w:szCs w:val="22"/>
          </w:rPr>
          <w:tab/>
        </w:r>
        <w:r w:rsidRPr="00342EA8">
          <w:rPr>
            <w:rStyle w:val="Hyperlink"/>
            <w:b/>
            <w:noProof/>
          </w:rPr>
          <w:t>Instruction text</w:t>
        </w:r>
        <w:r>
          <w:rPr>
            <w:noProof/>
            <w:webHidden/>
          </w:rPr>
          <w:tab/>
        </w:r>
        <w:r>
          <w:rPr>
            <w:noProof/>
            <w:webHidden/>
          </w:rPr>
          <w:fldChar w:fldCharType="begin"/>
        </w:r>
        <w:r>
          <w:rPr>
            <w:noProof/>
            <w:webHidden/>
          </w:rPr>
          <w:instrText xml:space="preserve"> PAGEREF _Toc13476557 \h </w:instrText>
        </w:r>
        <w:r>
          <w:rPr>
            <w:noProof/>
            <w:webHidden/>
          </w:rPr>
        </w:r>
        <w:r>
          <w:rPr>
            <w:noProof/>
            <w:webHidden/>
          </w:rPr>
          <w:fldChar w:fldCharType="separate"/>
        </w:r>
        <w:r>
          <w:rPr>
            <w:noProof/>
            <w:webHidden/>
          </w:rPr>
          <w:t>26</w:t>
        </w:r>
        <w:r>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15" w:name="_Toc13476515"/>
      <w:r w:rsidRPr="00251693">
        <w:rPr>
          <w:b/>
        </w:rPr>
        <w:lastRenderedPageBreak/>
        <w:t>Description</w:t>
      </w:r>
      <w:bookmarkEnd w:id="15"/>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 xml:space="preserve">User has a role as “ECL” in </w:t>
      </w:r>
      <w:proofErr w:type="spellStart"/>
      <w:r>
        <w:t>Historical_Dashboard_ACL</w:t>
      </w:r>
      <w:proofErr w:type="spellEnd"/>
      <w:r>
        <w:t xml:space="preserve">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16" w:name="_Toc13476516"/>
      <w:r>
        <w:rPr>
          <w:b/>
        </w:rPr>
        <w:t xml:space="preserve">Business Logic – </w:t>
      </w:r>
      <w:proofErr w:type="spellStart"/>
      <w:r>
        <w:rPr>
          <w:b/>
        </w:rPr>
        <w:t>ReviewController.cs</w:t>
      </w:r>
      <w:bookmarkEnd w:id="16"/>
      <w:proofErr w:type="spellEnd"/>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w:t>
      </w:r>
      <w:proofErr w:type="spellStart"/>
      <w:r>
        <w:t>sp_SelectReviewFrom_Coaching_Log</w:t>
      </w:r>
      <w:proofErr w:type="spellEnd"/>
      <w:r>
        <w:t xml:space="preserve">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8A7575" w:rsidP="00AC47BE">
      <w:pPr>
        <w:pStyle w:val="ListParagraph"/>
        <w:autoSpaceDE w:val="0"/>
        <w:autoSpaceDN w:val="0"/>
        <w:adjustRightInd w:val="0"/>
        <w:ind w:left="2160"/>
      </w:pPr>
      <w:del w:id="17" w:author="Huang, Lili" w:date="2019-06-20T09:50:00Z">
        <w:r w:rsidDel="00FB2CFD">
          <w:delText>Display log details as Read Only in modal</w:delText>
        </w:r>
      </w:del>
      <w:ins w:id="18" w:author="Huang, Lili" w:date="2019-06-20T09:50:00Z">
        <w:r w:rsidR="00FB2CFD">
          <w:t xml:space="preserve">Display Review page as Read </w:t>
        </w:r>
        <w:proofErr w:type="gramStart"/>
        <w:r w:rsidR="00FB2CFD">
          <w:t>Only</w:t>
        </w:r>
        <w:proofErr w:type="gramEnd"/>
        <w:r w:rsidR="00E11D99">
          <w:t>;</w:t>
        </w:r>
      </w:ins>
      <w:r>
        <w:t xml:space="preserve"> (_</w:t>
      </w:r>
      <w:proofErr w:type="spellStart"/>
      <w:r>
        <w:t>ViewCoachingLog.cshtml</w:t>
      </w:r>
      <w:proofErr w:type="spellEnd"/>
      <w:r>
        <w:t xml:space="preserve"> if coaching log; or _</w:t>
      </w:r>
      <w:proofErr w:type="spellStart"/>
      <w:r>
        <w:t>ViewWarningLog</w:t>
      </w:r>
      <w:proofErr w:type="spellEnd"/>
      <w:r>
        <w:t xml:space="preserve"> otherwise)</w:t>
      </w:r>
    </w:p>
    <w:p w:rsidR="00914E5B" w:rsidRDefault="00914E5B" w:rsidP="007A38A2">
      <w:pPr>
        <w:pStyle w:val="ListParagraph"/>
        <w:numPr>
          <w:ilvl w:val="0"/>
          <w:numId w:val="8"/>
        </w:numPr>
        <w:autoSpaceDE w:val="0"/>
        <w:autoSpaceDN w:val="0"/>
        <w:adjustRightInd w:val="0"/>
        <w:rPr>
          <w:ins w:id="19" w:author="Huang, Lili" w:date="2019-05-31T14:05:00Z"/>
        </w:rPr>
      </w:pPr>
      <w:r>
        <w:t>If current page is My Dashboard</w:t>
      </w:r>
    </w:p>
    <w:p w:rsidR="00972AC0" w:rsidRDefault="00972AC0" w:rsidP="00972AC0">
      <w:pPr>
        <w:pStyle w:val="ListParagraph"/>
        <w:autoSpaceDE w:val="0"/>
        <w:autoSpaceDN w:val="0"/>
        <w:adjustRightInd w:val="0"/>
        <w:ind w:left="1800" w:firstLine="360"/>
        <w:rPr>
          <w:ins w:id="20" w:author="Huang, Lili" w:date="2019-06-17T10:26:00Z"/>
        </w:rPr>
      </w:pPr>
      <w:ins w:id="21" w:author="Huang, Lili" w:date="2019-06-17T10:22:00Z">
        <w:r>
          <w:t>If Short Call</w:t>
        </w:r>
      </w:ins>
    </w:p>
    <w:p w:rsidR="009964BB" w:rsidRDefault="009964BB" w:rsidP="00972AC0">
      <w:pPr>
        <w:pStyle w:val="ListParagraph"/>
        <w:autoSpaceDE w:val="0"/>
        <w:autoSpaceDN w:val="0"/>
        <w:adjustRightInd w:val="0"/>
        <w:ind w:left="1800" w:firstLine="360"/>
        <w:rPr>
          <w:ins w:id="22" w:author="Huang, Lili" w:date="2019-06-17T10:27:00Z"/>
        </w:rPr>
      </w:pPr>
      <w:ins w:id="23" w:author="Huang, Lili" w:date="2019-06-17T10:26:00Z">
        <w:r>
          <w:t xml:space="preserve">    Load </w:t>
        </w:r>
      </w:ins>
      <w:ins w:id="24" w:author="Huang, Lili" w:date="2019-06-17T10:27:00Z">
        <w:r>
          <w:t>“Not valid behavior</w:t>
        </w:r>
        <w:r w:rsidR="002D4D25">
          <w:t>s</w:t>
        </w:r>
        <w:r>
          <w:t>” from database;</w:t>
        </w:r>
      </w:ins>
    </w:p>
    <w:p w:rsidR="009964BB" w:rsidRDefault="009964BB" w:rsidP="00972AC0">
      <w:pPr>
        <w:pStyle w:val="ListParagraph"/>
        <w:autoSpaceDE w:val="0"/>
        <w:autoSpaceDN w:val="0"/>
        <w:adjustRightInd w:val="0"/>
        <w:ind w:left="1800" w:firstLine="360"/>
        <w:rPr>
          <w:ins w:id="25" w:author="Huang, Lili" w:date="2019-06-17T10:22:00Z"/>
        </w:rPr>
      </w:pPr>
      <w:ins w:id="26" w:author="Huang, Lili" w:date="2019-06-17T10:27:00Z">
        <w:r>
          <w:t xml:space="preserve">    Load “Valid behavior</w:t>
        </w:r>
        <w:r w:rsidR="002D4D25">
          <w:t>s</w:t>
        </w:r>
        <w:r>
          <w:t>” from database;</w:t>
        </w:r>
      </w:ins>
    </w:p>
    <w:p w:rsidR="00972AC0" w:rsidRDefault="00972AC0" w:rsidP="00972AC0">
      <w:pPr>
        <w:pStyle w:val="ListParagraph"/>
        <w:autoSpaceDE w:val="0"/>
        <w:autoSpaceDN w:val="0"/>
        <w:adjustRightInd w:val="0"/>
        <w:ind w:left="1800" w:firstLine="360"/>
        <w:rPr>
          <w:ins w:id="27" w:author="Huang, Lili" w:date="2019-06-17T10:22:00Z"/>
        </w:rPr>
      </w:pPr>
      <w:ins w:id="28" w:author="Huang, Lili" w:date="2019-06-17T10:22:00Z">
        <w:r>
          <w:t xml:space="preserve">    Load short call list from database;</w:t>
        </w:r>
      </w:ins>
    </w:p>
    <w:p w:rsidR="00972AC0" w:rsidRDefault="00972AC0" w:rsidP="00972AC0">
      <w:pPr>
        <w:pStyle w:val="ListParagraph"/>
        <w:autoSpaceDE w:val="0"/>
        <w:autoSpaceDN w:val="0"/>
        <w:adjustRightInd w:val="0"/>
        <w:ind w:left="1800" w:firstLine="360"/>
        <w:rPr>
          <w:ins w:id="29" w:author="Huang, Lili" w:date="2019-06-17T10:22:00Z"/>
        </w:rPr>
      </w:pPr>
      <w:ins w:id="30" w:author="Huang, Lili" w:date="2019-06-17T10:22:00Z">
        <w:r>
          <w:t>End If Short Call;</w:t>
        </w:r>
      </w:ins>
    </w:p>
    <w:p w:rsidR="00972AC0" w:rsidRDefault="00972AC0" w:rsidP="00566351">
      <w:pPr>
        <w:pStyle w:val="ListParagraph"/>
        <w:autoSpaceDE w:val="0"/>
        <w:autoSpaceDN w:val="0"/>
        <w:adjustRightInd w:val="0"/>
        <w:ind w:left="1800" w:firstLine="360"/>
        <w:rPr>
          <w:ins w:id="31" w:author="Huang, Lili" w:date="2019-06-17T10:22:00Z"/>
        </w:rPr>
      </w:pPr>
    </w:p>
    <w:p w:rsidR="007A32D0" w:rsidRDefault="0054725F" w:rsidP="00566351">
      <w:pPr>
        <w:pStyle w:val="ListParagraph"/>
        <w:autoSpaceDE w:val="0"/>
        <w:autoSpaceDN w:val="0"/>
        <w:adjustRightInd w:val="0"/>
        <w:ind w:left="1800" w:firstLine="360"/>
        <w:rPr>
          <w:ins w:id="32" w:author="Huang, Lili" w:date="2019-06-20T09:51:00Z"/>
        </w:rPr>
      </w:pPr>
      <w:ins w:id="33" w:author="Huang, Lili" w:date="2019-06-17T10:16:00Z">
        <w:r>
          <w:t>Determine Pending Form Type (See section 5 for details);</w:t>
        </w:r>
      </w:ins>
    </w:p>
    <w:p w:rsidR="00D46E3B" w:rsidRDefault="00D46E3B" w:rsidP="00566351">
      <w:pPr>
        <w:pStyle w:val="ListParagraph"/>
        <w:autoSpaceDE w:val="0"/>
        <w:autoSpaceDN w:val="0"/>
        <w:adjustRightInd w:val="0"/>
        <w:ind w:left="1800" w:firstLine="360"/>
        <w:rPr>
          <w:ins w:id="34" w:author="Huang, Lili" w:date="2019-06-20T09:52:00Z"/>
        </w:rPr>
      </w:pPr>
      <w:ins w:id="35" w:author="Huang, Lili" w:date="2019-06-20T09:51:00Z">
        <w:r>
          <w:t>Determine Review Page display mode (Read Only vs Editable)</w:t>
        </w:r>
      </w:ins>
      <w:ins w:id="36" w:author="Huang, Lili" w:date="2019-06-20T09:52:00Z">
        <w:r w:rsidR="005A5821">
          <w:t>;</w:t>
        </w:r>
      </w:ins>
    </w:p>
    <w:p w:rsidR="005A5821" w:rsidRDefault="005A5821" w:rsidP="00566351">
      <w:pPr>
        <w:pStyle w:val="ListParagraph"/>
        <w:autoSpaceDE w:val="0"/>
        <w:autoSpaceDN w:val="0"/>
        <w:adjustRightInd w:val="0"/>
        <w:ind w:left="1800" w:firstLine="360"/>
        <w:rPr>
          <w:ins w:id="37" w:author="Huang, Lili" w:date="2019-06-20T09:52:00Z"/>
        </w:rPr>
      </w:pPr>
    </w:p>
    <w:p w:rsidR="005A5821" w:rsidRDefault="005A5821" w:rsidP="00566351">
      <w:pPr>
        <w:pStyle w:val="ListParagraph"/>
        <w:autoSpaceDE w:val="0"/>
        <w:autoSpaceDN w:val="0"/>
        <w:adjustRightInd w:val="0"/>
        <w:ind w:left="1800" w:firstLine="360"/>
        <w:rPr>
          <w:ins w:id="38" w:author="Huang, Lili" w:date="2019-06-17T10:16:00Z"/>
        </w:rPr>
      </w:pPr>
      <w:ins w:id="39" w:author="Huang, Lili" w:date="2019-06-20T09:52:00Z">
        <w:r>
          <w:t>Display Review Page;</w:t>
        </w:r>
      </w:ins>
    </w:p>
    <w:p w:rsidR="0054725F" w:rsidRDefault="0054725F" w:rsidP="00566351">
      <w:pPr>
        <w:pStyle w:val="ListParagraph"/>
        <w:autoSpaceDE w:val="0"/>
        <w:autoSpaceDN w:val="0"/>
        <w:adjustRightInd w:val="0"/>
        <w:ind w:left="1800" w:firstLine="360"/>
      </w:pPr>
    </w:p>
    <w:p w:rsidR="005A5821" w:rsidRDefault="00A40056" w:rsidP="00AC47BE">
      <w:pPr>
        <w:pStyle w:val="ListParagraph"/>
        <w:autoSpaceDE w:val="0"/>
        <w:autoSpaceDN w:val="0"/>
        <w:adjustRightInd w:val="0"/>
        <w:ind w:left="2160"/>
        <w:rPr>
          <w:ins w:id="40" w:author="Huang, Lili" w:date="2019-06-20T09:52:00Z"/>
        </w:rPr>
      </w:pPr>
      <w:del w:id="41" w:author="Huang, Lili" w:date="2019-05-31T14:05:00Z">
        <w:r w:rsidDel="007A32D0">
          <w:delText xml:space="preserve">Display either Pending Review or Pending Acknowledgement or Pending Research, or Pending CSE accordingly. </w:delText>
        </w:r>
      </w:del>
    </w:p>
    <w:p w:rsidR="00D620DB" w:rsidRDefault="005A5821" w:rsidP="00AC47BE">
      <w:pPr>
        <w:pStyle w:val="ListParagraph"/>
        <w:autoSpaceDE w:val="0"/>
        <w:autoSpaceDN w:val="0"/>
        <w:adjustRightInd w:val="0"/>
        <w:ind w:left="2160"/>
        <w:rPr>
          <w:ins w:id="42" w:author="Huang, Lili" w:date="2019-06-20T09:52:00Z"/>
          <w:i/>
        </w:rPr>
      </w:pPr>
      <w:ins w:id="43" w:author="Huang, Lili" w:date="2019-06-20T09:52:00Z">
        <w:r w:rsidRPr="005A5821">
          <w:rPr>
            <w:i/>
          </w:rPr>
          <w:t xml:space="preserve">Note: </w:t>
        </w:r>
      </w:ins>
    </w:p>
    <w:p w:rsidR="00914E5B" w:rsidRDefault="00A40056" w:rsidP="00AC47BE">
      <w:pPr>
        <w:pStyle w:val="ListParagraph"/>
        <w:autoSpaceDE w:val="0"/>
        <w:autoSpaceDN w:val="0"/>
        <w:adjustRightInd w:val="0"/>
        <w:ind w:left="2160"/>
        <w:rPr>
          <w:ins w:id="44" w:author="Huang, Lili" w:date="2019-06-20T09:52:00Z"/>
          <w:i/>
        </w:rPr>
      </w:pPr>
      <w:r w:rsidRPr="005A5821">
        <w:rPr>
          <w:i/>
        </w:rPr>
        <w:t xml:space="preserve">See section </w:t>
      </w:r>
      <w:r w:rsidR="00102CA1" w:rsidRPr="005A5821">
        <w:rPr>
          <w:i/>
        </w:rPr>
        <w:t>“</w:t>
      </w:r>
      <w:r w:rsidRPr="005A5821">
        <w:rPr>
          <w:i/>
        </w:rPr>
        <w:t>5</w:t>
      </w:r>
      <w:r w:rsidR="00102CA1" w:rsidRPr="005A5821">
        <w:rPr>
          <w:i/>
        </w:rPr>
        <w:t>. Logic to determine pending form type”</w:t>
      </w:r>
      <w:del w:id="45" w:author="Huang, Lili" w:date="2019-06-20T09:52:00Z">
        <w:r w:rsidRPr="005A5821" w:rsidDel="005A5821">
          <w:rPr>
            <w:i/>
          </w:rPr>
          <w:delText xml:space="preserve"> for details</w:delText>
        </w:r>
      </w:del>
      <w:r w:rsidRPr="005A5821">
        <w:rPr>
          <w:i/>
        </w:rPr>
        <w:t>.</w:t>
      </w:r>
    </w:p>
    <w:p w:rsidR="00D620DB" w:rsidRPr="005A5821" w:rsidRDefault="00D620DB" w:rsidP="00AC47BE">
      <w:pPr>
        <w:pStyle w:val="ListParagraph"/>
        <w:autoSpaceDE w:val="0"/>
        <w:autoSpaceDN w:val="0"/>
        <w:adjustRightInd w:val="0"/>
        <w:ind w:left="2160"/>
        <w:rPr>
          <w:ins w:id="46" w:author="Huang, Lili" w:date="2019-06-20T09:49:00Z"/>
          <w:i/>
        </w:rPr>
      </w:pPr>
      <w:ins w:id="47" w:author="Huang, Lili" w:date="2019-06-20T09:52:00Z">
        <w:r>
          <w:rPr>
            <w:i/>
          </w:rPr>
          <w:t xml:space="preserve">See section </w:t>
        </w:r>
      </w:ins>
      <w:ins w:id="48" w:author="Huang, Lili" w:date="2019-06-20T09:53:00Z">
        <w:r>
          <w:rPr>
            <w:i/>
          </w:rPr>
          <w:t>“</w:t>
        </w:r>
      </w:ins>
      <w:r w:rsidR="00476317">
        <w:rPr>
          <w:i/>
        </w:rPr>
        <w:t>6</w:t>
      </w:r>
      <w:ins w:id="49" w:author="Huang, Lili" w:date="2019-06-20T09:53:00Z">
        <w:r>
          <w:rPr>
            <w:i/>
          </w:rPr>
          <w:t>. Logic to determine Review Page display mode”.</w:t>
        </w:r>
      </w:ins>
    </w:p>
    <w:p w:rsidR="00FB2CFD" w:rsidRDefault="00FB2CFD" w:rsidP="00AC47BE">
      <w:pPr>
        <w:pStyle w:val="ListParagraph"/>
        <w:autoSpaceDE w:val="0"/>
        <w:autoSpaceDN w:val="0"/>
        <w:adjustRightInd w:val="0"/>
        <w:ind w:left="2160"/>
        <w:rPr>
          <w:ins w:id="50" w:author="Huang, Lili" w:date="2019-06-20T09:49:00Z"/>
        </w:rPr>
      </w:pPr>
    </w:p>
    <w:p w:rsidR="00FB2CFD" w:rsidRDefault="00FB2CFD" w:rsidP="00AC47BE">
      <w:pPr>
        <w:pStyle w:val="ListParagraph"/>
        <w:autoSpaceDE w:val="0"/>
        <w:autoSpaceDN w:val="0"/>
        <w:adjustRightInd w:val="0"/>
        <w:ind w:left="2160"/>
      </w:pPr>
      <w:ins w:id="51" w:author="Huang, Lili" w:date="2019-06-20T09:49:00Z">
        <w:r>
          <w:t>Display Review Page</w:t>
        </w:r>
      </w:ins>
      <w:ins w:id="52" w:author="Huang, Lili" w:date="2019-06-20T09:50:00Z">
        <w:r w:rsidR="0089647C">
          <w:t>;</w:t>
        </w:r>
      </w:ins>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53" w:name="_Toc13476517"/>
      <w:r w:rsidRPr="00664275">
        <w:rPr>
          <w:b/>
        </w:rPr>
        <w:t>P</w:t>
      </w:r>
      <w:r w:rsidR="00EF5FC8" w:rsidRPr="00664275">
        <w:rPr>
          <w:b/>
        </w:rPr>
        <w:t>age details</w:t>
      </w:r>
      <w:bookmarkEnd w:id="53"/>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54" w:name="_Toc13476518"/>
      <w:r w:rsidRPr="0033187B">
        <w:t>Views\</w:t>
      </w:r>
      <w:r w:rsidR="00665FB9">
        <w:t>Review</w:t>
      </w:r>
      <w:r w:rsidRPr="0033187B">
        <w:t>\</w:t>
      </w:r>
      <w:r w:rsidR="00E14B1F" w:rsidRPr="0033187B">
        <w:t>_</w:t>
      </w:r>
      <w:proofErr w:type="spellStart"/>
      <w:r w:rsidR="00665FB9">
        <w:t>ReviewCoachingHome.cshtml</w:t>
      </w:r>
      <w:proofErr w:type="spellEnd"/>
      <w:r w:rsidR="00F416CC">
        <w:t>, _</w:t>
      </w:r>
      <w:proofErr w:type="spellStart"/>
      <w:r w:rsidR="00F416CC">
        <w:t>ViewWarningLog.cshtml</w:t>
      </w:r>
      <w:bookmarkEnd w:id="54"/>
      <w:proofErr w:type="spellEnd"/>
    </w:p>
    <w:p w:rsidR="009B2A2F" w:rsidRDefault="009B2A2F" w:rsidP="007A38A2">
      <w:pPr>
        <w:pStyle w:val="ListParagraph"/>
        <w:numPr>
          <w:ilvl w:val="2"/>
          <w:numId w:val="3"/>
        </w:numPr>
        <w:autoSpaceDE w:val="0"/>
        <w:autoSpaceDN w:val="0"/>
        <w:adjustRightInd w:val="0"/>
        <w:outlineLvl w:val="1"/>
      </w:pPr>
      <w:bookmarkStart w:id="55" w:name="_Toc13476519"/>
      <w:r>
        <w:t>Razor pages comprising Web Page</w:t>
      </w:r>
      <w:bookmarkEnd w:id="55"/>
    </w:p>
    <w:p w:rsidR="00CE6481" w:rsidRDefault="00CE6481" w:rsidP="005D1F00">
      <w:pPr>
        <w:autoSpaceDE w:val="0"/>
        <w:autoSpaceDN w:val="0"/>
        <w:adjustRightInd w:val="0"/>
        <w:ind w:left="2088" w:firstLine="72"/>
        <w:rPr>
          <w:ins w:id="56" w:author="Huang, Lili" w:date="2019-06-14T14:21:00Z"/>
        </w:rPr>
      </w:pPr>
      <w:r>
        <w:t>_</w:t>
      </w:r>
      <w:proofErr w:type="spellStart"/>
      <w:r w:rsidR="00A35BF6">
        <w:t>AcknowledgeCoaching</w:t>
      </w:r>
      <w:r>
        <w:t>.cshtml</w:t>
      </w:r>
      <w:proofErr w:type="spellEnd"/>
    </w:p>
    <w:p w:rsidR="009952C7" w:rsidRDefault="009952C7" w:rsidP="005D1F00">
      <w:pPr>
        <w:autoSpaceDE w:val="0"/>
        <w:autoSpaceDN w:val="0"/>
        <w:adjustRightInd w:val="0"/>
        <w:ind w:left="2088" w:firstLine="72"/>
        <w:rPr>
          <w:ins w:id="57" w:author="Huang, Lili" w:date="2019-06-14T14:21:00Z"/>
        </w:rPr>
      </w:pPr>
      <w:ins w:id="58" w:author="Huang, Lili" w:date="2019-06-14T14:21:00Z">
        <w:r>
          <w:t>_</w:t>
        </w:r>
        <w:proofErr w:type="spellStart"/>
        <w:r>
          <w:t>ConfirmReviewShortCalls.cshtml</w:t>
        </w:r>
        <w:proofErr w:type="spellEnd"/>
      </w:ins>
    </w:p>
    <w:p w:rsidR="009952C7" w:rsidRDefault="009952C7" w:rsidP="005D1F00">
      <w:pPr>
        <w:autoSpaceDE w:val="0"/>
        <w:autoSpaceDN w:val="0"/>
        <w:adjustRightInd w:val="0"/>
        <w:ind w:left="2088" w:firstLine="72"/>
        <w:rPr>
          <w:ins w:id="59" w:author="Huang, Lili" w:date="2019-06-14T14:21:00Z"/>
        </w:rPr>
      </w:pPr>
      <w:ins w:id="60" w:author="Huang, Lili" w:date="2019-06-14T14:21:00Z">
        <w:r>
          <w:t>_</w:t>
        </w:r>
        <w:proofErr w:type="spellStart"/>
        <w:r>
          <w:t>EmployeeReivewInfo.cshtml</w:t>
        </w:r>
        <w:proofErr w:type="spellEnd"/>
      </w:ins>
    </w:p>
    <w:p w:rsidR="009952C7" w:rsidRDefault="009952C7" w:rsidP="005D1F00">
      <w:pPr>
        <w:autoSpaceDE w:val="0"/>
        <w:autoSpaceDN w:val="0"/>
        <w:adjustRightInd w:val="0"/>
        <w:ind w:left="2088" w:firstLine="72"/>
        <w:rPr>
          <w:ins w:id="61" w:author="Huang, Lili" w:date="2019-06-14T14:22:00Z"/>
        </w:rPr>
      </w:pPr>
      <w:ins w:id="62" w:author="Huang, Lili" w:date="2019-06-14T14:22:00Z">
        <w:r>
          <w:t>_</w:t>
        </w:r>
        <w:proofErr w:type="spellStart"/>
        <w:r>
          <w:t>Error.cshtml</w:t>
        </w:r>
        <w:proofErr w:type="spellEnd"/>
      </w:ins>
    </w:p>
    <w:p w:rsidR="009952C7" w:rsidRDefault="009952C7" w:rsidP="005D1F00">
      <w:pPr>
        <w:autoSpaceDE w:val="0"/>
        <w:autoSpaceDN w:val="0"/>
        <w:adjustRightInd w:val="0"/>
        <w:ind w:left="2088" w:firstLine="72"/>
        <w:rPr>
          <w:ins w:id="63" w:author="Huang, Lili" w:date="2019-06-14T14:22:00Z"/>
        </w:rPr>
      </w:pPr>
      <w:ins w:id="64" w:author="Huang, Lili" w:date="2019-06-14T14:22:00Z">
        <w:r>
          <w:t>_</w:t>
        </w:r>
        <w:proofErr w:type="spellStart"/>
        <w:r>
          <w:t>ManagerReviewInfo.cshtml</w:t>
        </w:r>
        <w:proofErr w:type="spellEnd"/>
      </w:ins>
    </w:p>
    <w:p w:rsidR="009952C7" w:rsidRDefault="00F4333C" w:rsidP="005D1F00">
      <w:pPr>
        <w:autoSpaceDE w:val="0"/>
        <w:autoSpaceDN w:val="0"/>
        <w:adjustRightInd w:val="0"/>
        <w:ind w:left="2088" w:firstLine="72"/>
      </w:pPr>
      <w:ins w:id="65" w:author="Huang, Lili" w:date="2019-06-14T14:22:00Z">
        <w:r>
          <w:t>_</w:t>
        </w:r>
        <w:proofErr w:type="spellStart"/>
        <w:r>
          <w:t>Reasons.cshtml</w:t>
        </w:r>
      </w:ins>
      <w:proofErr w:type="spellEnd"/>
    </w:p>
    <w:p w:rsidR="00E06E60" w:rsidRDefault="0010412E" w:rsidP="005D1F00">
      <w:pPr>
        <w:autoSpaceDE w:val="0"/>
        <w:autoSpaceDN w:val="0"/>
        <w:adjustRightInd w:val="0"/>
        <w:ind w:left="2088" w:firstLine="72"/>
      </w:pPr>
      <w:r>
        <w:t>_</w:t>
      </w:r>
      <w:proofErr w:type="spellStart"/>
      <w:r>
        <w:t>ReviewCoaching</w:t>
      </w:r>
      <w:r w:rsidR="00E06E60">
        <w:t>.cshtml</w:t>
      </w:r>
      <w:proofErr w:type="spellEnd"/>
    </w:p>
    <w:p w:rsidR="000D61F8" w:rsidRDefault="000D61F8" w:rsidP="000D61F8">
      <w:pPr>
        <w:autoSpaceDE w:val="0"/>
        <w:autoSpaceDN w:val="0"/>
        <w:adjustRightInd w:val="0"/>
        <w:ind w:left="2088" w:firstLine="72"/>
      </w:pPr>
      <w:r>
        <w:t>_</w:t>
      </w:r>
      <w:proofErr w:type="spellStart"/>
      <w:r>
        <w:t>ReviewCoachingCse.cshtml</w:t>
      </w:r>
      <w:proofErr w:type="spellEnd"/>
    </w:p>
    <w:p w:rsidR="0010412E" w:rsidDel="001E0F83" w:rsidRDefault="0010412E" w:rsidP="005D1F00">
      <w:pPr>
        <w:autoSpaceDE w:val="0"/>
        <w:autoSpaceDN w:val="0"/>
        <w:adjustRightInd w:val="0"/>
        <w:ind w:left="2088" w:firstLine="72"/>
        <w:rPr>
          <w:del w:id="66" w:author="Huang, Lili" w:date="2019-06-14T14:22:00Z"/>
        </w:rPr>
      </w:pPr>
      <w:del w:id="67" w:author="Huang, Lili" w:date="2019-06-14T14:22:00Z">
        <w:r w:rsidDel="001E0F83">
          <w:delText>_ReviewCoachingFinal.cshtml</w:delText>
        </w:r>
      </w:del>
    </w:p>
    <w:p w:rsidR="000D61F8" w:rsidRDefault="000D61F8" w:rsidP="005D1F00">
      <w:pPr>
        <w:autoSpaceDE w:val="0"/>
        <w:autoSpaceDN w:val="0"/>
        <w:adjustRightInd w:val="0"/>
        <w:ind w:left="2088" w:firstLine="72"/>
      </w:pPr>
      <w:r>
        <w:t>_</w:t>
      </w:r>
      <w:proofErr w:type="spellStart"/>
      <w:r>
        <w:t>ReviewCoachingHome.cshtml</w:t>
      </w:r>
      <w:proofErr w:type="spellEnd"/>
    </w:p>
    <w:p w:rsidR="00CF42EB" w:rsidRDefault="005C416A" w:rsidP="005D1F00">
      <w:pPr>
        <w:autoSpaceDE w:val="0"/>
        <w:autoSpaceDN w:val="0"/>
        <w:adjustRightInd w:val="0"/>
        <w:ind w:left="2088" w:firstLine="72"/>
      </w:pPr>
      <w:r>
        <w:t>_</w:t>
      </w:r>
      <w:proofErr w:type="spellStart"/>
      <w:r>
        <w:t>ReivewCoachingPending.cshtml</w:t>
      </w:r>
      <w:proofErr w:type="spellEnd"/>
    </w:p>
    <w:p w:rsidR="005C416A" w:rsidRDefault="005C416A" w:rsidP="005D1F00">
      <w:pPr>
        <w:autoSpaceDE w:val="0"/>
        <w:autoSpaceDN w:val="0"/>
        <w:adjustRightInd w:val="0"/>
        <w:ind w:left="2088" w:firstLine="72"/>
        <w:rPr>
          <w:ins w:id="68" w:author="Huang, Lili" w:date="2019-06-14T14:22:00Z"/>
        </w:rPr>
      </w:pPr>
      <w:r>
        <w:t>_</w:t>
      </w:r>
      <w:proofErr w:type="spellStart"/>
      <w:r>
        <w:t>ReviewCoachingResearch.cshtml</w:t>
      </w:r>
      <w:proofErr w:type="spellEnd"/>
    </w:p>
    <w:p w:rsidR="001E0F83" w:rsidDel="00E43668" w:rsidRDefault="001E0F83" w:rsidP="001E0F83">
      <w:pPr>
        <w:autoSpaceDE w:val="0"/>
        <w:autoSpaceDN w:val="0"/>
        <w:adjustRightInd w:val="0"/>
        <w:ind w:left="2088" w:firstLine="72"/>
        <w:rPr>
          <w:del w:id="69" w:author="Huang, Lili" w:date="2019-06-14T14:23:00Z"/>
        </w:rPr>
      </w:pPr>
      <w:ins w:id="70" w:author="Huang, Lili" w:date="2019-06-14T14:22:00Z">
        <w:r>
          <w:t>_</w:t>
        </w:r>
        <w:proofErr w:type="spellStart"/>
        <w:r>
          <w:t>ReviewInfo.cshtml</w:t>
        </w:r>
      </w:ins>
    </w:p>
    <w:p w:rsidR="00E43668" w:rsidRDefault="00E43668" w:rsidP="001E0F83">
      <w:pPr>
        <w:autoSpaceDE w:val="0"/>
        <w:autoSpaceDN w:val="0"/>
        <w:adjustRightInd w:val="0"/>
        <w:ind w:left="2088" w:firstLine="72"/>
        <w:rPr>
          <w:ins w:id="71" w:author="Huang, Lili" w:date="2019-06-14T14:23:00Z"/>
        </w:rPr>
      </w:pPr>
      <w:ins w:id="72" w:author="Huang, Lili" w:date="2019-06-14T14:23:00Z">
        <w:r>
          <w:t>_ReviewShortCalls.cshtml</w:t>
        </w:r>
        <w:proofErr w:type="spellEnd"/>
      </w:ins>
    </w:p>
    <w:p w:rsidR="00472FD7" w:rsidRDefault="00472FD7" w:rsidP="005D1F00">
      <w:pPr>
        <w:autoSpaceDE w:val="0"/>
        <w:autoSpaceDN w:val="0"/>
        <w:adjustRightInd w:val="0"/>
        <w:ind w:left="2088" w:firstLine="72"/>
        <w:rPr>
          <w:ins w:id="73" w:author="Huang, Lili" w:date="2019-06-14T14:23:00Z"/>
        </w:rPr>
      </w:pPr>
      <w:r>
        <w:t>_</w:t>
      </w:r>
      <w:proofErr w:type="spellStart"/>
      <w:r>
        <w:t>Scorecards.xhtml</w:t>
      </w:r>
      <w:proofErr w:type="spellEnd"/>
    </w:p>
    <w:p w:rsidR="00580BE9" w:rsidRDefault="00580BE9" w:rsidP="005D1F00">
      <w:pPr>
        <w:autoSpaceDE w:val="0"/>
        <w:autoSpaceDN w:val="0"/>
        <w:adjustRightInd w:val="0"/>
        <w:ind w:left="2088" w:firstLine="72"/>
        <w:rPr>
          <w:ins w:id="74" w:author="Huang, Lili" w:date="2019-06-14T14:24:00Z"/>
        </w:rPr>
      </w:pPr>
      <w:ins w:id="75" w:author="Huang, Lili" w:date="2019-06-14T14:23:00Z">
        <w:r>
          <w:t>_</w:t>
        </w:r>
        <w:proofErr w:type="spellStart"/>
        <w:r>
          <w:t>ShortCalls.cshtml</w:t>
        </w:r>
      </w:ins>
      <w:proofErr w:type="spellEnd"/>
    </w:p>
    <w:p w:rsidR="001944D8" w:rsidRDefault="001944D8" w:rsidP="005D1F00">
      <w:pPr>
        <w:autoSpaceDE w:val="0"/>
        <w:autoSpaceDN w:val="0"/>
        <w:adjustRightInd w:val="0"/>
        <w:ind w:left="2088" w:firstLine="72"/>
      </w:pPr>
      <w:ins w:id="76" w:author="Huang, Lili" w:date="2019-06-14T14:24:00Z">
        <w:r>
          <w:t>_</w:t>
        </w:r>
        <w:proofErr w:type="spellStart"/>
        <w:r>
          <w:t>SupervisorReviewInfo.cshtml</w:t>
        </w:r>
      </w:ins>
      <w:proofErr w:type="spellEnd"/>
    </w:p>
    <w:p w:rsidR="000D61F8" w:rsidRDefault="000D61F8" w:rsidP="000D61F8">
      <w:pPr>
        <w:autoSpaceDE w:val="0"/>
        <w:autoSpaceDN w:val="0"/>
        <w:adjustRightInd w:val="0"/>
        <w:ind w:left="2088" w:firstLine="72"/>
      </w:pPr>
      <w:r>
        <w:t>_</w:t>
      </w:r>
      <w:proofErr w:type="spellStart"/>
      <w:r>
        <w:t>Unauthorized.cshtml</w:t>
      </w:r>
      <w:proofErr w:type="spellEnd"/>
    </w:p>
    <w:p w:rsidR="00852619" w:rsidRDefault="00852619" w:rsidP="005D1F00">
      <w:pPr>
        <w:autoSpaceDE w:val="0"/>
        <w:autoSpaceDN w:val="0"/>
        <w:adjustRightInd w:val="0"/>
        <w:ind w:left="2088" w:firstLine="72"/>
      </w:pPr>
      <w:r>
        <w:t>_</w:t>
      </w:r>
      <w:proofErr w:type="spellStart"/>
      <w:r>
        <w:t>ViewCoaching</w:t>
      </w:r>
      <w:r w:rsidR="0059297D">
        <w:t>Log</w:t>
      </w:r>
      <w:r>
        <w:t>.cshtml</w:t>
      </w:r>
      <w:proofErr w:type="spellEnd"/>
    </w:p>
    <w:p w:rsidR="00852619" w:rsidRDefault="00852619" w:rsidP="005D1F00">
      <w:pPr>
        <w:autoSpaceDE w:val="0"/>
        <w:autoSpaceDN w:val="0"/>
        <w:adjustRightInd w:val="0"/>
        <w:ind w:left="2088" w:firstLine="72"/>
      </w:pPr>
      <w:r>
        <w:t>_</w:t>
      </w:r>
      <w:proofErr w:type="spellStart"/>
      <w:r>
        <w:t>ViewWarning</w:t>
      </w:r>
      <w:r w:rsidR="0059297D">
        <w:t>Log</w:t>
      </w:r>
      <w:r>
        <w:t>.cshtml</w:t>
      </w:r>
      <w:proofErr w:type="spellEnd"/>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77" w:name="_Toc13476520"/>
      <w:r>
        <w:t>Layout Page</w:t>
      </w:r>
      <w:bookmarkEnd w:id="77"/>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w:t>
      </w:r>
      <w:proofErr w:type="spellStart"/>
      <w:r w:rsidR="007E7903">
        <w:t>Layoutcshtml</w:t>
      </w:r>
      <w:proofErr w:type="spellEnd"/>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78" w:name="_Toc13476521"/>
      <w:r>
        <w:t>Screen</w:t>
      </w:r>
      <w:r w:rsidR="001D2F61">
        <w:t>s</w:t>
      </w:r>
      <w:r>
        <w:t>hot</w:t>
      </w:r>
      <w:bookmarkEnd w:id="78"/>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lastRenderedPageBreak/>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lastRenderedPageBreak/>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w:t>
      </w:r>
      <w:proofErr w:type="spellStart"/>
      <w:r>
        <w:rPr>
          <w:b/>
        </w:rPr>
        <w:t>OverTurned</w:t>
      </w:r>
      <w:proofErr w:type="spellEnd"/>
      <w:r>
        <w:rPr>
          <w:b/>
        </w:rPr>
        <w:t xml:space="preserve">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lastRenderedPageBreak/>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lastRenderedPageBreak/>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ins w:id="79" w:author="Huang, Lili" w:date="2019-06-13T14:19:00Z"/>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ins w:id="80" w:author="Huang, Lili" w:date="2019-06-13T14:19:00Z"/>
          <w:b/>
        </w:rPr>
      </w:pPr>
    </w:p>
    <w:p w:rsidR="00662886" w:rsidRDefault="00662886" w:rsidP="001F53F4">
      <w:pPr>
        <w:autoSpaceDE w:val="0"/>
        <w:autoSpaceDN w:val="0"/>
        <w:adjustRightInd w:val="0"/>
        <w:rPr>
          <w:ins w:id="81" w:author="Huang, Lili" w:date="2019-06-14T14:13:00Z"/>
          <w:b/>
        </w:rPr>
      </w:pPr>
      <w:ins w:id="82" w:author="Huang, Lili" w:date="2019-06-13T14:20:00Z">
        <w:r>
          <w:rPr>
            <w:b/>
          </w:rPr>
          <w:t>Review – Short Call – Supervisor form</w:t>
        </w:r>
      </w:ins>
    </w:p>
    <w:p w:rsidR="00920993" w:rsidRDefault="00493637" w:rsidP="001F53F4">
      <w:pPr>
        <w:autoSpaceDE w:val="0"/>
        <w:autoSpaceDN w:val="0"/>
        <w:adjustRightInd w:val="0"/>
        <w:rPr>
          <w:ins w:id="83" w:author="Huang, Lili" w:date="2019-06-13T14:20:00Z"/>
          <w:b/>
        </w:rPr>
      </w:pPr>
      <w:ins w:id="84" w:author="Huang, Lili" w:date="2019-06-18T13:53:00Z">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ins>
    </w:p>
    <w:p w:rsidR="00662886" w:rsidRDefault="00662886" w:rsidP="001F53F4">
      <w:pPr>
        <w:autoSpaceDE w:val="0"/>
        <w:autoSpaceDN w:val="0"/>
        <w:adjustRightInd w:val="0"/>
        <w:rPr>
          <w:ins w:id="85" w:author="Huang, Lili" w:date="2019-06-13T14:20:00Z"/>
          <w:b/>
        </w:rPr>
      </w:pPr>
    </w:p>
    <w:p w:rsidR="00662886" w:rsidRDefault="00662886" w:rsidP="001F53F4">
      <w:pPr>
        <w:autoSpaceDE w:val="0"/>
        <w:autoSpaceDN w:val="0"/>
        <w:adjustRightInd w:val="0"/>
        <w:rPr>
          <w:ins w:id="86" w:author="Huang, Lili" w:date="2019-06-13T14:20:00Z"/>
          <w:b/>
        </w:rPr>
      </w:pPr>
      <w:ins w:id="87" w:author="Huang, Lili" w:date="2019-06-13T14:20:00Z">
        <w:r>
          <w:rPr>
            <w:b/>
          </w:rPr>
          <w:t xml:space="preserve">Review – Short Call – Manager </w:t>
        </w:r>
        <w:proofErr w:type="gramStart"/>
        <w:r>
          <w:rPr>
            <w:b/>
          </w:rPr>
          <w:t>form</w:t>
        </w:r>
        <w:proofErr w:type="gramEnd"/>
      </w:ins>
    </w:p>
    <w:p w:rsidR="00430C56" w:rsidRDefault="00C13FD3" w:rsidP="001F53F4">
      <w:pPr>
        <w:autoSpaceDE w:val="0"/>
        <w:autoSpaceDN w:val="0"/>
        <w:adjustRightInd w:val="0"/>
        <w:rPr>
          <w:ins w:id="88" w:author="Huang, Lili" w:date="2019-06-14T14:17:00Z"/>
          <w:b/>
        </w:rPr>
      </w:pPr>
      <w:ins w:id="89" w:author="Huang, Lili" w:date="2019-06-14T14:17:00Z">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ins>
    </w:p>
    <w:p w:rsidR="00CD7B6D" w:rsidRDefault="00CD7B6D" w:rsidP="001F53F4">
      <w:pPr>
        <w:autoSpaceDE w:val="0"/>
        <w:autoSpaceDN w:val="0"/>
        <w:adjustRightInd w:val="0"/>
        <w:rPr>
          <w:ins w:id="90" w:author="Huang, Lili" w:date="2019-06-13T14:23:00Z"/>
          <w:b/>
        </w:rPr>
      </w:pPr>
      <w:ins w:id="91" w:author="Huang, Lili" w:date="2019-06-14T14:19:00Z">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ins>
    </w:p>
    <w:p w:rsidR="007E5C57" w:rsidRDefault="007E5C57" w:rsidP="001F53F4">
      <w:pPr>
        <w:autoSpaceDE w:val="0"/>
        <w:autoSpaceDN w:val="0"/>
        <w:adjustRightInd w:val="0"/>
        <w:rPr>
          <w:ins w:id="92" w:author="Huang, Lili" w:date="2019-06-13T14:23:00Z"/>
          <w:b/>
        </w:rPr>
      </w:pP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93" w:name="_Toc13476522"/>
      <w:r>
        <w:t>Web Page Invoked Events</w:t>
      </w:r>
      <w:bookmarkEnd w:id="93"/>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94" w:name="_Toc13476523"/>
      <w:r>
        <w:t>Web Page</w:t>
      </w:r>
      <w:r w:rsidR="0019081C">
        <w:t xml:space="preserve"> Fields</w:t>
      </w:r>
      <w:bookmarkEnd w:id="94"/>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w:t>
            </w:r>
            <w:proofErr w:type="spellStart"/>
            <w:r w:rsidR="00DD6019">
              <w:rPr>
                <w:b/>
              </w:rPr>
              <w:t>Coaching</w:t>
            </w:r>
            <w:r w:rsidR="0093379F">
              <w:rPr>
                <w:b/>
              </w:rPr>
              <w:t>Log</w:t>
            </w:r>
            <w:r w:rsidR="00DD6019">
              <w:rPr>
                <w:b/>
              </w:rPr>
              <w:t>Info.cshtml</w:t>
            </w:r>
            <w:proofErr w:type="spellEnd"/>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proofErr w:type="spellStart"/>
            <w:r>
              <w:t>Coaching_Log</w:t>
            </w:r>
            <w:proofErr w:type="spellEnd"/>
          </w:p>
          <w:p w:rsidR="004B1FBA" w:rsidRPr="002912E0" w:rsidRDefault="00C02D66" w:rsidP="00E42092">
            <w:pPr>
              <w:pStyle w:val="NormalTableText"/>
              <w:jc w:val="center"/>
            </w:pPr>
            <w:proofErr w:type="spellStart"/>
            <w:r>
              <w:t>Dim_Site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roofErr w:type="spellStart"/>
            <w:r>
              <w:t>Verint</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 xml:space="preserve">Display if from </w:t>
            </w:r>
            <w:proofErr w:type="spellStart"/>
            <w:r>
              <w:t>verint</w:t>
            </w:r>
            <w:proofErr w:type="spellEnd"/>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proofErr w:type="spellStart"/>
            <w:r>
              <w:t>Avoke</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 xml:space="preserve">Universal </w:t>
            </w:r>
            <w:proofErr w:type="spellStart"/>
            <w:r>
              <w:t>CallID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w:t>
            </w:r>
            <w:proofErr w:type="spellStart"/>
            <w:r>
              <w:t>entery</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rPr>
          <w:ins w:id="95" w:author="Huang, Lili" w:date="2019-06-17T09: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rPr>
                <w:ins w:id="96" w:author="Huang, Lili" w:date="2019-06-17T09:52:00Z"/>
              </w:rPr>
            </w:pPr>
            <w:ins w:id="97" w:author="Huang, Lili" w:date="2019-06-17T09:5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ins w:id="98" w:author="Huang, Lili" w:date="2019-06-17T09:52:00Z"/>
                <w:color w:val="548DD4" w:themeColor="text2" w:themeTint="99"/>
              </w:rPr>
            </w:pPr>
            <w:ins w:id="99" w:author="Huang, Lili" w:date="2019-06-17T09:53:00Z">
              <w:r w:rsidRPr="00B47313">
                <w:rPr>
                  <w:color w:val="548DD4" w:themeColor="text2" w:themeTint="99"/>
                </w:rPr>
                <w:t>The CSR has multiple short calls that exceed the threshold. Please coach the behavior so the CSR has fewer short calls.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rPr>
                <w:ins w:id="100" w:author="Huang, Lili" w:date="2019-06-17T09: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rPr>
                <w:ins w:id="101" w:author="Huang, Lili" w:date="2019-06-17T09:52:00Z"/>
              </w:rPr>
            </w:pPr>
            <w:ins w:id="102" w:author="Huang, Lili" w:date="2019-06-17T09:52:00Z">
              <w:r>
                <w:t>Supervisors Only</w:t>
              </w:r>
            </w:ins>
          </w:p>
        </w:tc>
      </w:tr>
      <w:tr w:rsidR="00CB0D9E" w:rsidRPr="002912E0" w:rsidTr="007D74AE">
        <w:trPr>
          <w:ins w:id="103" w:author="Huang, Lili" w:date="2019-06-14T09:58:00Z"/>
        </w:trPr>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pPr>
              <w:rPr>
                <w:ins w:id="104" w:author="Huang, Lili" w:date="2019-06-14T09:58:00Z"/>
              </w:rPr>
            </w:pPr>
            <w:ins w:id="105" w:author="Huang, Lili" w:date="2019-06-14T10:10:00Z">
              <w:r>
                <w:t xml:space="preserve">Column </w:t>
              </w:r>
            </w:ins>
            <w:ins w:id="106" w:author="Huang, Lili" w:date="2019-06-14T09:58:00Z">
              <w:r>
                <w:t>Header</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07" w:author="Huang, Lili" w:date="2019-06-14T09:58:00Z"/>
              </w:rPr>
            </w:pPr>
            <w:proofErr w:type="spellStart"/>
            <w:ins w:id="108" w:author="Huang, Lili" w:date="2019-06-14T10:10:00Z">
              <w:r>
                <w:t>Verint</w:t>
              </w:r>
              <w:proofErr w:type="spellEnd"/>
              <w:r>
                <w:t xml:space="preserve"> Call Id</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09" w:author="Huang, Lili" w:date="2019-06-14T09:58: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10" w:author="Huang, Lili" w:date="2019-06-14T09:58:00Z"/>
              </w:rPr>
            </w:pPr>
          </w:p>
        </w:tc>
      </w:tr>
      <w:tr w:rsidR="00CB0D9E" w:rsidRPr="002912E0" w:rsidTr="007D74AE">
        <w:trPr>
          <w:ins w:id="111" w:author="Huang, Lili" w:date="2019-06-14T09:59: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12" w:author="Huang, Lili" w:date="2019-06-14T09:59: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13" w:author="Huang, Lili" w:date="2019-06-14T09:59:00Z"/>
              </w:rPr>
            </w:pPr>
            <w:ins w:id="114" w:author="Huang, Lili" w:date="2019-06-14T10:10:00Z">
              <w:r>
                <w:t>Valid</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15" w:author="Huang, Lili" w:date="2019-06-14T09:5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16" w:author="Huang, Lili" w:date="2019-06-14T09:59:00Z"/>
              </w:rPr>
            </w:pPr>
          </w:p>
        </w:tc>
      </w:tr>
      <w:tr w:rsidR="00CB0D9E" w:rsidRPr="002912E0" w:rsidTr="007D74AE">
        <w:trPr>
          <w:ins w:id="117" w:author="Huang, Lili" w:date="2019-06-14T09:59: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18" w:author="Huang, Lili" w:date="2019-06-14T09:59: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19" w:author="Huang, Lili" w:date="2019-06-14T09:59:00Z"/>
              </w:rPr>
            </w:pPr>
            <w:ins w:id="120" w:author="Huang, Lili" w:date="2019-06-14T10:11:00Z">
              <w:r>
                <w:t>Behavior</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21" w:author="Huang, Lili" w:date="2019-06-14T09:5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22" w:author="Huang, Lili" w:date="2019-06-14T09:59:00Z"/>
              </w:rPr>
            </w:pPr>
          </w:p>
        </w:tc>
      </w:tr>
      <w:tr w:rsidR="00CB0D9E" w:rsidRPr="002912E0" w:rsidTr="007D74AE">
        <w:trPr>
          <w:ins w:id="123" w:author="Huang, Lili" w:date="2019-06-14T09:58: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24" w:author="Huang, Lili" w:date="2019-06-14T09:58: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25" w:author="Huang, Lili" w:date="2019-06-14T09:58:00Z"/>
              </w:rPr>
            </w:pPr>
            <w:ins w:id="126" w:author="Huang, Lili" w:date="2019-06-14T10:11:00Z">
              <w:r>
                <w:t>Action</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27" w:author="Huang, Lili" w:date="2019-06-14T09:58: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28" w:author="Huang, Lili" w:date="2019-06-14T09:58:00Z"/>
              </w:rPr>
            </w:pPr>
          </w:p>
        </w:tc>
      </w:tr>
      <w:tr w:rsidR="00CB0D9E" w:rsidRPr="002912E0" w:rsidTr="007D74AE">
        <w:trPr>
          <w:ins w:id="129" w:author="Huang, Lili" w:date="2019-06-14T09:58: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30" w:author="Huang, Lili" w:date="2019-06-14T09:58: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31" w:author="Huang, Lili" w:date="2019-06-14T09:58:00Z"/>
              </w:rPr>
            </w:pPr>
            <w:ins w:id="132" w:author="Huang, Lili" w:date="2019-06-14T10:11:00Z">
              <w:r>
                <w:t>Coaching Notes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33" w:author="Huang, Lili" w:date="2019-06-14T09:58: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rPr>
                <w:ins w:id="134" w:author="Huang, Lili" w:date="2019-06-14T09:58:00Z"/>
              </w:rPr>
            </w:pPr>
            <w:ins w:id="135" w:author="Huang, Lili" w:date="2019-06-17T09:54:00Z">
              <w:r>
                <w:t>Display “</w:t>
              </w:r>
              <w:proofErr w:type="spellStart"/>
              <w:r>
                <w:t>Maximu</w:t>
              </w:r>
              <w:proofErr w:type="spellEnd"/>
              <w:r>
                <w:t xml:space="preserve"> characters: 3000” for Supervisors.</w:t>
              </w:r>
            </w:ins>
          </w:p>
        </w:tc>
      </w:tr>
      <w:tr w:rsidR="00CB0D9E" w:rsidRPr="002912E0" w:rsidTr="007D74AE">
        <w:trPr>
          <w:ins w:id="136" w:author="Huang, Lili" w:date="2019-06-14T09:58: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37" w:author="Huang, Lili" w:date="2019-06-14T09:58: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38" w:author="Huang, Lili" w:date="2019-06-14T09:58:00Z"/>
              </w:rPr>
            </w:pPr>
            <w:ins w:id="139" w:author="Huang, Lili" w:date="2019-06-14T10:11:00Z">
              <w:r>
                <w:t>LSA Informed</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40" w:author="Huang, Lili" w:date="2019-06-14T09:58: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41" w:author="Huang, Lili" w:date="2019-06-14T09:58:00Z"/>
              </w:rPr>
            </w:pPr>
          </w:p>
        </w:tc>
      </w:tr>
      <w:tr w:rsidR="00CB0D9E" w:rsidRPr="002912E0" w:rsidTr="007D74AE">
        <w:trPr>
          <w:ins w:id="142" w:author="Huang, Lili" w:date="2019-06-14T10:11:00Z"/>
        </w:trPr>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rPr>
                <w:ins w:id="143" w:author="Huang, Lili" w:date="2019-06-14T10:11: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rPr>
                <w:ins w:id="144" w:author="Huang, Lili" w:date="2019-06-14T10:11:00Z"/>
              </w:rPr>
            </w:pPr>
            <w:ins w:id="145" w:author="Huang, Lili" w:date="2019-06-14T10:11:00Z">
              <w:r>
                <w:t>Do You Agree?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46" w:author="Huang, Lili" w:date="2019-06-14T10:11: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rPr>
                <w:ins w:id="147" w:author="Huang, Lili" w:date="2019-06-14T10:11:00Z"/>
              </w:rPr>
            </w:pPr>
            <w:ins w:id="148" w:author="Huang, Lili" w:date="2019-06-14T10:12:00Z">
              <w:r>
                <w:t>Managers</w:t>
              </w:r>
            </w:ins>
            <w:ins w:id="149" w:author="Huang, Lili" w:date="2019-06-14T10:23:00Z">
              <w:r w:rsidR="005912B7">
                <w:t xml:space="preserve"> </w:t>
              </w:r>
              <w:r w:rsidR="00F72B37">
                <w:t>Only</w:t>
              </w:r>
            </w:ins>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ins w:id="150" w:author="Huang, Lili" w:date="2019-06-14T09:03:00Z">
              <w:r>
                <w:t>Loop for each short call in this log</w:t>
              </w:r>
            </w:ins>
          </w:p>
        </w:tc>
      </w:tr>
      <w:tr w:rsidR="00CC6D89" w:rsidRPr="002912E0" w:rsidTr="00132818">
        <w:trPr>
          <w:ins w:id="151"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rPr>
                <w:ins w:id="152" w:author="Huang, Lili" w:date="2019-06-14T08:39:00Z"/>
              </w:rPr>
            </w:pPr>
            <w:ins w:id="153" w:author="Huang, Lili" w:date="2019-06-14T09:57: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rPr>
                <w:ins w:id="154" w:author="Huang, Lili" w:date="2019-06-14T08:39:00Z"/>
              </w:rPr>
            </w:pPr>
            <w:proofErr w:type="spellStart"/>
            <w:ins w:id="155" w:author="Huang, Lili" w:date="2019-06-14T10:14:00Z">
              <w:r>
                <w:t>Verint</w:t>
              </w:r>
              <w:proofErr w:type="spellEnd"/>
              <w:r>
                <w:t xml:space="preserve"> Id in </w:t>
              </w:r>
              <w:proofErr w:type="spellStart"/>
              <w:r>
                <w:t>db</w:t>
              </w:r>
            </w:ins>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56"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rPr>
                <w:ins w:id="157" w:author="Huang, Lili" w:date="2019-06-14T08:39:00Z"/>
              </w:rPr>
            </w:pPr>
          </w:p>
        </w:tc>
      </w:tr>
      <w:tr w:rsidR="00CC6D89" w:rsidRPr="002912E0" w:rsidTr="00132818">
        <w:trPr>
          <w:ins w:id="158"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rPr>
                <w:ins w:id="159" w:author="Huang, Lili" w:date="2019-06-14T08:39:00Z"/>
              </w:rPr>
            </w:pPr>
            <w:ins w:id="160" w:author="Huang, Lili" w:date="2019-06-14T10:15:00Z">
              <w:r>
                <w:t>Checkbox</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rPr>
                <w:ins w:id="161" w:author="Huang, Lili" w:date="2019-06-14T08:39: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62"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rPr>
                <w:ins w:id="163" w:author="Huang, Lili" w:date="2019-06-14T08:39:00Z"/>
              </w:rPr>
            </w:pPr>
            <w:ins w:id="164" w:author="Huang, Lili" w:date="2019-06-14T10:15:00Z">
              <w:r>
                <w:t>Supervisors</w:t>
              </w:r>
            </w:ins>
            <w:ins w:id="165" w:author="Huang, Lili" w:date="2019-06-14T10:23:00Z">
              <w:r w:rsidR="00F72B37">
                <w:t xml:space="preserve"> </w:t>
              </w:r>
            </w:ins>
            <w:ins w:id="166" w:author="Huang, Lili" w:date="2019-06-14T10:24:00Z">
              <w:r w:rsidR="00F72B37">
                <w:t>Only</w:t>
              </w:r>
            </w:ins>
          </w:p>
        </w:tc>
      </w:tr>
      <w:tr w:rsidR="00CC6D89" w:rsidRPr="002912E0" w:rsidTr="00132818">
        <w:trPr>
          <w:ins w:id="167"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rPr>
                <w:ins w:id="168" w:author="Huang, Lili" w:date="2019-06-14T08:39:00Z"/>
              </w:rPr>
            </w:pPr>
            <w:ins w:id="169" w:author="Huang, Lili" w:date="2019-06-14T10:16:00Z">
              <w:r>
                <w:lastRenderedPageBreak/>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rPr>
                <w:ins w:id="170" w:author="Huang, Lili" w:date="2019-06-14T08:39:00Z"/>
              </w:rPr>
            </w:pPr>
            <w:ins w:id="171" w:author="Huang, Lili" w:date="2019-06-14T10:16:00Z">
              <w:r>
                <w:t xml:space="preserve">Yes or No in </w:t>
              </w:r>
              <w:proofErr w:type="spellStart"/>
              <w:r>
                <w:t>db</w:t>
              </w:r>
            </w:ins>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72"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rPr>
                <w:ins w:id="173" w:author="Huang, Lili" w:date="2019-06-14T10:30:00Z"/>
              </w:rPr>
            </w:pPr>
            <w:ins w:id="174" w:author="Huang, Lili" w:date="2019-06-14T10:16:00Z">
              <w:r>
                <w:t>Managers</w:t>
              </w:r>
            </w:ins>
            <w:ins w:id="175" w:author="Huang, Lili" w:date="2019-06-14T10:24:00Z">
              <w:r w:rsidR="00BD23BC">
                <w:t xml:space="preserve"> Only</w:t>
              </w:r>
            </w:ins>
            <w:ins w:id="176" w:author="Huang, Lili" w:date="2019-06-14T10:30:00Z">
              <w:r w:rsidR="00F416D9">
                <w:t>;</w:t>
              </w:r>
            </w:ins>
          </w:p>
          <w:p w:rsidR="00F416D9" w:rsidRDefault="00F416D9" w:rsidP="00CA1F4C">
            <w:pPr>
              <w:pStyle w:val="NormalTableText"/>
              <w:jc w:val="center"/>
              <w:rPr>
                <w:ins w:id="177" w:author="Huang, Lili" w:date="2019-06-14T08:39:00Z"/>
              </w:rPr>
            </w:pPr>
            <w:ins w:id="178" w:author="Huang, Lili" w:date="2019-06-14T10:30:00Z">
              <w:r>
                <w:t xml:space="preserve">Non </w:t>
              </w:r>
              <w:r w:rsidR="00CA1F4C">
                <w:t>e</w:t>
              </w:r>
              <w:r>
                <w:t>ditable</w:t>
              </w:r>
            </w:ins>
          </w:p>
        </w:tc>
      </w:tr>
      <w:tr w:rsidR="00CC6D89" w:rsidRPr="002912E0" w:rsidTr="00132818">
        <w:trPr>
          <w:ins w:id="179"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rPr>
                <w:ins w:id="180" w:author="Huang, Lili" w:date="2019-06-14T08:39:00Z"/>
              </w:rPr>
            </w:pPr>
            <w:ins w:id="181" w:author="Huang, Lili" w:date="2019-06-14T10:17: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rPr>
                <w:ins w:id="182" w:author="Huang, Lili" w:date="2019-06-14T08:39:00Z"/>
              </w:rPr>
            </w:pPr>
            <w:ins w:id="183" w:author="Huang, Lili" w:date="2019-06-14T10:17:00Z">
              <w:r>
                <w:t>Action stored in database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84"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rPr>
                <w:ins w:id="185" w:author="Huang, Lili" w:date="2019-06-18T13:54:00Z"/>
              </w:rPr>
            </w:pPr>
            <w:ins w:id="186" w:author="Huang, Lili" w:date="2019-06-14T10:30:00Z">
              <w:r>
                <w:t>Non editable</w:t>
              </w:r>
            </w:ins>
            <w:ins w:id="187" w:author="Huang, Lili" w:date="2019-06-18T13:54:00Z">
              <w:r w:rsidR="00B71CA3">
                <w:t>;</w:t>
              </w:r>
            </w:ins>
          </w:p>
          <w:p w:rsidR="00B71CA3" w:rsidRDefault="00B71CA3">
            <w:pPr>
              <w:pStyle w:val="NormalTableText"/>
              <w:jc w:val="center"/>
              <w:rPr>
                <w:ins w:id="188" w:author="Huang, Lili" w:date="2019-06-14T08:39:00Z"/>
              </w:rPr>
            </w:pPr>
            <w:ins w:id="189" w:author="Huang, Lili" w:date="2019-06-18T13:54:00Z">
              <w:r>
                <w:t>For how to determine what action to display, reference DB DD.</w:t>
              </w:r>
            </w:ins>
          </w:p>
        </w:tc>
      </w:tr>
      <w:tr w:rsidR="00CC6D89" w:rsidRPr="002912E0" w:rsidTr="00132818">
        <w:trPr>
          <w:ins w:id="190"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rPr>
                <w:ins w:id="191" w:author="Huang, Lili" w:date="2019-06-14T08:39:00Z"/>
              </w:rPr>
            </w:pPr>
            <w:ins w:id="192" w:author="Huang, Lili" w:date="2019-06-14T10:24:00Z">
              <w:r>
                <w:t>Text Area</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rPr>
                <w:ins w:id="193" w:author="Huang, Lili" w:date="2019-06-14T08:39: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94"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rPr>
                <w:ins w:id="195" w:author="Huang, Lili" w:date="2019-06-14T08:39:00Z"/>
              </w:rPr>
            </w:pPr>
            <w:ins w:id="196" w:author="Huang, Lili" w:date="2019-06-14T10:24:00Z">
              <w:r>
                <w:t>Supervisors Only</w:t>
              </w:r>
            </w:ins>
          </w:p>
        </w:tc>
      </w:tr>
      <w:tr w:rsidR="00CC6D89" w:rsidRPr="002912E0" w:rsidTr="00132818">
        <w:trPr>
          <w:ins w:id="197"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rPr>
                <w:ins w:id="198" w:author="Huang, Lili" w:date="2019-06-14T08:39:00Z"/>
              </w:rPr>
            </w:pPr>
            <w:ins w:id="199" w:author="Huang, Lili" w:date="2019-06-14T10:24: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rPr>
                <w:ins w:id="200" w:author="Huang, Lili" w:date="2019-06-14T08:39:00Z"/>
              </w:rPr>
            </w:pPr>
            <w:ins w:id="201" w:author="Huang, Lili" w:date="2019-06-14T10:24:00Z">
              <w:r>
                <w:t xml:space="preserve">Coaching Notes in </w:t>
              </w:r>
              <w:proofErr w:type="spellStart"/>
              <w:r>
                <w:t>db</w:t>
              </w:r>
            </w:ins>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02"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rPr>
                <w:ins w:id="203" w:author="Huang, Lili" w:date="2019-06-14T10:31:00Z"/>
              </w:rPr>
            </w:pPr>
            <w:ins w:id="204" w:author="Huang, Lili" w:date="2019-06-14T10:24:00Z">
              <w:r>
                <w:t>Managers Only</w:t>
              </w:r>
            </w:ins>
            <w:ins w:id="205" w:author="Huang, Lili" w:date="2019-06-14T10:31:00Z">
              <w:r w:rsidR="00327C9F">
                <w:t>;</w:t>
              </w:r>
            </w:ins>
          </w:p>
          <w:p w:rsidR="00327C9F" w:rsidRDefault="00327C9F">
            <w:pPr>
              <w:pStyle w:val="NormalTableText"/>
              <w:jc w:val="center"/>
              <w:rPr>
                <w:ins w:id="206" w:author="Huang, Lili" w:date="2019-06-14T08:39:00Z"/>
              </w:rPr>
            </w:pPr>
            <w:ins w:id="207" w:author="Huang, Lili" w:date="2019-06-14T10:31:00Z">
              <w:r>
                <w:t>Non editable</w:t>
              </w:r>
            </w:ins>
          </w:p>
        </w:tc>
      </w:tr>
      <w:tr w:rsidR="00CC6D89" w:rsidRPr="002912E0" w:rsidTr="00132818">
        <w:trPr>
          <w:ins w:id="208"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rPr>
                <w:ins w:id="209" w:author="Huang, Lili" w:date="2019-06-14T08:39:00Z"/>
              </w:rPr>
            </w:pPr>
            <w:ins w:id="210" w:author="Huang, Lili" w:date="2019-06-14T10:26:00Z">
              <w:r>
                <w:t>Checkbox</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rPr>
                <w:ins w:id="211" w:author="Huang, Lili" w:date="2019-06-14T08:39: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12"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rPr>
                <w:ins w:id="213" w:author="Huang, Lili" w:date="2019-06-14T08:39:00Z"/>
              </w:rPr>
            </w:pPr>
            <w:ins w:id="214" w:author="Huang, Lili" w:date="2019-06-14T10:26:00Z">
              <w:r>
                <w:t>Supervisors Only</w:t>
              </w:r>
            </w:ins>
          </w:p>
        </w:tc>
      </w:tr>
      <w:tr w:rsidR="00CC6D89" w:rsidRPr="002912E0" w:rsidTr="00132818">
        <w:trPr>
          <w:ins w:id="215"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rPr>
                <w:ins w:id="216" w:author="Huang, Lili" w:date="2019-06-14T08:39:00Z"/>
              </w:rPr>
            </w:pPr>
            <w:ins w:id="217" w:author="Huang, Lili" w:date="2019-06-14T10:26: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rPr>
                <w:ins w:id="218" w:author="Huang, Lili" w:date="2019-06-14T08:39:00Z"/>
              </w:rPr>
            </w:pPr>
            <w:ins w:id="219" w:author="Huang, Lili" w:date="2019-06-14T10:26:00Z">
              <w:r>
                <w:t xml:space="preserve">Yes or No in </w:t>
              </w:r>
              <w:proofErr w:type="spellStart"/>
              <w:r>
                <w:t>db</w:t>
              </w:r>
              <w:proofErr w:type="spellEnd"/>
              <w:r>
                <w:t xml:space="preserve"> </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20"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rPr>
                <w:ins w:id="221" w:author="Huang, Lili" w:date="2019-06-14T10:31:00Z"/>
              </w:rPr>
            </w:pPr>
            <w:ins w:id="222" w:author="Huang, Lili" w:date="2019-06-14T10:27:00Z">
              <w:r>
                <w:t>Managers Only</w:t>
              </w:r>
            </w:ins>
            <w:ins w:id="223" w:author="Huang, Lili" w:date="2019-06-14T10:31:00Z">
              <w:r w:rsidR="003273BF">
                <w:t>;</w:t>
              </w:r>
            </w:ins>
          </w:p>
          <w:p w:rsidR="003273BF" w:rsidRDefault="003273BF">
            <w:pPr>
              <w:pStyle w:val="NormalTableText"/>
              <w:jc w:val="center"/>
              <w:rPr>
                <w:ins w:id="224" w:author="Huang, Lili" w:date="2019-06-14T08:39:00Z"/>
              </w:rPr>
            </w:pPr>
            <w:ins w:id="225" w:author="Huang, Lili" w:date="2019-06-14T10:31:00Z">
              <w:r>
                <w:t>Non editable</w:t>
              </w:r>
            </w:ins>
          </w:p>
        </w:tc>
      </w:tr>
      <w:tr w:rsidR="00CC6D89" w:rsidRPr="002912E0" w:rsidTr="00132818">
        <w:trPr>
          <w:ins w:id="226"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rPr>
                <w:ins w:id="227" w:author="Huang, Lili" w:date="2019-06-14T08:39:00Z"/>
              </w:rPr>
            </w:pPr>
            <w:ins w:id="228" w:author="Huang, Lili" w:date="2019-06-14T10:27:00Z">
              <w:r>
                <w:t>Radio button</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rPr>
                <w:ins w:id="229" w:author="Huang, Lili" w:date="2019-06-14T10:27:00Z"/>
              </w:rPr>
            </w:pPr>
            <w:ins w:id="230" w:author="Huang, Lili" w:date="2019-06-14T10:27:00Z">
              <w:r>
                <w:t>Yes</w:t>
              </w:r>
            </w:ins>
          </w:p>
          <w:p w:rsidR="003A408E" w:rsidRDefault="003A408E" w:rsidP="003A408E">
            <w:pPr>
              <w:pStyle w:val="NormalTableText"/>
              <w:rPr>
                <w:ins w:id="231" w:author="Huang, Lili" w:date="2019-06-14T08:39:00Z"/>
              </w:rPr>
            </w:pPr>
            <w:ins w:id="232" w:author="Huang, Lili" w:date="2019-06-14T10:27:00Z">
              <w:r>
                <w:t>No</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33"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rPr>
                <w:ins w:id="234" w:author="Huang, Lili" w:date="2019-06-14T08:39:00Z"/>
              </w:rPr>
            </w:pPr>
            <w:ins w:id="235" w:author="Huang, Lili" w:date="2019-06-14T10:28:00Z">
              <w:r>
                <w:t>Managers Only</w:t>
              </w:r>
            </w:ins>
          </w:p>
        </w:tc>
      </w:tr>
      <w:tr w:rsidR="00CC6D89" w:rsidRPr="002912E0" w:rsidTr="00132818">
        <w:trPr>
          <w:ins w:id="236"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rPr>
                <w:ins w:id="237" w:author="Huang, Lili" w:date="2019-06-14T08:39:00Z"/>
              </w:rPr>
            </w:pPr>
            <w:ins w:id="238" w:author="Huang, Lili" w:date="2019-06-14T10:29:00Z">
              <w:r>
                <w:t>Text Area</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rPr>
                <w:ins w:id="239" w:author="Huang, Lili" w:date="2019-06-14T08:39:00Z"/>
              </w:rPr>
            </w:pPr>
            <w:ins w:id="240" w:author="Huang, Lili" w:date="2019-06-14T10:29:00Z">
              <w:r>
                <w:t>Enter Comments…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41"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rPr>
                <w:ins w:id="242" w:author="Huang, Lili" w:date="2019-06-14T10:29:00Z"/>
              </w:rPr>
            </w:pPr>
            <w:ins w:id="243" w:author="Huang, Lili" w:date="2019-06-14T10:29:00Z">
              <w:r>
                <w:t>Managers Only;</w:t>
              </w:r>
            </w:ins>
          </w:p>
          <w:p w:rsidR="00790F9A" w:rsidRDefault="00790F9A">
            <w:pPr>
              <w:pStyle w:val="NormalTableText"/>
              <w:jc w:val="center"/>
              <w:rPr>
                <w:ins w:id="244" w:author="Huang, Lili" w:date="2019-06-14T10:29:00Z"/>
              </w:rPr>
            </w:pPr>
            <w:ins w:id="245" w:author="Huang, Lili" w:date="2019-06-14T10:29:00Z">
              <w:r>
                <w:t>And</w:t>
              </w:r>
            </w:ins>
          </w:p>
          <w:p w:rsidR="00790F9A" w:rsidRDefault="00790F9A" w:rsidP="00F3726D">
            <w:pPr>
              <w:pStyle w:val="NormalTableText"/>
              <w:jc w:val="center"/>
              <w:rPr>
                <w:ins w:id="246" w:author="Huang, Lili" w:date="2019-06-14T10:31:00Z"/>
              </w:rPr>
            </w:pPr>
            <w:ins w:id="247" w:author="Huang, Lili" w:date="2019-06-14T10:29:00Z">
              <w:r>
                <w:t>If “No” is selected</w:t>
              </w:r>
            </w:ins>
            <w:ins w:id="248" w:author="Huang, Lili" w:date="2019-06-14T10:31:00Z">
              <w:r w:rsidR="00F3726D">
                <w:t>;</w:t>
              </w:r>
            </w:ins>
          </w:p>
          <w:p w:rsidR="00F3726D" w:rsidRDefault="00F3726D" w:rsidP="00F3726D">
            <w:pPr>
              <w:pStyle w:val="NormalTableText"/>
              <w:jc w:val="center"/>
              <w:rPr>
                <w:ins w:id="249" w:author="Huang, Lili" w:date="2019-06-14T08:39:00Z"/>
              </w:rPr>
            </w:pPr>
            <w:ins w:id="250" w:author="Huang, Lili" w:date="2019-06-14T10:31:00Z">
              <w:r>
                <w:t>Required if “No” is selected.</w:t>
              </w:r>
            </w:ins>
          </w:p>
        </w:tc>
      </w:tr>
      <w:tr w:rsidR="00CC6D89" w:rsidRPr="002912E0" w:rsidTr="00132818">
        <w:trPr>
          <w:ins w:id="251"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rPr>
                <w:ins w:id="252" w:author="Huang, Lili" w:date="2019-06-14T08:39:00Z"/>
              </w:rPr>
            </w:pPr>
            <w:ins w:id="253" w:author="Huang, Lili" w:date="2019-06-14T13:1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rPr>
                <w:ins w:id="254" w:author="Huang, Lili" w:date="2019-06-14T08:39:00Z"/>
              </w:rPr>
            </w:pPr>
            <w:ins w:id="255" w:author="Huang, Lili" w:date="2019-06-14T13:12:00Z">
              <w:r>
                <w:t>Dates: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56"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rPr>
                <w:ins w:id="257" w:author="Huang, Lili" w:date="2019-06-14T14:08:00Z"/>
              </w:rPr>
            </w:pPr>
            <w:ins w:id="258" w:author="Huang, Lili" w:date="2019-06-14T14:08:00Z">
              <w:r>
                <w:t>Managers Only;</w:t>
              </w:r>
            </w:ins>
          </w:p>
          <w:p w:rsidR="00CC6D89" w:rsidRDefault="0092116D">
            <w:pPr>
              <w:pStyle w:val="NormalTableText"/>
              <w:jc w:val="center"/>
              <w:rPr>
                <w:ins w:id="259" w:author="Huang, Lili" w:date="2019-06-14T08:39:00Z"/>
              </w:rPr>
            </w:pPr>
            <w:ins w:id="260" w:author="Huang, Lili" w:date="2019-06-14T13:13:00Z">
              <w:r>
                <w:t>Required</w:t>
              </w:r>
            </w:ins>
          </w:p>
        </w:tc>
      </w:tr>
      <w:tr w:rsidR="00CC6D89" w:rsidRPr="002912E0" w:rsidTr="00132818">
        <w:trPr>
          <w:ins w:id="261"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rPr>
                <w:ins w:id="262" w:author="Huang, Lili" w:date="2019-06-14T08:39:00Z"/>
              </w:rPr>
            </w:pPr>
            <w:ins w:id="263" w:author="Huang, Lili" w:date="2019-06-14T13:1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rPr>
                <w:ins w:id="264" w:author="Huang, Lili" w:date="2019-06-14T08:39:00Z"/>
              </w:rPr>
            </w:pPr>
            <w:ins w:id="265" w:author="Huang, Lili" w:date="2019-06-14T13:12:00Z">
              <w:r>
                <w:t xml:space="preserve">Provide comments below: </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66"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rPr>
                <w:ins w:id="267" w:author="Huang, Lili" w:date="2019-06-14T14:08:00Z"/>
              </w:rPr>
            </w:pPr>
            <w:ins w:id="268" w:author="Huang, Lili" w:date="2019-06-14T14:08:00Z">
              <w:r>
                <w:t>Managers Only;</w:t>
              </w:r>
            </w:ins>
          </w:p>
          <w:p w:rsidR="00DE2C8A" w:rsidRDefault="00DE2C8A">
            <w:pPr>
              <w:pStyle w:val="NormalTableText"/>
              <w:jc w:val="center"/>
              <w:rPr>
                <w:ins w:id="269" w:author="Huang, Lili" w:date="2019-06-14T08:39:00Z"/>
              </w:rPr>
            </w:pPr>
            <w:ins w:id="270" w:author="Huang, Lili" w:date="2019-06-14T14:08:00Z">
              <w:r>
                <w:t>Required</w:t>
              </w:r>
            </w:ins>
          </w:p>
        </w:tc>
      </w:tr>
      <w:tr w:rsidR="00126BF4" w:rsidRPr="002912E0" w:rsidTr="00132818">
        <w:trPr>
          <w:ins w:id="271" w:author="Huang, Lili" w:date="2019-06-14T13:47: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rPr>
                <w:ins w:id="272" w:author="Huang, Lili" w:date="2019-06-14T13:47:00Z"/>
              </w:rPr>
            </w:pPr>
            <w:ins w:id="273" w:author="Huang, Lili" w:date="2019-06-14T13:47: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rPr>
                <w:ins w:id="274" w:author="Huang, Lili" w:date="2019-06-14T13:47:00Z"/>
              </w:rPr>
            </w:pPr>
            <w:ins w:id="275" w:author="Huang, Lili" w:date="2019-06-14T13:47:00Z">
              <w:r>
                <w:t>3000 remaining.</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rPr>
                <w:ins w:id="276" w:author="Huang, Lili" w:date="2019-06-14T13:47: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rPr>
                <w:ins w:id="277" w:author="Huang, Lili" w:date="2019-06-14T13:47:00Z"/>
              </w:rPr>
            </w:pPr>
            <w:ins w:id="278" w:author="Huang, Lili" w:date="2019-06-14T14:09:00Z">
              <w:r>
                <w:t>Managers Only;</w:t>
              </w:r>
            </w:ins>
          </w:p>
        </w:tc>
      </w:tr>
      <w:tr w:rsidR="001B7F33" w:rsidRPr="002912E0" w:rsidTr="004F6728">
        <w:trPr>
          <w:ins w:id="279" w:author="Huang, Lili" w:date="2019-06-14T13:13: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rPr>
                <w:ins w:id="280" w:author="Huang, Lili" w:date="2019-06-14T13:13:00Z"/>
              </w:rPr>
            </w:pPr>
            <w:ins w:id="281" w:author="Huang, Lili" w:date="2019-06-14T13:13:00Z">
              <w:r>
                <w:t>Button</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rPr>
                <w:ins w:id="282" w:author="Huang, Lili" w:date="2019-06-14T13:13:00Z"/>
              </w:rPr>
            </w:pPr>
            <w:ins w:id="283" w:author="Huang, Lili" w:date="2019-06-14T13:13:00Z">
              <w:r>
                <w:t>Submit</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rPr>
                <w:ins w:id="284" w:author="Huang, Lili" w:date="2019-06-14T13:13: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rPr>
                <w:ins w:id="285" w:author="Huang, Lili" w:date="2019-06-14T13:13:00Z"/>
              </w:rP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proofErr w:type="spellStart"/>
            <w:r>
              <w:t>Coaching_Log</w:t>
            </w:r>
            <w:r w:rsidR="00C31AB6">
              <w:t>_Quality_Now_Evaluations</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proofErr w:type="spellStart"/>
            <w:r>
              <w:t>Verint</w:t>
            </w:r>
            <w:proofErr w:type="spellEnd"/>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IsAcknowledgeForm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ATT Updated - with Unapproved Absence</w:t>
            </w:r>
          </w:p>
          <w:p w:rsidR="00287FD4" w:rsidRDefault="00287FD4" w:rsidP="00287FD4">
            <w:pPr>
              <w:pStyle w:val="NormalTableText"/>
            </w:pPr>
          </w:p>
          <w:p w:rsidR="00287FD4" w:rsidRDefault="00287FD4" w:rsidP="00287FD4">
            <w:pPr>
              <w:pStyle w:val="NormalTableText"/>
            </w:pPr>
            <w:r>
              <w:t xml:space="preserve">ATT Not Updated - SWP notified that Empower is </w:t>
            </w:r>
            <w:r>
              <w:lastRenderedPageBreak/>
              <w:t>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lastRenderedPageBreak/>
              <w:t>Reasons_By_ReportCode</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OTA (</w:t>
            </w:r>
            <w:proofErr w:type="spellStart"/>
            <w:r>
              <w:t>OverTurned</w:t>
            </w:r>
            <w:proofErr w:type="spellEnd"/>
            <w:r>
              <w:t xml:space="preserve">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Instruction text, see section “6.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FormName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ModuleName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StatusId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IsRegularPendingForm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as much detail as </w:t>
            </w:r>
            <w:r>
              <w:lastRenderedPageBreak/>
              <w:t>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IsResearchPendingForm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You are receiving this </w:t>
            </w:r>
            <w:proofErr w:type="spellStart"/>
            <w:r>
              <w:t>eCL</w:t>
            </w:r>
            <w:proofErr w:type="spellEnd"/>
            <w:r>
              <w:t xml:space="preserve">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Reasons_By_ReportCode</w:t>
            </w:r>
            <w:proofErr w:type="spellEnd"/>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w:t>
            </w:r>
            <w:r>
              <w:lastRenderedPageBreak/>
              <w:t>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proofErr w:type="spellStart"/>
            <w:r>
              <w:t>IsCsePendingForm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ModuleId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 xml:space="preserve">Review the submitted coaching opportunity and determine if it is a confirmed Customer Service Escalation (CSE).  If it is a CSE, setup a meeting with the Employee and Supervisor and report </w:t>
            </w:r>
            <w:proofErr w:type="gramStart"/>
            <w:r w:rsidRPr="00BF1B4A">
              <w:t>your</w:t>
            </w:r>
            <w:proofErr w:type="gramEnd"/>
            <w:r w:rsidRPr="00BF1B4A">
              <w:t xml:space="preserve">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lastRenderedPageBreak/>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lastRenderedPageBreak/>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1D039D" w:rsidRDefault="00287FD4" w:rsidP="00287FD4">
            <w:pPr>
              <w:pStyle w:val="NormalTableText"/>
              <w:rPr>
                <w:b/>
                <w:i/>
                <w:sz w:val="18"/>
                <w:szCs w:val="18"/>
              </w:rPr>
            </w:pPr>
            <w:r>
              <w:rPr>
                <w:b/>
                <w:i/>
                <w:sz w:val="18"/>
                <w:szCs w:val="18"/>
              </w:rPr>
              <w:t>End – CSE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E61A3B" w:rsidRDefault="00287FD4" w:rsidP="00287FD4">
            <w:pPr>
              <w:pStyle w:val="NormalTableText"/>
              <w:rPr>
                <w:b/>
                <w:i/>
                <w:sz w:val="18"/>
                <w:szCs w:val="18"/>
              </w:rPr>
            </w:pPr>
            <w:r w:rsidRPr="00E61A3B">
              <w:rPr>
                <w:b/>
                <w:i/>
                <w:sz w:val="18"/>
                <w:szCs w:val="18"/>
              </w:rPr>
              <w:t>Start – View Coaching (read only)</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pending</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NOT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roofErr w:type="spellStart"/>
            <w:r>
              <w:t>MgrReviewAutoDate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Supervisor </w:t>
            </w:r>
            <w:proofErr w:type="spellStart"/>
            <w:r>
              <w:t>Reviw</w:t>
            </w:r>
            <w:proofErr w:type="spellEnd"/>
            <w:r>
              <w:t xml:space="preserve">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SupReviewedAutoDate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EmployeeName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IQS and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Not IQS and Not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EmloyeeReviewDate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C71B0D" w:rsidRDefault="00287FD4" w:rsidP="00287FD4">
            <w:pPr>
              <w:pStyle w:val="NormalTableText"/>
              <w:rPr>
                <w:b/>
                <w:i/>
                <w:sz w:val="18"/>
                <w:szCs w:val="18"/>
              </w:rPr>
            </w:pPr>
            <w:r>
              <w:rPr>
                <w:b/>
                <w:i/>
                <w:sz w:val="18"/>
                <w:szCs w:val="18"/>
              </w:rPr>
              <w:t>End – View Coaching (read only)</w:t>
            </w:r>
          </w:p>
        </w:tc>
      </w:tr>
      <w:tr w:rsidR="00287FD4"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287FD4" w:rsidRPr="005B478C" w:rsidRDefault="00287FD4" w:rsidP="00287FD4">
            <w:pPr>
              <w:pStyle w:val="NormalTableText"/>
              <w:rPr>
                <w:b/>
              </w:rPr>
            </w:pPr>
            <w:r w:rsidRPr="005B478C">
              <w:rPr>
                <w:b/>
              </w:rPr>
              <w:t>End – Coaching Information displayed on right.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541B8E" w:rsidRDefault="00287FD4" w:rsidP="00287FD4">
            <w:pPr>
              <w:pStyle w:val="NormalTableText"/>
              <w:rPr>
                <w:b/>
                <w:i/>
              </w:rPr>
            </w:pPr>
            <w:r>
              <w:rPr>
                <w:b/>
              </w:rPr>
              <w:t xml:space="preserve">Warning Information displayed on left </w:t>
            </w:r>
            <w:r w:rsidRPr="00EA1C98">
              <w:rPr>
                <w:b/>
              </w:rPr>
              <w:t>(non-editable)</w:t>
            </w:r>
            <w:r>
              <w:rPr>
                <w:b/>
              </w:rPr>
              <w:t xml:space="preserve"> - _</w:t>
            </w:r>
            <w:proofErr w:type="spellStart"/>
            <w:r>
              <w:rPr>
                <w:b/>
              </w:rPr>
              <w:t>WarningLogInfo.cshtml</w:t>
            </w:r>
            <w:proofErr w:type="spellEnd"/>
            <w:r>
              <w:rPr>
                <w:b/>
              </w:rPr>
              <w:t>:</w:t>
            </w: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proofErr w:type="spellStart"/>
            <w:r>
              <w:t>FormID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FE3D09" w:rsidRDefault="00287FD4" w:rsidP="00287FD4">
            <w:pPr>
              <w:pStyle w:val="NormalTableText"/>
              <w:rPr>
                <w:b/>
              </w:rPr>
            </w:pPr>
            <w:r w:rsidRPr="00FE3D09">
              <w:rPr>
                <w:b/>
              </w:rPr>
              <w:t>End – Warning Information displayed on left</w:t>
            </w:r>
            <w:r>
              <w:rPr>
                <w:b/>
              </w:rPr>
              <w:t xml:space="preserve"> (non-editable) - _</w:t>
            </w:r>
            <w:proofErr w:type="spellStart"/>
            <w:r>
              <w:rPr>
                <w:b/>
              </w:rPr>
              <w:t>ViewWarningLog.cshtml</w:t>
            </w:r>
            <w:proofErr w:type="spellEnd"/>
            <w:r w:rsidRPr="00FE3D09">
              <w:rPr>
                <w:b/>
              </w:rPr>
              <w: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2912E0" w:rsidRDefault="00287FD4" w:rsidP="00287FD4">
            <w:pPr>
              <w:pStyle w:val="NormalTableText"/>
            </w:pPr>
            <w:r>
              <w:rPr>
                <w:b/>
                <w:i/>
              </w:rPr>
              <w:t>Warning Information displayed on right:</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6025DF" w:rsidRDefault="00287FD4" w:rsidP="00287FD4">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30"/>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286" w:name="_Toc13476524"/>
      <w:r>
        <w:rPr>
          <w:b/>
        </w:rPr>
        <w:lastRenderedPageBreak/>
        <w:t>Stored Procedures</w:t>
      </w:r>
      <w:bookmarkEnd w:id="286"/>
    </w:p>
    <w:p w:rsidR="00C3614E" w:rsidRDefault="00C3614E" w:rsidP="007A38A2">
      <w:pPr>
        <w:pStyle w:val="ListParagraph"/>
        <w:numPr>
          <w:ilvl w:val="1"/>
          <w:numId w:val="4"/>
        </w:numPr>
        <w:outlineLvl w:val="1"/>
      </w:pPr>
      <w:bookmarkStart w:id="287" w:name="_Toc13476525"/>
      <w:proofErr w:type="spellStart"/>
      <w:r>
        <w:t>sp_SelectReviewFrom_Coaching_Log</w:t>
      </w:r>
      <w:bookmarkEnd w:id="287"/>
      <w:proofErr w:type="spellEnd"/>
    </w:p>
    <w:p w:rsidR="00C3614E" w:rsidRDefault="00C3614E" w:rsidP="007A38A2">
      <w:pPr>
        <w:pStyle w:val="ListParagraph"/>
        <w:numPr>
          <w:ilvl w:val="1"/>
          <w:numId w:val="4"/>
        </w:numPr>
        <w:outlineLvl w:val="1"/>
      </w:pPr>
      <w:bookmarkStart w:id="288" w:name="_Toc13476526"/>
      <w:proofErr w:type="spellStart"/>
      <w:r>
        <w:t>sp_SelectReviewFrom_Coaching_Log_Reasons</w:t>
      </w:r>
      <w:bookmarkEnd w:id="288"/>
      <w:proofErr w:type="spellEnd"/>
    </w:p>
    <w:p w:rsidR="00C3614E" w:rsidRDefault="00C3614E" w:rsidP="007A38A2">
      <w:pPr>
        <w:pStyle w:val="ListParagraph"/>
        <w:numPr>
          <w:ilvl w:val="1"/>
          <w:numId w:val="4"/>
        </w:numPr>
        <w:outlineLvl w:val="1"/>
      </w:pPr>
      <w:bookmarkStart w:id="289" w:name="_Toc13476527"/>
      <w:proofErr w:type="spellStart"/>
      <w:r>
        <w:t>sp_SelectReviewFrom_Warning_Log_Reasons</w:t>
      </w:r>
      <w:bookmarkEnd w:id="289"/>
      <w:proofErr w:type="spellEnd"/>
    </w:p>
    <w:p w:rsidR="00C3614E" w:rsidRDefault="00C16263" w:rsidP="007A38A2">
      <w:pPr>
        <w:pStyle w:val="ListParagraph"/>
        <w:numPr>
          <w:ilvl w:val="1"/>
          <w:numId w:val="4"/>
        </w:numPr>
        <w:outlineLvl w:val="1"/>
      </w:pPr>
      <w:bookmarkStart w:id="290" w:name="_Toc13476528"/>
      <w:proofErr w:type="spellStart"/>
      <w:r>
        <w:t>sp_Update_Review_Coaching_Log_Suerpvisor_Pending</w:t>
      </w:r>
      <w:bookmarkEnd w:id="290"/>
      <w:proofErr w:type="spellEnd"/>
    </w:p>
    <w:p w:rsidR="006320EB" w:rsidRDefault="006320EB" w:rsidP="007A38A2">
      <w:pPr>
        <w:pStyle w:val="ListParagraph"/>
        <w:numPr>
          <w:ilvl w:val="1"/>
          <w:numId w:val="4"/>
        </w:numPr>
        <w:outlineLvl w:val="1"/>
      </w:pPr>
      <w:bookmarkStart w:id="291" w:name="_Toc13476529"/>
      <w:proofErr w:type="spellStart"/>
      <w:r>
        <w:t>sp_Update_Review_Coaching_Log_Supervisor_Acknowledge</w:t>
      </w:r>
      <w:bookmarkEnd w:id="291"/>
      <w:proofErr w:type="spellEnd"/>
    </w:p>
    <w:p w:rsidR="006320EB" w:rsidRDefault="00973AEA" w:rsidP="007A38A2">
      <w:pPr>
        <w:pStyle w:val="ListParagraph"/>
        <w:numPr>
          <w:ilvl w:val="1"/>
          <w:numId w:val="4"/>
        </w:numPr>
        <w:outlineLvl w:val="1"/>
      </w:pPr>
      <w:bookmarkStart w:id="292" w:name="_Toc13476530"/>
      <w:proofErr w:type="spellStart"/>
      <w:r>
        <w:t>sp_Update_Review_Coaching_Log_Employee_Pending</w:t>
      </w:r>
      <w:bookmarkEnd w:id="292"/>
      <w:proofErr w:type="spellEnd"/>
    </w:p>
    <w:p w:rsidR="00C16263" w:rsidRDefault="00C16263" w:rsidP="007A38A2">
      <w:pPr>
        <w:pStyle w:val="ListParagraph"/>
        <w:numPr>
          <w:ilvl w:val="1"/>
          <w:numId w:val="4"/>
        </w:numPr>
        <w:outlineLvl w:val="1"/>
      </w:pPr>
      <w:bookmarkStart w:id="293" w:name="_Toc13476531"/>
      <w:proofErr w:type="spellStart"/>
      <w:r>
        <w:t>sp_Update_Review_Coaching_Log_Employee_Acknowledge</w:t>
      </w:r>
      <w:bookmarkEnd w:id="293"/>
      <w:proofErr w:type="spellEnd"/>
    </w:p>
    <w:p w:rsidR="00FA782E" w:rsidRDefault="00FA782E" w:rsidP="007A38A2">
      <w:pPr>
        <w:pStyle w:val="ListParagraph"/>
        <w:numPr>
          <w:ilvl w:val="1"/>
          <w:numId w:val="4"/>
        </w:numPr>
        <w:outlineLvl w:val="1"/>
      </w:pPr>
      <w:bookmarkStart w:id="294" w:name="_Toc13476532"/>
      <w:proofErr w:type="spellStart"/>
      <w:r>
        <w:t>sp_Update_Review_Coaching_Log_Manager_Pending_Research</w:t>
      </w:r>
      <w:bookmarkEnd w:id="294"/>
      <w:proofErr w:type="spellEnd"/>
    </w:p>
    <w:p w:rsidR="00FA782E" w:rsidRDefault="00FA782E" w:rsidP="007A38A2">
      <w:pPr>
        <w:pStyle w:val="ListParagraph"/>
        <w:numPr>
          <w:ilvl w:val="1"/>
          <w:numId w:val="4"/>
        </w:numPr>
        <w:outlineLvl w:val="1"/>
      </w:pPr>
      <w:bookmarkStart w:id="295" w:name="_Toc13476533"/>
      <w:proofErr w:type="spellStart"/>
      <w:r>
        <w:t>sp_Update_Review_Coaching_Log_Manager_Pending_CSE</w:t>
      </w:r>
      <w:bookmarkEnd w:id="295"/>
      <w:proofErr w:type="spellEnd"/>
    </w:p>
    <w:p w:rsidR="00AC7FF8" w:rsidRDefault="00AC7FF8" w:rsidP="007A38A2">
      <w:pPr>
        <w:pStyle w:val="ListParagraph"/>
        <w:numPr>
          <w:ilvl w:val="1"/>
          <w:numId w:val="4"/>
        </w:numPr>
        <w:outlineLvl w:val="1"/>
        <w:rPr>
          <w:ins w:id="296" w:author="Huang, Lili" w:date="2019-07-08T11:05:00Z"/>
        </w:rPr>
      </w:pPr>
      <w:bookmarkStart w:id="297" w:name="_Toc13476534"/>
      <w:proofErr w:type="spellStart"/>
      <w:r>
        <w:t>sp_SelectReviewFrom_Coaching_Log_Quality_Now</w:t>
      </w:r>
      <w:bookmarkEnd w:id="297"/>
      <w:proofErr w:type="spellEnd"/>
    </w:p>
    <w:p w:rsidR="00897564" w:rsidRDefault="002A22C0" w:rsidP="007A38A2">
      <w:pPr>
        <w:pStyle w:val="ListParagraph"/>
        <w:numPr>
          <w:ilvl w:val="1"/>
          <w:numId w:val="4"/>
        </w:numPr>
        <w:outlineLvl w:val="1"/>
        <w:rPr>
          <w:ins w:id="298" w:author="Huang, Lili" w:date="2019-07-08T11:05:00Z"/>
        </w:rPr>
      </w:pPr>
      <w:bookmarkStart w:id="299" w:name="_Toc13476535"/>
      <w:proofErr w:type="spellStart"/>
      <w:ins w:id="300" w:author="Huang, Lili" w:date="2019-07-08T11:05:00Z">
        <w:r>
          <w:t>sp_ShortCalls_Get_BehaviorList</w:t>
        </w:r>
        <w:bookmarkEnd w:id="299"/>
        <w:proofErr w:type="spellEnd"/>
      </w:ins>
    </w:p>
    <w:p w:rsidR="002A22C0" w:rsidRDefault="002A22C0" w:rsidP="007A38A2">
      <w:pPr>
        <w:pStyle w:val="ListParagraph"/>
        <w:numPr>
          <w:ilvl w:val="1"/>
          <w:numId w:val="4"/>
        </w:numPr>
        <w:outlineLvl w:val="1"/>
        <w:rPr>
          <w:ins w:id="301" w:author="Huang, Lili" w:date="2019-07-08T11:06:00Z"/>
        </w:rPr>
      </w:pPr>
      <w:bookmarkStart w:id="302" w:name="_Toc13476536"/>
      <w:proofErr w:type="spellStart"/>
      <w:ins w:id="303" w:author="Huang, Lili" w:date="2019-07-08T11:06:00Z">
        <w:r>
          <w:t>sp_ShortCalls_Get_Actions</w:t>
        </w:r>
        <w:bookmarkEnd w:id="302"/>
        <w:proofErr w:type="spellEnd"/>
      </w:ins>
    </w:p>
    <w:p w:rsidR="002A22C0" w:rsidRDefault="002A22C0" w:rsidP="007A38A2">
      <w:pPr>
        <w:pStyle w:val="ListParagraph"/>
        <w:numPr>
          <w:ilvl w:val="1"/>
          <w:numId w:val="4"/>
        </w:numPr>
        <w:outlineLvl w:val="1"/>
        <w:rPr>
          <w:ins w:id="304" w:author="Huang, Lili" w:date="2019-07-08T11:06:00Z"/>
        </w:rPr>
      </w:pPr>
      <w:bookmarkStart w:id="305" w:name="_Toc13476537"/>
      <w:proofErr w:type="spellStart"/>
      <w:ins w:id="306" w:author="Huang, Lili" w:date="2019-07-08T11:06:00Z">
        <w:r>
          <w:t>sp_ShortCalls_Get_CallList</w:t>
        </w:r>
        <w:bookmarkEnd w:id="305"/>
        <w:proofErr w:type="spellEnd"/>
      </w:ins>
    </w:p>
    <w:p w:rsidR="002A22C0" w:rsidRDefault="002A22C0" w:rsidP="007A38A2">
      <w:pPr>
        <w:pStyle w:val="ListParagraph"/>
        <w:numPr>
          <w:ilvl w:val="1"/>
          <w:numId w:val="4"/>
        </w:numPr>
        <w:outlineLvl w:val="1"/>
        <w:rPr>
          <w:ins w:id="307" w:author="Huang, Lili" w:date="2019-07-08T11:06:00Z"/>
        </w:rPr>
      </w:pPr>
      <w:bookmarkStart w:id="308" w:name="_Toc13476538"/>
      <w:proofErr w:type="spellStart"/>
      <w:ins w:id="309" w:author="Huang, Lili" w:date="2019-07-08T11:06:00Z">
        <w:r>
          <w:t>sp_ShortCalls_Get_SupReivewDetails</w:t>
        </w:r>
        <w:bookmarkEnd w:id="308"/>
        <w:proofErr w:type="spellEnd"/>
      </w:ins>
    </w:p>
    <w:p w:rsidR="002A22C0" w:rsidRDefault="002A22C0" w:rsidP="007A38A2">
      <w:pPr>
        <w:pStyle w:val="ListParagraph"/>
        <w:numPr>
          <w:ilvl w:val="1"/>
          <w:numId w:val="4"/>
        </w:numPr>
        <w:outlineLvl w:val="1"/>
        <w:rPr>
          <w:ins w:id="310" w:author="Huang, Lili" w:date="2019-07-08T11:06:00Z"/>
        </w:rPr>
      </w:pPr>
      <w:bookmarkStart w:id="311" w:name="_Toc13476539"/>
      <w:proofErr w:type="spellStart"/>
      <w:ins w:id="312" w:author="Huang, Lili" w:date="2019-07-08T11:06:00Z">
        <w:r>
          <w:t>sp_ShortCalls_SupReview_Submit</w:t>
        </w:r>
        <w:bookmarkEnd w:id="311"/>
        <w:proofErr w:type="spellEnd"/>
      </w:ins>
    </w:p>
    <w:p w:rsidR="002A22C0" w:rsidRDefault="002A22C0" w:rsidP="007A38A2">
      <w:pPr>
        <w:pStyle w:val="ListParagraph"/>
        <w:numPr>
          <w:ilvl w:val="1"/>
          <w:numId w:val="4"/>
        </w:numPr>
        <w:outlineLvl w:val="1"/>
        <w:rPr>
          <w:ins w:id="313" w:author="Huang, Lili" w:date="2019-07-08T11:07:00Z"/>
        </w:rPr>
      </w:pPr>
      <w:bookmarkStart w:id="314" w:name="_Toc13476540"/>
      <w:proofErr w:type="spellStart"/>
      <w:ins w:id="315" w:author="Huang, Lili" w:date="2019-07-08T11:06:00Z">
        <w:r>
          <w:t>sp_ShortCalls_MgrReivew_Submit</w:t>
        </w:r>
      </w:ins>
      <w:bookmarkEnd w:id="314"/>
      <w:proofErr w:type="spellEnd"/>
    </w:p>
    <w:p w:rsidR="002D6656" w:rsidRDefault="003D32AC" w:rsidP="007E27E7">
      <w:pPr>
        <w:pStyle w:val="ListParagraph"/>
        <w:numPr>
          <w:ilvl w:val="1"/>
          <w:numId w:val="4"/>
        </w:numPr>
        <w:outlineLvl w:val="1"/>
      </w:pPr>
      <w:bookmarkStart w:id="316" w:name="_Toc13476541"/>
      <w:proofErr w:type="spellStart"/>
      <w:ins w:id="317" w:author="Huang, Lili" w:date="2019-07-08T11:07:00Z">
        <w:r>
          <w:t>sp_ShortCalls_getMgrReviewDetails</w:t>
        </w:r>
      </w:ins>
      <w:bookmarkEnd w:id="316"/>
      <w:proofErr w:type="spellEnd"/>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18" w:name="_Toc13476542"/>
      <w:r>
        <w:rPr>
          <w:b/>
        </w:rPr>
        <w:t>Logic to d</w:t>
      </w:r>
      <w:r w:rsidR="006C1828">
        <w:rPr>
          <w:b/>
        </w:rPr>
        <w:t xml:space="preserve">etermine </w:t>
      </w:r>
      <w:r>
        <w:rPr>
          <w:b/>
        </w:rPr>
        <w:t>pending form type</w:t>
      </w:r>
      <w:bookmarkEnd w:id="318"/>
    </w:p>
    <w:p w:rsidR="00015568" w:rsidRDefault="00015568" w:rsidP="007A38A2">
      <w:pPr>
        <w:pStyle w:val="ListParagraph"/>
        <w:numPr>
          <w:ilvl w:val="1"/>
          <w:numId w:val="4"/>
        </w:numPr>
        <w:outlineLvl w:val="1"/>
      </w:pPr>
      <w:bookmarkStart w:id="319" w:name="_Toc13476543"/>
      <w:r>
        <w:t>Pending Acknowledgement</w:t>
      </w:r>
      <w:bookmarkEnd w:id="319"/>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proofErr w:type="spellStart"/>
      <w:r>
        <w:t>OverTurned</w:t>
      </w:r>
      <w:proofErr w:type="spellEnd"/>
      <w:r>
        <w:t xml:space="preserve">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rPr>
          <w:ins w:id="320" w:author="Huang, Lili" w:date="2019-06-20T10:02:00Z"/>
        </w:rPr>
      </w:pPr>
      <w:bookmarkStart w:id="321" w:name="_Toc13476544"/>
      <w:r>
        <w:t>Pending Research</w:t>
      </w:r>
      <w:bookmarkEnd w:id="321"/>
    </w:p>
    <w:p w:rsidR="00306ADF" w:rsidDel="008368AA" w:rsidRDefault="00306ADF" w:rsidP="005C5817">
      <w:pPr>
        <w:pStyle w:val="ListParagraph"/>
        <w:ind w:left="792"/>
        <w:rPr>
          <w:del w:id="322" w:author="Huang, Lili" w:date="2019-06-20T10:19:00Z"/>
        </w:rPr>
      </w:pPr>
      <w:ins w:id="323" w:author="Huang, Lili" w:date="2019-06-20T10:02:00Z">
        <w:r>
          <w:t xml:space="preserve">If Coaching </w:t>
        </w:r>
      </w:ins>
      <w:ins w:id="324" w:author="Huang, Lili" w:date="2019-06-20T10:03:00Z">
        <w:r w:rsidR="00AF130C">
          <w:t>Value</w:t>
        </w:r>
      </w:ins>
      <w:ins w:id="325" w:author="Huang, Lili" w:date="2019-06-20T10:02:00Z">
        <w:r>
          <w:t xml:space="preserve"> is “Research </w:t>
        </w:r>
        <w:proofErr w:type="gramStart"/>
        <w:r>
          <w:t>Required</w:t>
        </w:r>
        <w:proofErr w:type="gramEnd"/>
        <w:r>
          <w:t>”</w:t>
        </w:r>
      </w:ins>
      <w:ins w:id="326" w:author="Huang, Lili" w:date="2019-06-20T10:03:00Z">
        <w:r w:rsidR="008368AA">
          <w:t xml:space="preserve"> </w:t>
        </w:r>
      </w:ins>
      <w:ins w:id="327" w:author="Huang, Lili" w:date="2019-06-20T10:19:00Z">
        <w:r w:rsidR="008368AA">
          <w:t>” and the log is ACTIVE and not COMPLETED.</w:t>
        </w:r>
      </w:ins>
    </w:p>
    <w:p w:rsidR="00B344E6" w:rsidDel="00306ADF" w:rsidRDefault="00233241" w:rsidP="00F87424">
      <w:pPr>
        <w:pStyle w:val="ListParagraph"/>
        <w:ind w:left="792"/>
        <w:rPr>
          <w:del w:id="328" w:author="Huang, Lili" w:date="2019-06-20T10:02:00Z"/>
        </w:rPr>
      </w:pPr>
      <w:del w:id="329" w:author="Huang, Lili" w:date="2019-06-20T10:02:00Z">
        <w:r w:rsidDel="00306ADF">
          <w:delText>User is the Supervisor or reassigned to</w:delText>
        </w:r>
      </w:del>
    </w:p>
    <w:p w:rsidR="00233241" w:rsidDel="00306ADF" w:rsidRDefault="00233241" w:rsidP="007A38A2">
      <w:pPr>
        <w:pStyle w:val="ListParagraph"/>
        <w:numPr>
          <w:ilvl w:val="0"/>
          <w:numId w:val="10"/>
        </w:numPr>
        <w:rPr>
          <w:del w:id="330" w:author="Huang, Lili" w:date="2019-06-20T10:02:00Z"/>
        </w:rPr>
      </w:pPr>
      <w:del w:id="331" w:author="Huang, Lili" w:date="2019-06-20T10:02:00Z">
        <w:r w:rsidDel="00306ADF">
          <w:delText>Pending supervisor review, and the log is one of the following:</w:delText>
        </w:r>
      </w:del>
    </w:p>
    <w:p w:rsidR="00233241" w:rsidDel="00306ADF" w:rsidRDefault="00233241" w:rsidP="007A38A2">
      <w:pPr>
        <w:pStyle w:val="ListParagraph"/>
        <w:numPr>
          <w:ilvl w:val="0"/>
          <w:numId w:val="11"/>
        </w:numPr>
        <w:rPr>
          <w:del w:id="332" w:author="Huang, Lili" w:date="2019-06-20T10:02:00Z"/>
        </w:rPr>
      </w:pPr>
      <w:del w:id="333" w:author="Huang, Lili" w:date="2019-06-20T10:02:00Z">
        <w:r w:rsidDel="00306ADF">
          <w:delText xml:space="preserve">ETS/OAE </w:delText>
        </w:r>
      </w:del>
    </w:p>
    <w:p w:rsidR="00233241" w:rsidDel="00306ADF" w:rsidRDefault="00233241" w:rsidP="007A38A2">
      <w:pPr>
        <w:pStyle w:val="ListParagraph"/>
        <w:numPr>
          <w:ilvl w:val="0"/>
          <w:numId w:val="11"/>
        </w:numPr>
        <w:rPr>
          <w:del w:id="334" w:author="Huang, Lili" w:date="2019-06-20T10:02:00Z"/>
        </w:rPr>
      </w:pPr>
      <w:del w:id="335" w:author="Huang, Lili" w:date="2019-06-20T10:02:00Z">
        <w:r w:rsidDel="00306ADF">
          <w:delText>ETS/OAS</w:delText>
        </w:r>
      </w:del>
    </w:p>
    <w:p w:rsidR="00233241" w:rsidDel="00306ADF" w:rsidRDefault="00233241" w:rsidP="007A38A2">
      <w:pPr>
        <w:pStyle w:val="ListParagraph"/>
        <w:numPr>
          <w:ilvl w:val="0"/>
          <w:numId w:val="11"/>
        </w:numPr>
        <w:rPr>
          <w:del w:id="336" w:author="Huang, Lili" w:date="2019-06-20T10:02:00Z"/>
        </w:rPr>
      </w:pPr>
      <w:del w:id="337" w:author="Huang, Lili" w:date="2019-06-20T10:02:00Z">
        <w:r w:rsidDel="00306ADF">
          <w:delText>OMR/IAT</w:delText>
        </w:r>
      </w:del>
    </w:p>
    <w:p w:rsidR="00233241" w:rsidDel="00306ADF" w:rsidRDefault="00233241" w:rsidP="007A38A2">
      <w:pPr>
        <w:pStyle w:val="ListParagraph"/>
        <w:numPr>
          <w:ilvl w:val="0"/>
          <w:numId w:val="11"/>
        </w:numPr>
        <w:rPr>
          <w:del w:id="338" w:author="Huang, Lili" w:date="2019-06-20T10:02:00Z"/>
        </w:rPr>
      </w:pPr>
      <w:del w:id="339" w:author="Huang, Lili" w:date="2019-06-20T10:02:00Z">
        <w:r w:rsidDel="00306ADF">
          <w:delText>OMR/IAE</w:delText>
        </w:r>
      </w:del>
    </w:p>
    <w:p w:rsidR="00233241" w:rsidDel="00306ADF" w:rsidRDefault="00233241" w:rsidP="007A38A2">
      <w:pPr>
        <w:pStyle w:val="ListParagraph"/>
        <w:numPr>
          <w:ilvl w:val="0"/>
          <w:numId w:val="11"/>
        </w:numPr>
        <w:rPr>
          <w:del w:id="340" w:author="Huang, Lili" w:date="2019-06-20T10:02:00Z"/>
        </w:rPr>
      </w:pPr>
      <w:del w:id="341" w:author="Huang, Lili" w:date="2019-06-20T10:02:00Z">
        <w:r w:rsidDel="00306ADF">
          <w:delText>Training Shor Duration</w:delText>
        </w:r>
      </w:del>
    </w:p>
    <w:p w:rsidR="00233241" w:rsidDel="00306ADF" w:rsidRDefault="00233241" w:rsidP="007A38A2">
      <w:pPr>
        <w:pStyle w:val="ListParagraph"/>
        <w:numPr>
          <w:ilvl w:val="0"/>
          <w:numId w:val="11"/>
        </w:numPr>
        <w:rPr>
          <w:del w:id="342" w:author="Huang, Lili" w:date="2019-06-20T10:02:00Z"/>
        </w:rPr>
      </w:pPr>
      <w:del w:id="343" w:author="Huang, Lili" w:date="2019-06-20T10:02:00Z">
        <w:r w:rsidDel="00306ADF">
          <w:delText>Training Overdue</w:delText>
        </w:r>
      </w:del>
    </w:p>
    <w:p w:rsidR="00233241" w:rsidRDefault="00233241" w:rsidP="007A38A2">
      <w:pPr>
        <w:pStyle w:val="ListParagraph"/>
        <w:numPr>
          <w:ilvl w:val="0"/>
          <w:numId w:val="11"/>
        </w:numPr>
      </w:pPr>
      <w:del w:id="344" w:author="Huang, Lili" w:date="2019-06-20T10:02:00Z">
        <w:r w:rsidDel="00306ADF">
          <w:delText>BRN or BRL</w:delText>
        </w:r>
      </w:del>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rPr>
          <w:ins w:id="345" w:author="Huang, Lili" w:date="2019-05-31T14:54:00Z"/>
        </w:rPr>
      </w:pPr>
      <w:r>
        <w:t xml:space="preserve">Pending manager review, </w:t>
      </w:r>
      <w:ins w:id="346" w:author="Huang, Lili" w:date="2019-05-31T14:54:00Z">
        <w:r w:rsidR="00871A9C">
          <w:t>and one of the following condition is met:</w:t>
        </w:r>
      </w:ins>
    </w:p>
    <w:p w:rsidR="00871A9C" w:rsidRDefault="00871A9C" w:rsidP="00527BF0">
      <w:pPr>
        <w:pStyle w:val="ListParagraph"/>
        <w:numPr>
          <w:ilvl w:val="1"/>
          <w:numId w:val="17"/>
        </w:numPr>
        <w:rPr>
          <w:ins w:id="347" w:author="Huang, Lili" w:date="2019-05-31T14:55:00Z"/>
        </w:rPr>
      </w:pPr>
      <w:ins w:id="348" w:author="Huang, Lili" w:date="2019-05-31T14:55:00Z">
        <w:r>
          <w:t>Current Coaching Initiative</w:t>
        </w:r>
      </w:ins>
    </w:p>
    <w:p w:rsidR="00871A9C" w:rsidRDefault="00871A9C" w:rsidP="00527BF0">
      <w:pPr>
        <w:pStyle w:val="ListParagraph"/>
        <w:numPr>
          <w:ilvl w:val="1"/>
          <w:numId w:val="17"/>
        </w:numPr>
        <w:rPr>
          <w:ins w:id="349" w:author="Huang, Lili" w:date="2019-05-31T14:55:00Z"/>
        </w:rPr>
      </w:pPr>
      <w:ins w:id="350" w:author="Huang, Lili" w:date="2019-05-31T14:55:00Z">
        <w:r>
          <w:t>OMR Exception but NOT Short Calls</w:t>
        </w:r>
      </w:ins>
    </w:p>
    <w:p w:rsidR="00871A9C" w:rsidRDefault="00871A9C" w:rsidP="00527BF0">
      <w:pPr>
        <w:pStyle w:val="ListParagraph"/>
        <w:numPr>
          <w:ilvl w:val="1"/>
          <w:numId w:val="17"/>
        </w:numPr>
        <w:rPr>
          <w:ins w:id="351" w:author="Huang, Lili" w:date="2019-05-31T14:54:00Z"/>
        </w:rPr>
      </w:pPr>
      <w:ins w:id="352" w:author="Huang, Lili" w:date="2019-05-31T14:56:00Z">
        <w:r>
          <w:t>Low CSAT</w:t>
        </w:r>
      </w:ins>
      <w:ins w:id="353" w:author="Huang, Lili" w:date="2019-05-31T14:54:00Z">
        <w:r>
          <w:t xml:space="preserve"> </w:t>
        </w:r>
      </w:ins>
    </w:p>
    <w:p w:rsidR="00767F47" w:rsidDel="00871A9C" w:rsidRDefault="00767F47" w:rsidP="00B344E6">
      <w:pPr>
        <w:pStyle w:val="ListParagraph"/>
        <w:ind w:left="792"/>
        <w:outlineLvl w:val="1"/>
        <w:rPr>
          <w:del w:id="354" w:author="Huang, Lili" w:date="2019-05-31T14:56:00Z"/>
        </w:rPr>
      </w:pPr>
    </w:p>
    <w:p w:rsidR="00015568" w:rsidRDefault="00015568" w:rsidP="007A38A2">
      <w:pPr>
        <w:pStyle w:val="ListParagraph"/>
        <w:numPr>
          <w:ilvl w:val="1"/>
          <w:numId w:val="4"/>
        </w:numPr>
        <w:outlineLvl w:val="1"/>
        <w:rPr>
          <w:ins w:id="355" w:author="Huang, Lili" w:date="2019-06-20T10:03:00Z"/>
        </w:rPr>
      </w:pPr>
      <w:bookmarkStart w:id="356" w:name="_Toc13476545"/>
      <w:r>
        <w:t>Pending CSE</w:t>
      </w:r>
      <w:bookmarkEnd w:id="356"/>
    </w:p>
    <w:p w:rsidR="00D35F1D" w:rsidRDefault="009D13C8" w:rsidP="002A4D41">
      <w:pPr>
        <w:pStyle w:val="ListParagraph"/>
        <w:ind w:left="792"/>
      </w:pPr>
      <w:ins w:id="357" w:author="Huang, Lili" w:date="2019-06-20T10:03:00Z">
        <w:r>
          <w:t xml:space="preserve">If Coaching Reason is </w:t>
        </w:r>
      </w:ins>
      <w:ins w:id="358" w:author="Huang, Lili" w:date="2019-06-20T10:04:00Z">
        <w:r>
          <w:t>“Customer Service Escalation”</w:t>
        </w:r>
      </w:ins>
      <w:ins w:id="359" w:author="Huang, Lili" w:date="2019-06-20T10:18:00Z">
        <w:r w:rsidR="00106F93">
          <w:t xml:space="preserve"> and the log is ACTIVE and not COMPLETED</w:t>
        </w:r>
      </w:ins>
      <w:ins w:id="360" w:author="Huang, Lili" w:date="2019-06-20T10:04:00Z">
        <w:r>
          <w:t>.</w:t>
        </w:r>
      </w:ins>
    </w:p>
    <w:p w:rsidR="00652BBE" w:rsidDel="00D35F1D" w:rsidRDefault="004E3F6E" w:rsidP="00F87424">
      <w:pPr>
        <w:pStyle w:val="ListParagraph"/>
        <w:ind w:left="792"/>
        <w:rPr>
          <w:del w:id="361" w:author="Huang, Lili" w:date="2019-06-20T10:03:00Z"/>
        </w:rPr>
      </w:pPr>
      <w:del w:id="362" w:author="Huang, Lili" w:date="2019-06-20T10:03:00Z">
        <w:r w:rsidDel="00D35F1D">
          <w:delText>User is the Manager or Manager when this low CSAT log was submitted or reassigned to</w:delText>
        </w:r>
      </w:del>
    </w:p>
    <w:p w:rsidR="004E3F6E" w:rsidDel="00D35F1D" w:rsidRDefault="004E3F6E" w:rsidP="007A38A2">
      <w:pPr>
        <w:pStyle w:val="ListParagraph"/>
        <w:numPr>
          <w:ilvl w:val="0"/>
          <w:numId w:val="12"/>
        </w:numPr>
        <w:rPr>
          <w:del w:id="363" w:author="Huang, Lili" w:date="2019-06-20T10:03:00Z"/>
        </w:rPr>
      </w:pPr>
      <w:del w:id="364" w:author="Huang, Lili" w:date="2019-06-20T10:03:00Z">
        <w:r w:rsidDel="00D35F1D">
          <w:delText>Pending manager review, and not Current Coaching Initiative not OMR Exception not low CSAT.</w:delText>
        </w:r>
      </w:del>
    </w:p>
    <w:p w:rsidR="00652BBE" w:rsidRDefault="00652BBE" w:rsidP="00652BBE">
      <w:pPr>
        <w:pStyle w:val="ListParagraph"/>
        <w:ind w:left="792"/>
        <w:outlineLvl w:val="1"/>
      </w:pPr>
    </w:p>
    <w:p w:rsidR="00F16903" w:rsidRDefault="006D0811" w:rsidP="00F16903">
      <w:pPr>
        <w:pStyle w:val="ListParagraph"/>
        <w:numPr>
          <w:ilvl w:val="1"/>
          <w:numId w:val="4"/>
        </w:numPr>
        <w:outlineLvl w:val="1"/>
        <w:rPr>
          <w:ins w:id="365" w:author="Huang, Lili" w:date="2019-06-13T14:06:00Z"/>
        </w:rPr>
      </w:pPr>
      <w:bookmarkStart w:id="366" w:name="_Toc13476546"/>
      <w:ins w:id="367" w:author="Huang, Lili" w:date="2019-06-13T13:55:00Z">
        <w:r>
          <w:t>Pending Short Call Review</w:t>
        </w:r>
      </w:ins>
      <w:ins w:id="368" w:author="Huang, Lili" w:date="2019-06-13T14:05:00Z">
        <w:r w:rsidR="00B53039">
          <w:t xml:space="preserve"> (Supervisor)</w:t>
        </w:r>
      </w:ins>
      <w:bookmarkEnd w:id="366"/>
    </w:p>
    <w:p w:rsidR="00F16903" w:rsidRDefault="00F16903" w:rsidP="003F400D">
      <w:pPr>
        <w:pStyle w:val="ListParagraph"/>
        <w:ind w:left="792"/>
        <w:rPr>
          <w:ins w:id="369" w:author="Huang, Lili" w:date="2019-06-13T13:56:00Z"/>
        </w:rPr>
      </w:pPr>
      <w:ins w:id="370" w:author="Huang, Lili" w:date="2019-06-13T14:06:00Z">
        <w:r>
          <w:t xml:space="preserve">If </w:t>
        </w:r>
      </w:ins>
      <w:ins w:id="371" w:author="Huang, Lili" w:date="2019-06-20T10:04:00Z">
        <w:r w:rsidR="00EE70FB">
          <w:t>coaching log is Short Call</w:t>
        </w:r>
      </w:ins>
      <w:ins w:id="372" w:author="Huang, Lili" w:date="2019-06-20T10:05:00Z">
        <w:r w:rsidR="00EE70FB">
          <w:t xml:space="preserve"> and status is “Pending Supervisor Review”.</w:t>
        </w:r>
      </w:ins>
    </w:p>
    <w:p w:rsidR="006D0811" w:rsidRDefault="006D0811" w:rsidP="000435AC">
      <w:pPr>
        <w:pStyle w:val="ListParagraph"/>
        <w:ind w:left="792"/>
        <w:outlineLvl w:val="1"/>
        <w:rPr>
          <w:ins w:id="373" w:author="Huang, Lili" w:date="2019-06-13T13:55:00Z"/>
        </w:rPr>
      </w:pPr>
    </w:p>
    <w:p w:rsidR="006D0811" w:rsidRDefault="006D0811" w:rsidP="006D0811">
      <w:pPr>
        <w:pStyle w:val="ListParagraph"/>
        <w:numPr>
          <w:ilvl w:val="1"/>
          <w:numId w:val="4"/>
        </w:numPr>
        <w:outlineLvl w:val="1"/>
        <w:rPr>
          <w:ins w:id="374" w:author="Huang, Lili" w:date="2019-06-13T14:08:00Z"/>
        </w:rPr>
      </w:pPr>
      <w:bookmarkStart w:id="375" w:name="_Toc13476547"/>
      <w:ins w:id="376" w:author="Huang, Lili" w:date="2019-06-13T13:56:00Z">
        <w:r>
          <w:t>Pending Short Call Confirm</w:t>
        </w:r>
      </w:ins>
      <w:ins w:id="377" w:author="Huang, Lili" w:date="2019-06-13T14:05:00Z">
        <w:r w:rsidR="00B53039">
          <w:t xml:space="preserve"> (Manager)</w:t>
        </w:r>
      </w:ins>
      <w:bookmarkEnd w:id="375"/>
    </w:p>
    <w:p w:rsidR="00742889" w:rsidRDefault="00742889" w:rsidP="00B17210">
      <w:pPr>
        <w:pStyle w:val="ListParagraph"/>
        <w:ind w:left="792"/>
        <w:rPr>
          <w:ins w:id="378" w:author="Huang, Lili" w:date="2019-06-13T14:09:00Z"/>
        </w:rPr>
      </w:pPr>
      <w:ins w:id="379" w:author="Huang, Lili" w:date="2019-06-13T14:08:00Z">
        <w:r>
          <w:t xml:space="preserve">If </w:t>
        </w:r>
      </w:ins>
      <w:ins w:id="380" w:author="Huang, Lili" w:date="2019-06-20T10:05:00Z">
        <w:r w:rsidR="00EE70FB">
          <w:t>Coaching Log is Short Call and status is “Pending Manager Review”</w:t>
        </w:r>
      </w:ins>
      <w:ins w:id="381" w:author="Huang, Lili" w:date="2019-06-20T10:06:00Z">
        <w:r w:rsidR="00EE70FB">
          <w:t>.</w:t>
        </w:r>
      </w:ins>
    </w:p>
    <w:p w:rsidR="00F23E9E" w:rsidRDefault="00F23E9E" w:rsidP="00F84EB3">
      <w:pPr>
        <w:pStyle w:val="ListParagraph"/>
        <w:ind w:left="792"/>
        <w:outlineLvl w:val="1"/>
        <w:rPr>
          <w:ins w:id="382" w:author="Huang, Lili" w:date="2019-06-13T13:55:00Z"/>
        </w:rPr>
      </w:pPr>
    </w:p>
    <w:p w:rsidR="0053696C" w:rsidRDefault="0053696C" w:rsidP="007A38A2">
      <w:pPr>
        <w:pStyle w:val="ListParagraph"/>
        <w:numPr>
          <w:ilvl w:val="1"/>
          <w:numId w:val="4"/>
        </w:numPr>
        <w:outlineLvl w:val="1"/>
      </w:pPr>
      <w:bookmarkStart w:id="383" w:name="_Toc13476548"/>
      <w:r>
        <w:t xml:space="preserve">Pending </w:t>
      </w:r>
      <w:ins w:id="384" w:author="Huang, Lili" w:date="2019-06-13T14:09:00Z">
        <w:r w:rsidR="008F585E">
          <w:t xml:space="preserve">Regular </w:t>
        </w:r>
      </w:ins>
      <w:r>
        <w:t>Review</w:t>
      </w:r>
      <w:bookmarkEnd w:id="383"/>
    </w:p>
    <w:p w:rsidR="008E081A" w:rsidRDefault="008E081A" w:rsidP="00F87424">
      <w:pPr>
        <w:pStyle w:val="ListParagraph"/>
        <w:ind w:left="792"/>
      </w:pPr>
      <w:r>
        <w:lastRenderedPageBreak/>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ins w:id="385" w:author="Huang, Lili" w:date="2019-06-20T10:06:00Z"/>
          <w:b/>
        </w:rPr>
      </w:pPr>
      <w:bookmarkStart w:id="386" w:name="_Toc13476549"/>
      <w:ins w:id="387" w:author="Huang, Lili" w:date="2019-06-20T10:06:00Z">
        <w:r>
          <w:rPr>
            <w:b/>
          </w:rPr>
          <w:t>Logic to determine Review Page display mode (Ready Only vs Editable)</w:t>
        </w:r>
        <w:bookmarkEnd w:id="386"/>
      </w:ins>
    </w:p>
    <w:tbl>
      <w:tblPr>
        <w:tblStyle w:val="TableGrid"/>
        <w:tblW w:w="0" w:type="auto"/>
        <w:tblInd w:w="360" w:type="dxa"/>
        <w:tblLook w:val="04A0" w:firstRow="1" w:lastRow="0" w:firstColumn="1" w:lastColumn="0" w:noHBand="0" w:noVBand="1"/>
      </w:tblPr>
      <w:tblGrid>
        <w:gridCol w:w="4256"/>
        <w:gridCol w:w="4240"/>
      </w:tblGrid>
      <w:tr w:rsidR="006E4C4F" w:rsidTr="00072DCF">
        <w:trPr>
          <w:ins w:id="388" w:author="Huang, Lili" w:date="2019-06-24T13:36:00Z"/>
        </w:trPr>
        <w:tc>
          <w:tcPr>
            <w:tcW w:w="4256" w:type="dxa"/>
          </w:tcPr>
          <w:p w:rsidR="006E4C4F" w:rsidRDefault="006E4C4F" w:rsidP="004F50C4">
            <w:pPr>
              <w:autoSpaceDE w:val="0"/>
              <w:autoSpaceDN w:val="0"/>
              <w:adjustRightInd w:val="0"/>
              <w:rPr>
                <w:ins w:id="389" w:author="Huang, Lili" w:date="2019-06-24T13:36:00Z"/>
                <w:b/>
              </w:rPr>
            </w:pPr>
            <w:ins w:id="390" w:author="Huang, Lili" w:date="2019-06-24T13:37:00Z">
              <w:r>
                <w:rPr>
                  <w:b/>
                </w:rPr>
                <w:t>Short Call</w:t>
              </w:r>
            </w:ins>
            <w:ins w:id="391" w:author="Huang, Lili" w:date="2019-06-24T13:39:00Z">
              <w:r w:rsidR="007E1950">
                <w:rPr>
                  <w:b/>
                </w:rPr>
                <w:t xml:space="preserve"> -</w:t>
              </w:r>
            </w:ins>
            <w:ins w:id="392" w:author="Huang, Lili" w:date="2019-06-24T13:37:00Z">
              <w:r>
                <w:rPr>
                  <w:b/>
                </w:rPr>
                <w:t xml:space="preserve"> Pending Manager Review</w:t>
              </w:r>
            </w:ins>
          </w:p>
        </w:tc>
        <w:tc>
          <w:tcPr>
            <w:tcW w:w="4240" w:type="dxa"/>
          </w:tcPr>
          <w:p w:rsidR="006E4C4F" w:rsidRDefault="006E4C4F" w:rsidP="004F50C4">
            <w:pPr>
              <w:autoSpaceDE w:val="0"/>
              <w:autoSpaceDN w:val="0"/>
              <w:adjustRightInd w:val="0"/>
              <w:rPr>
                <w:ins w:id="393" w:author="Huang, Lili" w:date="2019-06-24T13:36:00Z"/>
                <w:b/>
              </w:rPr>
            </w:pPr>
            <w:ins w:id="394" w:author="Huang, Lili" w:date="2019-06-24T13:38:00Z">
              <w:r>
                <w:rPr>
                  <w:b/>
                </w:rPr>
                <w:t>If user is the manager or reassigned to, then Editable; Otherwise Read Only</w:t>
              </w:r>
            </w:ins>
          </w:p>
        </w:tc>
      </w:tr>
      <w:tr w:rsidR="006E4C4F" w:rsidTr="00072DCF">
        <w:trPr>
          <w:ins w:id="395" w:author="Huang, Lili" w:date="2019-06-24T13:36:00Z"/>
        </w:trPr>
        <w:tc>
          <w:tcPr>
            <w:tcW w:w="4256" w:type="dxa"/>
          </w:tcPr>
          <w:p w:rsidR="006E4C4F" w:rsidRDefault="007E1950" w:rsidP="004F50C4">
            <w:pPr>
              <w:autoSpaceDE w:val="0"/>
              <w:autoSpaceDN w:val="0"/>
              <w:adjustRightInd w:val="0"/>
              <w:rPr>
                <w:ins w:id="396" w:author="Huang, Lili" w:date="2019-06-24T13:36:00Z"/>
                <w:b/>
              </w:rPr>
            </w:pPr>
            <w:ins w:id="397" w:author="Huang, Lili" w:date="2019-06-24T13:39:00Z">
              <w:r>
                <w:rPr>
                  <w:b/>
                </w:rPr>
                <w:t>Short Call – Pending Supervisor Review</w:t>
              </w:r>
            </w:ins>
          </w:p>
        </w:tc>
        <w:tc>
          <w:tcPr>
            <w:tcW w:w="4240" w:type="dxa"/>
          </w:tcPr>
          <w:p w:rsidR="006E4C4F" w:rsidRDefault="007E1950" w:rsidP="004F50C4">
            <w:pPr>
              <w:autoSpaceDE w:val="0"/>
              <w:autoSpaceDN w:val="0"/>
              <w:adjustRightInd w:val="0"/>
              <w:rPr>
                <w:ins w:id="398" w:author="Huang, Lili" w:date="2019-06-24T13:36:00Z"/>
                <w:b/>
              </w:rPr>
            </w:pPr>
            <w:ins w:id="399" w:author="Huang, Lili" w:date="2019-06-24T13:39:00Z">
              <w:r>
                <w:rPr>
                  <w:b/>
                </w:rPr>
                <w:t>If user is the supervisor or reassigned to, then Editable; Otherwise Read Only</w:t>
              </w:r>
            </w:ins>
          </w:p>
        </w:tc>
      </w:tr>
      <w:tr w:rsidR="006E4C4F" w:rsidTr="00072DCF">
        <w:trPr>
          <w:ins w:id="400" w:author="Huang, Lili" w:date="2019-06-24T13:36:00Z"/>
        </w:trPr>
        <w:tc>
          <w:tcPr>
            <w:tcW w:w="4256" w:type="dxa"/>
          </w:tcPr>
          <w:p w:rsidR="006E4C4F" w:rsidRDefault="001003F8" w:rsidP="004F50C4">
            <w:pPr>
              <w:autoSpaceDE w:val="0"/>
              <w:autoSpaceDN w:val="0"/>
              <w:adjustRightInd w:val="0"/>
              <w:rPr>
                <w:ins w:id="401" w:author="Huang, Lili" w:date="2019-06-24T13:36:00Z"/>
                <w:b/>
              </w:rPr>
            </w:pPr>
            <w:ins w:id="402" w:author="Huang, Lili" w:date="2019-06-24T13:40:00Z">
              <w:r>
                <w:rPr>
                  <w:b/>
                </w:rPr>
                <w:t>Customer Service Escalation – Pending determination</w:t>
              </w:r>
            </w:ins>
          </w:p>
        </w:tc>
        <w:tc>
          <w:tcPr>
            <w:tcW w:w="4240" w:type="dxa"/>
          </w:tcPr>
          <w:p w:rsidR="004E494D" w:rsidRDefault="001003F8" w:rsidP="004F50C4">
            <w:pPr>
              <w:autoSpaceDE w:val="0"/>
              <w:autoSpaceDN w:val="0"/>
              <w:adjustRightInd w:val="0"/>
              <w:rPr>
                <w:ins w:id="403" w:author="Huang, Lili" w:date="2019-06-24T13:48:00Z"/>
                <w:b/>
              </w:rPr>
            </w:pPr>
            <w:ins w:id="404" w:author="Huang, Lili" w:date="2019-06-24T13:41:00Z">
              <w:r>
                <w:rPr>
                  <w:b/>
                </w:rPr>
                <w:t>If Pending Manager Review</w:t>
              </w:r>
            </w:ins>
            <w:ins w:id="405" w:author="Huang, Lili" w:date="2019-06-24T13:48:00Z">
              <w:r w:rsidR="004E494D">
                <w:rPr>
                  <w:b/>
                </w:rPr>
                <w:t>;</w:t>
              </w:r>
            </w:ins>
          </w:p>
          <w:p w:rsidR="004E494D" w:rsidRDefault="004E494D" w:rsidP="004F50C4">
            <w:pPr>
              <w:autoSpaceDE w:val="0"/>
              <w:autoSpaceDN w:val="0"/>
              <w:adjustRightInd w:val="0"/>
              <w:rPr>
                <w:ins w:id="406" w:author="Huang, Lili" w:date="2019-06-24T13:48:00Z"/>
                <w:b/>
              </w:rPr>
            </w:pPr>
            <w:ins w:id="407" w:author="Huang, Lili" w:date="2019-06-24T13:48:00Z">
              <w:r>
                <w:rPr>
                  <w:b/>
                </w:rPr>
                <w:t xml:space="preserve">    If </w:t>
              </w:r>
            </w:ins>
            <w:ins w:id="408" w:author="Huang, Lili" w:date="2019-06-24T13:41:00Z">
              <w:r w:rsidR="001003F8">
                <w:rPr>
                  <w:b/>
                </w:rPr>
                <w:t xml:space="preserve">user is the manager (or reassigned to), hen Editable; </w:t>
              </w:r>
            </w:ins>
          </w:p>
          <w:p w:rsidR="006E4C4F" w:rsidRDefault="004E494D" w:rsidP="004F50C4">
            <w:pPr>
              <w:autoSpaceDE w:val="0"/>
              <w:autoSpaceDN w:val="0"/>
              <w:adjustRightInd w:val="0"/>
              <w:rPr>
                <w:ins w:id="409" w:author="Huang, Lili" w:date="2019-06-24T13:36:00Z"/>
                <w:b/>
              </w:rPr>
            </w:pPr>
            <w:ins w:id="410" w:author="Huang, Lili" w:date="2019-06-24T13:48:00Z">
              <w:r>
                <w:rPr>
                  <w:b/>
                </w:rPr>
                <w:t xml:space="preserve">    Else </w:t>
              </w:r>
            </w:ins>
            <w:ins w:id="411" w:author="Huang, Lili" w:date="2019-06-24T13:41:00Z">
              <w:r w:rsidR="001003F8">
                <w:rPr>
                  <w:b/>
                </w:rPr>
                <w:t>Read Only</w:t>
              </w:r>
            </w:ins>
          </w:p>
        </w:tc>
      </w:tr>
      <w:tr w:rsidR="006E4C4F" w:rsidTr="00072DCF">
        <w:trPr>
          <w:ins w:id="412" w:author="Huang, Lili" w:date="2019-06-24T13:36:00Z"/>
        </w:trPr>
        <w:tc>
          <w:tcPr>
            <w:tcW w:w="4256" w:type="dxa"/>
          </w:tcPr>
          <w:p w:rsidR="006E4C4F" w:rsidRDefault="00E91B28" w:rsidP="004F50C4">
            <w:pPr>
              <w:autoSpaceDE w:val="0"/>
              <w:autoSpaceDN w:val="0"/>
              <w:adjustRightInd w:val="0"/>
              <w:rPr>
                <w:ins w:id="413" w:author="Huang, Lili" w:date="2019-06-24T13:36:00Z"/>
                <w:b/>
              </w:rPr>
            </w:pPr>
            <w:ins w:id="414" w:author="Huang, Lili" w:date="2019-06-24T13:42:00Z">
              <w:r>
                <w:rPr>
                  <w:b/>
                </w:rPr>
                <w:t xml:space="preserve">Research Required </w:t>
              </w:r>
            </w:ins>
          </w:p>
        </w:tc>
        <w:tc>
          <w:tcPr>
            <w:tcW w:w="4240" w:type="dxa"/>
          </w:tcPr>
          <w:p w:rsidR="008F4DBE" w:rsidRDefault="008F4DBE" w:rsidP="004F50C4">
            <w:pPr>
              <w:autoSpaceDE w:val="0"/>
              <w:autoSpaceDN w:val="0"/>
              <w:adjustRightInd w:val="0"/>
              <w:rPr>
                <w:ins w:id="415" w:author="Huang, Lili" w:date="2019-06-24T13:52:00Z"/>
                <w:b/>
              </w:rPr>
            </w:pPr>
            <w:ins w:id="416" w:author="Huang, Lili" w:date="2019-06-24T13:52:00Z">
              <w:r>
                <w:rPr>
                  <w:b/>
                </w:rPr>
                <w:t>If Pending Supervisor Review;</w:t>
              </w:r>
            </w:ins>
          </w:p>
          <w:p w:rsidR="008F4DBE" w:rsidRDefault="008F4DBE" w:rsidP="004F50C4">
            <w:pPr>
              <w:autoSpaceDE w:val="0"/>
              <w:autoSpaceDN w:val="0"/>
              <w:adjustRightInd w:val="0"/>
              <w:rPr>
                <w:ins w:id="417" w:author="Huang, Lili" w:date="2019-06-24T13:52:00Z"/>
                <w:b/>
              </w:rPr>
            </w:pPr>
            <w:ins w:id="418" w:author="Huang, Lili" w:date="2019-06-24T13:52:00Z">
              <w:r>
                <w:rPr>
                  <w:b/>
                </w:rPr>
                <w:t xml:space="preserve">    If  user is the supervisor (or reassigned to), then Editable;</w:t>
              </w:r>
            </w:ins>
          </w:p>
          <w:p w:rsidR="008F4DBE" w:rsidRDefault="008F4DBE" w:rsidP="004F50C4">
            <w:pPr>
              <w:autoSpaceDE w:val="0"/>
              <w:autoSpaceDN w:val="0"/>
              <w:adjustRightInd w:val="0"/>
              <w:rPr>
                <w:ins w:id="419" w:author="Huang, Lili" w:date="2019-06-24T13:52:00Z"/>
                <w:b/>
              </w:rPr>
            </w:pPr>
            <w:ins w:id="420" w:author="Huang, Lili" w:date="2019-06-24T13:52:00Z">
              <w:r>
                <w:rPr>
                  <w:b/>
                </w:rPr>
                <w:t xml:space="preserve">    Else Read Only;</w:t>
              </w:r>
            </w:ins>
          </w:p>
          <w:p w:rsidR="008F4DBE" w:rsidRDefault="008F4DBE" w:rsidP="004F50C4">
            <w:pPr>
              <w:autoSpaceDE w:val="0"/>
              <w:autoSpaceDN w:val="0"/>
              <w:adjustRightInd w:val="0"/>
              <w:rPr>
                <w:ins w:id="421" w:author="Huang, Lili" w:date="2019-06-24T13:52:00Z"/>
                <w:b/>
              </w:rPr>
            </w:pPr>
          </w:p>
          <w:p w:rsidR="008F4DBE" w:rsidRDefault="008F4DBE" w:rsidP="004F50C4">
            <w:pPr>
              <w:autoSpaceDE w:val="0"/>
              <w:autoSpaceDN w:val="0"/>
              <w:adjustRightInd w:val="0"/>
              <w:rPr>
                <w:ins w:id="422" w:author="Huang, Lili" w:date="2019-06-24T13:52:00Z"/>
                <w:b/>
              </w:rPr>
            </w:pPr>
            <w:ins w:id="423" w:author="Huang, Lili" w:date="2019-06-24T13:52:00Z">
              <w:r>
                <w:rPr>
                  <w:b/>
                </w:rPr>
                <w:t>If Pending Manager Review;</w:t>
              </w:r>
            </w:ins>
          </w:p>
          <w:p w:rsidR="008F4DBE" w:rsidRDefault="008F4DBE" w:rsidP="004F50C4">
            <w:pPr>
              <w:autoSpaceDE w:val="0"/>
              <w:autoSpaceDN w:val="0"/>
              <w:adjustRightInd w:val="0"/>
              <w:rPr>
                <w:ins w:id="424" w:author="Huang, Lili" w:date="2019-06-24T13:52:00Z"/>
                <w:b/>
              </w:rPr>
            </w:pPr>
            <w:ins w:id="425" w:author="Huang, Lili" w:date="2019-06-24T13:52:00Z">
              <w:r>
                <w:rPr>
                  <w:b/>
                </w:rPr>
                <w:t xml:space="preserve">    If user is the manager (or reassigned to) or (the log is low CSAT and user was the manager when this log was entered), then Editable;</w:t>
              </w:r>
            </w:ins>
          </w:p>
          <w:p w:rsidR="00D57ADA" w:rsidRDefault="008F4DBE" w:rsidP="004F50C4">
            <w:pPr>
              <w:autoSpaceDE w:val="0"/>
              <w:autoSpaceDN w:val="0"/>
              <w:adjustRightInd w:val="0"/>
              <w:rPr>
                <w:ins w:id="426" w:author="Huang, Lili" w:date="2019-06-24T13:36:00Z"/>
                <w:b/>
              </w:rPr>
            </w:pPr>
            <w:ins w:id="427" w:author="Huang, Lili" w:date="2019-06-24T13:52:00Z">
              <w:r>
                <w:rPr>
                  <w:b/>
                </w:rPr>
                <w:t xml:space="preserve">    Else Read Only</w:t>
              </w:r>
            </w:ins>
          </w:p>
        </w:tc>
      </w:tr>
      <w:tr w:rsidR="006E4C4F" w:rsidTr="00072DCF">
        <w:trPr>
          <w:ins w:id="428" w:author="Huang, Lili" w:date="2019-06-24T13:36:00Z"/>
        </w:trPr>
        <w:tc>
          <w:tcPr>
            <w:tcW w:w="4256" w:type="dxa"/>
          </w:tcPr>
          <w:p w:rsidR="006E4C4F" w:rsidRDefault="00276412" w:rsidP="004F50C4">
            <w:pPr>
              <w:autoSpaceDE w:val="0"/>
              <w:autoSpaceDN w:val="0"/>
              <w:adjustRightInd w:val="0"/>
              <w:rPr>
                <w:ins w:id="429" w:author="Huang, Lili" w:date="2019-06-24T13:36:00Z"/>
                <w:b/>
              </w:rPr>
            </w:pPr>
            <w:ins w:id="430" w:author="Huang, Lili" w:date="2019-06-24T13:44:00Z">
              <w:r>
                <w:rPr>
                  <w:b/>
                </w:rPr>
                <w:t xml:space="preserve">Acknowledge </w:t>
              </w:r>
            </w:ins>
          </w:p>
        </w:tc>
        <w:tc>
          <w:tcPr>
            <w:tcW w:w="4240" w:type="dxa"/>
          </w:tcPr>
          <w:p w:rsidR="006E4C4F" w:rsidRDefault="00276412" w:rsidP="004F50C4">
            <w:pPr>
              <w:autoSpaceDE w:val="0"/>
              <w:autoSpaceDN w:val="0"/>
              <w:adjustRightInd w:val="0"/>
              <w:rPr>
                <w:ins w:id="431" w:author="Huang, Lili" w:date="2019-06-24T13:36:00Z"/>
                <w:b/>
              </w:rPr>
            </w:pPr>
            <w:ins w:id="432" w:author="Huang, Lili" w:date="2019-06-24T13:45:00Z">
              <w:r>
                <w:rPr>
                  <w:b/>
                </w:rPr>
                <w:t>If user is the supervisor or reassigned to or employee of the log, then Editable; Otherwise Read Only</w:t>
              </w:r>
            </w:ins>
          </w:p>
        </w:tc>
      </w:tr>
      <w:tr w:rsidR="00072DCF" w:rsidTr="00072DCF">
        <w:trPr>
          <w:ins w:id="433" w:author="Huang, Lili" w:date="2019-06-24T13:36:00Z"/>
        </w:trPr>
        <w:tc>
          <w:tcPr>
            <w:tcW w:w="4256" w:type="dxa"/>
          </w:tcPr>
          <w:p w:rsidR="00072DCF" w:rsidRDefault="00072DCF" w:rsidP="004F50C4">
            <w:pPr>
              <w:autoSpaceDE w:val="0"/>
              <w:autoSpaceDN w:val="0"/>
              <w:adjustRightInd w:val="0"/>
              <w:rPr>
                <w:ins w:id="434" w:author="Huang, Lili" w:date="2019-06-24T13:36:00Z"/>
                <w:b/>
              </w:rPr>
            </w:pPr>
            <w:ins w:id="435" w:author="Huang, Lili" w:date="2019-06-24T13:46:00Z">
              <w:r>
                <w:rPr>
                  <w:b/>
                </w:rPr>
                <w:t>For all other logs</w:t>
              </w:r>
            </w:ins>
          </w:p>
        </w:tc>
        <w:tc>
          <w:tcPr>
            <w:tcW w:w="4240" w:type="dxa"/>
          </w:tcPr>
          <w:p w:rsidR="00BD3F10" w:rsidRDefault="00072DCF" w:rsidP="004F50C4">
            <w:pPr>
              <w:autoSpaceDE w:val="0"/>
              <w:autoSpaceDN w:val="0"/>
              <w:adjustRightInd w:val="0"/>
              <w:rPr>
                <w:ins w:id="436" w:author="Huang, Lili" w:date="2019-06-24T13:53:00Z"/>
                <w:b/>
              </w:rPr>
            </w:pPr>
            <w:ins w:id="437" w:author="Huang, Lili" w:date="2019-06-24T13:51:00Z">
              <w:r>
                <w:rPr>
                  <w:b/>
                </w:rPr>
                <w:t xml:space="preserve"> </w:t>
              </w:r>
            </w:ins>
            <w:ins w:id="438" w:author="Huang, Lili" w:date="2019-06-24T13:53:00Z">
              <w:r w:rsidR="00BD3F10">
                <w:rPr>
                  <w:b/>
                </w:rPr>
                <w:t>If Pending Supervisor Review;</w:t>
              </w:r>
            </w:ins>
          </w:p>
          <w:p w:rsidR="00BD3F10" w:rsidRDefault="00BD3F10" w:rsidP="004F50C4">
            <w:pPr>
              <w:autoSpaceDE w:val="0"/>
              <w:autoSpaceDN w:val="0"/>
              <w:adjustRightInd w:val="0"/>
              <w:rPr>
                <w:ins w:id="439" w:author="Huang, Lili" w:date="2019-06-24T13:53:00Z"/>
                <w:b/>
              </w:rPr>
            </w:pPr>
            <w:ins w:id="440" w:author="Huang, Lili" w:date="2019-06-24T13:53:00Z">
              <w:r>
                <w:rPr>
                  <w:b/>
                </w:rPr>
                <w:t xml:space="preserve">    If  user is the supervisor (or reassigned to), then Editable;</w:t>
              </w:r>
            </w:ins>
          </w:p>
          <w:p w:rsidR="00BD3F10" w:rsidRDefault="00BD3F10" w:rsidP="004F50C4">
            <w:pPr>
              <w:autoSpaceDE w:val="0"/>
              <w:autoSpaceDN w:val="0"/>
              <w:adjustRightInd w:val="0"/>
              <w:rPr>
                <w:ins w:id="441" w:author="Huang, Lili" w:date="2019-06-24T13:53:00Z"/>
                <w:b/>
              </w:rPr>
            </w:pPr>
            <w:ins w:id="442" w:author="Huang, Lili" w:date="2019-06-24T13:53:00Z">
              <w:r>
                <w:rPr>
                  <w:b/>
                </w:rPr>
                <w:t xml:space="preserve">    Else Read Only;</w:t>
              </w:r>
            </w:ins>
          </w:p>
          <w:p w:rsidR="00BD3F10" w:rsidRDefault="00BD3F10" w:rsidP="004F50C4">
            <w:pPr>
              <w:autoSpaceDE w:val="0"/>
              <w:autoSpaceDN w:val="0"/>
              <w:adjustRightInd w:val="0"/>
              <w:rPr>
                <w:ins w:id="443" w:author="Huang, Lili" w:date="2019-06-24T13:53:00Z"/>
                <w:b/>
              </w:rPr>
            </w:pPr>
          </w:p>
          <w:p w:rsidR="00BD3F10" w:rsidRDefault="00BD3F10" w:rsidP="004F50C4">
            <w:pPr>
              <w:autoSpaceDE w:val="0"/>
              <w:autoSpaceDN w:val="0"/>
              <w:adjustRightInd w:val="0"/>
              <w:rPr>
                <w:ins w:id="444" w:author="Huang, Lili" w:date="2019-06-24T13:53:00Z"/>
                <w:b/>
              </w:rPr>
            </w:pPr>
            <w:ins w:id="445" w:author="Huang, Lili" w:date="2019-06-24T13:53:00Z">
              <w:r>
                <w:rPr>
                  <w:b/>
                </w:rPr>
                <w:t>If Pending Employee Review;</w:t>
              </w:r>
            </w:ins>
          </w:p>
          <w:p w:rsidR="00BD3F10" w:rsidRDefault="00BD3F10" w:rsidP="004F50C4">
            <w:pPr>
              <w:autoSpaceDE w:val="0"/>
              <w:autoSpaceDN w:val="0"/>
              <w:adjustRightInd w:val="0"/>
              <w:rPr>
                <w:ins w:id="446" w:author="Huang, Lili" w:date="2019-06-24T13:53:00Z"/>
                <w:b/>
              </w:rPr>
            </w:pPr>
            <w:ins w:id="447" w:author="Huang, Lili" w:date="2019-06-24T13:53:00Z">
              <w:r>
                <w:rPr>
                  <w:b/>
                </w:rPr>
                <w:t xml:space="preserve">    If user is the </w:t>
              </w:r>
              <w:r w:rsidR="009C2DAF">
                <w:rPr>
                  <w:b/>
                </w:rPr>
                <w:t>employee</w:t>
              </w:r>
              <w:r>
                <w:rPr>
                  <w:b/>
                </w:rPr>
                <w:t>, then Editable;</w:t>
              </w:r>
            </w:ins>
          </w:p>
          <w:p w:rsidR="00072DCF" w:rsidRDefault="00BD3F10" w:rsidP="004F50C4">
            <w:pPr>
              <w:autoSpaceDE w:val="0"/>
              <w:autoSpaceDN w:val="0"/>
              <w:adjustRightInd w:val="0"/>
              <w:rPr>
                <w:ins w:id="448" w:author="Huang, Lili" w:date="2019-06-24T13:55:00Z"/>
                <w:b/>
              </w:rPr>
            </w:pPr>
            <w:ins w:id="449" w:author="Huang, Lili" w:date="2019-06-24T13:53:00Z">
              <w:r>
                <w:rPr>
                  <w:b/>
                </w:rPr>
                <w:t xml:space="preserve">    Else Read Only</w:t>
              </w:r>
            </w:ins>
            <w:ins w:id="450" w:author="Huang, Lili" w:date="2019-06-24T13:55:00Z">
              <w:r w:rsidR="00272E1D">
                <w:rPr>
                  <w:b/>
                </w:rPr>
                <w:t>;</w:t>
              </w:r>
            </w:ins>
          </w:p>
          <w:p w:rsidR="00272E1D" w:rsidRDefault="00272E1D" w:rsidP="004F50C4">
            <w:pPr>
              <w:autoSpaceDE w:val="0"/>
              <w:autoSpaceDN w:val="0"/>
              <w:adjustRightInd w:val="0"/>
              <w:rPr>
                <w:ins w:id="451" w:author="Huang, Lili" w:date="2019-06-24T13:55:00Z"/>
                <w:b/>
              </w:rPr>
            </w:pPr>
          </w:p>
          <w:p w:rsidR="00272E1D" w:rsidRDefault="00272E1D" w:rsidP="004F50C4">
            <w:pPr>
              <w:autoSpaceDE w:val="0"/>
              <w:autoSpaceDN w:val="0"/>
              <w:adjustRightInd w:val="0"/>
              <w:rPr>
                <w:ins w:id="452" w:author="Huang, Lili" w:date="2019-06-24T13:36:00Z"/>
                <w:b/>
              </w:rPr>
            </w:pPr>
            <w:ins w:id="453" w:author="Huang, Lili" w:date="2019-06-24T14:03:00Z">
              <w:r>
                <w:rPr>
                  <w:b/>
                </w:rPr>
                <w:t>For all other Pending Statuses, Read Only</w:t>
              </w:r>
            </w:ins>
            <w:ins w:id="454" w:author="Huang, Lili" w:date="2019-06-24T13:55:00Z">
              <w:r>
                <w:rPr>
                  <w:b/>
                </w:rPr>
                <w:t xml:space="preserve"> </w:t>
              </w:r>
            </w:ins>
          </w:p>
        </w:tc>
      </w:tr>
    </w:tbl>
    <w:p w:rsidR="004D3050" w:rsidRDefault="004D3050" w:rsidP="004D3050">
      <w:pPr>
        <w:autoSpaceDE w:val="0"/>
        <w:autoSpaceDN w:val="0"/>
        <w:adjustRightInd w:val="0"/>
        <w:ind w:left="360"/>
        <w:outlineLvl w:val="1"/>
        <w:rPr>
          <w:ins w:id="455" w:author="Huang, Lili" w:date="2019-06-20T10:07:00Z"/>
          <w:b/>
        </w:rPr>
      </w:pPr>
    </w:p>
    <w:p w:rsidR="004D3050" w:rsidRDefault="004D3050" w:rsidP="004D3050">
      <w:pPr>
        <w:autoSpaceDE w:val="0"/>
        <w:autoSpaceDN w:val="0"/>
        <w:adjustRightInd w:val="0"/>
        <w:ind w:left="360"/>
        <w:outlineLvl w:val="1"/>
        <w:rPr>
          <w:ins w:id="456" w:author="Huang, Lili" w:date="2019-06-20T10:06:00Z"/>
          <w:b/>
        </w:rPr>
      </w:pPr>
    </w:p>
    <w:p w:rsidR="00B3489C" w:rsidRDefault="00DA40CB" w:rsidP="007A38A2">
      <w:pPr>
        <w:numPr>
          <w:ilvl w:val="0"/>
          <w:numId w:val="4"/>
        </w:numPr>
        <w:tabs>
          <w:tab w:val="num" w:pos="1080"/>
        </w:tabs>
        <w:autoSpaceDE w:val="0"/>
        <w:autoSpaceDN w:val="0"/>
        <w:adjustRightInd w:val="0"/>
        <w:outlineLvl w:val="1"/>
        <w:rPr>
          <w:b/>
        </w:rPr>
      </w:pPr>
      <w:bookmarkStart w:id="457" w:name="_Toc13476550"/>
      <w:r>
        <w:rPr>
          <w:b/>
        </w:rPr>
        <w:t>Logic to determine next status</w:t>
      </w:r>
      <w:bookmarkEnd w:id="457"/>
    </w:p>
    <w:p w:rsidR="00C64664" w:rsidRDefault="00714AE8" w:rsidP="00C64664">
      <w:pPr>
        <w:pStyle w:val="ListParagraph"/>
        <w:numPr>
          <w:ilvl w:val="1"/>
          <w:numId w:val="4"/>
        </w:numPr>
        <w:outlineLvl w:val="1"/>
      </w:pPr>
      <w:bookmarkStart w:id="458" w:name="_Toc13476551"/>
      <w:r>
        <w:t>Pending Acknowledgement</w:t>
      </w:r>
      <w:bookmarkEnd w:id="458"/>
      <w:r w:rsidR="00C64664">
        <w:t xml:space="preserve"> </w:t>
      </w:r>
    </w:p>
    <w:p w:rsidR="00C64664" w:rsidRDefault="00C64664" w:rsidP="001E0800">
      <w:pPr>
        <w:pStyle w:val="ListParagraph"/>
        <w:ind w:left="792"/>
      </w:pPr>
      <w:r>
        <w:t xml:space="preserve">For </w:t>
      </w:r>
      <w:proofErr w:type="spellStart"/>
      <w:r>
        <w:t>OverTurned</w:t>
      </w:r>
      <w:proofErr w:type="spellEnd"/>
      <w:r>
        <w:t xml:space="preserve">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t>Otherwise (Reinforcement logs):</w:t>
      </w:r>
    </w:p>
    <w:p w:rsidR="004262F2" w:rsidRDefault="004262F2" w:rsidP="007A38A2">
      <w:pPr>
        <w:pStyle w:val="ListParagraph"/>
        <w:numPr>
          <w:ilvl w:val="0"/>
          <w:numId w:val="12"/>
        </w:numPr>
      </w:pPr>
      <w:r>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pPr>
      <w:r>
        <w:t>“Pending Supervisor Review” for CSR and TRAINING modules;</w:t>
      </w:r>
    </w:p>
    <w:p w:rsidR="004262F2" w:rsidRDefault="004262F2" w:rsidP="007A38A2">
      <w:pPr>
        <w:pStyle w:val="ListParagraph"/>
        <w:numPr>
          <w:ilvl w:val="0"/>
          <w:numId w:val="14"/>
        </w:numPr>
      </w:pPr>
      <w:r>
        <w:t>“Pending Manager Review” for SUPERVISOR module;</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 xml:space="preserve">If current status is “Pending Acknowledgement”, then next status will be “Pending Employee </w:t>
      </w:r>
      <w:proofErr w:type="spellStart"/>
      <w:r>
        <w:t>Reviw</w:t>
      </w:r>
      <w:proofErr w:type="spellEnd"/>
      <w:r>
        <w:t>”;</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459" w:name="_Toc13476552"/>
      <w:r>
        <w:t>Pending Research</w:t>
      </w:r>
      <w:bookmarkEnd w:id="459"/>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lastRenderedPageBreak/>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460" w:name="_Toc13476553"/>
      <w:r>
        <w:t>Pending CSE</w:t>
      </w:r>
      <w:bookmarkEnd w:id="460"/>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rPr>
          <w:ins w:id="461" w:author="Huang, Lili" w:date="2019-06-13T14:10:00Z"/>
        </w:rPr>
      </w:pPr>
      <w:bookmarkStart w:id="462" w:name="_Toc13476554"/>
      <w:ins w:id="463" w:author="Huang, Lili" w:date="2019-06-13T14:10:00Z">
        <w:r>
          <w:t>Pending Short Call Review (Supervisor)</w:t>
        </w:r>
        <w:bookmarkEnd w:id="462"/>
      </w:ins>
    </w:p>
    <w:p w:rsidR="00DE30AE" w:rsidRDefault="00DE30AE" w:rsidP="005E0AC4">
      <w:pPr>
        <w:pStyle w:val="ListParagraph"/>
        <w:ind w:left="792"/>
        <w:rPr>
          <w:ins w:id="464" w:author="Huang, Lili" w:date="2019-06-13T14:11:00Z"/>
        </w:rPr>
      </w:pPr>
      <w:ins w:id="465" w:author="Huang, Lili" w:date="2019-06-13T14:10:00Z">
        <w:r>
          <w:t>Next status will be “Pending Manager Review”</w:t>
        </w:r>
      </w:ins>
      <w:ins w:id="466" w:author="Huang, Lili" w:date="2019-06-13T14:11:00Z">
        <w:r w:rsidR="00725463">
          <w:t>.</w:t>
        </w:r>
      </w:ins>
    </w:p>
    <w:p w:rsidR="00DE30AE" w:rsidRDefault="00DE30AE" w:rsidP="00D652D1">
      <w:pPr>
        <w:pStyle w:val="ListParagraph"/>
        <w:ind w:left="792"/>
        <w:outlineLvl w:val="1"/>
        <w:rPr>
          <w:ins w:id="467" w:author="Huang, Lili" w:date="2019-06-13T14:11:00Z"/>
        </w:rPr>
      </w:pPr>
    </w:p>
    <w:p w:rsidR="00DE30AE" w:rsidRDefault="00DE30AE" w:rsidP="00DE30AE">
      <w:pPr>
        <w:pStyle w:val="ListParagraph"/>
        <w:numPr>
          <w:ilvl w:val="1"/>
          <w:numId w:val="4"/>
        </w:numPr>
        <w:outlineLvl w:val="1"/>
        <w:rPr>
          <w:ins w:id="468" w:author="Huang, Lili" w:date="2019-06-13T14:11:00Z"/>
        </w:rPr>
      </w:pPr>
      <w:bookmarkStart w:id="469" w:name="_Toc13476555"/>
      <w:ins w:id="470" w:author="Huang, Lili" w:date="2019-06-13T14:11:00Z">
        <w:r>
          <w:t xml:space="preserve">Pending Short Call </w:t>
        </w:r>
        <w:r w:rsidR="00AD503D">
          <w:t>Confirm</w:t>
        </w:r>
        <w:r>
          <w:t xml:space="preserve"> (</w:t>
        </w:r>
        <w:r w:rsidR="00D548C6">
          <w:t>Manager</w:t>
        </w:r>
        <w:r>
          <w:t>)</w:t>
        </w:r>
        <w:bookmarkEnd w:id="469"/>
      </w:ins>
    </w:p>
    <w:p w:rsidR="00DE30AE" w:rsidRDefault="00DE30AE" w:rsidP="005E0AC4">
      <w:pPr>
        <w:pStyle w:val="ListParagraph"/>
        <w:ind w:left="792"/>
        <w:rPr>
          <w:ins w:id="471" w:author="Huang, Lili" w:date="2019-06-13T14:10:00Z"/>
        </w:rPr>
      </w:pPr>
      <w:ins w:id="472" w:author="Huang, Lili" w:date="2019-06-13T14:11:00Z">
        <w:r>
          <w:t>Next status will be “Completed”.</w:t>
        </w:r>
      </w:ins>
    </w:p>
    <w:p w:rsidR="00DE30AE" w:rsidRDefault="00DE30AE" w:rsidP="00D652D1">
      <w:pPr>
        <w:outlineLvl w:val="1"/>
        <w:rPr>
          <w:ins w:id="473" w:author="Huang, Lili" w:date="2019-06-13T14:10:00Z"/>
        </w:rPr>
      </w:pPr>
    </w:p>
    <w:p w:rsidR="00D94088" w:rsidRDefault="00177B53" w:rsidP="007A38A2">
      <w:pPr>
        <w:pStyle w:val="ListParagraph"/>
        <w:numPr>
          <w:ilvl w:val="1"/>
          <w:numId w:val="4"/>
        </w:numPr>
        <w:outlineLvl w:val="1"/>
      </w:pPr>
      <w:bookmarkStart w:id="474" w:name="_Toc13476556"/>
      <w:r>
        <w:t xml:space="preserve">Pending </w:t>
      </w:r>
      <w:ins w:id="475" w:author="Huang, Lili" w:date="2019-06-20T10:06:00Z">
        <w:r w:rsidR="0021598C">
          <w:t xml:space="preserve">Regular </w:t>
        </w:r>
      </w:ins>
      <w:r>
        <w:t>Review</w:t>
      </w:r>
      <w:bookmarkEnd w:id="474"/>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476" w:name="_Toc13476557"/>
      <w:r>
        <w:rPr>
          <w:b/>
        </w:rPr>
        <w:t>Instruction text</w:t>
      </w:r>
      <w:bookmarkEnd w:id="476"/>
    </w:p>
    <w:p w:rsidR="00201685" w:rsidRDefault="00A368CE" w:rsidP="007A38A2">
      <w:pPr>
        <w:pStyle w:val="ListParagraph"/>
        <w:numPr>
          <w:ilvl w:val="1"/>
          <w:numId w:val="4"/>
        </w:numPr>
      </w:pPr>
      <w:r>
        <w:t xml:space="preserve">Pending </w:t>
      </w:r>
      <w:r w:rsidR="00201685">
        <w:t>CSE</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proofErr w:type="gramStart"/>
      <w:r w:rsidR="007C4B7E">
        <w:t>your</w:t>
      </w:r>
      <w:proofErr w:type="gramEnd"/>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p>
    <w:p w:rsidR="00122762" w:rsidRDefault="005F2D50" w:rsidP="00122762">
      <w:pPr>
        <w:pStyle w:val="ListParagraph"/>
        <w:ind w:left="792"/>
      </w:pPr>
      <w:r>
        <w:t xml:space="preserve">You are receiving this </w:t>
      </w:r>
      <w:proofErr w:type="spellStart"/>
      <w:proofErr w:type="gramStart"/>
      <w:r>
        <w:t>eCL</w:t>
      </w:r>
      <w:proofErr w:type="spellEnd"/>
      <w:proofErr w:type="gramEnd"/>
      <w:r>
        <w:t xml:space="preserve"> record because an Employee on your team was identified in an Outlier Management Report (OMR). Please research this item in accordance with the latest </w:t>
      </w:r>
      <w:r w:rsidR="00122762">
        <w:t>&lt;a href='</w:t>
      </w:r>
      <w:r w:rsidR="00122762" w:rsidRPr="003525BB">
        <w:t>https</w:t>
      </w:r>
      <w:proofErr w:type="gramStart"/>
      <w:r w:rsidR="00122762" w:rsidRPr="003525BB">
        <w:t>:/</w:t>
      </w:r>
      <w:proofErr w:type="gramEnd"/>
      <w:r w:rsidR="00122762" w:rsidRPr="003525BB">
        <w:t>/maximus365.sharepoint.com/sites/CCO/Resources/SOP/Contact%20Center%20Operations/Forms/AllItems.aspx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p>
    <w:p w:rsidR="00102244" w:rsidDel="009B761F" w:rsidRDefault="00AA293C" w:rsidP="00C66EA1">
      <w:pPr>
        <w:pStyle w:val="ListParagraph"/>
        <w:ind w:left="1512"/>
        <w:rPr>
          <w:del w:id="477" w:author="Huang, Lili" w:date="2019-06-17T09:55:00Z"/>
        </w:rPr>
      </w:pPr>
      <w:del w:id="478" w:author="Huang, Lili" w:date="2019-06-17T09:55:00Z">
        <w:r w:rsidRPr="00AA293C" w:rsidDel="009B761F">
          <w:delText>You are receiving this eCL because you have been assigned to listen to and provide feedback on calls that have been identified as having a short duration. Details of each call can be found within the Performance Report Catalog by clicking &lt;a href='https://cco.gdit.com/bi/ReportsCatalog/TQC_ShortCall/Forms/AllItems.aspx' target='_blank'&gt;here&lt;/a&gt;. Please review the calls and provide specific details on opportunities that requiring coaching.</w:delText>
        </w:r>
      </w:del>
    </w:p>
    <w:p w:rsidR="00AA293C" w:rsidRDefault="009B761F" w:rsidP="00C66EA1">
      <w:pPr>
        <w:pStyle w:val="ListParagraph"/>
        <w:ind w:left="1512"/>
      </w:pPr>
      <w:ins w:id="479" w:author="Huang, Lili" w:date="2019-06-17T09:55:00Z">
        <w:r>
          <w:t>The CSR has multiple short calls that exceed the threshold. Please coach the behavior so the CSR has fewer short calls.</w:t>
        </w:r>
      </w:ins>
    </w:p>
    <w:p w:rsidR="000D6E2E" w:rsidRDefault="000D6E2E" w:rsidP="007A38A2">
      <w:pPr>
        <w:pStyle w:val="ListParagraph"/>
        <w:numPr>
          <w:ilvl w:val="0"/>
          <w:numId w:val="12"/>
        </w:numPr>
        <w:rPr>
          <w:b/>
        </w:rPr>
      </w:pPr>
      <w:r w:rsidRPr="00C3737F">
        <w:rPr>
          <w:b/>
        </w:rPr>
        <w:lastRenderedPageBreak/>
        <w:t>Low CSAT</w:t>
      </w:r>
    </w:p>
    <w:p w:rsidR="00C3737F" w:rsidRPr="006250F3" w:rsidRDefault="006250F3" w:rsidP="00C66EA1">
      <w:pPr>
        <w:ind w:left="1512"/>
      </w:pPr>
      <w:r w:rsidRPr="006250F3">
        <w:t xml:space="preserve">You are receiving this </w:t>
      </w:r>
      <w:proofErr w:type="spellStart"/>
      <w:proofErr w:type="gramStart"/>
      <w:r w:rsidRPr="006250F3">
        <w:t>eCL</w:t>
      </w:r>
      <w:proofErr w:type="spellEnd"/>
      <w:proofErr w:type="gramEnd"/>
      <w:r w:rsidRPr="006250F3">
        <w:t xml:space="preserve"> because you have been assigned to listen to and provide feedback on a call that was identified as having low customer satisfaction. Please </w:t>
      </w:r>
      <w:r w:rsidR="00A40483">
        <w:t>review</w:t>
      </w:r>
      <w:r w:rsidRPr="006250F3">
        <w:t xml:space="preserve"> the call from a </w:t>
      </w:r>
      <w:proofErr w:type="spellStart"/>
      <w:r w:rsidRPr="006250F3">
        <w:t>PPoM</w:t>
      </w:r>
      <w:proofErr w:type="spellEnd"/>
      <w:r w:rsidRPr="006250F3">
        <w:t xml:space="preserve">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t>Quality KUDO CSR</w:t>
      </w:r>
    </w:p>
    <w:p w:rsidR="009A6C6A" w:rsidRDefault="009A6C6A" w:rsidP="009A6C6A">
      <w:pPr>
        <w:pStyle w:val="ListParagraph"/>
        <w:ind w:left="1512"/>
      </w:pPr>
      <w:r w:rsidRPr="00760ED4">
        <w:t>Congratulations - you received a Kudos! Click &lt;a href='</w:t>
      </w:r>
      <w:r w:rsidRPr="006E28A4">
        <w:t>https</w:t>
      </w:r>
      <w:proofErr w:type="gramStart"/>
      <w:r w:rsidRPr="006E28A4">
        <w:t>:/</w:t>
      </w:r>
      <w:proofErr w:type="gramEnd"/>
      <w:r w:rsidRPr="006E28A4">
        <w:t>/maximus365.sharepoint.com/sites/CCO/Connection/Pages/KudosCentral.aspx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p>
    <w:p w:rsidR="008F4184" w:rsidRDefault="008F4184" w:rsidP="008F4184">
      <w:pPr>
        <w:pStyle w:val="ListParagraph"/>
        <w:ind w:left="1512"/>
      </w:pPr>
      <w:r w:rsidRPr="00B65BFB">
        <w:t>Click &lt;a href='</w:t>
      </w:r>
      <w:r w:rsidRPr="00CE67AC">
        <w:t>https</w:t>
      </w:r>
      <w:proofErr w:type="gramStart"/>
      <w:r w:rsidRPr="00CE67AC">
        <w:t>:/</w:t>
      </w:r>
      <w:proofErr w:type="gramEnd"/>
      <w:r w:rsidRPr="00CE67AC">
        <w:t>/maximus365.sharepoint.com/sites/CCO/Connection/Pages/KudosCentral.aspx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p>
    <w:p w:rsidR="004661FA" w:rsidRDefault="004661FA" w:rsidP="004661FA">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in a Break Outlier Report. Please review the &lt;b&gt;&lt;a href='</w:t>
      </w:r>
      <w:r w:rsidRPr="006C4594">
        <w:t>https</w:t>
      </w:r>
      <w:proofErr w:type="gramStart"/>
      <w:r w:rsidRPr="006C4594">
        <w:t>:/</w:t>
      </w:r>
      <w:proofErr w:type="gramEnd"/>
      <w:r w:rsidRPr="006C4594">
        <w:t>/maximus365.sharepoint.com/sites/CCO/bi/ReportsCatalog/CSRDashboard/Forms/AllItems.aspx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if Source is Performance Scorecard</w:t>
      </w:r>
    </w:p>
    <w:p w:rsidR="008A4405" w:rsidRDefault="008A4405" w:rsidP="00C66EA1">
      <w:pPr>
        <w:pStyle w:val="ListParagraph"/>
        <w:ind w:left="1512"/>
      </w:pPr>
      <w:r>
        <w:t>To review your full details, please visit the &lt;a href='https</w:t>
      </w:r>
      <w:proofErr w:type="gramStart"/>
      <w:r>
        <w:t>:/</w:t>
      </w:r>
      <w:proofErr w:type="gramEnd"/>
      <w:r>
        <w:t>/f3420-mwbp11.vangent.local/scorecard/csrscorecard.aspx'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Pr>
          <w:b/>
        </w:rPr>
        <w:t xml:space="preserve"> if Source is Internal CCO Reporting</w:t>
      </w:r>
    </w:p>
    <w:p w:rsidR="00FF1D89" w:rsidRDefault="001C1E47" w:rsidP="00E772AA">
      <w:pPr>
        <w:ind w:left="1500"/>
      </w:pPr>
      <w:r w:rsidRPr="001C1E47">
        <w:t xml:space="preserve">To view in full detail, your Supervisor will review your Performance Dashboard with </w:t>
      </w:r>
      <w:ins w:id="480" w:author="Huang, Lili" w:date="2019-06-17T09:56:00Z">
        <w:r w:rsidR="0051523E">
          <w:t xml:space="preserve">      </w:t>
        </w:r>
      </w:ins>
      <w:r w:rsidRPr="001C1E47">
        <w:t xml:space="preserve">you during your next coaching session. An overview of your scores is also contained within the </w:t>
      </w:r>
      <w:proofErr w:type="spellStart"/>
      <w:proofErr w:type="gramStart"/>
      <w:r w:rsidRPr="001C1E47">
        <w:t>eCL</w:t>
      </w:r>
      <w:proofErr w:type="spellEnd"/>
      <w:proofErr w:type="gramEnd"/>
      <w:r w:rsidRPr="001C1E47">
        <w:t>.</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p>
    <w:p w:rsidR="00461D75" w:rsidRDefault="00461D75" w:rsidP="00461D75">
      <w:pPr>
        <w:pStyle w:val="ListParagraph"/>
        <w:ind w:left="1512"/>
      </w:pPr>
      <w:r>
        <w:t>To review your full details, please visit the &lt;a href='https</w:t>
      </w:r>
      <w:proofErr w:type="gramStart"/>
      <w:r>
        <w:t>:/</w:t>
      </w:r>
      <w:proofErr w:type="gramEnd"/>
      <w:r>
        <w:t xml:space="preserve">/f3420-mwbp11.vangent.local/scorecard/csrscorecard.aspx' target='_blank'&gt;CCO Performance Scorecard&lt;/a&gt;. </w:t>
      </w:r>
    </w:p>
    <w:p w:rsidR="00461D75" w:rsidRDefault="00461D75" w:rsidP="00461D75">
      <w:pPr>
        <w:pStyle w:val="ListParagraph"/>
        <w:ind w:left="1512"/>
      </w:pPr>
      <w:r>
        <w:t>If you have any questions, please &lt;a href='</w:t>
      </w:r>
      <w:r w:rsidRPr="008619A2">
        <w:t>https</w:t>
      </w:r>
      <w:proofErr w:type="gramStart"/>
      <w:r w:rsidRPr="008619A2">
        <w:t>:/</w:t>
      </w:r>
      <w:proofErr w:type="gramEnd"/>
      <w:r w:rsidRPr="008619A2">
        <w:t>/maximus365.sharepoint.com/sites/CCO/Reports/Performance_Scorecard/Lists/Scorecard_Escalated_Issues_Log/NewIssue.aspx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w:t>
      </w:r>
      <w:proofErr w:type="gramStart"/>
      <w:r w:rsidRPr="00141CF0">
        <w:t>:/</w:t>
      </w:r>
      <w:proofErr w:type="gramEnd"/>
      <w:r w:rsidRPr="00141CF0">
        <w:t>/maximus365.sharepoint.com/sites/CCO/Reports/Performance_Scorecard/default.aspx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p>
    <w:p w:rsidR="00AE0C9C" w:rsidRDefault="00AE0C9C" w:rsidP="00AE0C9C">
      <w:pPr>
        <w:pStyle w:val="ListParagraph"/>
        <w:ind w:left="1512"/>
      </w:pPr>
      <w:r>
        <w:t>Click &lt;a href='</w:t>
      </w:r>
      <w:r w:rsidRPr="00E063E7">
        <w:t>https</w:t>
      </w:r>
      <w:proofErr w:type="gramStart"/>
      <w:r w:rsidRPr="00E063E7">
        <w:t>:/</w:t>
      </w:r>
      <w:proofErr w:type="gramEnd"/>
      <w:r w:rsidRPr="00E063E7">
        <w:t>/maximus365.sharepoint.com/sites/CCO/Initiatives/floorcheck/Timecard_Compliance_Reporting/Timcard%20Changes%20Reports/Forms/AllItems.aspx</w:t>
      </w:r>
      <w:r>
        <w:t>' target='_blank'&gt;here&lt;/a&gt;</w:t>
      </w:r>
    </w:p>
    <w:p w:rsidR="00AE0C9C" w:rsidRDefault="00AE0C9C" w:rsidP="00AE0C9C">
      <w:pPr>
        <w:pStyle w:val="ListParagraph"/>
        <w:ind w:left="1512"/>
      </w:pPr>
      <w:proofErr w:type="gramStart"/>
      <w:r>
        <w:t>to</w:t>
      </w:r>
      <w:proofErr w:type="gramEnd"/>
      <w:r>
        <w:t xml:space="preserve">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p>
    <w:p w:rsidR="00BF0E14" w:rsidRDefault="00BF0E14" w:rsidP="00BF0E14">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w:t>
      </w:r>
      <w:proofErr w:type="gramStart"/>
      <w:r w:rsidRPr="00F3270D">
        <w:t>:/</w:t>
      </w:r>
      <w:proofErr w:type="gramEnd"/>
      <w:r w:rsidRPr="00F3270D">
        <w:t>/maximus365.sharepoint.com/sites/CCO/Resources/SOP/Contact%20Center%20Operations/Forms/AllItems.aspx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C92257" w:rsidRDefault="007A1BAF" w:rsidP="007A1BAF">
      <w:pPr>
        <w:pStyle w:val="ListParagraph"/>
        <w:numPr>
          <w:ilvl w:val="0"/>
          <w:numId w:val="12"/>
        </w:numPr>
        <w:rPr>
          <w:b/>
        </w:rPr>
      </w:pPr>
      <w:r w:rsidRPr="00C92257">
        <w:rPr>
          <w:b/>
        </w:rPr>
        <w:t>ETS/OAS</w:t>
      </w:r>
    </w:p>
    <w:p w:rsidR="007A1BAF" w:rsidRDefault="007A1BAF" w:rsidP="007A1BAF">
      <w:pPr>
        <w:pStyle w:val="ListParagraph"/>
        <w:ind w:left="1512"/>
      </w:pPr>
      <w:r>
        <w:t xml:space="preserve">You are receiving this </w:t>
      </w:r>
      <w:proofErr w:type="spellStart"/>
      <w:proofErr w:type="gramStart"/>
      <w:r>
        <w:t>eCL</w:t>
      </w:r>
      <w:proofErr w:type="spellEnd"/>
      <w:proofErr w:type="gramEnd"/>
      <w:r>
        <w:t xml:space="preserve">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w:t>
      </w:r>
      <w:proofErr w:type="gramStart"/>
      <w:r w:rsidRPr="00872631">
        <w:t>:/</w:t>
      </w:r>
      <w:proofErr w:type="gramEnd"/>
      <w:r w:rsidRPr="00872631">
        <w:t>/maximus365.sharepoint.com/sites/CCO/Resources/SOP/Contact%20Center%20Operations/Forms/AllItems.aspx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lastRenderedPageBreak/>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955F36" w:rsidRPr="0029709D" w:rsidRDefault="0029709D" w:rsidP="0029709D">
      <w:pPr>
        <w:tabs>
          <w:tab w:val="left" w:pos="5184"/>
        </w:tabs>
      </w:pPr>
      <w:r>
        <w:tab/>
      </w:r>
    </w:p>
    <w:sectPr w:rsidR="00955F36" w:rsidRPr="0029709D" w:rsidSect="009B6177">
      <w:footerReference w:type="default" r:id="rId31"/>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AFE" w:rsidRDefault="00D73AFE">
      <w:r>
        <w:separator/>
      </w:r>
    </w:p>
  </w:endnote>
  <w:endnote w:type="continuationSeparator" w:id="0">
    <w:p w:rsidR="00D73AFE" w:rsidRDefault="00D73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313" w:rsidRDefault="00B47313" w:rsidP="0075562D">
    <w:pPr>
      <w:rPr>
        <w:sz w:val="18"/>
      </w:rPr>
    </w:pPr>
    <w:r>
      <w:rPr>
        <w:b/>
        <w:sz w:val="18"/>
      </w:rPr>
      <w:t>GDIT CONFIDENTIAL</w:t>
    </w:r>
    <w:r>
      <w:rPr>
        <w:b/>
        <w:sz w:val="18"/>
      </w:rPr>
      <w:tab/>
      <w:t xml:space="preserve">                                                                                   </w:t>
    </w:r>
    <w:proofErr w:type="spellStart"/>
    <w:r>
      <w:rPr>
        <w:b/>
        <w:sz w:val="18"/>
      </w:rPr>
      <w:t>CCO_eCoaching_Log_Review</w:t>
    </w:r>
    <w:proofErr w:type="spellEnd"/>
    <w:r>
      <w:rPr>
        <w:b/>
        <w:sz w:val="18"/>
      </w:rPr>
      <w:t xml:space="preserve"> _DD</w:t>
    </w:r>
  </w:p>
  <w:p w:rsidR="00B47313" w:rsidRDefault="00B47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B47313" w:rsidRDefault="00B47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3D5B7B">
      <w:rPr>
        <w:rStyle w:val="PageNumber"/>
        <w:noProof/>
      </w:rPr>
      <w:t>21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313" w:rsidRDefault="00B47313" w:rsidP="0075562D">
    <w:pPr>
      <w:rPr>
        <w:sz w:val="18"/>
      </w:rPr>
    </w:pPr>
    <w:r>
      <w:rPr>
        <w:b/>
        <w:sz w:val="18"/>
      </w:rPr>
      <w:t>GDIT CONFIDENTIAL</w:t>
    </w:r>
    <w:r>
      <w:rPr>
        <w:b/>
        <w:sz w:val="18"/>
      </w:rPr>
      <w:tab/>
    </w:r>
    <w:r>
      <w:rPr>
        <w:b/>
        <w:sz w:val="18"/>
      </w:rPr>
      <w:tab/>
    </w:r>
    <w:r>
      <w:rPr>
        <w:b/>
        <w:sz w:val="18"/>
      </w:rPr>
      <w:tab/>
      <w:t xml:space="preserve">                                       </w:t>
    </w:r>
    <w:proofErr w:type="spellStart"/>
    <w:r>
      <w:rPr>
        <w:b/>
        <w:sz w:val="18"/>
      </w:rPr>
      <w:t>CCO_eCoaching_Log_Historical_Dashboard_DD</w:t>
    </w:r>
    <w:proofErr w:type="spellEnd"/>
  </w:p>
  <w:p w:rsidR="00B47313" w:rsidRDefault="00B47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B47313" w:rsidRDefault="00B47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3D5B7B">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AFE" w:rsidRDefault="00D73AFE">
      <w:r>
        <w:separator/>
      </w:r>
    </w:p>
  </w:footnote>
  <w:footnote w:type="continuationSeparator" w:id="0">
    <w:p w:rsidR="00D73AFE" w:rsidRDefault="00D73A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1"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3"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1"/>
  </w:num>
  <w:num w:numId="2">
    <w:abstractNumId w:val="8"/>
  </w:num>
  <w:num w:numId="3">
    <w:abstractNumId w:val="9"/>
  </w:num>
  <w:num w:numId="4">
    <w:abstractNumId w:val="6"/>
  </w:num>
  <w:num w:numId="5">
    <w:abstractNumId w:val="0"/>
  </w:num>
  <w:num w:numId="6">
    <w:abstractNumId w:val="13"/>
  </w:num>
  <w:num w:numId="7">
    <w:abstractNumId w:val="2"/>
  </w:num>
  <w:num w:numId="8">
    <w:abstractNumId w:val="15"/>
  </w:num>
  <w:num w:numId="9">
    <w:abstractNumId w:val="14"/>
  </w:num>
  <w:num w:numId="10">
    <w:abstractNumId w:val="3"/>
  </w:num>
  <w:num w:numId="11">
    <w:abstractNumId w:val="16"/>
  </w:num>
  <w:num w:numId="12">
    <w:abstractNumId w:val="7"/>
  </w:num>
  <w:num w:numId="13">
    <w:abstractNumId w:val="10"/>
  </w:num>
  <w:num w:numId="14">
    <w:abstractNumId w:val="12"/>
  </w:num>
  <w:num w:numId="15">
    <w:abstractNumId w:val="5"/>
  </w:num>
  <w:num w:numId="16">
    <w:abstractNumId w:val="1"/>
  </w:num>
  <w:num w:numId="17">
    <w:abstractNumId w:val="4"/>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5AC"/>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56D95"/>
    <w:rsid w:val="00060E90"/>
    <w:rsid w:val="00062053"/>
    <w:rsid w:val="000623BC"/>
    <w:rsid w:val="0006363B"/>
    <w:rsid w:val="0006380F"/>
    <w:rsid w:val="000639E8"/>
    <w:rsid w:val="000640E5"/>
    <w:rsid w:val="0006435F"/>
    <w:rsid w:val="00064726"/>
    <w:rsid w:val="00064902"/>
    <w:rsid w:val="00066015"/>
    <w:rsid w:val="000668F5"/>
    <w:rsid w:val="000706DF"/>
    <w:rsid w:val="00070747"/>
    <w:rsid w:val="00070887"/>
    <w:rsid w:val="00070E44"/>
    <w:rsid w:val="00070FB5"/>
    <w:rsid w:val="00072DCF"/>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3F8"/>
    <w:rsid w:val="0010046D"/>
    <w:rsid w:val="00100CBE"/>
    <w:rsid w:val="001018E7"/>
    <w:rsid w:val="00101E39"/>
    <w:rsid w:val="00102065"/>
    <w:rsid w:val="00102244"/>
    <w:rsid w:val="00102CA1"/>
    <w:rsid w:val="001040E1"/>
    <w:rsid w:val="0010412E"/>
    <w:rsid w:val="0010443A"/>
    <w:rsid w:val="00104936"/>
    <w:rsid w:val="00105D5E"/>
    <w:rsid w:val="00106230"/>
    <w:rsid w:val="00106F93"/>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2762"/>
    <w:rsid w:val="00123165"/>
    <w:rsid w:val="00125475"/>
    <w:rsid w:val="00125614"/>
    <w:rsid w:val="00126478"/>
    <w:rsid w:val="00126B95"/>
    <w:rsid w:val="00126BF4"/>
    <w:rsid w:val="00127C17"/>
    <w:rsid w:val="00127D56"/>
    <w:rsid w:val="00127D64"/>
    <w:rsid w:val="0013055D"/>
    <w:rsid w:val="00132818"/>
    <w:rsid w:val="00133578"/>
    <w:rsid w:val="0013678A"/>
    <w:rsid w:val="00137566"/>
    <w:rsid w:val="00140BFB"/>
    <w:rsid w:val="001416D2"/>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0A3"/>
    <w:rsid w:val="00164D0E"/>
    <w:rsid w:val="00165184"/>
    <w:rsid w:val="00166EF7"/>
    <w:rsid w:val="00170980"/>
    <w:rsid w:val="00171037"/>
    <w:rsid w:val="0017191F"/>
    <w:rsid w:val="0017194D"/>
    <w:rsid w:val="00172616"/>
    <w:rsid w:val="00173E42"/>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4140"/>
    <w:rsid w:val="001944D8"/>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A64CA"/>
    <w:rsid w:val="001A7875"/>
    <w:rsid w:val="001B0BB9"/>
    <w:rsid w:val="001B2E71"/>
    <w:rsid w:val="001B2F47"/>
    <w:rsid w:val="001B4504"/>
    <w:rsid w:val="001B4C1C"/>
    <w:rsid w:val="001B5A9E"/>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3AC2"/>
    <w:rsid w:val="00283B35"/>
    <w:rsid w:val="00283ECC"/>
    <w:rsid w:val="00284144"/>
    <w:rsid w:val="002841A2"/>
    <w:rsid w:val="00285761"/>
    <w:rsid w:val="00285A78"/>
    <w:rsid w:val="0028678C"/>
    <w:rsid w:val="00287FD4"/>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AD5"/>
    <w:rsid w:val="002D4C4E"/>
    <w:rsid w:val="002D4D25"/>
    <w:rsid w:val="002D5076"/>
    <w:rsid w:val="002D57DC"/>
    <w:rsid w:val="002D6656"/>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61E6"/>
    <w:rsid w:val="003565BD"/>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330D"/>
    <w:rsid w:val="003936D4"/>
    <w:rsid w:val="003941F0"/>
    <w:rsid w:val="00394B4E"/>
    <w:rsid w:val="00395731"/>
    <w:rsid w:val="0039582C"/>
    <w:rsid w:val="0039611B"/>
    <w:rsid w:val="00396128"/>
    <w:rsid w:val="00396DFC"/>
    <w:rsid w:val="0039749B"/>
    <w:rsid w:val="00397B36"/>
    <w:rsid w:val="003A0807"/>
    <w:rsid w:val="003A0848"/>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119"/>
    <w:rsid w:val="003F12A0"/>
    <w:rsid w:val="003F130E"/>
    <w:rsid w:val="003F1496"/>
    <w:rsid w:val="003F254A"/>
    <w:rsid w:val="003F2D07"/>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47BF"/>
    <w:rsid w:val="00455407"/>
    <w:rsid w:val="004555A4"/>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5F4"/>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83"/>
    <w:rsid w:val="004C3169"/>
    <w:rsid w:val="004C4094"/>
    <w:rsid w:val="004C45D7"/>
    <w:rsid w:val="004C4D80"/>
    <w:rsid w:val="004C5BD1"/>
    <w:rsid w:val="004C79CC"/>
    <w:rsid w:val="004D03F6"/>
    <w:rsid w:val="004D0432"/>
    <w:rsid w:val="004D0489"/>
    <w:rsid w:val="004D04EB"/>
    <w:rsid w:val="004D0A61"/>
    <w:rsid w:val="004D23FB"/>
    <w:rsid w:val="004D3050"/>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7A4"/>
    <w:rsid w:val="004E487C"/>
    <w:rsid w:val="004E494D"/>
    <w:rsid w:val="004E4C3D"/>
    <w:rsid w:val="004E5212"/>
    <w:rsid w:val="004E57A0"/>
    <w:rsid w:val="004E58CB"/>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43A"/>
    <w:rsid w:val="00523CBB"/>
    <w:rsid w:val="005240C1"/>
    <w:rsid w:val="005257D3"/>
    <w:rsid w:val="005265EC"/>
    <w:rsid w:val="00526696"/>
    <w:rsid w:val="00526FF8"/>
    <w:rsid w:val="00527BF0"/>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6089C"/>
    <w:rsid w:val="0056124E"/>
    <w:rsid w:val="0056181D"/>
    <w:rsid w:val="005620AC"/>
    <w:rsid w:val="00562244"/>
    <w:rsid w:val="005625D3"/>
    <w:rsid w:val="005628FD"/>
    <w:rsid w:val="0056347A"/>
    <w:rsid w:val="00563C5F"/>
    <w:rsid w:val="0056454F"/>
    <w:rsid w:val="00565243"/>
    <w:rsid w:val="00566110"/>
    <w:rsid w:val="0056627A"/>
    <w:rsid w:val="00566351"/>
    <w:rsid w:val="00567528"/>
    <w:rsid w:val="00567EA3"/>
    <w:rsid w:val="00570926"/>
    <w:rsid w:val="00570C36"/>
    <w:rsid w:val="005717C5"/>
    <w:rsid w:val="00571C1C"/>
    <w:rsid w:val="0057319C"/>
    <w:rsid w:val="00573A10"/>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832"/>
    <w:rsid w:val="005A7E91"/>
    <w:rsid w:val="005B007F"/>
    <w:rsid w:val="005B082D"/>
    <w:rsid w:val="005B10E5"/>
    <w:rsid w:val="005B12FF"/>
    <w:rsid w:val="005B19F1"/>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384"/>
    <w:rsid w:val="005D021D"/>
    <w:rsid w:val="005D09AE"/>
    <w:rsid w:val="005D0B08"/>
    <w:rsid w:val="005D1C22"/>
    <w:rsid w:val="005D1F00"/>
    <w:rsid w:val="005D2130"/>
    <w:rsid w:val="005D3056"/>
    <w:rsid w:val="005D3655"/>
    <w:rsid w:val="005D4B04"/>
    <w:rsid w:val="005D4E06"/>
    <w:rsid w:val="005D54C1"/>
    <w:rsid w:val="005D6229"/>
    <w:rsid w:val="005D6441"/>
    <w:rsid w:val="005D677F"/>
    <w:rsid w:val="005D7304"/>
    <w:rsid w:val="005D73C6"/>
    <w:rsid w:val="005D7591"/>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11F7"/>
    <w:rsid w:val="006115CA"/>
    <w:rsid w:val="00611BD1"/>
    <w:rsid w:val="00611C5F"/>
    <w:rsid w:val="006125E9"/>
    <w:rsid w:val="00612999"/>
    <w:rsid w:val="00612C4A"/>
    <w:rsid w:val="0061408B"/>
    <w:rsid w:val="0061433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6247"/>
    <w:rsid w:val="006C76CD"/>
    <w:rsid w:val="006C7729"/>
    <w:rsid w:val="006D0811"/>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4C4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07E"/>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C13"/>
    <w:rsid w:val="007947D0"/>
    <w:rsid w:val="007947D7"/>
    <w:rsid w:val="00794B52"/>
    <w:rsid w:val="00795393"/>
    <w:rsid w:val="007953D3"/>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3FB9"/>
    <w:rsid w:val="007C44A3"/>
    <w:rsid w:val="007C4B39"/>
    <w:rsid w:val="007C4B7E"/>
    <w:rsid w:val="007C4BBC"/>
    <w:rsid w:val="007C72F9"/>
    <w:rsid w:val="007C750E"/>
    <w:rsid w:val="007D156D"/>
    <w:rsid w:val="007D2432"/>
    <w:rsid w:val="007D3A41"/>
    <w:rsid w:val="007D4F00"/>
    <w:rsid w:val="007D586A"/>
    <w:rsid w:val="007D6438"/>
    <w:rsid w:val="007D7267"/>
    <w:rsid w:val="007D74AE"/>
    <w:rsid w:val="007D78D8"/>
    <w:rsid w:val="007E0A9E"/>
    <w:rsid w:val="007E1244"/>
    <w:rsid w:val="007E1747"/>
    <w:rsid w:val="007E1950"/>
    <w:rsid w:val="007E1A3E"/>
    <w:rsid w:val="007E1D30"/>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B41"/>
    <w:rsid w:val="00861BFA"/>
    <w:rsid w:val="00861FE7"/>
    <w:rsid w:val="00863033"/>
    <w:rsid w:val="008633BE"/>
    <w:rsid w:val="008638A1"/>
    <w:rsid w:val="008639A6"/>
    <w:rsid w:val="008655BA"/>
    <w:rsid w:val="00865991"/>
    <w:rsid w:val="00865DF0"/>
    <w:rsid w:val="00865FAA"/>
    <w:rsid w:val="00866CED"/>
    <w:rsid w:val="00867C45"/>
    <w:rsid w:val="00870468"/>
    <w:rsid w:val="00871A9C"/>
    <w:rsid w:val="00872345"/>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47C"/>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682"/>
    <w:rsid w:val="00991B09"/>
    <w:rsid w:val="00991E20"/>
    <w:rsid w:val="00992BF8"/>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82E"/>
    <w:rsid w:val="009B2A2F"/>
    <w:rsid w:val="009B2B53"/>
    <w:rsid w:val="009B3262"/>
    <w:rsid w:val="009B3D30"/>
    <w:rsid w:val="009B3D78"/>
    <w:rsid w:val="009B5D6F"/>
    <w:rsid w:val="009B6177"/>
    <w:rsid w:val="009B761F"/>
    <w:rsid w:val="009B773B"/>
    <w:rsid w:val="009C0510"/>
    <w:rsid w:val="009C052D"/>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9A"/>
    <w:rsid w:val="00A77B09"/>
    <w:rsid w:val="00A802F3"/>
    <w:rsid w:val="00A81138"/>
    <w:rsid w:val="00A822E9"/>
    <w:rsid w:val="00A8282C"/>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66C"/>
    <w:rsid w:val="00AE6755"/>
    <w:rsid w:val="00AE75E3"/>
    <w:rsid w:val="00AF0510"/>
    <w:rsid w:val="00AF0FA9"/>
    <w:rsid w:val="00AF130C"/>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4B7"/>
    <w:rsid w:val="00B10E0F"/>
    <w:rsid w:val="00B10EA9"/>
    <w:rsid w:val="00B11EE4"/>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19B5"/>
    <w:rsid w:val="00B52E72"/>
    <w:rsid w:val="00B53039"/>
    <w:rsid w:val="00B53480"/>
    <w:rsid w:val="00B53ADA"/>
    <w:rsid w:val="00B54921"/>
    <w:rsid w:val="00B564DA"/>
    <w:rsid w:val="00B56BC6"/>
    <w:rsid w:val="00B57532"/>
    <w:rsid w:val="00B6015D"/>
    <w:rsid w:val="00B604F2"/>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1E"/>
    <w:rsid w:val="00BC1BB2"/>
    <w:rsid w:val="00BC2BA2"/>
    <w:rsid w:val="00BC366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0E14"/>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E8F"/>
    <w:rsid w:val="00C13646"/>
    <w:rsid w:val="00C13979"/>
    <w:rsid w:val="00C13B63"/>
    <w:rsid w:val="00C13FD3"/>
    <w:rsid w:val="00C1456B"/>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238"/>
    <w:rsid w:val="00D3476D"/>
    <w:rsid w:val="00D34F47"/>
    <w:rsid w:val="00D34FB1"/>
    <w:rsid w:val="00D358DC"/>
    <w:rsid w:val="00D35CF5"/>
    <w:rsid w:val="00D35F1D"/>
    <w:rsid w:val="00D35F4A"/>
    <w:rsid w:val="00D3609F"/>
    <w:rsid w:val="00D3661E"/>
    <w:rsid w:val="00D36CDF"/>
    <w:rsid w:val="00D36E75"/>
    <w:rsid w:val="00D40575"/>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E67"/>
    <w:rsid w:val="00D52EC0"/>
    <w:rsid w:val="00D5311D"/>
    <w:rsid w:val="00D53817"/>
    <w:rsid w:val="00D54235"/>
    <w:rsid w:val="00D5431D"/>
    <w:rsid w:val="00D548C6"/>
    <w:rsid w:val="00D54C8D"/>
    <w:rsid w:val="00D5507A"/>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C11"/>
    <w:rsid w:val="00D72D0D"/>
    <w:rsid w:val="00D7309B"/>
    <w:rsid w:val="00D7387F"/>
    <w:rsid w:val="00D738B8"/>
    <w:rsid w:val="00D73AFE"/>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1208"/>
    <w:rsid w:val="00DA17ED"/>
    <w:rsid w:val="00DA184F"/>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6021"/>
    <w:rsid w:val="00E06400"/>
    <w:rsid w:val="00E06466"/>
    <w:rsid w:val="00E06E60"/>
    <w:rsid w:val="00E07197"/>
    <w:rsid w:val="00E07361"/>
    <w:rsid w:val="00E07A19"/>
    <w:rsid w:val="00E1088D"/>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2329"/>
    <w:rsid w:val="00E32928"/>
    <w:rsid w:val="00E32C45"/>
    <w:rsid w:val="00E3307A"/>
    <w:rsid w:val="00E34BFD"/>
    <w:rsid w:val="00E35AF0"/>
    <w:rsid w:val="00E35D7E"/>
    <w:rsid w:val="00E35F2A"/>
    <w:rsid w:val="00E373CA"/>
    <w:rsid w:val="00E37F4D"/>
    <w:rsid w:val="00E41845"/>
    <w:rsid w:val="00E41881"/>
    <w:rsid w:val="00E42092"/>
    <w:rsid w:val="00E4226D"/>
    <w:rsid w:val="00E42819"/>
    <w:rsid w:val="00E43499"/>
    <w:rsid w:val="00E434D5"/>
    <w:rsid w:val="00E43668"/>
    <w:rsid w:val="00E43F26"/>
    <w:rsid w:val="00E447F6"/>
    <w:rsid w:val="00E44D74"/>
    <w:rsid w:val="00E45254"/>
    <w:rsid w:val="00E45643"/>
    <w:rsid w:val="00E46B59"/>
    <w:rsid w:val="00E474BA"/>
    <w:rsid w:val="00E500C4"/>
    <w:rsid w:val="00E5016C"/>
    <w:rsid w:val="00E50BB8"/>
    <w:rsid w:val="00E50F78"/>
    <w:rsid w:val="00E51074"/>
    <w:rsid w:val="00E51472"/>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4C28"/>
    <w:rsid w:val="00E84DE3"/>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417C"/>
    <w:rsid w:val="00F4453E"/>
    <w:rsid w:val="00F44E05"/>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4EB3"/>
    <w:rsid w:val="00F85192"/>
    <w:rsid w:val="00F85385"/>
    <w:rsid w:val="00F86E27"/>
    <w:rsid w:val="00F87424"/>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EB5"/>
    <w:rsid w:val="00FA0F5D"/>
    <w:rsid w:val="00FA1622"/>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B2CFD"/>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C4D612-97D9-4448-AEC3-7D98E9314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13881</TotalTime>
  <Pages>29</Pages>
  <Words>5161</Words>
  <Characters>29420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34512</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2268</cp:revision>
  <cp:lastPrinted>2008-09-18T13:23:00Z</cp:lastPrinted>
  <dcterms:created xsi:type="dcterms:W3CDTF">2016-03-22T16:25:00Z</dcterms:created>
  <dcterms:modified xsi:type="dcterms:W3CDTF">2019-07-08T16:08:00Z</dcterms:modified>
</cp:coreProperties>
</file>