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86CF1F"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BD6C4"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BD6CB6"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rPr>
          <w:ins w:id="0" w:author="Huang, Lili" w:date="2019-02-25T13:24:00Z"/>
        </w:trPr>
        <w:tc>
          <w:tcPr>
            <w:tcW w:w="1440" w:type="dxa"/>
          </w:tcPr>
          <w:p w:rsidR="00411BC9" w:rsidRDefault="00411BC9" w:rsidP="001118A1">
            <w:pPr>
              <w:pStyle w:val="hdr1"/>
              <w:ind w:left="0"/>
              <w:jc w:val="left"/>
              <w:rPr>
                <w:ins w:id="1" w:author="Huang, Lili" w:date="2019-02-25T13:24:00Z"/>
                <w:sz w:val="20"/>
              </w:rPr>
            </w:pPr>
            <w:ins w:id="2" w:author="Huang, Lili" w:date="2019-02-25T13:24:00Z">
              <w:r>
                <w:rPr>
                  <w:sz w:val="20"/>
                </w:rPr>
                <w:t>02/25/2019</w:t>
              </w:r>
            </w:ins>
          </w:p>
        </w:tc>
        <w:tc>
          <w:tcPr>
            <w:tcW w:w="5238" w:type="dxa"/>
          </w:tcPr>
          <w:p w:rsidR="00411BC9" w:rsidRDefault="00411BC9" w:rsidP="001118A1">
            <w:pPr>
              <w:pStyle w:val="hdr1"/>
              <w:ind w:left="0"/>
              <w:jc w:val="left"/>
              <w:rPr>
                <w:ins w:id="3" w:author="Huang, Lili" w:date="2019-02-25T13:24:00Z"/>
                <w:color w:val="000000"/>
                <w:sz w:val="20"/>
              </w:rPr>
            </w:pPr>
            <w:ins w:id="4" w:author="Huang, Lili" w:date="2019-02-25T13:24:00Z">
              <w:r>
                <w:rPr>
                  <w:color w:val="000000"/>
                  <w:sz w:val="20"/>
                </w:rPr>
                <w:t xml:space="preserve">TFS </w:t>
              </w:r>
            </w:ins>
            <w:ins w:id="5" w:author="Huang, Lili" w:date="2019-02-25T13:25:00Z">
              <w:r>
                <w:rPr>
                  <w:color w:val="000000"/>
                  <w:sz w:val="20"/>
                </w:rPr>
                <w:t>13350 – Quality Now</w:t>
              </w:r>
            </w:ins>
          </w:p>
        </w:tc>
        <w:tc>
          <w:tcPr>
            <w:tcW w:w="2790" w:type="dxa"/>
          </w:tcPr>
          <w:p w:rsidR="00411BC9" w:rsidRDefault="00411BC9">
            <w:pPr>
              <w:pStyle w:val="hdr1"/>
              <w:ind w:left="0"/>
              <w:jc w:val="left"/>
              <w:rPr>
                <w:ins w:id="6" w:author="Huang, Lili" w:date="2019-02-25T13:24:00Z"/>
                <w:sz w:val="20"/>
              </w:rPr>
            </w:pPr>
            <w:ins w:id="7" w:author="Huang, Lili" w:date="2019-02-25T13:25: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3F500B"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81271" w:history="1">
        <w:r w:rsidR="003F500B" w:rsidRPr="00836B44">
          <w:rPr>
            <w:rStyle w:val="Hyperlink"/>
            <w:b/>
            <w:noProof/>
          </w:rPr>
          <w:t>1.</w:t>
        </w:r>
        <w:r w:rsidR="003F500B">
          <w:rPr>
            <w:rFonts w:asciiTheme="minorHAnsi" w:eastAsiaTheme="minorEastAsia" w:hAnsiTheme="minorHAnsi" w:cstheme="minorBidi"/>
            <w:noProof/>
            <w:sz w:val="22"/>
            <w:szCs w:val="22"/>
          </w:rPr>
          <w:tab/>
        </w:r>
        <w:r w:rsidR="003F500B" w:rsidRPr="00836B44">
          <w:rPr>
            <w:rStyle w:val="Hyperlink"/>
            <w:b/>
            <w:noProof/>
          </w:rPr>
          <w:t>Description</w:t>
        </w:r>
        <w:r w:rsidR="003F500B">
          <w:rPr>
            <w:noProof/>
            <w:webHidden/>
          </w:rPr>
          <w:tab/>
        </w:r>
        <w:r w:rsidR="003F500B">
          <w:rPr>
            <w:noProof/>
            <w:webHidden/>
          </w:rPr>
          <w:fldChar w:fldCharType="begin"/>
        </w:r>
        <w:r w:rsidR="003F500B">
          <w:rPr>
            <w:noProof/>
            <w:webHidden/>
          </w:rPr>
          <w:instrText xml:space="preserve"> PAGEREF _Toc3381271 \h </w:instrText>
        </w:r>
        <w:r w:rsidR="003F500B">
          <w:rPr>
            <w:noProof/>
            <w:webHidden/>
          </w:rPr>
        </w:r>
        <w:r w:rsidR="003F500B">
          <w:rPr>
            <w:noProof/>
            <w:webHidden/>
          </w:rPr>
          <w:fldChar w:fldCharType="separate"/>
        </w:r>
        <w:r w:rsidR="003F500B">
          <w:rPr>
            <w:noProof/>
            <w:webHidden/>
          </w:rPr>
          <w:t>4</w:t>
        </w:r>
        <w:r w:rsidR="003F500B">
          <w:rPr>
            <w:noProof/>
            <w:webHidden/>
          </w:rPr>
          <w:fldChar w:fldCharType="end"/>
        </w:r>
      </w:hyperlink>
    </w:p>
    <w:p w:rsidR="003F500B" w:rsidRDefault="00751CF9">
      <w:pPr>
        <w:pStyle w:val="TOC2"/>
        <w:tabs>
          <w:tab w:val="left" w:pos="600"/>
          <w:tab w:val="right" w:leader="dot" w:pos="8630"/>
        </w:tabs>
        <w:rPr>
          <w:rFonts w:asciiTheme="minorHAnsi" w:eastAsiaTheme="minorEastAsia" w:hAnsiTheme="minorHAnsi" w:cstheme="minorBidi"/>
          <w:noProof/>
          <w:sz w:val="22"/>
          <w:szCs w:val="22"/>
        </w:rPr>
      </w:pPr>
      <w:hyperlink w:anchor="_Toc3381272" w:history="1">
        <w:r w:rsidR="003F500B" w:rsidRPr="00836B44">
          <w:rPr>
            <w:rStyle w:val="Hyperlink"/>
            <w:b/>
            <w:noProof/>
          </w:rPr>
          <w:t>2.</w:t>
        </w:r>
        <w:r w:rsidR="003F500B">
          <w:rPr>
            <w:rFonts w:asciiTheme="minorHAnsi" w:eastAsiaTheme="minorEastAsia" w:hAnsiTheme="minorHAnsi" w:cstheme="minorBidi"/>
            <w:noProof/>
            <w:sz w:val="22"/>
            <w:szCs w:val="22"/>
          </w:rPr>
          <w:tab/>
        </w:r>
        <w:r w:rsidR="003F500B" w:rsidRPr="00836B44">
          <w:rPr>
            <w:rStyle w:val="Hyperlink"/>
            <w:b/>
            <w:noProof/>
          </w:rPr>
          <w:t>Business Logic – ReviewController.cs</w:t>
        </w:r>
        <w:r w:rsidR="003F500B">
          <w:rPr>
            <w:noProof/>
            <w:webHidden/>
          </w:rPr>
          <w:tab/>
        </w:r>
        <w:r w:rsidR="003F500B">
          <w:rPr>
            <w:noProof/>
            <w:webHidden/>
          </w:rPr>
          <w:fldChar w:fldCharType="begin"/>
        </w:r>
        <w:r w:rsidR="003F500B">
          <w:rPr>
            <w:noProof/>
            <w:webHidden/>
          </w:rPr>
          <w:instrText xml:space="preserve"> PAGEREF _Toc3381272 \h </w:instrText>
        </w:r>
        <w:r w:rsidR="003F500B">
          <w:rPr>
            <w:noProof/>
            <w:webHidden/>
          </w:rPr>
        </w:r>
        <w:r w:rsidR="003F500B">
          <w:rPr>
            <w:noProof/>
            <w:webHidden/>
          </w:rPr>
          <w:fldChar w:fldCharType="separate"/>
        </w:r>
        <w:r w:rsidR="003F500B">
          <w:rPr>
            <w:noProof/>
            <w:webHidden/>
          </w:rPr>
          <w:t>4</w:t>
        </w:r>
        <w:r w:rsidR="003F500B">
          <w:rPr>
            <w:noProof/>
            <w:webHidden/>
          </w:rPr>
          <w:fldChar w:fldCharType="end"/>
        </w:r>
      </w:hyperlink>
    </w:p>
    <w:p w:rsidR="003F500B" w:rsidRDefault="00751CF9">
      <w:pPr>
        <w:pStyle w:val="TOC2"/>
        <w:tabs>
          <w:tab w:val="left" w:pos="600"/>
          <w:tab w:val="right" w:leader="dot" w:pos="8630"/>
        </w:tabs>
        <w:rPr>
          <w:rFonts w:asciiTheme="minorHAnsi" w:eastAsiaTheme="minorEastAsia" w:hAnsiTheme="minorHAnsi" w:cstheme="minorBidi"/>
          <w:noProof/>
          <w:sz w:val="22"/>
          <w:szCs w:val="22"/>
        </w:rPr>
      </w:pPr>
      <w:hyperlink w:anchor="_Toc3381273" w:history="1">
        <w:r w:rsidR="003F500B" w:rsidRPr="00836B44">
          <w:rPr>
            <w:rStyle w:val="Hyperlink"/>
            <w:b/>
            <w:noProof/>
          </w:rPr>
          <w:t>3.</w:t>
        </w:r>
        <w:r w:rsidR="003F500B">
          <w:rPr>
            <w:rFonts w:asciiTheme="minorHAnsi" w:eastAsiaTheme="minorEastAsia" w:hAnsiTheme="minorHAnsi" w:cstheme="minorBidi"/>
            <w:noProof/>
            <w:sz w:val="22"/>
            <w:szCs w:val="22"/>
          </w:rPr>
          <w:tab/>
        </w:r>
        <w:r w:rsidR="003F500B" w:rsidRPr="00836B44">
          <w:rPr>
            <w:rStyle w:val="Hyperlink"/>
            <w:b/>
            <w:noProof/>
          </w:rPr>
          <w:t>Page details</w:t>
        </w:r>
        <w:r w:rsidR="003F500B">
          <w:rPr>
            <w:noProof/>
            <w:webHidden/>
          </w:rPr>
          <w:tab/>
        </w:r>
        <w:r w:rsidR="003F500B">
          <w:rPr>
            <w:noProof/>
            <w:webHidden/>
          </w:rPr>
          <w:fldChar w:fldCharType="begin"/>
        </w:r>
        <w:r w:rsidR="003F500B">
          <w:rPr>
            <w:noProof/>
            <w:webHidden/>
          </w:rPr>
          <w:instrText xml:space="preserve"> PAGEREF _Toc3381273 \h </w:instrText>
        </w:r>
        <w:r w:rsidR="003F500B">
          <w:rPr>
            <w:noProof/>
            <w:webHidden/>
          </w:rPr>
        </w:r>
        <w:r w:rsidR="003F500B">
          <w:rPr>
            <w:noProof/>
            <w:webHidden/>
          </w:rPr>
          <w:fldChar w:fldCharType="separate"/>
        </w:r>
        <w:r w:rsidR="003F500B">
          <w:rPr>
            <w:noProof/>
            <w:webHidden/>
          </w:rPr>
          <w:t>4</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74" w:history="1">
        <w:r w:rsidR="003F500B" w:rsidRPr="00836B44">
          <w:rPr>
            <w:rStyle w:val="Hyperlink"/>
            <w:noProof/>
          </w:rPr>
          <w:t>3.1</w:t>
        </w:r>
        <w:r w:rsidR="003F500B">
          <w:rPr>
            <w:rFonts w:asciiTheme="minorHAnsi" w:eastAsiaTheme="minorEastAsia" w:hAnsiTheme="minorHAnsi" w:cstheme="minorBidi"/>
            <w:noProof/>
            <w:sz w:val="22"/>
            <w:szCs w:val="22"/>
          </w:rPr>
          <w:tab/>
        </w:r>
        <w:r w:rsidR="003F500B" w:rsidRPr="00836B44">
          <w:rPr>
            <w:rStyle w:val="Hyperlink"/>
            <w:noProof/>
          </w:rPr>
          <w:t>Views\Review\_ReviewCoachingHome.cshtml, _ViewWarningLog.cshtml</w:t>
        </w:r>
        <w:r w:rsidR="003F500B">
          <w:rPr>
            <w:noProof/>
            <w:webHidden/>
          </w:rPr>
          <w:tab/>
        </w:r>
        <w:r w:rsidR="003F500B">
          <w:rPr>
            <w:noProof/>
            <w:webHidden/>
          </w:rPr>
          <w:fldChar w:fldCharType="begin"/>
        </w:r>
        <w:r w:rsidR="003F500B">
          <w:rPr>
            <w:noProof/>
            <w:webHidden/>
          </w:rPr>
          <w:instrText xml:space="preserve"> PAGEREF _Toc3381274 \h </w:instrText>
        </w:r>
        <w:r w:rsidR="003F500B">
          <w:rPr>
            <w:noProof/>
            <w:webHidden/>
          </w:rPr>
        </w:r>
        <w:r w:rsidR="003F500B">
          <w:rPr>
            <w:noProof/>
            <w:webHidden/>
          </w:rPr>
          <w:fldChar w:fldCharType="separate"/>
        </w:r>
        <w:r w:rsidR="003F500B">
          <w:rPr>
            <w:noProof/>
            <w:webHidden/>
          </w:rPr>
          <w:t>4</w:t>
        </w:r>
        <w:r w:rsidR="003F500B">
          <w:rPr>
            <w:noProof/>
            <w:webHidden/>
          </w:rPr>
          <w:fldChar w:fldCharType="end"/>
        </w:r>
      </w:hyperlink>
    </w:p>
    <w:p w:rsidR="003F500B" w:rsidRDefault="00751CF9">
      <w:pPr>
        <w:pStyle w:val="TOC2"/>
        <w:tabs>
          <w:tab w:val="left" w:pos="1000"/>
          <w:tab w:val="right" w:leader="dot" w:pos="8630"/>
        </w:tabs>
        <w:rPr>
          <w:rFonts w:asciiTheme="minorHAnsi" w:eastAsiaTheme="minorEastAsia" w:hAnsiTheme="minorHAnsi" w:cstheme="minorBidi"/>
          <w:noProof/>
          <w:sz w:val="22"/>
          <w:szCs w:val="22"/>
        </w:rPr>
      </w:pPr>
      <w:hyperlink w:anchor="_Toc3381275" w:history="1">
        <w:r w:rsidR="003F500B" w:rsidRPr="00836B44">
          <w:rPr>
            <w:rStyle w:val="Hyperlink"/>
            <w:noProof/>
          </w:rPr>
          <w:t>3.1.1</w:t>
        </w:r>
        <w:r w:rsidR="003F500B">
          <w:rPr>
            <w:rFonts w:asciiTheme="minorHAnsi" w:eastAsiaTheme="minorEastAsia" w:hAnsiTheme="minorHAnsi" w:cstheme="minorBidi"/>
            <w:noProof/>
            <w:sz w:val="22"/>
            <w:szCs w:val="22"/>
          </w:rPr>
          <w:tab/>
        </w:r>
        <w:r w:rsidR="003F500B" w:rsidRPr="00836B44">
          <w:rPr>
            <w:rStyle w:val="Hyperlink"/>
            <w:noProof/>
          </w:rPr>
          <w:t>Razor pages comprising Web Page</w:t>
        </w:r>
        <w:r w:rsidR="003F500B">
          <w:rPr>
            <w:noProof/>
            <w:webHidden/>
          </w:rPr>
          <w:tab/>
        </w:r>
        <w:r w:rsidR="003F500B">
          <w:rPr>
            <w:noProof/>
            <w:webHidden/>
          </w:rPr>
          <w:fldChar w:fldCharType="begin"/>
        </w:r>
        <w:r w:rsidR="003F500B">
          <w:rPr>
            <w:noProof/>
            <w:webHidden/>
          </w:rPr>
          <w:instrText xml:space="preserve"> PAGEREF _Toc3381275 \h </w:instrText>
        </w:r>
        <w:r w:rsidR="003F500B">
          <w:rPr>
            <w:noProof/>
            <w:webHidden/>
          </w:rPr>
        </w:r>
        <w:r w:rsidR="003F500B">
          <w:rPr>
            <w:noProof/>
            <w:webHidden/>
          </w:rPr>
          <w:fldChar w:fldCharType="separate"/>
        </w:r>
        <w:r w:rsidR="003F500B">
          <w:rPr>
            <w:noProof/>
            <w:webHidden/>
          </w:rPr>
          <w:t>5</w:t>
        </w:r>
        <w:r w:rsidR="003F500B">
          <w:rPr>
            <w:noProof/>
            <w:webHidden/>
          </w:rPr>
          <w:fldChar w:fldCharType="end"/>
        </w:r>
      </w:hyperlink>
    </w:p>
    <w:p w:rsidR="003F500B" w:rsidRDefault="00751CF9">
      <w:pPr>
        <w:pStyle w:val="TOC2"/>
        <w:tabs>
          <w:tab w:val="left" w:pos="1000"/>
          <w:tab w:val="right" w:leader="dot" w:pos="8630"/>
        </w:tabs>
        <w:rPr>
          <w:rFonts w:asciiTheme="minorHAnsi" w:eastAsiaTheme="minorEastAsia" w:hAnsiTheme="minorHAnsi" w:cstheme="minorBidi"/>
          <w:noProof/>
          <w:sz w:val="22"/>
          <w:szCs w:val="22"/>
        </w:rPr>
      </w:pPr>
      <w:hyperlink w:anchor="_Toc3381276" w:history="1">
        <w:r w:rsidR="003F500B" w:rsidRPr="00836B44">
          <w:rPr>
            <w:rStyle w:val="Hyperlink"/>
            <w:noProof/>
          </w:rPr>
          <w:t>3.1.2</w:t>
        </w:r>
        <w:r w:rsidR="003F500B">
          <w:rPr>
            <w:rFonts w:asciiTheme="minorHAnsi" w:eastAsiaTheme="minorEastAsia" w:hAnsiTheme="minorHAnsi" w:cstheme="minorBidi"/>
            <w:noProof/>
            <w:sz w:val="22"/>
            <w:szCs w:val="22"/>
          </w:rPr>
          <w:tab/>
        </w:r>
        <w:r w:rsidR="003F500B" w:rsidRPr="00836B44">
          <w:rPr>
            <w:rStyle w:val="Hyperlink"/>
            <w:noProof/>
          </w:rPr>
          <w:t>Layout Page</w:t>
        </w:r>
        <w:r w:rsidR="003F500B">
          <w:rPr>
            <w:noProof/>
            <w:webHidden/>
          </w:rPr>
          <w:tab/>
        </w:r>
        <w:r w:rsidR="003F500B">
          <w:rPr>
            <w:noProof/>
            <w:webHidden/>
          </w:rPr>
          <w:fldChar w:fldCharType="begin"/>
        </w:r>
        <w:r w:rsidR="003F500B">
          <w:rPr>
            <w:noProof/>
            <w:webHidden/>
          </w:rPr>
          <w:instrText xml:space="preserve"> PAGEREF _Toc3381276 \h </w:instrText>
        </w:r>
        <w:r w:rsidR="003F500B">
          <w:rPr>
            <w:noProof/>
            <w:webHidden/>
          </w:rPr>
        </w:r>
        <w:r w:rsidR="003F500B">
          <w:rPr>
            <w:noProof/>
            <w:webHidden/>
          </w:rPr>
          <w:fldChar w:fldCharType="separate"/>
        </w:r>
        <w:r w:rsidR="003F500B">
          <w:rPr>
            <w:noProof/>
            <w:webHidden/>
          </w:rPr>
          <w:t>5</w:t>
        </w:r>
        <w:r w:rsidR="003F500B">
          <w:rPr>
            <w:noProof/>
            <w:webHidden/>
          </w:rPr>
          <w:fldChar w:fldCharType="end"/>
        </w:r>
      </w:hyperlink>
    </w:p>
    <w:p w:rsidR="003F500B" w:rsidRDefault="00751CF9">
      <w:pPr>
        <w:pStyle w:val="TOC2"/>
        <w:tabs>
          <w:tab w:val="left" w:pos="1000"/>
          <w:tab w:val="right" w:leader="dot" w:pos="8630"/>
        </w:tabs>
        <w:rPr>
          <w:rFonts w:asciiTheme="minorHAnsi" w:eastAsiaTheme="minorEastAsia" w:hAnsiTheme="minorHAnsi" w:cstheme="minorBidi"/>
          <w:noProof/>
          <w:sz w:val="22"/>
          <w:szCs w:val="22"/>
        </w:rPr>
      </w:pPr>
      <w:hyperlink w:anchor="_Toc3381277" w:history="1">
        <w:r w:rsidR="003F500B" w:rsidRPr="00836B44">
          <w:rPr>
            <w:rStyle w:val="Hyperlink"/>
            <w:noProof/>
          </w:rPr>
          <w:t>3.1.3</w:t>
        </w:r>
        <w:r w:rsidR="003F500B">
          <w:rPr>
            <w:rFonts w:asciiTheme="minorHAnsi" w:eastAsiaTheme="minorEastAsia" w:hAnsiTheme="minorHAnsi" w:cstheme="minorBidi"/>
            <w:noProof/>
            <w:sz w:val="22"/>
            <w:szCs w:val="22"/>
          </w:rPr>
          <w:tab/>
        </w:r>
        <w:r w:rsidR="003F500B" w:rsidRPr="00836B44">
          <w:rPr>
            <w:rStyle w:val="Hyperlink"/>
            <w:noProof/>
          </w:rPr>
          <w:t>Screenshot</w:t>
        </w:r>
        <w:r w:rsidR="003F500B">
          <w:rPr>
            <w:noProof/>
            <w:webHidden/>
          </w:rPr>
          <w:tab/>
        </w:r>
        <w:r w:rsidR="003F500B">
          <w:rPr>
            <w:noProof/>
            <w:webHidden/>
          </w:rPr>
          <w:fldChar w:fldCharType="begin"/>
        </w:r>
        <w:r w:rsidR="003F500B">
          <w:rPr>
            <w:noProof/>
            <w:webHidden/>
          </w:rPr>
          <w:instrText xml:space="preserve"> PAGEREF _Toc3381277 \h </w:instrText>
        </w:r>
        <w:r w:rsidR="003F500B">
          <w:rPr>
            <w:noProof/>
            <w:webHidden/>
          </w:rPr>
        </w:r>
        <w:r w:rsidR="003F500B">
          <w:rPr>
            <w:noProof/>
            <w:webHidden/>
          </w:rPr>
          <w:fldChar w:fldCharType="separate"/>
        </w:r>
        <w:r w:rsidR="003F500B">
          <w:rPr>
            <w:noProof/>
            <w:webHidden/>
          </w:rPr>
          <w:t>5</w:t>
        </w:r>
        <w:r w:rsidR="003F500B">
          <w:rPr>
            <w:noProof/>
            <w:webHidden/>
          </w:rPr>
          <w:fldChar w:fldCharType="end"/>
        </w:r>
      </w:hyperlink>
    </w:p>
    <w:p w:rsidR="003F500B" w:rsidRDefault="00751CF9">
      <w:pPr>
        <w:pStyle w:val="TOC2"/>
        <w:tabs>
          <w:tab w:val="left" w:pos="1000"/>
          <w:tab w:val="right" w:leader="dot" w:pos="8630"/>
        </w:tabs>
        <w:rPr>
          <w:rFonts w:asciiTheme="minorHAnsi" w:eastAsiaTheme="minorEastAsia" w:hAnsiTheme="minorHAnsi" w:cstheme="minorBidi"/>
          <w:noProof/>
          <w:sz w:val="22"/>
          <w:szCs w:val="22"/>
        </w:rPr>
      </w:pPr>
      <w:hyperlink w:anchor="_Toc3381278" w:history="1">
        <w:r w:rsidR="003F500B" w:rsidRPr="00836B44">
          <w:rPr>
            <w:rStyle w:val="Hyperlink"/>
            <w:noProof/>
          </w:rPr>
          <w:t>3.1.4</w:t>
        </w:r>
        <w:r w:rsidR="003F500B">
          <w:rPr>
            <w:rFonts w:asciiTheme="minorHAnsi" w:eastAsiaTheme="minorEastAsia" w:hAnsiTheme="minorHAnsi" w:cstheme="minorBidi"/>
            <w:noProof/>
            <w:sz w:val="22"/>
            <w:szCs w:val="22"/>
          </w:rPr>
          <w:tab/>
        </w:r>
        <w:r w:rsidR="003F500B" w:rsidRPr="00836B44">
          <w:rPr>
            <w:rStyle w:val="Hyperlink"/>
            <w:noProof/>
          </w:rPr>
          <w:t>Web Page Invoked Events</w:t>
        </w:r>
        <w:r w:rsidR="003F500B">
          <w:rPr>
            <w:noProof/>
            <w:webHidden/>
          </w:rPr>
          <w:tab/>
        </w:r>
        <w:r w:rsidR="003F500B">
          <w:rPr>
            <w:noProof/>
            <w:webHidden/>
          </w:rPr>
          <w:fldChar w:fldCharType="begin"/>
        </w:r>
        <w:r w:rsidR="003F500B">
          <w:rPr>
            <w:noProof/>
            <w:webHidden/>
          </w:rPr>
          <w:instrText xml:space="preserve"> PAGEREF _Toc3381278 \h </w:instrText>
        </w:r>
        <w:r w:rsidR="003F500B">
          <w:rPr>
            <w:noProof/>
            <w:webHidden/>
          </w:rPr>
        </w:r>
        <w:r w:rsidR="003F500B">
          <w:rPr>
            <w:noProof/>
            <w:webHidden/>
          </w:rPr>
          <w:fldChar w:fldCharType="separate"/>
        </w:r>
        <w:r w:rsidR="003F500B">
          <w:rPr>
            <w:noProof/>
            <w:webHidden/>
          </w:rPr>
          <w:t>14</w:t>
        </w:r>
        <w:r w:rsidR="003F500B">
          <w:rPr>
            <w:noProof/>
            <w:webHidden/>
          </w:rPr>
          <w:fldChar w:fldCharType="end"/>
        </w:r>
      </w:hyperlink>
    </w:p>
    <w:p w:rsidR="003F500B" w:rsidRDefault="00751CF9">
      <w:pPr>
        <w:pStyle w:val="TOC2"/>
        <w:tabs>
          <w:tab w:val="left" w:pos="1000"/>
          <w:tab w:val="right" w:leader="dot" w:pos="8630"/>
        </w:tabs>
        <w:rPr>
          <w:rFonts w:asciiTheme="minorHAnsi" w:eastAsiaTheme="minorEastAsia" w:hAnsiTheme="minorHAnsi" w:cstheme="minorBidi"/>
          <w:noProof/>
          <w:sz w:val="22"/>
          <w:szCs w:val="22"/>
        </w:rPr>
      </w:pPr>
      <w:hyperlink w:anchor="_Toc3381279" w:history="1">
        <w:r w:rsidR="003F500B" w:rsidRPr="00836B44">
          <w:rPr>
            <w:rStyle w:val="Hyperlink"/>
            <w:noProof/>
          </w:rPr>
          <w:t>3.1.5</w:t>
        </w:r>
        <w:r w:rsidR="003F500B">
          <w:rPr>
            <w:rFonts w:asciiTheme="minorHAnsi" w:eastAsiaTheme="minorEastAsia" w:hAnsiTheme="minorHAnsi" w:cstheme="minorBidi"/>
            <w:noProof/>
            <w:sz w:val="22"/>
            <w:szCs w:val="22"/>
          </w:rPr>
          <w:tab/>
        </w:r>
        <w:r w:rsidR="003F500B" w:rsidRPr="00836B44">
          <w:rPr>
            <w:rStyle w:val="Hyperlink"/>
            <w:noProof/>
          </w:rPr>
          <w:t>Web Page Fields</w:t>
        </w:r>
        <w:r w:rsidR="003F500B">
          <w:rPr>
            <w:noProof/>
            <w:webHidden/>
          </w:rPr>
          <w:tab/>
        </w:r>
        <w:r w:rsidR="003F500B">
          <w:rPr>
            <w:noProof/>
            <w:webHidden/>
          </w:rPr>
          <w:fldChar w:fldCharType="begin"/>
        </w:r>
        <w:r w:rsidR="003F500B">
          <w:rPr>
            <w:noProof/>
            <w:webHidden/>
          </w:rPr>
          <w:instrText xml:space="preserve"> PAGEREF _Toc3381279 \h </w:instrText>
        </w:r>
        <w:r w:rsidR="003F500B">
          <w:rPr>
            <w:noProof/>
            <w:webHidden/>
          </w:rPr>
        </w:r>
        <w:r w:rsidR="003F500B">
          <w:rPr>
            <w:noProof/>
            <w:webHidden/>
          </w:rPr>
          <w:fldChar w:fldCharType="separate"/>
        </w:r>
        <w:r w:rsidR="003F500B">
          <w:rPr>
            <w:noProof/>
            <w:webHidden/>
          </w:rPr>
          <w:t>14</w:t>
        </w:r>
        <w:r w:rsidR="003F500B">
          <w:rPr>
            <w:noProof/>
            <w:webHidden/>
          </w:rPr>
          <w:fldChar w:fldCharType="end"/>
        </w:r>
      </w:hyperlink>
    </w:p>
    <w:p w:rsidR="003F500B" w:rsidRDefault="00751CF9">
      <w:pPr>
        <w:pStyle w:val="TOC2"/>
        <w:tabs>
          <w:tab w:val="left" w:pos="600"/>
          <w:tab w:val="right" w:leader="dot" w:pos="8630"/>
        </w:tabs>
        <w:rPr>
          <w:rFonts w:asciiTheme="minorHAnsi" w:eastAsiaTheme="minorEastAsia" w:hAnsiTheme="minorHAnsi" w:cstheme="minorBidi"/>
          <w:noProof/>
          <w:sz w:val="22"/>
          <w:szCs w:val="22"/>
        </w:rPr>
      </w:pPr>
      <w:hyperlink w:anchor="_Toc3381280" w:history="1">
        <w:r w:rsidR="003F500B" w:rsidRPr="00836B44">
          <w:rPr>
            <w:rStyle w:val="Hyperlink"/>
            <w:b/>
            <w:noProof/>
          </w:rPr>
          <w:t>4.</w:t>
        </w:r>
        <w:r w:rsidR="003F500B">
          <w:rPr>
            <w:rFonts w:asciiTheme="minorHAnsi" w:eastAsiaTheme="minorEastAsia" w:hAnsiTheme="minorHAnsi" w:cstheme="minorBidi"/>
            <w:noProof/>
            <w:sz w:val="22"/>
            <w:szCs w:val="22"/>
          </w:rPr>
          <w:tab/>
        </w:r>
        <w:r w:rsidR="003F500B" w:rsidRPr="00836B44">
          <w:rPr>
            <w:rStyle w:val="Hyperlink"/>
            <w:b/>
            <w:noProof/>
          </w:rPr>
          <w:t>Stored Procedures</w:t>
        </w:r>
        <w:r w:rsidR="003F500B">
          <w:rPr>
            <w:noProof/>
            <w:webHidden/>
          </w:rPr>
          <w:tab/>
        </w:r>
        <w:r w:rsidR="003F500B">
          <w:rPr>
            <w:noProof/>
            <w:webHidden/>
          </w:rPr>
          <w:fldChar w:fldCharType="begin"/>
        </w:r>
        <w:r w:rsidR="003F500B">
          <w:rPr>
            <w:noProof/>
            <w:webHidden/>
          </w:rPr>
          <w:instrText xml:space="preserve"> PAGEREF _Toc3381280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81" w:history="1">
        <w:r w:rsidR="003F500B" w:rsidRPr="00836B44">
          <w:rPr>
            <w:rStyle w:val="Hyperlink"/>
            <w:noProof/>
          </w:rPr>
          <w:t>4.1.</w:t>
        </w:r>
        <w:r w:rsidR="003F500B">
          <w:rPr>
            <w:rFonts w:asciiTheme="minorHAnsi" w:eastAsiaTheme="minorEastAsia" w:hAnsiTheme="minorHAnsi" w:cstheme="minorBidi"/>
            <w:noProof/>
            <w:sz w:val="22"/>
            <w:szCs w:val="22"/>
          </w:rPr>
          <w:tab/>
        </w:r>
        <w:r w:rsidR="003F500B" w:rsidRPr="00836B44">
          <w:rPr>
            <w:rStyle w:val="Hyperlink"/>
            <w:noProof/>
          </w:rPr>
          <w:t>sp_SelectReviewFrom_Coaching_Log</w:t>
        </w:r>
        <w:r w:rsidR="003F500B">
          <w:rPr>
            <w:noProof/>
            <w:webHidden/>
          </w:rPr>
          <w:tab/>
        </w:r>
        <w:r w:rsidR="003F500B">
          <w:rPr>
            <w:noProof/>
            <w:webHidden/>
          </w:rPr>
          <w:fldChar w:fldCharType="begin"/>
        </w:r>
        <w:r w:rsidR="003F500B">
          <w:rPr>
            <w:noProof/>
            <w:webHidden/>
          </w:rPr>
          <w:instrText xml:space="preserve"> PAGEREF _Toc3381281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82" w:history="1">
        <w:r w:rsidR="003F500B" w:rsidRPr="00836B44">
          <w:rPr>
            <w:rStyle w:val="Hyperlink"/>
            <w:noProof/>
          </w:rPr>
          <w:t>4.2.</w:t>
        </w:r>
        <w:r w:rsidR="003F500B">
          <w:rPr>
            <w:rFonts w:asciiTheme="minorHAnsi" w:eastAsiaTheme="minorEastAsia" w:hAnsiTheme="minorHAnsi" w:cstheme="minorBidi"/>
            <w:noProof/>
            <w:sz w:val="22"/>
            <w:szCs w:val="22"/>
          </w:rPr>
          <w:tab/>
        </w:r>
        <w:r w:rsidR="003F500B" w:rsidRPr="00836B44">
          <w:rPr>
            <w:rStyle w:val="Hyperlink"/>
            <w:noProof/>
          </w:rPr>
          <w:t>sp_SelectReviewFrom_Coaching_Log_Reasons</w:t>
        </w:r>
        <w:r w:rsidR="003F500B">
          <w:rPr>
            <w:noProof/>
            <w:webHidden/>
          </w:rPr>
          <w:tab/>
        </w:r>
        <w:r w:rsidR="003F500B">
          <w:rPr>
            <w:noProof/>
            <w:webHidden/>
          </w:rPr>
          <w:fldChar w:fldCharType="begin"/>
        </w:r>
        <w:r w:rsidR="003F500B">
          <w:rPr>
            <w:noProof/>
            <w:webHidden/>
          </w:rPr>
          <w:instrText xml:space="preserve"> PAGEREF _Toc3381282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83" w:history="1">
        <w:r w:rsidR="003F500B" w:rsidRPr="00836B44">
          <w:rPr>
            <w:rStyle w:val="Hyperlink"/>
            <w:noProof/>
          </w:rPr>
          <w:t>4.3.</w:t>
        </w:r>
        <w:r w:rsidR="003F500B">
          <w:rPr>
            <w:rFonts w:asciiTheme="minorHAnsi" w:eastAsiaTheme="minorEastAsia" w:hAnsiTheme="minorHAnsi" w:cstheme="minorBidi"/>
            <w:noProof/>
            <w:sz w:val="22"/>
            <w:szCs w:val="22"/>
          </w:rPr>
          <w:tab/>
        </w:r>
        <w:r w:rsidR="003F500B" w:rsidRPr="00836B44">
          <w:rPr>
            <w:rStyle w:val="Hyperlink"/>
            <w:noProof/>
          </w:rPr>
          <w:t>sp_SelectReviewFrom_Warning_Log_Reasons</w:t>
        </w:r>
        <w:r w:rsidR="003F500B">
          <w:rPr>
            <w:noProof/>
            <w:webHidden/>
          </w:rPr>
          <w:tab/>
        </w:r>
        <w:r w:rsidR="003F500B">
          <w:rPr>
            <w:noProof/>
            <w:webHidden/>
          </w:rPr>
          <w:fldChar w:fldCharType="begin"/>
        </w:r>
        <w:r w:rsidR="003F500B">
          <w:rPr>
            <w:noProof/>
            <w:webHidden/>
          </w:rPr>
          <w:instrText xml:space="preserve"> PAGEREF _Toc3381283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84" w:history="1">
        <w:r w:rsidR="003F500B" w:rsidRPr="00836B44">
          <w:rPr>
            <w:rStyle w:val="Hyperlink"/>
            <w:noProof/>
          </w:rPr>
          <w:t>4.4.</w:t>
        </w:r>
        <w:r w:rsidR="003F500B">
          <w:rPr>
            <w:rFonts w:asciiTheme="minorHAnsi" w:eastAsiaTheme="minorEastAsia" w:hAnsiTheme="minorHAnsi" w:cstheme="minorBidi"/>
            <w:noProof/>
            <w:sz w:val="22"/>
            <w:szCs w:val="22"/>
          </w:rPr>
          <w:tab/>
        </w:r>
        <w:r w:rsidR="003F500B" w:rsidRPr="00836B44">
          <w:rPr>
            <w:rStyle w:val="Hyperlink"/>
            <w:noProof/>
          </w:rPr>
          <w:t>sp_Update_Review_Coaching_Log_Suerpvisor_Pending</w:t>
        </w:r>
        <w:r w:rsidR="003F500B">
          <w:rPr>
            <w:noProof/>
            <w:webHidden/>
          </w:rPr>
          <w:tab/>
        </w:r>
        <w:r w:rsidR="003F500B">
          <w:rPr>
            <w:noProof/>
            <w:webHidden/>
          </w:rPr>
          <w:fldChar w:fldCharType="begin"/>
        </w:r>
        <w:r w:rsidR="003F500B">
          <w:rPr>
            <w:noProof/>
            <w:webHidden/>
          </w:rPr>
          <w:instrText xml:space="preserve"> PAGEREF _Toc3381284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85" w:history="1">
        <w:r w:rsidR="003F500B" w:rsidRPr="00836B44">
          <w:rPr>
            <w:rStyle w:val="Hyperlink"/>
            <w:noProof/>
          </w:rPr>
          <w:t>4.5.</w:t>
        </w:r>
        <w:r w:rsidR="003F500B">
          <w:rPr>
            <w:rFonts w:asciiTheme="minorHAnsi" w:eastAsiaTheme="minorEastAsia" w:hAnsiTheme="minorHAnsi" w:cstheme="minorBidi"/>
            <w:noProof/>
            <w:sz w:val="22"/>
            <w:szCs w:val="22"/>
          </w:rPr>
          <w:tab/>
        </w:r>
        <w:r w:rsidR="003F500B" w:rsidRPr="00836B44">
          <w:rPr>
            <w:rStyle w:val="Hyperlink"/>
            <w:noProof/>
          </w:rPr>
          <w:t>sp_Update_Review_Coaching_Log_Supervisor_Acknowledge</w:t>
        </w:r>
        <w:r w:rsidR="003F500B">
          <w:rPr>
            <w:noProof/>
            <w:webHidden/>
          </w:rPr>
          <w:tab/>
        </w:r>
        <w:r w:rsidR="003F500B">
          <w:rPr>
            <w:noProof/>
            <w:webHidden/>
          </w:rPr>
          <w:fldChar w:fldCharType="begin"/>
        </w:r>
        <w:r w:rsidR="003F500B">
          <w:rPr>
            <w:noProof/>
            <w:webHidden/>
          </w:rPr>
          <w:instrText xml:space="preserve"> PAGEREF _Toc3381285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86" w:history="1">
        <w:r w:rsidR="003F500B" w:rsidRPr="00836B44">
          <w:rPr>
            <w:rStyle w:val="Hyperlink"/>
            <w:noProof/>
          </w:rPr>
          <w:t>4.6.</w:t>
        </w:r>
        <w:r w:rsidR="003F500B">
          <w:rPr>
            <w:rFonts w:asciiTheme="minorHAnsi" w:eastAsiaTheme="minorEastAsia" w:hAnsiTheme="minorHAnsi" w:cstheme="minorBidi"/>
            <w:noProof/>
            <w:sz w:val="22"/>
            <w:szCs w:val="22"/>
          </w:rPr>
          <w:tab/>
        </w:r>
        <w:r w:rsidR="003F500B" w:rsidRPr="00836B44">
          <w:rPr>
            <w:rStyle w:val="Hyperlink"/>
            <w:noProof/>
          </w:rPr>
          <w:t>sp_Update_Review_Coaching_Log_Employee_Pending</w:t>
        </w:r>
        <w:r w:rsidR="003F500B">
          <w:rPr>
            <w:noProof/>
            <w:webHidden/>
          </w:rPr>
          <w:tab/>
        </w:r>
        <w:r w:rsidR="003F500B">
          <w:rPr>
            <w:noProof/>
            <w:webHidden/>
          </w:rPr>
          <w:fldChar w:fldCharType="begin"/>
        </w:r>
        <w:r w:rsidR="003F500B">
          <w:rPr>
            <w:noProof/>
            <w:webHidden/>
          </w:rPr>
          <w:instrText xml:space="preserve"> PAGEREF _Toc3381286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87" w:history="1">
        <w:r w:rsidR="003F500B" w:rsidRPr="00836B44">
          <w:rPr>
            <w:rStyle w:val="Hyperlink"/>
            <w:noProof/>
          </w:rPr>
          <w:t>4.7.</w:t>
        </w:r>
        <w:r w:rsidR="003F500B">
          <w:rPr>
            <w:rFonts w:asciiTheme="minorHAnsi" w:eastAsiaTheme="minorEastAsia" w:hAnsiTheme="minorHAnsi" w:cstheme="minorBidi"/>
            <w:noProof/>
            <w:sz w:val="22"/>
            <w:szCs w:val="22"/>
          </w:rPr>
          <w:tab/>
        </w:r>
        <w:r w:rsidR="003F500B" w:rsidRPr="00836B44">
          <w:rPr>
            <w:rStyle w:val="Hyperlink"/>
            <w:noProof/>
          </w:rPr>
          <w:t>sp_Update_Review_Coaching_Log_Employee_Acknowledge</w:t>
        </w:r>
        <w:r w:rsidR="003F500B">
          <w:rPr>
            <w:noProof/>
            <w:webHidden/>
          </w:rPr>
          <w:tab/>
        </w:r>
        <w:r w:rsidR="003F500B">
          <w:rPr>
            <w:noProof/>
            <w:webHidden/>
          </w:rPr>
          <w:fldChar w:fldCharType="begin"/>
        </w:r>
        <w:r w:rsidR="003F500B">
          <w:rPr>
            <w:noProof/>
            <w:webHidden/>
          </w:rPr>
          <w:instrText xml:space="preserve"> PAGEREF _Toc3381287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88" w:history="1">
        <w:r w:rsidR="003F500B" w:rsidRPr="00836B44">
          <w:rPr>
            <w:rStyle w:val="Hyperlink"/>
            <w:noProof/>
          </w:rPr>
          <w:t>4.8.</w:t>
        </w:r>
        <w:r w:rsidR="003F500B">
          <w:rPr>
            <w:rFonts w:asciiTheme="minorHAnsi" w:eastAsiaTheme="minorEastAsia" w:hAnsiTheme="minorHAnsi" w:cstheme="minorBidi"/>
            <w:noProof/>
            <w:sz w:val="22"/>
            <w:szCs w:val="22"/>
          </w:rPr>
          <w:tab/>
        </w:r>
        <w:r w:rsidR="003F500B" w:rsidRPr="00836B44">
          <w:rPr>
            <w:rStyle w:val="Hyperlink"/>
            <w:noProof/>
          </w:rPr>
          <w:t>sp_Update_Review_Coaching_Log_Manager_Pending_Research</w:t>
        </w:r>
        <w:r w:rsidR="003F500B">
          <w:rPr>
            <w:noProof/>
            <w:webHidden/>
          </w:rPr>
          <w:tab/>
        </w:r>
        <w:r w:rsidR="003F500B">
          <w:rPr>
            <w:noProof/>
            <w:webHidden/>
          </w:rPr>
          <w:fldChar w:fldCharType="begin"/>
        </w:r>
        <w:r w:rsidR="003F500B">
          <w:rPr>
            <w:noProof/>
            <w:webHidden/>
          </w:rPr>
          <w:instrText xml:space="preserve"> PAGEREF _Toc3381288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89" w:history="1">
        <w:r w:rsidR="003F500B" w:rsidRPr="00836B44">
          <w:rPr>
            <w:rStyle w:val="Hyperlink"/>
            <w:noProof/>
          </w:rPr>
          <w:t>4.9.</w:t>
        </w:r>
        <w:r w:rsidR="003F500B">
          <w:rPr>
            <w:rFonts w:asciiTheme="minorHAnsi" w:eastAsiaTheme="minorEastAsia" w:hAnsiTheme="minorHAnsi" w:cstheme="minorBidi"/>
            <w:noProof/>
            <w:sz w:val="22"/>
            <w:szCs w:val="22"/>
          </w:rPr>
          <w:tab/>
        </w:r>
        <w:r w:rsidR="003F500B" w:rsidRPr="00836B44">
          <w:rPr>
            <w:rStyle w:val="Hyperlink"/>
            <w:noProof/>
          </w:rPr>
          <w:t>sp_Update_Review_Coaching_Log_Manager_Pending_CSE</w:t>
        </w:r>
        <w:r w:rsidR="003F500B">
          <w:rPr>
            <w:noProof/>
            <w:webHidden/>
          </w:rPr>
          <w:tab/>
        </w:r>
        <w:r w:rsidR="003F500B">
          <w:rPr>
            <w:noProof/>
            <w:webHidden/>
          </w:rPr>
          <w:fldChar w:fldCharType="begin"/>
        </w:r>
        <w:r w:rsidR="003F500B">
          <w:rPr>
            <w:noProof/>
            <w:webHidden/>
          </w:rPr>
          <w:instrText xml:space="preserve"> PAGEREF _Toc3381289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1000"/>
          <w:tab w:val="right" w:leader="dot" w:pos="8630"/>
        </w:tabs>
        <w:rPr>
          <w:rFonts w:asciiTheme="minorHAnsi" w:eastAsiaTheme="minorEastAsia" w:hAnsiTheme="minorHAnsi" w:cstheme="minorBidi"/>
          <w:noProof/>
          <w:sz w:val="22"/>
          <w:szCs w:val="22"/>
        </w:rPr>
      </w:pPr>
      <w:hyperlink w:anchor="_Toc3381290" w:history="1">
        <w:r w:rsidR="003F500B" w:rsidRPr="00836B44">
          <w:rPr>
            <w:rStyle w:val="Hyperlink"/>
            <w:noProof/>
          </w:rPr>
          <w:t>4.10.</w:t>
        </w:r>
        <w:r w:rsidR="003F500B">
          <w:rPr>
            <w:rFonts w:asciiTheme="minorHAnsi" w:eastAsiaTheme="minorEastAsia" w:hAnsiTheme="minorHAnsi" w:cstheme="minorBidi"/>
            <w:noProof/>
            <w:sz w:val="22"/>
            <w:szCs w:val="22"/>
          </w:rPr>
          <w:tab/>
        </w:r>
        <w:r w:rsidR="003F500B" w:rsidRPr="00836B44">
          <w:rPr>
            <w:rStyle w:val="Hyperlink"/>
            <w:noProof/>
          </w:rPr>
          <w:t>sp_SelectReviewFrom_Coaching_Log_Quality_Now</w:t>
        </w:r>
        <w:r w:rsidR="003F500B">
          <w:rPr>
            <w:noProof/>
            <w:webHidden/>
          </w:rPr>
          <w:tab/>
        </w:r>
        <w:r w:rsidR="003F500B">
          <w:rPr>
            <w:noProof/>
            <w:webHidden/>
          </w:rPr>
          <w:fldChar w:fldCharType="begin"/>
        </w:r>
        <w:r w:rsidR="003F500B">
          <w:rPr>
            <w:noProof/>
            <w:webHidden/>
          </w:rPr>
          <w:instrText xml:space="preserve"> PAGEREF _Toc3381290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600"/>
          <w:tab w:val="right" w:leader="dot" w:pos="8630"/>
        </w:tabs>
        <w:rPr>
          <w:rFonts w:asciiTheme="minorHAnsi" w:eastAsiaTheme="minorEastAsia" w:hAnsiTheme="minorHAnsi" w:cstheme="minorBidi"/>
          <w:noProof/>
          <w:sz w:val="22"/>
          <w:szCs w:val="22"/>
        </w:rPr>
      </w:pPr>
      <w:hyperlink w:anchor="_Toc3381291" w:history="1">
        <w:r w:rsidR="003F500B" w:rsidRPr="00836B44">
          <w:rPr>
            <w:rStyle w:val="Hyperlink"/>
            <w:b/>
            <w:noProof/>
          </w:rPr>
          <w:t>5.</w:t>
        </w:r>
        <w:r w:rsidR="003F500B">
          <w:rPr>
            <w:rFonts w:asciiTheme="minorHAnsi" w:eastAsiaTheme="minorEastAsia" w:hAnsiTheme="minorHAnsi" w:cstheme="minorBidi"/>
            <w:noProof/>
            <w:sz w:val="22"/>
            <w:szCs w:val="22"/>
          </w:rPr>
          <w:tab/>
        </w:r>
        <w:r w:rsidR="003F500B" w:rsidRPr="00836B44">
          <w:rPr>
            <w:rStyle w:val="Hyperlink"/>
            <w:b/>
            <w:noProof/>
          </w:rPr>
          <w:t>Logic to determine pending form type</w:t>
        </w:r>
        <w:r w:rsidR="003F500B">
          <w:rPr>
            <w:noProof/>
            <w:webHidden/>
          </w:rPr>
          <w:tab/>
        </w:r>
        <w:r w:rsidR="003F500B">
          <w:rPr>
            <w:noProof/>
            <w:webHidden/>
          </w:rPr>
          <w:fldChar w:fldCharType="begin"/>
        </w:r>
        <w:r w:rsidR="003F500B">
          <w:rPr>
            <w:noProof/>
            <w:webHidden/>
          </w:rPr>
          <w:instrText xml:space="preserve"> PAGEREF _Toc3381291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92" w:history="1">
        <w:r w:rsidR="003F500B" w:rsidRPr="00836B44">
          <w:rPr>
            <w:rStyle w:val="Hyperlink"/>
            <w:noProof/>
          </w:rPr>
          <w:t>5.1.</w:t>
        </w:r>
        <w:r w:rsidR="003F500B">
          <w:rPr>
            <w:rFonts w:asciiTheme="minorHAnsi" w:eastAsiaTheme="minorEastAsia" w:hAnsiTheme="minorHAnsi" w:cstheme="minorBidi"/>
            <w:noProof/>
            <w:sz w:val="22"/>
            <w:szCs w:val="22"/>
          </w:rPr>
          <w:tab/>
        </w:r>
        <w:r w:rsidR="003F500B" w:rsidRPr="00836B44">
          <w:rPr>
            <w:rStyle w:val="Hyperlink"/>
            <w:noProof/>
          </w:rPr>
          <w:t>Pending Acknowledgement</w:t>
        </w:r>
        <w:r w:rsidR="003F500B">
          <w:rPr>
            <w:noProof/>
            <w:webHidden/>
          </w:rPr>
          <w:tab/>
        </w:r>
        <w:r w:rsidR="003F500B">
          <w:rPr>
            <w:noProof/>
            <w:webHidden/>
          </w:rPr>
          <w:fldChar w:fldCharType="begin"/>
        </w:r>
        <w:r w:rsidR="003F500B">
          <w:rPr>
            <w:noProof/>
            <w:webHidden/>
          </w:rPr>
          <w:instrText xml:space="preserve"> PAGEREF _Toc3381292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93" w:history="1">
        <w:r w:rsidR="003F500B" w:rsidRPr="00836B44">
          <w:rPr>
            <w:rStyle w:val="Hyperlink"/>
            <w:noProof/>
          </w:rPr>
          <w:t>5.2.</w:t>
        </w:r>
        <w:r w:rsidR="003F500B">
          <w:rPr>
            <w:rFonts w:asciiTheme="minorHAnsi" w:eastAsiaTheme="minorEastAsia" w:hAnsiTheme="minorHAnsi" w:cstheme="minorBidi"/>
            <w:noProof/>
            <w:sz w:val="22"/>
            <w:szCs w:val="22"/>
          </w:rPr>
          <w:tab/>
        </w:r>
        <w:r w:rsidR="003F500B" w:rsidRPr="00836B44">
          <w:rPr>
            <w:rStyle w:val="Hyperlink"/>
            <w:noProof/>
          </w:rPr>
          <w:t>Pending Research</w:t>
        </w:r>
        <w:r w:rsidR="003F500B">
          <w:rPr>
            <w:noProof/>
            <w:webHidden/>
          </w:rPr>
          <w:tab/>
        </w:r>
        <w:r w:rsidR="003F500B">
          <w:rPr>
            <w:noProof/>
            <w:webHidden/>
          </w:rPr>
          <w:fldChar w:fldCharType="begin"/>
        </w:r>
        <w:r w:rsidR="003F500B">
          <w:rPr>
            <w:noProof/>
            <w:webHidden/>
          </w:rPr>
          <w:instrText xml:space="preserve"> PAGEREF _Toc3381293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94" w:history="1">
        <w:r w:rsidR="003F500B" w:rsidRPr="00836B44">
          <w:rPr>
            <w:rStyle w:val="Hyperlink"/>
            <w:noProof/>
          </w:rPr>
          <w:t>5.3.</w:t>
        </w:r>
        <w:r w:rsidR="003F500B">
          <w:rPr>
            <w:rFonts w:asciiTheme="minorHAnsi" w:eastAsiaTheme="minorEastAsia" w:hAnsiTheme="minorHAnsi" w:cstheme="minorBidi"/>
            <w:noProof/>
            <w:sz w:val="22"/>
            <w:szCs w:val="22"/>
          </w:rPr>
          <w:tab/>
        </w:r>
        <w:r w:rsidR="003F500B" w:rsidRPr="00836B44">
          <w:rPr>
            <w:rStyle w:val="Hyperlink"/>
            <w:noProof/>
          </w:rPr>
          <w:t>Pending CSE</w:t>
        </w:r>
        <w:r w:rsidR="003F500B">
          <w:rPr>
            <w:noProof/>
            <w:webHidden/>
          </w:rPr>
          <w:tab/>
        </w:r>
        <w:r w:rsidR="003F500B">
          <w:rPr>
            <w:noProof/>
            <w:webHidden/>
          </w:rPr>
          <w:fldChar w:fldCharType="begin"/>
        </w:r>
        <w:r w:rsidR="003F500B">
          <w:rPr>
            <w:noProof/>
            <w:webHidden/>
          </w:rPr>
          <w:instrText xml:space="preserve"> PAGEREF _Toc3381294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95" w:history="1">
        <w:r w:rsidR="003F500B" w:rsidRPr="00836B44">
          <w:rPr>
            <w:rStyle w:val="Hyperlink"/>
            <w:noProof/>
          </w:rPr>
          <w:t>5.4.</w:t>
        </w:r>
        <w:r w:rsidR="003F500B">
          <w:rPr>
            <w:rFonts w:asciiTheme="minorHAnsi" w:eastAsiaTheme="minorEastAsia" w:hAnsiTheme="minorHAnsi" w:cstheme="minorBidi"/>
            <w:noProof/>
            <w:sz w:val="22"/>
            <w:szCs w:val="22"/>
          </w:rPr>
          <w:tab/>
        </w:r>
        <w:r w:rsidR="003F500B" w:rsidRPr="00836B44">
          <w:rPr>
            <w:rStyle w:val="Hyperlink"/>
            <w:noProof/>
          </w:rPr>
          <w:t>Pending Review</w:t>
        </w:r>
        <w:r w:rsidR="003F500B">
          <w:rPr>
            <w:noProof/>
            <w:webHidden/>
          </w:rPr>
          <w:tab/>
        </w:r>
        <w:r w:rsidR="003F500B">
          <w:rPr>
            <w:noProof/>
            <w:webHidden/>
          </w:rPr>
          <w:fldChar w:fldCharType="begin"/>
        </w:r>
        <w:r w:rsidR="003F500B">
          <w:rPr>
            <w:noProof/>
            <w:webHidden/>
          </w:rPr>
          <w:instrText xml:space="preserve"> PAGEREF _Toc3381295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600"/>
          <w:tab w:val="right" w:leader="dot" w:pos="8630"/>
        </w:tabs>
        <w:rPr>
          <w:rFonts w:asciiTheme="minorHAnsi" w:eastAsiaTheme="minorEastAsia" w:hAnsiTheme="minorHAnsi" w:cstheme="minorBidi"/>
          <w:noProof/>
          <w:sz w:val="22"/>
          <w:szCs w:val="22"/>
        </w:rPr>
      </w:pPr>
      <w:hyperlink w:anchor="_Toc3381296" w:history="1">
        <w:r w:rsidR="003F500B" w:rsidRPr="00836B44">
          <w:rPr>
            <w:rStyle w:val="Hyperlink"/>
            <w:b/>
            <w:noProof/>
          </w:rPr>
          <w:t>6.</w:t>
        </w:r>
        <w:r w:rsidR="003F500B">
          <w:rPr>
            <w:rFonts w:asciiTheme="minorHAnsi" w:eastAsiaTheme="minorEastAsia" w:hAnsiTheme="minorHAnsi" w:cstheme="minorBidi"/>
            <w:noProof/>
            <w:sz w:val="22"/>
            <w:szCs w:val="22"/>
          </w:rPr>
          <w:tab/>
        </w:r>
        <w:r w:rsidR="003F500B" w:rsidRPr="00836B44">
          <w:rPr>
            <w:rStyle w:val="Hyperlink"/>
            <w:b/>
            <w:noProof/>
          </w:rPr>
          <w:t>Logic to determine next status</w:t>
        </w:r>
        <w:r w:rsidR="003F500B">
          <w:rPr>
            <w:noProof/>
            <w:webHidden/>
          </w:rPr>
          <w:tab/>
        </w:r>
        <w:r w:rsidR="003F500B">
          <w:rPr>
            <w:noProof/>
            <w:webHidden/>
          </w:rPr>
          <w:fldChar w:fldCharType="begin"/>
        </w:r>
        <w:r w:rsidR="003F500B">
          <w:rPr>
            <w:noProof/>
            <w:webHidden/>
          </w:rPr>
          <w:instrText xml:space="preserve"> PAGEREF _Toc3381296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97" w:history="1">
        <w:r w:rsidR="003F500B" w:rsidRPr="00836B44">
          <w:rPr>
            <w:rStyle w:val="Hyperlink"/>
            <w:noProof/>
          </w:rPr>
          <w:t>6.1.</w:t>
        </w:r>
        <w:r w:rsidR="003F500B">
          <w:rPr>
            <w:rFonts w:asciiTheme="minorHAnsi" w:eastAsiaTheme="minorEastAsia" w:hAnsiTheme="minorHAnsi" w:cstheme="minorBidi"/>
            <w:noProof/>
            <w:sz w:val="22"/>
            <w:szCs w:val="22"/>
          </w:rPr>
          <w:tab/>
        </w:r>
        <w:r w:rsidR="003F500B" w:rsidRPr="00836B44">
          <w:rPr>
            <w:rStyle w:val="Hyperlink"/>
            <w:noProof/>
          </w:rPr>
          <w:t>Pending Acknowledgement</w:t>
        </w:r>
        <w:r w:rsidR="003F500B">
          <w:rPr>
            <w:noProof/>
            <w:webHidden/>
          </w:rPr>
          <w:tab/>
        </w:r>
        <w:r w:rsidR="003F500B">
          <w:rPr>
            <w:noProof/>
            <w:webHidden/>
          </w:rPr>
          <w:fldChar w:fldCharType="begin"/>
        </w:r>
        <w:r w:rsidR="003F500B">
          <w:rPr>
            <w:noProof/>
            <w:webHidden/>
          </w:rPr>
          <w:instrText xml:space="preserve"> PAGEREF _Toc3381297 \h </w:instrText>
        </w:r>
        <w:r w:rsidR="003F500B">
          <w:rPr>
            <w:noProof/>
            <w:webHidden/>
          </w:rPr>
        </w:r>
        <w:r w:rsidR="003F500B">
          <w:rPr>
            <w:noProof/>
            <w:webHidden/>
          </w:rPr>
          <w:fldChar w:fldCharType="separate"/>
        </w:r>
        <w:r w:rsidR="003F500B">
          <w:rPr>
            <w:noProof/>
            <w:webHidden/>
          </w:rPr>
          <w:t>22</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98" w:history="1">
        <w:r w:rsidR="003F500B" w:rsidRPr="00836B44">
          <w:rPr>
            <w:rStyle w:val="Hyperlink"/>
            <w:noProof/>
          </w:rPr>
          <w:t>6.2.</w:t>
        </w:r>
        <w:r w:rsidR="003F500B">
          <w:rPr>
            <w:rFonts w:asciiTheme="minorHAnsi" w:eastAsiaTheme="minorEastAsia" w:hAnsiTheme="minorHAnsi" w:cstheme="minorBidi"/>
            <w:noProof/>
            <w:sz w:val="22"/>
            <w:szCs w:val="22"/>
          </w:rPr>
          <w:tab/>
        </w:r>
        <w:r w:rsidR="003F500B" w:rsidRPr="00836B44">
          <w:rPr>
            <w:rStyle w:val="Hyperlink"/>
            <w:noProof/>
          </w:rPr>
          <w:t>Pending Research</w:t>
        </w:r>
        <w:r w:rsidR="003F500B">
          <w:rPr>
            <w:noProof/>
            <w:webHidden/>
          </w:rPr>
          <w:tab/>
        </w:r>
        <w:r w:rsidR="003F500B">
          <w:rPr>
            <w:noProof/>
            <w:webHidden/>
          </w:rPr>
          <w:fldChar w:fldCharType="begin"/>
        </w:r>
        <w:r w:rsidR="003F500B">
          <w:rPr>
            <w:noProof/>
            <w:webHidden/>
          </w:rPr>
          <w:instrText xml:space="preserve"> PAGEREF _Toc3381298 \h </w:instrText>
        </w:r>
        <w:r w:rsidR="003F500B">
          <w:rPr>
            <w:noProof/>
            <w:webHidden/>
          </w:rPr>
        </w:r>
        <w:r w:rsidR="003F500B">
          <w:rPr>
            <w:noProof/>
            <w:webHidden/>
          </w:rPr>
          <w:fldChar w:fldCharType="separate"/>
        </w:r>
        <w:r w:rsidR="003F500B">
          <w:rPr>
            <w:noProof/>
            <w:webHidden/>
          </w:rPr>
          <w:t>23</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299" w:history="1">
        <w:r w:rsidR="003F500B" w:rsidRPr="00836B44">
          <w:rPr>
            <w:rStyle w:val="Hyperlink"/>
            <w:noProof/>
          </w:rPr>
          <w:t>6.3.</w:t>
        </w:r>
        <w:r w:rsidR="003F500B">
          <w:rPr>
            <w:rFonts w:asciiTheme="minorHAnsi" w:eastAsiaTheme="minorEastAsia" w:hAnsiTheme="minorHAnsi" w:cstheme="minorBidi"/>
            <w:noProof/>
            <w:sz w:val="22"/>
            <w:szCs w:val="22"/>
          </w:rPr>
          <w:tab/>
        </w:r>
        <w:r w:rsidR="003F500B" w:rsidRPr="00836B44">
          <w:rPr>
            <w:rStyle w:val="Hyperlink"/>
            <w:noProof/>
          </w:rPr>
          <w:t>Pending CSE</w:t>
        </w:r>
        <w:r w:rsidR="003F500B">
          <w:rPr>
            <w:noProof/>
            <w:webHidden/>
          </w:rPr>
          <w:tab/>
        </w:r>
        <w:r w:rsidR="003F500B">
          <w:rPr>
            <w:noProof/>
            <w:webHidden/>
          </w:rPr>
          <w:fldChar w:fldCharType="begin"/>
        </w:r>
        <w:r w:rsidR="003F500B">
          <w:rPr>
            <w:noProof/>
            <w:webHidden/>
          </w:rPr>
          <w:instrText xml:space="preserve"> PAGEREF _Toc3381299 \h </w:instrText>
        </w:r>
        <w:r w:rsidR="003F500B">
          <w:rPr>
            <w:noProof/>
            <w:webHidden/>
          </w:rPr>
        </w:r>
        <w:r w:rsidR="003F500B">
          <w:rPr>
            <w:noProof/>
            <w:webHidden/>
          </w:rPr>
          <w:fldChar w:fldCharType="separate"/>
        </w:r>
        <w:r w:rsidR="003F500B">
          <w:rPr>
            <w:noProof/>
            <w:webHidden/>
          </w:rPr>
          <w:t>23</w:t>
        </w:r>
        <w:r w:rsidR="003F500B">
          <w:rPr>
            <w:noProof/>
            <w:webHidden/>
          </w:rPr>
          <w:fldChar w:fldCharType="end"/>
        </w:r>
      </w:hyperlink>
    </w:p>
    <w:p w:rsidR="003F500B" w:rsidRDefault="00751CF9">
      <w:pPr>
        <w:pStyle w:val="TOC2"/>
        <w:tabs>
          <w:tab w:val="left" w:pos="800"/>
          <w:tab w:val="right" w:leader="dot" w:pos="8630"/>
        </w:tabs>
        <w:rPr>
          <w:rFonts w:asciiTheme="minorHAnsi" w:eastAsiaTheme="minorEastAsia" w:hAnsiTheme="minorHAnsi" w:cstheme="minorBidi"/>
          <w:noProof/>
          <w:sz w:val="22"/>
          <w:szCs w:val="22"/>
        </w:rPr>
      </w:pPr>
      <w:hyperlink w:anchor="_Toc3381300" w:history="1">
        <w:r w:rsidR="003F500B" w:rsidRPr="00836B44">
          <w:rPr>
            <w:rStyle w:val="Hyperlink"/>
            <w:noProof/>
          </w:rPr>
          <w:t>6.4.</w:t>
        </w:r>
        <w:r w:rsidR="003F500B">
          <w:rPr>
            <w:rFonts w:asciiTheme="minorHAnsi" w:eastAsiaTheme="minorEastAsia" w:hAnsiTheme="minorHAnsi" w:cstheme="minorBidi"/>
            <w:noProof/>
            <w:sz w:val="22"/>
            <w:szCs w:val="22"/>
          </w:rPr>
          <w:tab/>
        </w:r>
        <w:r w:rsidR="003F500B" w:rsidRPr="00836B44">
          <w:rPr>
            <w:rStyle w:val="Hyperlink"/>
            <w:noProof/>
          </w:rPr>
          <w:t>Pending Review</w:t>
        </w:r>
        <w:r w:rsidR="003F500B">
          <w:rPr>
            <w:noProof/>
            <w:webHidden/>
          </w:rPr>
          <w:tab/>
        </w:r>
        <w:r w:rsidR="003F500B">
          <w:rPr>
            <w:noProof/>
            <w:webHidden/>
          </w:rPr>
          <w:fldChar w:fldCharType="begin"/>
        </w:r>
        <w:r w:rsidR="003F500B">
          <w:rPr>
            <w:noProof/>
            <w:webHidden/>
          </w:rPr>
          <w:instrText xml:space="preserve"> PAGEREF _Toc3381300 \h </w:instrText>
        </w:r>
        <w:r w:rsidR="003F500B">
          <w:rPr>
            <w:noProof/>
            <w:webHidden/>
          </w:rPr>
        </w:r>
        <w:r w:rsidR="003F500B">
          <w:rPr>
            <w:noProof/>
            <w:webHidden/>
          </w:rPr>
          <w:fldChar w:fldCharType="separate"/>
        </w:r>
        <w:r w:rsidR="003F500B">
          <w:rPr>
            <w:noProof/>
            <w:webHidden/>
          </w:rPr>
          <w:t>23</w:t>
        </w:r>
        <w:r w:rsidR="003F500B">
          <w:rPr>
            <w:noProof/>
            <w:webHidden/>
          </w:rPr>
          <w:fldChar w:fldCharType="end"/>
        </w:r>
      </w:hyperlink>
    </w:p>
    <w:p w:rsidR="003F500B" w:rsidRDefault="00751CF9">
      <w:pPr>
        <w:pStyle w:val="TOC2"/>
        <w:tabs>
          <w:tab w:val="left" w:pos="600"/>
          <w:tab w:val="right" w:leader="dot" w:pos="8630"/>
        </w:tabs>
        <w:rPr>
          <w:rFonts w:asciiTheme="minorHAnsi" w:eastAsiaTheme="minorEastAsia" w:hAnsiTheme="minorHAnsi" w:cstheme="minorBidi"/>
          <w:noProof/>
          <w:sz w:val="22"/>
          <w:szCs w:val="22"/>
        </w:rPr>
      </w:pPr>
      <w:hyperlink w:anchor="_Toc3381301" w:history="1">
        <w:r w:rsidR="003F500B" w:rsidRPr="00836B44">
          <w:rPr>
            <w:rStyle w:val="Hyperlink"/>
            <w:b/>
            <w:noProof/>
          </w:rPr>
          <w:t>7.</w:t>
        </w:r>
        <w:r w:rsidR="003F500B">
          <w:rPr>
            <w:rFonts w:asciiTheme="minorHAnsi" w:eastAsiaTheme="minorEastAsia" w:hAnsiTheme="minorHAnsi" w:cstheme="minorBidi"/>
            <w:noProof/>
            <w:sz w:val="22"/>
            <w:szCs w:val="22"/>
          </w:rPr>
          <w:tab/>
        </w:r>
        <w:r w:rsidR="003F500B" w:rsidRPr="00836B44">
          <w:rPr>
            <w:rStyle w:val="Hyperlink"/>
            <w:b/>
            <w:noProof/>
          </w:rPr>
          <w:t>Instruction text</w:t>
        </w:r>
        <w:r w:rsidR="003F500B">
          <w:rPr>
            <w:noProof/>
            <w:webHidden/>
          </w:rPr>
          <w:tab/>
        </w:r>
        <w:r w:rsidR="003F500B">
          <w:rPr>
            <w:noProof/>
            <w:webHidden/>
          </w:rPr>
          <w:fldChar w:fldCharType="begin"/>
        </w:r>
        <w:r w:rsidR="003F500B">
          <w:rPr>
            <w:noProof/>
            <w:webHidden/>
          </w:rPr>
          <w:instrText xml:space="preserve"> PAGEREF _Toc3381301 \h </w:instrText>
        </w:r>
        <w:r w:rsidR="003F500B">
          <w:rPr>
            <w:noProof/>
            <w:webHidden/>
          </w:rPr>
        </w:r>
        <w:r w:rsidR="003F500B">
          <w:rPr>
            <w:noProof/>
            <w:webHidden/>
          </w:rPr>
          <w:fldChar w:fldCharType="separate"/>
        </w:r>
        <w:r w:rsidR="003F500B">
          <w:rPr>
            <w:noProof/>
            <w:webHidden/>
          </w:rPr>
          <w:t>23</w:t>
        </w:r>
        <w:r w:rsidR="003F500B">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8" w:name="_Toc3381271"/>
      <w:r w:rsidRPr="00251693">
        <w:rPr>
          <w:b/>
        </w:rPr>
        <w:lastRenderedPageBreak/>
        <w:t>Description</w:t>
      </w:r>
      <w:bookmarkEnd w:id="8"/>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9" w:name="_Toc3381272"/>
      <w:r>
        <w:rPr>
          <w:b/>
        </w:rPr>
        <w:t>Business Logic – ReviewController.cs</w:t>
      </w:r>
      <w:bookmarkEnd w:id="9"/>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8A7575" w:rsidP="00AC47BE">
      <w:pPr>
        <w:pStyle w:val="ListParagraph"/>
        <w:autoSpaceDE w:val="0"/>
        <w:autoSpaceDN w:val="0"/>
        <w:adjustRightInd w:val="0"/>
        <w:ind w:left="2160"/>
      </w:pPr>
      <w:r>
        <w:t>Display log details as Read Only in modal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14E5B" w:rsidRDefault="00A40056" w:rsidP="00AC47BE">
      <w:pPr>
        <w:pStyle w:val="ListParagraph"/>
        <w:autoSpaceDE w:val="0"/>
        <w:autoSpaceDN w:val="0"/>
        <w:adjustRightInd w:val="0"/>
        <w:ind w:left="2160"/>
      </w:pPr>
      <w:r>
        <w:t xml:space="preserve">Display either Pending Review or Pending Acknowledgement or Pending Research, or Pending CSE accordingly. See section </w:t>
      </w:r>
      <w:r w:rsidR="00102CA1">
        <w:t>“</w:t>
      </w:r>
      <w:r>
        <w:t>5</w:t>
      </w:r>
      <w:r w:rsidR="00102CA1">
        <w:t>. Logic to determine pending form type”</w:t>
      </w:r>
      <w:r w:rsidR="00176059">
        <w:t xml:space="preserve"> </w:t>
      </w:r>
      <w:r>
        <w:t xml:space="preserve"> for details.</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0" w:name="_Toc3381273"/>
      <w:r w:rsidRPr="00664275">
        <w:rPr>
          <w:b/>
        </w:rPr>
        <w:t>P</w:t>
      </w:r>
      <w:r w:rsidR="00EF5FC8" w:rsidRPr="00664275">
        <w:rPr>
          <w:b/>
        </w:rPr>
        <w:t>age details</w:t>
      </w:r>
      <w:bookmarkEnd w:id="10"/>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1" w:name="_Toc3381274"/>
      <w:r w:rsidRPr="0033187B">
        <w:t>Views\</w:t>
      </w:r>
      <w:r w:rsidR="00665FB9">
        <w:t>Review</w:t>
      </w:r>
      <w:r w:rsidRPr="0033187B">
        <w:t>\</w:t>
      </w:r>
      <w:r w:rsidR="00E14B1F" w:rsidRPr="0033187B">
        <w:t>_</w:t>
      </w:r>
      <w:r w:rsidR="00665FB9">
        <w:t>ReviewCoachingHome.cshtml</w:t>
      </w:r>
      <w:r w:rsidR="00F416CC">
        <w:t>, _ViewWarningLog.cshtml</w:t>
      </w:r>
      <w:bookmarkEnd w:id="11"/>
    </w:p>
    <w:p w:rsidR="009B2A2F" w:rsidRDefault="009B2A2F" w:rsidP="007A38A2">
      <w:pPr>
        <w:pStyle w:val="ListParagraph"/>
        <w:numPr>
          <w:ilvl w:val="2"/>
          <w:numId w:val="3"/>
        </w:numPr>
        <w:autoSpaceDE w:val="0"/>
        <w:autoSpaceDN w:val="0"/>
        <w:adjustRightInd w:val="0"/>
        <w:outlineLvl w:val="1"/>
      </w:pPr>
      <w:bookmarkStart w:id="12" w:name="_Toc3381275"/>
      <w:r>
        <w:lastRenderedPageBreak/>
        <w:t>Razor pages comprising Web Page</w:t>
      </w:r>
      <w:bookmarkEnd w:id="12"/>
    </w:p>
    <w:p w:rsidR="00CE6481" w:rsidRDefault="00CE6481" w:rsidP="005D1F00">
      <w:pPr>
        <w:autoSpaceDE w:val="0"/>
        <w:autoSpaceDN w:val="0"/>
        <w:adjustRightInd w:val="0"/>
        <w:ind w:left="2088" w:firstLine="72"/>
      </w:pPr>
      <w:r>
        <w:t>_</w:t>
      </w:r>
      <w:r w:rsidR="00A35BF6">
        <w:t>AcknowledgeCoaching</w:t>
      </w:r>
      <w:r>
        <w:t>.cshtml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10412E" w:rsidRDefault="0010412E" w:rsidP="005D1F00">
      <w:pPr>
        <w:autoSpaceDE w:val="0"/>
        <w:autoSpaceDN w:val="0"/>
        <w:adjustRightInd w:val="0"/>
        <w:ind w:left="2088" w:firstLine="72"/>
      </w:pPr>
      <w:r>
        <w:t>_ReviewCoachingFinal.cshtml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rPr>
          <w:ins w:id="13" w:author="Huang, Lili" w:date="2019-02-25T14:17:00Z"/>
        </w:rPr>
      </w:pPr>
      <w:r>
        <w:t>_ReviewCoachingResearch.cshtml</w:t>
      </w:r>
    </w:p>
    <w:p w:rsidR="00472FD7" w:rsidRDefault="00472FD7" w:rsidP="005D1F00">
      <w:pPr>
        <w:autoSpaceDE w:val="0"/>
        <w:autoSpaceDN w:val="0"/>
        <w:adjustRightInd w:val="0"/>
        <w:ind w:left="2088" w:firstLine="72"/>
      </w:pPr>
      <w:ins w:id="14" w:author="Huang, Lili" w:date="2019-02-25T14:17:00Z">
        <w:r>
          <w:t>_Scorecards.xhtml</w:t>
        </w:r>
      </w:ins>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5" w:name="_Toc3381276"/>
      <w:r>
        <w:t>Layout Page</w:t>
      </w:r>
      <w:bookmarkEnd w:id="15"/>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6" w:name="_Toc3381277"/>
      <w:r>
        <w:t>Screen</w:t>
      </w:r>
      <w:r w:rsidR="001D2F61">
        <w:t>s</w:t>
      </w:r>
      <w:r>
        <w:t>hot</w:t>
      </w:r>
      <w:bookmarkEnd w:id="16"/>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ins w:id="17" w:author="Huang, Lili" w:date="2019-02-25T14:18:00Z"/>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ins w:id="18" w:author="Huang, Lili" w:date="2019-02-25T14:18:00Z"/>
          <w:b/>
        </w:rPr>
      </w:pPr>
    </w:p>
    <w:p w:rsidR="00183E21" w:rsidRDefault="00E94732" w:rsidP="001F53F4">
      <w:pPr>
        <w:autoSpaceDE w:val="0"/>
        <w:autoSpaceDN w:val="0"/>
        <w:adjustRightInd w:val="0"/>
        <w:rPr>
          <w:ins w:id="19" w:author="Huang, Lili" w:date="2019-02-25T14:47:00Z"/>
          <w:b/>
        </w:rPr>
      </w:pPr>
      <w:ins w:id="20" w:author="Huang, Lili" w:date="2019-02-25T14:45:00Z">
        <w:r>
          <w:rPr>
            <w:b/>
          </w:rPr>
          <w:t xml:space="preserve">Review </w:t>
        </w:r>
      </w:ins>
      <w:ins w:id="21" w:author="Huang, Lili" w:date="2019-02-25T14:46:00Z">
        <w:r>
          <w:rPr>
            <w:b/>
          </w:rPr>
          <w:t>–</w:t>
        </w:r>
      </w:ins>
      <w:ins w:id="22" w:author="Huang, Lili" w:date="2019-02-25T14:45:00Z">
        <w:r>
          <w:rPr>
            <w:b/>
          </w:rPr>
          <w:t xml:space="preserve"> Quality </w:t>
        </w:r>
      </w:ins>
      <w:ins w:id="23" w:author="Huang, Lili" w:date="2019-02-25T14:46:00Z">
        <w:r>
          <w:rPr>
            <w:b/>
          </w:rPr>
          <w:t xml:space="preserve">Now – CSR Review Pending Form (editable) </w:t>
        </w:r>
      </w:ins>
      <w:ins w:id="24" w:author="Huang, Lili" w:date="2019-02-25T14:47:00Z">
        <w:r>
          <w:rPr>
            <w:b/>
          </w:rPr>
          <w:t>–</w:t>
        </w:r>
      </w:ins>
      <w:ins w:id="25" w:author="Huang, Lili" w:date="2019-02-25T14:46:00Z">
        <w:r>
          <w:rPr>
            <w:b/>
          </w:rPr>
          <w:t xml:space="preserve"> User </w:t>
        </w:r>
      </w:ins>
      <w:ins w:id="26" w:author="Huang, Lili" w:date="2019-02-25T14:47:00Z">
        <w:r>
          <w:rPr>
            <w:b/>
          </w:rPr>
          <w:t>is the CSR of the log</w:t>
        </w:r>
      </w:ins>
    </w:p>
    <w:p w:rsidR="00E94732" w:rsidRDefault="00C22740" w:rsidP="001F53F4">
      <w:pPr>
        <w:autoSpaceDE w:val="0"/>
        <w:autoSpaceDN w:val="0"/>
        <w:adjustRightInd w:val="0"/>
        <w:rPr>
          <w:ins w:id="27" w:author="Huang, Lili" w:date="2019-02-25T14:49:00Z"/>
          <w:b/>
        </w:rPr>
      </w:pPr>
      <w:ins w:id="28" w:author="Huang, Lili" w:date="2019-02-28T13:16:00Z">
        <w:r>
          <w:rPr>
            <w:b/>
            <w:noProof/>
          </w:rPr>
          <w:drawing>
            <wp:inline distT="0" distB="0" distL="0" distR="0">
              <wp:extent cx="54864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895600"/>
                      </a:xfrm>
                      <a:prstGeom prst="rect">
                        <a:avLst/>
                      </a:prstGeom>
                      <a:noFill/>
                      <a:ln>
                        <a:noFill/>
                      </a:ln>
                    </pic:spPr>
                  </pic:pic>
                </a:graphicData>
              </a:graphic>
            </wp:inline>
          </w:drawing>
        </w:r>
      </w:ins>
    </w:p>
    <w:p w:rsidR="00E94732" w:rsidRDefault="004971B8" w:rsidP="001F53F4">
      <w:pPr>
        <w:autoSpaceDE w:val="0"/>
        <w:autoSpaceDN w:val="0"/>
        <w:adjustRightInd w:val="0"/>
        <w:rPr>
          <w:ins w:id="29" w:author="Huang, Lili" w:date="2019-02-25T14:51:00Z"/>
          <w:b/>
        </w:rPr>
      </w:pPr>
      <w:ins w:id="30" w:author="Huang, Lili" w:date="2019-02-28T13:20:00Z">
        <w:r>
          <w:rPr>
            <w:b/>
            <w:noProof/>
          </w:rPr>
          <w:lastRenderedPageBreak/>
          <w:drawing>
            <wp:inline distT="0" distB="0" distL="0" distR="0">
              <wp:extent cx="5486400" cy="2926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ins>
    </w:p>
    <w:p w:rsidR="00F417F5" w:rsidRDefault="00F417F5" w:rsidP="001F53F4">
      <w:pPr>
        <w:autoSpaceDE w:val="0"/>
        <w:autoSpaceDN w:val="0"/>
        <w:adjustRightInd w:val="0"/>
        <w:rPr>
          <w:ins w:id="31" w:author="Huang, Lili" w:date="2019-02-25T14:51:00Z"/>
          <w:b/>
        </w:rPr>
      </w:pPr>
    </w:p>
    <w:p w:rsidR="00F417F5" w:rsidRDefault="00F417F5" w:rsidP="001F53F4">
      <w:pPr>
        <w:autoSpaceDE w:val="0"/>
        <w:autoSpaceDN w:val="0"/>
        <w:adjustRightInd w:val="0"/>
        <w:rPr>
          <w:ins w:id="32" w:author="Huang, Lili" w:date="2019-02-25T14:51:00Z"/>
          <w:b/>
        </w:rPr>
      </w:pPr>
    </w:p>
    <w:p w:rsidR="00F417F5" w:rsidRDefault="00F417F5" w:rsidP="00F417F5">
      <w:pPr>
        <w:autoSpaceDE w:val="0"/>
        <w:autoSpaceDN w:val="0"/>
        <w:adjustRightInd w:val="0"/>
        <w:rPr>
          <w:ins w:id="33" w:author="Huang, Lili" w:date="2019-02-25T14:52:00Z"/>
          <w:b/>
        </w:rPr>
      </w:pPr>
      <w:ins w:id="34" w:author="Huang, Lili" w:date="2019-02-25T14:51:00Z">
        <w:r>
          <w:rPr>
            <w:b/>
          </w:rPr>
          <w:t xml:space="preserve">Review – Quality Now – Supervisor Review Pending Form (editable) – User is the Supervisor </w:t>
        </w:r>
      </w:ins>
    </w:p>
    <w:p w:rsidR="0077502C" w:rsidRDefault="000D5B49" w:rsidP="00F417F5">
      <w:pPr>
        <w:autoSpaceDE w:val="0"/>
        <w:autoSpaceDN w:val="0"/>
        <w:adjustRightInd w:val="0"/>
        <w:rPr>
          <w:ins w:id="35" w:author="Huang, Lili" w:date="2019-02-28T13:27:00Z"/>
          <w:b/>
        </w:rPr>
      </w:pPr>
      <w:ins w:id="36" w:author="Huang, Lili" w:date="2019-03-13T14:35:00Z">
        <w:r>
          <w:rPr>
            <w:b/>
            <w:noProof/>
          </w:rPr>
          <w:drawing>
            <wp:inline distT="0" distB="0" distL="0" distR="0" wp14:anchorId="4B059A87" wp14:editId="3106114C">
              <wp:extent cx="5486400" cy="286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ins>
    </w:p>
    <w:p w:rsidR="00137566" w:rsidRDefault="00612999" w:rsidP="00F417F5">
      <w:pPr>
        <w:autoSpaceDE w:val="0"/>
        <w:autoSpaceDN w:val="0"/>
        <w:adjustRightInd w:val="0"/>
        <w:rPr>
          <w:ins w:id="37" w:author="Huang, Lili" w:date="2019-02-28T13:26:00Z"/>
          <w:b/>
        </w:rPr>
      </w:pPr>
      <w:ins w:id="38" w:author="Huang, Lili" w:date="2019-03-13T14:37:00Z">
        <w:r>
          <w:rPr>
            <w:b/>
            <w:noProof/>
          </w:rPr>
          <w:lastRenderedPageBreak/>
          <w:drawing>
            <wp:inline distT="0" distB="0" distL="0" distR="0">
              <wp:extent cx="5478780" cy="28727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2872740"/>
                      </a:xfrm>
                      <a:prstGeom prst="rect">
                        <a:avLst/>
                      </a:prstGeom>
                      <a:noFill/>
                      <a:ln>
                        <a:noFill/>
                      </a:ln>
                    </pic:spPr>
                  </pic:pic>
                </a:graphicData>
              </a:graphic>
            </wp:inline>
          </w:drawing>
        </w:r>
      </w:ins>
    </w:p>
    <w:p w:rsidR="00137566" w:rsidRDefault="00137566" w:rsidP="00F417F5">
      <w:pPr>
        <w:autoSpaceDE w:val="0"/>
        <w:autoSpaceDN w:val="0"/>
        <w:adjustRightInd w:val="0"/>
        <w:rPr>
          <w:ins w:id="39" w:author="Huang, Lili" w:date="2019-02-25T14:51:00Z"/>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ins w:id="40" w:author="Huang, Lili" w:date="2019-02-25T15:27:00Z"/>
          <w:b/>
        </w:rPr>
      </w:pPr>
      <w:ins w:id="41" w:author="Huang, Lili" w:date="2019-02-25T15:27:00Z">
        <w:r>
          <w:rPr>
            <w:b/>
          </w:rPr>
          <w:t>Review – Quality Now – Manager View (Read Only)</w:t>
        </w:r>
      </w:ins>
    </w:p>
    <w:p w:rsidR="00053ED6" w:rsidRDefault="00481141" w:rsidP="001F53F4">
      <w:pPr>
        <w:autoSpaceDE w:val="0"/>
        <w:autoSpaceDN w:val="0"/>
        <w:adjustRightInd w:val="0"/>
        <w:rPr>
          <w:ins w:id="42" w:author="Huang, Lili" w:date="2019-02-28T13:31:00Z"/>
          <w:b/>
        </w:rPr>
      </w:pPr>
      <w:ins w:id="43" w:author="Huang, Lili" w:date="2019-03-13T14:45:00Z">
        <w:r>
          <w:rPr>
            <w:b/>
            <w:noProof/>
          </w:rPr>
          <w:drawing>
            <wp:inline distT="0" distB="0" distL="0" distR="0">
              <wp:extent cx="5478780" cy="2407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407920"/>
                      </a:xfrm>
                      <a:prstGeom prst="rect">
                        <a:avLst/>
                      </a:prstGeom>
                      <a:noFill/>
                      <a:ln>
                        <a:noFill/>
                      </a:ln>
                    </pic:spPr>
                  </pic:pic>
                </a:graphicData>
              </a:graphic>
            </wp:inline>
          </w:drawing>
        </w:r>
      </w:ins>
    </w:p>
    <w:p w:rsidR="00762A36" w:rsidRDefault="00762A36" w:rsidP="001F53F4">
      <w:pPr>
        <w:autoSpaceDE w:val="0"/>
        <w:autoSpaceDN w:val="0"/>
        <w:adjustRightInd w:val="0"/>
        <w:rPr>
          <w:ins w:id="44" w:author="Huang, Lili" w:date="2019-02-28T13:30:00Z"/>
          <w:b/>
        </w:rPr>
      </w:pPr>
    </w:p>
    <w:p w:rsidR="00762A36" w:rsidRDefault="001872D9" w:rsidP="001F53F4">
      <w:pPr>
        <w:autoSpaceDE w:val="0"/>
        <w:autoSpaceDN w:val="0"/>
        <w:adjustRightInd w:val="0"/>
        <w:rPr>
          <w:b/>
        </w:rPr>
      </w:pPr>
      <w:ins w:id="45" w:author="Huang, Lili" w:date="2019-03-13T14:45:00Z">
        <w:r>
          <w:rPr>
            <w:b/>
            <w:noProof/>
          </w:rPr>
          <w:lastRenderedPageBreak/>
          <w:drawing>
            <wp:inline distT="0" distB="0" distL="0" distR="0" wp14:anchorId="6D373FFA" wp14:editId="7B9E59DF">
              <wp:extent cx="5478780" cy="28727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2872740"/>
                      </a:xfrm>
                      <a:prstGeom prst="rect">
                        <a:avLst/>
                      </a:prstGeom>
                      <a:noFill/>
                      <a:ln>
                        <a:noFill/>
                      </a:ln>
                    </pic:spPr>
                  </pic:pic>
                </a:graphicData>
              </a:graphic>
            </wp:inline>
          </w:drawing>
        </w:r>
      </w:ins>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46" w:name="_Toc3381278"/>
      <w:r>
        <w:t>Web Page Invoked Events</w:t>
      </w:r>
      <w:bookmarkEnd w:id="46"/>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47" w:name="_Toc3381279"/>
      <w:r>
        <w:t>Web Page</w:t>
      </w:r>
      <w:r w:rsidR="0019081C">
        <w:t xml:space="preserve"> Fields</w:t>
      </w:r>
      <w:bookmarkEnd w:id="47"/>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1800"/>
        <w:gridCol w:w="3330"/>
      </w:tblGrid>
      <w:tr w:rsidR="00E54C8C" w:rsidRPr="002912E0" w:rsidTr="001542CD">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1800" w:type="dxa"/>
            <w:shd w:val="pct25" w:color="000000" w:fill="FFFFFF"/>
          </w:tcPr>
          <w:p w:rsidR="00E54C8C" w:rsidRPr="002912E0" w:rsidRDefault="00340BB4" w:rsidP="00E42092">
            <w:pPr>
              <w:jc w:val="center"/>
            </w:pPr>
            <w:r>
              <w:t>Data Source</w:t>
            </w:r>
          </w:p>
        </w:tc>
        <w:tc>
          <w:tcPr>
            <w:tcW w:w="333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p>
        </w:tc>
      </w:tr>
      <w:tr w:rsidR="00C2014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“Indirect”</w:t>
            </w:r>
          </w:p>
        </w:tc>
      </w:tr>
      <w:tr w:rsidR="00C2014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333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333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333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333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333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6A1E04">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ins w:id="48" w:author="Huang, Lili" w:date="2019-02-28T14:34:00Z">
              <w:r>
                <w:t>Display for non-Quality Now log</w:t>
              </w:r>
            </w:ins>
          </w:p>
        </w:tc>
      </w:tr>
      <w:tr w:rsidR="00DD4A8D" w:rsidRPr="002912E0" w:rsidTr="00E56FA2">
        <w:trPr>
          <w:ins w:id="49"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0055DE">
            <w:pPr>
              <w:pStyle w:val="NormalTableText"/>
              <w:jc w:val="center"/>
              <w:rPr>
                <w:ins w:id="50" w:author="Huang, Lili" w:date="2019-02-28T14:35:00Z"/>
              </w:rPr>
            </w:pPr>
            <w:ins w:id="51" w:author="Huang, Lili" w:date="2019-02-28T14:35:00Z">
              <w:r>
                <w:t xml:space="preserve">Start </w:t>
              </w:r>
            </w:ins>
            <w:ins w:id="52" w:author="Huang, Lili" w:date="2019-02-28T14:36:00Z">
              <w:r>
                <w:t xml:space="preserve">- </w:t>
              </w:r>
            </w:ins>
            <w:ins w:id="53" w:author="Huang, Lili" w:date="2019-02-28T14:35:00Z">
              <w:r>
                <w:t>Quality Now log</w:t>
              </w:r>
            </w:ins>
          </w:p>
        </w:tc>
      </w:tr>
      <w:tr w:rsidR="00AF315F" w:rsidRPr="002912E0" w:rsidTr="00E56FA2">
        <w:trPr>
          <w:ins w:id="54"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rPr>
                <w:ins w:id="55" w:author="Huang, Lili" w:date="2019-02-28T14:35:00Z"/>
              </w:rPr>
            </w:pPr>
            <w:ins w:id="56" w:author="Huang, Lili" w:date="2019-03-01T08:26:00Z">
              <w:r>
                <w:t>Loop for each evaluation contained in this log</w:t>
              </w:r>
            </w:ins>
          </w:p>
        </w:tc>
      </w:tr>
      <w:tr w:rsidR="00DD4A8D" w:rsidRPr="002912E0" w:rsidTr="001542CD">
        <w:trPr>
          <w:ins w:id="57" w:author="Huang, Lili" w:date="2019-02-28T14:35: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rPr>
                <w:ins w:id="58" w:author="Huang, Lili" w:date="2019-02-28T14:35:00Z"/>
              </w:rPr>
            </w:pPr>
            <w:ins w:id="59"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3B7AE4" w:rsidP="002C60C0">
            <w:pPr>
              <w:pStyle w:val="NormalTableText"/>
              <w:rPr>
                <w:ins w:id="60" w:author="Huang, Lili" w:date="2019-02-28T14:35:00Z"/>
              </w:rPr>
            </w:pPr>
            <w:ins w:id="61" w:author="Huang, Lili" w:date="2019-03-13T14:48:00Z">
              <w:r>
                <w:t>Scorecard</w:t>
              </w:r>
            </w:ins>
            <w:ins w:id="62" w:author="Huang, Lili" w:date="2019-03-01T09:22:00Z">
              <w:r w:rsidR="001C2F32">
                <w:t xml:space="preserve"> Name:</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rPr>
                <w:ins w:id="63" w:author="Huang, Lili" w:date="2019-02-28T14:35:00Z"/>
              </w:rP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rPr>
                <w:ins w:id="64" w:author="Huang, Lili" w:date="2019-02-28T14:35:00Z"/>
              </w:rPr>
            </w:pPr>
          </w:p>
        </w:tc>
      </w:tr>
      <w:tr w:rsidR="00851503" w:rsidRPr="002912E0" w:rsidTr="001542CD">
        <w:trPr>
          <w:ins w:id="65"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rPr>
                <w:ins w:id="66" w:author="Huang, Lili" w:date="2019-03-01T09:30:00Z"/>
              </w:rPr>
            </w:pPr>
            <w:ins w:id="67"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rPr>
                <w:ins w:id="68" w:author="Huang, Lili" w:date="2019-03-01T09:30: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rPr>
                <w:ins w:id="69" w:author="Huang, Lili" w:date="2019-03-01T09:30:00Z"/>
              </w:rPr>
            </w:pPr>
            <w:ins w:id="70" w:author="Huang, Lili" w:date="2019-03-01T09:30:00Z">
              <w:r>
                <w:t>Coaching_Log</w:t>
              </w:r>
            </w:ins>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rPr>
                <w:ins w:id="71" w:author="Huang, Lili" w:date="2019-03-01T09:30:00Z"/>
              </w:rPr>
            </w:pPr>
          </w:p>
        </w:tc>
      </w:tr>
      <w:tr w:rsidR="002A3B45" w:rsidRPr="002912E0" w:rsidTr="00B26B74">
        <w:trPr>
          <w:ins w:id="72" w:author="Huang, Lili" w:date="2019-03-01T08:26: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rPr>
                <w:ins w:id="73" w:author="Huang, Lili" w:date="2019-03-01T08:26:00Z"/>
              </w:rPr>
            </w:pPr>
            <w:ins w:id="74"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pStyle w:val="NormalTableText"/>
              <w:rPr>
                <w:ins w:id="75" w:author="Huang, Lili" w:date="2019-03-01T08:26:00Z"/>
              </w:rPr>
            </w:pPr>
            <w:ins w:id="76" w:author="Huang, Lili" w:date="2019-03-01T09:23:00Z">
              <w:r>
                <w:t>Verint ID:</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rPr>
                <w:ins w:id="77" w:author="Huang, Lili" w:date="2019-03-01T08:26:00Z"/>
              </w:rPr>
            </w:pPr>
          </w:p>
        </w:tc>
        <w:tc>
          <w:tcPr>
            <w:tcW w:w="333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rPr>
                <w:ins w:id="78" w:author="Huang, Lili" w:date="2019-03-01T08:26:00Z"/>
              </w:rPr>
            </w:pPr>
          </w:p>
        </w:tc>
      </w:tr>
      <w:tr w:rsidR="002A3B45" w:rsidRPr="002912E0" w:rsidTr="00B26B74">
        <w:trPr>
          <w:ins w:id="79"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rPr>
                <w:ins w:id="80" w:author="Huang, Lili" w:date="2019-03-01T09:30:00Z"/>
              </w:rPr>
            </w:pPr>
            <w:ins w:id="81"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pStyle w:val="NormalTableText"/>
              <w:rPr>
                <w:ins w:id="82" w:author="Huang, Lili" w:date="2019-03-01T09:30: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rPr>
                <w:ins w:id="83" w:author="Huang, Lili" w:date="2019-03-01T09:30:00Z"/>
              </w:rPr>
            </w:pPr>
            <w:ins w:id="84" w:author="Huang, Lili" w:date="2019-03-01T09:30:00Z">
              <w:r>
                <w:t>Coaching_Log</w:t>
              </w:r>
            </w:ins>
          </w:p>
        </w:tc>
        <w:tc>
          <w:tcPr>
            <w:tcW w:w="3330" w:type="dxa"/>
            <w:tcBorders>
              <w:left w:val="single" w:sz="4" w:space="0" w:color="auto"/>
              <w:bottom w:val="single" w:sz="4" w:space="0" w:color="auto"/>
              <w:right w:val="single" w:sz="4" w:space="0" w:color="auto"/>
            </w:tcBorders>
            <w:shd w:val="clear" w:color="auto" w:fill="FFFFFF" w:themeFill="background1"/>
          </w:tcPr>
          <w:p w:rsidR="002A3B45" w:rsidRDefault="002A3B45" w:rsidP="000055DE">
            <w:pPr>
              <w:pStyle w:val="NormalTableText"/>
              <w:jc w:val="center"/>
              <w:rPr>
                <w:ins w:id="85" w:author="Huang, Lili" w:date="2019-03-01T09:30:00Z"/>
              </w:rPr>
            </w:pPr>
          </w:p>
        </w:tc>
      </w:tr>
      <w:tr w:rsidR="00EB0EDE" w:rsidRPr="002912E0" w:rsidTr="00F43DD7">
        <w:trPr>
          <w:ins w:id="86" w:author="Huang, Lili" w:date="2019-03-01T08:26: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87" w:author="Huang, Lili" w:date="2019-03-01T08:26:00Z"/>
              </w:rPr>
            </w:pPr>
            <w:ins w:id="88"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89" w:author="Huang, Lili" w:date="2019-03-01T08:26:00Z"/>
              </w:rPr>
            </w:pPr>
            <w:ins w:id="90" w:author="Huang, Lili" w:date="2019-03-01T09:23:00Z">
              <w:r>
                <w:t>Coaching Monitor:</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91" w:author="Huang, Lili" w:date="2019-03-01T08:26:00Z"/>
              </w:rP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EB0EDE" w:rsidRDefault="00A65180" w:rsidP="000055DE">
            <w:pPr>
              <w:pStyle w:val="NormalTableText"/>
              <w:jc w:val="center"/>
              <w:rPr>
                <w:ins w:id="92" w:author="Huang, Lili" w:date="2019-03-01T08:26:00Z"/>
              </w:rPr>
            </w:pPr>
            <w:ins w:id="93" w:author="Huang, Lili" w:date="2019-03-01T09:34:00Z">
              <w:r>
                <w:t>Display always</w:t>
              </w:r>
            </w:ins>
          </w:p>
        </w:tc>
      </w:tr>
      <w:tr w:rsidR="00EB0EDE" w:rsidRPr="002912E0" w:rsidTr="00F43DD7">
        <w:trPr>
          <w:ins w:id="94"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95" w:author="Huang, Lili" w:date="2019-03-01T09:30:00Z"/>
              </w:rPr>
            </w:pPr>
            <w:ins w:id="96"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97" w:author="Huang, Lili" w:date="2019-03-01T09:30: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98" w:author="Huang, Lili" w:date="2019-03-01T09:30:00Z"/>
              </w:rPr>
            </w:pPr>
            <w:ins w:id="99" w:author="Huang, Lili" w:date="2019-03-01T09:30:00Z">
              <w:r>
                <w:t>Coaching_Log</w:t>
              </w:r>
            </w:ins>
          </w:p>
        </w:tc>
        <w:tc>
          <w:tcPr>
            <w:tcW w:w="3330" w:type="dxa"/>
            <w:vMerge/>
            <w:tcBorders>
              <w:left w:val="single" w:sz="4" w:space="0" w:color="auto"/>
              <w:bottom w:val="single" w:sz="4" w:space="0" w:color="auto"/>
              <w:right w:val="single" w:sz="4" w:space="0" w:color="auto"/>
            </w:tcBorders>
            <w:shd w:val="clear" w:color="auto" w:fill="FFFFFF" w:themeFill="background1"/>
          </w:tcPr>
          <w:p w:rsidR="00EB0EDE" w:rsidRDefault="00EB0EDE" w:rsidP="000055DE">
            <w:pPr>
              <w:pStyle w:val="NormalTableText"/>
              <w:jc w:val="center"/>
              <w:rPr>
                <w:ins w:id="100" w:author="Huang, Lili" w:date="2019-03-01T09:30:00Z"/>
              </w:rPr>
            </w:pPr>
          </w:p>
        </w:tc>
      </w:tr>
      <w:tr w:rsidR="00EB0EDE" w:rsidRPr="002912E0" w:rsidTr="0000271F">
        <w:trPr>
          <w:ins w:id="101"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02" w:author="Huang, Lili" w:date="2019-03-01T09:12:00Z"/>
              </w:rPr>
            </w:pPr>
            <w:ins w:id="103"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04" w:author="Huang, Lili" w:date="2019-03-01T09:12:00Z"/>
              </w:rPr>
            </w:pPr>
            <w:ins w:id="105" w:author="Huang, Lili" w:date="2019-03-01T09:23:00Z">
              <w:r>
                <w:t>Date of Event:</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06" w:author="Huang, Lili" w:date="2019-03-01T09:12:00Z"/>
              </w:rP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EB0EDE" w:rsidRDefault="00A65180" w:rsidP="000055DE">
            <w:pPr>
              <w:pStyle w:val="NormalTableText"/>
              <w:jc w:val="center"/>
              <w:rPr>
                <w:ins w:id="107" w:author="Huang, Lili" w:date="2019-03-01T09:12:00Z"/>
              </w:rPr>
            </w:pPr>
            <w:ins w:id="108" w:author="Huang, Lili" w:date="2019-03-01T09:34:00Z">
              <w:r>
                <w:t>Display always</w:t>
              </w:r>
            </w:ins>
          </w:p>
        </w:tc>
      </w:tr>
      <w:tr w:rsidR="00EB0EDE" w:rsidRPr="002912E0" w:rsidTr="0000271F">
        <w:trPr>
          <w:ins w:id="109" w:author="Huang, Lili" w:date="2019-03-01T09:3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10" w:author="Huang, Lili" w:date="2019-03-01T09:30:00Z"/>
              </w:rPr>
            </w:pPr>
            <w:ins w:id="111" w:author="Huang, Lili" w:date="2019-03-01T09:30: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12" w:author="Huang, Lili" w:date="2019-03-01T09:30: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13" w:author="Huang, Lili" w:date="2019-03-01T09:30:00Z"/>
              </w:rPr>
            </w:pPr>
            <w:ins w:id="114" w:author="Huang, Lili" w:date="2019-03-01T09:31:00Z">
              <w:r>
                <w:t>Coaching_Log</w:t>
              </w:r>
            </w:ins>
          </w:p>
        </w:tc>
        <w:tc>
          <w:tcPr>
            <w:tcW w:w="3330" w:type="dxa"/>
            <w:vMerge/>
            <w:tcBorders>
              <w:left w:val="single" w:sz="4" w:space="0" w:color="auto"/>
              <w:bottom w:val="single" w:sz="4" w:space="0" w:color="auto"/>
              <w:right w:val="single" w:sz="4" w:space="0" w:color="auto"/>
            </w:tcBorders>
            <w:shd w:val="clear" w:color="auto" w:fill="FFFFFF" w:themeFill="background1"/>
          </w:tcPr>
          <w:p w:rsidR="00EB0EDE" w:rsidRDefault="00EB0EDE" w:rsidP="000055DE">
            <w:pPr>
              <w:pStyle w:val="NormalTableText"/>
              <w:jc w:val="center"/>
              <w:rPr>
                <w:ins w:id="115" w:author="Huang, Lili" w:date="2019-03-01T09:30:00Z"/>
              </w:rPr>
            </w:pPr>
          </w:p>
        </w:tc>
      </w:tr>
      <w:tr w:rsidR="00EB0EDE" w:rsidRPr="002912E0" w:rsidTr="00FE0B49">
        <w:trPr>
          <w:ins w:id="116"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17" w:author="Huang, Lili" w:date="2019-03-01T09:12:00Z"/>
              </w:rPr>
            </w:pPr>
            <w:ins w:id="118"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19" w:author="Huang, Lili" w:date="2019-03-01T09:12:00Z"/>
              </w:rPr>
            </w:pPr>
            <w:ins w:id="120" w:author="Huang, Lili" w:date="2019-03-01T09:23:00Z">
              <w:r>
                <w:t>Submitter:</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21" w:author="Huang, Lili" w:date="2019-03-01T09:12:00Z"/>
              </w:rP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EB0EDE" w:rsidRDefault="00A65180" w:rsidP="000055DE">
            <w:pPr>
              <w:pStyle w:val="NormalTableText"/>
              <w:jc w:val="center"/>
              <w:rPr>
                <w:ins w:id="122" w:author="Huang, Lili" w:date="2019-03-01T09:12:00Z"/>
              </w:rPr>
            </w:pPr>
            <w:ins w:id="123" w:author="Huang, Lili" w:date="2019-03-01T09:34:00Z">
              <w:r>
                <w:t>Display always</w:t>
              </w:r>
            </w:ins>
          </w:p>
        </w:tc>
      </w:tr>
      <w:tr w:rsidR="00EB0EDE" w:rsidRPr="002912E0" w:rsidTr="00FE0B49">
        <w:trPr>
          <w:ins w:id="124"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jc w:val="center"/>
              <w:rPr>
                <w:ins w:id="125" w:author="Huang, Lili" w:date="2019-03-01T09:31:00Z"/>
              </w:rPr>
            </w:pPr>
            <w:ins w:id="126"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Default="00EB0EDE" w:rsidP="002C60C0">
            <w:pPr>
              <w:pStyle w:val="NormalTableText"/>
              <w:rPr>
                <w:ins w:id="127"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B0EDE" w:rsidRPr="002912E0" w:rsidRDefault="00EB0EDE" w:rsidP="00E42092">
            <w:pPr>
              <w:pStyle w:val="NormalTableText"/>
              <w:jc w:val="center"/>
              <w:rPr>
                <w:ins w:id="128" w:author="Huang, Lili" w:date="2019-03-01T09:31:00Z"/>
              </w:rPr>
            </w:pPr>
            <w:ins w:id="129" w:author="Huang, Lili" w:date="2019-03-01T09:31:00Z">
              <w:r>
                <w:t>Coaching_Log</w:t>
              </w:r>
            </w:ins>
          </w:p>
        </w:tc>
        <w:tc>
          <w:tcPr>
            <w:tcW w:w="3330" w:type="dxa"/>
            <w:vMerge/>
            <w:tcBorders>
              <w:left w:val="single" w:sz="4" w:space="0" w:color="auto"/>
              <w:bottom w:val="single" w:sz="4" w:space="0" w:color="auto"/>
              <w:right w:val="single" w:sz="4" w:space="0" w:color="auto"/>
            </w:tcBorders>
            <w:shd w:val="clear" w:color="auto" w:fill="FFFFFF" w:themeFill="background1"/>
          </w:tcPr>
          <w:p w:rsidR="00EB0EDE" w:rsidRDefault="00EB0EDE" w:rsidP="000055DE">
            <w:pPr>
              <w:pStyle w:val="NormalTableText"/>
              <w:jc w:val="center"/>
              <w:rPr>
                <w:ins w:id="130" w:author="Huang, Lili" w:date="2019-03-01T09:31:00Z"/>
              </w:rPr>
            </w:pPr>
          </w:p>
        </w:tc>
      </w:tr>
      <w:tr w:rsidR="00FD2570" w:rsidRPr="002912E0" w:rsidTr="00B3586B">
        <w:trPr>
          <w:ins w:id="131"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32" w:author="Huang, Lili" w:date="2019-03-01T09:12:00Z"/>
              </w:rPr>
            </w:pPr>
            <w:ins w:id="133"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34" w:author="Huang, Lili" w:date="2019-03-01T09:12:00Z"/>
              </w:rPr>
            </w:pPr>
            <w:ins w:id="135" w:author="Huang, Lili" w:date="2019-03-01T09:23:00Z">
              <w:r>
                <w:t>Business Process:</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36" w:author="Huang, Lili" w:date="2019-03-01T09:12:00Z"/>
              </w:rP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FD2570" w:rsidRDefault="00FD2570" w:rsidP="000055DE">
            <w:pPr>
              <w:pStyle w:val="NormalTableText"/>
              <w:jc w:val="center"/>
              <w:rPr>
                <w:ins w:id="137" w:author="Huang, Lili" w:date="2019-03-01T09:12:00Z"/>
              </w:rPr>
            </w:pPr>
            <w:ins w:id="138" w:author="Huang, Lili" w:date="2019-03-01T09:34:00Z">
              <w:r>
                <w:t>Display for Submitters, Supervisors, and above</w:t>
              </w:r>
            </w:ins>
          </w:p>
        </w:tc>
      </w:tr>
      <w:tr w:rsidR="00FD2570" w:rsidRPr="002912E0" w:rsidTr="005F47B7">
        <w:trPr>
          <w:ins w:id="139"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40" w:author="Huang, Lili" w:date="2019-03-01T09:31:00Z"/>
              </w:rPr>
            </w:pPr>
            <w:ins w:id="141"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42"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43" w:author="Huang, Lili" w:date="2019-03-01T09:31:00Z"/>
              </w:rPr>
            </w:pPr>
            <w:ins w:id="144" w:author="Huang, Lili" w:date="2019-03-01T09:31:00Z">
              <w:r>
                <w:t>Coaching_Log</w:t>
              </w:r>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45" w:author="Huang, Lili" w:date="2019-03-01T09:31:00Z"/>
              </w:rPr>
            </w:pPr>
          </w:p>
        </w:tc>
      </w:tr>
      <w:tr w:rsidR="00FD2570" w:rsidRPr="002912E0" w:rsidTr="005F47B7">
        <w:trPr>
          <w:ins w:id="146"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47" w:author="Huang, Lili" w:date="2019-03-01T09:12:00Z"/>
              </w:rPr>
            </w:pPr>
            <w:ins w:id="148"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49" w:author="Huang, Lili" w:date="2019-03-01T09:12:00Z"/>
              </w:rPr>
            </w:pPr>
            <w:ins w:id="150" w:author="Huang, Lili" w:date="2019-03-01T09:23:00Z">
              <w:r>
                <w:t>Info Accuracy:</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51"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52" w:author="Huang, Lili" w:date="2019-03-01T09:12:00Z"/>
              </w:rPr>
            </w:pPr>
          </w:p>
        </w:tc>
      </w:tr>
      <w:tr w:rsidR="00FD2570" w:rsidRPr="002912E0" w:rsidTr="005F47B7">
        <w:trPr>
          <w:ins w:id="153"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54" w:author="Huang, Lili" w:date="2019-03-01T09:31:00Z"/>
              </w:rPr>
            </w:pPr>
            <w:ins w:id="155"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56"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57" w:author="Huang, Lili" w:date="2019-03-01T09:31:00Z"/>
              </w:rPr>
            </w:pPr>
            <w:ins w:id="158" w:author="Huang, Lili" w:date="2019-03-01T09:31:00Z">
              <w:r>
                <w:t>Coaching_Log</w:t>
              </w:r>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59" w:author="Huang, Lili" w:date="2019-03-01T09:31:00Z"/>
              </w:rPr>
            </w:pPr>
          </w:p>
        </w:tc>
      </w:tr>
      <w:tr w:rsidR="00FD2570" w:rsidRPr="002912E0" w:rsidTr="005F47B7">
        <w:trPr>
          <w:ins w:id="160"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61" w:author="Huang, Lili" w:date="2019-03-01T09:12:00Z"/>
              </w:rPr>
            </w:pPr>
            <w:ins w:id="162"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63" w:author="Huang, Lili" w:date="2019-03-01T09:12:00Z"/>
              </w:rPr>
            </w:pPr>
            <w:ins w:id="164" w:author="Huang, Lili" w:date="2019-03-01T09:23:00Z">
              <w:r>
                <w:t>Privacy Disclaimers:</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65"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66" w:author="Huang, Lili" w:date="2019-03-01T09:12:00Z"/>
              </w:rPr>
            </w:pPr>
          </w:p>
        </w:tc>
      </w:tr>
      <w:tr w:rsidR="00FD2570" w:rsidRPr="002912E0" w:rsidTr="005F47B7">
        <w:trPr>
          <w:ins w:id="167"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68" w:author="Huang, Lili" w:date="2019-03-01T09:31:00Z"/>
              </w:rPr>
            </w:pPr>
            <w:ins w:id="169" w:author="Huang, Lili" w:date="2019-03-01T09:31: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70"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71" w:author="Huang, Lili" w:date="2019-03-01T09:31:00Z"/>
              </w:rPr>
            </w:pPr>
            <w:ins w:id="172" w:author="Huang, Lili" w:date="2019-03-01T09:31:00Z">
              <w:r>
                <w:t>Coaching_Log</w:t>
              </w:r>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73" w:author="Huang, Lili" w:date="2019-03-01T09:31:00Z"/>
              </w:rPr>
            </w:pPr>
          </w:p>
        </w:tc>
      </w:tr>
      <w:tr w:rsidR="00FD2570" w:rsidRPr="002912E0" w:rsidTr="005F47B7">
        <w:trPr>
          <w:ins w:id="174"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75" w:author="Huang, Lili" w:date="2019-03-01T09:12:00Z"/>
              </w:rPr>
            </w:pPr>
            <w:ins w:id="176"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77" w:author="Huang, Lili" w:date="2019-03-01T09:12:00Z"/>
              </w:rPr>
            </w:pPr>
            <w:ins w:id="178" w:author="Huang, Lili" w:date="2019-03-01T09:23:00Z">
              <w:r>
                <w:t>Issue Resolution:</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79"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80" w:author="Huang, Lili" w:date="2019-03-01T09:12:00Z"/>
              </w:rPr>
            </w:pPr>
          </w:p>
        </w:tc>
      </w:tr>
      <w:tr w:rsidR="00FD2570" w:rsidRPr="002912E0" w:rsidTr="005F47B7">
        <w:trPr>
          <w:ins w:id="181"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82" w:author="Huang, Lili" w:date="2019-03-01T09:31:00Z"/>
              </w:rPr>
            </w:pPr>
            <w:ins w:id="183"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84"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85" w:author="Huang, Lili" w:date="2019-03-01T09:31:00Z"/>
              </w:rPr>
            </w:pPr>
            <w:ins w:id="186" w:author="Huang, Lili" w:date="2019-03-01T09:32:00Z">
              <w:r>
                <w:t>Coaching_Log</w:t>
              </w:r>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87" w:author="Huang, Lili" w:date="2019-03-01T09:31:00Z"/>
              </w:rPr>
            </w:pPr>
          </w:p>
        </w:tc>
      </w:tr>
      <w:tr w:rsidR="00FD2570" w:rsidRPr="002912E0" w:rsidTr="005F47B7">
        <w:trPr>
          <w:ins w:id="188"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89" w:author="Huang, Lili" w:date="2019-03-01T09:12:00Z"/>
              </w:rPr>
            </w:pPr>
            <w:ins w:id="190" w:author="Huang, Lili" w:date="2019-03-01T09:29: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91" w:author="Huang, Lili" w:date="2019-03-01T09:12:00Z"/>
              </w:rPr>
            </w:pPr>
            <w:ins w:id="192" w:author="Huang, Lili" w:date="2019-03-01T09:23:00Z">
              <w:r>
                <w:t>Call Efficiency:</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193"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194" w:author="Huang, Lili" w:date="2019-03-01T09:12:00Z"/>
              </w:rPr>
            </w:pPr>
          </w:p>
        </w:tc>
      </w:tr>
      <w:tr w:rsidR="00FD2570" w:rsidRPr="002912E0" w:rsidTr="005F47B7">
        <w:trPr>
          <w:ins w:id="195"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196" w:author="Huang, Lili" w:date="2019-03-01T09:31:00Z"/>
              </w:rPr>
            </w:pPr>
            <w:ins w:id="197"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198"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E56FA2" w:rsidRDefault="00FD2570" w:rsidP="00E42092">
            <w:pPr>
              <w:pStyle w:val="NormalTableText"/>
              <w:jc w:val="center"/>
              <w:rPr>
                <w:ins w:id="199" w:author="Huang, Lili" w:date="2019-03-01T09:31:00Z"/>
                <w:b/>
              </w:rPr>
            </w:pPr>
            <w:ins w:id="200" w:author="Huang, Lili" w:date="2019-03-01T09:32:00Z">
              <w:r>
                <w:t>Coaching_Log</w:t>
              </w:r>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01" w:author="Huang, Lili" w:date="2019-03-01T09:31:00Z"/>
              </w:rPr>
            </w:pPr>
          </w:p>
        </w:tc>
      </w:tr>
      <w:tr w:rsidR="00FD2570" w:rsidRPr="002912E0" w:rsidTr="005F47B7">
        <w:trPr>
          <w:ins w:id="202"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03" w:author="Huang, Lili" w:date="2019-03-01T09:12:00Z"/>
              </w:rPr>
            </w:pPr>
            <w:ins w:id="204"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05" w:author="Huang, Lili" w:date="2019-03-01T09:12:00Z"/>
              </w:rPr>
            </w:pPr>
            <w:ins w:id="206" w:author="Huang, Lili" w:date="2019-03-01T09:23:00Z">
              <w:r>
                <w:t>Active Listening:</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07"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08" w:author="Huang, Lili" w:date="2019-03-01T09:12:00Z"/>
              </w:rPr>
            </w:pPr>
          </w:p>
        </w:tc>
      </w:tr>
      <w:tr w:rsidR="00FD2570" w:rsidRPr="002912E0" w:rsidTr="005F47B7">
        <w:trPr>
          <w:ins w:id="209" w:author="Huang, Lili" w:date="2019-03-01T09:31: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10" w:author="Huang, Lili" w:date="2019-03-01T09:31:00Z"/>
              </w:rPr>
            </w:pPr>
            <w:ins w:id="211"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12" w:author="Huang, Lili" w:date="2019-03-01T09:31: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13" w:author="Huang, Lili" w:date="2019-03-01T09:31:00Z"/>
              </w:rPr>
            </w:pPr>
            <w:ins w:id="214" w:author="Huang, Lili" w:date="2019-03-01T09:32:00Z">
              <w:r>
                <w:t>Coaching_Log</w:t>
              </w:r>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15" w:author="Huang, Lili" w:date="2019-03-01T09:31:00Z"/>
              </w:rPr>
            </w:pPr>
          </w:p>
        </w:tc>
      </w:tr>
      <w:tr w:rsidR="00FD2570" w:rsidRPr="002912E0" w:rsidTr="005F47B7">
        <w:trPr>
          <w:ins w:id="216" w:author="Huang, Lili" w:date="2019-03-01T09:1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17" w:author="Huang, Lili" w:date="2019-03-01T09:12:00Z"/>
              </w:rPr>
            </w:pPr>
            <w:ins w:id="218"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19" w:author="Huang, Lili" w:date="2019-03-01T09:12:00Z"/>
              </w:rPr>
            </w:pPr>
            <w:ins w:id="220" w:author="Huang, Lili" w:date="2019-03-01T09:23:00Z">
              <w:r>
                <w:t>Personality Flexing:</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21" w:author="Huang, Lili" w:date="2019-03-01T09:12: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22" w:author="Huang, Lili" w:date="2019-03-01T09:12:00Z"/>
              </w:rPr>
            </w:pPr>
          </w:p>
        </w:tc>
      </w:tr>
      <w:tr w:rsidR="00FD2570" w:rsidRPr="002912E0" w:rsidTr="005F47B7">
        <w:trPr>
          <w:ins w:id="223" w:author="Huang, Lili" w:date="2019-03-01T09:3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24" w:author="Huang, Lili" w:date="2019-03-01T09:32:00Z"/>
              </w:rPr>
            </w:pPr>
            <w:ins w:id="225"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26" w:author="Huang, Lili" w:date="2019-03-01T09:32: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27" w:author="Huang, Lili" w:date="2019-03-01T09:32:00Z"/>
              </w:rPr>
            </w:pPr>
            <w:ins w:id="228" w:author="Huang, Lili" w:date="2019-03-01T09:32:00Z">
              <w:r>
                <w:t>Coaching_Log</w:t>
              </w:r>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29" w:author="Huang, Lili" w:date="2019-03-01T09:32:00Z"/>
              </w:rPr>
            </w:pPr>
          </w:p>
        </w:tc>
      </w:tr>
      <w:tr w:rsidR="00FD2570" w:rsidRPr="002912E0" w:rsidTr="005F47B7">
        <w:trPr>
          <w:ins w:id="230" w:author="Huang, Lili" w:date="2019-03-01T08:26: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31" w:author="Huang, Lili" w:date="2019-03-01T08:26:00Z"/>
              </w:rPr>
            </w:pPr>
            <w:ins w:id="232"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33" w:author="Huang, Lili" w:date="2019-03-01T08:26:00Z"/>
              </w:rPr>
            </w:pPr>
            <w:ins w:id="234" w:author="Huang, Lili" w:date="2019-03-01T09:23:00Z">
              <w:r>
                <w:t>Start Temperature:</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35" w:author="Huang, Lili" w:date="2019-03-01T08:26: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36" w:author="Huang, Lili" w:date="2019-03-01T08:26:00Z"/>
              </w:rPr>
            </w:pPr>
          </w:p>
        </w:tc>
      </w:tr>
      <w:tr w:rsidR="00FD2570" w:rsidRPr="002912E0" w:rsidTr="005F47B7">
        <w:trPr>
          <w:ins w:id="237" w:author="Huang, Lili" w:date="2019-03-01T09:3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38" w:author="Huang, Lili" w:date="2019-03-01T09:32:00Z"/>
              </w:rPr>
            </w:pPr>
            <w:ins w:id="239"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40" w:author="Huang, Lili" w:date="2019-03-01T09:32: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41" w:author="Huang, Lili" w:date="2019-03-01T09:32:00Z"/>
              </w:rPr>
            </w:pPr>
            <w:ins w:id="242" w:author="Huang, Lili" w:date="2019-03-01T09:32:00Z">
              <w:r>
                <w:t>Coaching_Log</w:t>
              </w:r>
            </w:ins>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43" w:author="Huang, Lili" w:date="2019-03-01T09:32:00Z"/>
              </w:rPr>
            </w:pPr>
          </w:p>
        </w:tc>
      </w:tr>
      <w:tr w:rsidR="00FD2570" w:rsidRPr="002912E0" w:rsidTr="005F47B7">
        <w:trPr>
          <w:ins w:id="244" w:author="Huang, Lili" w:date="2019-03-01T09:20: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45" w:author="Huang, Lili" w:date="2019-03-01T09:20:00Z"/>
              </w:rPr>
            </w:pPr>
            <w:ins w:id="246" w:author="Huang, Lili" w:date="2019-03-01T09:30: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47" w:author="Huang, Lili" w:date="2019-03-01T09:20:00Z"/>
              </w:rPr>
            </w:pPr>
            <w:ins w:id="248" w:author="Huang, Lili" w:date="2019-03-01T09:23:00Z">
              <w:r>
                <w:t>End Temperature:</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49" w:author="Huang, Lili" w:date="2019-03-01T09:20:00Z"/>
              </w:rPr>
            </w:pPr>
          </w:p>
        </w:tc>
        <w:tc>
          <w:tcPr>
            <w:tcW w:w="3330" w:type="dxa"/>
            <w:vMerge/>
            <w:tcBorders>
              <w:left w:val="single" w:sz="4" w:space="0" w:color="auto"/>
              <w:right w:val="single" w:sz="4" w:space="0" w:color="auto"/>
            </w:tcBorders>
            <w:shd w:val="clear" w:color="auto" w:fill="FFFFFF" w:themeFill="background1"/>
          </w:tcPr>
          <w:p w:rsidR="00FD2570" w:rsidRDefault="00FD2570" w:rsidP="000055DE">
            <w:pPr>
              <w:pStyle w:val="NormalTableText"/>
              <w:jc w:val="center"/>
              <w:rPr>
                <w:ins w:id="250" w:author="Huang, Lili" w:date="2019-03-01T09:20:00Z"/>
              </w:rPr>
            </w:pPr>
          </w:p>
        </w:tc>
      </w:tr>
      <w:tr w:rsidR="00FD2570" w:rsidRPr="002912E0" w:rsidTr="00032D7C">
        <w:trPr>
          <w:ins w:id="251" w:author="Huang, Lili" w:date="2019-03-01T09:3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jc w:val="center"/>
              <w:rPr>
                <w:ins w:id="252" w:author="Huang, Lili" w:date="2019-03-01T09:32:00Z"/>
              </w:rPr>
            </w:pPr>
            <w:ins w:id="253" w:author="Huang, Lili" w:date="2019-03-01T09:32: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Default="00FD2570" w:rsidP="002C60C0">
            <w:pPr>
              <w:pStyle w:val="NormalTableText"/>
              <w:rPr>
                <w:ins w:id="254" w:author="Huang, Lili" w:date="2019-03-01T09:32:00Z"/>
              </w:rPr>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FD2570" w:rsidRPr="002912E0" w:rsidRDefault="00FD2570" w:rsidP="00E42092">
            <w:pPr>
              <w:pStyle w:val="NormalTableText"/>
              <w:jc w:val="center"/>
              <w:rPr>
                <w:ins w:id="255" w:author="Huang, Lili" w:date="2019-03-01T09:32:00Z"/>
              </w:rPr>
            </w:pPr>
            <w:ins w:id="256" w:author="Huang, Lili" w:date="2019-03-01T09:32:00Z">
              <w:r>
                <w:t>Coaching_Log</w:t>
              </w:r>
            </w:ins>
          </w:p>
        </w:tc>
        <w:tc>
          <w:tcPr>
            <w:tcW w:w="3330" w:type="dxa"/>
            <w:vMerge/>
            <w:tcBorders>
              <w:left w:val="single" w:sz="4" w:space="0" w:color="auto"/>
              <w:bottom w:val="single" w:sz="4" w:space="0" w:color="auto"/>
              <w:right w:val="single" w:sz="4" w:space="0" w:color="auto"/>
            </w:tcBorders>
            <w:shd w:val="clear" w:color="auto" w:fill="FFFFFF" w:themeFill="background1"/>
          </w:tcPr>
          <w:p w:rsidR="00FD2570" w:rsidRDefault="00FD2570" w:rsidP="000055DE">
            <w:pPr>
              <w:pStyle w:val="NormalTableText"/>
              <w:jc w:val="center"/>
              <w:rPr>
                <w:ins w:id="257" w:author="Huang, Lili" w:date="2019-03-01T09:32:00Z"/>
              </w:rPr>
            </w:pPr>
          </w:p>
        </w:tc>
      </w:tr>
      <w:tr w:rsidR="00AF315F" w:rsidRPr="002912E0" w:rsidTr="00E56FA2">
        <w:trPr>
          <w:ins w:id="258"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rPr>
                <w:ins w:id="259" w:author="Huang, Lili" w:date="2019-02-28T14:35:00Z"/>
              </w:rPr>
            </w:pPr>
            <w:ins w:id="260" w:author="Huang, Lili" w:date="2019-03-01T08:26:00Z">
              <w:r>
                <w:t>End loop</w:t>
              </w:r>
            </w:ins>
          </w:p>
        </w:tc>
      </w:tr>
      <w:tr w:rsidR="00B83E64" w:rsidRPr="002912E0" w:rsidTr="00117846">
        <w:trPr>
          <w:ins w:id="261" w:author="Huang, Lili" w:date="2019-03-01T08:37: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83E64" w:rsidRDefault="00B83E64" w:rsidP="00117846">
            <w:pPr>
              <w:jc w:val="center"/>
              <w:rPr>
                <w:ins w:id="262" w:author="Huang, Lili" w:date="2019-03-01T08:37: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83E64" w:rsidRDefault="001C2F32" w:rsidP="00117846">
            <w:pPr>
              <w:pStyle w:val="NormalTableText"/>
              <w:rPr>
                <w:ins w:id="263" w:author="Huang, Lili" w:date="2019-03-01T08:37:00Z"/>
              </w:rPr>
            </w:pPr>
            <w:ins w:id="264" w:author="Huang, Lili" w:date="2019-03-01T09:23:00Z">
              <w:r>
                <w:t>Strengths and Opportunities:</w:t>
              </w:r>
            </w:ins>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B83E64" w:rsidRPr="002912E0" w:rsidRDefault="00B9693D" w:rsidP="00117846">
            <w:pPr>
              <w:pStyle w:val="NormalTableText"/>
              <w:jc w:val="center"/>
              <w:rPr>
                <w:ins w:id="265" w:author="Huang, Lili" w:date="2019-03-01T08:37:00Z"/>
              </w:rPr>
            </w:pPr>
            <w:ins w:id="266" w:author="Huang, Lili" w:date="2019-03-01T08:56:00Z">
              <w:r>
                <w:t>Coaching_Log</w:t>
              </w:r>
            </w:ins>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B83E64" w:rsidRDefault="000829D5" w:rsidP="00117846">
            <w:pPr>
              <w:pStyle w:val="NormalTableText"/>
              <w:jc w:val="center"/>
              <w:rPr>
                <w:ins w:id="267" w:author="Huang, Lili" w:date="2019-03-01T08:37:00Z"/>
              </w:rPr>
            </w:pPr>
            <w:ins w:id="268" w:author="Huang, Lili" w:date="2019-03-01T08:56:00Z">
              <w:r>
                <w:t>Display always</w:t>
              </w:r>
            </w:ins>
          </w:p>
        </w:tc>
      </w:tr>
      <w:tr w:rsidR="00DD4A8D" w:rsidRPr="002912E0" w:rsidTr="00E56FA2">
        <w:trPr>
          <w:ins w:id="269" w:author="Huang, Lili" w:date="2019-02-28T14:35:00Z"/>
        </w:trPr>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0055DE">
            <w:pPr>
              <w:pStyle w:val="NormalTableText"/>
              <w:jc w:val="center"/>
              <w:rPr>
                <w:ins w:id="270" w:author="Huang, Lili" w:date="2019-02-28T14:35:00Z"/>
              </w:rPr>
            </w:pPr>
            <w:bookmarkStart w:id="271" w:name="_GoBack" w:colFirst="0" w:colLast="1"/>
            <w:ins w:id="272" w:author="Huang, Lili" w:date="2019-02-28T14:35:00Z">
              <w:r>
                <w:t xml:space="preserve">End </w:t>
              </w:r>
            </w:ins>
            <w:ins w:id="273" w:author="Huang, Lili" w:date="2019-02-28T14:36:00Z">
              <w:r>
                <w:t>–</w:t>
              </w:r>
            </w:ins>
            <w:ins w:id="274" w:author="Huang, Lili" w:date="2019-02-28T14:35:00Z">
              <w:r>
                <w:t xml:space="preserve"> Quality </w:t>
              </w:r>
            </w:ins>
            <w:ins w:id="275" w:author="Huang, Lili" w:date="2019-02-28T14:36:00Z">
              <w:r>
                <w:t>Now log</w:t>
              </w:r>
            </w:ins>
          </w:p>
        </w:tc>
      </w:tr>
      <w:bookmarkEnd w:id="271"/>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946A1B"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946A1B"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6606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6606D" w:rsidP="002C60C0">
            <w:pPr>
              <w:pStyle w:val="NormalTableText"/>
            </w:pPr>
            <w:r>
              <w:t>Notes from Manager: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66606D"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6606D" w:rsidRDefault="0066606D"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6606D" w:rsidRDefault="0066606D"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6606D" w:rsidRPr="002912E0" w:rsidRDefault="0066606D"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66606D" w:rsidRPr="002912E0" w:rsidRDefault="0066606D" w:rsidP="002C60C0">
            <w:pPr>
              <w:pStyle w:val="NormalTableText"/>
              <w:jc w:val="center"/>
            </w:pPr>
            <w:r>
              <w:t>Non-editable</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66606D"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66606D" w:rsidP="002C60C0">
            <w:pPr>
              <w:pStyle w:val="NormalTableText"/>
            </w:pPr>
            <w:r>
              <w:t>Coaching Notes: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8D74B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8D74B3" w:rsidP="00E42092">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8D74B3" w:rsidP="002C60C0">
            <w:pPr>
              <w:pStyle w:val="NormalTableText"/>
              <w:jc w:val="center"/>
            </w:pPr>
            <w:r>
              <w:t>Non-editable</w:t>
            </w:r>
          </w:p>
        </w:tc>
      </w:tr>
      <w:tr w:rsidR="008F3EDE"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8F3EDE" w:rsidRPr="00920750" w:rsidRDefault="008F3EDE" w:rsidP="00D94088">
            <w:pPr>
              <w:pStyle w:val="NormalTableText"/>
              <w:rPr>
                <w:b/>
                <w:i/>
                <w:sz w:val="18"/>
                <w:szCs w:val="18"/>
              </w:rPr>
            </w:pPr>
            <w:r>
              <w:rPr>
                <w:b/>
                <w:i/>
                <w:sz w:val="18"/>
                <w:szCs w:val="18"/>
              </w:rPr>
              <w:t xml:space="preserve">Start - </w:t>
            </w:r>
            <w:r w:rsidR="00E71846">
              <w:rPr>
                <w:b/>
                <w:i/>
                <w:sz w:val="18"/>
                <w:szCs w:val="18"/>
              </w:rPr>
              <w:t>Acknowledge Pending</w:t>
            </w:r>
            <w:r w:rsidR="00E71846" w:rsidRPr="00920750">
              <w:rPr>
                <w:b/>
                <w:i/>
                <w:sz w:val="18"/>
                <w:szCs w:val="18"/>
              </w:rPr>
              <w:t xml:space="preserve"> </w:t>
            </w:r>
            <w:r>
              <w:rPr>
                <w:b/>
                <w:i/>
                <w:sz w:val="18"/>
                <w:szCs w:val="18"/>
              </w:rPr>
              <w:t>Form</w:t>
            </w:r>
          </w:p>
        </w:tc>
      </w:tr>
      <w:tr w:rsidR="000927D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Default="00E474BA" w:rsidP="00D94088">
            <w:pPr>
              <w:jc w:val="center"/>
            </w:pPr>
            <w:r>
              <w:lastRenderedPageBreak/>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Pr="002912E0" w:rsidRDefault="00E474BA" w:rsidP="00D94088">
            <w:pPr>
              <w:pStyle w:val="NormalTableText"/>
            </w:pPr>
            <w:r>
              <w:t>LogId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Pr="002912E0" w:rsidRDefault="000927DC"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Default="000927DC" w:rsidP="00D94088">
            <w:pPr>
              <w:pStyle w:val="NormalTableText"/>
              <w:jc w:val="center"/>
            </w:pPr>
          </w:p>
        </w:tc>
      </w:tr>
      <w:tr w:rsidR="000927D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Default="00E474BA" w:rsidP="00D94088">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Pr="002912E0" w:rsidRDefault="00E474BA" w:rsidP="00D94088">
            <w:pPr>
              <w:pStyle w:val="NormalTableText"/>
            </w:pPr>
            <w:r>
              <w:t>IsAcknowledgeForm</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Pr="002912E0" w:rsidRDefault="000927DC"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927DC" w:rsidRDefault="000927DC" w:rsidP="00D94088">
            <w:pPr>
              <w:pStyle w:val="NormalTableText"/>
              <w:jc w:val="center"/>
            </w:pPr>
          </w:p>
        </w:tc>
      </w:tr>
      <w:tr w:rsidR="008F3EDE"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527FC4"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527FC4" w:rsidP="00D94088">
            <w:pPr>
              <w:pStyle w:val="NormalTableText"/>
            </w:pPr>
            <w:r>
              <w:t>Check the box below to acknowledge the monitor: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527FC4" w:rsidP="00861FE7">
            <w:pPr>
              <w:pStyle w:val="NormalTableText"/>
              <w:jc w:val="center"/>
            </w:pPr>
            <w:r>
              <w:t xml:space="preserve">Display if log is </w:t>
            </w:r>
            <w:r w:rsidR="00E07197">
              <w:t>reinforcement</w:t>
            </w:r>
            <w:r w:rsidR="0036279B">
              <w:t xml:space="preserve"> OR OTA (OverTurned Appeal)</w:t>
            </w:r>
          </w:p>
        </w:tc>
      </w:tr>
      <w:tr w:rsidR="00527FC4"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27FC4" w:rsidRDefault="0005042A"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27FC4" w:rsidRDefault="0005042A" w:rsidP="00D94088">
            <w:pPr>
              <w:pStyle w:val="NormalTableText"/>
            </w:pPr>
            <w:r>
              <w:t>Check the box below to acknowledge the coaching opportunity:</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27FC4" w:rsidRPr="002912E0" w:rsidRDefault="00527FC4"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527FC4" w:rsidRPr="002912E0" w:rsidRDefault="00D86BFB" w:rsidP="00D94088">
            <w:pPr>
              <w:pStyle w:val="NormalTableText"/>
              <w:jc w:val="center"/>
            </w:pPr>
            <w:r>
              <w:t>Display if log is opportunity</w:t>
            </w:r>
          </w:p>
        </w:tc>
      </w:tr>
      <w:tr w:rsidR="00AE35D2"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E35D2" w:rsidRDefault="00AE35D2"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E35D2" w:rsidRDefault="00AE35D2" w:rsidP="00D94088">
            <w:pPr>
              <w:pStyle w:val="NormalTableText"/>
            </w:pPr>
            <w:r>
              <w:t>I have read and understand all the information provided on this eCoaching Log.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AE35D2" w:rsidRPr="002912E0" w:rsidRDefault="00AE35D2"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AE35D2" w:rsidRDefault="00AE35D2" w:rsidP="00D94088">
            <w:pPr>
              <w:pStyle w:val="NormalTableText"/>
              <w:jc w:val="center"/>
            </w:pPr>
          </w:p>
        </w:tc>
      </w:tr>
      <w:tr w:rsidR="00BD5739"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D5739" w:rsidRDefault="00BD5739"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D5739" w:rsidRDefault="00AC01D5" w:rsidP="00D94088">
            <w:pPr>
              <w:pStyle w:val="NormalTableText"/>
            </w:pPr>
            <w:r>
              <w:t>By checking this box, I indicate that I have reviewed this appeal and have taken the appropriate actions.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BD5739" w:rsidRPr="002912E0" w:rsidRDefault="00BD5739"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BD5739" w:rsidRDefault="00AC01D5" w:rsidP="00B15286">
            <w:pPr>
              <w:pStyle w:val="NormalTableText"/>
              <w:jc w:val="center"/>
            </w:pPr>
            <w:r>
              <w:t xml:space="preserve">Display if log is OTA (OverTurned </w:t>
            </w:r>
            <w:r w:rsidR="00B15286">
              <w:t>Appeal</w:t>
            </w:r>
            <w:r>
              <w:t>)</w:t>
            </w:r>
          </w:p>
        </w:tc>
      </w:tr>
      <w:tr w:rsidR="0082101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2101C" w:rsidRDefault="0082101C" w:rsidP="00D94088">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2101C" w:rsidRDefault="0082101C"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2101C" w:rsidRPr="002912E0" w:rsidRDefault="0082101C"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2101C" w:rsidRDefault="00C92E38" w:rsidP="00D94088">
            <w:pPr>
              <w:pStyle w:val="NormalTableText"/>
              <w:jc w:val="center"/>
            </w:pPr>
            <w:r>
              <w:t>Required</w:t>
            </w:r>
          </w:p>
        </w:tc>
      </w:tr>
      <w:tr w:rsidR="003A0848"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Default="003A0848"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Default="003A0848" w:rsidP="00D94088">
            <w:pPr>
              <w:pStyle w:val="NormalTableText"/>
            </w:pPr>
            <w:r>
              <w:t>Please select one of the comments below for the log: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Pr="002912E0" w:rsidRDefault="003A0848" w:rsidP="00D94088">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3A0848" w:rsidRDefault="003A0848" w:rsidP="00BB28AE">
            <w:pPr>
              <w:pStyle w:val="NormalTableText"/>
              <w:jc w:val="center"/>
            </w:pPr>
            <w:r>
              <w:t>Display if user is the employee and ac</w:t>
            </w:r>
            <w:r w:rsidR="00BB28AE">
              <w:t xml:space="preserve">knowledges a DTT </w:t>
            </w:r>
            <w:r>
              <w:t>log</w:t>
            </w:r>
          </w:p>
        </w:tc>
      </w:tr>
      <w:tr w:rsidR="003A0848"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Default="003A0848" w:rsidP="00D94088">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Default="00A3580B" w:rsidP="00D94088">
            <w:pPr>
              <w:pStyle w:val="NormalTableText"/>
            </w:pPr>
            <w:r w:rsidRPr="00A3580B">
              <w:t>ATT Updated - with Approved Absence</w:t>
            </w:r>
          </w:p>
          <w:p w:rsidR="00A3580B" w:rsidRDefault="00A3580B" w:rsidP="00D94088">
            <w:pPr>
              <w:pStyle w:val="NormalTableText"/>
            </w:pPr>
          </w:p>
          <w:p w:rsidR="00A3580B" w:rsidRDefault="00A3580B" w:rsidP="00A3580B">
            <w:pPr>
              <w:pStyle w:val="NormalTableText"/>
            </w:pPr>
            <w:r>
              <w:t>ATT Updated - with Unapproved Absence</w:t>
            </w:r>
          </w:p>
          <w:p w:rsidR="00A3580B" w:rsidRDefault="00A3580B" w:rsidP="00A3580B">
            <w:pPr>
              <w:pStyle w:val="NormalTableText"/>
            </w:pPr>
          </w:p>
          <w:p w:rsidR="00A3580B" w:rsidRDefault="00A3580B" w:rsidP="00A3580B">
            <w:pPr>
              <w:pStyle w:val="NormalTableText"/>
            </w:pPr>
            <w:r>
              <w:t>ATT Not Updated - SWP notified that Empower is inaccurate</w:t>
            </w:r>
          </w:p>
          <w:p w:rsidR="00A3580B" w:rsidRDefault="00A3580B" w:rsidP="00A3580B">
            <w:pPr>
              <w:pStyle w:val="NormalTableText"/>
            </w:pPr>
          </w:p>
          <w:p w:rsidR="00A3580B" w:rsidRDefault="00A3580B" w:rsidP="00A3580B">
            <w:pPr>
              <w:pStyle w:val="NormalTableText"/>
            </w:pPr>
            <w:r>
              <w:t>ATT Not Updated and Empower will not be updated</w:t>
            </w:r>
          </w:p>
          <w:p w:rsidR="008163C0" w:rsidRDefault="008163C0" w:rsidP="00A3580B">
            <w:pPr>
              <w:pStyle w:val="NormalTableText"/>
            </w:pPr>
          </w:p>
          <w:p w:rsidR="00A3580B" w:rsidRDefault="00A3580B" w:rsidP="00A3580B">
            <w:pPr>
              <w:pStyle w:val="NormalTableText"/>
            </w:pPr>
            <w:r>
              <w:t>ATT Not Updated - CSR Termed</w:t>
            </w:r>
          </w:p>
          <w:p w:rsidR="008163C0" w:rsidRDefault="008163C0" w:rsidP="00A3580B">
            <w:pPr>
              <w:pStyle w:val="NormalTableText"/>
            </w:pPr>
          </w:p>
          <w:p w:rsidR="00A3580B" w:rsidRDefault="00A3580B" w:rsidP="00A3580B">
            <w:pPr>
              <w:pStyle w:val="NormalTableText"/>
            </w:pPr>
            <w:r>
              <w:t>CSR on a Leave of Absence</w:t>
            </w:r>
          </w:p>
          <w:p w:rsidR="008163C0" w:rsidRDefault="008163C0" w:rsidP="00A3580B">
            <w:pPr>
              <w:pStyle w:val="NormalTableText"/>
            </w:pPr>
          </w:p>
          <w:p w:rsidR="00A3580B" w:rsidRDefault="00A3580B" w:rsidP="00A3580B">
            <w:pPr>
              <w:pStyle w:val="NormalTableText"/>
            </w:pPr>
            <w:r>
              <w:t>Absence is pending HR approval (LOA or WPA)</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A0848" w:rsidRPr="002912E0" w:rsidRDefault="0089708A" w:rsidP="00D94088">
            <w:pPr>
              <w:pStyle w:val="NormalTableText"/>
              <w:jc w:val="center"/>
            </w:pPr>
            <w:r>
              <w:t>Reasons_By_ReportCode</w:t>
            </w:r>
          </w:p>
        </w:tc>
        <w:tc>
          <w:tcPr>
            <w:tcW w:w="3330" w:type="dxa"/>
            <w:vMerge/>
            <w:tcBorders>
              <w:left w:val="single" w:sz="4" w:space="0" w:color="auto"/>
              <w:bottom w:val="single" w:sz="4" w:space="0" w:color="auto"/>
              <w:right w:val="single" w:sz="4" w:space="0" w:color="auto"/>
            </w:tcBorders>
            <w:shd w:val="clear" w:color="auto" w:fill="FFFFFF" w:themeFill="background1"/>
          </w:tcPr>
          <w:p w:rsidR="003A0848" w:rsidRDefault="003A0848" w:rsidP="00D94088">
            <w:pPr>
              <w:pStyle w:val="NormalTableText"/>
              <w:jc w:val="center"/>
            </w:pPr>
          </w:p>
        </w:tc>
      </w:tr>
      <w:tr w:rsidR="00231A36"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pPr>
            <w:r>
              <w:t>Provide any comments or feedback below:</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231A36" w:rsidRDefault="00231A36" w:rsidP="00D94088">
            <w:pPr>
              <w:pStyle w:val="NormalTableText"/>
              <w:jc w:val="center"/>
            </w:pPr>
            <w:r>
              <w:t>Display</w:t>
            </w:r>
            <w:r w:rsidR="00E65119">
              <w:t xml:space="preserve"> if user is the employee and acknowledge</w:t>
            </w:r>
            <w:r w:rsidR="003A0848">
              <w:t>s</w:t>
            </w:r>
            <w:r w:rsidR="00E65119">
              <w:t xml:space="preserve"> a non DTT log</w:t>
            </w:r>
            <w:r w:rsidR="0049497F">
              <w:t>.</w:t>
            </w:r>
          </w:p>
          <w:p w:rsidR="00231A36" w:rsidRDefault="00231A36" w:rsidP="00D94088">
            <w:pPr>
              <w:pStyle w:val="NormalTableText"/>
              <w:jc w:val="center"/>
            </w:pPr>
          </w:p>
          <w:p w:rsidR="00231A36" w:rsidRPr="002912E0" w:rsidRDefault="00231A36" w:rsidP="00D94088">
            <w:pPr>
              <w:pStyle w:val="NormalTableText"/>
              <w:jc w:val="center"/>
            </w:pPr>
            <w:r>
              <w:t>Maximum 3000</w:t>
            </w:r>
          </w:p>
        </w:tc>
      </w:tr>
      <w:tr w:rsidR="00231A36"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231A36" w:rsidRPr="002912E0" w:rsidRDefault="00231A36" w:rsidP="00D94088">
            <w:pPr>
              <w:pStyle w:val="NormalTableText"/>
              <w:jc w:val="center"/>
            </w:pPr>
          </w:p>
        </w:tc>
      </w:tr>
      <w:tr w:rsidR="006A2383" w:rsidRPr="002912E0" w:rsidTr="0077502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Default="006A2383"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pPr>
            <w:r>
              <w:t>Provide the details from the coaching session including action plans developed: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jc w:val="center"/>
            </w:pPr>
          </w:p>
        </w:tc>
        <w:tc>
          <w:tcPr>
            <w:tcW w:w="3330" w:type="dxa"/>
            <w:vMerge w:val="restart"/>
            <w:tcBorders>
              <w:left w:val="single" w:sz="4" w:space="0" w:color="auto"/>
              <w:right w:val="single" w:sz="4" w:space="0" w:color="auto"/>
            </w:tcBorders>
            <w:shd w:val="clear" w:color="auto" w:fill="FFFFFF" w:themeFill="background1"/>
          </w:tcPr>
          <w:p w:rsidR="006A2383" w:rsidRPr="002912E0" w:rsidRDefault="006A2383" w:rsidP="00D94088">
            <w:pPr>
              <w:pStyle w:val="NormalTableText"/>
              <w:jc w:val="center"/>
            </w:pPr>
            <w:r>
              <w:t>Display if OTA (OverTurned Appeal) log</w:t>
            </w:r>
            <w:r w:rsidR="00EB27BE">
              <w:t>.</w:t>
            </w:r>
            <w:r>
              <w:t xml:space="preserve"> </w:t>
            </w:r>
          </w:p>
        </w:tc>
      </w:tr>
      <w:tr w:rsidR="006A2383"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Default="006A2383" w:rsidP="00D94088">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6A2383" w:rsidRPr="002912E0" w:rsidRDefault="006A2383" w:rsidP="00D94088">
            <w:pPr>
              <w:pStyle w:val="NormalTableText"/>
              <w:jc w:val="center"/>
            </w:pPr>
          </w:p>
        </w:tc>
      </w:tr>
      <w:tr w:rsidR="008F3EDE"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pPr>
            <w:r>
              <w:t>Provide as much detail as possible.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r>
      <w:tr w:rsidR="008F3EDE"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Default="008F3EDE" w:rsidP="00D94088">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pPr>
            <w:r>
              <w:t>3000 remaining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r>
              <w:t>As user types, the number of remaining dynamically changes</w:t>
            </w:r>
          </w:p>
        </w:tc>
      </w:tr>
      <w:tr w:rsidR="008F3EDE"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Default="008F3EDE" w:rsidP="00D94088">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Default="008F3EDE" w:rsidP="00D94088">
            <w:pPr>
              <w:pStyle w:val="NormalTableText"/>
            </w:pPr>
            <w:r>
              <w:t>Submit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Pr="002912E0" w:rsidRDefault="008F3EDE"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8F3EDE" w:rsidRDefault="008F3EDE" w:rsidP="00D94088">
            <w:pPr>
              <w:pStyle w:val="NormalTableText"/>
              <w:jc w:val="center"/>
            </w:pPr>
          </w:p>
        </w:tc>
      </w:tr>
      <w:tr w:rsidR="008F3EDE"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8F3EDE" w:rsidRPr="002912E0" w:rsidRDefault="008F3EDE" w:rsidP="00BF7814">
            <w:pPr>
              <w:pStyle w:val="NormalTableText"/>
            </w:pPr>
            <w:r>
              <w:rPr>
                <w:b/>
                <w:i/>
                <w:sz w:val="18"/>
                <w:szCs w:val="18"/>
              </w:rPr>
              <w:t xml:space="preserve">End </w:t>
            </w:r>
            <w:r w:rsidR="00CE59E2">
              <w:rPr>
                <w:b/>
                <w:i/>
                <w:sz w:val="18"/>
                <w:szCs w:val="18"/>
              </w:rPr>
              <w:t>–</w:t>
            </w:r>
            <w:r>
              <w:rPr>
                <w:b/>
                <w:i/>
                <w:sz w:val="18"/>
                <w:szCs w:val="18"/>
              </w:rPr>
              <w:t xml:space="preserve"> </w:t>
            </w:r>
            <w:r w:rsidR="00BF7814">
              <w:rPr>
                <w:b/>
                <w:i/>
                <w:sz w:val="18"/>
                <w:szCs w:val="18"/>
              </w:rPr>
              <w:t>Acknowledge</w:t>
            </w:r>
            <w:r w:rsidR="00CE59E2">
              <w:rPr>
                <w:b/>
                <w:i/>
                <w:sz w:val="18"/>
                <w:szCs w:val="18"/>
              </w:rPr>
              <w:t xml:space="preserve"> Pending</w:t>
            </w:r>
            <w:r w:rsidRPr="00920750">
              <w:rPr>
                <w:b/>
                <w:i/>
                <w:sz w:val="18"/>
                <w:szCs w:val="18"/>
              </w:rPr>
              <w:t xml:space="preserve"> </w:t>
            </w:r>
            <w:r>
              <w:rPr>
                <w:b/>
                <w:i/>
                <w:sz w:val="18"/>
                <w:szCs w:val="18"/>
              </w:rPr>
              <w:t>Form</w:t>
            </w:r>
          </w:p>
        </w:tc>
      </w:tr>
      <w:tr w:rsidR="00F47B6D"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F47B6D" w:rsidRPr="00920750" w:rsidRDefault="003D520D" w:rsidP="00F47B6D">
            <w:pPr>
              <w:pStyle w:val="NormalTableText"/>
              <w:rPr>
                <w:b/>
                <w:i/>
                <w:sz w:val="18"/>
                <w:szCs w:val="18"/>
              </w:rPr>
            </w:pPr>
            <w:r>
              <w:rPr>
                <w:b/>
                <w:i/>
                <w:sz w:val="18"/>
                <w:szCs w:val="18"/>
              </w:rPr>
              <w:t xml:space="preserve">Start - </w:t>
            </w:r>
            <w:r w:rsidR="00F47B6D" w:rsidRPr="00920750">
              <w:rPr>
                <w:b/>
                <w:i/>
                <w:sz w:val="18"/>
                <w:szCs w:val="18"/>
              </w:rPr>
              <w:t xml:space="preserve">Review Pending </w:t>
            </w:r>
            <w:r>
              <w:rPr>
                <w:b/>
                <w:i/>
                <w:sz w:val="18"/>
                <w:szCs w:val="18"/>
              </w:rPr>
              <w:t>Form</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B082D"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B082D" w:rsidP="00677170">
            <w:pPr>
              <w:pStyle w:val="NormalTableText"/>
              <w:jc w:val="center"/>
            </w:pPr>
            <w:r>
              <w:t xml:space="preserve">Instruction text, see section </w:t>
            </w:r>
            <w:r w:rsidR="00677170">
              <w:t xml:space="preserve">“6. Instruction Text” </w:t>
            </w:r>
            <w:r>
              <w:t>for details</w:t>
            </w:r>
            <w:r w:rsidR="003F57DE">
              <w:t>.</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pStyle w:val="NormalTableText"/>
            </w:pPr>
            <w:r>
              <w:t>LogId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pStyle w:val="NormalTableText"/>
            </w:pPr>
            <w:r>
              <w:t>FormName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3F57DE" w:rsidP="002C60C0">
            <w:pPr>
              <w:pStyle w:val="NormalTableText"/>
            </w:pPr>
            <w:r>
              <w:t>ModuleName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pStyle w:val="NormalTableText"/>
            </w:pPr>
            <w:r>
              <w:t>StatusId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pStyle w:val="NormalTableText"/>
            </w:pPr>
            <w:r>
              <w:t>SupervisorEmail</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3C13" w:rsidP="002C60C0">
            <w:pPr>
              <w:pStyle w:val="NormalTableText"/>
            </w:pPr>
            <w:r>
              <w:t>ManagerEmail</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pStyle w:val="NormalTableText"/>
            </w:pPr>
            <w:r>
              <w:t>SupervisorEmpId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pStyle w:val="NormalTableText"/>
            </w:pPr>
            <w:r>
              <w:t>ManagerEmpId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5F351D" w:rsidP="002C60C0">
            <w:pPr>
              <w:pStyle w:val="NormalTableText"/>
            </w:pPr>
            <w:r>
              <w:t>IsRegularPendingForm</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65540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655407" w:rsidP="002C60C0">
            <w:pPr>
              <w:pStyle w:val="NormalTableText"/>
            </w:pPr>
            <w:r>
              <w:t>Enter the date of coaching: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4F35E6" w:rsidP="002C60C0">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DF7B09" w:rsidP="002C60C0">
            <w:pPr>
              <w:pStyle w:val="NormalTableText"/>
              <w:jc w:val="center"/>
            </w:pPr>
            <w:r>
              <w:t>Must be a valid past or current date.</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986FD1" w:rsidP="002C60C0">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986FD1" w:rsidP="002C60C0">
            <w:pPr>
              <w:pStyle w:val="NormalTableText"/>
            </w:pPr>
            <w:r>
              <w:t>Glyphicon-calendar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2B744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2B7447" w:rsidP="002C60C0">
            <w:pPr>
              <w:pStyle w:val="NormalTableText"/>
            </w:pPr>
            <w:r>
              <w:t>Provide the details from the coaching session including action plans developed: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EC71CF" w:rsidP="002C60C0">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Default="00583D84" w:rsidP="002C60C0">
            <w:pPr>
              <w:pStyle w:val="NormalTableText"/>
              <w:jc w:val="center"/>
            </w:pPr>
            <w:r>
              <w:t>Required</w:t>
            </w:r>
          </w:p>
          <w:p w:rsidR="00583D84" w:rsidRPr="002912E0" w:rsidRDefault="00583D84" w:rsidP="002C60C0">
            <w:pPr>
              <w:pStyle w:val="NormalTableText"/>
              <w:jc w:val="center"/>
            </w:pPr>
            <w:r>
              <w:t>Maximum 3000</w:t>
            </w:r>
          </w:p>
        </w:tc>
      </w:tr>
      <w:tr w:rsidR="00797FF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DF4F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DF4F9D" w:rsidP="002C60C0">
            <w:pPr>
              <w:pStyle w:val="NormalTableText"/>
            </w:pPr>
            <w:r>
              <w:t>Provide as much detail as possible.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97FFE" w:rsidRPr="002912E0" w:rsidRDefault="00797FFE" w:rsidP="002C60C0">
            <w:pPr>
              <w:pStyle w:val="NormalTableText"/>
              <w:jc w:val="center"/>
            </w:pPr>
          </w:p>
        </w:tc>
      </w:tr>
      <w:tr w:rsidR="00C978B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978BA" w:rsidRDefault="00C978B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978BA" w:rsidRPr="002912E0" w:rsidRDefault="00C978BA" w:rsidP="002C60C0">
            <w:pPr>
              <w:pStyle w:val="NormalTableText"/>
            </w:pPr>
            <w:r>
              <w:t>3000 remaining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C978BA" w:rsidRPr="002912E0" w:rsidRDefault="00C978BA"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C978BA" w:rsidRPr="002912E0" w:rsidRDefault="00C978BA" w:rsidP="002C60C0">
            <w:pPr>
              <w:pStyle w:val="NormalTableText"/>
              <w:jc w:val="center"/>
            </w:pPr>
            <w:r>
              <w:t>As user types, the number of remaining dynamically changes</w:t>
            </w:r>
          </w:p>
        </w:tc>
      </w:tr>
      <w:tr w:rsidR="00CE55AD"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E55AD" w:rsidRDefault="00CE55AD" w:rsidP="002C60C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E55AD" w:rsidRDefault="00CE55AD" w:rsidP="002C60C0">
            <w:pPr>
              <w:pStyle w:val="NormalTableText"/>
            </w:pPr>
            <w:r>
              <w:t>Submit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CE55AD" w:rsidRPr="002912E0" w:rsidRDefault="00CE55AD"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CE55AD" w:rsidRDefault="00CE55AD" w:rsidP="002C60C0">
            <w:pPr>
              <w:pStyle w:val="NormalTableText"/>
              <w:jc w:val="center"/>
            </w:pPr>
          </w:p>
        </w:tc>
      </w:tr>
      <w:tr w:rsidR="008B58AE"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8B58AE" w:rsidRPr="002912E0" w:rsidRDefault="008B58AE" w:rsidP="008B58AE">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7A3096"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7A3096" w:rsidRPr="002557FC" w:rsidRDefault="007A3096" w:rsidP="00C324D9">
            <w:pPr>
              <w:pStyle w:val="NormalTableText"/>
              <w:rPr>
                <w:b/>
                <w:i/>
                <w:sz w:val="18"/>
                <w:szCs w:val="18"/>
              </w:rPr>
            </w:pPr>
            <w:r w:rsidRPr="002557FC">
              <w:rPr>
                <w:b/>
                <w:i/>
                <w:sz w:val="18"/>
                <w:szCs w:val="18"/>
              </w:rPr>
              <w:t xml:space="preserve">Start </w:t>
            </w:r>
            <w:r w:rsidR="00C324D9" w:rsidRPr="002557FC">
              <w:rPr>
                <w:b/>
                <w:i/>
                <w:sz w:val="18"/>
                <w:szCs w:val="18"/>
              </w:rPr>
              <w:t>–</w:t>
            </w:r>
            <w:r w:rsidRPr="002557FC">
              <w:rPr>
                <w:b/>
                <w:i/>
                <w:sz w:val="18"/>
                <w:szCs w:val="18"/>
              </w:rPr>
              <w:t xml:space="preserve"> </w:t>
            </w:r>
            <w:r w:rsidR="00C324D9" w:rsidRPr="002557FC">
              <w:rPr>
                <w:b/>
                <w:i/>
                <w:sz w:val="18"/>
                <w:szCs w:val="18"/>
              </w:rPr>
              <w:t xml:space="preserve">Research Pending Form </w:t>
            </w: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00C6B"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00C6B" w:rsidP="002C60C0">
            <w:pPr>
              <w:pStyle w:val="NormalTableText"/>
            </w:pPr>
            <w:r>
              <w:t>IsResearchPendingForm</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jc w:val="center"/>
            </w:pP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00C6B"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00C6B" w:rsidP="002C60C0">
            <w:pPr>
              <w:pStyle w:val="NormalTableText"/>
            </w:pPr>
            <w:r>
              <w:t>LogId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jc w:val="center"/>
            </w:pPr>
          </w:p>
        </w:tc>
      </w:tr>
      <w:tr w:rsidR="00477CD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77CD5" w:rsidRDefault="00477CD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77CD5" w:rsidRDefault="00477CD5" w:rsidP="00477CD5">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477CD5" w:rsidRPr="002912E0" w:rsidRDefault="00477CD5"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301186" w:rsidRDefault="00301186" w:rsidP="00B10EA9">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301186" w:rsidRDefault="00301186" w:rsidP="00B10EA9">
            <w:pPr>
              <w:pStyle w:val="NormalTableText"/>
            </w:pPr>
          </w:p>
          <w:p w:rsidR="00B10EA9" w:rsidRDefault="00B10EA9" w:rsidP="00B10EA9">
            <w:pPr>
              <w:pStyle w:val="NormalTableText"/>
            </w:pPr>
            <w:r>
              <w:t>https://cco.gdit.com/Resources/SOP/Contact Center Operations/Forms/AllItems.aspx</w:t>
            </w:r>
          </w:p>
          <w:p w:rsidR="00477CD5" w:rsidRPr="002912E0" w:rsidRDefault="00477CD5" w:rsidP="002C60C0">
            <w:pPr>
              <w:pStyle w:val="NormalTableText"/>
              <w:jc w:val="center"/>
            </w:pP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1635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916354" w:rsidP="002C60C0">
            <w:pPr>
              <w:pStyle w:val="NormalTableText"/>
            </w:pPr>
            <w:r>
              <w:t>Date: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jc w:val="center"/>
            </w:pP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C62E0F" w:rsidP="002C60C0">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E64071" w:rsidP="002C60C0">
            <w:pPr>
              <w:pStyle w:val="NormalTableText"/>
              <w:jc w:val="center"/>
            </w:pPr>
            <w:r>
              <w:t>Must be a valid past or current date.</w:t>
            </w: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D7160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D71607" w:rsidP="002C60C0">
            <w:pPr>
              <w:pStyle w:val="NormalTableText"/>
            </w:pPr>
            <w:r>
              <w:t>Based on your research does this record require coaching?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2C60C0">
            <w:pPr>
              <w:pStyle w:val="NormalTableText"/>
              <w:jc w:val="center"/>
            </w:pPr>
          </w:p>
        </w:tc>
      </w:tr>
      <w:tr w:rsidR="007A3096"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6B7E5B" w:rsidP="002C60C0">
            <w:pPr>
              <w:jc w:val="center"/>
            </w:pPr>
            <w:r>
              <w:lastRenderedPageBreak/>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Default="006B7E5B" w:rsidP="002C60C0">
            <w:pPr>
              <w:pStyle w:val="NormalTableText"/>
            </w:pPr>
            <w:r>
              <w:t>Yes</w:t>
            </w:r>
          </w:p>
          <w:p w:rsidR="006B7E5B" w:rsidRPr="002912E0" w:rsidRDefault="006B7E5B" w:rsidP="002C60C0">
            <w:pPr>
              <w:pStyle w:val="NormalTableText"/>
            </w:pPr>
            <w:r>
              <w:t>No</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7A3096"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7A3096" w:rsidRPr="002912E0" w:rsidRDefault="00C83741" w:rsidP="002C60C0">
            <w:pPr>
              <w:pStyle w:val="NormalTableText"/>
              <w:jc w:val="center"/>
            </w:pPr>
            <w:r>
              <w:t>Default to “No”</w:t>
            </w:r>
          </w:p>
        </w:tc>
      </w:tr>
      <w:tr w:rsidR="000D743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pStyle w:val="NormalTableText"/>
            </w:pPr>
            <w:r>
              <w:t>What was the main reason this item was not coachable?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E42092">
            <w:pPr>
              <w:pStyle w:val="NormalTableText"/>
              <w:jc w:val="center"/>
            </w:pPr>
          </w:p>
        </w:tc>
        <w:tc>
          <w:tcPr>
            <w:tcW w:w="3330" w:type="dxa"/>
            <w:vMerge w:val="restart"/>
            <w:tcBorders>
              <w:top w:val="single" w:sz="4" w:space="0" w:color="auto"/>
              <w:left w:val="single" w:sz="4" w:space="0" w:color="auto"/>
              <w:right w:val="single" w:sz="4" w:space="0" w:color="auto"/>
            </w:tcBorders>
            <w:shd w:val="clear" w:color="auto" w:fill="FFFFFF" w:themeFill="background1"/>
          </w:tcPr>
          <w:p w:rsidR="000D743A" w:rsidRDefault="000D743A" w:rsidP="00D83ED7">
            <w:pPr>
              <w:pStyle w:val="NormalTableText"/>
              <w:jc w:val="center"/>
            </w:pPr>
            <w:r>
              <w:t>Display if “No” is selected;</w:t>
            </w:r>
          </w:p>
          <w:p w:rsidR="000D743A" w:rsidRDefault="000D743A" w:rsidP="00D83ED7">
            <w:pPr>
              <w:pStyle w:val="NormalTableText"/>
              <w:jc w:val="center"/>
            </w:pPr>
          </w:p>
          <w:p w:rsidR="00BA130B" w:rsidRDefault="00BA130B" w:rsidP="00D83ED7">
            <w:pPr>
              <w:pStyle w:val="NormalTableText"/>
              <w:jc w:val="center"/>
            </w:pPr>
            <w:r>
              <w:t>Dropdown:</w:t>
            </w:r>
          </w:p>
          <w:p w:rsidR="00BA130B" w:rsidRDefault="00BA130B" w:rsidP="00D83ED7">
            <w:pPr>
              <w:pStyle w:val="NormalTableText"/>
              <w:jc w:val="center"/>
            </w:pPr>
            <w:r>
              <w:t>Required</w:t>
            </w:r>
          </w:p>
          <w:p w:rsidR="00BA130B" w:rsidRDefault="00BA130B" w:rsidP="00D83ED7">
            <w:pPr>
              <w:pStyle w:val="NormalTableText"/>
              <w:jc w:val="center"/>
            </w:pPr>
          </w:p>
          <w:p w:rsidR="005A466B" w:rsidRDefault="000D743A" w:rsidP="00D83ED7">
            <w:pPr>
              <w:pStyle w:val="NormalTableText"/>
              <w:jc w:val="center"/>
            </w:pPr>
            <w:r>
              <w:t>Input textarea</w:t>
            </w:r>
            <w:r w:rsidR="005A466B">
              <w:t>:</w:t>
            </w:r>
          </w:p>
          <w:p w:rsidR="000D743A" w:rsidRDefault="000D743A" w:rsidP="00D83ED7">
            <w:pPr>
              <w:pStyle w:val="NormalTableText"/>
              <w:jc w:val="center"/>
            </w:pPr>
            <w:r>
              <w:t xml:space="preserve"> maximum characters: 3000</w:t>
            </w:r>
          </w:p>
          <w:p w:rsidR="005A466B" w:rsidRDefault="005A466B" w:rsidP="00D83ED7">
            <w:pPr>
              <w:pStyle w:val="NormalTableText"/>
              <w:jc w:val="center"/>
            </w:pPr>
            <w:r>
              <w:t>Required</w:t>
            </w:r>
          </w:p>
          <w:p w:rsidR="003020B9" w:rsidRPr="002912E0" w:rsidRDefault="003020B9" w:rsidP="00D83ED7">
            <w:pPr>
              <w:pStyle w:val="NormalTableText"/>
              <w:jc w:val="center"/>
            </w:pPr>
          </w:p>
          <w:p w:rsidR="000D743A" w:rsidRPr="002912E0" w:rsidRDefault="000D743A" w:rsidP="00D94088">
            <w:pPr>
              <w:pStyle w:val="NormalTableText"/>
              <w:jc w:val="center"/>
            </w:pPr>
          </w:p>
        </w:tc>
      </w:tr>
      <w:tr w:rsidR="000D743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F64345" w:rsidRDefault="000D743A" w:rsidP="00F64345">
            <w:pPr>
              <w:pStyle w:val="NormalTableText"/>
              <w:jc w:val="center"/>
              <w:rPr>
                <w:b/>
              </w:rPr>
            </w:pPr>
            <w:r w:rsidRPr="00F64345">
              <w:rPr>
                <w:b/>
              </w:rPr>
              <w:t>If OMR/BRL or OMR/BRN:</w:t>
            </w:r>
          </w:p>
          <w:p w:rsidR="000D743A" w:rsidRDefault="000D743A" w:rsidP="00F64345">
            <w:pPr>
              <w:pStyle w:val="NormalTableText"/>
              <w:jc w:val="center"/>
            </w:pPr>
            <w:r>
              <w:t>Approved accommodation on file</w:t>
            </w:r>
          </w:p>
          <w:p w:rsidR="000D743A" w:rsidRDefault="000D743A" w:rsidP="00F64345">
            <w:pPr>
              <w:pStyle w:val="NormalTableText"/>
              <w:jc w:val="center"/>
            </w:pPr>
            <w:r>
              <w:t>Other</w:t>
            </w:r>
          </w:p>
          <w:p w:rsidR="000D743A" w:rsidRDefault="000D743A" w:rsidP="00F64345">
            <w:pPr>
              <w:pStyle w:val="NormalTableText"/>
              <w:jc w:val="center"/>
            </w:pPr>
          </w:p>
          <w:p w:rsidR="000D743A" w:rsidRPr="00F64345" w:rsidRDefault="000D743A" w:rsidP="00F64345">
            <w:pPr>
              <w:pStyle w:val="NormalTableText"/>
              <w:jc w:val="center"/>
              <w:rPr>
                <w:b/>
              </w:rPr>
            </w:pPr>
            <w:r w:rsidRPr="00F64345">
              <w:rPr>
                <w:b/>
              </w:rPr>
              <w:t>If OMR/IAE:</w:t>
            </w:r>
          </w:p>
          <w:p w:rsidR="000D743A" w:rsidRDefault="000D743A" w:rsidP="00F64345">
            <w:pPr>
              <w:pStyle w:val="NormalTableText"/>
              <w:jc w:val="center"/>
            </w:pPr>
            <w:r w:rsidRPr="00091888">
              <w:t>Agent no longer employed or on LOA</w:t>
            </w:r>
          </w:p>
          <w:p w:rsidR="000D743A" w:rsidRDefault="000D743A" w:rsidP="00F64345">
            <w:pPr>
              <w:pStyle w:val="NormalTableText"/>
              <w:jc w:val="center"/>
            </w:pPr>
            <w:r w:rsidRPr="00091888">
              <w:t>Escalation was appropriate</w:t>
            </w:r>
          </w:p>
          <w:p w:rsidR="000D743A" w:rsidRDefault="000D743A" w:rsidP="00F64345">
            <w:pPr>
              <w:pStyle w:val="NormalTableText"/>
              <w:jc w:val="center"/>
            </w:pPr>
            <w:r w:rsidRPr="00575BDE">
              <w:t>ISG or Supervisor told agent to escalate</w:t>
            </w:r>
          </w:p>
          <w:p w:rsidR="000D743A" w:rsidRDefault="000D743A" w:rsidP="00F64345">
            <w:pPr>
              <w:pStyle w:val="NormalTableText"/>
              <w:jc w:val="center"/>
            </w:pPr>
            <w:r w:rsidRPr="00575BDE">
              <w:t>Not enough information to coach</w:t>
            </w:r>
          </w:p>
          <w:p w:rsidR="000D743A" w:rsidRDefault="000D743A" w:rsidP="00F64345">
            <w:pPr>
              <w:pStyle w:val="NormalTableText"/>
              <w:jc w:val="center"/>
            </w:pPr>
            <w:r w:rsidRPr="00575BDE">
              <w:t>Other</w:t>
            </w:r>
          </w:p>
          <w:p w:rsidR="000D743A" w:rsidRDefault="000D743A" w:rsidP="00F64345">
            <w:pPr>
              <w:pStyle w:val="NormalTableText"/>
              <w:jc w:val="center"/>
            </w:pPr>
          </w:p>
          <w:p w:rsidR="000D743A" w:rsidRPr="00F64345" w:rsidRDefault="000D743A" w:rsidP="00F64345">
            <w:pPr>
              <w:pStyle w:val="NormalTableText"/>
              <w:jc w:val="center"/>
              <w:rPr>
                <w:b/>
              </w:rPr>
            </w:pPr>
            <w:r w:rsidRPr="00F64345">
              <w:rPr>
                <w:b/>
              </w:rPr>
              <w:t>Otherwise:</w:t>
            </w:r>
          </w:p>
          <w:p w:rsidR="000D743A" w:rsidRPr="002912E0" w:rsidRDefault="000D743A" w:rsidP="00F64345">
            <w:pPr>
              <w:pStyle w:val="NormalTableText"/>
              <w:jc w:val="center"/>
            </w:pPr>
            <w:r>
              <w:t>Other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E42092">
            <w:pPr>
              <w:pStyle w:val="NormalTableText"/>
              <w:jc w:val="center"/>
            </w:pPr>
            <w:r>
              <w:t>Reasons_By_ReportCode</w:t>
            </w:r>
          </w:p>
        </w:tc>
        <w:tc>
          <w:tcPr>
            <w:tcW w:w="3330" w:type="dxa"/>
            <w:vMerge/>
            <w:tcBorders>
              <w:left w:val="single" w:sz="4" w:space="0" w:color="auto"/>
              <w:right w:val="single" w:sz="4" w:space="0" w:color="auto"/>
            </w:tcBorders>
            <w:shd w:val="clear" w:color="auto" w:fill="EAF1DD" w:themeFill="accent3" w:themeFillTint="33"/>
          </w:tcPr>
          <w:p w:rsidR="000D743A" w:rsidRPr="002912E0" w:rsidRDefault="000D743A" w:rsidP="00D94088">
            <w:pPr>
              <w:pStyle w:val="NormalTableText"/>
              <w:jc w:val="center"/>
            </w:pPr>
          </w:p>
        </w:tc>
      </w:tr>
      <w:tr w:rsidR="000D743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Default="000D743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pStyle w:val="NormalTableText"/>
            </w:pPr>
            <w:r>
              <w:t>Please provide reason/explanation/justification as to why the item was not coachable: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Default="000D743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0D743A" w:rsidRPr="002912E0" w:rsidRDefault="000D743A" w:rsidP="00D94088">
            <w:pPr>
              <w:pStyle w:val="NormalTableText"/>
              <w:jc w:val="center"/>
            </w:pPr>
          </w:p>
        </w:tc>
      </w:tr>
      <w:tr w:rsidR="000D743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Default="000D743A" w:rsidP="00522ED1">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Pr="002912E0" w:rsidRDefault="000D743A"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D743A" w:rsidRDefault="000D743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0D743A" w:rsidRPr="002912E0" w:rsidRDefault="000D743A" w:rsidP="00D94088">
            <w:pPr>
              <w:pStyle w:val="NormalTableText"/>
              <w:jc w:val="center"/>
            </w:pPr>
          </w:p>
        </w:tc>
      </w:tr>
      <w:tr w:rsidR="00803352"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Default="0080335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Pr="002912E0" w:rsidRDefault="00803352" w:rsidP="002C60C0">
            <w:pPr>
              <w:pStyle w:val="NormalTableText"/>
            </w:pPr>
            <w:r>
              <w:t>Please provide reason/explanation/justification as to why the item is coachable for the Supervisor: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Default="00803352" w:rsidP="00E42092">
            <w:pPr>
              <w:pStyle w:val="NormalTableText"/>
              <w:jc w:val="center"/>
            </w:pPr>
          </w:p>
        </w:tc>
        <w:tc>
          <w:tcPr>
            <w:tcW w:w="3330" w:type="dxa"/>
            <w:vMerge w:val="restart"/>
            <w:tcBorders>
              <w:left w:val="single" w:sz="4" w:space="0" w:color="auto"/>
              <w:right w:val="single" w:sz="4" w:space="0" w:color="auto"/>
            </w:tcBorders>
            <w:shd w:val="clear" w:color="auto" w:fill="FFFFFF" w:themeFill="background1"/>
          </w:tcPr>
          <w:p w:rsidR="00803352" w:rsidRDefault="00803352" w:rsidP="002C60C0">
            <w:pPr>
              <w:pStyle w:val="NormalTableText"/>
              <w:jc w:val="center"/>
            </w:pPr>
            <w:r>
              <w:t>If “Yes” is selected.</w:t>
            </w:r>
          </w:p>
          <w:p w:rsidR="00204B95" w:rsidRDefault="00204B95" w:rsidP="002C60C0">
            <w:pPr>
              <w:pStyle w:val="NormalTableText"/>
              <w:jc w:val="center"/>
            </w:pPr>
          </w:p>
          <w:p w:rsidR="00204B95" w:rsidRDefault="00204B95" w:rsidP="002C60C0">
            <w:pPr>
              <w:pStyle w:val="NormalTableText"/>
              <w:jc w:val="center"/>
            </w:pPr>
            <w:r>
              <w:t>Dropdown:</w:t>
            </w:r>
          </w:p>
          <w:p w:rsidR="00204B95" w:rsidRDefault="00204B95" w:rsidP="002C60C0">
            <w:pPr>
              <w:pStyle w:val="NormalTableText"/>
              <w:jc w:val="center"/>
            </w:pPr>
            <w:r>
              <w:t>Required</w:t>
            </w:r>
          </w:p>
          <w:p w:rsidR="00751C8E" w:rsidRDefault="00751C8E" w:rsidP="002C60C0">
            <w:pPr>
              <w:pStyle w:val="NormalTableText"/>
              <w:jc w:val="center"/>
            </w:pPr>
          </w:p>
          <w:p w:rsidR="00204B95" w:rsidRDefault="00803352" w:rsidP="0043430B">
            <w:pPr>
              <w:pStyle w:val="NormalTableText"/>
              <w:jc w:val="center"/>
            </w:pPr>
            <w:r>
              <w:t>Input textarea</w:t>
            </w:r>
            <w:r w:rsidR="00204B95">
              <w:t>:</w:t>
            </w:r>
          </w:p>
          <w:p w:rsidR="00803352" w:rsidRDefault="00803352" w:rsidP="0043430B">
            <w:pPr>
              <w:pStyle w:val="NormalTableText"/>
              <w:jc w:val="center"/>
            </w:pPr>
            <w:r>
              <w:t xml:space="preserve"> maximum characters: 3000</w:t>
            </w:r>
          </w:p>
          <w:p w:rsidR="00204B95" w:rsidRPr="002912E0" w:rsidRDefault="00204B95" w:rsidP="0043430B">
            <w:pPr>
              <w:pStyle w:val="NormalTableText"/>
              <w:jc w:val="center"/>
            </w:pPr>
            <w:r>
              <w:t>Required</w:t>
            </w:r>
          </w:p>
        </w:tc>
      </w:tr>
      <w:tr w:rsidR="00803352"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Default="00803352" w:rsidP="002C60C0">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Pr="002912E0" w:rsidRDefault="00803352"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803352" w:rsidRDefault="00803352" w:rsidP="00E42092">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803352" w:rsidRPr="002912E0" w:rsidRDefault="00803352" w:rsidP="00803352">
            <w:pPr>
              <w:pStyle w:val="NormalTableText"/>
              <w:jc w:val="center"/>
            </w:pPr>
          </w:p>
        </w:tc>
      </w:tr>
      <w:tr w:rsidR="00E77A2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6053B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Pr="002912E0" w:rsidRDefault="005D73C6" w:rsidP="002C60C0">
            <w:pPr>
              <w:pStyle w:val="NormalTableText"/>
            </w:pPr>
            <w:r>
              <w:t>These notes will only be viewed by supervisors.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E77A2C"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E77A2C" w:rsidRPr="002912E0" w:rsidRDefault="00E77A2C" w:rsidP="002C60C0">
            <w:pPr>
              <w:pStyle w:val="NormalTableText"/>
              <w:jc w:val="center"/>
            </w:pPr>
          </w:p>
        </w:tc>
      </w:tr>
      <w:tr w:rsidR="00E77A2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3D2AC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Pr="002912E0" w:rsidRDefault="003D2AC1" w:rsidP="002C60C0">
            <w:pPr>
              <w:pStyle w:val="NormalTableText"/>
            </w:pPr>
            <w:r>
              <w:t>3000 remaining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E77A2C"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E77A2C" w:rsidRPr="002912E0" w:rsidRDefault="005B38E3" w:rsidP="002C60C0">
            <w:pPr>
              <w:pStyle w:val="NormalTableText"/>
              <w:jc w:val="center"/>
            </w:pPr>
            <w:r>
              <w:t>As user types, the number of remaining dynamically changes</w:t>
            </w:r>
          </w:p>
        </w:tc>
      </w:tr>
      <w:tr w:rsidR="00E77A2C"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AA6274" w:rsidP="002C60C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Pr="002912E0" w:rsidRDefault="00AA6274" w:rsidP="002C60C0">
            <w:pPr>
              <w:pStyle w:val="NormalTableText"/>
            </w:pPr>
            <w:r>
              <w:t>Submit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77A2C" w:rsidRDefault="00E77A2C"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E77A2C" w:rsidRPr="002912E0" w:rsidRDefault="00E77A2C" w:rsidP="002C60C0">
            <w:pPr>
              <w:pStyle w:val="NormalTableText"/>
              <w:jc w:val="center"/>
            </w:pPr>
          </w:p>
        </w:tc>
      </w:tr>
      <w:tr w:rsidR="002557FC"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557FC" w:rsidRPr="002912E0" w:rsidRDefault="002557FC" w:rsidP="002557FC">
            <w:pPr>
              <w:pStyle w:val="NormalTableText"/>
            </w:pPr>
            <w:r>
              <w:rPr>
                <w:b/>
                <w:i/>
                <w:sz w:val="18"/>
                <w:szCs w:val="18"/>
              </w:rPr>
              <w:t>End</w:t>
            </w:r>
            <w:r w:rsidRPr="002557FC">
              <w:rPr>
                <w:b/>
                <w:i/>
                <w:sz w:val="18"/>
                <w:szCs w:val="18"/>
              </w:rPr>
              <w:t xml:space="preserve"> – Research Pending Form</w:t>
            </w:r>
          </w:p>
        </w:tc>
      </w:tr>
      <w:tr w:rsidR="001976B1"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1976B1" w:rsidRPr="001976B1" w:rsidRDefault="001976B1" w:rsidP="00A7799A">
            <w:pPr>
              <w:pStyle w:val="NormalTableText"/>
              <w:rPr>
                <w:b/>
                <w:i/>
                <w:sz w:val="18"/>
                <w:szCs w:val="18"/>
              </w:rPr>
            </w:pPr>
            <w:r>
              <w:rPr>
                <w:b/>
                <w:i/>
                <w:sz w:val="18"/>
                <w:szCs w:val="18"/>
              </w:rPr>
              <w:t>Start – CSE Pending Form</w:t>
            </w:r>
          </w:p>
        </w:tc>
      </w:tr>
      <w:tr w:rsidR="003F636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Pr="00BF1B4A" w:rsidRDefault="003F636F" w:rsidP="002C60C0">
            <w:pPr>
              <w:pStyle w:val="NormalTableText"/>
            </w:pPr>
            <w:r>
              <w:t>IsCsePendingForm</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3F636F" w:rsidRPr="002912E0" w:rsidRDefault="003F636F" w:rsidP="002C60C0">
            <w:pPr>
              <w:pStyle w:val="NormalTableText"/>
              <w:jc w:val="center"/>
            </w:pPr>
          </w:p>
        </w:tc>
      </w:tr>
      <w:tr w:rsidR="003F636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pStyle w:val="NormalTableText"/>
            </w:pPr>
            <w:r>
              <w:t>LogId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3F636F" w:rsidRPr="002912E0" w:rsidRDefault="003F636F" w:rsidP="002C60C0">
            <w:pPr>
              <w:pStyle w:val="NormalTableText"/>
              <w:jc w:val="center"/>
            </w:pPr>
          </w:p>
        </w:tc>
      </w:tr>
      <w:tr w:rsidR="003F636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2C60C0">
            <w:pPr>
              <w:pStyle w:val="NormalTableText"/>
            </w:pPr>
            <w:r>
              <w:t>ModuleId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3F636F" w:rsidRPr="002912E0" w:rsidRDefault="003F636F" w:rsidP="002C60C0">
            <w:pPr>
              <w:pStyle w:val="NormalTableText"/>
              <w:jc w:val="center"/>
            </w:pPr>
          </w:p>
        </w:tc>
      </w:tr>
      <w:tr w:rsidR="005A466B"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BF1B4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Pr="002912E0" w:rsidRDefault="00BF1B4A" w:rsidP="002C60C0">
            <w:pPr>
              <w:pStyle w:val="NormalTableText"/>
            </w:pPr>
            <w:r w:rsidRPr="00BF1B4A">
              <w:t xml:space="preserve">Review the submitted coaching opportunity and determine if it is a confirmed Customer Service Escalation (CSE).  If it is a CSE, setup a meeting with the </w:t>
            </w:r>
            <w:r w:rsidRPr="00BF1B4A">
              <w:lastRenderedPageBreak/>
              <w:t>Employee and Supervisor and report your coaching in the box below.  If it not a CSE, enter notes for the Supervisor to use to coach the Employee.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5A466B"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5A466B" w:rsidRPr="002912E0" w:rsidRDefault="005A466B" w:rsidP="002C60C0">
            <w:pPr>
              <w:pStyle w:val="NormalTableText"/>
              <w:jc w:val="center"/>
            </w:pPr>
          </w:p>
        </w:tc>
      </w:tr>
      <w:tr w:rsidR="003F636F"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866CE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Pr="00BF1B4A" w:rsidRDefault="00866CED" w:rsidP="002C60C0">
            <w:pPr>
              <w:pStyle w:val="NormalTableText"/>
            </w:pPr>
            <w:r>
              <w:t>Is the coaching opportunity a confirmed Customer Service Escalation (CSE)?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3F636F" w:rsidRDefault="003F636F"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3F636F" w:rsidRPr="002912E0" w:rsidRDefault="003F636F" w:rsidP="002C60C0">
            <w:pPr>
              <w:pStyle w:val="NormalTableText"/>
              <w:jc w:val="center"/>
            </w:pPr>
          </w:p>
        </w:tc>
      </w:tr>
      <w:tr w:rsidR="005A466B"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866CED"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866CED" w:rsidP="002C60C0">
            <w:pPr>
              <w:pStyle w:val="NormalTableText"/>
            </w:pPr>
            <w:r>
              <w:t>Yes, this is a confirmed Customer Service Escalation.</w:t>
            </w:r>
          </w:p>
          <w:p w:rsidR="00866CED" w:rsidRDefault="00866CED" w:rsidP="002C60C0">
            <w:pPr>
              <w:pStyle w:val="NormalTableText"/>
            </w:pPr>
          </w:p>
          <w:p w:rsidR="00866CED" w:rsidRPr="002912E0" w:rsidRDefault="00866CED" w:rsidP="002C60C0">
            <w:pPr>
              <w:pStyle w:val="NormalTableText"/>
            </w:pPr>
            <w:r>
              <w:t>No, this is not a confirmed Customer Service Escalation.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A466B" w:rsidRDefault="005A466B"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5A466B" w:rsidRPr="002912E0" w:rsidRDefault="005A466B" w:rsidP="002C60C0">
            <w:pPr>
              <w:pStyle w:val="NormalTableText"/>
              <w:jc w:val="center"/>
            </w:pP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r>
              <w:t>Enter the date coached: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val="restart"/>
            <w:tcBorders>
              <w:left w:val="single" w:sz="4" w:space="0" w:color="auto"/>
              <w:right w:val="single" w:sz="4" w:space="0" w:color="auto"/>
            </w:tcBorders>
            <w:shd w:val="clear" w:color="auto" w:fill="FFFFFF" w:themeFill="background1"/>
          </w:tcPr>
          <w:p w:rsidR="00D436CA" w:rsidRDefault="00D436CA" w:rsidP="00D62566">
            <w:pPr>
              <w:pStyle w:val="NormalTableText"/>
              <w:jc w:val="center"/>
            </w:pPr>
            <w:r>
              <w:t>Display if “Yes” is selected.</w:t>
            </w:r>
          </w:p>
          <w:p w:rsidR="00D436CA" w:rsidRDefault="00D436CA" w:rsidP="00D62566">
            <w:pPr>
              <w:pStyle w:val="NormalTableText"/>
              <w:jc w:val="center"/>
            </w:pPr>
          </w:p>
          <w:p w:rsidR="00D436CA" w:rsidRDefault="00D436CA" w:rsidP="00D62566">
            <w:pPr>
              <w:pStyle w:val="NormalTableText"/>
              <w:jc w:val="center"/>
            </w:pPr>
            <w:r>
              <w:t>Date must be a valid past or current date.</w:t>
            </w:r>
          </w:p>
          <w:p w:rsidR="00EA0846" w:rsidRDefault="00EA0846" w:rsidP="00D62566">
            <w:pPr>
              <w:pStyle w:val="NormalTableText"/>
              <w:jc w:val="center"/>
            </w:pPr>
            <w:r>
              <w:t>Required</w:t>
            </w:r>
            <w:r w:rsidR="009665F7">
              <w:t>.</w:t>
            </w:r>
          </w:p>
          <w:p w:rsidR="002368DD" w:rsidRDefault="002368DD" w:rsidP="00D62566">
            <w:pPr>
              <w:pStyle w:val="NormalTableText"/>
              <w:jc w:val="center"/>
            </w:pPr>
          </w:p>
          <w:p w:rsidR="002368DD" w:rsidRDefault="002368DD" w:rsidP="00D62566">
            <w:pPr>
              <w:pStyle w:val="NormalTableText"/>
              <w:jc w:val="center"/>
            </w:pPr>
            <w:r>
              <w:t>Input area:</w:t>
            </w:r>
          </w:p>
          <w:p w:rsidR="002368DD" w:rsidRDefault="002368DD" w:rsidP="00D62566">
            <w:pPr>
              <w:pStyle w:val="NormalTableText"/>
              <w:jc w:val="center"/>
            </w:pPr>
            <w:r>
              <w:t>Maximum characters: 3000</w:t>
            </w:r>
          </w:p>
          <w:p w:rsidR="009E4586" w:rsidRPr="002912E0" w:rsidRDefault="009E4586" w:rsidP="00D62566">
            <w:pPr>
              <w:pStyle w:val="NormalTableText"/>
              <w:jc w:val="center"/>
            </w:pPr>
            <w:r>
              <w:t>Required</w:t>
            </w: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D436CA" w:rsidRPr="002912E0" w:rsidRDefault="00D436CA" w:rsidP="002C60C0">
            <w:pPr>
              <w:pStyle w:val="NormalTableText"/>
              <w:jc w:val="center"/>
            </w:pP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r>
              <w:t>Glyphicon-calendar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D436CA" w:rsidRPr="002912E0" w:rsidRDefault="00D436CA" w:rsidP="002C60C0">
            <w:pPr>
              <w:pStyle w:val="NormalTableText"/>
              <w:jc w:val="center"/>
            </w:pP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r>
              <w:t>Provide the details from the coaching session including action plans developed: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D436CA" w:rsidRPr="002912E0" w:rsidRDefault="00D436CA" w:rsidP="002C60C0">
            <w:pPr>
              <w:pStyle w:val="NormalTableText"/>
              <w:jc w:val="center"/>
            </w:pPr>
          </w:p>
        </w:tc>
      </w:tr>
      <w:tr w:rsidR="00D436CA"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2C60C0">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D436CA" w:rsidRDefault="00D436CA" w:rsidP="00E42092">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D436CA" w:rsidRPr="002912E0" w:rsidRDefault="00D436CA" w:rsidP="002C60C0">
            <w:pPr>
              <w:pStyle w:val="NormalTableText"/>
              <w:jc w:val="center"/>
            </w:pP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r>
              <w:t>Enter the date reviewed: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val="restart"/>
            <w:tcBorders>
              <w:left w:val="single" w:sz="4" w:space="0" w:color="auto"/>
              <w:right w:val="single" w:sz="4" w:space="0" w:color="auto"/>
            </w:tcBorders>
            <w:shd w:val="clear" w:color="auto" w:fill="FFFFFF" w:themeFill="background1"/>
          </w:tcPr>
          <w:p w:rsidR="00531345" w:rsidRDefault="00531345" w:rsidP="002C60C0">
            <w:pPr>
              <w:pStyle w:val="NormalTableText"/>
              <w:jc w:val="center"/>
            </w:pPr>
            <w:r>
              <w:t>Display if “No” is selected.</w:t>
            </w:r>
          </w:p>
          <w:p w:rsidR="00531345" w:rsidRDefault="00531345" w:rsidP="002C60C0">
            <w:pPr>
              <w:pStyle w:val="NormalTableText"/>
              <w:jc w:val="center"/>
            </w:pPr>
          </w:p>
          <w:p w:rsidR="00531345" w:rsidRDefault="00531345" w:rsidP="002C60C0">
            <w:pPr>
              <w:pStyle w:val="NormalTableText"/>
              <w:jc w:val="center"/>
            </w:pPr>
            <w:r>
              <w:t>Date must be a valid past or current date.</w:t>
            </w:r>
          </w:p>
          <w:p w:rsidR="009665F7" w:rsidRDefault="009665F7" w:rsidP="002C60C0">
            <w:pPr>
              <w:pStyle w:val="NormalTableText"/>
              <w:jc w:val="center"/>
            </w:pPr>
            <w:r>
              <w:t>Required.</w:t>
            </w:r>
          </w:p>
          <w:p w:rsidR="00531345" w:rsidRDefault="00531345" w:rsidP="002C60C0">
            <w:pPr>
              <w:pStyle w:val="NormalTableText"/>
              <w:jc w:val="center"/>
            </w:pPr>
          </w:p>
          <w:p w:rsidR="00531345" w:rsidRDefault="00531345" w:rsidP="002C60C0">
            <w:pPr>
              <w:pStyle w:val="NormalTableText"/>
              <w:jc w:val="center"/>
            </w:pPr>
            <w:r>
              <w:t>Input area:</w:t>
            </w:r>
          </w:p>
          <w:p w:rsidR="00531345" w:rsidRDefault="00531345" w:rsidP="002C60C0">
            <w:pPr>
              <w:pStyle w:val="NormalTableText"/>
              <w:jc w:val="center"/>
            </w:pPr>
            <w:r>
              <w:t>Maximum characters: 3000</w:t>
            </w:r>
          </w:p>
          <w:p w:rsidR="004A0B95" w:rsidRPr="002912E0" w:rsidRDefault="004A0B95" w:rsidP="002C60C0">
            <w:pPr>
              <w:pStyle w:val="NormalTableText"/>
              <w:jc w:val="center"/>
            </w:pPr>
            <w:r>
              <w:t>Required</w:t>
            </w: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531345" w:rsidRPr="002912E0" w:rsidRDefault="00531345" w:rsidP="002C60C0">
            <w:pPr>
              <w:pStyle w:val="NormalTableText"/>
              <w:jc w:val="center"/>
            </w:pP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r>
              <w:t>Glyphicon-calendar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531345" w:rsidRPr="002912E0" w:rsidRDefault="00531345" w:rsidP="002C60C0">
            <w:pPr>
              <w:pStyle w:val="NormalTableText"/>
              <w:jc w:val="center"/>
            </w:pP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r>
              <w:t>Provide explanation for Employee and Supervisor as to reason why this is not a CSE: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tcBorders>
              <w:left w:val="single" w:sz="4" w:space="0" w:color="auto"/>
              <w:right w:val="single" w:sz="4" w:space="0" w:color="auto"/>
            </w:tcBorders>
            <w:shd w:val="clear" w:color="auto" w:fill="FFFFFF" w:themeFill="background1"/>
          </w:tcPr>
          <w:p w:rsidR="00531345" w:rsidRPr="002912E0" w:rsidRDefault="00531345" w:rsidP="002C60C0">
            <w:pPr>
              <w:pStyle w:val="NormalTableText"/>
              <w:jc w:val="center"/>
            </w:pPr>
          </w:p>
        </w:tc>
      </w:tr>
      <w:tr w:rsidR="0053134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2C60C0">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531345" w:rsidRDefault="00531345" w:rsidP="00E42092">
            <w:pPr>
              <w:pStyle w:val="NormalTableText"/>
              <w:jc w:val="center"/>
            </w:pPr>
          </w:p>
        </w:tc>
        <w:tc>
          <w:tcPr>
            <w:tcW w:w="3330" w:type="dxa"/>
            <w:vMerge/>
            <w:tcBorders>
              <w:left w:val="single" w:sz="4" w:space="0" w:color="auto"/>
              <w:bottom w:val="single" w:sz="4" w:space="0" w:color="auto"/>
              <w:right w:val="single" w:sz="4" w:space="0" w:color="auto"/>
            </w:tcBorders>
            <w:shd w:val="clear" w:color="auto" w:fill="FFFFFF" w:themeFill="background1"/>
          </w:tcPr>
          <w:p w:rsidR="00531345" w:rsidRPr="002912E0" w:rsidRDefault="00531345" w:rsidP="002C60C0">
            <w:pPr>
              <w:pStyle w:val="NormalTableText"/>
              <w:jc w:val="center"/>
            </w:pPr>
          </w:p>
        </w:tc>
      </w:tr>
      <w:tr w:rsidR="006776C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6776C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Pr="002912E0" w:rsidRDefault="006776C5" w:rsidP="002C60C0">
            <w:pPr>
              <w:pStyle w:val="NormalTableText"/>
            </w:pPr>
            <w:r>
              <w:t>Provide as much detail as possible</w:t>
            </w:r>
            <w:r w:rsidR="00531345">
              <w: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6776C5"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6776C5" w:rsidRPr="002912E0" w:rsidRDefault="006776C5" w:rsidP="002C60C0">
            <w:pPr>
              <w:pStyle w:val="NormalTableText"/>
              <w:jc w:val="center"/>
            </w:pPr>
          </w:p>
        </w:tc>
      </w:tr>
      <w:tr w:rsidR="006776C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E52A89"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Pr="002912E0" w:rsidRDefault="00E52A89" w:rsidP="002C60C0">
            <w:pPr>
              <w:pStyle w:val="NormalTableText"/>
            </w:pPr>
            <w:r>
              <w:t>3000 remaining</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6776C5"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6776C5" w:rsidRPr="002912E0" w:rsidRDefault="000A3D1D" w:rsidP="002C60C0">
            <w:pPr>
              <w:pStyle w:val="NormalTableText"/>
              <w:jc w:val="center"/>
            </w:pPr>
            <w:r>
              <w:t>As user types, the number of remaining dynamically changes</w:t>
            </w:r>
          </w:p>
        </w:tc>
      </w:tr>
      <w:tr w:rsidR="006776C5"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0247CF" w:rsidP="002C60C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Pr="002912E0" w:rsidRDefault="000247CF" w:rsidP="002C60C0">
            <w:pPr>
              <w:pStyle w:val="NormalTableText"/>
            </w:pPr>
            <w:r>
              <w:t>Submit</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6776C5" w:rsidRDefault="006776C5" w:rsidP="00E42092">
            <w:pPr>
              <w:pStyle w:val="NormalTableText"/>
              <w:jc w:val="center"/>
            </w:pPr>
          </w:p>
        </w:tc>
        <w:tc>
          <w:tcPr>
            <w:tcW w:w="3330" w:type="dxa"/>
            <w:tcBorders>
              <w:left w:val="single" w:sz="4" w:space="0" w:color="auto"/>
              <w:bottom w:val="single" w:sz="4" w:space="0" w:color="auto"/>
              <w:right w:val="single" w:sz="4" w:space="0" w:color="auto"/>
            </w:tcBorders>
            <w:shd w:val="clear" w:color="auto" w:fill="FFFFFF" w:themeFill="background1"/>
          </w:tcPr>
          <w:p w:rsidR="006776C5" w:rsidRPr="002912E0" w:rsidRDefault="006776C5" w:rsidP="002C60C0">
            <w:pPr>
              <w:pStyle w:val="NormalTableText"/>
              <w:jc w:val="center"/>
            </w:pPr>
          </w:p>
        </w:tc>
      </w:tr>
      <w:tr w:rsidR="001D039D"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039D" w:rsidRPr="001D039D" w:rsidRDefault="001D039D" w:rsidP="00D4463B">
            <w:pPr>
              <w:pStyle w:val="NormalTableText"/>
              <w:rPr>
                <w:b/>
                <w:i/>
                <w:sz w:val="18"/>
                <w:szCs w:val="18"/>
              </w:rPr>
            </w:pPr>
            <w:r>
              <w:rPr>
                <w:b/>
                <w:i/>
                <w:sz w:val="18"/>
                <w:szCs w:val="18"/>
              </w:rPr>
              <w:t>End – C</w:t>
            </w:r>
            <w:r w:rsidR="00D4463B">
              <w:rPr>
                <w:b/>
                <w:i/>
                <w:sz w:val="18"/>
                <w:szCs w:val="18"/>
              </w:rPr>
              <w:t>SE</w:t>
            </w:r>
            <w:r>
              <w:rPr>
                <w:b/>
                <w:i/>
                <w:sz w:val="18"/>
                <w:szCs w:val="18"/>
              </w:rPr>
              <w:t xml:space="preserve"> Pending Form</w:t>
            </w:r>
          </w:p>
        </w:tc>
      </w:tr>
      <w:tr w:rsidR="00E600B1"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E600B1" w:rsidRPr="00E61A3B" w:rsidRDefault="00E600B1" w:rsidP="00E600B1">
            <w:pPr>
              <w:pStyle w:val="NormalTableText"/>
              <w:rPr>
                <w:b/>
                <w:i/>
                <w:sz w:val="18"/>
                <w:szCs w:val="18"/>
              </w:rPr>
            </w:pPr>
            <w:r w:rsidRPr="00E61A3B">
              <w:rPr>
                <w:b/>
                <w:i/>
                <w:sz w:val="18"/>
                <w:szCs w:val="18"/>
              </w:rPr>
              <w:t>Start – View Coaching (read only)</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Final</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Display if log is completed</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Review</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Display if log is pending</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Coaching Reason(s):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Non-editable</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Details of the behavior being coached:</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Non-editable</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Coaching Opportunity was a confirmed Customer Service Escalation.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r>
              <w:t>Display if confirmed CSE.</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r>
              <w:t xml:space="preserve">Coaching Opportunity </w:t>
            </w:r>
            <w:r>
              <w:lastRenderedPageBreak/>
              <w:t>was not a confirmed Customer Service Escalation.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r>
              <w:t>Display if confirmed NOT CSE.</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Manager Notes: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r>
              <w:t>Manager Review Information: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r>
              <w:t xml:space="preserve">Reviewd and acknowledged Quality Monitor on </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Default="00035191" w:rsidP="00D94088">
            <w:pPr>
              <w:pStyle w:val="NormalTableText"/>
              <w:jc w:val="center"/>
            </w:pPr>
            <w:r>
              <w:t>MgrReviewAutoDate</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Coaching Notes: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Supervisor Reviw Information: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 xml:space="preserve">Reviewd and acknowledged Quality Monitor on </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SupReviewedAutoDate</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Employee Review Information: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EmployeeName</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 xml:space="preserve">Reviewed and acknowledged Quality Monitor On </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Display if IQS and Completed</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Reviewed and acknowledged Coaching On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Display if Not IQS and Not Completed</w:t>
            </w: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r>
              <w:t>EmloyeeReviewDate</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035191" w:rsidRPr="002912E0" w:rsidTr="000351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pPr>
            <w:r>
              <w:t>Close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035191" w:rsidRPr="002912E0" w:rsidRDefault="00035191" w:rsidP="00D94088">
            <w:pPr>
              <w:pStyle w:val="NormalTableText"/>
              <w:jc w:val="center"/>
            </w:pPr>
          </w:p>
        </w:tc>
      </w:tr>
      <w:tr w:rsidR="00C71B0D"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71B0D" w:rsidRPr="00C71B0D" w:rsidRDefault="00C71B0D" w:rsidP="009635CE">
            <w:pPr>
              <w:pStyle w:val="NormalTableText"/>
              <w:rPr>
                <w:b/>
                <w:i/>
                <w:sz w:val="18"/>
                <w:szCs w:val="18"/>
              </w:rPr>
            </w:pPr>
            <w:r>
              <w:rPr>
                <w:b/>
                <w:i/>
                <w:sz w:val="18"/>
                <w:szCs w:val="18"/>
              </w:rPr>
              <w:t xml:space="preserve">End – </w:t>
            </w:r>
            <w:r w:rsidR="009635CE">
              <w:rPr>
                <w:b/>
                <w:i/>
                <w:sz w:val="18"/>
                <w:szCs w:val="18"/>
              </w:rPr>
              <w:t>View Coaching (read only)</w:t>
            </w:r>
          </w:p>
        </w:tc>
      </w:tr>
      <w:tr w:rsidR="00D6411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D6411A" w:rsidRPr="005B478C" w:rsidRDefault="00D6411A" w:rsidP="00541B8E">
            <w:pPr>
              <w:pStyle w:val="NormalTableText"/>
              <w:rPr>
                <w:b/>
              </w:rPr>
            </w:pPr>
            <w:r w:rsidRPr="005B478C">
              <w:rPr>
                <w:b/>
              </w:rPr>
              <w:t>End – Coaching Information displayed on right.</w:t>
            </w:r>
          </w:p>
        </w:tc>
      </w:tr>
      <w:tr w:rsidR="00A21FCD"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A21FCD" w:rsidRPr="00541B8E" w:rsidRDefault="00715364" w:rsidP="00B07EF6">
            <w:pPr>
              <w:pStyle w:val="NormalTableText"/>
              <w:rPr>
                <w:b/>
                <w:i/>
              </w:rPr>
            </w:pPr>
            <w:r>
              <w:rPr>
                <w:b/>
              </w:rPr>
              <w:t xml:space="preserve">Warning Information displayed on left </w:t>
            </w:r>
            <w:r w:rsidRPr="00EA1C98">
              <w:rPr>
                <w:b/>
              </w:rPr>
              <w:t>(non-editable)</w:t>
            </w:r>
            <w:r>
              <w:rPr>
                <w:b/>
              </w:rPr>
              <w:t xml:space="preserve"> - _</w:t>
            </w:r>
            <w:r w:rsidR="00B07EF6">
              <w:rPr>
                <w:b/>
              </w:rPr>
              <w:t>Warning</w:t>
            </w:r>
            <w:r>
              <w:rPr>
                <w:b/>
              </w:rPr>
              <w:t>LogInfo.cshtml:</w:t>
            </w:r>
          </w:p>
        </w:tc>
      </w:tr>
      <w:tr w:rsidR="00E61A3B"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61A3B"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61A3B" w:rsidRPr="002912E0" w:rsidRDefault="00152532" w:rsidP="002C60C0">
            <w:pPr>
              <w:pStyle w:val="NormalTableText"/>
            </w:pPr>
            <w:r>
              <w:t>FormID: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61A3B" w:rsidRPr="002912E0" w:rsidRDefault="007E1A3E"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61A3B" w:rsidRPr="002912E0" w:rsidRDefault="00E61A3B"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Status:</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Date Submitted: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Type: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Date the warning was issued:</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Source: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Site: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Employee:</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Supervisor: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Manager: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152532" w:rsidP="002C60C0">
            <w:pPr>
              <w:pStyle w:val="NormalTableText"/>
            </w:pPr>
            <w:r>
              <w:t>Submitter:</w:t>
            </w: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77049" w:rsidRPr="002912E0" w:rsidRDefault="00377049" w:rsidP="002C60C0">
            <w:pPr>
              <w:pStyle w:val="NormalTableText"/>
              <w:jc w:val="center"/>
            </w:pPr>
          </w:p>
        </w:tc>
      </w:tr>
      <w:tr w:rsidR="007E1A3E" w:rsidRPr="002912E0" w:rsidTr="001542CD">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0B3D0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Default="007E1A3E" w:rsidP="002C60C0">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0B3D0F" w:rsidP="00E42092">
            <w:pPr>
              <w:pStyle w:val="NormalTableText"/>
              <w:jc w:val="center"/>
            </w:pPr>
            <w:r>
              <w:t>Warning_Log</w:t>
            </w:r>
          </w:p>
        </w:tc>
        <w:tc>
          <w:tcPr>
            <w:tcW w:w="333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7E1A3E" w:rsidRPr="002912E0" w:rsidRDefault="007E1A3E" w:rsidP="002C60C0">
            <w:pPr>
              <w:pStyle w:val="NormalTableText"/>
              <w:jc w:val="center"/>
            </w:pPr>
          </w:p>
        </w:tc>
      </w:tr>
      <w:tr w:rsidR="00377049"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377049" w:rsidRPr="00FE3D09" w:rsidRDefault="00377049" w:rsidP="005F6096">
            <w:pPr>
              <w:pStyle w:val="NormalTableText"/>
              <w:rPr>
                <w:b/>
              </w:rPr>
            </w:pPr>
            <w:r w:rsidRPr="00FE3D09">
              <w:rPr>
                <w:b/>
              </w:rPr>
              <w:t>End – Warning Information displayed on left</w:t>
            </w:r>
            <w:r w:rsidR="005F6096">
              <w:rPr>
                <w:b/>
              </w:rPr>
              <w:t xml:space="preserve"> (non-editable) - _ViewWarningLog.cshtml</w:t>
            </w:r>
            <w:r w:rsidRPr="00FE3D09">
              <w:rPr>
                <w:b/>
              </w:rPr>
              <w:t>.</w:t>
            </w:r>
          </w:p>
        </w:tc>
      </w:tr>
      <w:tr w:rsidR="00B32FBD"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B32FBD" w:rsidRPr="002912E0" w:rsidRDefault="00B32FBD" w:rsidP="00B32FBD">
            <w:pPr>
              <w:pStyle w:val="NormalTableText"/>
            </w:pPr>
            <w:r>
              <w:rPr>
                <w:b/>
                <w:i/>
              </w:rPr>
              <w:t>Warning Information displayed on right:</w:t>
            </w:r>
          </w:p>
        </w:tc>
      </w:tr>
      <w:tr w:rsidR="0090170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pPr>
            <w:r>
              <w:t>Coaching Reason(s):</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jc w:val="center"/>
            </w:pPr>
          </w:p>
        </w:tc>
      </w:tr>
      <w:tr w:rsidR="0090170C" w:rsidRPr="002912E0" w:rsidTr="00D9408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pP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jc w:val="center"/>
            </w:pPr>
            <w:r>
              <w:t>Coaching_Log</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90170C" w:rsidRPr="002912E0" w:rsidRDefault="0090170C" w:rsidP="00D94088">
            <w:pPr>
              <w:pStyle w:val="NormalTableText"/>
              <w:jc w:val="center"/>
            </w:pPr>
            <w:r>
              <w:t>Non-editable</w:t>
            </w:r>
          </w:p>
        </w:tc>
      </w:tr>
      <w:tr w:rsidR="00E54C8C" w:rsidRPr="002912E0" w:rsidTr="000E754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54C8C" w:rsidRPr="002912E0" w:rsidRDefault="000E7541" w:rsidP="002C60C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54C8C" w:rsidRPr="002912E0" w:rsidRDefault="000E7541" w:rsidP="002C60C0">
            <w:pPr>
              <w:pStyle w:val="NormalTableText"/>
              <w:jc w:val="center"/>
            </w:pPr>
            <w:r>
              <w:t>Close</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tcPr>
          <w:p w:rsidR="00E54C8C" w:rsidRPr="002912E0" w:rsidRDefault="00E54C8C" w:rsidP="00E42092">
            <w:pPr>
              <w:pStyle w:val="NormalTableText"/>
              <w:jc w:val="center"/>
            </w:pP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tcPr>
          <w:p w:rsidR="00E54C8C" w:rsidRPr="002912E0" w:rsidRDefault="00E54C8C" w:rsidP="002C60C0">
            <w:pPr>
              <w:pStyle w:val="NormalTableText"/>
              <w:jc w:val="center"/>
            </w:pPr>
          </w:p>
        </w:tc>
      </w:tr>
      <w:tr w:rsidR="006025DF"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6025DF" w:rsidRPr="006025DF" w:rsidRDefault="006025DF" w:rsidP="006025DF">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26"/>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276" w:name="_Toc3381280"/>
      <w:r>
        <w:rPr>
          <w:b/>
        </w:rPr>
        <w:lastRenderedPageBreak/>
        <w:t>Stored Procedures</w:t>
      </w:r>
      <w:bookmarkEnd w:id="276"/>
    </w:p>
    <w:p w:rsidR="00C3614E" w:rsidRDefault="00C3614E" w:rsidP="007A38A2">
      <w:pPr>
        <w:pStyle w:val="ListParagraph"/>
        <w:numPr>
          <w:ilvl w:val="1"/>
          <w:numId w:val="4"/>
        </w:numPr>
        <w:outlineLvl w:val="1"/>
      </w:pPr>
      <w:bookmarkStart w:id="277" w:name="_Toc3381281"/>
      <w:r>
        <w:t>sp_SelectReviewFrom_Coaching_Log</w:t>
      </w:r>
      <w:bookmarkEnd w:id="277"/>
    </w:p>
    <w:p w:rsidR="00C3614E" w:rsidRDefault="00C3614E" w:rsidP="007A38A2">
      <w:pPr>
        <w:pStyle w:val="ListParagraph"/>
        <w:numPr>
          <w:ilvl w:val="1"/>
          <w:numId w:val="4"/>
        </w:numPr>
        <w:outlineLvl w:val="1"/>
      </w:pPr>
      <w:bookmarkStart w:id="278" w:name="_Toc3381282"/>
      <w:r>
        <w:t>sp_SelectReviewFrom_Coaching_Log_Reasons</w:t>
      </w:r>
      <w:bookmarkEnd w:id="278"/>
    </w:p>
    <w:p w:rsidR="00C3614E" w:rsidRDefault="00C3614E" w:rsidP="007A38A2">
      <w:pPr>
        <w:pStyle w:val="ListParagraph"/>
        <w:numPr>
          <w:ilvl w:val="1"/>
          <w:numId w:val="4"/>
        </w:numPr>
        <w:outlineLvl w:val="1"/>
      </w:pPr>
      <w:bookmarkStart w:id="279" w:name="_Toc3381283"/>
      <w:r>
        <w:t>sp_SelectReviewFrom_Warning_Log_Reasons</w:t>
      </w:r>
      <w:bookmarkEnd w:id="279"/>
    </w:p>
    <w:p w:rsidR="00C3614E" w:rsidRDefault="00C16263" w:rsidP="007A38A2">
      <w:pPr>
        <w:pStyle w:val="ListParagraph"/>
        <w:numPr>
          <w:ilvl w:val="1"/>
          <w:numId w:val="4"/>
        </w:numPr>
        <w:outlineLvl w:val="1"/>
      </w:pPr>
      <w:bookmarkStart w:id="280" w:name="_Toc3381284"/>
      <w:r>
        <w:t>sp_Update_Review_Coaching_Log_Suerpvisor_Pending</w:t>
      </w:r>
      <w:bookmarkEnd w:id="280"/>
    </w:p>
    <w:p w:rsidR="006320EB" w:rsidRDefault="006320EB" w:rsidP="007A38A2">
      <w:pPr>
        <w:pStyle w:val="ListParagraph"/>
        <w:numPr>
          <w:ilvl w:val="1"/>
          <w:numId w:val="4"/>
        </w:numPr>
        <w:outlineLvl w:val="1"/>
      </w:pPr>
      <w:bookmarkStart w:id="281" w:name="_Toc3381285"/>
      <w:r>
        <w:t>sp_Update_Review_Coaching_Log_Supervisor_Acknowledge</w:t>
      </w:r>
      <w:bookmarkEnd w:id="281"/>
    </w:p>
    <w:p w:rsidR="006320EB" w:rsidRDefault="00973AEA" w:rsidP="007A38A2">
      <w:pPr>
        <w:pStyle w:val="ListParagraph"/>
        <w:numPr>
          <w:ilvl w:val="1"/>
          <w:numId w:val="4"/>
        </w:numPr>
        <w:outlineLvl w:val="1"/>
      </w:pPr>
      <w:bookmarkStart w:id="282" w:name="_Toc3381286"/>
      <w:r>
        <w:t>sp_Update_Review_Coaching_Log_Employee_Pending</w:t>
      </w:r>
      <w:bookmarkEnd w:id="282"/>
    </w:p>
    <w:p w:rsidR="00C16263" w:rsidRDefault="00C16263" w:rsidP="007A38A2">
      <w:pPr>
        <w:pStyle w:val="ListParagraph"/>
        <w:numPr>
          <w:ilvl w:val="1"/>
          <w:numId w:val="4"/>
        </w:numPr>
        <w:outlineLvl w:val="1"/>
      </w:pPr>
      <w:bookmarkStart w:id="283" w:name="_Toc3381287"/>
      <w:r>
        <w:t>sp_Update_Review_Coaching_Log_Employee_Acknowledge</w:t>
      </w:r>
      <w:bookmarkEnd w:id="283"/>
    </w:p>
    <w:p w:rsidR="00FA782E" w:rsidRDefault="00FA782E" w:rsidP="007A38A2">
      <w:pPr>
        <w:pStyle w:val="ListParagraph"/>
        <w:numPr>
          <w:ilvl w:val="1"/>
          <w:numId w:val="4"/>
        </w:numPr>
        <w:outlineLvl w:val="1"/>
      </w:pPr>
      <w:bookmarkStart w:id="284" w:name="_Toc3381288"/>
      <w:r>
        <w:t>sp_Update_Review_Coaching_Log_Manager_Pending_Research</w:t>
      </w:r>
      <w:bookmarkEnd w:id="284"/>
    </w:p>
    <w:p w:rsidR="00FA782E" w:rsidRDefault="00FA782E" w:rsidP="007A38A2">
      <w:pPr>
        <w:pStyle w:val="ListParagraph"/>
        <w:numPr>
          <w:ilvl w:val="1"/>
          <w:numId w:val="4"/>
        </w:numPr>
        <w:outlineLvl w:val="1"/>
        <w:rPr>
          <w:ins w:id="285" w:author="Huang, Lili" w:date="2019-03-13T14:50:00Z"/>
        </w:rPr>
      </w:pPr>
      <w:bookmarkStart w:id="286" w:name="_Toc3381289"/>
      <w:r>
        <w:t>sp_Update_Review_Coaching_Log_Manager_Pending_CSE</w:t>
      </w:r>
      <w:bookmarkEnd w:id="286"/>
    </w:p>
    <w:p w:rsidR="00AC7FF8" w:rsidRDefault="00AC7FF8" w:rsidP="007A38A2">
      <w:pPr>
        <w:pStyle w:val="ListParagraph"/>
        <w:numPr>
          <w:ilvl w:val="1"/>
          <w:numId w:val="4"/>
        </w:numPr>
        <w:outlineLvl w:val="1"/>
        <w:rPr>
          <w:ins w:id="287" w:author="Huang, Lili" w:date="2019-03-13T14:52:00Z"/>
        </w:rPr>
      </w:pPr>
      <w:bookmarkStart w:id="288" w:name="_Toc3381290"/>
      <w:ins w:id="289" w:author="Huang, Lili" w:date="2019-03-13T14:52:00Z">
        <w:r>
          <w:t>sp_SelectReviewFrom_Coaching_Log_Quality_Now</w:t>
        </w:r>
        <w:bookmarkEnd w:id="288"/>
      </w:ins>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290" w:name="_Toc3381291"/>
      <w:r>
        <w:rPr>
          <w:b/>
        </w:rPr>
        <w:t>Logic to d</w:t>
      </w:r>
      <w:r w:rsidR="006C1828">
        <w:rPr>
          <w:b/>
        </w:rPr>
        <w:t xml:space="preserve">etermine </w:t>
      </w:r>
      <w:r>
        <w:rPr>
          <w:b/>
        </w:rPr>
        <w:t>pending form type</w:t>
      </w:r>
      <w:bookmarkEnd w:id="290"/>
    </w:p>
    <w:p w:rsidR="00015568" w:rsidRDefault="00015568" w:rsidP="007A38A2">
      <w:pPr>
        <w:pStyle w:val="ListParagraph"/>
        <w:numPr>
          <w:ilvl w:val="1"/>
          <w:numId w:val="4"/>
        </w:numPr>
        <w:outlineLvl w:val="1"/>
      </w:pPr>
      <w:bookmarkStart w:id="291" w:name="_Toc3381292"/>
      <w:r>
        <w:t>Pending Acknowledgement</w:t>
      </w:r>
      <w:bookmarkEnd w:id="291"/>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292" w:name="_Toc3381293"/>
      <w:r>
        <w:t>Pending Research</w:t>
      </w:r>
      <w:bookmarkEnd w:id="292"/>
    </w:p>
    <w:p w:rsidR="00B344E6" w:rsidRDefault="00233241" w:rsidP="00F87424">
      <w:pPr>
        <w:pStyle w:val="ListParagraph"/>
        <w:ind w:left="792"/>
      </w:pPr>
      <w:r>
        <w:t>User is the Supervisor or reassigned to</w:t>
      </w:r>
    </w:p>
    <w:p w:rsidR="00233241" w:rsidRDefault="00233241" w:rsidP="007A38A2">
      <w:pPr>
        <w:pStyle w:val="ListParagraph"/>
        <w:numPr>
          <w:ilvl w:val="0"/>
          <w:numId w:val="10"/>
        </w:numPr>
      </w:pPr>
      <w:r>
        <w:t>Pending supervisor review, and the log is one of the following:</w:t>
      </w:r>
    </w:p>
    <w:p w:rsidR="00233241" w:rsidRDefault="00233241" w:rsidP="007A38A2">
      <w:pPr>
        <w:pStyle w:val="ListParagraph"/>
        <w:numPr>
          <w:ilvl w:val="0"/>
          <w:numId w:val="11"/>
        </w:numPr>
      </w:pPr>
      <w:r>
        <w:t xml:space="preserve">ETS/OAE </w:t>
      </w:r>
    </w:p>
    <w:p w:rsidR="00233241" w:rsidRDefault="00233241" w:rsidP="007A38A2">
      <w:pPr>
        <w:pStyle w:val="ListParagraph"/>
        <w:numPr>
          <w:ilvl w:val="0"/>
          <w:numId w:val="11"/>
        </w:numPr>
      </w:pPr>
      <w:r>
        <w:t>ETS/OAS</w:t>
      </w:r>
    </w:p>
    <w:p w:rsidR="00233241" w:rsidRDefault="00233241" w:rsidP="007A38A2">
      <w:pPr>
        <w:pStyle w:val="ListParagraph"/>
        <w:numPr>
          <w:ilvl w:val="0"/>
          <w:numId w:val="11"/>
        </w:numPr>
      </w:pPr>
      <w:r>
        <w:t>OMR/IAT</w:t>
      </w:r>
    </w:p>
    <w:p w:rsidR="00233241" w:rsidRDefault="00233241" w:rsidP="007A38A2">
      <w:pPr>
        <w:pStyle w:val="ListParagraph"/>
        <w:numPr>
          <w:ilvl w:val="0"/>
          <w:numId w:val="11"/>
        </w:numPr>
      </w:pPr>
      <w:r>
        <w:t>OMR/IAE</w:t>
      </w:r>
    </w:p>
    <w:p w:rsidR="00233241" w:rsidRDefault="00233241" w:rsidP="007A38A2">
      <w:pPr>
        <w:pStyle w:val="ListParagraph"/>
        <w:numPr>
          <w:ilvl w:val="0"/>
          <w:numId w:val="11"/>
        </w:numPr>
      </w:pPr>
      <w:r>
        <w:t>Training Shor Duration</w:t>
      </w:r>
    </w:p>
    <w:p w:rsidR="00233241" w:rsidRDefault="00233241" w:rsidP="007A38A2">
      <w:pPr>
        <w:pStyle w:val="ListParagraph"/>
        <w:numPr>
          <w:ilvl w:val="0"/>
          <w:numId w:val="11"/>
        </w:numPr>
      </w:pPr>
      <w:r>
        <w:t>Training Overdue</w:t>
      </w:r>
    </w:p>
    <w:p w:rsidR="00233241" w:rsidRDefault="00233241" w:rsidP="007A38A2">
      <w:pPr>
        <w:pStyle w:val="ListParagraph"/>
        <w:numPr>
          <w:ilvl w:val="0"/>
          <w:numId w:val="11"/>
        </w:numPr>
      </w:pPr>
      <w:r>
        <w:t>BRN or BRL</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55135E" w:rsidRDefault="0055135E" w:rsidP="007A38A2">
      <w:pPr>
        <w:pStyle w:val="ListParagraph"/>
        <w:numPr>
          <w:ilvl w:val="0"/>
          <w:numId w:val="12"/>
        </w:numPr>
      </w:pPr>
      <w:r>
        <w:t xml:space="preserve">Pending manager review, and Current Coaching Initiative or OMR Exception or </w:t>
      </w:r>
      <w:r w:rsidR="004E3F6E">
        <w:t>low CSAT</w:t>
      </w:r>
    </w:p>
    <w:p w:rsidR="00767F47" w:rsidRDefault="00767F47" w:rsidP="00B344E6">
      <w:pPr>
        <w:pStyle w:val="ListParagraph"/>
        <w:ind w:left="792"/>
        <w:outlineLvl w:val="1"/>
      </w:pPr>
    </w:p>
    <w:p w:rsidR="00015568" w:rsidRDefault="00015568" w:rsidP="007A38A2">
      <w:pPr>
        <w:pStyle w:val="ListParagraph"/>
        <w:numPr>
          <w:ilvl w:val="1"/>
          <w:numId w:val="4"/>
        </w:numPr>
        <w:outlineLvl w:val="1"/>
      </w:pPr>
      <w:bookmarkStart w:id="293" w:name="_Toc3381294"/>
      <w:r>
        <w:t>Pending CSE</w:t>
      </w:r>
      <w:bookmarkEnd w:id="293"/>
    </w:p>
    <w:p w:rsidR="00652BBE" w:rsidRDefault="004E3F6E" w:rsidP="00F87424">
      <w:pPr>
        <w:pStyle w:val="ListParagraph"/>
        <w:ind w:left="792"/>
      </w:pPr>
      <w:r>
        <w:t>User is the Manager or Manager when this low CSAT log was submitted or reassigned to</w:t>
      </w:r>
    </w:p>
    <w:p w:rsidR="004E3F6E" w:rsidRDefault="004E3F6E" w:rsidP="007A38A2">
      <w:pPr>
        <w:pStyle w:val="ListParagraph"/>
        <w:numPr>
          <w:ilvl w:val="0"/>
          <w:numId w:val="12"/>
        </w:numPr>
      </w:pPr>
      <w:r>
        <w:t>Pending manager review, and not Current Coaching Initiative not OMR Exception not low CSAT.</w:t>
      </w:r>
    </w:p>
    <w:p w:rsidR="00652BBE" w:rsidRDefault="00652BBE" w:rsidP="00652BBE">
      <w:pPr>
        <w:pStyle w:val="ListParagraph"/>
        <w:ind w:left="792"/>
        <w:outlineLvl w:val="1"/>
      </w:pPr>
    </w:p>
    <w:p w:rsidR="0053696C" w:rsidRDefault="0053696C" w:rsidP="007A38A2">
      <w:pPr>
        <w:pStyle w:val="ListParagraph"/>
        <w:numPr>
          <w:ilvl w:val="1"/>
          <w:numId w:val="4"/>
        </w:numPr>
        <w:outlineLvl w:val="1"/>
      </w:pPr>
      <w:bookmarkStart w:id="294" w:name="_Toc3381295"/>
      <w:r>
        <w:t>Pending Review</w:t>
      </w:r>
      <w:bookmarkEnd w:id="294"/>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B3489C" w:rsidRDefault="00DA40CB" w:rsidP="007A38A2">
      <w:pPr>
        <w:numPr>
          <w:ilvl w:val="0"/>
          <w:numId w:val="4"/>
        </w:numPr>
        <w:tabs>
          <w:tab w:val="num" w:pos="1080"/>
        </w:tabs>
        <w:autoSpaceDE w:val="0"/>
        <w:autoSpaceDN w:val="0"/>
        <w:adjustRightInd w:val="0"/>
        <w:outlineLvl w:val="1"/>
        <w:rPr>
          <w:b/>
        </w:rPr>
      </w:pPr>
      <w:bookmarkStart w:id="295" w:name="_Toc3381296"/>
      <w:r>
        <w:rPr>
          <w:b/>
        </w:rPr>
        <w:t>Logic to determine next status</w:t>
      </w:r>
      <w:bookmarkEnd w:id="295"/>
    </w:p>
    <w:p w:rsidR="00C64664" w:rsidRDefault="00714AE8" w:rsidP="00C64664">
      <w:pPr>
        <w:pStyle w:val="ListParagraph"/>
        <w:numPr>
          <w:ilvl w:val="1"/>
          <w:numId w:val="4"/>
        </w:numPr>
        <w:outlineLvl w:val="1"/>
      </w:pPr>
      <w:bookmarkStart w:id="296" w:name="_Toc3381297"/>
      <w:r>
        <w:t>Pending Acknowledgement</w:t>
      </w:r>
      <w:bookmarkEnd w:id="296"/>
      <w:r w:rsidR="00C64664">
        <w:t xml:space="preserve"> </w:t>
      </w:r>
    </w:p>
    <w:p w:rsidR="00C64664" w:rsidRDefault="00C64664" w:rsidP="001E0800">
      <w:pPr>
        <w:pStyle w:val="ListParagraph"/>
        <w:ind w:left="792"/>
      </w:pPr>
      <w:r>
        <w:t>For OverTurned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lastRenderedPageBreak/>
        <w:t>Otherwise (Reinforcement logs):</w:t>
      </w:r>
    </w:p>
    <w:p w:rsidR="004262F2" w:rsidRDefault="004262F2" w:rsidP="007A38A2">
      <w:pPr>
        <w:pStyle w:val="ListParagraph"/>
        <w:numPr>
          <w:ilvl w:val="0"/>
          <w:numId w:val="12"/>
        </w:numPr>
      </w:pPr>
      <w:r>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pPr>
      <w:r>
        <w:t>“Pending Supervisor Review” for CSR and TRAINING modules;</w:t>
      </w:r>
    </w:p>
    <w:p w:rsidR="004262F2" w:rsidRDefault="004262F2" w:rsidP="007A38A2">
      <w:pPr>
        <w:pStyle w:val="ListParagraph"/>
        <w:numPr>
          <w:ilvl w:val="0"/>
          <w:numId w:val="14"/>
        </w:numPr>
      </w:pPr>
      <w:r>
        <w:t>“Pending Manager Review” for SUPERVISOR module;</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297" w:name="_Toc3381298"/>
      <w:r>
        <w:t>Pending Research</w:t>
      </w:r>
      <w:bookmarkEnd w:id="297"/>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298" w:name="_Toc3381299"/>
      <w:r>
        <w:t>Pending CSE</w:t>
      </w:r>
      <w:bookmarkEnd w:id="298"/>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94088" w:rsidRDefault="00177B53" w:rsidP="007A38A2">
      <w:pPr>
        <w:pStyle w:val="ListParagraph"/>
        <w:numPr>
          <w:ilvl w:val="1"/>
          <w:numId w:val="4"/>
        </w:numPr>
        <w:outlineLvl w:val="1"/>
      </w:pPr>
      <w:bookmarkStart w:id="299" w:name="_Toc3381300"/>
      <w:r>
        <w:t>Pending Review</w:t>
      </w:r>
      <w:bookmarkEnd w:id="299"/>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300" w:name="_Toc3381301"/>
      <w:r>
        <w:rPr>
          <w:b/>
        </w:rPr>
        <w:t>Instruction text</w:t>
      </w:r>
      <w:bookmarkEnd w:id="300"/>
    </w:p>
    <w:p w:rsidR="00201685" w:rsidRDefault="00A368CE" w:rsidP="007A38A2">
      <w:pPr>
        <w:pStyle w:val="ListParagraph"/>
        <w:numPr>
          <w:ilvl w:val="1"/>
          <w:numId w:val="4"/>
        </w:numPr>
      </w:pPr>
      <w:r>
        <w:t xml:space="preserve">Pending </w:t>
      </w:r>
      <w:r w:rsidR="00201685">
        <w:t>CSE</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p>
    <w:p w:rsidR="005F2D50" w:rsidRDefault="005F2D50" w:rsidP="00C66EA1">
      <w:pPr>
        <w:pStyle w:val="ListParagraph"/>
        <w:ind w:left="792"/>
      </w:pPr>
      <w:r>
        <w:t>You are receiving this eCL record because an Employee on your team was identified in an Outlier Management Report (OMR). Please research this item in accordance with the latest &lt;a href='https://cco.gdit.com/Resources/SOP/Contact Center Operations/Forms/AllItems.aspx' target='_blank'&gt;" +</w:t>
      </w:r>
    </w:p>
    <w:p w:rsidR="00A24CC2" w:rsidRDefault="005F2D50" w:rsidP="00CD6735">
      <w:pPr>
        <w:ind w:left="792"/>
      </w:pPr>
      <w:r>
        <w:lastRenderedPageBreak/>
        <w:t>Contact Center Operations 46.0 Outlier Management Report</w:t>
      </w:r>
      <w:r w:rsidR="00E95F39">
        <w:t xml:space="preserve"> </w:t>
      </w:r>
      <w:r>
        <w:t>(OMR): Outlier Research Process SOP&lt;/a&gt; and provide the details in the record below.</w:t>
      </w: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p>
    <w:p w:rsidR="00102244" w:rsidRDefault="00AA293C" w:rsidP="00C66EA1">
      <w:pPr>
        <w:pStyle w:val="ListParagraph"/>
        <w:ind w:left="1512"/>
      </w:pPr>
      <w:r w:rsidRPr="00AA293C">
        <w:t>You are receiving this eCL because you have been assigned to listen to and provide feedback on calls that have been identified as having a short duration. Details of each call can be found within the Performance Report Catalog by clicking &lt;a href='https://cco.gdit.com/bi/ReportsCatalog/TQC_ShortCall/Forms/AllItems.aspx' target='_blank'&gt;here&lt;/a&gt;. Please review the calls and provide specific details on opportunities that requiring coaching.</w:t>
      </w:r>
    </w:p>
    <w:p w:rsidR="00AA293C" w:rsidRDefault="00AA293C" w:rsidP="00C66EA1">
      <w:pPr>
        <w:pStyle w:val="ListParagraph"/>
        <w:ind w:left="1512"/>
      </w:pPr>
    </w:p>
    <w:p w:rsidR="000D6E2E" w:rsidRDefault="000D6E2E" w:rsidP="007A38A2">
      <w:pPr>
        <w:pStyle w:val="ListParagraph"/>
        <w:numPr>
          <w:ilvl w:val="0"/>
          <w:numId w:val="12"/>
        </w:numPr>
        <w:rPr>
          <w:b/>
        </w:rPr>
      </w:pPr>
      <w:r w:rsidRPr="00C3737F">
        <w:rPr>
          <w:b/>
        </w:rPr>
        <w:t>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23A2B" w:rsidRPr="00760ED4" w:rsidRDefault="00923A2B" w:rsidP="007A38A2">
      <w:pPr>
        <w:pStyle w:val="ListParagraph"/>
        <w:numPr>
          <w:ilvl w:val="0"/>
          <w:numId w:val="12"/>
        </w:numPr>
        <w:rPr>
          <w:b/>
        </w:rPr>
      </w:pPr>
      <w:r w:rsidRPr="00760ED4">
        <w:rPr>
          <w:b/>
        </w:rPr>
        <w:t>Quality KUDO CSR</w:t>
      </w:r>
    </w:p>
    <w:p w:rsidR="006057FB" w:rsidRDefault="00760ED4" w:rsidP="00C66EA1">
      <w:pPr>
        <w:pStyle w:val="ListParagraph"/>
        <w:ind w:left="1512"/>
      </w:pPr>
      <w:r w:rsidRPr="00760ED4">
        <w:t>Congratulations - you received a Kudos! Click &lt;a href='https://cco.gdit.com/Connection/Pages/KudosCentral.aspx' target='_blank'&gt;here&lt;/a&gt; to take a listen to what a recent caller had to say about your customer service.</w:t>
      </w:r>
    </w:p>
    <w:p w:rsidR="006057FB" w:rsidRDefault="006057FB" w:rsidP="00C66EA1"/>
    <w:p w:rsidR="00923A2B" w:rsidRPr="006057FB" w:rsidRDefault="00923A2B" w:rsidP="007A38A2">
      <w:pPr>
        <w:pStyle w:val="ListParagraph"/>
        <w:numPr>
          <w:ilvl w:val="0"/>
          <w:numId w:val="12"/>
        </w:numPr>
        <w:rPr>
          <w:b/>
        </w:rPr>
      </w:pPr>
      <w:r w:rsidRPr="006057FB">
        <w:rPr>
          <w:b/>
        </w:rPr>
        <w:t>Quality KUDO Supervisor</w:t>
      </w:r>
    </w:p>
    <w:p w:rsidR="00841C5E" w:rsidRDefault="00B65BFB" w:rsidP="00C66EA1">
      <w:pPr>
        <w:pStyle w:val="ListParagraph"/>
        <w:ind w:left="1512"/>
      </w:pPr>
      <w:r w:rsidRPr="00B65BFB">
        <w:t>Click &lt;a href='https://cco.gdit.com/Connection/Pages/KudosCentral.aspx' target='_blank'&gt;here&lt;/a&gt; to listen to CSR kudos.</w:t>
      </w:r>
    </w:p>
    <w:p w:rsidR="00841C5E" w:rsidRDefault="00841C5E" w:rsidP="00C66EA1"/>
    <w:p w:rsidR="00923A2B" w:rsidRPr="00DD4BD1" w:rsidRDefault="00DF4569" w:rsidP="007A38A2">
      <w:pPr>
        <w:pStyle w:val="ListParagraph"/>
        <w:numPr>
          <w:ilvl w:val="0"/>
          <w:numId w:val="12"/>
        </w:numPr>
        <w:rPr>
          <w:b/>
        </w:rPr>
      </w:pPr>
      <w:r w:rsidRPr="00DD4BD1">
        <w:rPr>
          <w:b/>
        </w:rPr>
        <w:t>OMR Break Time Exceeded</w:t>
      </w:r>
    </w:p>
    <w:p w:rsidR="003A0807" w:rsidRDefault="003A0807" w:rsidP="00C66EA1">
      <w:pPr>
        <w:pStyle w:val="ListParagraph"/>
        <w:ind w:left="1512"/>
      </w:pPr>
      <w:r>
        <w:t>You are receiving this eCL record because an Employee on your team was identified in a Break Outlier Report.</w:t>
      </w:r>
      <w:r w:rsidR="008D6D9C">
        <w:t xml:space="preserve"> </w:t>
      </w:r>
      <w:r>
        <w:t xml:space="preserve">Please review the &lt;b&gt;&lt;a href='https://cco.gdit.com/bi/ReportsCatalog/AvayaBreakPolicyReporting/Forms/AllItems.aspx' target='_blank'&gt;ETS Breaks Outlier Report&lt;/a&gt;, </w:t>
      </w:r>
    </w:p>
    <w:p w:rsidR="00AA6F9A" w:rsidRDefault="003A0807" w:rsidP="00C66EA1">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p>
    <w:p w:rsidR="008A4405" w:rsidRDefault="008A4405" w:rsidP="00C66EA1">
      <w:pPr>
        <w:pStyle w:val="ListParagraph"/>
        <w:ind w:left="1512"/>
      </w:pPr>
      <w:r>
        <w:t>To review your full details, please visit the &lt;a href='https://f3420-mwbp11.vangent.local/scorecard/csrscorecard.aspx'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FF1D89" w:rsidRDefault="00FF1D89" w:rsidP="00C66EA1">
      <w:pPr>
        <w:pStyle w:val="ListParagraph"/>
        <w:ind w:left="1512"/>
      </w:pPr>
    </w:p>
    <w:p w:rsidR="00237FB9" w:rsidRPr="00C92257" w:rsidRDefault="00237FB9" w:rsidP="007A38A2">
      <w:pPr>
        <w:pStyle w:val="ListParagraph"/>
        <w:numPr>
          <w:ilvl w:val="0"/>
          <w:numId w:val="12"/>
        </w:numPr>
        <w:rPr>
          <w:b/>
        </w:rPr>
      </w:pPr>
      <w:r w:rsidRPr="00C92257">
        <w:rPr>
          <w:b/>
        </w:rPr>
        <w:t>Scorecard MSRS</w:t>
      </w:r>
    </w:p>
    <w:p w:rsidR="00F54D6C" w:rsidRDefault="00F54D6C" w:rsidP="00C66EA1">
      <w:pPr>
        <w:pStyle w:val="ListParagraph"/>
        <w:ind w:left="1512"/>
      </w:pPr>
      <w:r>
        <w:t xml:space="preserve">To review your full details, please visit the &lt;a href='https://f3420-mwbp11.vangent.local/scorecard/csrscorecard.aspx' target='_blank'&gt;CCO Performance Scorecard&lt;/a&gt;. </w:t>
      </w:r>
    </w:p>
    <w:p w:rsidR="00F54D6C" w:rsidRDefault="00F54D6C" w:rsidP="00C66EA1">
      <w:pPr>
        <w:pStyle w:val="ListParagraph"/>
        <w:ind w:left="1512"/>
      </w:pPr>
      <w:r>
        <w:t>If you have any questions, please &lt;a href='https://cco.gdit.com/Reports/Performance_Scorecard/Lists/Scorecard_Escalated_Issues_Log/NewIssue.aspx' target='_blank'&gt;submit an escalation&lt;/a&gt; via the</w:t>
      </w:r>
    </w:p>
    <w:p w:rsidR="00F54D6C" w:rsidRDefault="00F54D6C" w:rsidP="00C66EA1">
      <w:pPr>
        <w:pStyle w:val="ListParagraph"/>
        <w:ind w:left="1512"/>
      </w:pPr>
      <w:r>
        <w:t>&lt;a href='https://cco.gdit.com/Reports/Performance_Scorecard/default.aspx' target='_blank'&gt;CCO Performance Scorecard Information Station&lt;/a&gt;</w:t>
      </w:r>
    </w:p>
    <w:p w:rsidR="00AA23C1" w:rsidRDefault="00F54D6C" w:rsidP="00C66EA1">
      <w:pPr>
        <w:pStyle w:val="ListParagraph"/>
        <w:ind w:left="1512"/>
      </w:pPr>
      <w:r>
        <w:t>SharePoint site.</w:t>
      </w:r>
    </w:p>
    <w:p w:rsidR="00AA23C1" w:rsidRDefault="00AA23C1" w:rsidP="00C66EA1">
      <w:pPr>
        <w:pStyle w:val="ListParagraph"/>
        <w:ind w:left="1512"/>
      </w:pPr>
    </w:p>
    <w:p w:rsidR="00237FB9" w:rsidRPr="00C92257" w:rsidRDefault="00237FB9" w:rsidP="007A38A2">
      <w:pPr>
        <w:pStyle w:val="ListParagraph"/>
        <w:numPr>
          <w:ilvl w:val="0"/>
          <w:numId w:val="12"/>
        </w:numPr>
        <w:rPr>
          <w:b/>
        </w:rPr>
      </w:pPr>
      <w:r w:rsidRPr="00C92257">
        <w:rPr>
          <w:b/>
        </w:rPr>
        <w:t>ETS/HNC, ETS/ICC</w:t>
      </w:r>
    </w:p>
    <w:p w:rsidR="00CB3A1C" w:rsidRDefault="00CB3A1C" w:rsidP="00C66EA1">
      <w:pPr>
        <w:pStyle w:val="ListParagraph"/>
        <w:ind w:left="1512"/>
      </w:pPr>
      <w:r>
        <w:t>Click &lt;a href='https://cco.gdit.com/Initiatives/floorcheck/Timecard_Compliance_Reporting/Timcard%20Changes%20Reports/Forms/AllItems.aspx' target='_blank'&gt;here&lt;/a&gt;</w:t>
      </w:r>
    </w:p>
    <w:p w:rsidR="00D1675D" w:rsidRDefault="00CB3A1C" w:rsidP="00C66EA1">
      <w:pPr>
        <w:pStyle w:val="ListParagraph"/>
        <w:ind w:left="1512"/>
      </w:pPr>
      <w:r>
        <w:t>to view the report containing the details of these changes.</w:t>
      </w:r>
    </w:p>
    <w:p w:rsidR="00D1675D" w:rsidRDefault="00D1675D" w:rsidP="00C66EA1">
      <w:pPr>
        <w:pStyle w:val="ListParagraph"/>
        <w:ind w:left="1512"/>
      </w:pPr>
    </w:p>
    <w:p w:rsidR="00364CD7" w:rsidRPr="00C92257" w:rsidRDefault="00364CD7" w:rsidP="007A38A2">
      <w:pPr>
        <w:pStyle w:val="ListParagraph"/>
        <w:numPr>
          <w:ilvl w:val="0"/>
          <w:numId w:val="12"/>
        </w:numPr>
        <w:rPr>
          <w:b/>
        </w:rPr>
      </w:pPr>
      <w:r w:rsidRPr="00C92257">
        <w:rPr>
          <w:b/>
        </w:rPr>
        <w:t>ETS/OAE</w:t>
      </w:r>
    </w:p>
    <w:p w:rsidR="002A1CC1" w:rsidRDefault="002A1CC1" w:rsidP="00C66EA1">
      <w:pPr>
        <w:pStyle w:val="ListParagraph"/>
        <w:ind w:left="1512"/>
      </w:pPr>
      <w:r>
        <w:t xml:space="preserve">You are receiving this eCL record because an Employee on your team was identified on the CCO TC Outstanding Actions report (also known as the TC Compliance Action report).  Please research why the employee did </w:t>
      </w:r>
      <w:r w:rsidR="000668F5">
        <w:t>n</w:t>
      </w:r>
      <w:r>
        <w:t>ot complete their timecard before the deadline laid out in the latest</w:t>
      </w:r>
    </w:p>
    <w:p w:rsidR="00470684" w:rsidRDefault="002A1CC1" w:rsidP="00C66EA1">
      <w:pPr>
        <w:pStyle w:val="ListParagraph"/>
        <w:ind w:left="1512"/>
      </w:pPr>
      <w:r>
        <w:t>&lt;a href='https://cco.gdit.com/Resources/SOP/Contact Center Operations/Forms/AllItems.aspx' target='_blank'&gt;CCO Performance Scorecard&lt;/a&gt;. Contact Center Operations 3.06 Timecard Audit SOP</w:t>
      </w:r>
    </w:p>
    <w:p w:rsidR="00E50BB8" w:rsidRDefault="00E50BB8" w:rsidP="00C66EA1">
      <w:pPr>
        <w:pStyle w:val="ListParagraph"/>
        <w:ind w:left="1512"/>
      </w:pPr>
    </w:p>
    <w:p w:rsidR="00364CD7" w:rsidRPr="00C92257" w:rsidRDefault="00364CD7" w:rsidP="007A38A2">
      <w:pPr>
        <w:pStyle w:val="ListParagraph"/>
        <w:numPr>
          <w:ilvl w:val="0"/>
          <w:numId w:val="12"/>
        </w:numPr>
        <w:rPr>
          <w:b/>
        </w:rPr>
      </w:pPr>
      <w:r w:rsidRPr="00C92257">
        <w:rPr>
          <w:b/>
        </w:rPr>
        <w:t>ETS/OAS</w:t>
      </w:r>
    </w:p>
    <w:p w:rsidR="00353140" w:rsidRDefault="00353140" w:rsidP="00C66EA1">
      <w:pPr>
        <w:pStyle w:val="ListParagraph"/>
        <w:ind w:left="1512"/>
      </w:pPr>
      <w:r>
        <w:t>You are receiving this eCL record because a Supervisor on your team was identified on the CCO TC Outstanding Actions report</w:t>
      </w:r>
      <w:r w:rsidR="007E5635">
        <w:t xml:space="preserve"> </w:t>
      </w:r>
      <w:r>
        <w:t xml:space="preserve">(also known as the TC Compliance Action report).  Please research why the supervisor did </w:t>
      </w:r>
      <w:r w:rsidR="000668F5">
        <w:t>n</w:t>
      </w:r>
      <w:r>
        <w:t xml:space="preserve">ot approve </w:t>
      </w:r>
      <w:r w:rsidR="007E5635">
        <w:t>or</w:t>
      </w:r>
      <w:r>
        <w:t xml:space="preserve"> reject their CSR’s timecard before the deadline laid out in the latest</w:t>
      </w:r>
    </w:p>
    <w:p w:rsidR="0029709D" w:rsidRPr="0029709D" w:rsidRDefault="00353140" w:rsidP="00C66EA1">
      <w:pPr>
        <w:pStyle w:val="ListParagraph"/>
        <w:ind w:left="1512"/>
      </w:pPr>
      <w:r>
        <w:t>&lt;a href='https://cco.gdit.com/Resources/SOP/Contact Center Operations/Forms/AllItems.aspx'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lastRenderedPageBreak/>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955F36" w:rsidRPr="0029709D" w:rsidRDefault="0029709D" w:rsidP="0029709D">
      <w:pPr>
        <w:tabs>
          <w:tab w:val="left" w:pos="5184"/>
        </w:tabs>
      </w:pPr>
      <w:r>
        <w:tab/>
      </w:r>
    </w:p>
    <w:sectPr w:rsidR="00955F36" w:rsidRPr="0029709D" w:rsidSect="009B6177">
      <w:footerReference w:type="default" r:id="rId27"/>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CF9" w:rsidRDefault="00751CF9">
      <w:r>
        <w:separator/>
      </w:r>
    </w:p>
  </w:endnote>
  <w:endnote w:type="continuationSeparator" w:id="0">
    <w:p w:rsidR="00751CF9" w:rsidRDefault="00751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t xml:space="preserve">                                                                                   CCO_eCoaching_Log_Review _DD</w:t>
    </w:r>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E56FA2">
      <w:rPr>
        <w:rStyle w:val="PageNumber"/>
        <w:noProof/>
      </w:rPr>
      <w:t>19</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r>
    <w:r>
      <w:rPr>
        <w:b/>
        <w:sz w:val="18"/>
      </w:rPr>
      <w:tab/>
    </w:r>
    <w:r>
      <w:rPr>
        <w:b/>
        <w:sz w:val="18"/>
      </w:rPr>
      <w:tab/>
      <w:t xml:space="preserve">                                       CCO_eCoaching_Log_Historical_Dashboard_DD</w:t>
    </w:r>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E56FA2">
      <w:rPr>
        <w:rStyle w:val="PageNumber"/>
        <w:noProof/>
      </w:rPr>
      <w:t>25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CF9" w:rsidRDefault="00751CF9">
      <w:r>
        <w:separator/>
      </w:r>
    </w:p>
  </w:footnote>
  <w:footnote w:type="continuationSeparator" w:id="0">
    <w:p w:rsidR="00751CF9" w:rsidRDefault="00751C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0"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0"/>
  </w:num>
  <w:num w:numId="2">
    <w:abstractNumId w:val="7"/>
  </w:num>
  <w:num w:numId="3">
    <w:abstractNumId w:val="8"/>
  </w:num>
  <w:num w:numId="4">
    <w:abstractNumId w:val="5"/>
  </w:num>
  <w:num w:numId="5">
    <w:abstractNumId w:val="0"/>
  </w:num>
  <w:num w:numId="6">
    <w:abstractNumId w:val="12"/>
  </w:num>
  <w:num w:numId="7">
    <w:abstractNumId w:val="2"/>
  </w:num>
  <w:num w:numId="8">
    <w:abstractNumId w:val="14"/>
  </w:num>
  <w:num w:numId="9">
    <w:abstractNumId w:val="13"/>
  </w:num>
  <w:num w:numId="10">
    <w:abstractNumId w:val="3"/>
  </w:num>
  <w:num w:numId="11">
    <w:abstractNumId w:val="15"/>
  </w:num>
  <w:num w:numId="12">
    <w:abstractNumId w:val="6"/>
  </w:num>
  <w:num w:numId="13">
    <w:abstractNumId w:val="9"/>
  </w:num>
  <w:num w:numId="14">
    <w:abstractNumId w:val="11"/>
  </w:num>
  <w:num w:numId="15">
    <w:abstractNumId w:val="4"/>
  </w:num>
  <w:num w:numId="16">
    <w:abstractNumId w:val="1"/>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2B87"/>
    <w:rsid w:val="0000445A"/>
    <w:rsid w:val="0000522C"/>
    <w:rsid w:val="000055DE"/>
    <w:rsid w:val="000071F5"/>
    <w:rsid w:val="00007A25"/>
    <w:rsid w:val="0001101D"/>
    <w:rsid w:val="0001117E"/>
    <w:rsid w:val="00011971"/>
    <w:rsid w:val="000119E4"/>
    <w:rsid w:val="00011AF2"/>
    <w:rsid w:val="0001201E"/>
    <w:rsid w:val="00012131"/>
    <w:rsid w:val="000132C5"/>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60E90"/>
    <w:rsid w:val="00062053"/>
    <w:rsid w:val="000623BC"/>
    <w:rsid w:val="0006363B"/>
    <w:rsid w:val="0006380F"/>
    <w:rsid w:val="000640E5"/>
    <w:rsid w:val="0006435F"/>
    <w:rsid w:val="00064726"/>
    <w:rsid w:val="00064902"/>
    <w:rsid w:val="00066015"/>
    <w:rsid w:val="000668F5"/>
    <w:rsid w:val="000706DF"/>
    <w:rsid w:val="00070747"/>
    <w:rsid w:val="00070887"/>
    <w:rsid w:val="00070E44"/>
    <w:rsid w:val="00070FB5"/>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46D"/>
    <w:rsid w:val="00100CBE"/>
    <w:rsid w:val="001018E7"/>
    <w:rsid w:val="00101E39"/>
    <w:rsid w:val="00102065"/>
    <w:rsid w:val="00102244"/>
    <w:rsid w:val="00102CA1"/>
    <w:rsid w:val="001040E1"/>
    <w:rsid w:val="0010412E"/>
    <w:rsid w:val="0010443A"/>
    <w:rsid w:val="00104936"/>
    <w:rsid w:val="00106230"/>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3165"/>
    <w:rsid w:val="00125475"/>
    <w:rsid w:val="00125614"/>
    <w:rsid w:val="00126478"/>
    <w:rsid w:val="00126B95"/>
    <w:rsid w:val="00127C17"/>
    <w:rsid w:val="00127D56"/>
    <w:rsid w:val="00127D64"/>
    <w:rsid w:val="0013055D"/>
    <w:rsid w:val="00133578"/>
    <w:rsid w:val="0013678A"/>
    <w:rsid w:val="00137566"/>
    <w:rsid w:val="00140BFB"/>
    <w:rsid w:val="001416D2"/>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0A3"/>
    <w:rsid w:val="00164D0E"/>
    <w:rsid w:val="00165184"/>
    <w:rsid w:val="00166EF7"/>
    <w:rsid w:val="00170980"/>
    <w:rsid w:val="00171037"/>
    <w:rsid w:val="0017191F"/>
    <w:rsid w:val="0017194D"/>
    <w:rsid w:val="00172616"/>
    <w:rsid w:val="00173E42"/>
    <w:rsid w:val="00175B3F"/>
    <w:rsid w:val="00176059"/>
    <w:rsid w:val="00176615"/>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2A75"/>
    <w:rsid w:val="00192B26"/>
    <w:rsid w:val="001931BF"/>
    <w:rsid w:val="001932FF"/>
    <w:rsid w:val="0019353E"/>
    <w:rsid w:val="00193B2C"/>
    <w:rsid w:val="00194140"/>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A7875"/>
    <w:rsid w:val="001B0BB9"/>
    <w:rsid w:val="001B2E71"/>
    <w:rsid w:val="001B2F47"/>
    <w:rsid w:val="001B4504"/>
    <w:rsid w:val="001B4C1C"/>
    <w:rsid w:val="001B5A9E"/>
    <w:rsid w:val="001B62A5"/>
    <w:rsid w:val="001B6E0F"/>
    <w:rsid w:val="001B751B"/>
    <w:rsid w:val="001B769C"/>
    <w:rsid w:val="001B7A8B"/>
    <w:rsid w:val="001C00AE"/>
    <w:rsid w:val="001C0420"/>
    <w:rsid w:val="001C04E0"/>
    <w:rsid w:val="001C10FB"/>
    <w:rsid w:val="001C124E"/>
    <w:rsid w:val="001C13E2"/>
    <w:rsid w:val="001C1500"/>
    <w:rsid w:val="001C2F32"/>
    <w:rsid w:val="001C3470"/>
    <w:rsid w:val="001C407A"/>
    <w:rsid w:val="001C4917"/>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3030"/>
    <w:rsid w:val="00273541"/>
    <w:rsid w:val="00273BC7"/>
    <w:rsid w:val="002743E7"/>
    <w:rsid w:val="00274B7B"/>
    <w:rsid w:val="002756A4"/>
    <w:rsid w:val="00276C5A"/>
    <w:rsid w:val="00276CB8"/>
    <w:rsid w:val="00277487"/>
    <w:rsid w:val="00277E99"/>
    <w:rsid w:val="002805A9"/>
    <w:rsid w:val="002815DD"/>
    <w:rsid w:val="00281795"/>
    <w:rsid w:val="00283AC2"/>
    <w:rsid w:val="00283B35"/>
    <w:rsid w:val="00283ECC"/>
    <w:rsid w:val="00284144"/>
    <w:rsid w:val="002841A2"/>
    <w:rsid w:val="00285761"/>
    <w:rsid w:val="00285A78"/>
    <w:rsid w:val="0028678C"/>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5AB"/>
    <w:rsid w:val="002A3B45"/>
    <w:rsid w:val="002A4132"/>
    <w:rsid w:val="002A4EE8"/>
    <w:rsid w:val="002A6D6D"/>
    <w:rsid w:val="002A7D7B"/>
    <w:rsid w:val="002B032C"/>
    <w:rsid w:val="002B0659"/>
    <w:rsid w:val="002B0BE2"/>
    <w:rsid w:val="002B1C31"/>
    <w:rsid w:val="002B1EFD"/>
    <w:rsid w:val="002B213F"/>
    <w:rsid w:val="002B3532"/>
    <w:rsid w:val="002B3B21"/>
    <w:rsid w:val="002B3D97"/>
    <w:rsid w:val="002B3F4A"/>
    <w:rsid w:val="002B56B2"/>
    <w:rsid w:val="002B63B8"/>
    <w:rsid w:val="002B66B3"/>
    <w:rsid w:val="002B7447"/>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C4E"/>
    <w:rsid w:val="002D57DC"/>
    <w:rsid w:val="002E15BC"/>
    <w:rsid w:val="002E2A34"/>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CA3"/>
    <w:rsid w:val="00306E46"/>
    <w:rsid w:val="00306E4F"/>
    <w:rsid w:val="00307350"/>
    <w:rsid w:val="003073C2"/>
    <w:rsid w:val="00307C1B"/>
    <w:rsid w:val="00311986"/>
    <w:rsid w:val="00311B0E"/>
    <w:rsid w:val="00311E2E"/>
    <w:rsid w:val="00311F85"/>
    <w:rsid w:val="003124B5"/>
    <w:rsid w:val="003125F7"/>
    <w:rsid w:val="00312B20"/>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927"/>
    <w:rsid w:val="00327A17"/>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3140"/>
    <w:rsid w:val="003553B9"/>
    <w:rsid w:val="0035567A"/>
    <w:rsid w:val="003561E6"/>
    <w:rsid w:val="003565BD"/>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330D"/>
    <w:rsid w:val="003936D4"/>
    <w:rsid w:val="003941F0"/>
    <w:rsid w:val="00394B4E"/>
    <w:rsid w:val="00395731"/>
    <w:rsid w:val="0039582C"/>
    <w:rsid w:val="00396128"/>
    <w:rsid w:val="0039749B"/>
    <w:rsid w:val="00397B36"/>
    <w:rsid w:val="003A0807"/>
    <w:rsid w:val="003A0848"/>
    <w:rsid w:val="003A152C"/>
    <w:rsid w:val="003A234B"/>
    <w:rsid w:val="003A26E2"/>
    <w:rsid w:val="003A3522"/>
    <w:rsid w:val="003A37C5"/>
    <w:rsid w:val="003A3A7A"/>
    <w:rsid w:val="003A3B82"/>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F93"/>
    <w:rsid w:val="003C3BA1"/>
    <w:rsid w:val="003C4101"/>
    <w:rsid w:val="003C4AA2"/>
    <w:rsid w:val="003C5E4E"/>
    <w:rsid w:val="003C67A4"/>
    <w:rsid w:val="003C6E0C"/>
    <w:rsid w:val="003C778D"/>
    <w:rsid w:val="003D2AC1"/>
    <w:rsid w:val="003D34AF"/>
    <w:rsid w:val="003D35F1"/>
    <w:rsid w:val="003D380B"/>
    <w:rsid w:val="003D3864"/>
    <w:rsid w:val="003D4A68"/>
    <w:rsid w:val="003D50A5"/>
    <w:rsid w:val="003D520D"/>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2A0"/>
    <w:rsid w:val="003F130E"/>
    <w:rsid w:val="003F1496"/>
    <w:rsid w:val="003F254A"/>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47BF"/>
    <w:rsid w:val="00455407"/>
    <w:rsid w:val="004555A4"/>
    <w:rsid w:val="00456403"/>
    <w:rsid w:val="004572D0"/>
    <w:rsid w:val="004607B5"/>
    <w:rsid w:val="00462B98"/>
    <w:rsid w:val="004630B7"/>
    <w:rsid w:val="004633D7"/>
    <w:rsid w:val="00463AC6"/>
    <w:rsid w:val="00463F73"/>
    <w:rsid w:val="00464914"/>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5F4"/>
    <w:rsid w:val="004757D9"/>
    <w:rsid w:val="00475CFE"/>
    <w:rsid w:val="0047648B"/>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DEE"/>
    <w:rsid w:val="0049452C"/>
    <w:rsid w:val="00494626"/>
    <w:rsid w:val="0049476B"/>
    <w:rsid w:val="0049497F"/>
    <w:rsid w:val="004950E2"/>
    <w:rsid w:val="00495B8C"/>
    <w:rsid w:val="00496164"/>
    <w:rsid w:val="00496802"/>
    <w:rsid w:val="004971B8"/>
    <w:rsid w:val="00497589"/>
    <w:rsid w:val="004979D1"/>
    <w:rsid w:val="00497AE1"/>
    <w:rsid w:val="00497DC3"/>
    <w:rsid w:val="004A0343"/>
    <w:rsid w:val="004A04CE"/>
    <w:rsid w:val="004A0B95"/>
    <w:rsid w:val="004A0EC9"/>
    <w:rsid w:val="004A1276"/>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611"/>
    <w:rsid w:val="004B28E4"/>
    <w:rsid w:val="004B4262"/>
    <w:rsid w:val="004B4D91"/>
    <w:rsid w:val="004B5D61"/>
    <w:rsid w:val="004B67BA"/>
    <w:rsid w:val="004B6F74"/>
    <w:rsid w:val="004B71EB"/>
    <w:rsid w:val="004B7526"/>
    <w:rsid w:val="004B7794"/>
    <w:rsid w:val="004C16DC"/>
    <w:rsid w:val="004C2160"/>
    <w:rsid w:val="004C2A87"/>
    <w:rsid w:val="004C2A9D"/>
    <w:rsid w:val="004C2B83"/>
    <w:rsid w:val="004C3169"/>
    <w:rsid w:val="004C4094"/>
    <w:rsid w:val="004C45D7"/>
    <w:rsid w:val="004C4D80"/>
    <w:rsid w:val="004C5BD1"/>
    <w:rsid w:val="004C79CC"/>
    <w:rsid w:val="004D03F6"/>
    <w:rsid w:val="004D0432"/>
    <w:rsid w:val="004D0489"/>
    <w:rsid w:val="004D04EB"/>
    <w:rsid w:val="004D0A61"/>
    <w:rsid w:val="004D23FB"/>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7A4"/>
    <w:rsid w:val="004E487C"/>
    <w:rsid w:val="004E4C3D"/>
    <w:rsid w:val="004E5212"/>
    <w:rsid w:val="004E58CB"/>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4A6"/>
    <w:rsid w:val="004F57E3"/>
    <w:rsid w:val="004F5813"/>
    <w:rsid w:val="004F5C3A"/>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518"/>
    <w:rsid w:val="00507955"/>
    <w:rsid w:val="005104B2"/>
    <w:rsid w:val="005107BC"/>
    <w:rsid w:val="005109F4"/>
    <w:rsid w:val="0051169D"/>
    <w:rsid w:val="00512796"/>
    <w:rsid w:val="00512A9D"/>
    <w:rsid w:val="00514280"/>
    <w:rsid w:val="005143FA"/>
    <w:rsid w:val="0051461A"/>
    <w:rsid w:val="00514F4D"/>
    <w:rsid w:val="005151C4"/>
    <w:rsid w:val="005152ED"/>
    <w:rsid w:val="00516F69"/>
    <w:rsid w:val="005176E3"/>
    <w:rsid w:val="00517B45"/>
    <w:rsid w:val="00520CF2"/>
    <w:rsid w:val="005216CD"/>
    <w:rsid w:val="00522D50"/>
    <w:rsid w:val="00522ED1"/>
    <w:rsid w:val="0052343A"/>
    <w:rsid w:val="005240C1"/>
    <w:rsid w:val="005257D3"/>
    <w:rsid w:val="005265EC"/>
    <w:rsid w:val="00526696"/>
    <w:rsid w:val="00526FF8"/>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43D3"/>
    <w:rsid w:val="00544886"/>
    <w:rsid w:val="005449ED"/>
    <w:rsid w:val="00545DAE"/>
    <w:rsid w:val="00546E9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6089C"/>
    <w:rsid w:val="0056124E"/>
    <w:rsid w:val="0056181D"/>
    <w:rsid w:val="005620AC"/>
    <w:rsid w:val="00562244"/>
    <w:rsid w:val="005625D3"/>
    <w:rsid w:val="005628FD"/>
    <w:rsid w:val="0056347A"/>
    <w:rsid w:val="00563C5F"/>
    <w:rsid w:val="0056454F"/>
    <w:rsid w:val="00565243"/>
    <w:rsid w:val="00566110"/>
    <w:rsid w:val="0056627A"/>
    <w:rsid w:val="00567528"/>
    <w:rsid w:val="00567EA3"/>
    <w:rsid w:val="00570926"/>
    <w:rsid w:val="00570C36"/>
    <w:rsid w:val="005717C5"/>
    <w:rsid w:val="00571C1C"/>
    <w:rsid w:val="0057319C"/>
    <w:rsid w:val="00573A10"/>
    <w:rsid w:val="005748DA"/>
    <w:rsid w:val="00574AA1"/>
    <w:rsid w:val="00574D36"/>
    <w:rsid w:val="00575BDE"/>
    <w:rsid w:val="00575E52"/>
    <w:rsid w:val="00576280"/>
    <w:rsid w:val="00576461"/>
    <w:rsid w:val="00577A48"/>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F1D"/>
    <w:rsid w:val="005A655C"/>
    <w:rsid w:val="005A690B"/>
    <w:rsid w:val="005A6940"/>
    <w:rsid w:val="005A6BAD"/>
    <w:rsid w:val="005A6C08"/>
    <w:rsid w:val="005A7832"/>
    <w:rsid w:val="005B007F"/>
    <w:rsid w:val="005B082D"/>
    <w:rsid w:val="005B10E5"/>
    <w:rsid w:val="005B12FF"/>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F0"/>
    <w:rsid w:val="005C7384"/>
    <w:rsid w:val="005D021D"/>
    <w:rsid w:val="005D09AE"/>
    <w:rsid w:val="005D0B08"/>
    <w:rsid w:val="005D1C22"/>
    <w:rsid w:val="005D1F00"/>
    <w:rsid w:val="005D2130"/>
    <w:rsid w:val="005D3056"/>
    <w:rsid w:val="005D3655"/>
    <w:rsid w:val="005D4B04"/>
    <w:rsid w:val="005D54C1"/>
    <w:rsid w:val="005D6229"/>
    <w:rsid w:val="005D6441"/>
    <w:rsid w:val="005D677F"/>
    <w:rsid w:val="005D7304"/>
    <w:rsid w:val="005D73C6"/>
    <w:rsid w:val="005D7591"/>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411E"/>
    <w:rsid w:val="005F4541"/>
    <w:rsid w:val="005F4D71"/>
    <w:rsid w:val="005F5417"/>
    <w:rsid w:val="005F6083"/>
    <w:rsid w:val="005F6096"/>
    <w:rsid w:val="005F6659"/>
    <w:rsid w:val="006006AD"/>
    <w:rsid w:val="00600983"/>
    <w:rsid w:val="006025DF"/>
    <w:rsid w:val="00602D44"/>
    <w:rsid w:val="006034EC"/>
    <w:rsid w:val="00603A64"/>
    <w:rsid w:val="00605145"/>
    <w:rsid w:val="006053B8"/>
    <w:rsid w:val="006057FB"/>
    <w:rsid w:val="00606D5A"/>
    <w:rsid w:val="00607B3C"/>
    <w:rsid w:val="006111F7"/>
    <w:rsid w:val="006115CA"/>
    <w:rsid w:val="00611BD1"/>
    <w:rsid w:val="00611C5F"/>
    <w:rsid w:val="006125E9"/>
    <w:rsid w:val="00612999"/>
    <w:rsid w:val="00612C4A"/>
    <w:rsid w:val="0061408B"/>
    <w:rsid w:val="00614330"/>
    <w:rsid w:val="0061526F"/>
    <w:rsid w:val="0061567D"/>
    <w:rsid w:val="00616EC7"/>
    <w:rsid w:val="00617160"/>
    <w:rsid w:val="0061741A"/>
    <w:rsid w:val="00617902"/>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6247"/>
    <w:rsid w:val="006C76CD"/>
    <w:rsid w:val="006C7729"/>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79C"/>
    <w:rsid w:val="00724FC3"/>
    <w:rsid w:val="00725AEE"/>
    <w:rsid w:val="0072755F"/>
    <w:rsid w:val="00730D1A"/>
    <w:rsid w:val="007319E2"/>
    <w:rsid w:val="0073270A"/>
    <w:rsid w:val="00732835"/>
    <w:rsid w:val="00733966"/>
    <w:rsid w:val="007347BB"/>
    <w:rsid w:val="00734B8B"/>
    <w:rsid w:val="007364B7"/>
    <w:rsid w:val="00736D17"/>
    <w:rsid w:val="00736DA6"/>
    <w:rsid w:val="00737C80"/>
    <w:rsid w:val="00737E25"/>
    <w:rsid w:val="00737F0A"/>
    <w:rsid w:val="00740175"/>
    <w:rsid w:val="00740274"/>
    <w:rsid w:val="0074056F"/>
    <w:rsid w:val="007405A3"/>
    <w:rsid w:val="00740BA6"/>
    <w:rsid w:val="007413B5"/>
    <w:rsid w:val="00741F39"/>
    <w:rsid w:val="0074268C"/>
    <w:rsid w:val="00742796"/>
    <w:rsid w:val="00742B05"/>
    <w:rsid w:val="00742C08"/>
    <w:rsid w:val="00742C1B"/>
    <w:rsid w:val="00742C4E"/>
    <w:rsid w:val="00743174"/>
    <w:rsid w:val="00743CE6"/>
    <w:rsid w:val="00743CFF"/>
    <w:rsid w:val="00744335"/>
    <w:rsid w:val="00744B60"/>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29F4"/>
    <w:rsid w:val="00762A36"/>
    <w:rsid w:val="00763784"/>
    <w:rsid w:val="007645E3"/>
    <w:rsid w:val="0076535F"/>
    <w:rsid w:val="00765FF8"/>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1ECA"/>
    <w:rsid w:val="007920FE"/>
    <w:rsid w:val="00792D61"/>
    <w:rsid w:val="00793350"/>
    <w:rsid w:val="00793C13"/>
    <w:rsid w:val="007947D7"/>
    <w:rsid w:val="00794B52"/>
    <w:rsid w:val="00795393"/>
    <w:rsid w:val="007953D3"/>
    <w:rsid w:val="007976A8"/>
    <w:rsid w:val="00797FFE"/>
    <w:rsid w:val="007A036E"/>
    <w:rsid w:val="007A0B5A"/>
    <w:rsid w:val="007A3096"/>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44A3"/>
    <w:rsid w:val="007C4B7E"/>
    <w:rsid w:val="007C4BBC"/>
    <w:rsid w:val="007C72F9"/>
    <w:rsid w:val="007C750E"/>
    <w:rsid w:val="007D156D"/>
    <w:rsid w:val="007D2432"/>
    <w:rsid w:val="007D3A41"/>
    <w:rsid w:val="007D4F00"/>
    <w:rsid w:val="007D586A"/>
    <w:rsid w:val="007D6438"/>
    <w:rsid w:val="007D7267"/>
    <w:rsid w:val="007D78D8"/>
    <w:rsid w:val="007E0A9E"/>
    <w:rsid w:val="007E1244"/>
    <w:rsid w:val="007E1747"/>
    <w:rsid w:val="007E1A3E"/>
    <w:rsid w:val="007E1D30"/>
    <w:rsid w:val="007E2658"/>
    <w:rsid w:val="007E3422"/>
    <w:rsid w:val="007E5635"/>
    <w:rsid w:val="007E57B2"/>
    <w:rsid w:val="007E592F"/>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D45"/>
    <w:rsid w:val="00836D65"/>
    <w:rsid w:val="00836E82"/>
    <w:rsid w:val="008371ED"/>
    <w:rsid w:val="00837347"/>
    <w:rsid w:val="00837AD6"/>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B41"/>
    <w:rsid w:val="00861BFA"/>
    <w:rsid w:val="00861FE7"/>
    <w:rsid w:val="00863033"/>
    <w:rsid w:val="008633BE"/>
    <w:rsid w:val="008638A1"/>
    <w:rsid w:val="008639A6"/>
    <w:rsid w:val="008655BA"/>
    <w:rsid w:val="00865991"/>
    <w:rsid w:val="00865FAA"/>
    <w:rsid w:val="00866CED"/>
    <w:rsid w:val="00867C45"/>
    <w:rsid w:val="00870468"/>
    <w:rsid w:val="00872345"/>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897"/>
    <w:rsid w:val="00896DE8"/>
    <w:rsid w:val="0089708A"/>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84F"/>
    <w:rsid w:val="009003B3"/>
    <w:rsid w:val="00900A9B"/>
    <w:rsid w:val="00900C6B"/>
    <w:rsid w:val="00900ED8"/>
    <w:rsid w:val="0090170C"/>
    <w:rsid w:val="00903532"/>
    <w:rsid w:val="009036AB"/>
    <w:rsid w:val="009038A4"/>
    <w:rsid w:val="00903BA6"/>
    <w:rsid w:val="00904330"/>
    <w:rsid w:val="00906455"/>
    <w:rsid w:val="00906D5F"/>
    <w:rsid w:val="0090792F"/>
    <w:rsid w:val="00907C09"/>
    <w:rsid w:val="00907D9B"/>
    <w:rsid w:val="00910546"/>
    <w:rsid w:val="00910F22"/>
    <w:rsid w:val="00911AAD"/>
    <w:rsid w:val="00911C67"/>
    <w:rsid w:val="009126CC"/>
    <w:rsid w:val="00914976"/>
    <w:rsid w:val="00914E5B"/>
    <w:rsid w:val="00915238"/>
    <w:rsid w:val="009156A4"/>
    <w:rsid w:val="0091625D"/>
    <w:rsid w:val="00916354"/>
    <w:rsid w:val="00920750"/>
    <w:rsid w:val="00920D57"/>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A6E"/>
    <w:rsid w:val="00945B50"/>
    <w:rsid w:val="009462EE"/>
    <w:rsid w:val="0094644D"/>
    <w:rsid w:val="00946A1B"/>
    <w:rsid w:val="00946ED9"/>
    <w:rsid w:val="00947BF1"/>
    <w:rsid w:val="00951DA5"/>
    <w:rsid w:val="00953E37"/>
    <w:rsid w:val="00953EE3"/>
    <w:rsid w:val="0095409A"/>
    <w:rsid w:val="009546AB"/>
    <w:rsid w:val="00954AA5"/>
    <w:rsid w:val="00954D38"/>
    <w:rsid w:val="009550EE"/>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B09"/>
    <w:rsid w:val="00991E20"/>
    <w:rsid w:val="00992BF8"/>
    <w:rsid w:val="00994914"/>
    <w:rsid w:val="009954F3"/>
    <w:rsid w:val="009955F9"/>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767C"/>
    <w:rsid w:val="009B180C"/>
    <w:rsid w:val="009B282E"/>
    <w:rsid w:val="009B2A2F"/>
    <w:rsid w:val="009B3262"/>
    <w:rsid w:val="009B3D78"/>
    <w:rsid w:val="009B5D6F"/>
    <w:rsid w:val="009B6177"/>
    <w:rsid w:val="009B773B"/>
    <w:rsid w:val="009C0510"/>
    <w:rsid w:val="009C052D"/>
    <w:rsid w:val="009C0FE4"/>
    <w:rsid w:val="009C2984"/>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D25"/>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9A"/>
    <w:rsid w:val="00A77B09"/>
    <w:rsid w:val="00A802F3"/>
    <w:rsid w:val="00A81138"/>
    <w:rsid w:val="00A822E9"/>
    <w:rsid w:val="00A8282C"/>
    <w:rsid w:val="00A82FCC"/>
    <w:rsid w:val="00A842A6"/>
    <w:rsid w:val="00A84542"/>
    <w:rsid w:val="00A84EDF"/>
    <w:rsid w:val="00A85B1D"/>
    <w:rsid w:val="00A8602E"/>
    <w:rsid w:val="00A86129"/>
    <w:rsid w:val="00A8638C"/>
    <w:rsid w:val="00A86BFA"/>
    <w:rsid w:val="00A8772B"/>
    <w:rsid w:val="00A87F79"/>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EE6"/>
    <w:rsid w:val="00AB621D"/>
    <w:rsid w:val="00AB6C83"/>
    <w:rsid w:val="00AB71B7"/>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4C8B"/>
    <w:rsid w:val="00AD5387"/>
    <w:rsid w:val="00AD54BA"/>
    <w:rsid w:val="00AD5A2E"/>
    <w:rsid w:val="00AD5EB6"/>
    <w:rsid w:val="00AD6A8E"/>
    <w:rsid w:val="00AD6AC7"/>
    <w:rsid w:val="00AD7234"/>
    <w:rsid w:val="00AD7E74"/>
    <w:rsid w:val="00AE0757"/>
    <w:rsid w:val="00AE08CE"/>
    <w:rsid w:val="00AE17A7"/>
    <w:rsid w:val="00AE25EE"/>
    <w:rsid w:val="00AE2612"/>
    <w:rsid w:val="00AE2C43"/>
    <w:rsid w:val="00AE35D2"/>
    <w:rsid w:val="00AE3BBF"/>
    <w:rsid w:val="00AE48AF"/>
    <w:rsid w:val="00AE5FFC"/>
    <w:rsid w:val="00AE666C"/>
    <w:rsid w:val="00AE6755"/>
    <w:rsid w:val="00AE75E3"/>
    <w:rsid w:val="00AF0510"/>
    <w:rsid w:val="00AF0FA9"/>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E0F"/>
    <w:rsid w:val="00B10EA9"/>
    <w:rsid w:val="00B11EE4"/>
    <w:rsid w:val="00B14365"/>
    <w:rsid w:val="00B14FDC"/>
    <w:rsid w:val="00B1525E"/>
    <w:rsid w:val="00B15286"/>
    <w:rsid w:val="00B158CD"/>
    <w:rsid w:val="00B1617F"/>
    <w:rsid w:val="00B16659"/>
    <w:rsid w:val="00B16B42"/>
    <w:rsid w:val="00B16FB5"/>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AEE"/>
    <w:rsid w:val="00B5067C"/>
    <w:rsid w:val="00B519B5"/>
    <w:rsid w:val="00B52E72"/>
    <w:rsid w:val="00B53480"/>
    <w:rsid w:val="00B53ADA"/>
    <w:rsid w:val="00B54921"/>
    <w:rsid w:val="00B564DA"/>
    <w:rsid w:val="00B56BC6"/>
    <w:rsid w:val="00B57532"/>
    <w:rsid w:val="00B6015D"/>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B2"/>
    <w:rsid w:val="00BC2BA2"/>
    <w:rsid w:val="00BC3667"/>
    <w:rsid w:val="00BC48FE"/>
    <w:rsid w:val="00BC5B41"/>
    <w:rsid w:val="00BC5CD6"/>
    <w:rsid w:val="00BC68B4"/>
    <w:rsid w:val="00BD0C75"/>
    <w:rsid w:val="00BD1925"/>
    <w:rsid w:val="00BD26C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E8F"/>
    <w:rsid w:val="00C13646"/>
    <w:rsid w:val="00C13979"/>
    <w:rsid w:val="00C13B63"/>
    <w:rsid w:val="00C1456B"/>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40BE"/>
    <w:rsid w:val="00CA56C1"/>
    <w:rsid w:val="00CA795F"/>
    <w:rsid w:val="00CA7B81"/>
    <w:rsid w:val="00CB0C34"/>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38E"/>
    <w:rsid w:val="00CC657F"/>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D0F"/>
    <w:rsid w:val="00CD5080"/>
    <w:rsid w:val="00CD5082"/>
    <w:rsid w:val="00CD6735"/>
    <w:rsid w:val="00CD7667"/>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D79"/>
    <w:rsid w:val="00D34238"/>
    <w:rsid w:val="00D34F47"/>
    <w:rsid w:val="00D34FB1"/>
    <w:rsid w:val="00D358DC"/>
    <w:rsid w:val="00D35CF5"/>
    <w:rsid w:val="00D35F4A"/>
    <w:rsid w:val="00D3609F"/>
    <w:rsid w:val="00D3661E"/>
    <w:rsid w:val="00D36CDF"/>
    <w:rsid w:val="00D36E75"/>
    <w:rsid w:val="00D40575"/>
    <w:rsid w:val="00D42836"/>
    <w:rsid w:val="00D436CA"/>
    <w:rsid w:val="00D43F5B"/>
    <w:rsid w:val="00D44249"/>
    <w:rsid w:val="00D4463B"/>
    <w:rsid w:val="00D453F6"/>
    <w:rsid w:val="00D463D4"/>
    <w:rsid w:val="00D47382"/>
    <w:rsid w:val="00D47879"/>
    <w:rsid w:val="00D47A55"/>
    <w:rsid w:val="00D47B0C"/>
    <w:rsid w:val="00D47E34"/>
    <w:rsid w:val="00D50278"/>
    <w:rsid w:val="00D502F2"/>
    <w:rsid w:val="00D50C4A"/>
    <w:rsid w:val="00D51164"/>
    <w:rsid w:val="00D51B83"/>
    <w:rsid w:val="00D51BBA"/>
    <w:rsid w:val="00D51DCE"/>
    <w:rsid w:val="00D52E67"/>
    <w:rsid w:val="00D52EC0"/>
    <w:rsid w:val="00D5311D"/>
    <w:rsid w:val="00D53817"/>
    <w:rsid w:val="00D54235"/>
    <w:rsid w:val="00D5431D"/>
    <w:rsid w:val="00D54C8D"/>
    <w:rsid w:val="00D5507A"/>
    <w:rsid w:val="00D5617D"/>
    <w:rsid w:val="00D570A7"/>
    <w:rsid w:val="00D574E2"/>
    <w:rsid w:val="00D576EB"/>
    <w:rsid w:val="00D578D1"/>
    <w:rsid w:val="00D601BE"/>
    <w:rsid w:val="00D60B14"/>
    <w:rsid w:val="00D60B5E"/>
    <w:rsid w:val="00D618F0"/>
    <w:rsid w:val="00D619F9"/>
    <w:rsid w:val="00D61E30"/>
    <w:rsid w:val="00D61E98"/>
    <w:rsid w:val="00D61FE9"/>
    <w:rsid w:val="00D6211E"/>
    <w:rsid w:val="00D62566"/>
    <w:rsid w:val="00D63073"/>
    <w:rsid w:val="00D630ED"/>
    <w:rsid w:val="00D6411A"/>
    <w:rsid w:val="00D64686"/>
    <w:rsid w:val="00D647FF"/>
    <w:rsid w:val="00D64C1F"/>
    <w:rsid w:val="00D651B8"/>
    <w:rsid w:val="00D6619E"/>
    <w:rsid w:val="00D661A8"/>
    <w:rsid w:val="00D667E3"/>
    <w:rsid w:val="00D67300"/>
    <w:rsid w:val="00D679BD"/>
    <w:rsid w:val="00D70950"/>
    <w:rsid w:val="00D71607"/>
    <w:rsid w:val="00D72045"/>
    <w:rsid w:val="00D72C11"/>
    <w:rsid w:val="00D72D0D"/>
    <w:rsid w:val="00D7309B"/>
    <w:rsid w:val="00D7387F"/>
    <w:rsid w:val="00D738B8"/>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4088"/>
    <w:rsid w:val="00D941EA"/>
    <w:rsid w:val="00D944B8"/>
    <w:rsid w:val="00D95534"/>
    <w:rsid w:val="00D95F7A"/>
    <w:rsid w:val="00D97305"/>
    <w:rsid w:val="00D9756B"/>
    <w:rsid w:val="00D97DA4"/>
    <w:rsid w:val="00DA1208"/>
    <w:rsid w:val="00DA17ED"/>
    <w:rsid w:val="00DA184F"/>
    <w:rsid w:val="00DA31F0"/>
    <w:rsid w:val="00DA40CB"/>
    <w:rsid w:val="00DA4165"/>
    <w:rsid w:val="00DA6F51"/>
    <w:rsid w:val="00DA7F2C"/>
    <w:rsid w:val="00DB0278"/>
    <w:rsid w:val="00DB03A0"/>
    <w:rsid w:val="00DB047A"/>
    <w:rsid w:val="00DB0C79"/>
    <w:rsid w:val="00DB14D4"/>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ED0"/>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11F"/>
    <w:rsid w:val="00E03F7D"/>
    <w:rsid w:val="00E04B5B"/>
    <w:rsid w:val="00E057B3"/>
    <w:rsid w:val="00E05B06"/>
    <w:rsid w:val="00E06021"/>
    <w:rsid w:val="00E06400"/>
    <w:rsid w:val="00E06466"/>
    <w:rsid w:val="00E06E60"/>
    <w:rsid w:val="00E07197"/>
    <w:rsid w:val="00E07361"/>
    <w:rsid w:val="00E07A1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17E1"/>
    <w:rsid w:val="00E31B25"/>
    <w:rsid w:val="00E32329"/>
    <w:rsid w:val="00E32928"/>
    <w:rsid w:val="00E32C45"/>
    <w:rsid w:val="00E3307A"/>
    <w:rsid w:val="00E34BFD"/>
    <w:rsid w:val="00E35AF0"/>
    <w:rsid w:val="00E35D7E"/>
    <w:rsid w:val="00E35F2A"/>
    <w:rsid w:val="00E373CA"/>
    <w:rsid w:val="00E37F4D"/>
    <w:rsid w:val="00E41845"/>
    <w:rsid w:val="00E42092"/>
    <w:rsid w:val="00E4226D"/>
    <w:rsid w:val="00E42819"/>
    <w:rsid w:val="00E43499"/>
    <w:rsid w:val="00E434D5"/>
    <w:rsid w:val="00E43F26"/>
    <w:rsid w:val="00E447F6"/>
    <w:rsid w:val="00E44D74"/>
    <w:rsid w:val="00E45254"/>
    <w:rsid w:val="00E45643"/>
    <w:rsid w:val="00E46B59"/>
    <w:rsid w:val="00E474BA"/>
    <w:rsid w:val="00E500C4"/>
    <w:rsid w:val="00E5016C"/>
    <w:rsid w:val="00E50BB8"/>
    <w:rsid w:val="00E50F78"/>
    <w:rsid w:val="00E51074"/>
    <w:rsid w:val="00E51472"/>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42AE"/>
    <w:rsid w:val="00E74519"/>
    <w:rsid w:val="00E75CEC"/>
    <w:rsid w:val="00E774DF"/>
    <w:rsid w:val="00E77984"/>
    <w:rsid w:val="00E77A2C"/>
    <w:rsid w:val="00E77D5C"/>
    <w:rsid w:val="00E8055B"/>
    <w:rsid w:val="00E80AA3"/>
    <w:rsid w:val="00E80C80"/>
    <w:rsid w:val="00E8116A"/>
    <w:rsid w:val="00E82124"/>
    <w:rsid w:val="00E84C28"/>
    <w:rsid w:val="00E84DE3"/>
    <w:rsid w:val="00E8508B"/>
    <w:rsid w:val="00E85255"/>
    <w:rsid w:val="00E85D79"/>
    <w:rsid w:val="00E85F3B"/>
    <w:rsid w:val="00E85FB0"/>
    <w:rsid w:val="00E863E3"/>
    <w:rsid w:val="00E866D5"/>
    <w:rsid w:val="00E86A1E"/>
    <w:rsid w:val="00E86D92"/>
    <w:rsid w:val="00E87536"/>
    <w:rsid w:val="00E9033A"/>
    <w:rsid w:val="00E9045D"/>
    <w:rsid w:val="00E90BF4"/>
    <w:rsid w:val="00E91294"/>
    <w:rsid w:val="00E9157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AC9"/>
    <w:rsid w:val="00EE3E9F"/>
    <w:rsid w:val="00EE4F12"/>
    <w:rsid w:val="00EE505A"/>
    <w:rsid w:val="00EE56E2"/>
    <w:rsid w:val="00EE5914"/>
    <w:rsid w:val="00EE5FA3"/>
    <w:rsid w:val="00EE65AA"/>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BDA"/>
    <w:rsid w:val="00F16FE9"/>
    <w:rsid w:val="00F20089"/>
    <w:rsid w:val="00F21F5A"/>
    <w:rsid w:val="00F21F9F"/>
    <w:rsid w:val="00F22DE3"/>
    <w:rsid w:val="00F232B1"/>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63A8"/>
    <w:rsid w:val="00F363FE"/>
    <w:rsid w:val="00F36FB1"/>
    <w:rsid w:val="00F37495"/>
    <w:rsid w:val="00F3799D"/>
    <w:rsid w:val="00F40C7F"/>
    <w:rsid w:val="00F40F5C"/>
    <w:rsid w:val="00F416CC"/>
    <w:rsid w:val="00F417F5"/>
    <w:rsid w:val="00F42089"/>
    <w:rsid w:val="00F421C5"/>
    <w:rsid w:val="00F42AF2"/>
    <w:rsid w:val="00F4417C"/>
    <w:rsid w:val="00F4453E"/>
    <w:rsid w:val="00F44E05"/>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CF0"/>
    <w:rsid w:val="00F73722"/>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5192"/>
    <w:rsid w:val="00F85385"/>
    <w:rsid w:val="00F86E27"/>
    <w:rsid w:val="00F87424"/>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F5D"/>
    <w:rsid w:val="00FA1622"/>
    <w:rsid w:val="00FA263D"/>
    <w:rsid w:val="00FA2696"/>
    <w:rsid w:val="00FA2928"/>
    <w:rsid w:val="00FA2D19"/>
    <w:rsid w:val="00FA3141"/>
    <w:rsid w:val="00FA3627"/>
    <w:rsid w:val="00FA3D1C"/>
    <w:rsid w:val="00FA3FF0"/>
    <w:rsid w:val="00FA59AD"/>
    <w:rsid w:val="00FA5EDA"/>
    <w:rsid w:val="00FA5F19"/>
    <w:rsid w:val="00FA6F32"/>
    <w:rsid w:val="00FA782E"/>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6A2"/>
    <w:rsid w:val="00FD073E"/>
    <w:rsid w:val="00FD14AF"/>
    <w:rsid w:val="00FD17DB"/>
    <w:rsid w:val="00FD1D84"/>
    <w:rsid w:val="00FD2570"/>
    <w:rsid w:val="00FD45B7"/>
    <w:rsid w:val="00FD495F"/>
    <w:rsid w:val="00FD6539"/>
    <w:rsid w:val="00FD65BD"/>
    <w:rsid w:val="00FD78E5"/>
    <w:rsid w:val="00FD7EFC"/>
    <w:rsid w:val="00FE00E1"/>
    <w:rsid w:val="00FE2084"/>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D7413-C777-4089-A1BE-BE06ADE0E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11972</TotalTime>
  <Pages>1</Pages>
  <Words>4170</Words>
  <Characters>23771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27886</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2044</cp:revision>
  <cp:lastPrinted>2008-09-18T13:23:00Z</cp:lastPrinted>
  <dcterms:created xsi:type="dcterms:W3CDTF">2016-03-22T16:25:00Z</dcterms:created>
  <dcterms:modified xsi:type="dcterms:W3CDTF">2019-03-20T16:22:00Z</dcterms:modified>
</cp:coreProperties>
</file>