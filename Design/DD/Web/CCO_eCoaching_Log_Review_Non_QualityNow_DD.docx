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E512D" w14:textId="77777777" w:rsidR="00EF5FC8" w:rsidRDefault="00EF5FC8">
      <w:pPr>
        <w:pStyle w:val="Title1"/>
      </w:pPr>
      <w:r>
        <w:t>________________________</w:t>
      </w:r>
    </w:p>
    <w:p w14:paraId="19FD167F" w14:textId="77777777" w:rsidR="00EF5FC8" w:rsidRDefault="00095450" w:rsidP="00B5639F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7F211B18" wp14:editId="34195843">
            <wp:extent cx="1952621" cy="312420"/>
            <wp:effectExtent l="0" t="0" r="0" b="0"/>
            <wp:docPr id="39" name="Picture 39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D63D" w14:textId="77777777" w:rsidR="00DA0FAB" w:rsidRDefault="00DA0FAB" w:rsidP="00B5639F">
      <w:pPr>
        <w:spacing w:before="120"/>
        <w:ind w:right="-274"/>
        <w:jc w:val="center"/>
      </w:pPr>
    </w:p>
    <w:p w14:paraId="5AAB9C4E" w14:textId="77777777" w:rsidR="00DA0FAB" w:rsidRDefault="00DA0FAB" w:rsidP="00B5639F">
      <w:pPr>
        <w:spacing w:before="120"/>
        <w:ind w:right="-274"/>
        <w:jc w:val="center"/>
      </w:pPr>
    </w:p>
    <w:p w14:paraId="684ADD89" w14:textId="475E5E4C" w:rsidR="00C3707B" w:rsidRDefault="00EF5FC8" w:rsidP="00C3707B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r w:rsidR="00720838">
        <w:rPr>
          <w:rFonts w:ascii="Arial" w:hAnsi="Arial" w:cs="Arial"/>
          <w:sz w:val="32"/>
          <w:szCs w:val="32"/>
        </w:rPr>
        <w:t xml:space="preserve">eCoaching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A423FB">
        <w:rPr>
          <w:rFonts w:ascii="Arial" w:hAnsi="Arial" w:cs="Arial"/>
          <w:sz w:val="32"/>
          <w:szCs w:val="32"/>
        </w:rPr>
        <w:t>Review</w:t>
      </w:r>
    </w:p>
    <w:p w14:paraId="04983461" w14:textId="3101F369" w:rsidR="00EF5FC8" w:rsidRPr="0056181D" w:rsidRDefault="007222E0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Non Quality Now</w:t>
      </w:r>
    </w:p>
    <w:p w14:paraId="5E1E311F" w14:textId="77777777" w:rsidR="00EF5FC8" w:rsidRDefault="00EF5FC8">
      <w:pPr>
        <w:pStyle w:val="Title1"/>
        <w:ind w:right="-270"/>
      </w:pPr>
      <w:r>
        <w:t>________________________</w:t>
      </w:r>
    </w:p>
    <w:p w14:paraId="474F61D4" w14:textId="77777777" w:rsidR="00EF5FC8" w:rsidRDefault="00EF5FC8">
      <w:pPr>
        <w:ind w:right="-270"/>
      </w:pPr>
    </w:p>
    <w:p w14:paraId="4B68ED9D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13707395" w14:textId="77777777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4B5BD596" wp14:editId="1D1DADC4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F83ADA" id="Line 1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69FFC9E" wp14:editId="12AAE6A9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DEE672" id="Line 10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AA6F02">
        <w:rPr>
          <w:rFonts w:ascii="Times New Roman" w:hAnsi="Times New Roman"/>
          <w:b w:val="0"/>
          <w:sz w:val="20"/>
        </w:rPr>
        <w:t>6</w:t>
      </w:r>
      <w:r w:rsidR="00F62266">
        <w:rPr>
          <w:rFonts w:ascii="Times New Roman" w:hAnsi="Times New Roman"/>
          <w:b w:val="0"/>
          <w:sz w:val="20"/>
        </w:rPr>
        <w:t>/</w:t>
      </w:r>
      <w:r w:rsidR="00A65013">
        <w:rPr>
          <w:rFonts w:ascii="Times New Roman" w:hAnsi="Times New Roman"/>
          <w:b w:val="0"/>
          <w:sz w:val="20"/>
        </w:rPr>
        <w:t>20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201</w:t>
      </w:r>
      <w:r w:rsidR="00DC7C94">
        <w:rPr>
          <w:rFonts w:ascii="Times New Roman" w:hAnsi="Times New Roman"/>
          <w:b w:val="0"/>
          <w:sz w:val="20"/>
        </w:rPr>
        <w:t>8</w:t>
      </w:r>
    </w:p>
    <w:p w14:paraId="5C0EE2E9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4223DEEF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52C4BF1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15F89C8" wp14:editId="093593D4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691F0D" id="Line 1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3F6A4394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6AAF5550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6368C204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44E7F921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04B223B" w14:textId="77777777" w:rsidTr="00C05BF2">
        <w:trPr>
          <w:tblHeader/>
        </w:trPr>
        <w:tc>
          <w:tcPr>
            <w:tcW w:w="1440" w:type="dxa"/>
            <w:shd w:val="solid" w:color="auto" w:fill="000000"/>
          </w:tcPr>
          <w:p w14:paraId="124D537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B88967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0201F61B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4FFDD8D3" w14:textId="77777777" w:rsidTr="00C05BF2">
        <w:tc>
          <w:tcPr>
            <w:tcW w:w="1440" w:type="dxa"/>
          </w:tcPr>
          <w:p w14:paraId="7D6D02A8" w14:textId="77777777" w:rsidR="000D488E" w:rsidRDefault="001118A1" w:rsidP="00276CB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B7736B">
              <w:rPr>
                <w:sz w:val="20"/>
              </w:rPr>
              <w:t>6</w:t>
            </w:r>
            <w:r w:rsidR="0075562D">
              <w:rPr>
                <w:sz w:val="20"/>
              </w:rPr>
              <w:t>/</w:t>
            </w:r>
            <w:r w:rsidR="00EA1C8D">
              <w:rPr>
                <w:sz w:val="20"/>
              </w:rPr>
              <w:t>20</w:t>
            </w:r>
            <w:r w:rsidR="00773F46">
              <w:rPr>
                <w:sz w:val="20"/>
              </w:rPr>
              <w:t>/20</w:t>
            </w:r>
            <w:r w:rsidR="00206D83">
              <w:rPr>
                <w:sz w:val="20"/>
              </w:rPr>
              <w:t>1</w:t>
            </w:r>
            <w:r w:rsidR="00723C46">
              <w:rPr>
                <w:sz w:val="20"/>
              </w:rPr>
              <w:t>8</w:t>
            </w:r>
          </w:p>
        </w:tc>
        <w:tc>
          <w:tcPr>
            <w:tcW w:w="5238" w:type="dxa"/>
          </w:tcPr>
          <w:p w14:paraId="5A0BD3FA" w14:textId="77777777" w:rsidR="00D51BBA" w:rsidRPr="00CB61CA" w:rsidRDefault="0064102E" w:rsidP="000B637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175E51">
              <w:rPr>
                <w:color w:val="000000"/>
                <w:sz w:val="20"/>
              </w:rPr>
              <w:t>Initial Revision</w:t>
            </w:r>
            <w:r w:rsidR="000D488E">
              <w:rPr>
                <w:color w:val="000000"/>
                <w:sz w:val="20"/>
              </w:rPr>
              <w:t xml:space="preserve"> – TFS </w:t>
            </w:r>
            <w:r w:rsidR="0003750F">
              <w:rPr>
                <w:color w:val="000000"/>
                <w:sz w:val="20"/>
              </w:rPr>
              <w:t>11388</w:t>
            </w:r>
          </w:p>
        </w:tc>
        <w:tc>
          <w:tcPr>
            <w:tcW w:w="2790" w:type="dxa"/>
          </w:tcPr>
          <w:p w14:paraId="12CFFBDC" w14:textId="77777777" w:rsidR="00D51BBA" w:rsidRPr="00330A21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B61CA" w14:paraId="3B6F2C30" w14:textId="77777777" w:rsidTr="00C05BF2">
        <w:tc>
          <w:tcPr>
            <w:tcW w:w="1440" w:type="dxa"/>
          </w:tcPr>
          <w:p w14:paraId="5873EF71" w14:textId="77777777" w:rsidR="00CB61CA" w:rsidRDefault="00CB61CA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07/30/2018</w:t>
            </w:r>
          </w:p>
        </w:tc>
        <w:tc>
          <w:tcPr>
            <w:tcW w:w="5238" w:type="dxa"/>
          </w:tcPr>
          <w:p w14:paraId="72B5A541" w14:textId="77777777" w:rsidR="00CB61CA" w:rsidRDefault="00CB61CA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11577 – New feed file </w:t>
            </w:r>
            <w:r w:rsidR="009336CC">
              <w:rPr>
                <w:color w:val="000000"/>
                <w:sz w:val="20"/>
              </w:rPr>
              <w:t xml:space="preserve">(PBH) </w:t>
            </w:r>
            <w:r>
              <w:rPr>
                <w:color w:val="000000"/>
                <w:sz w:val="20"/>
              </w:rPr>
              <w:t>for CSRs who took inappropriate action;</w:t>
            </w:r>
          </w:p>
          <w:p w14:paraId="3D919B56" w14:textId="77777777" w:rsidR="00FF7D40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Added:</w:t>
            </w:r>
          </w:p>
          <w:p w14:paraId="1600FB4D" w14:textId="77777777" w:rsidR="00BB3AF4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6. Logic to determine next status;</w:t>
            </w:r>
          </w:p>
          <w:p w14:paraId="3EB57045" w14:textId="77777777" w:rsidR="00BB3AF4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Updated:</w:t>
            </w:r>
          </w:p>
          <w:p w14:paraId="51A0E2DA" w14:textId="77777777" w:rsidR="00BB3AF4" w:rsidRPr="00175E51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7. Instruction Text</w:t>
            </w:r>
          </w:p>
        </w:tc>
        <w:tc>
          <w:tcPr>
            <w:tcW w:w="2790" w:type="dxa"/>
          </w:tcPr>
          <w:p w14:paraId="242BB298" w14:textId="77777777" w:rsidR="00CB61CA" w:rsidRDefault="00304990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32237" w14:paraId="3380AA65" w14:textId="77777777" w:rsidTr="00C05BF2">
        <w:tc>
          <w:tcPr>
            <w:tcW w:w="1440" w:type="dxa"/>
          </w:tcPr>
          <w:p w14:paraId="7C7F23B2" w14:textId="399F75C0" w:rsidR="004630B7" w:rsidRDefault="00C32237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12/03/2018</w:t>
            </w:r>
          </w:p>
        </w:tc>
        <w:tc>
          <w:tcPr>
            <w:tcW w:w="5238" w:type="dxa"/>
          </w:tcPr>
          <w:p w14:paraId="13E902EC" w14:textId="6A998106" w:rsidR="00411BC9" w:rsidRDefault="00C32237" w:rsidP="004630B7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12836 – OverTurned quality Appeal coaching log;</w:t>
            </w:r>
          </w:p>
        </w:tc>
        <w:tc>
          <w:tcPr>
            <w:tcW w:w="2790" w:type="dxa"/>
          </w:tcPr>
          <w:p w14:paraId="44134D13" w14:textId="35752858" w:rsidR="004630B7" w:rsidRDefault="00C32237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016B7A5F" w14:textId="77777777" w:rsidTr="00C05BF2">
        <w:tc>
          <w:tcPr>
            <w:tcW w:w="1440" w:type="dxa"/>
          </w:tcPr>
          <w:p w14:paraId="6688175B" w14:textId="52F0734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02/12/2019</w:t>
            </w:r>
          </w:p>
        </w:tc>
        <w:tc>
          <w:tcPr>
            <w:tcW w:w="5238" w:type="dxa"/>
          </w:tcPr>
          <w:p w14:paraId="0DF4DD72" w14:textId="11AF9CFF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13511 - C</w:t>
            </w:r>
            <w:r w:rsidRPr="004630B7">
              <w:rPr>
                <w:color w:val="000000"/>
                <w:sz w:val="20"/>
              </w:rPr>
              <w:t>oaching entry field appear for supervisor when in pending manager review status</w:t>
            </w:r>
          </w:p>
        </w:tc>
        <w:tc>
          <w:tcPr>
            <w:tcW w:w="2790" w:type="dxa"/>
          </w:tcPr>
          <w:p w14:paraId="05E01AA9" w14:textId="005AE212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411BC9" w14:paraId="103F7F79" w14:textId="77777777" w:rsidTr="00C05BF2">
        <w:tc>
          <w:tcPr>
            <w:tcW w:w="1440" w:type="dxa"/>
          </w:tcPr>
          <w:p w14:paraId="181962AA" w14:textId="6E56E883" w:rsidR="00A82B1B" w:rsidRDefault="00411BC9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02/25/2019</w:t>
            </w:r>
          </w:p>
        </w:tc>
        <w:tc>
          <w:tcPr>
            <w:tcW w:w="5238" w:type="dxa"/>
          </w:tcPr>
          <w:p w14:paraId="4E63BD73" w14:textId="2E3F8739" w:rsidR="0060602E" w:rsidRDefault="00411BC9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13350 – Quality Now</w:t>
            </w:r>
          </w:p>
        </w:tc>
        <w:tc>
          <w:tcPr>
            <w:tcW w:w="2790" w:type="dxa"/>
          </w:tcPr>
          <w:p w14:paraId="2BEF23DC" w14:textId="1722D484" w:rsidR="00A82B1B" w:rsidRDefault="00411BC9" w:rsidP="007F4AF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145E7DC2" w14:textId="77777777" w:rsidTr="00C05BF2">
        <w:tc>
          <w:tcPr>
            <w:tcW w:w="1440" w:type="dxa"/>
          </w:tcPr>
          <w:p w14:paraId="16A86A34" w14:textId="3DB049B7" w:rsidR="00690E2C" w:rsidRDefault="007F4AF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05/15/2019</w:t>
            </w:r>
          </w:p>
        </w:tc>
        <w:tc>
          <w:tcPr>
            <w:tcW w:w="5238" w:type="dxa"/>
          </w:tcPr>
          <w:p w14:paraId="278FBA00" w14:textId="77777777" w:rsidR="007F4AF1" w:rsidRDefault="007F4AF1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14442 – Display MRS static text based on Source</w:t>
            </w:r>
          </w:p>
          <w:p w14:paraId="55FF1B0A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17ECB134" w14:textId="77777777" w:rsidR="007F4AF1" w:rsidRDefault="007F4AF1" w:rsidP="007F4AF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36BD39C8" w14:textId="77777777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690E2C" w14:paraId="60DEC4CA" w14:textId="77777777" w:rsidTr="00C05BF2">
        <w:tc>
          <w:tcPr>
            <w:tcW w:w="1440" w:type="dxa"/>
          </w:tcPr>
          <w:p w14:paraId="005DC554" w14:textId="2A7DB92A" w:rsidR="00690E2C" w:rsidRDefault="007F4AF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05/31/2019</w:t>
            </w:r>
          </w:p>
        </w:tc>
        <w:tc>
          <w:tcPr>
            <w:tcW w:w="5238" w:type="dxa"/>
          </w:tcPr>
          <w:p w14:paraId="15121C1D" w14:textId="77777777" w:rsidR="007F4AF1" w:rsidRDefault="007F4AF1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14699 – Modify logic to handle short call logs</w:t>
            </w:r>
          </w:p>
          <w:p w14:paraId="2867C7BD" w14:textId="72CD4E09" w:rsidR="00690E2C" w:rsidRDefault="007F4AF1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Plus: Cleanup</w:t>
            </w:r>
          </w:p>
        </w:tc>
        <w:tc>
          <w:tcPr>
            <w:tcW w:w="2790" w:type="dxa"/>
          </w:tcPr>
          <w:p w14:paraId="3066552F" w14:textId="55261252" w:rsidR="00690E2C" w:rsidRDefault="007F4AF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73817" w14:paraId="64E7A6E5" w14:textId="77777777" w:rsidTr="00C05BF2">
        <w:tc>
          <w:tcPr>
            <w:tcW w:w="1440" w:type="dxa"/>
          </w:tcPr>
          <w:p w14:paraId="6F0A028C" w14:textId="77777777" w:rsidR="00F73817" w:rsidRDefault="00F73817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07/01/2019</w:t>
            </w:r>
          </w:p>
        </w:tc>
        <w:tc>
          <w:tcPr>
            <w:tcW w:w="5238" w:type="dxa"/>
          </w:tcPr>
          <w:p w14:paraId="6E109A89" w14:textId="77777777" w:rsidR="00F73817" w:rsidRDefault="00F73817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14850 – Review Page: Update GDIT links to corresponding MAXIMUS ones</w:t>
            </w:r>
          </w:p>
        </w:tc>
        <w:tc>
          <w:tcPr>
            <w:tcW w:w="2790" w:type="dxa"/>
          </w:tcPr>
          <w:p w14:paraId="0E056658" w14:textId="77777777" w:rsidR="00F73817" w:rsidRDefault="00F73817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0033F917" w14:textId="77777777" w:rsidR="005C7655" w:rsidRDefault="005C7655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5C7655" w14:paraId="7826D90F" w14:textId="77777777" w:rsidTr="00C05BF2">
        <w:tc>
          <w:tcPr>
            <w:tcW w:w="1440" w:type="dxa"/>
          </w:tcPr>
          <w:p w14:paraId="36094E5F" w14:textId="20EFF7AF" w:rsidR="00B3383D" w:rsidRDefault="005C7655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08/16/2019</w:t>
            </w:r>
          </w:p>
        </w:tc>
        <w:tc>
          <w:tcPr>
            <w:tcW w:w="5238" w:type="dxa"/>
          </w:tcPr>
          <w:p w14:paraId="51B92EAA" w14:textId="30FDB8D6" w:rsidR="00B3383D" w:rsidRDefault="005C7655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15063 – Quality Bingo</w:t>
            </w:r>
          </w:p>
        </w:tc>
        <w:tc>
          <w:tcPr>
            <w:tcW w:w="2790" w:type="dxa"/>
          </w:tcPr>
          <w:p w14:paraId="23831E1C" w14:textId="10A8AF6E" w:rsidR="00B3383D" w:rsidRDefault="005C7655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605F09A8" w14:textId="77777777" w:rsidTr="00C05BF2">
        <w:tc>
          <w:tcPr>
            <w:tcW w:w="1440" w:type="dxa"/>
          </w:tcPr>
          <w:p w14:paraId="6480335E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08/22/2019</w:t>
            </w:r>
          </w:p>
          <w:p w14:paraId="4EB1CFA0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2180542D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15232 – Attendance Policy Earnback</w:t>
            </w:r>
          </w:p>
          <w:p w14:paraId="16771368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71302DEE" w14:textId="5A068868" w:rsidR="00690E2C" w:rsidRDefault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29A97086" w14:textId="77777777" w:rsidTr="00C05BF2">
        <w:tc>
          <w:tcPr>
            <w:tcW w:w="1440" w:type="dxa"/>
          </w:tcPr>
          <w:p w14:paraId="11DAAD11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8/28/2019</w:t>
            </w:r>
          </w:p>
          <w:p w14:paraId="2E1B406B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D3CC454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15232 – Attendance Policy Earnback</w:t>
            </w:r>
          </w:p>
          <w:p w14:paraId="1F44D1D7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section 8: added condition</w:t>
            </w:r>
          </w:p>
          <w:p w14:paraId="66830569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563E60CE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4B73845B" w14:textId="77777777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690E2C" w14:paraId="534F268D" w14:textId="77777777" w:rsidTr="00C05BF2">
        <w:tc>
          <w:tcPr>
            <w:tcW w:w="1440" w:type="dxa"/>
          </w:tcPr>
          <w:p w14:paraId="68B74AB3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09/04/2019</w:t>
            </w:r>
          </w:p>
          <w:p w14:paraId="56091793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DD6E4D6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14679 – Follow-up Process </w:t>
            </w:r>
          </w:p>
          <w:p w14:paraId="35DA3772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0F8DF07A" w14:textId="5DCB736D" w:rsidR="00690E2C" w:rsidRDefault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6EA9EC0A" w14:textId="77777777" w:rsidTr="00C05BF2">
        <w:tc>
          <w:tcPr>
            <w:tcW w:w="1440" w:type="dxa"/>
          </w:tcPr>
          <w:p w14:paraId="445A79F2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09/24/2019</w:t>
            </w:r>
          </w:p>
          <w:p w14:paraId="5E0519F2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</w:p>
          <w:p w14:paraId="11BD526D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F7B51A3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15601 – London Alternate Channel Bingo</w:t>
            </w:r>
          </w:p>
          <w:p w14:paraId="270FD446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254F4F82" w14:textId="3647A179" w:rsidR="00690E2C" w:rsidRDefault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64580CC8" w14:textId="77777777" w:rsidTr="00C05BF2">
        <w:tc>
          <w:tcPr>
            <w:tcW w:w="1440" w:type="dxa"/>
          </w:tcPr>
          <w:p w14:paraId="30ABB378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12/09/2019</w:t>
            </w:r>
          </w:p>
          <w:p w14:paraId="76431A68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B428E66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15833 – Workflow change for warning logs</w:t>
            </w:r>
          </w:p>
          <w:p w14:paraId="435DCBC7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(“Pending Employee Review” </w:t>
            </w:r>
            <w:r w:rsidRPr="00573C53">
              <w:rPr>
                <w:color w:val="000000"/>
                <w:sz w:val="20"/>
              </w:rPr>
              <w:sym w:font="Wingdings" w:char="F0E0"/>
            </w:r>
            <w:r>
              <w:rPr>
                <w:color w:val="000000"/>
                <w:sz w:val="20"/>
              </w:rPr>
              <w:t xml:space="preserve"> Completed)</w:t>
            </w:r>
          </w:p>
          <w:p w14:paraId="0758F81A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7B32BBB5" w14:textId="7EC6A7EE" w:rsidR="00690E2C" w:rsidRDefault="001A711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3C3D6565" w14:textId="77777777" w:rsidTr="00C05BF2">
        <w:tc>
          <w:tcPr>
            <w:tcW w:w="1440" w:type="dxa"/>
          </w:tcPr>
          <w:p w14:paraId="30CAE715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03/23/2020</w:t>
            </w:r>
          </w:p>
          <w:p w14:paraId="34851A76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6219AE78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16893 – Allow employees to enter comments to warnings</w:t>
            </w:r>
          </w:p>
          <w:p w14:paraId="7154FDDA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649B7DFE" w14:textId="26255D02" w:rsidR="00690E2C" w:rsidRDefault="001A711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2A0BABD2" w14:textId="77777777" w:rsidTr="00C05BF2">
        <w:tc>
          <w:tcPr>
            <w:tcW w:w="1440" w:type="dxa"/>
          </w:tcPr>
          <w:p w14:paraId="03B7A86A" w14:textId="79965F73" w:rsidR="00690E2C" w:rsidRDefault="00473312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07/24/2020</w:t>
            </w:r>
          </w:p>
        </w:tc>
        <w:tc>
          <w:tcPr>
            <w:tcW w:w="5238" w:type="dxa"/>
          </w:tcPr>
          <w:p w14:paraId="37C4AFBE" w14:textId="280B0822" w:rsidR="00690E2C" w:rsidRDefault="00473312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17803 – Update GDIT to MAXIMUS</w:t>
            </w:r>
          </w:p>
        </w:tc>
        <w:tc>
          <w:tcPr>
            <w:tcW w:w="2790" w:type="dxa"/>
          </w:tcPr>
          <w:p w14:paraId="0F96DF92" w14:textId="76AB7C4F" w:rsidR="00690E2C" w:rsidRDefault="00F84489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9F0FF1" w14:paraId="6EE2EBB1" w14:textId="77777777" w:rsidTr="00C05BF2">
        <w:tc>
          <w:tcPr>
            <w:tcW w:w="1440" w:type="dxa"/>
          </w:tcPr>
          <w:p w14:paraId="0561F9D5" w14:textId="77777777" w:rsidR="009F0FF1" w:rsidRDefault="009F0FF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07/31/2020</w:t>
            </w:r>
          </w:p>
          <w:p w14:paraId="4A757E37" w14:textId="77777777" w:rsidR="001C5F30" w:rsidRDefault="001C5F30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1877DE59" w14:textId="77777777" w:rsidR="009F0FF1" w:rsidRDefault="009F0FF1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17803 – Update GDIT to MAXIMUS</w:t>
            </w:r>
          </w:p>
          <w:p w14:paraId="38FCD21F" w14:textId="10069992" w:rsidR="001C5F30" w:rsidRDefault="009F0FF1" w:rsidP="007144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performance scorecard url from vangent to current.</w:t>
            </w:r>
          </w:p>
        </w:tc>
        <w:tc>
          <w:tcPr>
            <w:tcW w:w="2790" w:type="dxa"/>
          </w:tcPr>
          <w:p w14:paraId="2B22BE15" w14:textId="683E3487" w:rsidR="001C5F30" w:rsidRDefault="009F0FF1" w:rsidP="007144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12D7BA5B" w14:textId="77777777" w:rsidTr="00C05BF2">
        <w:tc>
          <w:tcPr>
            <w:tcW w:w="1440" w:type="dxa"/>
          </w:tcPr>
          <w:p w14:paraId="5DC09BCD" w14:textId="77777777" w:rsidR="00521E4E" w:rsidRDefault="00521E4E" w:rsidP="00521E4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08/18/20202</w:t>
            </w:r>
          </w:p>
          <w:p w14:paraId="582F5035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076A88E4" w14:textId="77777777" w:rsidR="00521E4E" w:rsidRDefault="00521E4E" w:rsidP="00521E4E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18176 – Allow senior manage to view log details.</w:t>
            </w:r>
          </w:p>
          <w:p w14:paraId="2A24F146" w14:textId="1D124568" w:rsidR="00690E2C" w:rsidRDefault="00521E4E" w:rsidP="00521E4E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section “6. Logic to determine who can view log details”</w:t>
            </w:r>
          </w:p>
        </w:tc>
        <w:tc>
          <w:tcPr>
            <w:tcW w:w="2790" w:type="dxa"/>
          </w:tcPr>
          <w:p w14:paraId="07F2FDFD" w14:textId="77777777" w:rsidR="00521E4E" w:rsidRDefault="00521E4E" w:rsidP="00521E4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6648D31C" w14:textId="77777777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C32237" w14:paraId="15278A92" w14:textId="77777777" w:rsidTr="00C05BF2">
        <w:tc>
          <w:tcPr>
            <w:tcW w:w="1440" w:type="dxa"/>
          </w:tcPr>
          <w:p w14:paraId="1278CAC2" w14:textId="77777777" w:rsidR="00C32237" w:rsidRDefault="007144DD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09/23/2020</w:t>
            </w:r>
          </w:p>
        </w:tc>
        <w:tc>
          <w:tcPr>
            <w:tcW w:w="5238" w:type="dxa"/>
          </w:tcPr>
          <w:p w14:paraId="3F0725DB" w14:textId="77777777" w:rsidR="007144DD" w:rsidRDefault="007144DD" w:rsidP="007144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18449 – CSR Incentive Data Feeds (IDD)</w:t>
            </w:r>
          </w:p>
          <w:p w14:paraId="104410F0" w14:textId="77777777" w:rsidR="00C32237" w:rsidRDefault="00C32237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1E4A7A84" w14:textId="77777777" w:rsidR="007144DD" w:rsidRDefault="007144DD" w:rsidP="007144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2A4ADDB1" w14:textId="77777777" w:rsidR="00C32237" w:rsidRDefault="00C32237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2C077F" w14:paraId="34720F72" w14:textId="77777777" w:rsidTr="00C05BF2">
        <w:tc>
          <w:tcPr>
            <w:tcW w:w="1440" w:type="dxa"/>
          </w:tcPr>
          <w:p w14:paraId="14F50E2D" w14:textId="77777777" w:rsidR="002C077F" w:rsidRDefault="002C077F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05/24/2021</w:t>
            </w:r>
          </w:p>
          <w:p w14:paraId="0F8F62D6" w14:textId="1D2A0284" w:rsidR="00C51237" w:rsidRDefault="00C51237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0ACF5328" w14:textId="0F66A2CB" w:rsidR="00C51237" w:rsidRDefault="002C077F" w:rsidP="007144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21485 - </w:t>
            </w:r>
            <w:r w:rsidR="00037AEC">
              <w:rPr>
                <w:color w:val="000000"/>
                <w:sz w:val="20"/>
              </w:rPr>
              <w:t>U</w:t>
            </w:r>
            <w:r w:rsidRPr="002C077F">
              <w:rPr>
                <w:color w:val="000000"/>
                <w:sz w:val="20"/>
              </w:rPr>
              <w:t>pdate alternate channel quality now compliance and mastery levels</w:t>
            </w:r>
          </w:p>
        </w:tc>
        <w:tc>
          <w:tcPr>
            <w:tcW w:w="2790" w:type="dxa"/>
          </w:tcPr>
          <w:p w14:paraId="6D21E747" w14:textId="77777777" w:rsidR="002C077F" w:rsidRDefault="002C077F" w:rsidP="007144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4EB5EDD6" w14:textId="732EB3D3" w:rsidR="00C51237" w:rsidRDefault="00C51237" w:rsidP="007144DD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C32237" w14:paraId="60EBA289" w14:textId="77777777" w:rsidTr="00C05BF2">
        <w:tc>
          <w:tcPr>
            <w:tcW w:w="1440" w:type="dxa"/>
          </w:tcPr>
          <w:p w14:paraId="28FBD084" w14:textId="6FAF3CD8" w:rsidR="00C32237" w:rsidRDefault="00C05BF2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06/29/2021</w:t>
            </w:r>
          </w:p>
        </w:tc>
        <w:tc>
          <w:tcPr>
            <w:tcW w:w="5238" w:type="dxa"/>
          </w:tcPr>
          <w:p w14:paraId="5A02C602" w14:textId="71C75212" w:rsidR="00084839" w:rsidRDefault="00C05BF2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</w:t>
            </w:r>
            <w:r w:rsidR="000D1C5F">
              <w:rPr>
                <w:color w:val="000000"/>
                <w:sz w:val="20"/>
              </w:rPr>
              <w:t>22057</w:t>
            </w:r>
            <w:r>
              <w:rPr>
                <w:color w:val="000000"/>
                <w:sz w:val="20"/>
              </w:rPr>
              <w:t xml:space="preserve">- </w:t>
            </w:r>
            <w:r w:rsidRPr="00C51237">
              <w:rPr>
                <w:color w:val="000000"/>
                <w:sz w:val="20"/>
              </w:rPr>
              <w:t>APS static text change</w:t>
            </w:r>
            <w:r w:rsidR="00084839">
              <w:rPr>
                <w:color w:val="000000"/>
                <w:sz w:val="20"/>
              </w:rPr>
              <w:t>;</w:t>
            </w:r>
          </w:p>
          <w:p w14:paraId="488BDBBD" w14:textId="77777777" w:rsidR="00F15543" w:rsidRDefault="00F15543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9.3 Pending Review</w:t>
            </w:r>
            <w:r w:rsidR="00E6221C">
              <w:rPr>
                <w:color w:val="000000"/>
                <w:sz w:val="20"/>
              </w:rPr>
              <w:t>:</w:t>
            </w:r>
          </w:p>
          <w:p w14:paraId="5F7B2ABF" w14:textId="3551979E" w:rsidR="00E6221C" w:rsidRDefault="00E6221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OTH/APS static text (updated 22 to 11)</w:t>
            </w:r>
          </w:p>
        </w:tc>
        <w:tc>
          <w:tcPr>
            <w:tcW w:w="2790" w:type="dxa"/>
          </w:tcPr>
          <w:p w14:paraId="1323D694" w14:textId="61B59D76" w:rsidR="00C32237" w:rsidRDefault="00C05BF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1006A" w14:paraId="0828468E" w14:textId="77777777" w:rsidTr="00C05BF2">
        <w:tc>
          <w:tcPr>
            <w:tcW w:w="1440" w:type="dxa"/>
          </w:tcPr>
          <w:p w14:paraId="4AC75981" w14:textId="49998503" w:rsidR="004A3C25" w:rsidRDefault="00036966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08/06/2021</w:t>
            </w:r>
          </w:p>
        </w:tc>
        <w:tc>
          <w:tcPr>
            <w:tcW w:w="5238" w:type="dxa"/>
          </w:tcPr>
          <w:p w14:paraId="2867CB3D" w14:textId="77777777" w:rsidR="004A3C25" w:rsidRDefault="00036966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22256 Quality Now Logs Enhancement;</w:t>
            </w:r>
          </w:p>
          <w:p w14:paraId="5CC18DBE" w14:textId="07912A2D" w:rsidR="00036966" w:rsidRPr="00175E51" w:rsidRDefault="00036966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Moved Quality Now related to </w:t>
            </w:r>
            <w:r w:rsidR="0009516D">
              <w:rPr>
                <w:color w:val="000000"/>
                <w:sz w:val="20"/>
              </w:rPr>
              <w:t>“</w:t>
            </w:r>
            <w:r w:rsidR="0009516D" w:rsidRPr="0009516D">
              <w:rPr>
                <w:color w:val="000000"/>
                <w:sz w:val="20"/>
              </w:rPr>
              <w:t>CCO_eCoaching_Log_Review_QualityNow_DD</w:t>
            </w:r>
            <w:r w:rsidR="0009516D">
              <w:rPr>
                <w:color w:val="000000"/>
                <w:sz w:val="20"/>
              </w:rPr>
              <w:t>.docx”</w:t>
            </w:r>
          </w:p>
        </w:tc>
        <w:tc>
          <w:tcPr>
            <w:tcW w:w="2790" w:type="dxa"/>
          </w:tcPr>
          <w:p w14:paraId="086790BD" w14:textId="57ADF18B" w:rsidR="004A3C25" w:rsidRDefault="0003696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1213D1" w14:paraId="7E454764" w14:textId="77777777" w:rsidTr="00C05BF2">
        <w:tc>
          <w:tcPr>
            <w:tcW w:w="1440" w:type="dxa"/>
          </w:tcPr>
          <w:p w14:paraId="3A798E09" w14:textId="5FD1D390" w:rsidR="001213D1" w:rsidRDefault="001213D1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10/12/2021</w:t>
            </w:r>
          </w:p>
        </w:tc>
        <w:tc>
          <w:tcPr>
            <w:tcW w:w="5238" w:type="dxa"/>
          </w:tcPr>
          <w:p w14:paraId="234E03E0" w14:textId="77777777" w:rsidR="001213D1" w:rsidRDefault="00793D72" w:rsidP="00793D7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23137 – Quality – new coaching reason pfd and pfd date;</w:t>
            </w:r>
          </w:p>
          <w:p w14:paraId="644AD1A6" w14:textId="631F013F" w:rsidR="007B0773" w:rsidRDefault="007B0773" w:rsidP="00793D7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3.1.5.</w:t>
            </w:r>
          </w:p>
        </w:tc>
        <w:tc>
          <w:tcPr>
            <w:tcW w:w="2790" w:type="dxa"/>
          </w:tcPr>
          <w:p w14:paraId="2559BA1A" w14:textId="4D5CD26E" w:rsidR="001213D1" w:rsidRDefault="00793D7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DF6896" w14:paraId="4C638361" w14:textId="77777777" w:rsidTr="00C05BF2">
        <w:tc>
          <w:tcPr>
            <w:tcW w:w="1440" w:type="dxa"/>
          </w:tcPr>
          <w:p w14:paraId="2C3130A2" w14:textId="78C472B3" w:rsidR="00DF6896" w:rsidRDefault="00DF6896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03/10/2022</w:t>
            </w:r>
          </w:p>
        </w:tc>
        <w:tc>
          <w:tcPr>
            <w:tcW w:w="5238" w:type="dxa"/>
          </w:tcPr>
          <w:p w14:paraId="1655F071" w14:textId="77777777" w:rsidR="00DF6896" w:rsidRDefault="00DF6896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24326 –  eCL logs not displaying fields properly;</w:t>
            </w:r>
          </w:p>
          <w:p w14:paraId="3601D5E4" w14:textId="76C1DD4F" w:rsidR="000C71A5" w:rsidRDefault="00DF6896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screenshots</w:t>
            </w:r>
            <w:r w:rsidR="00D46ECE">
              <w:rPr>
                <w:color w:val="000000"/>
                <w:sz w:val="20"/>
              </w:rPr>
              <w:t>;</w:t>
            </w:r>
          </w:p>
          <w:p w14:paraId="7623946F" w14:textId="1ECE5E84" w:rsidR="00D46ECE" w:rsidRDefault="00D46ECE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QN screenshots.</w:t>
            </w:r>
          </w:p>
        </w:tc>
        <w:tc>
          <w:tcPr>
            <w:tcW w:w="2790" w:type="dxa"/>
          </w:tcPr>
          <w:p w14:paraId="4E026181" w14:textId="39B16315" w:rsidR="00DF6896" w:rsidRDefault="00DF689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04184" w14:paraId="1ED1F0FA" w14:textId="77777777" w:rsidTr="00C05BF2">
        <w:tc>
          <w:tcPr>
            <w:tcW w:w="1440" w:type="dxa"/>
          </w:tcPr>
          <w:p w14:paraId="7E3BFE96" w14:textId="19E50091" w:rsidR="00F04184" w:rsidRDefault="00F04184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03/25/2022</w:t>
            </w:r>
          </w:p>
        </w:tc>
        <w:tc>
          <w:tcPr>
            <w:tcW w:w="5238" w:type="dxa"/>
          </w:tcPr>
          <w:p w14:paraId="351649A1" w14:textId="750ED6B5" w:rsidR="00F04184" w:rsidRDefault="009B476C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</w:t>
            </w:r>
            <w:r w:rsidRPr="009B476C">
              <w:rPr>
                <w:color w:val="000000"/>
                <w:sz w:val="20"/>
              </w:rPr>
              <w:t>24370 - eCL-New data feed for Survey eCLs</w:t>
            </w:r>
          </w:p>
          <w:p w14:paraId="03DEAD3C" w14:textId="5C1BB9F7" w:rsidR="00F04184" w:rsidRDefault="00F04184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Added </w:t>
            </w:r>
          </w:p>
          <w:p w14:paraId="723E47A4" w14:textId="3C66EDA2" w:rsidR="00F04184" w:rsidRPr="00F04184" w:rsidRDefault="00F04184" w:rsidP="00F04184">
            <w:pPr>
              <w:rPr>
                <w:b/>
              </w:rPr>
            </w:pPr>
            <w:r>
              <w:rPr>
                <w:b/>
              </w:rPr>
              <w:t>“</w:t>
            </w:r>
            <w:r w:rsidRPr="00F04184">
              <w:rPr>
                <w:b/>
              </w:rPr>
              <w:t>Survey – user is the supervisor or reassigned to, Pending Supervisor Review</w:t>
            </w:r>
          </w:p>
          <w:p w14:paraId="5EA2AFD6" w14:textId="579D8EC8" w:rsidR="00F04184" w:rsidRPr="00F04184" w:rsidRDefault="00F04184" w:rsidP="00F04184">
            <w:pPr>
              <w:rPr>
                <w:b/>
                <w:color w:val="000000" w:themeColor="text1"/>
              </w:rPr>
            </w:pPr>
            <w:r w:rsidRPr="00F04184">
              <w:rPr>
                <w:color w:val="000000" w:themeColor="text1"/>
                <w:shd w:val="clear" w:color="auto" w:fill="FFFFFF"/>
              </w:rPr>
              <w:t>Please contact your survey point of contact and/or manager with any questions.</w:t>
            </w:r>
            <w:r>
              <w:rPr>
                <w:color w:val="000000" w:themeColor="text1"/>
                <w:shd w:val="clear" w:color="auto" w:fill="FFFFFF"/>
              </w:rPr>
              <w:t>”</w:t>
            </w:r>
          </w:p>
        </w:tc>
        <w:tc>
          <w:tcPr>
            <w:tcW w:w="2790" w:type="dxa"/>
          </w:tcPr>
          <w:p w14:paraId="22407B96" w14:textId="3C63BB8F" w:rsidR="00F04184" w:rsidRDefault="00C8616A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</w:t>
            </w:r>
            <w:r w:rsidR="00F04184">
              <w:rPr>
                <w:sz w:val="20"/>
              </w:rPr>
              <w:t xml:space="preserve"> Huang</w:t>
            </w:r>
          </w:p>
        </w:tc>
      </w:tr>
      <w:tr w:rsidR="0083772B" w14:paraId="5484E5DA" w14:textId="77777777" w:rsidTr="00C05BF2">
        <w:tc>
          <w:tcPr>
            <w:tcW w:w="1440" w:type="dxa"/>
          </w:tcPr>
          <w:p w14:paraId="0861A940" w14:textId="3B15668D" w:rsidR="0083772B" w:rsidRDefault="0083772B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04/10/2023</w:t>
            </w:r>
          </w:p>
        </w:tc>
        <w:tc>
          <w:tcPr>
            <w:tcW w:w="5238" w:type="dxa"/>
          </w:tcPr>
          <w:p w14:paraId="14BAC89B" w14:textId="77777777" w:rsidR="0083772B" w:rsidRDefault="0083772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</w:t>
            </w:r>
            <w:r w:rsidR="00CD6222">
              <w:rPr>
                <w:color w:val="000000"/>
                <w:sz w:val="20"/>
              </w:rPr>
              <w:t>26445 – Coaching audio issues</w:t>
            </w:r>
            <w:r w:rsidR="007E7922">
              <w:rPr>
                <w:color w:val="000000"/>
                <w:sz w:val="20"/>
              </w:rPr>
              <w:t>.</w:t>
            </w:r>
          </w:p>
          <w:p w14:paraId="0B2C0050" w14:textId="77777777" w:rsidR="007E7922" w:rsidRDefault="007E7922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9.3 Pending Review</w:t>
            </w:r>
            <w:r w:rsidR="00444C0B">
              <w:rPr>
                <w:color w:val="000000"/>
                <w:sz w:val="20"/>
              </w:rPr>
              <w:t>.</w:t>
            </w:r>
          </w:p>
          <w:p w14:paraId="3477BACF" w14:textId="77777777" w:rsidR="00444C0B" w:rsidRDefault="00444C0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Performance Scorecard static text.</w:t>
            </w:r>
          </w:p>
          <w:p w14:paraId="25A6B69F" w14:textId="00B43DBD" w:rsidR="00444C0B" w:rsidRDefault="00444C0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Audio Issue static text.</w:t>
            </w:r>
          </w:p>
        </w:tc>
        <w:tc>
          <w:tcPr>
            <w:tcW w:w="2790" w:type="dxa"/>
          </w:tcPr>
          <w:p w14:paraId="07B8B859" w14:textId="150463D8" w:rsidR="0083772B" w:rsidRDefault="00CD622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F0ABD" w14:paraId="3DF893E5" w14:textId="77777777" w:rsidTr="00C05BF2">
        <w:tc>
          <w:tcPr>
            <w:tcW w:w="1440" w:type="dxa"/>
          </w:tcPr>
          <w:p w14:paraId="3DCAD36D" w14:textId="020841C1" w:rsidR="002F0ABD" w:rsidRDefault="002F0ABD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10/03/2023</w:t>
            </w:r>
          </w:p>
        </w:tc>
        <w:tc>
          <w:tcPr>
            <w:tcW w:w="5238" w:type="dxa"/>
          </w:tcPr>
          <w:p w14:paraId="73917BE0" w14:textId="77777777" w:rsidR="002F0ABD" w:rsidRDefault="002F0ABD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27223 – Add Verint Call ID to Audio Coaching logs.</w:t>
            </w:r>
          </w:p>
          <w:p w14:paraId="4FEF6F92" w14:textId="77777777" w:rsidR="00735ACB" w:rsidRDefault="00735AC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9.3.</w:t>
            </w:r>
          </w:p>
          <w:p w14:paraId="291DC282" w14:textId="1D72E69A" w:rsidR="00735ACB" w:rsidRDefault="00735AC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Verint ID for Audio Issue static text.</w:t>
            </w:r>
          </w:p>
        </w:tc>
        <w:tc>
          <w:tcPr>
            <w:tcW w:w="2790" w:type="dxa"/>
          </w:tcPr>
          <w:p w14:paraId="75BBBAC2" w14:textId="64553B63" w:rsidR="002F0ABD" w:rsidRDefault="002F0AB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EB09F2" w14:paraId="7C8A3EEE" w14:textId="77777777" w:rsidTr="00C05BF2">
        <w:tc>
          <w:tcPr>
            <w:tcW w:w="1440" w:type="dxa"/>
          </w:tcPr>
          <w:p w14:paraId="725BA8A9" w14:textId="458C370C" w:rsidR="00EB09F2" w:rsidRDefault="00EB09F2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11/27/2023</w:t>
            </w:r>
          </w:p>
        </w:tc>
        <w:tc>
          <w:tcPr>
            <w:tcW w:w="5238" w:type="dxa"/>
          </w:tcPr>
          <w:p w14:paraId="4504181D" w14:textId="77777777" w:rsidR="00EB09F2" w:rsidRDefault="00EB09F2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27416 </w:t>
            </w:r>
            <w:r w:rsidR="000C0516">
              <w:rPr>
                <w:color w:val="000000"/>
                <w:sz w:val="20"/>
              </w:rPr>
              <w:t>–</w:t>
            </w:r>
            <w:r>
              <w:rPr>
                <w:color w:val="000000"/>
                <w:sz w:val="20"/>
              </w:rPr>
              <w:t xml:space="preserve"> </w:t>
            </w:r>
            <w:r w:rsidR="000C0516">
              <w:rPr>
                <w:color w:val="000000"/>
                <w:sz w:val="20"/>
              </w:rPr>
              <w:t>NGD System login outside the shift.</w:t>
            </w:r>
          </w:p>
          <w:p w14:paraId="416254B4" w14:textId="38DE1D19" w:rsidR="00F7370F" w:rsidRDefault="000C0516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</w:t>
            </w:r>
            <w:r w:rsidR="004A35FF">
              <w:rPr>
                <w:color w:val="000000"/>
                <w:sz w:val="20"/>
              </w:rPr>
              <w:t xml:space="preserve">d </w:t>
            </w:r>
            <w:r>
              <w:rPr>
                <w:color w:val="000000"/>
                <w:sz w:val="20"/>
              </w:rPr>
              <w:t>9</w:t>
            </w:r>
            <w:r w:rsidR="004A35FF">
              <w:rPr>
                <w:color w:val="000000"/>
                <w:sz w:val="20"/>
              </w:rPr>
              <w:t>.</w:t>
            </w:r>
            <w:r>
              <w:rPr>
                <w:color w:val="000000"/>
                <w:sz w:val="20"/>
              </w:rPr>
              <w:t>3.</w:t>
            </w:r>
          </w:p>
        </w:tc>
        <w:tc>
          <w:tcPr>
            <w:tcW w:w="2790" w:type="dxa"/>
          </w:tcPr>
          <w:p w14:paraId="74585A39" w14:textId="473D34E5" w:rsidR="00EB09F2" w:rsidRDefault="000C051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137106" w14:paraId="4889D8B4" w14:textId="77777777" w:rsidTr="00C05BF2">
        <w:tc>
          <w:tcPr>
            <w:tcW w:w="1440" w:type="dxa"/>
          </w:tcPr>
          <w:p w14:paraId="7FFA8CB1" w14:textId="5CB1FB46" w:rsidR="00137106" w:rsidRDefault="00137106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02/16/2024</w:t>
            </w:r>
          </w:p>
        </w:tc>
        <w:tc>
          <w:tcPr>
            <w:tcW w:w="5238" w:type="dxa"/>
          </w:tcPr>
          <w:p w14:paraId="760C5E40" w14:textId="77777777" w:rsidR="00137106" w:rsidRDefault="0033548D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27695 – Subcontractor</w:t>
            </w:r>
          </w:p>
          <w:p w14:paraId="49F471B7" w14:textId="527D7CBB" w:rsidR="00C90158" w:rsidRDefault="00C90158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instruction/static text</w:t>
            </w:r>
            <w:r w:rsidR="00F826B2">
              <w:rPr>
                <w:color w:val="000000"/>
                <w:sz w:val="20"/>
              </w:rPr>
              <w:t xml:space="preserve"> in section 9.</w:t>
            </w:r>
          </w:p>
        </w:tc>
        <w:tc>
          <w:tcPr>
            <w:tcW w:w="2790" w:type="dxa"/>
          </w:tcPr>
          <w:p w14:paraId="41BB466F" w14:textId="353EC007" w:rsidR="00137106" w:rsidRDefault="0033548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16493E" w14:paraId="61B4135E" w14:textId="77777777" w:rsidTr="00C05BF2">
        <w:tc>
          <w:tcPr>
            <w:tcW w:w="1440" w:type="dxa"/>
          </w:tcPr>
          <w:p w14:paraId="10D25E0F" w14:textId="68164C59" w:rsidR="0016493E" w:rsidRDefault="0016493E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03/28/2024</w:t>
            </w:r>
          </w:p>
        </w:tc>
        <w:tc>
          <w:tcPr>
            <w:tcW w:w="5238" w:type="dxa"/>
          </w:tcPr>
          <w:p w14:paraId="1A42BCDA" w14:textId="77777777" w:rsidR="0016493E" w:rsidRDefault="0016493E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27928 – QN </w:t>
            </w:r>
            <w:r w:rsidR="00346B5E">
              <w:rPr>
                <w:color w:val="000000"/>
                <w:sz w:val="20"/>
              </w:rPr>
              <w:t>Olympics</w:t>
            </w:r>
            <w:r>
              <w:rPr>
                <w:color w:val="000000"/>
                <w:sz w:val="20"/>
              </w:rPr>
              <w:t xml:space="preserve"> Rewards</w:t>
            </w:r>
            <w:r w:rsidR="0005125D">
              <w:rPr>
                <w:color w:val="000000"/>
                <w:sz w:val="20"/>
              </w:rPr>
              <w:t>.</w:t>
            </w:r>
          </w:p>
          <w:p w14:paraId="716F3219" w14:textId="4327A3A0" w:rsidR="0005125D" w:rsidRDefault="0005125D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Quality Olympics Rewards screenshot</w:t>
            </w:r>
          </w:p>
        </w:tc>
        <w:tc>
          <w:tcPr>
            <w:tcW w:w="2790" w:type="dxa"/>
          </w:tcPr>
          <w:p w14:paraId="51E1E251" w14:textId="043EAC89" w:rsidR="0016493E" w:rsidRDefault="0016493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5B0077" w14:paraId="47BA322F" w14:textId="77777777" w:rsidTr="00C05BF2">
        <w:trPr>
          <w:ins w:id="0" w:author="Huang, Lili" w:date="2024-05-15T11:13:00Z"/>
        </w:trPr>
        <w:tc>
          <w:tcPr>
            <w:tcW w:w="1440" w:type="dxa"/>
          </w:tcPr>
          <w:p w14:paraId="69020197" w14:textId="4018CC7F" w:rsidR="005B0077" w:rsidRDefault="005B0077" w:rsidP="0064102E">
            <w:pPr>
              <w:pStyle w:val="hdr1"/>
              <w:ind w:left="0"/>
              <w:jc w:val="left"/>
              <w:rPr>
                <w:ins w:id="1" w:author="Huang, Lili" w:date="2024-05-15T11:13:00Z"/>
                <w:sz w:val="20"/>
              </w:rPr>
            </w:pPr>
            <w:ins w:id="2" w:author="Huang, Lili" w:date="2024-05-15T11:13:00Z">
              <w:r>
                <w:rPr>
                  <w:sz w:val="20"/>
                </w:rPr>
                <w:t>05/15/2024</w:t>
              </w:r>
            </w:ins>
          </w:p>
        </w:tc>
        <w:tc>
          <w:tcPr>
            <w:tcW w:w="5238" w:type="dxa"/>
          </w:tcPr>
          <w:p w14:paraId="0D03E0EA" w14:textId="042D89F3" w:rsidR="005B0077" w:rsidRPr="001E6041" w:rsidRDefault="005B0077" w:rsidP="00DF6896">
            <w:pPr>
              <w:pStyle w:val="hdr1"/>
              <w:ind w:left="0"/>
              <w:jc w:val="left"/>
              <w:rPr>
                <w:ins w:id="3" w:author="Huang, Lili" w:date="2024-05-15T11:13:00Z"/>
                <w:color w:val="000000"/>
                <w:sz w:val="20"/>
              </w:rPr>
            </w:pPr>
            <w:ins w:id="4" w:author="Huang, Lili" w:date="2024-05-15T11:13:00Z">
              <w:r w:rsidRPr="001E6041">
                <w:rPr>
                  <w:color w:val="444444"/>
                  <w:sz w:val="20"/>
                  <w:rPrChange w:id="5" w:author="Huang, Lili" w:date="2024-05-15T11:13:00Z">
                    <w:rPr>
                      <w:color w:val="444444"/>
                    </w:rPr>
                  </w:rPrChange>
                </w:rPr>
                <w:t>TFS 28208 – ISG</w:t>
              </w:r>
            </w:ins>
          </w:p>
        </w:tc>
        <w:tc>
          <w:tcPr>
            <w:tcW w:w="2790" w:type="dxa"/>
          </w:tcPr>
          <w:p w14:paraId="68D8296D" w14:textId="1D43868D" w:rsidR="005B0077" w:rsidRDefault="005B0077">
            <w:pPr>
              <w:pStyle w:val="hdr1"/>
              <w:ind w:left="0"/>
              <w:jc w:val="left"/>
              <w:rPr>
                <w:ins w:id="6" w:author="Huang, Lili" w:date="2024-05-15T11:13:00Z"/>
                <w:sz w:val="20"/>
              </w:rPr>
            </w:pPr>
            <w:ins w:id="7" w:author="Huang, Lili" w:date="2024-05-15T11:13:00Z">
              <w:r>
                <w:rPr>
                  <w:sz w:val="20"/>
                </w:rPr>
                <w:t>Lili Huang</w:t>
              </w:r>
            </w:ins>
          </w:p>
        </w:tc>
      </w:tr>
    </w:tbl>
    <w:p w14:paraId="5EFEFC18" w14:textId="77777777" w:rsidR="00EF5FC8" w:rsidRPr="00F15818" w:rsidRDefault="00EF5FC8" w:rsidP="00C90158">
      <w:pPr>
        <w:pStyle w:val="BodyText"/>
        <w:rPr>
          <w:b/>
          <w:bCs/>
          <w:sz w:val="20"/>
        </w:rPr>
      </w:pPr>
      <w:r>
        <w:rPr>
          <w:sz w:val="20"/>
        </w:rPr>
        <w:br w:type="page"/>
      </w:r>
      <w:r w:rsidRPr="00F15818">
        <w:rPr>
          <w:b/>
          <w:bCs/>
          <w:sz w:val="20"/>
        </w:rPr>
        <w:lastRenderedPageBreak/>
        <w:t>Table of Content</w:t>
      </w:r>
      <w:r w:rsidR="005C58F0" w:rsidRPr="00F15818">
        <w:rPr>
          <w:b/>
          <w:bCs/>
          <w:sz w:val="20"/>
        </w:rPr>
        <w:t>s</w:t>
      </w:r>
    </w:p>
    <w:p w14:paraId="771A181B" w14:textId="77777777" w:rsidR="00EF5FC8" w:rsidRDefault="00EF5FC8">
      <w:pPr>
        <w:pStyle w:val="BodyText"/>
        <w:jc w:val="center"/>
        <w:rPr>
          <w:sz w:val="20"/>
        </w:rPr>
      </w:pPr>
    </w:p>
    <w:p w14:paraId="1E1C8197" w14:textId="23939AD1" w:rsidR="00F15818" w:rsidRDefault="005D0B0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8972762" w:history="1">
        <w:r w:rsidR="00F15818" w:rsidRPr="00A743CE">
          <w:rPr>
            <w:rStyle w:val="Hyperlink"/>
            <w:b/>
            <w:noProof/>
          </w:rPr>
          <w:t>1.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Description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_Toc158972762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5</w:t>
        </w:r>
        <w:r w:rsidR="00F15818">
          <w:rPr>
            <w:noProof/>
            <w:webHidden/>
          </w:rPr>
          <w:fldChar w:fldCharType="end"/>
        </w:r>
      </w:hyperlink>
    </w:p>
    <w:p w14:paraId="46A430F5" w14:textId="4EE84976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3" w:history="1">
        <w:r w:rsidR="00F15818" w:rsidRPr="00A743CE">
          <w:rPr>
            <w:rStyle w:val="Hyperlink"/>
            <w:noProof/>
          </w:rPr>
          <w:t>2.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Business Logic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_Toc158972763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5</w:t>
        </w:r>
        <w:r w:rsidR="00F15818">
          <w:rPr>
            <w:noProof/>
            <w:webHidden/>
          </w:rPr>
          <w:fldChar w:fldCharType="end"/>
        </w:r>
      </w:hyperlink>
    </w:p>
    <w:p w14:paraId="23F6FC33" w14:textId="56FF4FCD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4" w:history="1">
        <w:r w:rsidR="00F15818" w:rsidRPr="00A743CE">
          <w:rPr>
            <w:rStyle w:val="Hyperlink"/>
            <w:b/>
            <w:noProof/>
          </w:rPr>
          <w:t>3.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Page details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_Toc158972764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6</w:t>
        </w:r>
        <w:r w:rsidR="00F15818">
          <w:rPr>
            <w:noProof/>
            <w:webHidden/>
          </w:rPr>
          <w:fldChar w:fldCharType="end"/>
        </w:r>
      </w:hyperlink>
    </w:p>
    <w:p w14:paraId="5535F828" w14:textId="2676197C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5" w:history="1">
        <w:r w:rsidR="00F15818" w:rsidRPr="00A743CE">
          <w:rPr>
            <w:rStyle w:val="Hyperlink"/>
            <w:noProof/>
          </w:rPr>
          <w:t>3.1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Views\Review\_ReviewCoachingHome.cshtml, _ViewWarningLog.cshtml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_Toc158972765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6</w:t>
        </w:r>
        <w:r w:rsidR="00F15818">
          <w:rPr>
            <w:noProof/>
            <w:webHidden/>
          </w:rPr>
          <w:fldChar w:fldCharType="end"/>
        </w:r>
      </w:hyperlink>
    </w:p>
    <w:p w14:paraId="127E0940" w14:textId="6F36CF70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6" w:history="1">
        <w:r w:rsidR="00F15818" w:rsidRPr="00A743CE">
          <w:rPr>
            <w:rStyle w:val="Hyperlink"/>
            <w:noProof/>
          </w:rPr>
          <w:t>3.1.1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Razor pages comprising Web Page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_Toc158972766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6</w:t>
        </w:r>
        <w:r w:rsidR="00F15818">
          <w:rPr>
            <w:noProof/>
            <w:webHidden/>
          </w:rPr>
          <w:fldChar w:fldCharType="end"/>
        </w:r>
      </w:hyperlink>
    </w:p>
    <w:p w14:paraId="08359340" w14:textId="5D6CA723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7" w:history="1">
        <w:r w:rsidR="00F15818" w:rsidRPr="00A743CE">
          <w:rPr>
            <w:rStyle w:val="Hyperlink"/>
            <w:noProof/>
          </w:rPr>
          <w:t>3.1.2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Layout Page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_Toc158972767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6</w:t>
        </w:r>
        <w:r w:rsidR="00F15818">
          <w:rPr>
            <w:noProof/>
            <w:webHidden/>
          </w:rPr>
          <w:fldChar w:fldCharType="end"/>
        </w:r>
      </w:hyperlink>
    </w:p>
    <w:p w14:paraId="0A5EBE2B" w14:textId="224B1342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8" w:history="1">
        <w:r w:rsidR="00F15818" w:rsidRPr="00A743CE">
          <w:rPr>
            <w:rStyle w:val="Hyperlink"/>
            <w:noProof/>
          </w:rPr>
          <w:t>3.1.3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Screenshot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_Toc158972768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6</w:t>
        </w:r>
        <w:r w:rsidR="00F15818">
          <w:rPr>
            <w:noProof/>
            <w:webHidden/>
          </w:rPr>
          <w:fldChar w:fldCharType="end"/>
        </w:r>
      </w:hyperlink>
    </w:p>
    <w:p w14:paraId="6FB228C5" w14:textId="2B03A0D3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9" w:history="1">
        <w:r w:rsidR="00F15818" w:rsidRPr="00A743CE">
          <w:rPr>
            <w:rStyle w:val="Hyperlink"/>
            <w:noProof/>
          </w:rPr>
          <w:t>3.1.4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Web Page Invoked Events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_Toc158972769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17</w:t>
        </w:r>
        <w:r w:rsidR="00F15818">
          <w:rPr>
            <w:noProof/>
            <w:webHidden/>
          </w:rPr>
          <w:fldChar w:fldCharType="end"/>
        </w:r>
      </w:hyperlink>
    </w:p>
    <w:p w14:paraId="20D313C4" w14:textId="77DB3712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0" w:history="1">
        <w:r w:rsidR="00F15818" w:rsidRPr="00A743CE">
          <w:rPr>
            <w:rStyle w:val="Hyperlink"/>
            <w:noProof/>
          </w:rPr>
          <w:t>3.1.5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Web Page Fields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_Toc158972770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17</w:t>
        </w:r>
        <w:r w:rsidR="00F15818">
          <w:rPr>
            <w:noProof/>
            <w:webHidden/>
          </w:rPr>
          <w:fldChar w:fldCharType="end"/>
        </w:r>
      </w:hyperlink>
    </w:p>
    <w:p w14:paraId="5CAA05F7" w14:textId="6E5AF25B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1" w:history="1">
        <w:r w:rsidR="00F15818" w:rsidRPr="00A743CE">
          <w:rPr>
            <w:rStyle w:val="Hyperlink"/>
            <w:b/>
            <w:noProof/>
          </w:rPr>
          <w:t>4.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Stored Procedures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_Toc158972771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01B3C4AD" w14:textId="461B2E26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2" w:history="1">
        <w:r w:rsidR="00F15818" w:rsidRPr="00A743CE">
          <w:rPr>
            <w:rStyle w:val="Hyperlink"/>
            <w:noProof/>
          </w:rPr>
          <w:t>4.1.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sp_SelectReviewFrom_Coaching_Log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_Toc158972772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688CE28F" w14:textId="4B8CAF0C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3" w:history="1">
        <w:r w:rsidR="00F15818" w:rsidRPr="00A743CE">
          <w:rPr>
            <w:rStyle w:val="Hyperlink"/>
            <w:noProof/>
          </w:rPr>
          <w:t>4.2.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sp_SelectReviewFrom_Coaching_Log_Reasons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_Toc158972773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7FDC6D40" w14:textId="161CCCA9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4" w:history="1">
        <w:r w:rsidR="00F15818" w:rsidRPr="00A743CE">
          <w:rPr>
            <w:rStyle w:val="Hyperlink"/>
            <w:noProof/>
          </w:rPr>
          <w:t>4.3.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sp_SelectReviewFrom_Warning_Log_Reasons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_Toc158972774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46583745" w14:textId="2680BF32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5" w:history="1">
        <w:r w:rsidR="00F15818" w:rsidRPr="00A743CE">
          <w:rPr>
            <w:rStyle w:val="Hyperlink"/>
            <w:noProof/>
          </w:rPr>
          <w:t>4.4.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sp_Update_Review_Coaching_Log_Suerpvisor_Pending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_Toc158972775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414D3832" w14:textId="02AF3D26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6" w:history="1">
        <w:r w:rsidR="00F15818" w:rsidRPr="00A743CE">
          <w:rPr>
            <w:rStyle w:val="Hyperlink"/>
            <w:noProof/>
          </w:rPr>
          <w:t>4.5.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sp_Update_Review_Coaching_Log_Supervisor_Acknowledge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_Toc158972776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4A719FBE" w14:textId="1DE83670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7" w:history="1">
        <w:r w:rsidR="00F15818" w:rsidRPr="00A743CE">
          <w:rPr>
            <w:rStyle w:val="Hyperlink"/>
            <w:noProof/>
          </w:rPr>
          <w:t>4.6.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sp_Update_Review_Coaching_Log_Employee_Pending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_Toc158972777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040A241A" w14:textId="758DF74D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8" w:history="1">
        <w:r w:rsidR="00F15818" w:rsidRPr="00A743CE">
          <w:rPr>
            <w:rStyle w:val="Hyperlink"/>
            <w:noProof/>
          </w:rPr>
          <w:t>4.7.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sp_Update_Review_Coaching_Log_Employee_Acknowledge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_Toc158972778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1417B863" w14:textId="6CD47F0A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9" w:history="1">
        <w:r w:rsidR="00F15818" w:rsidRPr="00A743CE">
          <w:rPr>
            <w:rStyle w:val="Hyperlink"/>
            <w:noProof/>
          </w:rPr>
          <w:t>4.8.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sp_Update_Review_Coaching_Log_Manager_Pending_Research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_Toc158972779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6D09779E" w14:textId="03CB412B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0" w:history="1">
        <w:r w:rsidR="00F15818" w:rsidRPr="00A743CE">
          <w:rPr>
            <w:rStyle w:val="Hyperlink"/>
            <w:noProof/>
          </w:rPr>
          <w:t>4.9.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sp_Update_Review_Coaching_Log_Manager_Pending_CSE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_Toc158972780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1F3ED772" w14:textId="6F5EC456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1" w:history="1">
        <w:r w:rsidR="00F15818" w:rsidRPr="00A743CE">
          <w:rPr>
            <w:rStyle w:val="Hyperlink"/>
            <w:noProof/>
          </w:rPr>
          <w:t>4.10.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sp_SelectReviewFrom_Coaching_Log_Quality_Now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_Toc158972781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48DBEB62" w14:textId="465A075F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2" w:history="1">
        <w:r w:rsidR="00F15818" w:rsidRPr="00A743CE">
          <w:rPr>
            <w:rStyle w:val="Hyperlink"/>
            <w:noProof/>
          </w:rPr>
          <w:t>4.11.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sp_ShortCalls_Get_BehaviorList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_Toc158972782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37E1E691" w14:textId="4D40C369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3" w:history="1">
        <w:r w:rsidR="00F15818" w:rsidRPr="00A743CE">
          <w:rPr>
            <w:rStyle w:val="Hyperlink"/>
            <w:noProof/>
          </w:rPr>
          <w:t>4.12.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sp_ShortCalls_Get_Actions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_Toc158972783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70572BF4" w14:textId="74904A40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4" w:history="1">
        <w:r w:rsidR="00F15818" w:rsidRPr="00A743CE">
          <w:rPr>
            <w:rStyle w:val="Hyperlink"/>
            <w:noProof/>
          </w:rPr>
          <w:t>4.13.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sp_ShortCalls_Get_CallList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_Toc158972784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5B3E2354" w14:textId="14078DDC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5" w:history="1">
        <w:r w:rsidR="00F15818" w:rsidRPr="00A743CE">
          <w:rPr>
            <w:rStyle w:val="Hyperlink"/>
            <w:noProof/>
          </w:rPr>
          <w:t>4.14.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sp_ShortCalls_Get_SupReivewDetails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_Toc158972785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79DE38BC" w14:textId="147724EE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6" w:history="1">
        <w:r w:rsidR="00F15818" w:rsidRPr="00A743CE">
          <w:rPr>
            <w:rStyle w:val="Hyperlink"/>
            <w:noProof/>
          </w:rPr>
          <w:t>4.15.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sp_ShortCalls_SupReview_Submit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_Toc158972786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5D3381BA" w14:textId="0293B5D1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7" w:history="1">
        <w:r w:rsidR="00F15818" w:rsidRPr="00A743CE">
          <w:rPr>
            <w:rStyle w:val="Hyperlink"/>
            <w:noProof/>
          </w:rPr>
          <w:t>4.16.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sp_ShortCalls_MgrReivew_Submit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_Toc158972787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1C04991C" w14:textId="39C2B7AE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8" w:history="1">
        <w:r w:rsidR="00F15818" w:rsidRPr="00A743CE">
          <w:rPr>
            <w:rStyle w:val="Hyperlink"/>
            <w:noProof/>
          </w:rPr>
          <w:t>4.17.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sp_ShortCalls_getMgrReviewDetails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_Toc158972788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77728728" w14:textId="57F5FF48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9" w:history="1">
        <w:r w:rsidR="00F15818" w:rsidRPr="00A743CE">
          <w:rPr>
            <w:rStyle w:val="Hyperlink"/>
            <w:noProof/>
          </w:rPr>
          <w:t>4.18.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sp_Update_Review_Caoching_Log_Supervisor_Pending_Followup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_Toc158972789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7FB80E60" w14:textId="41D9D83D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0" w:history="1">
        <w:r w:rsidR="00F15818" w:rsidRPr="00A743CE">
          <w:rPr>
            <w:rStyle w:val="Hyperlink"/>
            <w:noProof/>
          </w:rPr>
          <w:t>4.19.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sp_Update_Review_Caoching_Log_Employee_Pending_Followup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_Toc158972790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530C7B06" w14:textId="6F9C72F6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1" w:history="1">
        <w:r w:rsidR="00F15818" w:rsidRPr="00A743CE">
          <w:rPr>
            <w:rStyle w:val="Hyperlink"/>
            <w:b/>
            <w:noProof/>
          </w:rPr>
          <w:t>5.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Logic to determine pending form type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_Toc158972791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20D882A7" w14:textId="6B25119B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2" w:history="1">
        <w:r w:rsidR="00F15818" w:rsidRPr="00A743CE">
          <w:rPr>
            <w:rStyle w:val="Hyperlink"/>
            <w:noProof/>
          </w:rPr>
          <w:t>5.1.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Acknowledgement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_Toc158972792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2D19029B" w14:textId="5F1F6E3A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3" w:history="1">
        <w:r w:rsidR="00F15818" w:rsidRPr="00A743CE">
          <w:rPr>
            <w:rStyle w:val="Hyperlink"/>
            <w:noProof/>
          </w:rPr>
          <w:t>5.2.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Research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_Toc158972793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3385C828" w14:textId="67F34B6E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4" w:history="1">
        <w:r w:rsidR="00F15818" w:rsidRPr="00A743CE">
          <w:rPr>
            <w:rStyle w:val="Hyperlink"/>
            <w:noProof/>
          </w:rPr>
          <w:t>5.3.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CSE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_Toc158972794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2E5C63D3" w14:textId="184E3024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5" w:history="1">
        <w:r w:rsidR="00F15818" w:rsidRPr="00A743CE">
          <w:rPr>
            <w:rStyle w:val="Hyperlink"/>
            <w:noProof/>
          </w:rPr>
          <w:t>5.4.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Short Call Review (Supervisor)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_Toc158972795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296E5F75" w14:textId="314EF53B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6" w:history="1">
        <w:r w:rsidR="00F15818" w:rsidRPr="00A743CE">
          <w:rPr>
            <w:rStyle w:val="Hyperlink"/>
            <w:noProof/>
          </w:rPr>
          <w:t>5.5.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Short Call Confirm (Manager)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_Toc158972796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0A50E220" w14:textId="03A7994C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7" w:history="1">
        <w:r w:rsidR="00F15818" w:rsidRPr="00A743CE">
          <w:rPr>
            <w:rStyle w:val="Hyperlink"/>
            <w:noProof/>
          </w:rPr>
          <w:t>5.6.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Follow-Up (Supervisor)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_Toc158972797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28</w:t>
        </w:r>
        <w:r w:rsidR="00F15818">
          <w:rPr>
            <w:noProof/>
            <w:webHidden/>
          </w:rPr>
          <w:fldChar w:fldCharType="end"/>
        </w:r>
      </w:hyperlink>
    </w:p>
    <w:p w14:paraId="5BFF9833" w14:textId="55F00998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8" w:history="1">
        <w:r w:rsidR="00F15818" w:rsidRPr="00A743CE">
          <w:rPr>
            <w:rStyle w:val="Hyperlink"/>
            <w:noProof/>
          </w:rPr>
          <w:t>5.7.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Regular Review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_Toc158972798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28</w:t>
        </w:r>
        <w:r w:rsidR="00F15818">
          <w:rPr>
            <w:noProof/>
            <w:webHidden/>
          </w:rPr>
          <w:fldChar w:fldCharType="end"/>
        </w:r>
      </w:hyperlink>
    </w:p>
    <w:p w14:paraId="777ECDAA" w14:textId="548645B1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9" w:history="1">
        <w:r w:rsidR="00F15818" w:rsidRPr="00A743CE">
          <w:rPr>
            <w:rStyle w:val="Hyperlink"/>
            <w:b/>
            <w:noProof/>
          </w:rPr>
          <w:t>6.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Logic to determine who can view Log Details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_Toc158972799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28</w:t>
        </w:r>
        <w:r w:rsidR="00F15818">
          <w:rPr>
            <w:noProof/>
            <w:webHidden/>
          </w:rPr>
          <w:fldChar w:fldCharType="end"/>
        </w:r>
      </w:hyperlink>
    </w:p>
    <w:p w14:paraId="56A4FD99" w14:textId="378739C8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0" w:history="1">
        <w:r w:rsidR="00F15818" w:rsidRPr="00A743CE">
          <w:rPr>
            <w:rStyle w:val="Hyperlink"/>
            <w:b/>
            <w:noProof/>
          </w:rPr>
          <w:t>7.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Logic to determine Review Page display mode (Ready Only vs Editable)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_Toc158972800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28</w:t>
        </w:r>
        <w:r w:rsidR="00F15818">
          <w:rPr>
            <w:noProof/>
            <w:webHidden/>
          </w:rPr>
          <w:fldChar w:fldCharType="end"/>
        </w:r>
      </w:hyperlink>
    </w:p>
    <w:p w14:paraId="12A1C6C1" w14:textId="7D653647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1" w:history="1">
        <w:r w:rsidR="00F15818" w:rsidRPr="00A743CE">
          <w:rPr>
            <w:rStyle w:val="Hyperlink"/>
            <w:b/>
            <w:noProof/>
          </w:rPr>
          <w:t>8.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Logic to determine next status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_Toc158972801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29</w:t>
        </w:r>
        <w:r w:rsidR="00F15818">
          <w:rPr>
            <w:noProof/>
            <w:webHidden/>
          </w:rPr>
          <w:fldChar w:fldCharType="end"/>
        </w:r>
      </w:hyperlink>
    </w:p>
    <w:p w14:paraId="63528A5E" w14:textId="5E232AA4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2" w:history="1">
        <w:r w:rsidR="00F15818" w:rsidRPr="00A743CE">
          <w:rPr>
            <w:rStyle w:val="Hyperlink"/>
            <w:noProof/>
          </w:rPr>
          <w:t>8.1.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Acknowledgement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_Toc158972802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29</w:t>
        </w:r>
        <w:r w:rsidR="00F15818">
          <w:rPr>
            <w:noProof/>
            <w:webHidden/>
          </w:rPr>
          <w:fldChar w:fldCharType="end"/>
        </w:r>
      </w:hyperlink>
    </w:p>
    <w:p w14:paraId="70931116" w14:textId="41E9638C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3" w:history="1">
        <w:r w:rsidR="00F15818" w:rsidRPr="00A743CE">
          <w:rPr>
            <w:rStyle w:val="Hyperlink"/>
            <w:noProof/>
          </w:rPr>
          <w:t>8.2.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Research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_Toc158972803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29</w:t>
        </w:r>
        <w:r w:rsidR="00F15818">
          <w:rPr>
            <w:noProof/>
            <w:webHidden/>
          </w:rPr>
          <w:fldChar w:fldCharType="end"/>
        </w:r>
      </w:hyperlink>
    </w:p>
    <w:p w14:paraId="55036A22" w14:textId="3AD1B83C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4" w:history="1">
        <w:r w:rsidR="00F15818" w:rsidRPr="00A743CE">
          <w:rPr>
            <w:rStyle w:val="Hyperlink"/>
            <w:noProof/>
          </w:rPr>
          <w:t>8.3.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CSE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_Toc158972804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7F0B7EFA" w14:textId="7C38E651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5" w:history="1">
        <w:r w:rsidR="00F15818" w:rsidRPr="00A743CE">
          <w:rPr>
            <w:rStyle w:val="Hyperlink"/>
            <w:noProof/>
          </w:rPr>
          <w:t>8.4.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Short Call Review (Supervisor)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_Toc158972805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77133AD9" w14:textId="1177508D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6" w:history="1">
        <w:r w:rsidR="00F15818" w:rsidRPr="00A743CE">
          <w:rPr>
            <w:rStyle w:val="Hyperlink"/>
            <w:noProof/>
          </w:rPr>
          <w:t>8.5.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Short Call Confirm (Manager)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_Toc158972806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37C584C1" w14:textId="030DEEEB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7" w:history="1">
        <w:r w:rsidR="00F15818" w:rsidRPr="00A743CE">
          <w:rPr>
            <w:rStyle w:val="Hyperlink"/>
            <w:noProof/>
          </w:rPr>
          <w:t>8.6.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Regular Review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_Toc158972807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2F82A593" w14:textId="0207D9AB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8" w:history="1">
        <w:r w:rsidR="00F15818" w:rsidRPr="00A743CE">
          <w:rPr>
            <w:rStyle w:val="Hyperlink"/>
            <w:noProof/>
          </w:rPr>
          <w:t>8.7.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Follow-Up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_Toc158972808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4216BA7D" w14:textId="145F5C50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9" w:history="1">
        <w:r w:rsidR="00F15818" w:rsidRPr="00A743CE">
          <w:rPr>
            <w:rStyle w:val="Hyperlink"/>
            <w:noProof/>
          </w:rPr>
          <w:t>8.8.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Employee Review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_Toc158972809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7CFD2F30" w14:textId="0B2FA008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10" w:history="1">
        <w:r w:rsidR="00F15818" w:rsidRPr="00A743CE">
          <w:rPr>
            <w:rStyle w:val="Hyperlink"/>
            <w:b/>
            <w:noProof/>
          </w:rPr>
          <w:t>9.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When to display instruction/static text (</w:t>
        </w:r>
        <w:r w:rsidR="00F15818" w:rsidRPr="00A743CE">
          <w:rPr>
            <w:rStyle w:val="Hyperlink"/>
            <w:bCs/>
            <w:i/>
            <w:iCs/>
            <w:noProof/>
          </w:rPr>
          <w:t>Refer to FS document for what text to display)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_Toc158972810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66529D65" w14:textId="1808463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0A6D1DBC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171A7A4F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8" w:name="_Toc158972762"/>
      <w:r w:rsidRPr="00251693">
        <w:rPr>
          <w:b/>
        </w:rPr>
        <w:lastRenderedPageBreak/>
        <w:t>Description</w:t>
      </w:r>
      <w:bookmarkEnd w:id="8"/>
      <w:r w:rsidRPr="00251693">
        <w:rPr>
          <w:b/>
        </w:rPr>
        <w:t xml:space="preserve">               </w:t>
      </w:r>
    </w:p>
    <w:p w14:paraId="6DD2E756" w14:textId="77777777" w:rsidR="002F008D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a</w:t>
      </w:r>
      <w:r w:rsidR="00185B59">
        <w:t>uthorized users</w:t>
      </w:r>
      <w:r w:rsidR="00581AB8">
        <w:t xml:space="preserve"> </w:t>
      </w:r>
      <w:r w:rsidR="00185B59">
        <w:t xml:space="preserve">to </w:t>
      </w:r>
      <w:r w:rsidR="00611BD1">
        <w:t>view</w:t>
      </w:r>
      <w:r w:rsidR="00D770D6">
        <w:t xml:space="preserve"> or </w:t>
      </w:r>
      <w:r w:rsidR="00611BD1">
        <w:t>complete</w:t>
      </w:r>
      <w:r w:rsidR="00D770D6">
        <w:t xml:space="preserve"> individual or team logs</w:t>
      </w:r>
      <w:r w:rsidR="00E41845">
        <w:t>.</w:t>
      </w:r>
      <w:r w:rsidR="00B64B7F">
        <w:t xml:space="preserve"> It also allows the authorize</w:t>
      </w:r>
      <w:r w:rsidR="001F5DA6">
        <w:t>d users to view their submitted logs.</w:t>
      </w:r>
      <w:r w:rsidR="000B50EF">
        <w:t xml:space="preserve"> </w:t>
      </w:r>
    </w:p>
    <w:p w14:paraId="4F01C8C0" w14:textId="77777777" w:rsidR="00F11F09" w:rsidRDefault="00F11F09" w:rsidP="006D3CBB">
      <w:pPr>
        <w:ind w:left="360"/>
      </w:pPr>
    </w:p>
    <w:p w14:paraId="127F46FE" w14:textId="77777777" w:rsidR="003936D4" w:rsidRDefault="003936D4" w:rsidP="003936D4">
      <w:pPr>
        <w:ind w:firstLine="360"/>
      </w:pPr>
      <w:r>
        <w:t>Display Review form as read only if:</w:t>
      </w:r>
    </w:p>
    <w:p w14:paraId="37D33E90" w14:textId="77777777" w:rsidR="007674F2" w:rsidRPr="00730D1A" w:rsidRDefault="001D0192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 w:rsidRPr="00730D1A">
        <w:rPr>
          <w:b/>
        </w:rPr>
        <w:t>Historical Dashboard</w:t>
      </w:r>
      <w:r w:rsidR="009C38E8" w:rsidRPr="00730D1A">
        <w:rPr>
          <w:b/>
        </w:rPr>
        <w:t xml:space="preserve">: </w:t>
      </w:r>
    </w:p>
    <w:p w14:paraId="3E13EE4F" w14:textId="77777777" w:rsidR="00E06021" w:rsidRDefault="00E06021" w:rsidP="001C13E2">
      <w:pPr>
        <w:pStyle w:val="ListParagraph"/>
        <w:ind w:left="1152"/>
      </w:pPr>
      <w:r>
        <w:t>User submitted the log, OR</w:t>
      </w:r>
    </w:p>
    <w:p w14:paraId="1DAA17EE" w14:textId="77777777" w:rsidR="00E06021" w:rsidRDefault="00E06021" w:rsidP="001C13E2">
      <w:pPr>
        <w:pStyle w:val="ListParagraph"/>
        <w:ind w:left="1152"/>
      </w:pPr>
      <w:r>
        <w:t>User is the log’s employee, OR</w:t>
      </w:r>
    </w:p>
    <w:p w14:paraId="2164C706" w14:textId="77777777" w:rsidR="00E06021" w:rsidRDefault="00E06021" w:rsidP="001C13E2">
      <w:pPr>
        <w:pStyle w:val="ListParagraph"/>
        <w:ind w:left="1152"/>
      </w:pPr>
      <w:r>
        <w:t>User is the supervisor, OR</w:t>
      </w:r>
    </w:p>
    <w:p w14:paraId="3234088C" w14:textId="77777777" w:rsidR="00E06021" w:rsidRDefault="00E06021" w:rsidP="001C13E2">
      <w:pPr>
        <w:pStyle w:val="ListParagraph"/>
        <w:ind w:left="1152"/>
      </w:pPr>
      <w:r>
        <w:t>User is the manager, OR</w:t>
      </w:r>
    </w:p>
    <w:p w14:paraId="1138B4C2" w14:textId="77777777" w:rsidR="00E06021" w:rsidRDefault="00E06021" w:rsidP="001C13E2">
      <w:pPr>
        <w:pStyle w:val="ListParagraph"/>
        <w:ind w:left="1152"/>
      </w:pPr>
      <w:r>
        <w:t>User has a role as “ECL” in Historical_Dashboard_ACL table</w:t>
      </w:r>
      <w:r w:rsidR="00940157">
        <w:t xml:space="preserve"> (for coaching logs only)</w:t>
      </w:r>
      <w:r w:rsidR="00D47879">
        <w:t>, OR</w:t>
      </w:r>
    </w:p>
    <w:p w14:paraId="477B3E68" w14:textId="77777777" w:rsidR="00D47879" w:rsidRDefault="000D2CCE" w:rsidP="001C13E2">
      <w:pPr>
        <w:pStyle w:val="ListParagraph"/>
        <w:ind w:left="1152"/>
      </w:pPr>
      <w:r>
        <w:t>User has a role as Senior Manager, OR</w:t>
      </w:r>
    </w:p>
    <w:p w14:paraId="5E160401" w14:textId="77777777" w:rsidR="000D2CCE" w:rsidRDefault="000D2CCE" w:rsidP="001C13E2">
      <w:pPr>
        <w:pStyle w:val="ListParagraph"/>
        <w:ind w:left="1152"/>
      </w:pPr>
      <w:r>
        <w:t xml:space="preserve">User is from Human Resource </w:t>
      </w:r>
      <w:r w:rsidR="00FA59AD">
        <w:t>(with job code start</w:t>
      </w:r>
      <w:r w:rsidR="00F26559">
        <w:t>ing</w:t>
      </w:r>
      <w:r w:rsidR="00FA59AD">
        <w:t xml:space="preserve"> with WHHR or WHER or WHRC);</w:t>
      </w:r>
    </w:p>
    <w:p w14:paraId="0DA48D9B" w14:textId="77777777" w:rsidR="00730D1A" w:rsidRPr="00730D1A" w:rsidRDefault="00730D1A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>
        <w:rPr>
          <w:b/>
        </w:rPr>
        <w:t>My</w:t>
      </w:r>
      <w:r w:rsidRPr="00730D1A">
        <w:rPr>
          <w:b/>
        </w:rPr>
        <w:t xml:space="preserve"> Dashboard: </w:t>
      </w:r>
    </w:p>
    <w:p w14:paraId="7CD934B8" w14:textId="77777777" w:rsidR="005717C5" w:rsidRDefault="00B86543" w:rsidP="001C13E2">
      <w:pPr>
        <w:pStyle w:val="ListParagraph"/>
        <w:ind w:left="1152"/>
      </w:pPr>
      <w:r>
        <w:t>My Submission section</w:t>
      </w:r>
      <w:r w:rsidR="00CF4A64">
        <w:t>: users who submitted the log</w:t>
      </w:r>
      <w:r w:rsidR="005717C5">
        <w:t>, OR</w:t>
      </w:r>
    </w:p>
    <w:p w14:paraId="33C866A3" w14:textId="77777777" w:rsidR="00B86543" w:rsidRDefault="00DC17CE" w:rsidP="001C13E2">
      <w:pPr>
        <w:pStyle w:val="ListParagraph"/>
        <w:ind w:left="1152"/>
      </w:pPr>
      <w:r>
        <w:t>Warning Logs section</w:t>
      </w:r>
      <w:r w:rsidR="00E12526">
        <w:t>: same as Historical Dashboard</w:t>
      </w:r>
      <w:r>
        <w:t>, OR</w:t>
      </w:r>
    </w:p>
    <w:p w14:paraId="2A16555B" w14:textId="77777777" w:rsidR="00D75974" w:rsidRDefault="00D75974" w:rsidP="001C13E2">
      <w:pPr>
        <w:pStyle w:val="ListParagraph"/>
        <w:ind w:left="1152"/>
      </w:pPr>
      <w:r>
        <w:t>The log is Pending Supervisor Review, and u</w:t>
      </w:r>
      <w:r w:rsidR="00DC17CE">
        <w:t xml:space="preserve">ser is not the supervisor or re-assigned to, </w:t>
      </w:r>
      <w:r>
        <w:t>OR</w:t>
      </w:r>
    </w:p>
    <w:p w14:paraId="35D54B3E" w14:textId="77777777" w:rsidR="00D75974" w:rsidRDefault="00D75974" w:rsidP="001C13E2">
      <w:pPr>
        <w:pStyle w:val="ListParagraph"/>
        <w:ind w:left="1152"/>
      </w:pPr>
      <w:r>
        <w:t>The log is Pending Employee Review, and user is not the log’s employee, OR</w:t>
      </w:r>
    </w:p>
    <w:p w14:paraId="52B4526E" w14:textId="77777777" w:rsidR="00D75974" w:rsidRDefault="00D75974">
      <w:pPr>
        <w:pStyle w:val="ListParagraph"/>
        <w:ind w:left="1152"/>
      </w:pPr>
      <w:r>
        <w:t>The log is neither Pending Supervisor Rev</w:t>
      </w:r>
      <w:r w:rsidR="00C34828">
        <w:t>i</w:t>
      </w:r>
      <w:r>
        <w:t>ew nor Pending Employee Review, OR</w:t>
      </w:r>
    </w:p>
    <w:p w14:paraId="6ACB15AF" w14:textId="77777777" w:rsidR="00DC17CE" w:rsidRDefault="00D75974" w:rsidP="001C13E2">
      <w:pPr>
        <w:pStyle w:val="ListParagraph"/>
        <w:ind w:left="1152"/>
      </w:pPr>
      <w:r>
        <w:t>T</w:t>
      </w:r>
      <w:r w:rsidR="00DC17CE">
        <w:t>he log doesn’t require research or CSE determination</w:t>
      </w:r>
      <w:r w:rsidR="001A39C3">
        <w:t>, OR</w:t>
      </w:r>
    </w:p>
    <w:p w14:paraId="0C0BBE9B" w14:textId="77777777" w:rsidR="001A39C3" w:rsidRDefault="001A39C3" w:rsidP="001C13E2">
      <w:pPr>
        <w:pStyle w:val="ListParagraph"/>
        <w:ind w:left="1152"/>
      </w:pPr>
      <w:r>
        <w:t>Completed logs</w:t>
      </w:r>
    </w:p>
    <w:p w14:paraId="399C06AB" w14:textId="77777777" w:rsidR="0019618B" w:rsidRPr="00730D1A" w:rsidRDefault="0019618B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>
        <w:rPr>
          <w:b/>
        </w:rPr>
        <w:t>Survey</w:t>
      </w:r>
      <w:r w:rsidRPr="00730D1A">
        <w:rPr>
          <w:b/>
        </w:rPr>
        <w:t xml:space="preserve">: </w:t>
      </w:r>
    </w:p>
    <w:p w14:paraId="31B8971A" w14:textId="77777777" w:rsidR="0019618B" w:rsidRDefault="00CF4A64" w:rsidP="001C13E2">
      <w:pPr>
        <w:pStyle w:val="ListParagraph"/>
        <w:ind w:left="1152"/>
      </w:pPr>
      <w:r>
        <w:t>U</w:t>
      </w:r>
      <w:r w:rsidR="00506EC2">
        <w:t>ser is the log’s employee</w:t>
      </w:r>
    </w:p>
    <w:p w14:paraId="11899724" w14:textId="77777777" w:rsidR="002F008D" w:rsidRDefault="004C16DC" w:rsidP="002F008D">
      <w:r>
        <w:t xml:space="preserve">       </w:t>
      </w:r>
    </w:p>
    <w:p w14:paraId="6677F99F" w14:textId="77777777" w:rsidR="002F008D" w:rsidRDefault="002F008D" w:rsidP="002F008D">
      <w:pPr>
        <w:ind w:firstLine="432"/>
      </w:pPr>
      <w:r>
        <w:t xml:space="preserve">Display Review form as </w:t>
      </w:r>
      <w:r w:rsidR="003936D4">
        <w:t>editable</w:t>
      </w:r>
      <w:r>
        <w:t xml:space="preserve"> if:</w:t>
      </w:r>
    </w:p>
    <w:p w14:paraId="23B035C9" w14:textId="77777777" w:rsidR="001C13E2" w:rsidRPr="00730D1A" w:rsidRDefault="001C13E2" w:rsidP="007A38A2">
      <w:pPr>
        <w:pStyle w:val="ListParagraph"/>
        <w:numPr>
          <w:ilvl w:val="0"/>
          <w:numId w:val="7"/>
        </w:numPr>
        <w:ind w:left="1224"/>
        <w:rPr>
          <w:b/>
        </w:rPr>
      </w:pPr>
      <w:r>
        <w:rPr>
          <w:b/>
        </w:rPr>
        <w:t>My</w:t>
      </w:r>
      <w:r w:rsidRPr="00730D1A">
        <w:rPr>
          <w:b/>
        </w:rPr>
        <w:t xml:space="preserve"> Dashboard: </w:t>
      </w:r>
    </w:p>
    <w:p w14:paraId="3A0C1E83" w14:textId="77777777" w:rsidR="001C13E2" w:rsidRDefault="006F7D0C" w:rsidP="001C13E2">
      <w:pPr>
        <w:pStyle w:val="ListParagraph"/>
        <w:ind w:left="1224"/>
      </w:pPr>
      <w:r>
        <w:t xml:space="preserve">Pending </w:t>
      </w:r>
      <w:r w:rsidR="00A71C11">
        <w:t>Coaching Logs, and u</w:t>
      </w:r>
      <w:r w:rsidR="001C13E2">
        <w:t>ser is the supervisor or re-assigned to</w:t>
      </w:r>
      <w:r w:rsidR="00A71C11">
        <w:t xml:space="preserve"> or the log’s employee</w:t>
      </w:r>
    </w:p>
    <w:p w14:paraId="7DFB4DCB" w14:textId="77777777" w:rsidR="00845715" w:rsidRDefault="00845715" w:rsidP="006D3CBB">
      <w:pPr>
        <w:ind w:left="360"/>
      </w:pPr>
    </w:p>
    <w:p w14:paraId="2CE46C85" w14:textId="77777777" w:rsidR="00EE2860" w:rsidRDefault="00021F74" w:rsidP="006D3CBB">
      <w:pPr>
        <w:ind w:left="360"/>
      </w:pPr>
      <w:r>
        <w:t>Authorized u</w:t>
      </w:r>
      <w:r w:rsidR="00EE2860">
        <w:t xml:space="preserve">sers enter </w:t>
      </w:r>
      <w:r w:rsidR="00EB6871">
        <w:t>Review</w:t>
      </w:r>
      <w:r w:rsidR="00EE2860">
        <w:t xml:space="preserve"> page by clicking </w:t>
      </w:r>
      <w:r w:rsidR="001122EA">
        <w:t xml:space="preserve">any log name in the log list </w:t>
      </w:r>
      <w:r w:rsidR="00F11F09">
        <w:t>either from My Dashboard, Historical Dashboard, or Survey page.</w:t>
      </w:r>
      <w:r w:rsidR="00EE2860">
        <w:t xml:space="preserve"> </w:t>
      </w:r>
    </w:p>
    <w:p w14:paraId="5223E2E3" w14:textId="77777777" w:rsidR="000D30AF" w:rsidRDefault="000D30AF" w:rsidP="006D3CBB">
      <w:pPr>
        <w:ind w:left="360"/>
      </w:pPr>
    </w:p>
    <w:p w14:paraId="682522D7" w14:textId="77777777" w:rsidR="00910EA3" w:rsidRPr="00910EA3" w:rsidRDefault="00E0311F" w:rsidP="003B55B7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9" w:name="_Toc158972763"/>
      <w:r w:rsidRPr="00910EA3">
        <w:rPr>
          <w:b/>
        </w:rPr>
        <w:t>Business Logic</w:t>
      </w:r>
      <w:bookmarkEnd w:id="9"/>
      <w:r w:rsidRPr="00910EA3">
        <w:rPr>
          <w:b/>
        </w:rPr>
        <w:t xml:space="preserve"> </w:t>
      </w:r>
    </w:p>
    <w:p w14:paraId="0AE5B0D4" w14:textId="3C53710F" w:rsidR="00D61E30" w:rsidRPr="008F106E" w:rsidRDefault="00D61E30" w:rsidP="000A33FE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8F106E">
        <w:rPr>
          <w:u w:val="single"/>
        </w:rPr>
        <w:t xml:space="preserve">User </w:t>
      </w:r>
      <w:r w:rsidR="00311B0E" w:rsidRPr="008F106E">
        <w:rPr>
          <w:u w:val="single"/>
        </w:rPr>
        <w:t>clicks [Log Name] link</w:t>
      </w:r>
      <w:r w:rsidRPr="008F106E">
        <w:rPr>
          <w:u w:val="single"/>
        </w:rPr>
        <w:t>:</w:t>
      </w:r>
    </w:p>
    <w:p w14:paraId="28BD765B" w14:textId="77777777" w:rsidR="00D61E30" w:rsidRDefault="004A5774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Check if the user has access to view the selected log details</w:t>
      </w:r>
      <w:r w:rsidR="00D61E30">
        <w:t>;</w:t>
      </w:r>
    </w:p>
    <w:p w14:paraId="07724386" w14:textId="77777777" w:rsidR="00E67959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If user is not authorized, </w:t>
      </w:r>
      <w:r w:rsidR="00AB0021">
        <w:t xml:space="preserve">redirect user to </w:t>
      </w:r>
      <w:r>
        <w:t xml:space="preserve">unauthorized </w:t>
      </w:r>
      <w:r w:rsidR="00501B85">
        <w:t>page</w:t>
      </w:r>
      <w:r>
        <w:t>;</w:t>
      </w:r>
    </w:p>
    <w:p w14:paraId="45952394" w14:textId="77777777" w:rsidR="008639A6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Else call stored procedure sp_SelectReviewFrom_Coaching_Log to get </w:t>
      </w:r>
      <w:r w:rsidR="008639A6">
        <w:t>log details</w:t>
      </w:r>
    </w:p>
    <w:p w14:paraId="0582AB94" w14:textId="77777777" w:rsidR="00311B0E" w:rsidRDefault="00AC47BE" w:rsidP="007A38A2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If </w:t>
      </w:r>
      <w:r w:rsidR="00C94EF9">
        <w:t xml:space="preserve">current page is Historical Dashboard </w:t>
      </w:r>
      <w:r>
        <w:t xml:space="preserve">or </w:t>
      </w:r>
      <w:r w:rsidR="00C94EF9">
        <w:t>Survey</w:t>
      </w:r>
    </w:p>
    <w:p w14:paraId="00FCF2D5" w14:textId="77777777" w:rsidR="00AC47BE" w:rsidRDefault="00FB2CFD" w:rsidP="00AC47BE">
      <w:pPr>
        <w:pStyle w:val="ListParagraph"/>
        <w:autoSpaceDE w:val="0"/>
        <w:autoSpaceDN w:val="0"/>
        <w:adjustRightInd w:val="0"/>
        <w:ind w:left="2160"/>
      </w:pPr>
      <w:r>
        <w:t>Display Review page as Read Only</w:t>
      </w:r>
      <w:r w:rsidR="00E11D99">
        <w:t>;</w:t>
      </w:r>
      <w:r w:rsidR="008A7575">
        <w:t xml:space="preserve"> (_ViewCoachingLog.cshtml if coaching log; or _ViewWarningLog otherwise)</w:t>
      </w:r>
    </w:p>
    <w:p w14:paraId="02FC9359" w14:textId="77777777" w:rsidR="00914E5B" w:rsidRDefault="00914E5B" w:rsidP="007A38A2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If current page is My Dashboard</w:t>
      </w:r>
    </w:p>
    <w:p w14:paraId="2EAD7921" w14:textId="77777777" w:rsidR="00972AC0" w:rsidRDefault="00972AC0" w:rsidP="00972AC0">
      <w:pPr>
        <w:pStyle w:val="ListParagraph"/>
        <w:autoSpaceDE w:val="0"/>
        <w:autoSpaceDN w:val="0"/>
        <w:adjustRightInd w:val="0"/>
        <w:ind w:left="1800" w:firstLine="360"/>
      </w:pPr>
      <w:r>
        <w:t>If Short Call</w:t>
      </w:r>
    </w:p>
    <w:p w14:paraId="500CA404" w14:textId="77777777" w:rsidR="009964BB" w:rsidRDefault="009964BB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    Load “Not valid behavior</w:t>
      </w:r>
      <w:r w:rsidR="002D4D25">
        <w:t>s</w:t>
      </w:r>
      <w:r>
        <w:t>” from database;</w:t>
      </w:r>
    </w:p>
    <w:p w14:paraId="0FFD016A" w14:textId="77777777" w:rsidR="009964BB" w:rsidRDefault="009964BB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    Load “Valid behavior</w:t>
      </w:r>
      <w:r w:rsidR="002D4D25">
        <w:t>s</w:t>
      </w:r>
      <w:r>
        <w:t>” from database;</w:t>
      </w:r>
    </w:p>
    <w:p w14:paraId="782BF41B" w14:textId="77777777" w:rsidR="00972AC0" w:rsidRDefault="00972AC0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    Load short call list from database;</w:t>
      </w:r>
    </w:p>
    <w:p w14:paraId="49409D47" w14:textId="77777777" w:rsidR="00972AC0" w:rsidRDefault="00972AC0" w:rsidP="00972AC0">
      <w:pPr>
        <w:pStyle w:val="ListParagraph"/>
        <w:autoSpaceDE w:val="0"/>
        <w:autoSpaceDN w:val="0"/>
        <w:adjustRightInd w:val="0"/>
        <w:ind w:left="1800" w:firstLine="360"/>
      </w:pPr>
      <w:r>
        <w:t>End If Short Call;</w:t>
      </w:r>
    </w:p>
    <w:p w14:paraId="4EDE952B" w14:textId="77777777" w:rsidR="00972AC0" w:rsidRDefault="00972AC0" w:rsidP="00566351">
      <w:pPr>
        <w:pStyle w:val="ListParagraph"/>
        <w:autoSpaceDE w:val="0"/>
        <w:autoSpaceDN w:val="0"/>
        <w:adjustRightInd w:val="0"/>
        <w:ind w:left="1800" w:firstLine="360"/>
      </w:pPr>
    </w:p>
    <w:p w14:paraId="4C0D6D6F" w14:textId="77777777" w:rsidR="007A32D0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Pending Form Type (See section 5 for details);</w:t>
      </w:r>
    </w:p>
    <w:p w14:paraId="3A2C1ADC" w14:textId="77777777" w:rsidR="00D46E3B" w:rsidRDefault="00D46E3B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Review Page display mode (Read Only vs Editable)</w:t>
      </w:r>
      <w:r w:rsidR="005A5821">
        <w:t>;</w:t>
      </w:r>
    </w:p>
    <w:p w14:paraId="490F341A" w14:textId="77777777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</w:p>
    <w:p w14:paraId="674E9C8A" w14:textId="77777777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  <w:r>
        <w:t>Display Review Page;</w:t>
      </w:r>
    </w:p>
    <w:p w14:paraId="4DD844D5" w14:textId="77777777" w:rsidR="0054725F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</w:p>
    <w:p w14:paraId="7CD56C07" w14:textId="77777777" w:rsidR="005A5821" w:rsidRDefault="005A5821" w:rsidP="00AC47BE">
      <w:pPr>
        <w:pStyle w:val="ListParagraph"/>
        <w:autoSpaceDE w:val="0"/>
        <w:autoSpaceDN w:val="0"/>
        <w:adjustRightInd w:val="0"/>
        <w:ind w:left="2160"/>
      </w:pPr>
    </w:p>
    <w:p w14:paraId="229E41C7" w14:textId="77777777" w:rsidR="00D620DB" w:rsidRDefault="005A5821" w:rsidP="00AC47BE">
      <w:pPr>
        <w:pStyle w:val="ListParagraph"/>
        <w:autoSpaceDE w:val="0"/>
        <w:autoSpaceDN w:val="0"/>
        <w:adjustRightInd w:val="0"/>
        <w:ind w:left="2160"/>
        <w:rPr>
          <w:i/>
        </w:rPr>
      </w:pPr>
      <w:r w:rsidRPr="005A5821">
        <w:rPr>
          <w:i/>
        </w:rPr>
        <w:t xml:space="preserve">Note: </w:t>
      </w:r>
    </w:p>
    <w:p w14:paraId="2C4E453D" w14:textId="77777777" w:rsidR="00914E5B" w:rsidRDefault="00A40056" w:rsidP="00AC47BE">
      <w:pPr>
        <w:pStyle w:val="ListParagraph"/>
        <w:autoSpaceDE w:val="0"/>
        <w:autoSpaceDN w:val="0"/>
        <w:adjustRightInd w:val="0"/>
        <w:ind w:left="2160"/>
        <w:rPr>
          <w:i/>
        </w:rPr>
      </w:pPr>
      <w:r w:rsidRPr="005A5821">
        <w:rPr>
          <w:i/>
        </w:rPr>
        <w:t xml:space="preserve">See section </w:t>
      </w:r>
      <w:r w:rsidR="00102CA1" w:rsidRPr="005A5821">
        <w:rPr>
          <w:i/>
        </w:rPr>
        <w:t>“</w:t>
      </w:r>
      <w:r w:rsidRPr="005A5821">
        <w:rPr>
          <w:i/>
        </w:rPr>
        <w:t>5</w:t>
      </w:r>
      <w:r w:rsidR="00102CA1" w:rsidRPr="005A5821">
        <w:rPr>
          <w:i/>
        </w:rPr>
        <w:t>. Logic to determine pending form type”</w:t>
      </w:r>
      <w:r w:rsidRPr="005A5821">
        <w:rPr>
          <w:i/>
        </w:rPr>
        <w:t>.</w:t>
      </w:r>
    </w:p>
    <w:p w14:paraId="51C2F5BF" w14:textId="77777777" w:rsidR="00D620DB" w:rsidRPr="005A5821" w:rsidRDefault="00D620DB" w:rsidP="00AC47BE">
      <w:pPr>
        <w:pStyle w:val="ListParagraph"/>
        <w:autoSpaceDE w:val="0"/>
        <w:autoSpaceDN w:val="0"/>
        <w:adjustRightInd w:val="0"/>
        <w:ind w:left="2160"/>
        <w:rPr>
          <w:i/>
        </w:rPr>
      </w:pPr>
      <w:r>
        <w:rPr>
          <w:i/>
        </w:rPr>
        <w:t>See section “</w:t>
      </w:r>
      <w:r w:rsidR="00476317">
        <w:rPr>
          <w:i/>
        </w:rPr>
        <w:t>6</w:t>
      </w:r>
      <w:r>
        <w:rPr>
          <w:i/>
        </w:rPr>
        <w:t>. Logic to determine Review Page display mode”.</w:t>
      </w:r>
    </w:p>
    <w:p w14:paraId="3F5A9041" w14:textId="77777777" w:rsidR="00FB2CFD" w:rsidRDefault="00FB2CFD" w:rsidP="00AC47BE">
      <w:pPr>
        <w:pStyle w:val="ListParagraph"/>
        <w:autoSpaceDE w:val="0"/>
        <w:autoSpaceDN w:val="0"/>
        <w:adjustRightInd w:val="0"/>
        <w:ind w:left="2160"/>
      </w:pPr>
    </w:p>
    <w:p w14:paraId="105CEEB9" w14:textId="77777777" w:rsidR="00FB2CFD" w:rsidRDefault="00FB2CFD" w:rsidP="00AC47BE">
      <w:pPr>
        <w:pStyle w:val="ListParagraph"/>
        <w:autoSpaceDE w:val="0"/>
        <w:autoSpaceDN w:val="0"/>
        <w:adjustRightInd w:val="0"/>
        <w:ind w:left="2160"/>
      </w:pPr>
      <w:r>
        <w:lastRenderedPageBreak/>
        <w:t>Display Review Page</w:t>
      </w:r>
      <w:r w:rsidR="0089647C">
        <w:t>;</w:t>
      </w:r>
    </w:p>
    <w:p w14:paraId="583EF244" w14:textId="77777777" w:rsidR="00C9140C" w:rsidRDefault="00C9140C" w:rsidP="00C9140C">
      <w:pPr>
        <w:tabs>
          <w:tab w:val="num" w:pos="1080"/>
        </w:tabs>
        <w:autoSpaceDE w:val="0"/>
        <w:autoSpaceDN w:val="0"/>
        <w:adjustRightInd w:val="0"/>
        <w:ind w:left="360"/>
      </w:pPr>
      <w:r>
        <w:t xml:space="preserve">User clicks </w:t>
      </w:r>
      <w:r w:rsidR="009870B0">
        <w:t xml:space="preserve">Submit </w:t>
      </w:r>
      <w:r w:rsidR="00C741B4">
        <w:t>button</w:t>
      </w:r>
      <w:r>
        <w:t>:</w:t>
      </w:r>
    </w:p>
    <w:p w14:paraId="01E10A5A" w14:textId="77777777" w:rsidR="00C9140C" w:rsidRDefault="009870B0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Validate </w:t>
      </w:r>
      <w:r w:rsidR="005B007F">
        <w:t xml:space="preserve">form </w:t>
      </w:r>
      <w:r w:rsidR="00173E42">
        <w:t>field</w:t>
      </w:r>
      <w:r w:rsidR="005B007F">
        <w:t>s</w:t>
      </w:r>
      <w:r w:rsidR="00C9140C">
        <w:t>;</w:t>
      </w:r>
      <w:r w:rsidR="00173E42">
        <w:t xml:space="preserve"> See section </w:t>
      </w:r>
      <w:r w:rsidR="005B007F">
        <w:t>3.1.5 Web Page Fields</w:t>
      </w:r>
      <w:r w:rsidR="005855ED">
        <w:t xml:space="preserve"> for details.</w:t>
      </w:r>
    </w:p>
    <w:p w14:paraId="3156C489" w14:textId="77777777" w:rsidR="00C615AB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 xml:space="preserve">If validation passes, </w:t>
      </w:r>
    </w:p>
    <w:p w14:paraId="68BE8B32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U</w:t>
      </w:r>
      <w:r w:rsidR="00173E42">
        <w:t>pda</w:t>
      </w:r>
      <w:r>
        <w:t>te the reviewed log in database;</w:t>
      </w:r>
    </w:p>
    <w:p w14:paraId="70EEDC52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Close log detail modal dialog;</w:t>
      </w:r>
    </w:p>
    <w:p w14:paraId="168729DB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Refresh log list section on My Dashboard page.</w:t>
      </w:r>
    </w:p>
    <w:p w14:paraId="5A5D77F8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>Else display validation errors</w:t>
      </w:r>
    </w:p>
    <w:p w14:paraId="4ED054E3" w14:textId="77777777" w:rsidR="00C46819" w:rsidRDefault="00C46819" w:rsidP="00173E42">
      <w:pPr>
        <w:pStyle w:val="ListParagraph"/>
        <w:autoSpaceDE w:val="0"/>
        <w:autoSpaceDN w:val="0"/>
        <w:adjustRightInd w:val="0"/>
        <w:ind w:left="1080"/>
      </w:pPr>
    </w:p>
    <w:p w14:paraId="2955629B" w14:textId="77777777" w:rsidR="00C46819" w:rsidRDefault="00C46819" w:rsidP="00C46819">
      <w:pPr>
        <w:tabs>
          <w:tab w:val="num" w:pos="1080"/>
        </w:tabs>
        <w:autoSpaceDE w:val="0"/>
        <w:autoSpaceDN w:val="0"/>
        <w:adjustRightInd w:val="0"/>
        <w:ind w:left="360"/>
      </w:pPr>
      <w:r>
        <w:t>User clicks Close button:</w:t>
      </w:r>
    </w:p>
    <w:p w14:paraId="4BB49B7D" w14:textId="77777777" w:rsidR="002E6260" w:rsidRDefault="002E6260" w:rsidP="007A38A2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>
        <w:t>Close log detail modal dialog;</w:t>
      </w:r>
    </w:p>
    <w:p w14:paraId="6ABDF9AD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</w:p>
    <w:p w14:paraId="152057F0" w14:textId="77777777" w:rsidR="00364F14" w:rsidRDefault="00BA488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0" w:name="_Toc158972764"/>
      <w:r w:rsidRPr="00664275">
        <w:rPr>
          <w:b/>
        </w:rPr>
        <w:t>P</w:t>
      </w:r>
      <w:r w:rsidR="00EF5FC8" w:rsidRPr="00664275">
        <w:rPr>
          <w:b/>
        </w:rPr>
        <w:t>age details</w:t>
      </w:r>
      <w:bookmarkEnd w:id="10"/>
    </w:p>
    <w:p w14:paraId="14DA4FDB" w14:textId="77777777" w:rsidR="00EF5FC8" w:rsidRPr="0033187B" w:rsidRDefault="00BA43B1" w:rsidP="007A38A2">
      <w:pPr>
        <w:pStyle w:val="ListParagraph"/>
        <w:numPr>
          <w:ilvl w:val="1"/>
          <w:numId w:val="3"/>
        </w:numPr>
        <w:tabs>
          <w:tab w:val="num" w:pos="1080"/>
        </w:tabs>
        <w:autoSpaceDE w:val="0"/>
        <w:autoSpaceDN w:val="0"/>
        <w:adjustRightInd w:val="0"/>
        <w:outlineLvl w:val="1"/>
      </w:pPr>
      <w:r w:rsidRPr="0033187B">
        <w:t xml:space="preserve"> </w:t>
      </w:r>
      <w:bookmarkStart w:id="11" w:name="_Toc158972765"/>
      <w:r w:rsidRPr="0033187B">
        <w:t>Views\</w:t>
      </w:r>
      <w:r w:rsidR="00665FB9">
        <w:t>Review</w:t>
      </w:r>
      <w:r w:rsidRPr="0033187B">
        <w:t>\</w:t>
      </w:r>
      <w:r w:rsidR="00E14B1F" w:rsidRPr="0033187B">
        <w:t>_</w:t>
      </w:r>
      <w:r w:rsidR="00665FB9">
        <w:t>ReviewCoachingHome.cshtml</w:t>
      </w:r>
      <w:r w:rsidR="00F416CC">
        <w:t>, _ViewWarningLog.cshtml</w:t>
      </w:r>
      <w:bookmarkEnd w:id="11"/>
    </w:p>
    <w:p w14:paraId="16364AD8" w14:textId="77777777" w:rsidR="009B2A2F" w:rsidRDefault="009B2A2F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12" w:name="_Toc158972766"/>
      <w:r>
        <w:t>Razor pages comprising Web Page</w:t>
      </w:r>
      <w:bookmarkEnd w:id="12"/>
    </w:p>
    <w:p w14:paraId="3BE2027B" w14:textId="77777777" w:rsidR="00CE6481" w:rsidRDefault="00CE6481" w:rsidP="005D1F00">
      <w:pPr>
        <w:autoSpaceDE w:val="0"/>
        <w:autoSpaceDN w:val="0"/>
        <w:adjustRightInd w:val="0"/>
        <w:ind w:left="2088" w:firstLine="72"/>
      </w:pPr>
      <w:r>
        <w:t>_</w:t>
      </w:r>
      <w:r w:rsidR="00A35BF6">
        <w:t>AcknowledgeCoaching</w:t>
      </w:r>
      <w:r>
        <w:t>.cshtml</w:t>
      </w:r>
    </w:p>
    <w:p w14:paraId="6886037F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_ConfirmReviewShortCalls.cshtml</w:t>
      </w:r>
    </w:p>
    <w:p w14:paraId="7840FEAB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_EmployeeReivewInfo.cshtml</w:t>
      </w:r>
    </w:p>
    <w:p w14:paraId="7076D6A9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_Error.cshtml</w:t>
      </w:r>
    </w:p>
    <w:p w14:paraId="1A160B01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_ManagerReviewInfo.cshtml</w:t>
      </w:r>
    </w:p>
    <w:p w14:paraId="5AB0F7B5" w14:textId="77777777" w:rsidR="009952C7" w:rsidRDefault="00F4333C" w:rsidP="005D1F00">
      <w:pPr>
        <w:autoSpaceDE w:val="0"/>
        <w:autoSpaceDN w:val="0"/>
        <w:adjustRightInd w:val="0"/>
        <w:ind w:left="2088" w:firstLine="72"/>
      </w:pPr>
      <w:r>
        <w:t>_Reasons.cshtml</w:t>
      </w:r>
    </w:p>
    <w:p w14:paraId="521BCC7F" w14:textId="77777777" w:rsidR="00E06E60" w:rsidRDefault="0010412E" w:rsidP="005D1F00">
      <w:pPr>
        <w:autoSpaceDE w:val="0"/>
        <w:autoSpaceDN w:val="0"/>
        <w:adjustRightInd w:val="0"/>
        <w:ind w:left="2088" w:firstLine="72"/>
      </w:pPr>
      <w:r>
        <w:t>_ReviewCoaching</w:t>
      </w:r>
      <w:r w:rsidR="00E06E60">
        <w:t>.cshtml</w:t>
      </w:r>
    </w:p>
    <w:p w14:paraId="0F80F3A4" w14:textId="77777777" w:rsidR="000D61F8" w:rsidRDefault="000D61F8" w:rsidP="000D61F8">
      <w:pPr>
        <w:autoSpaceDE w:val="0"/>
        <w:autoSpaceDN w:val="0"/>
        <w:adjustRightInd w:val="0"/>
        <w:ind w:left="2088" w:firstLine="72"/>
      </w:pPr>
      <w:r>
        <w:t>_ReviewCoachingCse.cshtml</w:t>
      </w:r>
    </w:p>
    <w:p w14:paraId="610F8356" w14:textId="77777777" w:rsidR="000D61F8" w:rsidRDefault="000D61F8" w:rsidP="005D1F00">
      <w:pPr>
        <w:autoSpaceDE w:val="0"/>
        <w:autoSpaceDN w:val="0"/>
        <w:adjustRightInd w:val="0"/>
        <w:ind w:left="2088" w:firstLine="72"/>
      </w:pPr>
      <w:r>
        <w:t>_ReviewCoachingHome.cshtml</w:t>
      </w:r>
    </w:p>
    <w:p w14:paraId="2B2E7341" w14:textId="77777777" w:rsidR="00CF42EB" w:rsidRDefault="005C416A" w:rsidP="005D1F00">
      <w:pPr>
        <w:autoSpaceDE w:val="0"/>
        <w:autoSpaceDN w:val="0"/>
        <w:adjustRightInd w:val="0"/>
        <w:ind w:left="2088" w:firstLine="72"/>
      </w:pPr>
      <w:r>
        <w:t>_ReivewCoachingPending.cshtml</w:t>
      </w:r>
    </w:p>
    <w:p w14:paraId="30084581" w14:textId="77777777" w:rsidR="005C416A" w:rsidRDefault="005C416A" w:rsidP="005D1F00">
      <w:pPr>
        <w:autoSpaceDE w:val="0"/>
        <w:autoSpaceDN w:val="0"/>
        <w:adjustRightInd w:val="0"/>
        <w:ind w:left="2088" w:firstLine="72"/>
      </w:pPr>
      <w:r>
        <w:t>_ReviewCoachingResearch.cshtml</w:t>
      </w:r>
    </w:p>
    <w:p w14:paraId="485F24E1" w14:textId="77777777" w:rsidR="00E43668" w:rsidRDefault="001E0F83" w:rsidP="001E0F83">
      <w:pPr>
        <w:autoSpaceDE w:val="0"/>
        <w:autoSpaceDN w:val="0"/>
        <w:adjustRightInd w:val="0"/>
        <w:ind w:left="2088" w:firstLine="72"/>
      </w:pPr>
      <w:r>
        <w:t>_ReviewInfo.cshtml</w:t>
      </w:r>
      <w:r w:rsidR="00E43668">
        <w:t>_ReviewShortCalls.cshtml</w:t>
      </w:r>
    </w:p>
    <w:p w14:paraId="05169C5D" w14:textId="77777777" w:rsidR="00472FD7" w:rsidRDefault="00472FD7" w:rsidP="005D1F00">
      <w:pPr>
        <w:autoSpaceDE w:val="0"/>
        <w:autoSpaceDN w:val="0"/>
        <w:adjustRightInd w:val="0"/>
        <w:ind w:left="2088" w:firstLine="72"/>
      </w:pPr>
      <w:r>
        <w:t>_Scorecards.xhtml</w:t>
      </w:r>
    </w:p>
    <w:p w14:paraId="4F796058" w14:textId="77777777" w:rsidR="00580BE9" w:rsidRDefault="00580BE9" w:rsidP="005D1F00">
      <w:pPr>
        <w:autoSpaceDE w:val="0"/>
        <w:autoSpaceDN w:val="0"/>
        <w:adjustRightInd w:val="0"/>
        <w:ind w:left="2088" w:firstLine="72"/>
      </w:pPr>
      <w:r>
        <w:t>_ShortCalls.cshtml</w:t>
      </w:r>
    </w:p>
    <w:p w14:paraId="7E71F186" w14:textId="77777777" w:rsidR="001944D8" w:rsidRDefault="001944D8" w:rsidP="005D1F00">
      <w:pPr>
        <w:autoSpaceDE w:val="0"/>
        <w:autoSpaceDN w:val="0"/>
        <w:adjustRightInd w:val="0"/>
        <w:ind w:left="2088" w:firstLine="72"/>
      </w:pPr>
      <w:r>
        <w:t>_SupervisorReviewInfo.cshtml</w:t>
      </w:r>
    </w:p>
    <w:p w14:paraId="744B8E8C" w14:textId="77777777" w:rsidR="000D61F8" w:rsidRDefault="000D61F8" w:rsidP="000D61F8">
      <w:pPr>
        <w:autoSpaceDE w:val="0"/>
        <w:autoSpaceDN w:val="0"/>
        <w:adjustRightInd w:val="0"/>
        <w:ind w:left="2088" w:firstLine="72"/>
      </w:pPr>
      <w:r>
        <w:t>_Unauthorized.cshtml</w:t>
      </w:r>
    </w:p>
    <w:p w14:paraId="11A88E38" w14:textId="77777777" w:rsidR="00852619" w:rsidRDefault="00852619" w:rsidP="005D1F00">
      <w:pPr>
        <w:autoSpaceDE w:val="0"/>
        <w:autoSpaceDN w:val="0"/>
        <w:adjustRightInd w:val="0"/>
        <w:ind w:left="2088" w:firstLine="72"/>
      </w:pPr>
      <w:r>
        <w:t>_ViewCoaching</w:t>
      </w:r>
      <w:r w:rsidR="0059297D">
        <w:t>Log</w:t>
      </w:r>
      <w:r>
        <w:t>.cshtml</w:t>
      </w:r>
    </w:p>
    <w:p w14:paraId="0A64A97A" w14:textId="77777777" w:rsidR="00852619" w:rsidRDefault="00852619" w:rsidP="005D1F00">
      <w:pPr>
        <w:autoSpaceDE w:val="0"/>
        <w:autoSpaceDN w:val="0"/>
        <w:adjustRightInd w:val="0"/>
        <w:ind w:left="2088" w:firstLine="72"/>
      </w:pPr>
      <w:r>
        <w:t>_ViewWarning</w:t>
      </w:r>
      <w:r w:rsidR="0059297D">
        <w:t>Log</w:t>
      </w:r>
      <w:r>
        <w:t>.cshtml</w:t>
      </w:r>
    </w:p>
    <w:p w14:paraId="52C66A76" w14:textId="77777777" w:rsidR="00E208C9" w:rsidRDefault="00E208C9" w:rsidP="00580DB7">
      <w:pPr>
        <w:autoSpaceDE w:val="0"/>
        <w:autoSpaceDN w:val="0"/>
        <w:adjustRightInd w:val="0"/>
        <w:ind w:left="1224"/>
        <w:outlineLvl w:val="1"/>
      </w:pPr>
    </w:p>
    <w:p w14:paraId="20EF131A" w14:textId="77777777" w:rsidR="005D1F00" w:rsidRDefault="005D1F00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13" w:name="_Toc158972767"/>
      <w:r>
        <w:t>Layout Page</w:t>
      </w:r>
      <w:bookmarkEnd w:id="13"/>
    </w:p>
    <w:p w14:paraId="0EBC84F2" w14:textId="77777777" w:rsidR="007E7903" w:rsidRDefault="005D1F00" w:rsidP="005628FD">
      <w:pPr>
        <w:autoSpaceDE w:val="0"/>
        <w:autoSpaceDN w:val="0"/>
        <w:adjustRightInd w:val="0"/>
      </w:pPr>
      <w:r>
        <w:t xml:space="preserve"> </w:t>
      </w:r>
      <w:r w:rsidR="003C20E6">
        <w:tab/>
      </w:r>
      <w:r w:rsidR="003C20E6">
        <w:tab/>
      </w:r>
      <w:r w:rsidR="003C20E6">
        <w:tab/>
      </w:r>
      <w:r w:rsidR="003C20E6">
        <w:tab/>
      </w:r>
      <w:r w:rsidR="003C20E6">
        <w:tab/>
      </w:r>
      <w:r w:rsidR="007E7903">
        <w:t>Views\Shared\_Layoutcshtml</w:t>
      </w:r>
    </w:p>
    <w:p w14:paraId="7144E9BD" w14:textId="77777777" w:rsidR="007E7903" w:rsidRDefault="007E7903" w:rsidP="007E7903">
      <w:pPr>
        <w:autoSpaceDE w:val="0"/>
        <w:autoSpaceDN w:val="0"/>
        <w:adjustRightInd w:val="0"/>
        <w:ind w:left="2160"/>
        <w:outlineLvl w:val="1"/>
      </w:pPr>
    </w:p>
    <w:p w14:paraId="7BC7EFD8" w14:textId="77777777" w:rsidR="007E7903" w:rsidRDefault="007E7903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14" w:name="_Toc158972768"/>
      <w:r>
        <w:t>Screen</w:t>
      </w:r>
      <w:r w:rsidR="001D2F61">
        <w:t>s</w:t>
      </w:r>
      <w:r>
        <w:t>hot</w:t>
      </w:r>
      <w:bookmarkEnd w:id="14"/>
    </w:p>
    <w:p w14:paraId="404918CC" w14:textId="77777777" w:rsidR="0071227E" w:rsidRDefault="0071227E" w:rsidP="009C5580">
      <w:pPr>
        <w:autoSpaceDE w:val="0"/>
        <w:autoSpaceDN w:val="0"/>
        <w:adjustRightInd w:val="0"/>
      </w:pPr>
    </w:p>
    <w:p w14:paraId="4F49102B" w14:textId="77777777" w:rsidR="00FC695C" w:rsidRDefault="00FC695C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Warning log (Pending Employee Review) – </w:t>
      </w:r>
      <w:r w:rsidR="00E8308D">
        <w:rPr>
          <w:b/>
        </w:rPr>
        <w:t>Editable V</w:t>
      </w:r>
      <w:r w:rsidR="00E37C32">
        <w:rPr>
          <w:b/>
        </w:rPr>
        <w:t>iew - u</w:t>
      </w:r>
      <w:r>
        <w:rPr>
          <w:b/>
        </w:rPr>
        <w:t>ser is the employee of the log</w:t>
      </w:r>
    </w:p>
    <w:p w14:paraId="40FE1517" w14:textId="77777777" w:rsidR="00FC695C" w:rsidRDefault="00190687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774DB25" wp14:editId="2FBDB4BF">
            <wp:extent cx="5478780" cy="15697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FA87" w14:textId="77777777" w:rsidR="00C01E4F" w:rsidRDefault="00C01E4F" w:rsidP="009C5580">
      <w:pPr>
        <w:autoSpaceDE w:val="0"/>
        <w:autoSpaceDN w:val="0"/>
        <w:adjustRightInd w:val="0"/>
        <w:rPr>
          <w:b/>
        </w:rPr>
      </w:pPr>
    </w:p>
    <w:p w14:paraId="254711D1" w14:textId="77777777" w:rsidR="00C01E4F" w:rsidRDefault="00C01E4F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>Review – Warning log (</w:t>
      </w:r>
      <w:r w:rsidR="00E8308D">
        <w:rPr>
          <w:b/>
        </w:rPr>
        <w:t>Pending Employee Review</w:t>
      </w:r>
      <w:r>
        <w:rPr>
          <w:b/>
        </w:rPr>
        <w:t xml:space="preserve">) – </w:t>
      </w:r>
      <w:r w:rsidR="00E8308D">
        <w:rPr>
          <w:b/>
        </w:rPr>
        <w:t xml:space="preserve">Read Only View - </w:t>
      </w:r>
      <w:r>
        <w:rPr>
          <w:b/>
        </w:rPr>
        <w:t>User is the supervisor or manager of the employee</w:t>
      </w:r>
    </w:p>
    <w:p w14:paraId="328353AC" w14:textId="77777777" w:rsidR="00E8308D" w:rsidRDefault="006D5E3B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2A60F26" wp14:editId="27818AFC">
            <wp:extent cx="5478780" cy="84582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B1AB" w14:textId="77777777" w:rsidR="00DC3826" w:rsidRDefault="00DC3826" w:rsidP="009C5580">
      <w:pPr>
        <w:autoSpaceDE w:val="0"/>
        <w:autoSpaceDN w:val="0"/>
        <w:adjustRightInd w:val="0"/>
        <w:rPr>
          <w:b/>
        </w:rPr>
      </w:pPr>
    </w:p>
    <w:p w14:paraId="3B05D233" w14:textId="77777777" w:rsidR="00F438C9" w:rsidRDefault="00F438C9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Warning log (Completed) – Supervisor </w:t>
      </w:r>
      <w:r w:rsidR="00DF3EE3">
        <w:rPr>
          <w:b/>
        </w:rPr>
        <w:t xml:space="preserve">or </w:t>
      </w:r>
      <w:r>
        <w:rPr>
          <w:b/>
        </w:rPr>
        <w:t>manager of the employee View</w:t>
      </w:r>
    </w:p>
    <w:p w14:paraId="695DC9B6" w14:textId="77777777" w:rsidR="00F438C9" w:rsidRDefault="001027B6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1AF9AB2A" wp14:editId="50B76A9B">
            <wp:extent cx="5486400" cy="11353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4D7E" w14:textId="77777777" w:rsidR="00C01E4F" w:rsidRDefault="00C01E4F" w:rsidP="009C5580">
      <w:pPr>
        <w:autoSpaceDE w:val="0"/>
        <w:autoSpaceDN w:val="0"/>
        <w:adjustRightInd w:val="0"/>
        <w:rPr>
          <w:b/>
        </w:rPr>
      </w:pPr>
    </w:p>
    <w:p w14:paraId="6279B6B5" w14:textId="77777777" w:rsidR="00887B6D" w:rsidRDefault="00887B6D" w:rsidP="009C5580">
      <w:pPr>
        <w:autoSpaceDE w:val="0"/>
        <w:autoSpaceDN w:val="0"/>
        <w:adjustRightInd w:val="0"/>
        <w:rPr>
          <w:b/>
        </w:rPr>
      </w:pPr>
    </w:p>
    <w:p w14:paraId="72633915" w14:textId="77777777" w:rsidR="008834D3" w:rsidRDefault="0077054E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</w:t>
      </w:r>
      <w:r w:rsidR="00BE5400">
        <w:rPr>
          <w:b/>
        </w:rPr>
        <w:t>–</w:t>
      </w:r>
      <w:r>
        <w:rPr>
          <w:b/>
        </w:rPr>
        <w:t xml:space="preserve"> </w:t>
      </w:r>
      <w:r w:rsidR="00BE5400">
        <w:rPr>
          <w:b/>
        </w:rPr>
        <w:t xml:space="preserve">Regular </w:t>
      </w:r>
      <w:r>
        <w:rPr>
          <w:b/>
        </w:rPr>
        <w:t xml:space="preserve">Review </w:t>
      </w:r>
      <w:r w:rsidR="00E84DE3">
        <w:rPr>
          <w:b/>
        </w:rPr>
        <w:t xml:space="preserve">Pending </w:t>
      </w:r>
      <w:r>
        <w:rPr>
          <w:b/>
        </w:rPr>
        <w:t>Form (editable)</w:t>
      </w:r>
      <w:r w:rsidR="008834D3" w:rsidRPr="008834D3">
        <w:rPr>
          <w:b/>
        </w:rPr>
        <w:t>:</w:t>
      </w:r>
    </w:p>
    <w:p w14:paraId="6391DA15" w14:textId="77777777" w:rsidR="00B74631" w:rsidRDefault="005D7591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5D95B297" wp14:editId="52F13747">
            <wp:extent cx="5486400" cy="3055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306B" w14:textId="77777777" w:rsidR="00D661A8" w:rsidRDefault="00D661A8" w:rsidP="009C5580">
      <w:pPr>
        <w:autoSpaceDE w:val="0"/>
        <w:autoSpaceDN w:val="0"/>
        <w:adjustRightInd w:val="0"/>
        <w:rPr>
          <w:b/>
        </w:rPr>
      </w:pPr>
    </w:p>
    <w:p w14:paraId="51165C13" w14:textId="77777777" w:rsidR="00B74631" w:rsidRDefault="00B74631" w:rsidP="00B74631">
      <w:pPr>
        <w:autoSpaceDE w:val="0"/>
        <w:autoSpaceDN w:val="0"/>
        <w:adjustRightInd w:val="0"/>
        <w:rPr>
          <w:b/>
        </w:rPr>
      </w:pPr>
      <w:r>
        <w:rPr>
          <w:b/>
        </w:rPr>
        <w:t>Review - Acknowledge Pending Form (editable)</w:t>
      </w:r>
      <w:r w:rsidR="00616EC7">
        <w:rPr>
          <w:b/>
        </w:rPr>
        <w:t xml:space="preserve"> – User is the log’s employee, and the log is reinforcement:</w:t>
      </w:r>
    </w:p>
    <w:p w14:paraId="61D7319F" w14:textId="77777777" w:rsidR="001F53F4" w:rsidRDefault="009C4BEF" w:rsidP="00B7463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AE27244" wp14:editId="2C465B85">
            <wp:extent cx="5478780" cy="32385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901C" w14:textId="77777777" w:rsidR="00596CAD" w:rsidRDefault="00596CAD" w:rsidP="00B74631">
      <w:pPr>
        <w:autoSpaceDE w:val="0"/>
        <w:autoSpaceDN w:val="0"/>
        <w:adjustRightInd w:val="0"/>
        <w:rPr>
          <w:b/>
        </w:rPr>
      </w:pPr>
    </w:p>
    <w:p w14:paraId="2C803281" w14:textId="77777777" w:rsidR="00596CAD" w:rsidRDefault="00596CAD" w:rsidP="00B74631">
      <w:pPr>
        <w:autoSpaceDE w:val="0"/>
        <w:autoSpaceDN w:val="0"/>
        <w:adjustRightInd w:val="0"/>
        <w:rPr>
          <w:b/>
        </w:rPr>
      </w:pPr>
    </w:p>
    <w:p w14:paraId="4D1E3868" w14:textId="77777777" w:rsidR="00CF7811" w:rsidRDefault="00CF7811" w:rsidP="00CF7811">
      <w:pPr>
        <w:autoSpaceDE w:val="0"/>
        <w:autoSpaceDN w:val="0"/>
        <w:adjustRightInd w:val="0"/>
        <w:rPr>
          <w:b/>
        </w:rPr>
      </w:pPr>
      <w:r>
        <w:rPr>
          <w:b/>
        </w:rPr>
        <w:t>Review - Acknowledge Pending Form (editable) – User is the log’s employee, and the log is opportunity:</w:t>
      </w:r>
    </w:p>
    <w:p w14:paraId="1B66DACE" w14:textId="77777777" w:rsidR="00A71285" w:rsidRDefault="00C275CD" w:rsidP="00CF781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231B55D" wp14:editId="68078587">
            <wp:extent cx="5478780" cy="33223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CF53" w14:textId="77777777" w:rsidR="00A71285" w:rsidRDefault="00A71285" w:rsidP="00CF7811">
      <w:pPr>
        <w:autoSpaceDE w:val="0"/>
        <w:autoSpaceDN w:val="0"/>
        <w:adjustRightInd w:val="0"/>
        <w:rPr>
          <w:b/>
        </w:rPr>
      </w:pPr>
    </w:p>
    <w:p w14:paraId="0BF28FBA" w14:textId="77777777" w:rsidR="00CF7811" w:rsidRDefault="00CF7811" w:rsidP="00B74631">
      <w:pPr>
        <w:autoSpaceDE w:val="0"/>
        <w:autoSpaceDN w:val="0"/>
        <w:adjustRightInd w:val="0"/>
        <w:rPr>
          <w:b/>
        </w:rPr>
      </w:pPr>
    </w:p>
    <w:p w14:paraId="73808D9C" w14:textId="77777777" w:rsidR="00144B9E" w:rsidRDefault="00144B9E" w:rsidP="00144B9E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- Acknowledge Pending Form (editable) – User is the </w:t>
      </w:r>
      <w:r w:rsidR="00881E27">
        <w:rPr>
          <w:b/>
        </w:rPr>
        <w:t>supervisor</w:t>
      </w:r>
      <w:r w:rsidR="00AF1F3E">
        <w:rPr>
          <w:b/>
        </w:rPr>
        <w:t>opportunity</w:t>
      </w:r>
      <w:r>
        <w:rPr>
          <w:b/>
        </w:rPr>
        <w:t>:</w:t>
      </w:r>
    </w:p>
    <w:p w14:paraId="25C59EF9" w14:textId="77777777" w:rsidR="00144B9E" w:rsidRDefault="0021059C" w:rsidP="00B7463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39A7698" wp14:editId="57C463EF">
            <wp:extent cx="5486400" cy="2377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6F54" w14:textId="77777777" w:rsidR="004A30E3" w:rsidRDefault="004A30E3" w:rsidP="00B74631">
      <w:pPr>
        <w:autoSpaceDE w:val="0"/>
        <w:autoSpaceDN w:val="0"/>
        <w:adjustRightInd w:val="0"/>
        <w:rPr>
          <w:b/>
        </w:rPr>
      </w:pPr>
    </w:p>
    <w:p w14:paraId="596BBE2F" w14:textId="77777777" w:rsidR="004A30E3" w:rsidRDefault="004A30E3" w:rsidP="00B74631">
      <w:pPr>
        <w:autoSpaceDE w:val="0"/>
        <w:autoSpaceDN w:val="0"/>
        <w:adjustRightInd w:val="0"/>
        <w:rPr>
          <w:b/>
        </w:rPr>
      </w:pPr>
      <w:r>
        <w:rPr>
          <w:b/>
        </w:rPr>
        <w:t>Review – Acknowledge Pending Form (editable) – User is the supervisor, and the log is OTA (OverTurned Appeal):</w:t>
      </w:r>
    </w:p>
    <w:p w14:paraId="156BF4A8" w14:textId="77777777" w:rsidR="004A30E3" w:rsidRDefault="004A30E3" w:rsidP="00B74631">
      <w:pPr>
        <w:autoSpaceDE w:val="0"/>
        <w:autoSpaceDN w:val="0"/>
        <w:adjustRightInd w:val="0"/>
        <w:rPr>
          <w:b/>
        </w:rPr>
      </w:pPr>
    </w:p>
    <w:p w14:paraId="699593DD" w14:textId="77777777" w:rsidR="004A30E3" w:rsidRDefault="00000F10" w:rsidP="00B7463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43AA2F0" wp14:editId="64EC1A3C">
            <wp:extent cx="5486400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8663" w14:textId="77777777" w:rsidR="00CF7811" w:rsidRDefault="00CF7811" w:rsidP="00B74631">
      <w:pPr>
        <w:autoSpaceDE w:val="0"/>
        <w:autoSpaceDN w:val="0"/>
        <w:adjustRightInd w:val="0"/>
        <w:rPr>
          <w:b/>
        </w:rPr>
      </w:pPr>
    </w:p>
    <w:p w14:paraId="546E5C87" w14:textId="77777777" w:rsidR="001F53F4" w:rsidRDefault="001F53F4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Research </w:t>
      </w:r>
      <w:r w:rsidR="00892D24">
        <w:rPr>
          <w:b/>
        </w:rPr>
        <w:t xml:space="preserve">Review </w:t>
      </w:r>
      <w:r>
        <w:rPr>
          <w:b/>
        </w:rPr>
        <w:t>Pending Form (editable)</w:t>
      </w:r>
      <w:r w:rsidR="00395731">
        <w:rPr>
          <w:b/>
        </w:rPr>
        <w:t xml:space="preserve"> – Coaching not required:</w:t>
      </w:r>
    </w:p>
    <w:p w14:paraId="28E09BB5" w14:textId="77777777" w:rsidR="001F53F4" w:rsidRDefault="00C70233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3BB057E" wp14:editId="48CE8784">
            <wp:extent cx="5486400" cy="403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4179" w14:textId="77777777" w:rsidR="00E967FF" w:rsidRDefault="00E967FF" w:rsidP="001F53F4">
      <w:pPr>
        <w:autoSpaceDE w:val="0"/>
        <w:autoSpaceDN w:val="0"/>
        <w:adjustRightInd w:val="0"/>
        <w:rPr>
          <w:b/>
        </w:rPr>
      </w:pPr>
    </w:p>
    <w:p w14:paraId="7656AD2C" w14:textId="77777777" w:rsidR="00F934C5" w:rsidRDefault="00F934C5" w:rsidP="00F934C5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Research </w:t>
      </w:r>
      <w:r w:rsidR="0095622D">
        <w:rPr>
          <w:b/>
        </w:rPr>
        <w:t xml:space="preserve">Review </w:t>
      </w:r>
      <w:r>
        <w:rPr>
          <w:b/>
        </w:rPr>
        <w:t>Pending Form (editable) – Coaching required:</w:t>
      </w:r>
    </w:p>
    <w:p w14:paraId="763E789A" w14:textId="77777777" w:rsidR="00E967FF" w:rsidRDefault="00E967FF" w:rsidP="001F53F4">
      <w:pPr>
        <w:autoSpaceDE w:val="0"/>
        <w:autoSpaceDN w:val="0"/>
        <w:adjustRightInd w:val="0"/>
        <w:rPr>
          <w:b/>
        </w:rPr>
      </w:pPr>
    </w:p>
    <w:p w14:paraId="55A5A374" w14:textId="77777777" w:rsidR="00E967FF" w:rsidRDefault="007A3346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3631BD81" wp14:editId="2D3FBC94">
            <wp:extent cx="5486400" cy="3710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8E8D" w14:textId="77777777" w:rsidR="00E967FF" w:rsidRDefault="00E967FF" w:rsidP="001F53F4">
      <w:pPr>
        <w:autoSpaceDE w:val="0"/>
        <w:autoSpaceDN w:val="0"/>
        <w:adjustRightInd w:val="0"/>
        <w:rPr>
          <w:b/>
        </w:rPr>
      </w:pPr>
    </w:p>
    <w:p w14:paraId="1B75A944" w14:textId="77777777" w:rsidR="001F53F4" w:rsidRDefault="00A202F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</w:t>
      </w:r>
      <w:r w:rsidR="001F53F4">
        <w:rPr>
          <w:b/>
        </w:rPr>
        <w:t xml:space="preserve"> – CSE </w:t>
      </w:r>
      <w:r w:rsidR="00680726">
        <w:rPr>
          <w:b/>
        </w:rPr>
        <w:t xml:space="preserve">Review </w:t>
      </w:r>
      <w:r w:rsidR="00BD1925">
        <w:rPr>
          <w:b/>
        </w:rPr>
        <w:t>Pending Form (editable) – Not CSE:</w:t>
      </w:r>
    </w:p>
    <w:p w14:paraId="0BEB5AB7" w14:textId="77777777" w:rsidR="00CF5574" w:rsidRDefault="00A20AE0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13254E2" wp14:editId="02EF10C9">
            <wp:extent cx="5478780" cy="38328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DD1E" w14:textId="77777777" w:rsidR="00BD1925" w:rsidRDefault="00BD1925" w:rsidP="001F53F4">
      <w:pPr>
        <w:autoSpaceDE w:val="0"/>
        <w:autoSpaceDN w:val="0"/>
        <w:adjustRightInd w:val="0"/>
        <w:rPr>
          <w:b/>
        </w:rPr>
      </w:pPr>
    </w:p>
    <w:p w14:paraId="3246C268" w14:textId="77777777" w:rsidR="004B5D61" w:rsidRDefault="004B5D61" w:rsidP="004B5D61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CSE </w:t>
      </w:r>
      <w:r w:rsidR="00FB5EDC">
        <w:rPr>
          <w:b/>
        </w:rPr>
        <w:t xml:space="preserve">Review </w:t>
      </w:r>
      <w:r>
        <w:rPr>
          <w:b/>
        </w:rPr>
        <w:t>Pending Form (editable) – Yes, CSE:</w:t>
      </w:r>
    </w:p>
    <w:p w14:paraId="5F9CE8F2" w14:textId="77777777" w:rsidR="00BD1925" w:rsidRDefault="005D09AE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863A8B8" wp14:editId="124C5494">
            <wp:extent cx="5478780" cy="38176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6B9A" w14:textId="77777777" w:rsidR="00183E21" w:rsidRDefault="00183E21" w:rsidP="001F53F4">
      <w:pPr>
        <w:autoSpaceDE w:val="0"/>
        <w:autoSpaceDN w:val="0"/>
        <w:adjustRightInd w:val="0"/>
        <w:rPr>
          <w:b/>
        </w:rPr>
      </w:pPr>
    </w:p>
    <w:p w14:paraId="24CA0FEF" w14:textId="77777777" w:rsidR="00E94732" w:rsidRDefault="00E94732" w:rsidP="001F53F4">
      <w:pPr>
        <w:autoSpaceDE w:val="0"/>
        <w:autoSpaceDN w:val="0"/>
        <w:adjustRightInd w:val="0"/>
        <w:rPr>
          <w:b/>
        </w:rPr>
      </w:pPr>
    </w:p>
    <w:p w14:paraId="64310865" w14:textId="77777777" w:rsidR="00662886" w:rsidRDefault="00662886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Short Call – Supervisor form</w:t>
      </w:r>
    </w:p>
    <w:p w14:paraId="481BEDE5" w14:textId="77777777" w:rsidR="00920993" w:rsidRDefault="00493637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7865FF06" wp14:editId="2DF68229">
            <wp:extent cx="5471160" cy="2682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56E9" w14:textId="77777777" w:rsidR="00662886" w:rsidRDefault="00662886" w:rsidP="001F53F4">
      <w:pPr>
        <w:autoSpaceDE w:val="0"/>
        <w:autoSpaceDN w:val="0"/>
        <w:adjustRightInd w:val="0"/>
        <w:rPr>
          <w:b/>
        </w:rPr>
      </w:pPr>
    </w:p>
    <w:p w14:paraId="0D4D17FE" w14:textId="77777777" w:rsidR="00662886" w:rsidRDefault="00662886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Short Call – Manager form</w:t>
      </w:r>
    </w:p>
    <w:p w14:paraId="619E1BC0" w14:textId="77777777" w:rsidR="00430C56" w:rsidRDefault="00C13FD3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511C3F3" wp14:editId="672C6A4A">
            <wp:extent cx="548640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8299" w14:textId="77777777" w:rsidR="00CD7B6D" w:rsidRDefault="00CD7B6D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D99C65E" wp14:editId="796D0A2D">
            <wp:extent cx="5478780" cy="25908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E600" w14:textId="77777777" w:rsidR="007E5C57" w:rsidRDefault="007E5C57" w:rsidP="001F53F4">
      <w:pPr>
        <w:autoSpaceDE w:val="0"/>
        <w:autoSpaceDN w:val="0"/>
        <w:adjustRightInd w:val="0"/>
        <w:rPr>
          <w:b/>
        </w:rPr>
      </w:pPr>
    </w:p>
    <w:p w14:paraId="1A9D4D3E" w14:textId="77777777" w:rsidR="00155CCA" w:rsidRDefault="00155CCA" w:rsidP="001F53F4">
      <w:pPr>
        <w:autoSpaceDE w:val="0"/>
        <w:autoSpaceDN w:val="0"/>
        <w:adjustRightInd w:val="0"/>
        <w:rPr>
          <w:b/>
        </w:rPr>
      </w:pPr>
    </w:p>
    <w:p w14:paraId="1FA902B1" w14:textId="77777777" w:rsidR="00155CCA" w:rsidRDefault="00155CC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</w:t>
      </w:r>
      <w:r w:rsidR="00FD5841">
        <w:rPr>
          <w:b/>
        </w:rPr>
        <w:t>Follow-up is required - P</w:t>
      </w:r>
      <w:r>
        <w:rPr>
          <w:b/>
        </w:rPr>
        <w:t xml:space="preserve">ending </w:t>
      </w:r>
      <w:r w:rsidR="00FD5841">
        <w:rPr>
          <w:b/>
        </w:rPr>
        <w:t xml:space="preserve">Supervisor Review –Supervisor </w:t>
      </w:r>
      <w:r w:rsidR="0067480E">
        <w:rPr>
          <w:b/>
        </w:rPr>
        <w:t>View</w:t>
      </w:r>
    </w:p>
    <w:p w14:paraId="31D8F880" w14:textId="77777777" w:rsidR="00155CCA" w:rsidRDefault="005A72F5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439C366E" wp14:editId="61684D5E">
            <wp:extent cx="5486400" cy="2164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02D1" w14:textId="77777777" w:rsidR="005A72F5" w:rsidRDefault="005A72F5" w:rsidP="001F53F4">
      <w:pPr>
        <w:autoSpaceDE w:val="0"/>
        <w:autoSpaceDN w:val="0"/>
        <w:adjustRightInd w:val="0"/>
        <w:rPr>
          <w:b/>
        </w:rPr>
      </w:pPr>
    </w:p>
    <w:p w14:paraId="0CF2EE3C" w14:textId="77777777" w:rsidR="00C4581E" w:rsidRDefault="00C4581E" w:rsidP="005A72F5">
      <w:pPr>
        <w:autoSpaceDE w:val="0"/>
        <w:autoSpaceDN w:val="0"/>
        <w:adjustRightInd w:val="0"/>
        <w:rPr>
          <w:b/>
        </w:rPr>
      </w:pPr>
    </w:p>
    <w:p w14:paraId="5EAA3342" w14:textId="77777777" w:rsidR="00C4581E" w:rsidRDefault="00C4581E" w:rsidP="005A72F5">
      <w:pPr>
        <w:autoSpaceDE w:val="0"/>
        <w:autoSpaceDN w:val="0"/>
        <w:adjustRightInd w:val="0"/>
        <w:rPr>
          <w:b/>
        </w:rPr>
      </w:pPr>
    </w:p>
    <w:p w14:paraId="427D6569" w14:textId="77777777" w:rsidR="005A72F5" w:rsidRDefault="005A72F5" w:rsidP="005A72F5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Follow-up is required - Pending Supervisor Review –Manager </w:t>
      </w:r>
      <w:r w:rsidR="000463DB">
        <w:rPr>
          <w:b/>
        </w:rPr>
        <w:t xml:space="preserve">and Director </w:t>
      </w:r>
      <w:r w:rsidR="0067480E">
        <w:rPr>
          <w:b/>
        </w:rPr>
        <w:t>View</w:t>
      </w:r>
    </w:p>
    <w:p w14:paraId="5FA83F57" w14:textId="77777777" w:rsidR="005A72F5" w:rsidRDefault="005A72F5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FE19BE" wp14:editId="69579E7F">
            <wp:extent cx="5471160" cy="1783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D069" w14:textId="77777777" w:rsidR="00563F5C" w:rsidRDefault="00563F5C" w:rsidP="001F53F4">
      <w:pPr>
        <w:autoSpaceDE w:val="0"/>
        <w:autoSpaceDN w:val="0"/>
        <w:adjustRightInd w:val="0"/>
        <w:rPr>
          <w:b/>
        </w:rPr>
      </w:pPr>
    </w:p>
    <w:p w14:paraId="1F5223E3" w14:textId="77777777" w:rsidR="004E280B" w:rsidRDefault="004E280B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- Pending Employee Review</w:t>
      </w:r>
      <w:r w:rsidR="00AD2FF0">
        <w:rPr>
          <w:b/>
        </w:rPr>
        <w:t xml:space="preserve"> (before follow-up)</w:t>
      </w:r>
      <w:r>
        <w:rPr>
          <w:b/>
        </w:rPr>
        <w:t xml:space="preserve"> –</w:t>
      </w:r>
      <w:r w:rsidR="007D0C80">
        <w:rPr>
          <w:b/>
        </w:rPr>
        <w:t xml:space="preserve"> </w:t>
      </w:r>
      <w:r>
        <w:rPr>
          <w:b/>
        </w:rPr>
        <w:t>Employee View</w:t>
      </w:r>
    </w:p>
    <w:p w14:paraId="2D3789D7" w14:textId="77777777" w:rsidR="00563F5C" w:rsidRDefault="00563F5C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3DF5DB4E" wp14:editId="25A295C0">
            <wp:extent cx="5486400" cy="2209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D6CB" w14:textId="77777777" w:rsidR="00AD2FF0" w:rsidRDefault="00AD2FF0" w:rsidP="001F53F4">
      <w:pPr>
        <w:autoSpaceDE w:val="0"/>
        <w:autoSpaceDN w:val="0"/>
        <w:adjustRightInd w:val="0"/>
        <w:rPr>
          <w:b/>
        </w:rPr>
      </w:pPr>
    </w:p>
    <w:p w14:paraId="62D013D8" w14:textId="77777777" w:rsidR="00AD2FF0" w:rsidRDefault="00AD2FF0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- Pending Employee Review (be</w:t>
      </w:r>
      <w:r w:rsidR="001A226E">
        <w:rPr>
          <w:b/>
        </w:rPr>
        <w:t xml:space="preserve">fore follow-up) –Supervisor, </w:t>
      </w:r>
      <w:r>
        <w:rPr>
          <w:b/>
        </w:rPr>
        <w:t>Manager</w:t>
      </w:r>
      <w:r w:rsidR="001A226E">
        <w:rPr>
          <w:b/>
        </w:rPr>
        <w:t>, and Director</w:t>
      </w:r>
      <w:r>
        <w:rPr>
          <w:b/>
        </w:rPr>
        <w:t xml:space="preserve"> View</w:t>
      </w:r>
    </w:p>
    <w:p w14:paraId="63962719" w14:textId="77777777" w:rsidR="00AD2FF0" w:rsidRDefault="00AD2FF0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54B83DC" wp14:editId="109E57FF">
            <wp:extent cx="5478780" cy="13792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DDED" w14:textId="77777777" w:rsidR="004B0170" w:rsidRDefault="004B0170" w:rsidP="001F53F4">
      <w:pPr>
        <w:autoSpaceDE w:val="0"/>
        <w:autoSpaceDN w:val="0"/>
        <w:adjustRightInd w:val="0"/>
        <w:rPr>
          <w:b/>
        </w:rPr>
      </w:pPr>
    </w:p>
    <w:p w14:paraId="0F5C7989" w14:textId="77777777" w:rsidR="004B0170" w:rsidRDefault="004B0170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– Pending Follow-up – Supervisor View</w:t>
      </w:r>
    </w:p>
    <w:p w14:paraId="69AF253B" w14:textId="77777777" w:rsidR="004B0170" w:rsidRDefault="002819B6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735B34F" wp14:editId="1AA6EB52">
            <wp:extent cx="5478780" cy="23622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2591" w14:textId="77777777" w:rsidR="00A73941" w:rsidRDefault="00A73941" w:rsidP="00A73941">
      <w:pPr>
        <w:autoSpaceDE w:val="0"/>
        <w:autoSpaceDN w:val="0"/>
        <w:adjustRightInd w:val="0"/>
        <w:rPr>
          <w:b/>
        </w:rPr>
      </w:pPr>
    </w:p>
    <w:p w14:paraId="0E92236A" w14:textId="77777777" w:rsidR="00A73941" w:rsidRDefault="00A73941" w:rsidP="00A73941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– Pending Follow-up – Manager</w:t>
      </w:r>
      <w:r w:rsidR="002101C3">
        <w:rPr>
          <w:b/>
        </w:rPr>
        <w:t xml:space="preserve"> and Director</w:t>
      </w:r>
      <w:r>
        <w:rPr>
          <w:b/>
        </w:rPr>
        <w:t xml:space="preserve"> View</w:t>
      </w:r>
    </w:p>
    <w:p w14:paraId="1765572D" w14:textId="77777777" w:rsidR="00A73941" w:rsidRDefault="00A73941" w:rsidP="001F53F4">
      <w:pPr>
        <w:autoSpaceDE w:val="0"/>
        <w:autoSpaceDN w:val="0"/>
        <w:adjustRightInd w:val="0"/>
        <w:rPr>
          <w:b/>
        </w:rPr>
      </w:pPr>
    </w:p>
    <w:p w14:paraId="25CE1FA2" w14:textId="77777777" w:rsidR="00A73941" w:rsidRDefault="00A73941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71ADA9D2" wp14:editId="2E47FC4D">
            <wp:extent cx="5486400" cy="1569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4BDC" w14:textId="77777777" w:rsidR="00A80A5B" w:rsidRDefault="00A80A5B" w:rsidP="001F53F4">
      <w:pPr>
        <w:autoSpaceDE w:val="0"/>
        <w:autoSpaceDN w:val="0"/>
        <w:adjustRightInd w:val="0"/>
        <w:rPr>
          <w:b/>
        </w:rPr>
      </w:pPr>
    </w:p>
    <w:p w14:paraId="738B3818" w14:textId="77777777" w:rsidR="00A80A5B" w:rsidRDefault="00A80A5B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- Follow-up is required – Pending Employee Review (after follow-up) – Employee View</w:t>
      </w:r>
    </w:p>
    <w:p w14:paraId="3EF3F69E" w14:textId="77777777" w:rsidR="00C63208" w:rsidRDefault="00F011D7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00B358F" wp14:editId="74C114CD">
            <wp:extent cx="5478780" cy="230124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D5A7" w14:textId="77777777" w:rsidR="00F011D7" w:rsidRDefault="00F011D7" w:rsidP="001F53F4">
      <w:pPr>
        <w:autoSpaceDE w:val="0"/>
        <w:autoSpaceDN w:val="0"/>
        <w:adjustRightInd w:val="0"/>
        <w:rPr>
          <w:b/>
        </w:rPr>
      </w:pPr>
    </w:p>
    <w:p w14:paraId="753941BB" w14:textId="77777777" w:rsidR="00F011D7" w:rsidRDefault="00F011D7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- Follow-up is required – Pending Employee Review (after follow-up) – Supervisor</w:t>
      </w:r>
      <w:r w:rsidR="00C150FE">
        <w:rPr>
          <w:b/>
        </w:rPr>
        <w:t>,</w:t>
      </w:r>
      <w:r>
        <w:rPr>
          <w:b/>
        </w:rPr>
        <w:t xml:space="preserve"> Manager</w:t>
      </w:r>
      <w:r w:rsidR="00246842">
        <w:rPr>
          <w:b/>
        </w:rPr>
        <w:t>,</w:t>
      </w:r>
      <w:r w:rsidR="00C150FE">
        <w:rPr>
          <w:b/>
        </w:rPr>
        <w:t xml:space="preserve"> and Director</w:t>
      </w:r>
      <w:r>
        <w:rPr>
          <w:b/>
        </w:rPr>
        <w:t xml:space="preserve"> View</w:t>
      </w:r>
    </w:p>
    <w:p w14:paraId="309B8983" w14:textId="77777777" w:rsidR="00F011D7" w:rsidRDefault="00F011D7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D25BB6" wp14:editId="21848A79">
            <wp:extent cx="5478780" cy="19354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33B1" w14:textId="77777777" w:rsidR="000E4A1A" w:rsidRDefault="000E4A1A" w:rsidP="001F53F4">
      <w:pPr>
        <w:autoSpaceDE w:val="0"/>
        <w:autoSpaceDN w:val="0"/>
        <w:adjustRightInd w:val="0"/>
        <w:rPr>
          <w:b/>
        </w:rPr>
      </w:pPr>
    </w:p>
    <w:p w14:paraId="7B86E39D" w14:textId="77777777" w:rsidR="00F011D7" w:rsidRDefault="000E4A1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- Follow-up is required – Completed</w:t>
      </w:r>
    </w:p>
    <w:p w14:paraId="00D707D5" w14:textId="77777777" w:rsidR="00F011D7" w:rsidRDefault="000E4A1A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A16C874" wp14:editId="7F48A8E6">
            <wp:extent cx="5478780" cy="23088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2B5A" w14:textId="77777777" w:rsidR="007E5C57" w:rsidRDefault="007E5C57" w:rsidP="001F53F4">
      <w:pPr>
        <w:autoSpaceDE w:val="0"/>
        <w:autoSpaceDN w:val="0"/>
        <w:adjustRightInd w:val="0"/>
        <w:rPr>
          <w:b/>
        </w:rPr>
      </w:pPr>
    </w:p>
    <w:p w14:paraId="3C1005A5" w14:textId="77777777" w:rsidR="0039582C" w:rsidRDefault="0039582C" w:rsidP="001F53F4">
      <w:pPr>
        <w:autoSpaceDE w:val="0"/>
        <w:autoSpaceDN w:val="0"/>
        <w:adjustRightInd w:val="0"/>
        <w:rPr>
          <w:b/>
        </w:rPr>
      </w:pPr>
    </w:p>
    <w:p w14:paraId="4DB56A1A" w14:textId="77777777" w:rsidR="00A202FA" w:rsidRDefault="00A202F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read only</w:t>
      </w:r>
      <w:r w:rsidR="000B16BF">
        <w:rPr>
          <w:b/>
        </w:rPr>
        <w:t xml:space="preserve"> – Coaching Log:</w:t>
      </w:r>
    </w:p>
    <w:p w14:paraId="43B43525" w14:textId="6B5450E5" w:rsidR="000B16BF" w:rsidRDefault="008D2AC2" w:rsidP="001F53F4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3C923C67" wp14:editId="73696295">
            <wp:extent cx="5486400" cy="1562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B424" w14:textId="77777777" w:rsidR="007059C1" w:rsidRDefault="007059C1" w:rsidP="001F53F4">
      <w:pPr>
        <w:autoSpaceDE w:val="0"/>
        <w:autoSpaceDN w:val="0"/>
        <w:adjustRightInd w:val="0"/>
        <w:rPr>
          <w:b/>
        </w:rPr>
      </w:pPr>
    </w:p>
    <w:p w14:paraId="6C76B1E7" w14:textId="77777777" w:rsidR="007059C1" w:rsidRDefault="007059C1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read only – Warning Log:</w:t>
      </w:r>
    </w:p>
    <w:p w14:paraId="2093C941" w14:textId="77777777" w:rsidR="006B3D6A" w:rsidRDefault="00775E40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0781D4A" wp14:editId="7B08828F">
            <wp:extent cx="5478780" cy="1234440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CCFB" w14:textId="77777777" w:rsidR="00346B5E" w:rsidRDefault="00346B5E" w:rsidP="001F53F4">
      <w:pPr>
        <w:autoSpaceDE w:val="0"/>
        <w:autoSpaceDN w:val="0"/>
        <w:adjustRightInd w:val="0"/>
        <w:rPr>
          <w:b/>
        </w:rPr>
      </w:pPr>
    </w:p>
    <w:p w14:paraId="4FBDCDFB" w14:textId="6FEB627B" w:rsidR="00346B5E" w:rsidRDefault="00346B5E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lastRenderedPageBreak/>
        <w:t>Quality Olympics Rewards:</w:t>
      </w:r>
    </w:p>
    <w:p w14:paraId="140AAD5B" w14:textId="5D637432" w:rsidR="00346B5E" w:rsidRDefault="00346B5E" w:rsidP="001F53F4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4B6D9375" wp14:editId="56B81ADD">
            <wp:extent cx="5486400" cy="2477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9076" w14:textId="77777777" w:rsidR="001F53F4" w:rsidRDefault="001F53F4" w:rsidP="00B74631">
      <w:pPr>
        <w:autoSpaceDE w:val="0"/>
        <w:autoSpaceDN w:val="0"/>
        <w:adjustRightInd w:val="0"/>
        <w:rPr>
          <w:b/>
        </w:rPr>
      </w:pPr>
    </w:p>
    <w:p w14:paraId="715EF480" w14:textId="77777777" w:rsidR="00B74631" w:rsidRDefault="00B74631" w:rsidP="009C5580">
      <w:pPr>
        <w:autoSpaceDE w:val="0"/>
        <w:autoSpaceDN w:val="0"/>
        <w:adjustRightInd w:val="0"/>
        <w:rPr>
          <w:b/>
        </w:rPr>
      </w:pPr>
    </w:p>
    <w:p w14:paraId="62D6D972" w14:textId="77777777" w:rsidR="00FE52B5" w:rsidRPr="002A4132" w:rsidRDefault="00FE52B5" w:rsidP="009C5580">
      <w:pPr>
        <w:autoSpaceDE w:val="0"/>
        <w:autoSpaceDN w:val="0"/>
        <w:adjustRightInd w:val="0"/>
        <w:rPr>
          <w:b/>
        </w:rPr>
      </w:pPr>
      <w:r w:rsidRPr="002A4132">
        <w:rPr>
          <w:b/>
        </w:rPr>
        <w:t>Unauthorized to view log detail:</w:t>
      </w:r>
    </w:p>
    <w:p w14:paraId="6760C97F" w14:textId="77777777" w:rsidR="008A2D08" w:rsidRDefault="002743E7" w:rsidP="009C5580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085B09F" wp14:editId="73D58339">
            <wp:extent cx="5478780" cy="10058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FA3C" w14:textId="77777777" w:rsidR="00C066C8" w:rsidRDefault="00C066C8" w:rsidP="009C5580">
      <w:pPr>
        <w:autoSpaceDE w:val="0"/>
        <w:autoSpaceDN w:val="0"/>
        <w:adjustRightInd w:val="0"/>
      </w:pPr>
    </w:p>
    <w:p w14:paraId="4A72954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p w14:paraId="28D4C711" w14:textId="77777777" w:rsidR="007E7903" w:rsidRDefault="007E7903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15" w:name="_Toc158972769"/>
      <w:r>
        <w:t>Web Page Invoked Events</w:t>
      </w:r>
      <w:bookmarkEnd w:id="15"/>
    </w:p>
    <w:tbl>
      <w:tblPr>
        <w:tblW w:w="855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40"/>
        <w:gridCol w:w="6210"/>
      </w:tblGrid>
      <w:tr w:rsidR="00813EB3" w14:paraId="4D2C8D68" w14:textId="77777777" w:rsidTr="00201887">
        <w:trPr>
          <w:tblHeader/>
        </w:trPr>
        <w:tc>
          <w:tcPr>
            <w:tcW w:w="2340" w:type="dxa"/>
            <w:shd w:val="clear" w:color="auto" w:fill="B3B3B3"/>
          </w:tcPr>
          <w:p w14:paraId="05E59299" w14:textId="77777777" w:rsidR="00813EB3" w:rsidRDefault="00813EB3" w:rsidP="002C60C0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210" w:type="dxa"/>
            <w:shd w:val="clear" w:color="auto" w:fill="B3B3B3"/>
          </w:tcPr>
          <w:p w14:paraId="5335ACA1" w14:textId="77777777" w:rsidR="00813EB3" w:rsidRDefault="00813EB3" w:rsidP="002C60C0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813EB3" w14:paraId="19D088FC" w14:textId="77777777" w:rsidTr="00201887">
        <w:tc>
          <w:tcPr>
            <w:tcW w:w="2340" w:type="dxa"/>
          </w:tcPr>
          <w:p w14:paraId="41399E5B" w14:textId="77777777" w:rsidR="00813EB3" w:rsidRPr="00E20AB4" w:rsidRDefault="000D080D" w:rsidP="000D080D">
            <w:pPr>
              <w:tabs>
                <w:tab w:val="num" w:pos="2880"/>
              </w:tabs>
              <w:ind w:firstLine="432"/>
            </w:pPr>
            <w:r>
              <w:t>Click Submit button</w:t>
            </w:r>
          </w:p>
        </w:tc>
        <w:tc>
          <w:tcPr>
            <w:tcW w:w="6210" w:type="dxa"/>
          </w:tcPr>
          <w:p w14:paraId="5A7CDF26" w14:textId="77777777" w:rsidR="00813EB3" w:rsidRDefault="00201887" w:rsidP="002C60C0">
            <w:pPr>
              <w:tabs>
                <w:tab w:val="num" w:pos="2880"/>
              </w:tabs>
            </w:pPr>
            <w:r>
              <w:t>Controller: Review</w:t>
            </w:r>
          </w:p>
          <w:p w14:paraId="0389A9B2" w14:textId="77777777" w:rsidR="00201887" w:rsidRDefault="00201887" w:rsidP="002C60C0">
            <w:pPr>
              <w:tabs>
                <w:tab w:val="num" w:pos="2880"/>
              </w:tabs>
            </w:pPr>
            <w:r>
              <w:t>Action: Save</w:t>
            </w:r>
          </w:p>
          <w:p w14:paraId="533FD2ED" w14:textId="77777777" w:rsidR="00201887" w:rsidRDefault="00201887" w:rsidP="002C60C0">
            <w:pPr>
              <w:tabs>
                <w:tab w:val="num" w:pos="2880"/>
              </w:tabs>
            </w:pPr>
          </w:p>
          <w:p w14:paraId="528BAFF4" w14:textId="77777777" w:rsidR="00201887" w:rsidRDefault="00201887" w:rsidP="002C60C0">
            <w:pPr>
              <w:tabs>
                <w:tab w:val="num" w:pos="2880"/>
              </w:tabs>
            </w:pPr>
            <w:r>
              <w:t>Validates all form fields;</w:t>
            </w:r>
          </w:p>
          <w:p w14:paraId="53EA0605" w14:textId="77777777" w:rsidR="00201887" w:rsidRDefault="00201887" w:rsidP="002C60C0">
            <w:pPr>
              <w:tabs>
                <w:tab w:val="num" w:pos="2880"/>
              </w:tabs>
            </w:pPr>
            <w:r>
              <w:t>If valid, Save to database; Close Review Modal dialog; Refresh log list;</w:t>
            </w:r>
          </w:p>
          <w:p w14:paraId="53F5DA9D" w14:textId="77777777" w:rsidR="00201887" w:rsidRPr="00E20AB4" w:rsidRDefault="00201887" w:rsidP="00D574E2">
            <w:pPr>
              <w:tabs>
                <w:tab w:val="num" w:pos="2880"/>
              </w:tabs>
            </w:pPr>
            <w:r>
              <w:t>Else, display validation error</w:t>
            </w:r>
            <w:r w:rsidR="00D574E2">
              <w:t xml:space="preserve"> message</w:t>
            </w:r>
            <w:r>
              <w:t>;</w:t>
            </w:r>
          </w:p>
        </w:tc>
      </w:tr>
    </w:tbl>
    <w:p w14:paraId="7023FE1E" w14:textId="77777777" w:rsidR="00813EB3" w:rsidRDefault="00813EB3" w:rsidP="00813EB3">
      <w:pPr>
        <w:pStyle w:val="ListParagraph"/>
        <w:autoSpaceDE w:val="0"/>
        <w:autoSpaceDN w:val="0"/>
        <w:adjustRightInd w:val="0"/>
        <w:ind w:left="2160"/>
        <w:outlineLvl w:val="1"/>
      </w:pPr>
    </w:p>
    <w:p w14:paraId="2FD8A52F" w14:textId="77777777" w:rsidR="00BD7669" w:rsidRDefault="00E54C8C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16" w:name="_Toc158972770"/>
      <w:r>
        <w:t>Web Page</w:t>
      </w:r>
      <w:r w:rsidR="0019081C">
        <w:t xml:space="preserve"> Fields</w:t>
      </w:r>
      <w:bookmarkEnd w:id="16"/>
      <w:r w:rsidR="004327B6">
        <w:t xml:space="preserve"> </w:t>
      </w:r>
    </w:p>
    <w:p w14:paraId="2545BF49" w14:textId="77777777" w:rsidR="00E54C8C" w:rsidRDefault="00E54C8C" w:rsidP="00E54C8C">
      <w:pPr>
        <w:autoSpaceDE w:val="0"/>
        <w:autoSpaceDN w:val="0"/>
        <w:adjustRightInd w:val="0"/>
        <w:ind w:left="1440"/>
        <w:outlineLvl w:val="1"/>
      </w:pPr>
    </w:p>
    <w:tbl>
      <w:tblPr>
        <w:tblW w:w="8550" w:type="dxa"/>
        <w:tblInd w:w="19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52"/>
        <w:gridCol w:w="2268"/>
        <w:gridCol w:w="2160"/>
        <w:gridCol w:w="2970"/>
      </w:tblGrid>
      <w:tr w:rsidR="00E54C8C" w:rsidRPr="002912E0" w14:paraId="7CCA52C8" w14:textId="77777777" w:rsidTr="006200BE">
        <w:tc>
          <w:tcPr>
            <w:tcW w:w="1152" w:type="dxa"/>
            <w:shd w:val="pct25" w:color="000000" w:fill="FFFFFF"/>
          </w:tcPr>
          <w:p w14:paraId="7FC82ABC" w14:textId="77777777" w:rsidR="00E54C8C" w:rsidRPr="002912E0" w:rsidRDefault="00C34AA3" w:rsidP="00C34AA3">
            <w:pPr>
              <w:jc w:val="center"/>
            </w:pPr>
            <w:r>
              <w:t>Type</w:t>
            </w:r>
          </w:p>
        </w:tc>
        <w:tc>
          <w:tcPr>
            <w:tcW w:w="2268" w:type="dxa"/>
            <w:shd w:val="pct25" w:color="000000" w:fill="FFFFFF"/>
          </w:tcPr>
          <w:p w14:paraId="3D1C589F" w14:textId="77777777" w:rsidR="00E54C8C" w:rsidRPr="002912E0" w:rsidRDefault="00BC1910" w:rsidP="00C855EE">
            <w:pPr>
              <w:jc w:val="center"/>
            </w:pPr>
            <w:r>
              <w:t xml:space="preserve">Display Text </w:t>
            </w:r>
          </w:p>
        </w:tc>
        <w:tc>
          <w:tcPr>
            <w:tcW w:w="2160" w:type="dxa"/>
            <w:shd w:val="pct25" w:color="000000" w:fill="FFFFFF"/>
          </w:tcPr>
          <w:p w14:paraId="03809C04" w14:textId="77777777" w:rsidR="00E54C8C" w:rsidRPr="002912E0" w:rsidRDefault="00340BB4" w:rsidP="00E42092">
            <w:pPr>
              <w:jc w:val="center"/>
            </w:pPr>
            <w:r>
              <w:t>Data Source</w:t>
            </w:r>
          </w:p>
        </w:tc>
        <w:tc>
          <w:tcPr>
            <w:tcW w:w="2970" w:type="dxa"/>
            <w:shd w:val="pct25" w:color="000000" w:fill="FFFFFF"/>
          </w:tcPr>
          <w:p w14:paraId="77EDE72B" w14:textId="77777777" w:rsidR="00E54C8C" w:rsidRPr="002912E0" w:rsidRDefault="00E54C8C" w:rsidP="00456403">
            <w:pPr>
              <w:jc w:val="center"/>
            </w:pPr>
            <w:r w:rsidRPr="002912E0">
              <w:t>Validation</w:t>
            </w:r>
            <w:r w:rsidR="00BC1910">
              <w:t xml:space="preserve"> (Show/Hide)</w:t>
            </w:r>
          </w:p>
        </w:tc>
      </w:tr>
      <w:tr w:rsidR="00E91294" w:rsidRPr="002912E0" w14:paraId="5ED3A823" w14:textId="77777777" w:rsidTr="006A1E04">
        <w:trPr>
          <w:trHeight w:val="228"/>
        </w:trPr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78D6ADBA" w14:textId="77777777" w:rsidR="00E91294" w:rsidRPr="00EA1C98" w:rsidRDefault="00836D65" w:rsidP="00907D9B">
            <w:pPr>
              <w:pStyle w:val="NormalTableText"/>
              <w:rPr>
                <w:b/>
              </w:rPr>
            </w:pPr>
            <w:r>
              <w:rPr>
                <w:b/>
              </w:rPr>
              <w:t xml:space="preserve">Coaching </w:t>
            </w:r>
            <w:r w:rsidR="000B7CDC">
              <w:rPr>
                <w:b/>
              </w:rPr>
              <w:t>I</w:t>
            </w:r>
            <w:r w:rsidR="00AC4030">
              <w:rPr>
                <w:b/>
              </w:rPr>
              <w:t xml:space="preserve">nformation </w:t>
            </w:r>
            <w:r w:rsidR="00907C09">
              <w:rPr>
                <w:b/>
              </w:rPr>
              <w:t xml:space="preserve">displayed </w:t>
            </w:r>
            <w:r w:rsidR="00AC4030">
              <w:rPr>
                <w:b/>
              </w:rPr>
              <w:t xml:space="preserve">on left </w:t>
            </w:r>
            <w:r w:rsidR="00AC4030" w:rsidRPr="00EA1C98">
              <w:rPr>
                <w:b/>
              </w:rPr>
              <w:t>(non-editable)</w:t>
            </w:r>
            <w:r w:rsidR="00DD6019">
              <w:rPr>
                <w:b/>
              </w:rPr>
              <w:t xml:space="preserve"> - _Coaching</w:t>
            </w:r>
            <w:r w:rsidR="0093379F">
              <w:rPr>
                <w:b/>
              </w:rPr>
              <w:t>Log</w:t>
            </w:r>
            <w:r w:rsidR="00DD6019">
              <w:rPr>
                <w:b/>
              </w:rPr>
              <w:t>Info.cshtml</w:t>
            </w:r>
            <w:r w:rsidR="0093379F">
              <w:rPr>
                <w:b/>
              </w:rPr>
              <w:t>:</w:t>
            </w:r>
          </w:p>
        </w:tc>
      </w:tr>
      <w:tr w:rsidR="00E54C8C" w:rsidRPr="002912E0" w14:paraId="3D963E73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8E63262" w14:textId="77777777" w:rsidR="00E54C8C" w:rsidRPr="002912E0" w:rsidRDefault="00E91294" w:rsidP="002C60C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27DA7B" w14:textId="77777777" w:rsidR="00E54C8C" w:rsidRPr="002912E0" w:rsidRDefault="00E91294" w:rsidP="002C60C0">
            <w:pPr>
              <w:pStyle w:val="NormalTableText"/>
            </w:pPr>
            <w:r>
              <w:t>Log Name: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DF56458" w14:textId="77777777" w:rsidR="00E54C8C" w:rsidRPr="002912E0" w:rsidRDefault="00E54C8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175EA3" w14:textId="77777777" w:rsidR="00E54C8C" w:rsidRPr="002912E0" w:rsidRDefault="00E54C8C" w:rsidP="002C60C0">
            <w:pPr>
              <w:pStyle w:val="NormalTableText"/>
              <w:jc w:val="center"/>
            </w:pPr>
          </w:p>
        </w:tc>
      </w:tr>
      <w:tr w:rsidR="00B07EF6" w:rsidRPr="002912E0" w14:paraId="1EC862E7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7E69433" w14:textId="77777777" w:rsidR="00B07EF6" w:rsidRDefault="00B07EF6" w:rsidP="002C60C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3D03ADF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66F6EC1" w14:textId="77777777" w:rsidR="00B07EF6" w:rsidRPr="002912E0" w:rsidRDefault="00B07EF6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BF8B1C3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E54C8C" w:rsidRPr="002912E0" w14:paraId="62918E11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870253" w14:textId="77777777" w:rsidR="00E54C8C" w:rsidRPr="002912E0" w:rsidRDefault="00E9129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70EBCA" w14:textId="77777777" w:rsidR="00E54C8C" w:rsidRPr="002912E0" w:rsidRDefault="00E91294" w:rsidP="002C60C0">
            <w:pPr>
              <w:pStyle w:val="NormalTableText"/>
            </w:pPr>
            <w:r>
              <w:t>Status: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D1282B9" w14:textId="77777777" w:rsidR="00E54C8C" w:rsidRPr="002912E0" w:rsidRDefault="00E54C8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A2D9A9F" w14:textId="77777777" w:rsidR="00E54C8C" w:rsidRPr="002912E0" w:rsidRDefault="00E54C8C" w:rsidP="002C60C0">
            <w:pPr>
              <w:pStyle w:val="NormalTableText"/>
              <w:jc w:val="center"/>
            </w:pPr>
          </w:p>
        </w:tc>
      </w:tr>
      <w:tr w:rsidR="00B07EF6" w:rsidRPr="002912E0" w14:paraId="7694A677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50406E2" w14:textId="77777777" w:rsidR="00B07EF6" w:rsidRDefault="00B07EF6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688C460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7E25A29" w14:textId="77777777" w:rsidR="00B07EF6" w:rsidRPr="002912E0" w:rsidRDefault="00B07EF6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A9B514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E91294" w:rsidRPr="002912E0" w14:paraId="0CA9E3C5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FC31A24" w14:textId="77777777" w:rsidR="00E91294" w:rsidRPr="002912E0" w:rsidRDefault="00E9129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CEBB1C" w14:textId="77777777" w:rsidR="00E91294" w:rsidRPr="002912E0" w:rsidRDefault="00E91294" w:rsidP="002C60C0">
            <w:pPr>
              <w:pStyle w:val="NormalTableText"/>
            </w:pPr>
            <w:r>
              <w:t>Date Submitted: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ECE775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6783584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B07EF6" w:rsidRPr="002912E0" w14:paraId="13EB187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93B5BC" w14:textId="77777777" w:rsidR="00B07EF6" w:rsidRDefault="00B07EF6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9AFDDD6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ADE5459" w14:textId="77777777" w:rsidR="00B07EF6" w:rsidRPr="002912E0" w:rsidRDefault="00B07EF6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56D30A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E91294" w:rsidRPr="002912E0" w14:paraId="73F6BA7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D15CA52" w14:textId="77777777" w:rsidR="00E91294" w:rsidRPr="002912E0" w:rsidRDefault="00E9129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7FF7DC4" w14:textId="77777777" w:rsidR="00E91294" w:rsidRPr="002912E0" w:rsidRDefault="00E91294" w:rsidP="002C60C0">
            <w:pPr>
              <w:pStyle w:val="NormalTableText"/>
            </w:pPr>
            <w:r>
              <w:t>Type: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F8870BD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059E6C3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B07EF6" w:rsidRPr="002912E0" w14:paraId="0AFAC60E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B5BD865" w14:textId="77777777" w:rsidR="00B07EF6" w:rsidRDefault="00B07EF6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897607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D81D47E" w14:textId="77777777" w:rsidR="00B07EF6" w:rsidRPr="002912E0" w:rsidRDefault="00B07EF6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C1B99F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C2014F" w:rsidRPr="002912E0" w14:paraId="24834239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8CD0E4" w14:textId="77777777" w:rsidR="00C2014F" w:rsidRPr="002912E0" w:rsidRDefault="00C2014F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2369173" w14:textId="77777777" w:rsidR="00C2014F" w:rsidRPr="002912E0" w:rsidRDefault="00C2014F" w:rsidP="002C60C0">
            <w:pPr>
              <w:pStyle w:val="NormalTableText"/>
            </w:pPr>
            <w:r>
              <w:t xml:space="preserve">Date of Coaching: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2769B5B" w14:textId="77777777" w:rsidR="00C2014F" w:rsidRPr="002912E0" w:rsidRDefault="00C2014F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B32BCD6" w14:textId="722449F2" w:rsidR="00C2014F" w:rsidRPr="002912E0" w:rsidRDefault="00C2014F" w:rsidP="002C60C0">
            <w:pPr>
              <w:pStyle w:val="NormalTableText"/>
              <w:jc w:val="center"/>
            </w:pPr>
            <w:r>
              <w:t>Display if log type is “Direct”</w:t>
            </w:r>
            <w:r w:rsidR="00E8680F">
              <w:t xml:space="preserve"> </w:t>
            </w:r>
          </w:p>
        </w:tc>
      </w:tr>
      <w:tr w:rsidR="00C2014F" w:rsidRPr="002912E0" w14:paraId="4CACB267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A904E6F" w14:textId="77777777" w:rsidR="00C2014F" w:rsidRDefault="00C2014F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1DEE55" w14:textId="77777777" w:rsidR="00C2014F" w:rsidRDefault="00C2014F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04D364E" w14:textId="77777777" w:rsidR="00C2014F" w:rsidRPr="002912E0" w:rsidRDefault="0036081E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D2918E4" w14:textId="77777777" w:rsidR="00C2014F" w:rsidRDefault="00C2014F" w:rsidP="002C60C0">
            <w:pPr>
              <w:pStyle w:val="NormalTableText"/>
              <w:jc w:val="center"/>
            </w:pPr>
          </w:p>
        </w:tc>
      </w:tr>
      <w:tr w:rsidR="00C2014F" w:rsidRPr="002912E0" w14:paraId="1C546522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844EF83" w14:textId="77777777" w:rsidR="00C2014F" w:rsidRPr="002912E0" w:rsidRDefault="00C2014F" w:rsidP="002C60C0">
            <w:pPr>
              <w:jc w:val="center"/>
            </w:pPr>
            <w:r>
              <w:t xml:space="preserve">Label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A5431E" w14:textId="77777777" w:rsidR="00C2014F" w:rsidRPr="002912E0" w:rsidRDefault="00C2014F" w:rsidP="002C60C0">
            <w:pPr>
              <w:pStyle w:val="NormalTableText"/>
            </w:pPr>
            <w:r>
              <w:t>Date of Event: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0C972A" w14:textId="77777777" w:rsidR="00C2014F" w:rsidRPr="002912E0" w:rsidRDefault="00C2014F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00FE1C1" w14:textId="7535C2F8" w:rsidR="00C2014F" w:rsidRPr="002912E0" w:rsidRDefault="00C2014F" w:rsidP="00B604F2">
            <w:pPr>
              <w:pStyle w:val="NormalTableText"/>
              <w:jc w:val="center"/>
            </w:pPr>
            <w:r>
              <w:t>Display if log type is “Indirect”</w:t>
            </w:r>
            <w:r w:rsidR="005F3A37">
              <w:t xml:space="preserve"> </w:t>
            </w:r>
          </w:p>
        </w:tc>
      </w:tr>
      <w:tr w:rsidR="00C2014F" w:rsidRPr="002912E0" w14:paraId="7CE9A5E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B88FC8" w14:textId="77777777" w:rsidR="00C2014F" w:rsidRDefault="00C2014F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70E1F7" w14:textId="77777777" w:rsidR="00C2014F" w:rsidRDefault="00C2014F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899B9BE" w14:textId="77777777" w:rsidR="00C2014F" w:rsidRPr="002912E0" w:rsidRDefault="00B07EF6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C776EFD" w14:textId="77777777" w:rsidR="00C2014F" w:rsidRDefault="00C2014F" w:rsidP="002C60C0">
            <w:pPr>
              <w:pStyle w:val="NormalTableText"/>
              <w:jc w:val="center"/>
            </w:pPr>
          </w:p>
        </w:tc>
      </w:tr>
      <w:tr w:rsidR="006B57CA" w:rsidRPr="002912E0" w14:paraId="29C680CB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DB6488" w14:textId="5F3706B9" w:rsidR="006B57CA" w:rsidRDefault="006B57CA" w:rsidP="002C60C0">
            <w:pPr>
              <w:jc w:val="center"/>
            </w:pPr>
            <w:r>
              <w:lastRenderedPageBreak/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CACA739" w14:textId="4DEA7DBE" w:rsidR="006B57CA" w:rsidRDefault="006B57CA" w:rsidP="002C60C0">
            <w:pPr>
              <w:pStyle w:val="NormalTableText"/>
            </w:pPr>
            <w:r>
              <w:t>PFD Completed Date: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6980C2C" w14:textId="77777777" w:rsidR="006B57CA" w:rsidRPr="002912E0" w:rsidRDefault="006B57CA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217E55A" w14:textId="63E1F90B" w:rsidR="006B57CA" w:rsidRPr="002912E0" w:rsidRDefault="006B57CA" w:rsidP="002C60C0">
            <w:pPr>
              <w:pStyle w:val="NormalTableText"/>
              <w:jc w:val="center"/>
            </w:pPr>
            <w:r>
              <w:t>Display if log reason is PFD.</w:t>
            </w:r>
          </w:p>
        </w:tc>
      </w:tr>
      <w:tr w:rsidR="00E91294" w:rsidRPr="002912E0" w14:paraId="3816F9C0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A8E0EB2" w14:textId="77777777" w:rsidR="00E91294" w:rsidRPr="002912E0" w:rsidRDefault="000A0821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D687AD" w14:textId="77777777" w:rsidR="00E91294" w:rsidRPr="002912E0" w:rsidRDefault="000A0821" w:rsidP="002C60C0">
            <w:pPr>
              <w:pStyle w:val="NormalTableText"/>
            </w:pPr>
            <w:r>
              <w:t>Source: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F1FB67E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EA8AD8E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020A5DA2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781A6E" w14:textId="77777777" w:rsidR="00E91294" w:rsidRPr="002912E0" w:rsidRDefault="000A0821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9AEC70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86D75E7" w14:textId="77777777" w:rsidR="009B3262" w:rsidRPr="002912E0" w:rsidRDefault="00F03892" w:rsidP="000706DF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A510A71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2235141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B6B564" w14:textId="77777777" w:rsidR="00E91294" w:rsidRPr="002912E0" w:rsidRDefault="00A9599D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659973F" w14:textId="77777777" w:rsidR="00E91294" w:rsidRPr="002912E0" w:rsidRDefault="00A9599D" w:rsidP="002C60C0">
            <w:pPr>
              <w:pStyle w:val="NormalTableText"/>
            </w:pPr>
            <w:r>
              <w:t>Site: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60C152C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894DED3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16FB0D15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9500B6B" w14:textId="77777777" w:rsidR="00E91294" w:rsidRPr="002912E0" w:rsidRDefault="006E3BBF" w:rsidP="002C60C0">
            <w:pPr>
              <w:jc w:val="center"/>
            </w:pPr>
            <w:r>
              <w:t>Text</w:t>
            </w:r>
            <w:r w:rsidR="002B3B21">
              <w:t xml:space="preserve">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D30500" w14:textId="77777777" w:rsidR="00E91294" w:rsidRPr="002912E0" w:rsidRDefault="00E91294" w:rsidP="00C31A0D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073B7E0" w14:textId="77777777" w:rsidR="00E91294" w:rsidRDefault="00C02D66" w:rsidP="00E42092">
            <w:pPr>
              <w:pStyle w:val="NormalTableText"/>
              <w:jc w:val="center"/>
            </w:pPr>
            <w:r>
              <w:t>Coaching_Log</w:t>
            </w:r>
          </w:p>
          <w:p w14:paraId="3261F547" w14:textId="77777777" w:rsidR="004B1FBA" w:rsidRPr="002912E0" w:rsidRDefault="00C02D66" w:rsidP="00E42092">
            <w:pPr>
              <w:pStyle w:val="NormalTableText"/>
              <w:jc w:val="center"/>
            </w:pPr>
            <w:r>
              <w:t>Dim_Site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30B63A8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AD5387" w:rsidRPr="002912E0" w14:paraId="52F67166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47D5E7" w14:textId="77777777" w:rsidR="00AD5387" w:rsidRPr="002912E0" w:rsidRDefault="00AD5387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E5B312" w14:textId="77777777" w:rsidR="00AD5387" w:rsidRPr="002912E0" w:rsidRDefault="00AD5387" w:rsidP="002C60C0">
            <w:pPr>
              <w:pStyle w:val="NormalTableText"/>
            </w:pPr>
            <w:r>
              <w:t>Verint 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137D34" w14:textId="77777777" w:rsidR="00AD5387" w:rsidRPr="002912E0" w:rsidRDefault="00AD5387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BB6E831" w14:textId="77777777" w:rsidR="00AD5387" w:rsidRPr="002912E0" w:rsidRDefault="00AD5387" w:rsidP="00BE34B9">
            <w:pPr>
              <w:pStyle w:val="NormalTableText"/>
              <w:jc w:val="center"/>
            </w:pPr>
            <w:r>
              <w:t>Display if from verint</w:t>
            </w:r>
          </w:p>
        </w:tc>
      </w:tr>
      <w:tr w:rsidR="00AD5387" w:rsidRPr="002912E0" w14:paraId="6266421F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369287A" w14:textId="77777777" w:rsidR="00AD5387" w:rsidRDefault="00AD5387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442A2AC" w14:textId="77777777" w:rsidR="00AD5387" w:rsidRDefault="00AD5387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B674581" w14:textId="77777777" w:rsidR="00AD5387" w:rsidRPr="002912E0" w:rsidRDefault="00AD5387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3E20F00" w14:textId="77777777" w:rsidR="00AD5387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76819C6C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039846" w14:textId="77777777" w:rsidR="00AD5387" w:rsidRPr="002912E0" w:rsidRDefault="00AD5387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F57652" w14:textId="77777777" w:rsidR="00AD5387" w:rsidRPr="002912E0" w:rsidRDefault="00AD5387" w:rsidP="002C60C0">
            <w:pPr>
              <w:pStyle w:val="NormalTableText"/>
            </w:pPr>
            <w:r>
              <w:t>Scorecard Name: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FC8E6CE" w14:textId="77777777" w:rsidR="00AD5387" w:rsidRPr="002912E0" w:rsidRDefault="00AD5387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4B3D76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45208C4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5AE327" w14:textId="77777777" w:rsidR="00AD5387" w:rsidRPr="002912E0" w:rsidRDefault="00AD5387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AC93C30" w14:textId="77777777" w:rsidR="00AD5387" w:rsidRPr="002912E0" w:rsidRDefault="00AD5387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516E24A" w14:textId="77777777" w:rsidR="00AD5387" w:rsidRPr="002912E0" w:rsidRDefault="00AD5387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F41D9B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23E88B3D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B2C994" w14:textId="77777777" w:rsidR="00AD5387" w:rsidRPr="002912E0" w:rsidRDefault="00AD5387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1EBEC50" w14:textId="77777777" w:rsidR="00AD5387" w:rsidRPr="002912E0" w:rsidRDefault="00AD5387" w:rsidP="002C60C0">
            <w:pPr>
              <w:pStyle w:val="NormalTableText"/>
            </w:pPr>
            <w:r>
              <w:t>Coaching Monitor: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2D57FB9" w14:textId="77777777" w:rsidR="00AD5387" w:rsidRPr="002912E0" w:rsidRDefault="00AD5387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3919AB3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309D970B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B325E35" w14:textId="77777777" w:rsidR="00AD5387" w:rsidRPr="002912E0" w:rsidRDefault="00AD5387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654CFD3" w14:textId="77777777" w:rsidR="00AD5387" w:rsidRPr="002912E0" w:rsidRDefault="00AD5387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B5B0D0" w14:textId="77777777" w:rsidR="00AD5387" w:rsidRPr="002912E0" w:rsidRDefault="00AD5387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B4CE943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E91294" w:rsidRPr="002912E0" w14:paraId="4D1C1648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8B84376" w14:textId="77777777" w:rsidR="00E91294" w:rsidRPr="002912E0" w:rsidRDefault="00D5423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000BDC4" w14:textId="77777777" w:rsidR="00E91294" w:rsidRPr="002912E0" w:rsidRDefault="00D54235" w:rsidP="002C60C0">
            <w:pPr>
              <w:pStyle w:val="NormalTableText"/>
            </w:pPr>
            <w:r>
              <w:t>Avoke 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77CCF02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1E7285" w14:textId="77777777" w:rsidR="00E91294" w:rsidRPr="002912E0" w:rsidRDefault="00D54235" w:rsidP="002C60C0">
            <w:pPr>
              <w:pStyle w:val="NormalTableText"/>
              <w:jc w:val="center"/>
            </w:pPr>
            <w:r>
              <w:t>Display if from analytics</w:t>
            </w:r>
          </w:p>
        </w:tc>
      </w:tr>
      <w:tr w:rsidR="00E91294" w:rsidRPr="002912E0" w14:paraId="7FE28AD6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98FAA50" w14:textId="77777777" w:rsidR="00E91294" w:rsidRPr="002912E0" w:rsidRDefault="00D5423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8596F5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AFCEAF4" w14:textId="77777777" w:rsidR="00E91294" w:rsidRPr="002912E0" w:rsidRDefault="00D54235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3CE6416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3C44" w:rsidRPr="002912E0" w14:paraId="2D3ECF2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0F534B2" w14:textId="77777777" w:rsidR="00E93C44" w:rsidRPr="002912E0" w:rsidRDefault="00E93C4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9F35B5E" w14:textId="77777777" w:rsidR="00E93C44" w:rsidRPr="002912E0" w:rsidRDefault="00E93C44" w:rsidP="002C60C0">
            <w:pPr>
              <w:pStyle w:val="NormalTableText"/>
            </w:pPr>
            <w:r>
              <w:t>NGD Activity 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80502A9" w14:textId="77777777" w:rsidR="00E93C44" w:rsidRPr="002912E0" w:rsidRDefault="00E93C44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343DB40" w14:textId="77777777" w:rsidR="00E93C44" w:rsidRPr="002912E0" w:rsidRDefault="00E93C44" w:rsidP="002C60C0">
            <w:pPr>
              <w:pStyle w:val="NormalTableText"/>
              <w:jc w:val="center"/>
            </w:pPr>
            <w:r>
              <w:t>Display if from NGD</w:t>
            </w:r>
          </w:p>
        </w:tc>
      </w:tr>
      <w:tr w:rsidR="00E93C44" w:rsidRPr="002912E0" w14:paraId="3E894464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D9E387A" w14:textId="77777777" w:rsidR="00E93C44" w:rsidRPr="002912E0" w:rsidRDefault="00E93C44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E97F55" w14:textId="77777777" w:rsidR="00E93C44" w:rsidRPr="002912E0" w:rsidRDefault="00E93C4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DC69FA5" w14:textId="77777777" w:rsidR="00E93C44" w:rsidRPr="002912E0" w:rsidRDefault="00E93C44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7E74686" w14:textId="77777777" w:rsidR="00E93C44" w:rsidRPr="002912E0" w:rsidRDefault="00E93C44" w:rsidP="002C60C0">
            <w:pPr>
              <w:pStyle w:val="NormalTableText"/>
              <w:jc w:val="center"/>
            </w:pPr>
          </w:p>
        </w:tc>
      </w:tr>
      <w:tr w:rsidR="005B20B4" w:rsidRPr="002912E0" w14:paraId="393E2043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31195A2" w14:textId="77777777" w:rsidR="005B20B4" w:rsidRPr="002912E0" w:rsidRDefault="005B20B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4A63182" w14:textId="77777777" w:rsidR="005B20B4" w:rsidRPr="002912E0" w:rsidRDefault="005B20B4" w:rsidP="002C60C0">
            <w:pPr>
              <w:pStyle w:val="NormalTableText"/>
            </w:pPr>
            <w:r>
              <w:t>Universal CallID: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6C610E8" w14:textId="77777777" w:rsidR="005B20B4" w:rsidRPr="002912E0" w:rsidRDefault="005B20B4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7837576" w14:textId="77777777" w:rsidR="005B20B4" w:rsidRPr="002912E0" w:rsidRDefault="005B20B4" w:rsidP="002C60C0">
            <w:pPr>
              <w:pStyle w:val="NormalTableText"/>
              <w:jc w:val="center"/>
            </w:pPr>
            <w:r>
              <w:t>Display if it has UC ID</w:t>
            </w:r>
          </w:p>
        </w:tc>
      </w:tr>
      <w:tr w:rsidR="005B20B4" w:rsidRPr="002912E0" w14:paraId="192E886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F686F80" w14:textId="77777777" w:rsidR="005B20B4" w:rsidRPr="002912E0" w:rsidRDefault="005B20B4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48A4E15" w14:textId="77777777" w:rsidR="005B20B4" w:rsidRPr="002912E0" w:rsidRDefault="005B20B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8E2212B" w14:textId="77777777" w:rsidR="005B20B4" w:rsidRPr="002912E0" w:rsidRDefault="005B20B4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1F4889" w14:textId="77777777" w:rsidR="005B20B4" w:rsidRPr="002912E0" w:rsidRDefault="005B20B4" w:rsidP="002C60C0">
            <w:pPr>
              <w:pStyle w:val="NormalTableText"/>
              <w:jc w:val="center"/>
            </w:pPr>
          </w:p>
        </w:tc>
      </w:tr>
      <w:tr w:rsidR="009E5234" w:rsidRPr="002912E0" w14:paraId="38CB1F54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DDB72A4" w14:textId="77777777" w:rsidR="009E5234" w:rsidRDefault="009E5234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C9C822" w14:textId="77777777" w:rsidR="009E5234" w:rsidRDefault="009E523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0F8FED" w14:textId="77777777" w:rsidR="009E5234" w:rsidRPr="002912E0" w:rsidRDefault="009E5234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114D31" w14:textId="77777777" w:rsidR="009E5234" w:rsidRDefault="009E5234" w:rsidP="003525F8">
            <w:pPr>
              <w:pStyle w:val="NormalTableText"/>
              <w:jc w:val="center"/>
            </w:pPr>
          </w:p>
        </w:tc>
      </w:tr>
      <w:tr w:rsidR="00E91294" w:rsidRPr="002912E0" w14:paraId="0FE967F7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37D9AC7" w14:textId="77777777" w:rsidR="00E91294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A7A626" w14:textId="77777777" w:rsidR="00E91294" w:rsidRPr="002912E0" w:rsidRDefault="005052A5" w:rsidP="002C60C0">
            <w:pPr>
              <w:pStyle w:val="NormalTableText"/>
            </w:pPr>
            <w:r>
              <w:t>Employee: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9DE230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9FB11DE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6F87F42C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461AF1" w14:textId="77777777" w:rsidR="00E91294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4844979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036A17" w14:textId="77777777" w:rsidR="00E91294" w:rsidRPr="002912E0" w:rsidRDefault="005052A5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809EAF8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36B756A5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DAF3225" w14:textId="77777777" w:rsidR="00E91294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523A083" w14:textId="77777777" w:rsidR="00E91294" w:rsidRPr="002912E0" w:rsidRDefault="005052A5" w:rsidP="002C60C0">
            <w:pPr>
              <w:pStyle w:val="NormalTableText"/>
            </w:pPr>
            <w:r>
              <w:t>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2D1B115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835742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65CB2D35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83BF59" w14:textId="77777777" w:rsidR="00E91294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3509725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5C329CD" w14:textId="77777777" w:rsidR="00E91294" w:rsidRPr="002912E0" w:rsidRDefault="003D50A5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2782A0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5052A5" w:rsidRPr="002912E0" w14:paraId="5C0E42A8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923879" w14:textId="77777777" w:rsidR="005052A5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8D5B38" w14:textId="77777777" w:rsidR="005052A5" w:rsidRPr="002912E0" w:rsidRDefault="005052A5" w:rsidP="002C60C0">
            <w:pPr>
              <w:pStyle w:val="NormalTableText"/>
            </w:pPr>
            <w:r>
              <w:t>Reassigned 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F11DFA" w14:textId="77777777" w:rsidR="005052A5" w:rsidRPr="002912E0" w:rsidRDefault="005052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C17E739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17975B6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A2015C7" w14:textId="77777777" w:rsidR="005052A5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BF0389A" w14:textId="77777777" w:rsidR="005052A5" w:rsidRPr="002912E0" w:rsidRDefault="005052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9B84676" w14:textId="77777777" w:rsidR="005052A5" w:rsidRPr="002912E0" w:rsidRDefault="003D50A5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73E086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67284E0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BA5727F" w14:textId="77777777" w:rsidR="005052A5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52678DC" w14:textId="77777777" w:rsidR="005052A5" w:rsidRPr="002912E0" w:rsidRDefault="005052A5" w:rsidP="002C60C0">
            <w:pPr>
              <w:pStyle w:val="NormalTableText"/>
            </w:pPr>
            <w:r>
              <w:t>Manager: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F75A2C" w14:textId="77777777" w:rsidR="005052A5" w:rsidRPr="002912E0" w:rsidRDefault="005052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F4B4A69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636F18B5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26039FA" w14:textId="77777777" w:rsidR="005052A5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09CF2EE" w14:textId="77777777" w:rsidR="005052A5" w:rsidRPr="002912E0" w:rsidRDefault="005052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0205666" w14:textId="77777777" w:rsidR="005052A5" w:rsidRPr="002912E0" w:rsidRDefault="003D50A5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39F5AE7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C94A871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813D692" w14:textId="77777777" w:rsidR="005052A5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1B761A" w14:textId="77777777" w:rsidR="005052A5" w:rsidRPr="002912E0" w:rsidRDefault="005052A5" w:rsidP="002C60C0">
            <w:pPr>
              <w:pStyle w:val="NormalTableText"/>
            </w:pPr>
            <w:r>
              <w:t>Reassigned Manager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8EC631" w14:textId="77777777" w:rsidR="005052A5" w:rsidRPr="002912E0" w:rsidRDefault="005052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45644A8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C966E79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0EAE80" w14:textId="77777777" w:rsidR="005052A5" w:rsidRPr="002912E0" w:rsidRDefault="00A41930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4927DC" w14:textId="77777777" w:rsidR="005052A5" w:rsidRPr="002912E0" w:rsidRDefault="005052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8B0813" w14:textId="77777777" w:rsidR="005052A5" w:rsidRPr="002912E0" w:rsidRDefault="003D50A5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1C1A2FC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3D50A5" w:rsidRPr="002912E0" w14:paraId="751615C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218D207" w14:textId="77777777" w:rsidR="003D50A5" w:rsidRDefault="003D50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D3E279E" w14:textId="77777777" w:rsidR="003D50A5" w:rsidRPr="002912E0" w:rsidRDefault="003D50A5" w:rsidP="002C60C0">
            <w:pPr>
              <w:pStyle w:val="NormalTableText"/>
            </w:pPr>
            <w:r>
              <w:t>Submitter: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82A067" w14:textId="77777777" w:rsidR="003D50A5" w:rsidRPr="002912E0" w:rsidRDefault="003D50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2507E9C" w14:textId="77777777" w:rsidR="003D50A5" w:rsidRPr="002912E0" w:rsidRDefault="003D50A5" w:rsidP="002C60C0">
            <w:pPr>
              <w:pStyle w:val="NormalTableText"/>
              <w:jc w:val="center"/>
            </w:pPr>
          </w:p>
        </w:tc>
      </w:tr>
      <w:tr w:rsidR="003D50A5" w:rsidRPr="002912E0" w14:paraId="4D75E602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4ECE88" w14:textId="77777777" w:rsidR="003D50A5" w:rsidRDefault="003D50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95623D4" w14:textId="77777777" w:rsidR="003D50A5" w:rsidRPr="002912E0" w:rsidRDefault="003D50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A94F90" w14:textId="77777777" w:rsidR="003D50A5" w:rsidRPr="002912E0" w:rsidRDefault="003D50A5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5E0F18" w14:textId="77777777" w:rsidR="003D50A5" w:rsidRPr="002912E0" w:rsidRDefault="003D50A5" w:rsidP="002C60C0">
            <w:pPr>
              <w:pStyle w:val="NormalTableText"/>
              <w:jc w:val="center"/>
            </w:pPr>
          </w:p>
        </w:tc>
      </w:tr>
      <w:tr w:rsidR="00612C4A" w:rsidRPr="009955F9" w14:paraId="5837D87E" w14:textId="77777777" w:rsidTr="00612C4A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3F05AFD8" w14:textId="77777777" w:rsidR="00612C4A" w:rsidRPr="009955F9" w:rsidRDefault="00612C4A" w:rsidP="00612C4A">
            <w:pPr>
              <w:pStyle w:val="NormalTableText"/>
              <w:rPr>
                <w:b/>
              </w:rPr>
            </w:pPr>
            <w:r w:rsidRPr="009955F9">
              <w:rPr>
                <w:b/>
              </w:rPr>
              <w:t xml:space="preserve">End – </w:t>
            </w:r>
            <w:r w:rsidR="00AE5FFC">
              <w:rPr>
                <w:b/>
              </w:rPr>
              <w:t xml:space="preserve">Coaching </w:t>
            </w:r>
            <w:r w:rsidRPr="009955F9">
              <w:rPr>
                <w:b/>
              </w:rPr>
              <w:t xml:space="preserve">Information </w:t>
            </w:r>
            <w:r w:rsidR="009955F9" w:rsidRPr="009955F9">
              <w:rPr>
                <w:b/>
              </w:rPr>
              <w:t>displayed on</w:t>
            </w:r>
            <w:r w:rsidRPr="009955F9">
              <w:rPr>
                <w:b/>
              </w:rPr>
              <w:t xml:space="preserve"> left</w:t>
            </w:r>
          </w:p>
        </w:tc>
      </w:tr>
      <w:tr w:rsidR="003941F0" w:rsidRPr="00907C09" w14:paraId="56164DA8" w14:textId="77777777" w:rsidTr="00CC6D89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14:paraId="7179509B" w14:textId="77777777" w:rsidR="003941F0" w:rsidRPr="00907C09" w:rsidRDefault="00530582" w:rsidP="003941F0">
            <w:pPr>
              <w:pStyle w:val="NormalTableText"/>
              <w:rPr>
                <w:b/>
              </w:rPr>
            </w:pPr>
            <w:r>
              <w:rPr>
                <w:b/>
              </w:rPr>
              <w:t xml:space="preserve">Coaching </w:t>
            </w:r>
            <w:r w:rsidR="00907C09" w:rsidRPr="00907C09">
              <w:rPr>
                <w:b/>
              </w:rPr>
              <w:t>Information displayed on right</w:t>
            </w:r>
            <w:r w:rsidR="00907C09">
              <w:rPr>
                <w:b/>
              </w:rPr>
              <w:t>:</w:t>
            </w:r>
          </w:p>
        </w:tc>
      </w:tr>
      <w:tr w:rsidR="000B7CDC" w:rsidRPr="002912E0" w14:paraId="3E28F5DF" w14:textId="77777777" w:rsidTr="00CC6D8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AE0FE8" w14:textId="77777777" w:rsidR="000B7CDC" w:rsidRPr="002912E0" w:rsidRDefault="00836E82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A50403" w14:textId="77777777" w:rsidR="000B7CDC" w:rsidRPr="002912E0" w:rsidRDefault="00836E82" w:rsidP="002C60C0">
            <w:pPr>
              <w:pStyle w:val="NormalTableText"/>
            </w:pPr>
            <w:r>
              <w:t>Final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979A90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117E59" w14:textId="77777777" w:rsidR="000B7CDC" w:rsidRPr="002912E0" w:rsidRDefault="00836E82" w:rsidP="002C60C0">
            <w:pPr>
              <w:pStyle w:val="NormalTableText"/>
              <w:jc w:val="center"/>
            </w:pPr>
            <w:r>
              <w:t>Display if log is completed</w:t>
            </w:r>
          </w:p>
        </w:tc>
      </w:tr>
      <w:tr w:rsidR="000B7CDC" w:rsidRPr="002912E0" w14:paraId="5A5F2030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6D482C" w14:textId="77777777" w:rsidR="000B7CDC" w:rsidRPr="002912E0" w:rsidRDefault="00F30420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76A9DC" w14:textId="77777777" w:rsidR="000B7CDC" w:rsidRPr="002912E0" w:rsidRDefault="00F30420" w:rsidP="002C60C0">
            <w:pPr>
              <w:pStyle w:val="NormalTableText"/>
            </w:pPr>
            <w:r>
              <w:t>Review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5F29A5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CD9F25" w14:textId="77777777" w:rsidR="000B7CDC" w:rsidRPr="002912E0" w:rsidRDefault="00F30420" w:rsidP="002C60C0">
            <w:pPr>
              <w:pStyle w:val="NormalTableText"/>
              <w:jc w:val="center"/>
            </w:pPr>
            <w:r>
              <w:t>Display if log is pending</w:t>
            </w:r>
          </w:p>
        </w:tc>
      </w:tr>
      <w:tr w:rsidR="000B7CDC" w:rsidRPr="002912E0" w14:paraId="06D4E5C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62B1CC" w14:textId="77777777" w:rsidR="000B7CDC" w:rsidRPr="002912E0" w:rsidRDefault="00691938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4BA936" w14:textId="77777777" w:rsidR="000B7CDC" w:rsidRPr="002912E0" w:rsidRDefault="00691938" w:rsidP="002C60C0">
            <w:pPr>
              <w:pStyle w:val="NormalTableText"/>
            </w:pPr>
            <w:r>
              <w:t xml:space="preserve">Please do NOT include PII or PHI in the log entery.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A76F1C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5E4DA0" w14:textId="77777777" w:rsidR="000B7CDC" w:rsidRPr="002912E0" w:rsidRDefault="00397B36" w:rsidP="002C60C0">
            <w:pPr>
              <w:pStyle w:val="NormalTableText"/>
              <w:jc w:val="center"/>
            </w:pPr>
            <w:r>
              <w:t xml:space="preserve">Display </w:t>
            </w:r>
            <w:r w:rsidR="00691938">
              <w:t>if log is editable</w:t>
            </w:r>
            <w:r w:rsidR="00C57CF9">
              <w:t xml:space="preserve"> (User is supervisor or employee of the log)</w:t>
            </w:r>
            <w:r>
              <w:t xml:space="preserve"> and display in red</w:t>
            </w:r>
          </w:p>
        </w:tc>
      </w:tr>
      <w:tr w:rsidR="000B7CDC" w:rsidRPr="002912E0" w14:paraId="19FD9BDB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7F6699" w14:textId="77777777" w:rsidR="000B7CDC" w:rsidRPr="002912E0" w:rsidRDefault="00435815" w:rsidP="002C60C0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8FBF9E" w14:textId="77777777" w:rsidR="000B7CDC" w:rsidRPr="002912E0" w:rsidRDefault="00435815" w:rsidP="002C60C0">
            <w:pPr>
              <w:pStyle w:val="NormalTableText"/>
            </w:pPr>
            <w:r>
              <w:t>Coaching Reason(s)</w:t>
            </w:r>
            <w:r w:rsidR="006A1E04">
              <w:t>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B6E789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DD7C7D" w14:textId="77777777" w:rsidR="000B7CDC" w:rsidRPr="002912E0" w:rsidRDefault="000B7CDC" w:rsidP="002C60C0">
            <w:pPr>
              <w:pStyle w:val="NormalTableText"/>
              <w:jc w:val="center"/>
            </w:pPr>
          </w:p>
        </w:tc>
      </w:tr>
      <w:tr w:rsidR="000B7CDC" w:rsidRPr="002912E0" w14:paraId="2C526C11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50EF3C" w14:textId="77777777" w:rsidR="000B7CDC" w:rsidRPr="002912E0" w:rsidRDefault="000A38C1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F6A000" w14:textId="77777777" w:rsidR="000B7CDC" w:rsidRPr="002912E0" w:rsidRDefault="000B7CDC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64D33F" w14:textId="77777777" w:rsidR="000B7CDC" w:rsidRPr="002912E0" w:rsidRDefault="000A38C1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092161" w14:textId="77777777" w:rsidR="000B7CDC" w:rsidRPr="002912E0" w:rsidRDefault="00797FFE" w:rsidP="002C60C0">
            <w:pPr>
              <w:pStyle w:val="NormalTableText"/>
              <w:jc w:val="center"/>
            </w:pPr>
            <w:r>
              <w:t>Non-editable</w:t>
            </w:r>
          </w:p>
        </w:tc>
      </w:tr>
      <w:tr w:rsidR="000B7CDC" w:rsidRPr="002912E0" w14:paraId="73F8B24F" w14:textId="77777777" w:rsidTr="00CC6D8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089C3E" w14:textId="77777777" w:rsidR="000B7CDC" w:rsidRPr="002912E0" w:rsidRDefault="00C15202" w:rsidP="002C60C0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5EEF15" w14:textId="77777777" w:rsidR="000B7CDC" w:rsidRPr="002912E0" w:rsidRDefault="00C15202" w:rsidP="002C60C0">
            <w:pPr>
              <w:pStyle w:val="NormalTableText"/>
            </w:pPr>
            <w:r>
              <w:t>Details of the behavior being coached: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06DC82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464604" w14:textId="12EE4676" w:rsidR="000B7CDC" w:rsidRPr="002912E0" w:rsidRDefault="000B7CDC">
            <w:pPr>
              <w:pStyle w:val="NormalTableText"/>
              <w:jc w:val="center"/>
            </w:pPr>
          </w:p>
        </w:tc>
      </w:tr>
      <w:tr w:rsidR="00CC6D89" w:rsidRPr="002912E0" w14:paraId="1A117664" w14:textId="77777777" w:rsidTr="00B104B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26DD7D02" w14:textId="77777777" w:rsidR="00CC6D89" w:rsidRDefault="00CC6D89" w:rsidP="00A92497">
            <w:pPr>
              <w:pStyle w:val="NormalTableText"/>
              <w:jc w:val="center"/>
            </w:pPr>
            <w:r>
              <w:t>Start – Short Calls</w:t>
            </w:r>
          </w:p>
        </w:tc>
      </w:tr>
      <w:tr w:rsidR="00E41881" w:rsidRPr="002912E0" w14:paraId="446289AE" w14:textId="77777777" w:rsidTr="00B47313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F7AACD" w14:textId="77777777" w:rsidR="00E41881" w:rsidRPr="002912E0" w:rsidRDefault="00E41881" w:rsidP="00B47313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605775" w14:textId="77777777" w:rsidR="00E41881" w:rsidRPr="00B47313" w:rsidRDefault="009059EF" w:rsidP="00B47313">
            <w:pPr>
              <w:pStyle w:val="NormalTableText"/>
              <w:rPr>
                <w:color w:val="548DD4" w:themeColor="text2" w:themeTint="99"/>
              </w:rPr>
            </w:pPr>
            <w:r w:rsidRPr="00B47313">
              <w:rPr>
                <w:color w:val="548DD4" w:themeColor="text2" w:themeTint="99"/>
              </w:rPr>
              <w:t>The CSR has multiple short calls that exceed the threshold. Please coach the behavior so the CSR has fewer short calls.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080D4D" w14:textId="77777777" w:rsidR="00E41881" w:rsidRPr="002912E0" w:rsidRDefault="00E41881" w:rsidP="00B47313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F32F19" w14:textId="77777777" w:rsidR="00E41881" w:rsidRPr="002912E0" w:rsidRDefault="00E41881" w:rsidP="00B47313">
            <w:pPr>
              <w:pStyle w:val="NormalTableText"/>
              <w:jc w:val="center"/>
            </w:pPr>
            <w:r>
              <w:t>Supervisors Only</w:t>
            </w:r>
          </w:p>
        </w:tc>
      </w:tr>
      <w:tr w:rsidR="00CB0D9E" w:rsidRPr="002912E0" w14:paraId="2AD0FE3F" w14:textId="77777777" w:rsidTr="007D74AE">
        <w:tc>
          <w:tcPr>
            <w:tcW w:w="11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48A983" w14:textId="77777777" w:rsidR="00CB0D9E" w:rsidRPr="002912E0" w:rsidRDefault="00CB0D9E" w:rsidP="00D946E7">
            <w:r>
              <w:t>Column Header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9BBD23" w14:textId="77777777" w:rsidR="00CB0D9E" w:rsidRPr="002912E0" w:rsidRDefault="00CB0D9E" w:rsidP="007D74AE">
            <w:pPr>
              <w:pStyle w:val="NormalTableText"/>
            </w:pPr>
            <w:r>
              <w:t>Verint Call 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B3CA8C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6E26BD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5FC2EED3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B68BB5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1A69E9" w14:textId="77777777" w:rsidR="00CB0D9E" w:rsidRPr="002912E0" w:rsidRDefault="00CB0D9E" w:rsidP="007D74AE">
            <w:pPr>
              <w:pStyle w:val="NormalTableText"/>
            </w:pPr>
            <w:r>
              <w:t>Valid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DCA3E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2461A7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2E28EBA5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510678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720010" w14:textId="77777777" w:rsidR="00CB0D9E" w:rsidRPr="002912E0" w:rsidRDefault="00CB0D9E" w:rsidP="007D74AE">
            <w:pPr>
              <w:pStyle w:val="NormalTableText"/>
            </w:pPr>
            <w:r>
              <w:t>Behavior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7930D2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5294F2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542D9A38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E4E9B6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E6E3FA" w14:textId="77777777" w:rsidR="00CB0D9E" w:rsidRPr="002912E0" w:rsidRDefault="00CB0D9E" w:rsidP="007D74AE">
            <w:pPr>
              <w:pStyle w:val="NormalTableText"/>
            </w:pPr>
            <w:r>
              <w:t>Action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C4C735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1B30D7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0B1A11A0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8248AE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2B4275" w14:textId="77777777" w:rsidR="00CB0D9E" w:rsidRPr="002912E0" w:rsidRDefault="00CB0D9E" w:rsidP="007D74AE">
            <w:pPr>
              <w:pStyle w:val="NormalTableText"/>
            </w:pPr>
            <w:r>
              <w:t>Coaching Notes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A1571A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9736B1" w14:textId="77777777" w:rsidR="00CB0D9E" w:rsidRPr="002912E0" w:rsidRDefault="009E4B7E" w:rsidP="007D74AE">
            <w:pPr>
              <w:pStyle w:val="NormalTableText"/>
              <w:jc w:val="center"/>
            </w:pPr>
            <w:r>
              <w:t xml:space="preserve">Display “Maximu characters: </w:t>
            </w:r>
            <w:r>
              <w:lastRenderedPageBreak/>
              <w:t>3000” for Supervisors.</w:t>
            </w:r>
          </w:p>
        </w:tc>
      </w:tr>
      <w:tr w:rsidR="00CB0D9E" w:rsidRPr="002912E0" w14:paraId="2D75EFAD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22DB34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401696" w14:textId="77777777" w:rsidR="00CB0D9E" w:rsidRPr="002912E0" w:rsidRDefault="00CB0D9E" w:rsidP="007D74AE">
            <w:pPr>
              <w:pStyle w:val="NormalTableText"/>
            </w:pPr>
            <w:r>
              <w:t>LSA Informed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AF30EA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F4693C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45CD5518" w14:textId="77777777" w:rsidTr="007D74AE">
        <w:tc>
          <w:tcPr>
            <w:tcW w:w="11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788143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03B0C5" w14:textId="77777777" w:rsidR="00CB0D9E" w:rsidRDefault="00CB0D9E" w:rsidP="007D74AE">
            <w:pPr>
              <w:pStyle w:val="NormalTableText"/>
            </w:pPr>
            <w:r>
              <w:t>Do You Agree?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A14FB5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7B99EF" w14:textId="77777777" w:rsidR="00CB0D9E" w:rsidRPr="002912E0" w:rsidRDefault="00DC7F83" w:rsidP="00F72B37">
            <w:pPr>
              <w:pStyle w:val="NormalTableText"/>
              <w:jc w:val="center"/>
            </w:pPr>
            <w:r>
              <w:t>Managers</w:t>
            </w:r>
            <w:r w:rsidR="005912B7">
              <w:t xml:space="preserve"> </w:t>
            </w:r>
            <w:r w:rsidR="00F72B37">
              <w:t>Only</w:t>
            </w:r>
          </w:p>
        </w:tc>
      </w:tr>
      <w:tr w:rsidR="004B5FD2" w:rsidRPr="002912E0" w14:paraId="307C5815" w14:textId="77777777" w:rsidTr="00B104B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71464971" w14:textId="77777777" w:rsidR="004B5FD2" w:rsidRDefault="004B5FD2">
            <w:pPr>
              <w:pStyle w:val="NormalTableText"/>
              <w:jc w:val="center"/>
            </w:pPr>
            <w:r>
              <w:t>Loop for each short call in this log</w:t>
            </w:r>
          </w:p>
        </w:tc>
      </w:tr>
      <w:tr w:rsidR="00CC6D89" w:rsidRPr="002912E0" w14:paraId="5B8FE3BA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4BE3FD" w14:textId="77777777" w:rsidR="00CC6D89" w:rsidRDefault="00EC2418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37629E4" w14:textId="77777777" w:rsidR="00CC6D89" w:rsidRDefault="00851D95" w:rsidP="002C60C0">
            <w:pPr>
              <w:pStyle w:val="NormalTableText"/>
            </w:pPr>
            <w:r>
              <w:t>Verint Id in db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31E684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655C39" w14:textId="77777777" w:rsidR="00CC6D89" w:rsidRDefault="00CC6D89">
            <w:pPr>
              <w:pStyle w:val="NormalTableText"/>
              <w:jc w:val="center"/>
            </w:pPr>
          </w:p>
        </w:tc>
      </w:tr>
      <w:tr w:rsidR="00CC6D89" w:rsidRPr="002912E0" w14:paraId="7011CA20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203B6D" w14:textId="77777777" w:rsidR="00CC6D89" w:rsidRDefault="00851D95" w:rsidP="002C60C0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948ACF" w14:textId="77777777" w:rsidR="00CC6D89" w:rsidRDefault="00CC6D89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9DE23E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FD4375" w14:textId="77777777" w:rsidR="00CC6D89" w:rsidRDefault="00851D95" w:rsidP="00F72B37">
            <w:pPr>
              <w:pStyle w:val="NormalTableText"/>
              <w:jc w:val="center"/>
            </w:pPr>
            <w:r>
              <w:t>Supervisors</w:t>
            </w:r>
            <w:r w:rsidR="00F72B37">
              <w:t xml:space="preserve"> Only</w:t>
            </w:r>
          </w:p>
        </w:tc>
      </w:tr>
      <w:tr w:rsidR="00CC6D89" w:rsidRPr="002912E0" w14:paraId="3193C361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8419AB" w14:textId="77777777" w:rsidR="00CC6D89" w:rsidRDefault="00461F3A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D9B2A0" w14:textId="77777777" w:rsidR="00CC6D89" w:rsidRDefault="00461F3A" w:rsidP="002C60C0">
            <w:pPr>
              <w:pStyle w:val="NormalTableText"/>
            </w:pPr>
            <w:r>
              <w:t>Yes or No in db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A6878F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AB2DDA" w14:textId="77777777" w:rsidR="00CC6D89" w:rsidRDefault="00461F3A">
            <w:pPr>
              <w:pStyle w:val="NormalTableText"/>
              <w:jc w:val="center"/>
            </w:pPr>
            <w:r>
              <w:t>Managers</w:t>
            </w:r>
            <w:r w:rsidR="00BD23BC">
              <w:t xml:space="preserve"> Only</w:t>
            </w:r>
            <w:r w:rsidR="00F416D9">
              <w:t>;</w:t>
            </w:r>
          </w:p>
          <w:p w14:paraId="420AC0D0" w14:textId="77777777" w:rsidR="00F416D9" w:rsidRDefault="00F416D9" w:rsidP="00CA1F4C">
            <w:pPr>
              <w:pStyle w:val="NormalTableText"/>
              <w:jc w:val="center"/>
            </w:pPr>
            <w:r>
              <w:t xml:space="preserve">Non </w:t>
            </w:r>
            <w:r w:rsidR="00CA1F4C">
              <w:t>e</w:t>
            </w:r>
            <w:r>
              <w:t>ditable</w:t>
            </w:r>
          </w:p>
        </w:tc>
      </w:tr>
      <w:tr w:rsidR="00CC6D89" w:rsidRPr="002912E0" w14:paraId="0015B7D3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BB410D" w14:textId="77777777" w:rsidR="00CC6D89" w:rsidRDefault="005D7B7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BB36EA" w14:textId="77777777" w:rsidR="00CC6D89" w:rsidRDefault="00B71CA3" w:rsidP="00B71CA3">
            <w:pPr>
              <w:pStyle w:val="NormalTableText"/>
            </w:pPr>
            <w:r>
              <w:t>Action stored in database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366268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6A20D9" w14:textId="77777777" w:rsidR="00CC6D89" w:rsidRDefault="00CF179A">
            <w:pPr>
              <w:pStyle w:val="NormalTableText"/>
              <w:jc w:val="center"/>
            </w:pPr>
            <w:r>
              <w:t>Non editable</w:t>
            </w:r>
            <w:r w:rsidR="00B71CA3">
              <w:t>;</w:t>
            </w:r>
          </w:p>
          <w:p w14:paraId="6E7B0257" w14:textId="77777777" w:rsidR="00B71CA3" w:rsidRDefault="00B71CA3">
            <w:pPr>
              <w:pStyle w:val="NormalTableText"/>
              <w:jc w:val="center"/>
            </w:pPr>
            <w:r>
              <w:t>For how to determine what action to display, reference DB DD.</w:t>
            </w:r>
          </w:p>
        </w:tc>
      </w:tr>
      <w:tr w:rsidR="00CC6D89" w:rsidRPr="002912E0" w14:paraId="3FC68E1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39C2A3" w14:textId="77777777" w:rsidR="00CC6D89" w:rsidRDefault="00FA0EB5" w:rsidP="00FA0EB5">
            <w:pPr>
              <w:jc w:val="center"/>
            </w:pPr>
            <w:r>
              <w:t>Text 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ECCEC5" w14:textId="77777777" w:rsidR="00CC6D89" w:rsidRDefault="00CC6D89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C51DBA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125153" w14:textId="77777777" w:rsidR="00CC6D89" w:rsidRDefault="00DA0B23">
            <w:pPr>
              <w:pStyle w:val="NormalTableText"/>
              <w:jc w:val="center"/>
            </w:pPr>
            <w:r>
              <w:t>Supervisors Only</w:t>
            </w:r>
          </w:p>
        </w:tc>
      </w:tr>
      <w:tr w:rsidR="00CC6D89" w:rsidRPr="002912E0" w14:paraId="529D72B7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45868F" w14:textId="77777777" w:rsidR="00CC6D89" w:rsidRDefault="0000182F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47E800" w14:textId="77777777" w:rsidR="00CC6D89" w:rsidRDefault="0000182F" w:rsidP="002C60C0">
            <w:pPr>
              <w:pStyle w:val="NormalTableText"/>
            </w:pPr>
            <w:r>
              <w:t>Coaching Notes in db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9C2FDB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E48E98" w14:textId="77777777" w:rsidR="00CC6D89" w:rsidRDefault="0000182F">
            <w:pPr>
              <w:pStyle w:val="NormalTableText"/>
              <w:jc w:val="center"/>
            </w:pPr>
            <w:r>
              <w:t>Managers Only</w:t>
            </w:r>
            <w:r w:rsidR="00327C9F">
              <w:t>;</w:t>
            </w:r>
          </w:p>
          <w:p w14:paraId="4B3F333C" w14:textId="77777777" w:rsidR="00327C9F" w:rsidRDefault="00327C9F">
            <w:pPr>
              <w:pStyle w:val="NormalTableText"/>
              <w:jc w:val="center"/>
            </w:pPr>
            <w:r>
              <w:t>Non editable</w:t>
            </w:r>
          </w:p>
        </w:tc>
      </w:tr>
      <w:tr w:rsidR="00CC6D89" w:rsidRPr="002912E0" w14:paraId="59AABAB9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46C239" w14:textId="77777777" w:rsidR="00CC6D89" w:rsidRDefault="00AD71F5" w:rsidP="002C60C0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960C8E" w14:textId="77777777" w:rsidR="00CC6D89" w:rsidRDefault="00CC6D89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6C6332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267D89" w14:textId="77777777" w:rsidR="00CC6D89" w:rsidRDefault="00AD71F5">
            <w:pPr>
              <w:pStyle w:val="NormalTableText"/>
              <w:jc w:val="center"/>
            </w:pPr>
            <w:r>
              <w:t>Supervisors Only</w:t>
            </w:r>
          </w:p>
        </w:tc>
      </w:tr>
      <w:tr w:rsidR="00CC6D89" w:rsidRPr="002912E0" w14:paraId="57FC70BC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CA2FC4" w14:textId="77777777" w:rsidR="00CC6D89" w:rsidRDefault="00865DF0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971C8A" w14:textId="77777777" w:rsidR="00CC6D89" w:rsidRDefault="00865DF0" w:rsidP="002C60C0">
            <w:pPr>
              <w:pStyle w:val="NormalTableText"/>
            </w:pPr>
            <w:r>
              <w:t xml:space="preserve">Yes or No in db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2EA5AA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9621D4" w14:textId="77777777" w:rsidR="00CC6D89" w:rsidRDefault="00865DF0">
            <w:pPr>
              <w:pStyle w:val="NormalTableText"/>
              <w:jc w:val="center"/>
            </w:pPr>
            <w:r>
              <w:t>Managers Only</w:t>
            </w:r>
            <w:r w:rsidR="003273BF">
              <w:t>;</w:t>
            </w:r>
          </w:p>
          <w:p w14:paraId="2A9CAF43" w14:textId="77777777" w:rsidR="003273BF" w:rsidRDefault="003273BF">
            <w:pPr>
              <w:pStyle w:val="NormalTableText"/>
              <w:jc w:val="center"/>
            </w:pPr>
            <w:r>
              <w:t>Non editable</w:t>
            </w:r>
          </w:p>
        </w:tc>
      </w:tr>
      <w:tr w:rsidR="00CC6D89" w:rsidRPr="002912E0" w14:paraId="1E3D7E7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7DBC82" w14:textId="77777777" w:rsidR="00CC6D89" w:rsidRDefault="003A408E" w:rsidP="002C60C0">
            <w:pPr>
              <w:jc w:val="center"/>
            </w:pPr>
            <w:r>
              <w:t>Radio 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B58366" w14:textId="77777777" w:rsidR="00CC6D89" w:rsidRDefault="003A408E" w:rsidP="003A408E">
            <w:pPr>
              <w:pStyle w:val="NormalTableText"/>
            </w:pPr>
            <w:r>
              <w:t>Yes</w:t>
            </w:r>
          </w:p>
          <w:p w14:paraId="127E8E10" w14:textId="77777777" w:rsidR="003A408E" w:rsidRDefault="003A408E" w:rsidP="003A408E">
            <w:pPr>
              <w:pStyle w:val="NormalTableText"/>
            </w:pPr>
            <w:r>
              <w:t>No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1CC385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8598A4" w14:textId="77777777" w:rsidR="00CC6D89" w:rsidRDefault="00CB06DC">
            <w:pPr>
              <w:pStyle w:val="NormalTableText"/>
              <w:jc w:val="center"/>
            </w:pPr>
            <w:r>
              <w:t>Managers Only</w:t>
            </w:r>
          </w:p>
        </w:tc>
      </w:tr>
      <w:tr w:rsidR="00CC6D89" w:rsidRPr="002912E0" w14:paraId="70E24DD8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290ECB" w14:textId="77777777" w:rsidR="00CC6D89" w:rsidRDefault="00574000" w:rsidP="002C60C0">
            <w:pPr>
              <w:jc w:val="center"/>
            </w:pPr>
            <w:r>
              <w:t>Text 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2955BE" w14:textId="77777777" w:rsidR="00CC6D89" w:rsidRDefault="00790F9A" w:rsidP="002C60C0">
            <w:pPr>
              <w:pStyle w:val="NormalTableText"/>
            </w:pPr>
            <w:r>
              <w:t>Enter Comments…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CB2540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60F02E" w14:textId="77777777" w:rsidR="00CC6D89" w:rsidRDefault="00790F9A">
            <w:pPr>
              <w:pStyle w:val="NormalTableText"/>
              <w:jc w:val="center"/>
            </w:pPr>
            <w:r>
              <w:t>Managers Only;</w:t>
            </w:r>
          </w:p>
          <w:p w14:paraId="2BEAC5B7" w14:textId="77777777" w:rsidR="00790F9A" w:rsidRDefault="00790F9A">
            <w:pPr>
              <w:pStyle w:val="NormalTableText"/>
              <w:jc w:val="center"/>
            </w:pPr>
            <w:r>
              <w:t>And</w:t>
            </w:r>
          </w:p>
          <w:p w14:paraId="68AFCF60" w14:textId="77777777" w:rsidR="00790F9A" w:rsidRDefault="00790F9A" w:rsidP="00F3726D">
            <w:pPr>
              <w:pStyle w:val="NormalTableText"/>
              <w:jc w:val="center"/>
            </w:pPr>
            <w:r>
              <w:t>If “No” is selected</w:t>
            </w:r>
            <w:r w:rsidR="00F3726D">
              <w:t>;</w:t>
            </w:r>
          </w:p>
          <w:p w14:paraId="3BB3842C" w14:textId="77777777" w:rsidR="00F3726D" w:rsidRDefault="00F3726D" w:rsidP="00F3726D">
            <w:pPr>
              <w:pStyle w:val="NormalTableText"/>
              <w:jc w:val="center"/>
            </w:pPr>
            <w:r>
              <w:t>Required if “No” is selected.</w:t>
            </w:r>
          </w:p>
        </w:tc>
      </w:tr>
      <w:tr w:rsidR="00CC6D89" w:rsidRPr="002912E0" w14:paraId="629AE729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4D14AB6" w14:textId="77777777" w:rsidR="00CC6D89" w:rsidRDefault="002B756B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2BE9AE" w14:textId="77777777" w:rsidR="00CC6D89" w:rsidRDefault="002B756B" w:rsidP="002C60C0">
            <w:pPr>
              <w:pStyle w:val="NormalTableText"/>
            </w:pPr>
            <w:r>
              <w:t>Dates: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B08F94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80F2A9" w14:textId="77777777" w:rsidR="00DE2C8A" w:rsidRDefault="00DE2C8A">
            <w:pPr>
              <w:pStyle w:val="NormalTableText"/>
              <w:jc w:val="center"/>
            </w:pPr>
            <w:r>
              <w:t>Managers Only;</w:t>
            </w:r>
          </w:p>
          <w:p w14:paraId="70EA2BB0" w14:textId="77777777" w:rsidR="00CC6D89" w:rsidRDefault="0092116D">
            <w:pPr>
              <w:pStyle w:val="NormalTableText"/>
              <w:jc w:val="center"/>
            </w:pPr>
            <w:r>
              <w:t>Required</w:t>
            </w:r>
          </w:p>
        </w:tc>
      </w:tr>
      <w:tr w:rsidR="00CC6D89" w:rsidRPr="002912E0" w14:paraId="6F05E4A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A30335" w14:textId="77777777" w:rsidR="00CC6D89" w:rsidRDefault="002B756B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BEF6FF" w14:textId="77777777" w:rsidR="00CC6D89" w:rsidRDefault="002B756B" w:rsidP="002C60C0">
            <w:pPr>
              <w:pStyle w:val="NormalTableText"/>
            </w:pPr>
            <w:r>
              <w:t xml:space="preserve">Provide comments below: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168076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4AF0F5" w14:textId="77777777" w:rsidR="00CC6D89" w:rsidRDefault="00DE2C8A">
            <w:pPr>
              <w:pStyle w:val="NormalTableText"/>
              <w:jc w:val="center"/>
            </w:pPr>
            <w:r>
              <w:t>Managers Only;</w:t>
            </w:r>
          </w:p>
          <w:p w14:paraId="6C0AA26B" w14:textId="77777777" w:rsidR="00DE2C8A" w:rsidRDefault="00DE2C8A">
            <w:pPr>
              <w:pStyle w:val="NormalTableText"/>
              <w:jc w:val="center"/>
            </w:pPr>
            <w:r>
              <w:t>Required</w:t>
            </w:r>
          </w:p>
        </w:tc>
      </w:tr>
      <w:tr w:rsidR="00126BF4" w:rsidRPr="002912E0" w14:paraId="162AEEE9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217EDC" w14:textId="77777777" w:rsidR="00126BF4" w:rsidRDefault="00126BF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0C8D92" w14:textId="77777777" w:rsidR="00126BF4" w:rsidRDefault="00126BF4" w:rsidP="002C60C0">
            <w:pPr>
              <w:pStyle w:val="NormalTableText"/>
            </w:pPr>
            <w:r>
              <w:t>3000 remaining.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9FF719" w14:textId="77777777" w:rsidR="00126BF4" w:rsidRPr="002912E0" w:rsidRDefault="00126BF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D76AD9" w14:textId="77777777" w:rsidR="00126BF4" w:rsidRDefault="00C86C43">
            <w:pPr>
              <w:pStyle w:val="NormalTableText"/>
              <w:jc w:val="center"/>
            </w:pPr>
            <w:r>
              <w:t>Managers Only;</w:t>
            </w:r>
          </w:p>
        </w:tc>
      </w:tr>
      <w:tr w:rsidR="001B7F33" w:rsidRPr="002912E0" w14:paraId="7CD9EC89" w14:textId="77777777" w:rsidTr="004F672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1C1F97" w14:textId="77777777" w:rsidR="001B7F33" w:rsidRDefault="001B7F33" w:rsidP="00B47313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48726" w14:textId="77777777" w:rsidR="001B7F33" w:rsidRDefault="001B7F33" w:rsidP="00B47313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F1857B" w14:textId="77777777" w:rsidR="001B7F33" w:rsidRPr="002912E0" w:rsidRDefault="001B7F33" w:rsidP="00B47313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9AC73A" w14:textId="77777777" w:rsidR="001B7F33" w:rsidRDefault="001B7F33" w:rsidP="00B47313">
            <w:pPr>
              <w:pStyle w:val="NormalTableText"/>
              <w:jc w:val="center"/>
            </w:pPr>
          </w:p>
        </w:tc>
      </w:tr>
      <w:tr w:rsidR="00DE54E3" w:rsidRPr="002912E0" w14:paraId="6CB550BD" w14:textId="77777777" w:rsidTr="004F672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2D69B" w:themeFill="accent3" w:themeFillTint="99"/>
          </w:tcPr>
          <w:p w14:paraId="4F543656" w14:textId="77777777" w:rsidR="00DE54E3" w:rsidRDefault="00DE54E3">
            <w:pPr>
              <w:pStyle w:val="NormalTableText"/>
              <w:jc w:val="center"/>
            </w:pPr>
            <w:r>
              <w:t>End - Loop for each short call in this log</w:t>
            </w:r>
          </w:p>
        </w:tc>
      </w:tr>
      <w:tr w:rsidR="006953CC" w:rsidRPr="002912E0" w14:paraId="002D7C74" w14:textId="77777777" w:rsidTr="004F6728">
        <w:tc>
          <w:tcPr>
            <w:tcW w:w="855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02E75827" w14:textId="77777777" w:rsidR="006953CC" w:rsidRDefault="006953CC">
            <w:pPr>
              <w:pStyle w:val="NormalTableText"/>
              <w:jc w:val="center"/>
            </w:pPr>
            <w:r>
              <w:t>End – Short Calls</w:t>
            </w:r>
          </w:p>
        </w:tc>
      </w:tr>
      <w:tr w:rsidR="00A97BB6" w:rsidRPr="002912E0" w14:paraId="763452AC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6BE3C6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0E084F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618F53" w14:textId="77777777" w:rsidR="00A97BB6" w:rsidRPr="002912E0" w:rsidRDefault="00A97BB6" w:rsidP="00A97BB6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C427B6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0C0A3034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547D81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5FA2CA" w14:textId="77777777" w:rsidR="00A97BB6" w:rsidRPr="002912E0" w:rsidRDefault="00A97BB6" w:rsidP="00A97BB6">
            <w:pPr>
              <w:pStyle w:val="NormalTableText"/>
            </w:pPr>
            <w:r>
              <w:t>Notes from Manager: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F512EB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E3C50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C1E938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E7F721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00AEB0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3A7FF7" w14:textId="77777777" w:rsidR="00A97BB6" w:rsidRPr="002912E0" w:rsidRDefault="00A97BB6" w:rsidP="00A97BB6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4BDB07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779AEFB5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0D9CAC" w14:textId="77777777" w:rsidR="00A97BB6" w:rsidRPr="002912E0" w:rsidRDefault="00A97BB6" w:rsidP="00A97BB6">
            <w:pPr>
              <w:jc w:val="center"/>
            </w:pPr>
            <w:r>
              <w:t xml:space="preserve">Label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404008" w14:textId="77777777" w:rsidR="00A97BB6" w:rsidRPr="002912E0" w:rsidRDefault="00A97BB6" w:rsidP="00A97BB6">
            <w:pPr>
              <w:pStyle w:val="NormalTableText"/>
            </w:pPr>
            <w:r>
              <w:t>Coaching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E5730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7AEB2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BAE665D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EADEBB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6F55AC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3661A0" w14:textId="77777777" w:rsidR="00A97BB6" w:rsidRPr="002912E0" w:rsidRDefault="00A97BB6" w:rsidP="00A97BB6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94C3587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493ED544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99F45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DAF6F63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A8865A0" w14:textId="77777777" w:rsidR="00A97BB6" w:rsidRPr="00920750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Start - Acknowledge Pending</w:t>
            </w:r>
            <w:r w:rsidRPr="00920750">
              <w:rPr>
                <w:b/>
                <w:i/>
                <w:sz w:val="18"/>
                <w:szCs w:val="18"/>
              </w:rPr>
              <w:t xml:space="preserve">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2562C9E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50EEA6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E02D4C" w14:textId="77777777" w:rsidR="00A97BB6" w:rsidRPr="002912E0" w:rsidRDefault="00A97BB6" w:rsidP="00A97BB6">
            <w:pPr>
              <w:pStyle w:val="NormalTableText"/>
            </w:pPr>
            <w:r>
              <w:t>LogId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36920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8CF314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EBB2787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FA87E2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3BC4D0" w14:textId="77777777" w:rsidR="00A97BB6" w:rsidRPr="002912E0" w:rsidRDefault="00A97BB6" w:rsidP="00A97BB6">
            <w:pPr>
              <w:pStyle w:val="NormalTableText"/>
            </w:pPr>
            <w:r>
              <w:t>IsAcknowledgeForm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FA45FC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5BE05D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2C3ACC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E8346C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2FC68F" w14:textId="77777777" w:rsidR="00A97BB6" w:rsidRPr="002912E0" w:rsidRDefault="00A97BB6" w:rsidP="00A97BB6">
            <w:pPr>
              <w:pStyle w:val="NormalTableText"/>
            </w:pPr>
            <w:r>
              <w:t>Check the box below to acknowledge the monitor: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E1460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491BF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log is reinforcement OR OTA (OverTurned Appeal)</w:t>
            </w:r>
          </w:p>
        </w:tc>
      </w:tr>
      <w:tr w:rsidR="00A97BB6" w:rsidRPr="002912E0" w14:paraId="6D4C814A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C7148B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6C0DAF" w14:textId="77777777" w:rsidR="00A97BB6" w:rsidRDefault="00A97BB6" w:rsidP="00A97BB6">
            <w:pPr>
              <w:pStyle w:val="NormalTableText"/>
            </w:pPr>
            <w:r>
              <w:t>Check the box below to acknowledge the coaching opportunity: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55CFB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0E4A7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log is opportunity</w:t>
            </w:r>
          </w:p>
        </w:tc>
      </w:tr>
      <w:tr w:rsidR="00A97BB6" w:rsidRPr="002912E0" w14:paraId="67C060B7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08D298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83DB7A" w14:textId="77777777" w:rsidR="00A97BB6" w:rsidRDefault="00A97BB6" w:rsidP="00A97BB6">
            <w:pPr>
              <w:pStyle w:val="NormalTableText"/>
            </w:pPr>
            <w:r>
              <w:t>Check the box below to acknowledge the follow-up: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878B0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ED2565" w14:textId="77777777" w:rsidR="00A97BB6" w:rsidRDefault="00A97BB6" w:rsidP="00A97BB6">
            <w:pPr>
              <w:pStyle w:val="NormalTableText"/>
              <w:jc w:val="center"/>
            </w:pPr>
            <w:r>
              <w:t>Display follow-up is required and completed by Supervisor</w:t>
            </w:r>
          </w:p>
        </w:tc>
      </w:tr>
      <w:tr w:rsidR="00A97BB6" w:rsidRPr="002912E0" w14:paraId="59128AE9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4B4231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37395B" w14:textId="77777777" w:rsidR="00A97BB6" w:rsidRDefault="00A97BB6" w:rsidP="00A97BB6">
            <w:pPr>
              <w:pStyle w:val="NormalTableText"/>
            </w:pPr>
            <w:r>
              <w:t>I have read and understand all the information provided on this eCoaching Log.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A00C9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0F96A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3FBDB92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67E01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0D9FB7" w14:textId="77777777" w:rsidR="00A97BB6" w:rsidRDefault="00A97BB6" w:rsidP="00A97BB6">
            <w:pPr>
              <w:pStyle w:val="NormalTableText"/>
            </w:pPr>
            <w:r>
              <w:t xml:space="preserve">By checking this box, I </w:t>
            </w:r>
            <w:r>
              <w:lastRenderedPageBreak/>
              <w:t>indicate that I have reviewed this appeal and have taken the appropriate actions.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B4E78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22FAC9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if log is OTA </w:t>
            </w:r>
            <w:r>
              <w:lastRenderedPageBreak/>
              <w:t>(OverTurned Appeal)</w:t>
            </w:r>
          </w:p>
        </w:tc>
      </w:tr>
      <w:tr w:rsidR="00A97BB6" w:rsidRPr="002912E0" w14:paraId="650C9AD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232EC2" w14:textId="77777777" w:rsidR="00A97BB6" w:rsidRDefault="00A97BB6" w:rsidP="00A97BB6">
            <w:pPr>
              <w:jc w:val="center"/>
            </w:pPr>
            <w:r>
              <w:lastRenderedPageBreak/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C57D3A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61EF1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1F0B97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</w:tc>
      </w:tr>
      <w:tr w:rsidR="00A97BB6" w:rsidRPr="002912E0" w14:paraId="0373B2D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9BFA40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DC372E" w14:textId="77777777" w:rsidR="00A97BB6" w:rsidRDefault="00A97BB6" w:rsidP="00A97BB6">
            <w:pPr>
              <w:pStyle w:val="NormalTableText"/>
            </w:pPr>
            <w:r>
              <w:t>Please select one of the comments below for the log: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3D8F9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BA7051" w14:textId="77777777" w:rsidR="00A97BB6" w:rsidRDefault="00A97BB6" w:rsidP="00A97BB6">
            <w:pPr>
              <w:pStyle w:val="NormalTableText"/>
              <w:jc w:val="center"/>
            </w:pPr>
            <w:r>
              <w:t>Display if user is the employee and acknowledges a DTT log</w:t>
            </w:r>
          </w:p>
        </w:tc>
      </w:tr>
      <w:tr w:rsidR="00A97BB6" w:rsidRPr="002912E0" w14:paraId="74E32CAE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9F91CF" w14:textId="77777777" w:rsidR="00A97BB6" w:rsidRDefault="00A97BB6" w:rsidP="00A97BB6">
            <w:pPr>
              <w:jc w:val="center"/>
            </w:pPr>
            <w:r>
              <w:t>Dropdown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A9672C" w14:textId="77777777" w:rsidR="00A97BB6" w:rsidRDefault="00A97BB6" w:rsidP="00A97BB6">
            <w:pPr>
              <w:pStyle w:val="NormalTableText"/>
            </w:pPr>
            <w:r w:rsidRPr="00A3580B">
              <w:t>ATT Updated - with Approved Absence</w:t>
            </w:r>
          </w:p>
          <w:p w14:paraId="39E7ECEF" w14:textId="77777777" w:rsidR="00A97BB6" w:rsidRDefault="00A97BB6" w:rsidP="00A97BB6">
            <w:pPr>
              <w:pStyle w:val="NormalTableText"/>
            </w:pPr>
          </w:p>
          <w:p w14:paraId="117960AC" w14:textId="77777777" w:rsidR="00A97BB6" w:rsidRDefault="00A97BB6" w:rsidP="00A97BB6">
            <w:pPr>
              <w:pStyle w:val="NormalTableText"/>
            </w:pPr>
            <w:r>
              <w:t>ATT Updated - with Unapproved Absence</w:t>
            </w:r>
          </w:p>
          <w:p w14:paraId="787E63C6" w14:textId="77777777" w:rsidR="00A97BB6" w:rsidRDefault="00A97BB6" w:rsidP="00A97BB6">
            <w:pPr>
              <w:pStyle w:val="NormalTableText"/>
            </w:pPr>
          </w:p>
          <w:p w14:paraId="23C69319" w14:textId="77777777" w:rsidR="00A97BB6" w:rsidRDefault="00A97BB6" w:rsidP="00A97BB6">
            <w:pPr>
              <w:pStyle w:val="NormalTableText"/>
            </w:pPr>
            <w:r>
              <w:t>ATT Not Updated - SWP notified that Empower is inaccurate</w:t>
            </w:r>
          </w:p>
          <w:p w14:paraId="1405FCC7" w14:textId="77777777" w:rsidR="00A97BB6" w:rsidRDefault="00A97BB6" w:rsidP="00A97BB6">
            <w:pPr>
              <w:pStyle w:val="NormalTableText"/>
            </w:pPr>
          </w:p>
          <w:p w14:paraId="44BF17D7" w14:textId="77777777" w:rsidR="00A97BB6" w:rsidRDefault="00A97BB6" w:rsidP="00A97BB6">
            <w:pPr>
              <w:pStyle w:val="NormalTableText"/>
            </w:pPr>
            <w:r>
              <w:t>ATT Not Updated and Empower will not be updated</w:t>
            </w:r>
          </w:p>
          <w:p w14:paraId="720259C3" w14:textId="77777777" w:rsidR="00A97BB6" w:rsidRDefault="00A97BB6" w:rsidP="00A97BB6">
            <w:pPr>
              <w:pStyle w:val="NormalTableText"/>
            </w:pPr>
          </w:p>
          <w:p w14:paraId="5F3A72B1" w14:textId="77777777" w:rsidR="00A97BB6" w:rsidRDefault="00A97BB6" w:rsidP="00A97BB6">
            <w:pPr>
              <w:pStyle w:val="NormalTableText"/>
            </w:pPr>
            <w:r>
              <w:t>ATT Not Updated - CSR Termed</w:t>
            </w:r>
          </w:p>
          <w:p w14:paraId="604EDD05" w14:textId="77777777" w:rsidR="00A97BB6" w:rsidRDefault="00A97BB6" w:rsidP="00A97BB6">
            <w:pPr>
              <w:pStyle w:val="NormalTableText"/>
            </w:pPr>
          </w:p>
          <w:p w14:paraId="4C81F829" w14:textId="77777777" w:rsidR="00A97BB6" w:rsidRDefault="00A97BB6" w:rsidP="00A97BB6">
            <w:pPr>
              <w:pStyle w:val="NormalTableText"/>
            </w:pPr>
            <w:r>
              <w:t>CSR on a Leave of Absence</w:t>
            </w:r>
          </w:p>
          <w:p w14:paraId="311A1396" w14:textId="77777777" w:rsidR="00A97BB6" w:rsidRDefault="00A97BB6" w:rsidP="00A97BB6">
            <w:pPr>
              <w:pStyle w:val="NormalTableText"/>
            </w:pPr>
          </w:p>
          <w:p w14:paraId="506E4166" w14:textId="77777777" w:rsidR="00A97BB6" w:rsidRDefault="00A97BB6" w:rsidP="00A97BB6">
            <w:pPr>
              <w:pStyle w:val="NormalTableText"/>
            </w:pPr>
            <w:r>
              <w:t>Absence is pending HR approval (LOA or WPA)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CFD314" w14:textId="77777777" w:rsidR="00A97BB6" w:rsidRPr="002912E0" w:rsidRDefault="00A97BB6" w:rsidP="00A97BB6">
            <w:pPr>
              <w:pStyle w:val="NormalTableText"/>
              <w:jc w:val="center"/>
            </w:pPr>
            <w:r>
              <w:t>Reasons_By_ReportCode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E164C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0E27932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3616FB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1C7A1F" w14:textId="77777777" w:rsidR="00A97BB6" w:rsidRPr="002912E0" w:rsidRDefault="00A97BB6" w:rsidP="00A97BB6">
            <w:pPr>
              <w:pStyle w:val="NormalTableText"/>
            </w:pPr>
            <w:r>
              <w:t>Provide any comments or feedback below: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85B00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BFFD25" w14:textId="77777777" w:rsidR="00A97BB6" w:rsidRDefault="00A97BB6" w:rsidP="00A97BB6">
            <w:pPr>
              <w:pStyle w:val="NormalTableText"/>
              <w:jc w:val="center"/>
            </w:pPr>
            <w:r>
              <w:t>Display if user is the employee and acknowledges a non DTT log.</w:t>
            </w:r>
          </w:p>
          <w:p w14:paraId="265F8282" w14:textId="77777777" w:rsidR="00A97BB6" w:rsidRDefault="00A97BB6" w:rsidP="00A97BB6">
            <w:pPr>
              <w:pStyle w:val="NormalTableText"/>
              <w:jc w:val="center"/>
            </w:pPr>
          </w:p>
          <w:p w14:paraId="391E77B0" w14:textId="77777777" w:rsidR="00A97BB6" w:rsidRPr="002912E0" w:rsidRDefault="00A97BB6" w:rsidP="00A97BB6">
            <w:pPr>
              <w:pStyle w:val="NormalTableText"/>
              <w:jc w:val="center"/>
            </w:pPr>
            <w:r>
              <w:t>Maximum 3000</w:t>
            </w:r>
          </w:p>
        </w:tc>
      </w:tr>
      <w:tr w:rsidR="00A97BB6" w:rsidRPr="002912E0" w14:paraId="7297A0DD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506055" w14:textId="77777777" w:rsidR="00A97BB6" w:rsidRPr="002912E0" w:rsidRDefault="00A97BB6" w:rsidP="00A97BB6">
            <w:pPr>
              <w:jc w:val="center"/>
            </w:pPr>
            <w:r>
              <w:t>Input 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8C8FAC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70777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A358F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B105DDC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032889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36E484" w14:textId="77777777" w:rsidR="00A97BB6" w:rsidRPr="002912E0" w:rsidRDefault="00A97BB6" w:rsidP="00A97BB6">
            <w:pPr>
              <w:pStyle w:val="NormalTableText"/>
            </w:pPr>
            <w:r>
              <w:t>Provide the details from the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E96023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1A03CC" w14:textId="77777777" w:rsidR="00A97BB6" w:rsidRPr="002912E0" w:rsidRDefault="00A97BB6" w:rsidP="00A97BB6">
            <w:pPr>
              <w:pStyle w:val="NormalTableText"/>
              <w:jc w:val="center"/>
            </w:pPr>
            <w:r>
              <w:t xml:space="preserve">Display if OTA (OverTurned Appeal) log. </w:t>
            </w:r>
          </w:p>
        </w:tc>
      </w:tr>
      <w:tr w:rsidR="00A97BB6" w:rsidRPr="002912E0" w14:paraId="4508DD6C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ED95F7" w14:textId="77777777" w:rsidR="00A97BB6" w:rsidRDefault="00A97BB6" w:rsidP="00A97BB6">
            <w:pPr>
              <w:jc w:val="center"/>
            </w:pPr>
            <w:r>
              <w:t>Input 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9F1BCB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FA065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D268B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053B77D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234C02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279F0C" w14:textId="77777777" w:rsidR="00A97BB6" w:rsidRPr="002912E0" w:rsidRDefault="00A97BB6" w:rsidP="00A97BB6">
            <w:pPr>
              <w:pStyle w:val="NormalTableText"/>
            </w:pPr>
            <w:r>
              <w:t>Provide as much detail as possible.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0D83A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805BE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FBC1A1F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B32454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859657" w14:textId="77777777" w:rsidR="00A97BB6" w:rsidRPr="002912E0" w:rsidRDefault="00A97BB6" w:rsidP="00A97BB6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E549B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48ED15" w14:textId="77777777" w:rsidR="00A97BB6" w:rsidRPr="002912E0" w:rsidRDefault="00A97BB6" w:rsidP="00A97BB6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A97BB6" w:rsidRPr="002912E0" w14:paraId="62D07C0A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42C26C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2974B0" w14:textId="77777777" w:rsidR="00A97BB6" w:rsidRDefault="00A97BB6" w:rsidP="00A97BB6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6E5A6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8F12C9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7441390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73336F5C" w14:textId="77777777" w:rsidR="00A97BB6" w:rsidRPr="002912E0" w:rsidRDefault="00A97BB6" w:rsidP="00A97BB6">
            <w:pPr>
              <w:pStyle w:val="NormalTableText"/>
            </w:pPr>
            <w:r>
              <w:rPr>
                <w:b/>
                <w:i/>
                <w:sz w:val="18"/>
                <w:szCs w:val="18"/>
              </w:rPr>
              <w:t>End – Acknowledge Pending</w:t>
            </w:r>
            <w:r w:rsidRPr="00920750">
              <w:rPr>
                <w:b/>
                <w:i/>
                <w:sz w:val="18"/>
                <w:szCs w:val="18"/>
              </w:rPr>
              <w:t xml:space="preserve">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F8ED978" w14:textId="77777777" w:rsidTr="002C60C0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29AF2799" w14:textId="77777777" w:rsidR="00A97BB6" w:rsidRPr="00920750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 xml:space="preserve">Start - </w:t>
            </w:r>
            <w:r w:rsidRPr="00920750">
              <w:rPr>
                <w:b/>
                <w:i/>
                <w:sz w:val="18"/>
                <w:szCs w:val="18"/>
              </w:rPr>
              <w:t xml:space="preserve">Review Pending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31CAB25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39B5F8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06E214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1C0430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D986FF" w14:textId="77777777" w:rsidR="00A97BB6" w:rsidRPr="002912E0" w:rsidRDefault="00A97BB6" w:rsidP="00A97BB6">
            <w:pPr>
              <w:pStyle w:val="NormalTableText"/>
              <w:jc w:val="center"/>
            </w:pPr>
            <w:r>
              <w:t>Instruction text, see section “8. Instruction Text” for details.</w:t>
            </w:r>
          </w:p>
        </w:tc>
      </w:tr>
      <w:tr w:rsidR="00A97BB6" w:rsidRPr="002912E0" w14:paraId="32FCDFFB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DE815B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1574E0" w14:textId="77777777" w:rsidR="00A97BB6" w:rsidRPr="002912E0" w:rsidRDefault="00A97BB6" w:rsidP="00A97BB6">
            <w:pPr>
              <w:pStyle w:val="NormalTableText"/>
            </w:pPr>
            <w:r>
              <w:t>LogId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316FB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98B8F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3FB3237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296A84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E804A0" w14:textId="77777777" w:rsidR="00A97BB6" w:rsidRPr="002912E0" w:rsidRDefault="00A97BB6" w:rsidP="00A97BB6">
            <w:pPr>
              <w:pStyle w:val="NormalTableText"/>
            </w:pPr>
            <w:r>
              <w:t>FormName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062A3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8E73B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EDA2331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C23AED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5B72DC" w14:textId="77777777" w:rsidR="00A97BB6" w:rsidRPr="002912E0" w:rsidRDefault="00A97BB6" w:rsidP="00A97BB6">
            <w:pPr>
              <w:pStyle w:val="NormalTableText"/>
            </w:pPr>
            <w:r>
              <w:t>ModuleName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5236D0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0DC20C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92E4CE2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851108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EB07B2" w14:textId="77777777" w:rsidR="00A97BB6" w:rsidRPr="002912E0" w:rsidRDefault="00A97BB6" w:rsidP="00A97BB6">
            <w:pPr>
              <w:pStyle w:val="NormalTableText"/>
            </w:pPr>
            <w:r>
              <w:t>StatusId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92FC73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EB97E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13F7061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485224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841954" w14:textId="77777777" w:rsidR="00A97BB6" w:rsidRPr="002912E0" w:rsidRDefault="00A97BB6" w:rsidP="00A97BB6">
            <w:pPr>
              <w:pStyle w:val="NormalTableText"/>
            </w:pPr>
            <w:r>
              <w:t>SupervisorEmail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CC74D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5AC622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5E597DC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C701C4" w14:textId="77777777" w:rsidR="00A97BB6" w:rsidRPr="002912E0" w:rsidRDefault="00A97BB6" w:rsidP="00A97BB6">
            <w:pPr>
              <w:jc w:val="center"/>
            </w:pPr>
            <w:r>
              <w:lastRenderedPageBreak/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9BB5D1" w14:textId="77777777" w:rsidR="00A97BB6" w:rsidRPr="002912E0" w:rsidRDefault="00A97BB6" w:rsidP="00A97BB6">
            <w:pPr>
              <w:pStyle w:val="NormalTableText"/>
            </w:pPr>
            <w:r>
              <w:t>ManagerEmail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9ABED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97DC27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9990659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FFCF01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B52B68" w14:textId="77777777" w:rsidR="00A97BB6" w:rsidRPr="002912E0" w:rsidRDefault="00A97BB6" w:rsidP="00A97BB6">
            <w:pPr>
              <w:pStyle w:val="NormalTableText"/>
            </w:pPr>
            <w:r>
              <w:t>SupervisorEmpId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4F310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18203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C1A405F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953D6D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62682C" w14:textId="77777777" w:rsidR="00A97BB6" w:rsidRPr="002912E0" w:rsidRDefault="00A97BB6" w:rsidP="00A97BB6">
            <w:pPr>
              <w:pStyle w:val="NormalTableText"/>
            </w:pPr>
            <w:r>
              <w:t>ManagerEmpId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433734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A989D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FA76467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243D9F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5CF70C" w14:textId="77777777" w:rsidR="00A97BB6" w:rsidRPr="002912E0" w:rsidRDefault="00A97BB6" w:rsidP="00A97BB6">
            <w:pPr>
              <w:pStyle w:val="NormalTableText"/>
            </w:pPr>
            <w:r>
              <w:t>IsRegularPendingForm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7E4B9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27D872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78AE411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3C3BF33" w14:textId="77777777" w:rsidR="00A97BB6" w:rsidRDefault="00A97BB6" w:rsidP="00A97BB6">
            <w:pPr>
              <w:pStyle w:val="NormalTableText"/>
            </w:pPr>
            <w:r>
              <w:t>If follow up is required:</w:t>
            </w:r>
          </w:p>
        </w:tc>
      </w:tr>
      <w:tr w:rsidR="00A97BB6" w:rsidRPr="002912E0" w14:paraId="60B509BC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5C202A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4AC9BE" w14:textId="77777777" w:rsidR="00A97BB6" w:rsidRDefault="00A97BB6" w:rsidP="00A97BB6">
            <w:pPr>
              <w:pStyle w:val="NormalTableText"/>
            </w:pPr>
            <w:r>
              <w:t>Employee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2A59BC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C167B9" w14:textId="77777777" w:rsidR="00A97BB6" w:rsidRDefault="00A97BB6" w:rsidP="00A97BB6">
            <w:pPr>
              <w:pStyle w:val="NormalTableText"/>
              <w:jc w:val="center"/>
            </w:pPr>
            <w:r>
              <w:t>Display if the log is “Pending Follow-up”</w:t>
            </w:r>
          </w:p>
        </w:tc>
      </w:tr>
      <w:tr w:rsidR="00A97BB6" w:rsidRPr="002912E0" w14:paraId="52BC1865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434FDC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5B673D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947178" w14:textId="77777777" w:rsidR="00A97BB6" w:rsidRDefault="00A97BB6" w:rsidP="00A97BB6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D1C80F" w14:textId="77777777" w:rsidR="00A97BB6" w:rsidRDefault="00A97BB6" w:rsidP="00A97BB6">
            <w:pPr>
              <w:pStyle w:val="NormalTableText"/>
              <w:jc w:val="center"/>
            </w:pPr>
            <w:r>
              <w:t>Display if the log is “Pending Follow-up”</w:t>
            </w:r>
          </w:p>
          <w:p w14:paraId="25F4BB85" w14:textId="77777777" w:rsidR="00A97BB6" w:rsidRDefault="00A97BB6" w:rsidP="00A97BB6">
            <w:pPr>
              <w:pStyle w:val="NormalTableText"/>
              <w:jc w:val="center"/>
            </w:pPr>
          </w:p>
          <w:p w14:paraId="38CAAF83" w14:textId="77777777" w:rsidR="00A97BB6" w:rsidRDefault="00A97BB6" w:rsidP="00A97BB6">
            <w:pPr>
              <w:pStyle w:val="NormalTableText"/>
              <w:jc w:val="center"/>
            </w:pPr>
            <w:r>
              <w:t>Display employee name and the date time when the employee reviewed the log</w:t>
            </w:r>
          </w:p>
        </w:tc>
      </w:tr>
      <w:tr w:rsidR="00A97BB6" w:rsidRPr="002912E0" w14:paraId="24D7A588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00B26F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CA1AB3" w14:textId="77777777" w:rsidR="00A97BB6" w:rsidRDefault="00A97BB6" w:rsidP="00A97BB6">
            <w:pPr>
              <w:pStyle w:val="NormalTableText"/>
            </w:pPr>
            <w:r>
              <w:t>Employee Comments/Feedback: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6F1EB8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FA3C95" w14:textId="77777777" w:rsidR="00A97BB6" w:rsidRDefault="00A97BB6" w:rsidP="00A97BB6">
            <w:pPr>
              <w:pStyle w:val="NormalTableText"/>
              <w:jc w:val="center"/>
            </w:pPr>
            <w:r>
              <w:t>Display if the log is “Pending Follow-up”</w:t>
            </w:r>
          </w:p>
          <w:p w14:paraId="69F2DB65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9069E20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F62533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FE0AB8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EDEB9E" w14:textId="77777777" w:rsidR="00A97BB6" w:rsidRDefault="00A97BB6" w:rsidP="00A97BB6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74DDC5" w14:textId="77777777" w:rsidR="00A97BB6" w:rsidRDefault="00A97BB6" w:rsidP="00A97BB6">
            <w:pPr>
              <w:pStyle w:val="NormalTableText"/>
              <w:jc w:val="center"/>
            </w:pPr>
            <w:r>
              <w:t>Display if the log is “Pending Follow-up”</w:t>
            </w:r>
          </w:p>
          <w:p w14:paraId="446CB27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E2B6EF8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ECFBE1" w14:textId="77777777" w:rsidR="00A97BB6" w:rsidRDefault="00A97BB6" w:rsidP="00A97BB6">
            <w:pPr>
              <w:jc w:val="center"/>
            </w:pPr>
            <w:r>
              <w:t>Label +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87C0CD" w14:textId="77777777" w:rsidR="00A97BB6" w:rsidRDefault="00A97BB6" w:rsidP="00A97BB6">
            <w:pPr>
              <w:pStyle w:val="NormalTableText"/>
            </w:pPr>
            <w:r>
              <w:t>Follow-up required on [follow-up due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FC5F0D" w14:textId="77777777" w:rsidR="00A97BB6" w:rsidRPr="002912E0" w:rsidRDefault="00A97BB6" w:rsidP="00A97BB6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D742D3" w14:textId="77777777" w:rsidR="00A97BB6" w:rsidRDefault="00A97BB6" w:rsidP="00A97BB6">
            <w:pPr>
              <w:pStyle w:val="NormalTableText"/>
              <w:jc w:val="center"/>
            </w:pPr>
            <w:r>
              <w:t>Display if follow-up has not happened yet.</w:t>
            </w:r>
          </w:p>
        </w:tc>
      </w:tr>
      <w:tr w:rsidR="00A97BB6" w:rsidRPr="002912E0" w14:paraId="4BD38341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4D0387" w14:textId="77777777" w:rsidR="00A97BB6" w:rsidRDefault="00A97BB6" w:rsidP="00A97BB6">
            <w:pPr>
              <w:jc w:val="center"/>
            </w:pPr>
            <w:r>
              <w:t>Label +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8D0705" w14:textId="77777777" w:rsidR="00A97BB6" w:rsidRPr="002912E0" w:rsidRDefault="00A97BB6" w:rsidP="00A97BB6">
            <w:pPr>
              <w:pStyle w:val="NormalTableText"/>
            </w:pPr>
            <w:r>
              <w:t>Follow-up occurred on [follow-up actual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530E68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5C591D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3CE26907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F26AA" w14:textId="77777777" w:rsidR="00A97BB6" w:rsidRDefault="00A97BB6" w:rsidP="00A97BB6">
            <w:pPr>
              <w:jc w:val="center"/>
            </w:pPr>
            <w:r>
              <w:t>L:abel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5AF743" w14:textId="77777777" w:rsidR="00A97BB6" w:rsidRPr="002912E0" w:rsidRDefault="00A97BB6" w:rsidP="00A97BB6">
            <w:pPr>
              <w:pStyle w:val="NormalTableText"/>
            </w:pPr>
            <w:r>
              <w:t>Follow-up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CCA552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EF2EC7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5CC94BC6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E3F820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B2C183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B688EC" w14:textId="77777777" w:rsidR="00A97BB6" w:rsidRDefault="00A97BB6" w:rsidP="00A97BB6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AF8067" w14:textId="77777777" w:rsidR="00A97BB6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  <w:p w14:paraId="54DDD1DF" w14:textId="77777777" w:rsidR="00A97BB6" w:rsidRPr="002912E0" w:rsidRDefault="00A97BB6" w:rsidP="00A97BB6">
            <w:pPr>
              <w:pStyle w:val="NormalTableText"/>
              <w:jc w:val="center"/>
            </w:pPr>
            <w:r>
              <w:t>Notes from Supervisor Follow-up</w:t>
            </w:r>
          </w:p>
        </w:tc>
      </w:tr>
      <w:tr w:rsidR="00A97BB6" w:rsidRPr="002912E0" w14:paraId="570341AE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6CDD1F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6BC135" w14:textId="77777777" w:rsidR="00A97BB6" w:rsidRPr="002912E0" w:rsidRDefault="00A97BB6" w:rsidP="00A97BB6">
            <w:pPr>
              <w:pStyle w:val="NormalTableText"/>
            </w:pPr>
            <w:r>
              <w:t>Supervisor follow-up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DFEB0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47CD58" w14:textId="77777777" w:rsidR="00A97BB6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  <w:p w14:paraId="1A9DA175" w14:textId="77777777" w:rsidR="00A97BB6" w:rsidRDefault="00A97BB6" w:rsidP="00A97BB6">
            <w:pPr>
              <w:pStyle w:val="NormalTableText"/>
              <w:jc w:val="center"/>
            </w:pPr>
          </w:p>
          <w:p w14:paraId="2C47BBFA" w14:textId="77777777" w:rsidR="00A97BB6" w:rsidRPr="002912E0" w:rsidRDefault="00A97BB6" w:rsidP="00A97BB6">
            <w:pPr>
              <w:pStyle w:val="NormalTableText"/>
              <w:jc w:val="center"/>
            </w:pPr>
            <w:r>
              <w:t>Supervisor Name and Followup Timestamp</w:t>
            </w:r>
          </w:p>
        </w:tc>
      </w:tr>
      <w:tr w:rsidR="00A97BB6" w:rsidRPr="002912E0" w14:paraId="1EC7EECF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FBA493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E5789C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50F760" w14:textId="77777777" w:rsidR="00A97BB6" w:rsidRDefault="00A97BB6" w:rsidP="00A97BB6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2EFDB5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5B3CF579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213DCF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4D1A65" w14:textId="77777777" w:rsidR="00A97BB6" w:rsidRDefault="00A97BB6" w:rsidP="00A97BB6">
            <w:pPr>
              <w:pStyle w:val="NormalTableText"/>
            </w:pPr>
            <w:r>
              <w:t>Your will be able to enter follow-up date/notes on the follow-up day or after.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FA799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1895F0" w14:textId="77777777" w:rsidR="00A97BB6" w:rsidRDefault="00A97BB6" w:rsidP="00A97BB6">
            <w:pPr>
              <w:pStyle w:val="NormalTableText"/>
              <w:jc w:val="center"/>
            </w:pPr>
            <w:r>
              <w:t>Display if today is before follow-up due date and User is the Supervisor</w:t>
            </w:r>
          </w:p>
        </w:tc>
      </w:tr>
      <w:tr w:rsidR="00A97BB6" w:rsidRPr="002912E0" w14:paraId="60ACEEEC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A20244" w14:textId="77777777" w:rsidR="00A97BB6" w:rsidRDefault="00A97BB6" w:rsidP="00A97BB6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3DC656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EED71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BD6A89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8EAB34C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56B5D0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89E3D9" w14:textId="77777777" w:rsidR="00A97BB6" w:rsidRDefault="00A97BB6" w:rsidP="00A97BB6">
            <w:pPr>
              <w:pStyle w:val="NormalTableText"/>
            </w:pPr>
            <w:r>
              <w:t>Enter the date of follow-up coaching: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F6DC44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6CEDC6" w14:textId="77777777" w:rsidR="00A97BB6" w:rsidRDefault="00A97BB6" w:rsidP="00A97BB6">
            <w:pPr>
              <w:pStyle w:val="NormalTableText"/>
              <w:jc w:val="center"/>
            </w:pPr>
            <w:r>
              <w:t>Display if Pending Follow-up and User is the Supervisor</w:t>
            </w:r>
          </w:p>
        </w:tc>
      </w:tr>
      <w:tr w:rsidR="00A97BB6" w:rsidRPr="002912E0" w14:paraId="40BB7D63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ED59CE" w14:textId="77777777" w:rsidR="00A97BB6" w:rsidRDefault="00A97BB6" w:rsidP="00A97BB6">
            <w:pPr>
              <w:jc w:val="center"/>
            </w:pPr>
            <w:r>
              <w:t xml:space="preserve">Textbox + Calendar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9AFC98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D9150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07B3A2" w14:textId="77777777" w:rsidR="00A97BB6" w:rsidRDefault="00A97BB6" w:rsidP="00A97BB6">
            <w:pPr>
              <w:pStyle w:val="NormalTableText"/>
              <w:jc w:val="center"/>
            </w:pPr>
            <w:r>
              <w:t>Display if User is the Supervisor;</w:t>
            </w:r>
          </w:p>
          <w:p w14:paraId="678339D2" w14:textId="77777777" w:rsidR="00A97BB6" w:rsidRDefault="00A97BB6" w:rsidP="00A97BB6">
            <w:pPr>
              <w:pStyle w:val="NormalTableText"/>
              <w:jc w:val="center"/>
            </w:pPr>
          </w:p>
          <w:p w14:paraId="304E23AD" w14:textId="77777777" w:rsidR="00A97BB6" w:rsidRDefault="00A97BB6" w:rsidP="00A97BB6">
            <w:pPr>
              <w:pStyle w:val="NormalTableText"/>
              <w:jc w:val="center"/>
            </w:pPr>
            <w:r>
              <w:t>Disabled if today is before follow-up due date</w:t>
            </w:r>
          </w:p>
        </w:tc>
      </w:tr>
      <w:tr w:rsidR="00A97BB6" w:rsidRPr="002912E0" w14:paraId="6589EF34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C61B20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0B8480" w14:textId="77777777" w:rsidR="00A97BB6" w:rsidRDefault="00A97BB6" w:rsidP="00A97BB6">
            <w:pPr>
              <w:pStyle w:val="NormalTableText"/>
            </w:pPr>
            <w:r>
              <w:t>Provide the details from the follow-up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E6EF4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773DC7" w14:textId="77777777" w:rsidR="00A97BB6" w:rsidRDefault="00A97BB6" w:rsidP="00A97BB6">
            <w:pPr>
              <w:pStyle w:val="NormalTableText"/>
              <w:jc w:val="center"/>
            </w:pPr>
            <w:r>
              <w:t>If Pending Follow-up and User is the Supervisor</w:t>
            </w:r>
          </w:p>
        </w:tc>
      </w:tr>
      <w:tr w:rsidR="00A97BB6" w:rsidRPr="002912E0" w14:paraId="49F40FF4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AA9E04" w14:textId="77777777" w:rsidR="00A97BB6" w:rsidRDefault="00A97BB6" w:rsidP="00A97BB6">
            <w:pPr>
              <w:jc w:val="center"/>
            </w:pPr>
            <w:r>
              <w:t>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7CF085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23FBE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83A1BC" w14:textId="77777777" w:rsidR="00A97BB6" w:rsidRDefault="00A97BB6" w:rsidP="00A97BB6">
            <w:pPr>
              <w:pStyle w:val="NormalTableText"/>
              <w:jc w:val="center"/>
            </w:pPr>
            <w:r>
              <w:t>Display if User is the Supervisor;</w:t>
            </w:r>
          </w:p>
          <w:p w14:paraId="6EE09AD0" w14:textId="77777777" w:rsidR="00A97BB6" w:rsidRDefault="00A97BB6" w:rsidP="00A97BB6">
            <w:pPr>
              <w:pStyle w:val="NormalTableText"/>
              <w:jc w:val="center"/>
            </w:pPr>
          </w:p>
          <w:p w14:paraId="399FFE85" w14:textId="77777777" w:rsidR="00A97BB6" w:rsidRDefault="00A97BB6" w:rsidP="00A97BB6">
            <w:pPr>
              <w:pStyle w:val="NormalTableText"/>
              <w:jc w:val="center"/>
            </w:pPr>
            <w:r>
              <w:t xml:space="preserve">Disabled if today is before follow-up due date </w:t>
            </w:r>
          </w:p>
        </w:tc>
      </w:tr>
      <w:tr w:rsidR="00A97BB6" w:rsidRPr="002912E0" w14:paraId="43591FA8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14E31A" w14:textId="77777777" w:rsidR="00A97BB6" w:rsidRDefault="00A97BB6" w:rsidP="00A97BB6">
            <w:pPr>
              <w:pStyle w:val="NormalTableText"/>
            </w:pPr>
            <w:r>
              <w:t>End – if follow up is required</w:t>
            </w:r>
          </w:p>
        </w:tc>
      </w:tr>
      <w:tr w:rsidR="00A97BB6" w:rsidRPr="002912E0" w14:paraId="40CBE4D8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20473F" w14:textId="77777777" w:rsidR="00A97BB6" w:rsidRPr="002912E0" w:rsidRDefault="00A97BB6" w:rsidP="00A97BB6">
            <w:pPr>
              <w:jc w:val="center"/>
            </w:pPr>
            <w:r>
              <w:lastRenderedPageBreak/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5A2635" w14:textId="77777777" w:rsidR="00A97BB6" w:rsidRPr="002912E0" w:rsidRDefault="00A97BB6" w:rsidP="00A97BB6">
            <w:pPr>
              <w:pStyle w:val="NormalTableText"/>
            </w:pPr>
            <w:r>
              <w:t>Enter the date of coaching: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78B5CB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E2EDDB" w14:textId="77777777" w:rsidR="00A97BB6" w:rsidRPr="002912E0" w:rsidRDefault="00A97BB6" w:rsidP="00A97BB6">
            <w:pPr>
              <w:pStyle w:val="NormalTableText"/>
              <w:jc w:val="center"/>
            </w:pPr>
            <w:r>
              <w:t>If status is NOT Pending Follow-up</w:t>
            </w:r>
          </w:p>
        </w:tc>
      </w:tr>
      <w:tr w:rsidR="00A97BB6" w:rsidRPr="002912E0" w14:paraId="0AC63F7B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16F6BA" w14:textId="77777777" w:rsidR="00A97BB6" w:rsidRPr="002912E0" w:rsidRDefault="00A97BB6" w:rsidP="00A97BB6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04299E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BD696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80F6C0" w14:textId="77777777" w:rsidR="00A97BB6" w:rsidRDefault="00A97BB6" w:rsidP="00A97BB6">
            <w:pPr>
              <w:pStyle w:val="NormalTableText"/>
              <w:jc w:val="center"/>
            </w:pPr>
            <w:r>
              <w:t>If status is NOT Pending Follow-up</w:t>
            </w:r>
          </w:p>
          <w:p w14:paraId="5686D9EC" w14:textId="77777777" w:rsidR="00A97BB6" w:rsidRDefault="00A97BB6" w:rsidP="00A97BB6">
            <w:pPr>
              <w:pStyle w:val="NormalTableText"/>
              <w:jc w:val="center"/>
            </w:pPr>
          </w:p>
          <w:p w14:paraId="0E631917" w14:textId="77777777" w:rsidR="00A97BB6" w:rsidRPr="002912E0" w:rsidRDefault="00A97BB6" w:rsidP="00A97BB6">
            <w:pPr>
              <w:pStyle w:val="NormalTableText"/>
              <w:jc w:val="center"/>
            </w:pPr>
            <w:r>
              <w:t>Must be a valid past or current date.</w:t>
            </w:r>
          </w:p>
        </w:tc>
      </w:tr>
      <w:tr w:rsidR="00A97BB6" w:rsidRPr="002912E0" w14:paraId="72E57649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7E0708" w14:textId="77777777" w:rsidR="00A97BB6" w:rsidRPr="002912E0" w:rsidRDefault="00A97BB6" w:rsidP="00A97BB6">
            <w:pPr>
              <w:jc w:val="center"/>
            </w:pPr>
            <w:r>
              <w:t>Icon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E0A455" w14:textId="77777777" w:rsidR="00A97BB6" w:rsidRPr="002912E0" w:rsidRDefault="00A97BB6" w:rsidP="00A97BB6">
            <w:pPr>
              <w:pStyle w:val="NormalTableText"/>
            </w:pPr>
            <w:r>
              <w:t>Glyphicon-calendar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0D366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ED125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CF1EA9B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F7B0D3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47747B" w14:textId="77777777" w:rsidR="00A97BB6" w:rsidRPr="002912E0" w:rsidRDefault="00A97BB6" w:rsidP="00A97BB6">
            <w:pPr>
              <w:pStyle w:val="NormalTableText"/>
            </w:pPr>
            <w:r>
              <w:t>Provide the details from the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4C66C0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0ECC4F" w14:textId="77777777" w:rsidR="00A97BB6" w:rsidRDefault="00A97BB6" w:rsidP="00A97BB6">
            <w:pPr>
              <w:pStyle w:val="NormalTableText"/>
              <w:jc w:val="center"/>
            </w:pPr>
            <w:r>
              <w:t>If status is NOT Pending Follow-up</w:t>
            </w:r>
          </w:p>
          <w:p w14:paraId="6CC0D68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B6AA467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C20AC3" w14:textId="77777777" w:rsidR="00A97BB6" w:rsidRPr="002912E0" w:rsidRDefault="00A97BB6" w:rsidP="00A97BB6">
            <w:pPr>
              <w:jc w:val="center"/>
            </w:pPr>
            <w:r>
              <w:t>Input 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239522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1D1F5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47BB85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  <w:p w14:paraId="24F1CDA3" w14:textId="77777777" w:rsidR="00A97BB6" w:rsidRPr="002912E0" w:rsidRDefault="00A97BB6" w:rsidP="00A97BB6">
            <w:pPr>
              <w:pStyle w:val="NormalTableText"/>
              <w:jc w:val="center"/>
            </w:pPr>
            <w:r>
              <w:t>Maximum 3000</w:t>
            </w:r>
          </w:p>
        </w:tc>
      </w:tr>
      <w:tr w:rsidR="00A97BB6" w:rsidRPr="002912E0" w14:paraId="61EA5395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31FA7A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630C4A" w14:textId="77777777" w:rsidR="00A97BB6" w:rsidRPr="002912E0" w:rsidRDefault="00A97BB6" w:rsidP="00A97BB6">
            <w:pPr>
              <w:pStyle w:val="NormalTableText"/>
            </w:pPr>
            <w:r>
              <w:t>Provide as much detail as possible.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DB310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F396B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FA32D0F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955843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67FA12" w14:textId="77777777" w:rsidR="00A97BB6" w:rsidRPr="002912E0" w:rsidRDefault="00A97BB6" w:rsidP="00A97BB6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F18EE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052D30" w14:textId="77777777" w:rsidR="00A97BB6" w:rsidRPr="002912E0" w:rsidRDefault="00A97BB6" w:rsidP="00A97BB6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A97BB6" w:rsidRPr="002912E0" w14:paraId="1991C8FD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0448C8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68DA33" w14:textId="77777777" w:rsidR="00A97BB6" w:rsidRDefault="00A97BB6" w:rsidP="00A97BB6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87C38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65CDB7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D2CAA26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8D84DC8" w14:textId="77777777" w:rsidR="00A97BB6" w:rsidRPr="002912E0" w:rsidRDefault="00A97BB6" w:rsidP="00A97BB6">
            <w:pPr>
              <w:pStyle w:val="NormalTableText"/>
            </w:pPr>
            <w:r>
              <w:rPr>
                <w:b/>
                <w:i/>
                <w:sz w:val="18"/>
                <w:szCs w:val="18"/>
              </w:rPr>
              <w:t xml:space="preserve">End - </w:t>
            </w:r>
            <w:r w:rsidRPr="00920750">
              <w:rPr>
                <w:b/>
                <w:i/>
                <w:sz w:val="18"/>
                <w:szCs w:val="18"/>
              </w:rPr>
              <w:t xml:space="preserve">Review Pending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E980552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6588725B" w14:textId="77777777" w:rsidR="00A97BB6" w:rsidRPr="002557FC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 w:rsidRPr="002557FC">
              <w:rPr>
                <w:b/>
                <w:i/>
                <w:sz w:val="18"/>
                <w:szCs w:val="18"/>
              </w:rPr>
              <w:t xml:space="preserve">Start – Research Pending Form </w:t>
            </w:r>
          </w:p>
        </w:tc>
      </w:tr>
      <w:tr w:rsidR="00A97BB6" w:rsidRPr="002912E0" w14:paraId="060FBBF4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10E2B8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D69512" w14:textId="77777777" w:rsidR="00A97BB6" w:rsidRPr="002912E0" w:rsidRDefault="00A97BB6" w:rsidP="00A97BB6">
            <w:pPr>
              <w:pStyle w:val="NormalTableText"/>
            </w:pPr>
            <w:r>
              <w:t>IsResearchPendingForm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21A06B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13EA49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71C79AA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AA336B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83570E" w14:textId="77777777" w:rsidR="00A97BB6" w:rsidRPr="002912E0" w:rsidRDefault="00A97BB6" w:rsidP="00A97BB6">
            <w:pPr>
              <w:pStyle w:val="NormalTableText"/>
            </w:pPr>
            <w:r>
              <w:t>LogId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AF7CF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5AEC0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B463FD9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745B67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E366CA" w14:textId="77777777" w:rsidR="00A97BB6" w:rsidRDefault="00A97BB6" w:rsidP="00A97BB6">
            <w:pPr>
              <w:pStyle w:val="NormalTableText"/>
            </w:pPr>
            <w:r>
              <w:t>You are receiving this eCL record because an Employee on your team was identified in an Outlier Management Report (OMR). Please research this item in accordance with the latest</w:t>
            </w:r>
            <w:r>
              <w:tab/>
              <w:t xml:space="preserve"> </w:t>
            </w:r>
            <w:r w:rsidRPr="00301186">
              <w:rPr>
                <w:color w:val="0070C0"/>
              </w:rPr>
              <w:t xml:space="preserve">Contact Center Operations 46.0 Outlier Management Report(OMR): Outlier Research Process SOP </w:t>
            </w:r>
            <w:r>
              <w:t>and provide the details in the record below.";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EB548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17D17B" w14:textId="77777777" w:rsidR="00A97BB6" w:rsidRDefault="00A97BB6" w:rsidP="00A97BB6">
            <w:pPr>
              <w:pStyle w:val="NormalTableText"/>
            </w:pPr>
            <w:r>
              <w:rPr>
                <w:color w:val="0070C0"/>
              </w:rPr>
              <w:t>“</w:t>
            </w:r>
            <w:r w:rsidRPr="00301186">
              <w:rPr>
                <w:color w:val="0070C0"/>
              </w:rPr>
              <w:t>Contact Center Operations 46.0 Outlier Management Report(OMR): Outlier Research Process SOP</w:t>
            </w:r>
            <w:r>
              <w:rPr>
                <w:color w:val="0070C0"/>
              </w:rPr>
              <w:t>” will be the following hyperlink:</w:t>
            </w:r>
          </w:p>
          <w:p w14:paraId="69CC4C4C" w14:textId="77777777" w:rsidR="00A97BB6" w:rsidRDefault="00A97BB6" w:rsidP="00A97BB6">
            <w:pPr>
              <w:pStyle w:val="NormalTableText"/>
            </w:pPr>
          </w:p>
          <w:p w14:paraId="5D980009" w14:textId="77777777" w:rsidR="00A97BB6" w:rsidRPr="002912E0" w:rsidRDefault="00A97BB6" w:rsidP="00A97BB6">
            <w:pPr>
              <w:pStyle w:val="NormalTableText"/>
            </w:pPr>
            <w:r w:rsidRPr="00C23C8B">
              <w:t>https://maximus365.sharepoint.com/sites/CCO/Resources/SOP/Contact%20Center%20Operations/Forms/AllItems.aspx</w:t>
            </w:r>
          </w:p>
        </w:tc>
      </w:tr>
      <w:tr w:rsidR="00A97BB6" w:rsidRPr="002912E0" w14:paraId="67D24405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0C34DC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4AB46" w14:textId="77777777" w:rsidR="00A97BB6" w:rsidRPr="002912E0" w:rsidRDefault="00A97BB6" w:rsidP="00A97BB6">
            <w:pPr>
              <w:pStyle w:val="NormalTableText"/>
            </w:pPr>
            <w:r>
              <w:t>Date: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3B5D9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83514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3ADD03D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88603E" w14:textId="77777777" w:rsidR="00A97BB6" w:rsidRPr="002912E0" w:rsidRDefault="00A97BB6" w:rsidP="00A97BB6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E0D7A1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BD22AA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E7B23F" w14:textId="77777777" w:rsidR="00A97BB6" w:rsidRPr="002912E0" w:rsidRDefault="00A97BB6" w:rsidP="00A97BB6">
            <w:pPr>
              <w:pStyle w:val="NormalTableText"/>
              <w:jc w:val="center"/>
            </w:pPr>
            <w:r>
              <w:t>Must be a valid past or current date.</w:t>
            </w:r>
          </w:p>
        </w:tc>
      </w:tr>
      <w:tr w:rsidR="00A97BB6" w:rsidRPr="002912E0" w14:paraId="7B02D5C3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1A7439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E99429" w14:textId="77777777" w:rsidR="00A97BB6" w:rsidRPr="002912E0" w:rsidRDefault="00A97BB6" w:rsidP="00A97BB6">
            <w:pPr>
              <w:pStyle w:val="NormalTableText"/>
            </w:pPr>
            <w:r>
              <w:t>Based on your research does this record require coaching?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E5C07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163BD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A939D76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CF8331" w14:textId="77777777" w:rsidR="00A97BB6" w:rsidRPr="002912E0" w:rsidRDefault="00A97BB6" w:rsidP="00A97BB6">
            <w:pPr>
              <w:jc w:val="center"/>
            </w:pPr>
            <w:r>
              <w:t>Radio 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E8B143" w14:textId="77777777" w:rsidR="00A97BB6" w:rsidRDefault="00A97BB6" w:rsidP="00A97BB6">
            <w:pPr>
              <w:pStyle w:val="NormalTableText"/>
            </w:pPr>
            <w:r>
              <w:t>Yes</w:t>
            </w:r>
          </w:p>
          <w:p w14:paraId="66E53599" w14:textId="77777777" w:rsidR="00A97BB6" w:rsidRPr="002912E0" w:rsidRDefault="00A97BB6" w:rsidP="00A97BB6">
            <w:pPr>
              <w:pStyle w:val="NormalTableText"/>
            </w:pPr>
            <w:r>
              <w:t>No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461BC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A3878A" w14:textId="77777777" w:rsidR="00A97BB6" w:rsidRPr="002912E0" w:rsidRDefault="00A97BB6" w:rsidP="00A97BB6">
            <w:pPr>
              <w:pStyle w:val="NormalTableText"/>
              <w:jc w:val="center"/>
            </w:pPr>
            <w:r>
              <w:t>Default to “No”</w:t>
            </w:r>
          </w:p>
        </w:tc>
      </w:tr>
      <w:tr w:rsidR="00A97BB6" w:rsidRPr="002912E0" w14:paraId="0420F340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0CB106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F0285E" w14:textId="77777777" w:rsidR="00A97BB6" w:rsidRPr="002912E0" w:rsidRDefault="00A97BB6" w:rsidP="00A97BB6">
            <w:pPr>
              <w:pStyle w:val="NormalTableText"/>
            </w:pPr>
            <w:r>
              <w:t>What was the main reason this item was not coachable?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497B4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0B70E4" w14:textId="77777777" w:rsidR="00A97BB6" w:rsidRDefault="00A97BB6" w:rsidP="00A97BB6">
            <w:pPr>
              <w:pStyle w:val="NormalTableText"/>
              <w:jc w:val="center"/>
            </w:pPr>
            <w:r>
              <w:t>Display if “No” is selected;</w:t>
            </w:r>
          </w:p>
          <w:p w14:paraId="40F6BEB5" w14:textId="77777777" w:rsidR="00A97BB6" w:rsidRDefault="00A97BB6" w:rsidP="00A97BB6">
            <w:pPr>
              <w:pStyle w:val="NormalTableText"/>
              <w:jc w:val="center"/>
            </w:pPr>
          </w:p>
          <w:p w14:paraId="54FF0476" w14:textId="77777777" w:rsidR="00A97BB6" w:rsidRDefault="00A97BB6" w:rsidP="00A97BB6">
            <w:pPr>
              <w:pStyle w:val="NormalTableText"/>
              <w:jc w:val="center"/>
            </w:pPr>
            <w:r>
              <w:t>Dropdown:</w:t>
            </w:r>
          </w:p>
          <w:p w14:paraId="565B137C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  <w:p w14:paraId="7F07561B" w14:textId="77777777" w:rsidR="00A97BB6" w:rsidRDefault="00A97BB6" w:rsidP="00A97BB6">
            <w:pPr>
              <w:pStyle w:val="NormalTableText"/>
              <w:jc w:val="center"/>
            </w:pPr>
          </w:p>
          <w:p w14:paraId="577F56BF" w14:textId="77777777" w:rsidR="00A97BB6" w:rsidRDefault="00A97BB6" w:rsidP="00A97BB6">
            <w:pPr>
              <w:pStyle w:val="NormalTableText"/>
              <w:jc w:val="center"/>
            </w:pPr>
            <w:r>
              <w:t>Input textarea:</w:t>
            </w:r>
          </w:p>
          <w:p w14:paraId="4B2FD0DA" w14:textId="77777777" w:rsidR="00A97BB6" w:rsidRDefault="00A97BB6" w:rsidP="00A97BB6">
            <w:pPr>
              <w:pStyle w:val="NormalTableText"/>
              <w:jc w:val="center"/>
            </w:pPr>
            <w:r>
              <w:t xml:space="preserve"> maximum characters: 3000</w:t>
            </w:r>
          </w:p>
          <w:p w14:paraId="046C1184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  <w:p w14:paraId="40E8B205" w14:textId="77777777" w:rsidR="00A97BB6" w:rsidRPr="002912E0" w:rsidRDefault="00A97BB6" w:rsidP="00A97BB6">
            <w:pPr>
              <w:pStyle w:val="NormalTableText"/>
              <w:jc w:val="center"/>
            </w:pPr>
          </w:p>
          <w:p w14:paraId="3A024514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CA1B1D8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208FB3" w14:textId="77777777" w:rsidR="00A97BB6" w:rsidRPr="002912E0" w:rsidRDefault="00A97BB6" w:rsidP="00A97BB6">
            <w:pPr>
              <w:jc w:val="center"/>
            </w:pPr>
            <w:r>
              <w:t>Dropdown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35C1BC" w14:textId="77777777" w:rsidR="00A97BB6" w:rsidRPr="00F64345" w:rsidRDefault="00A97BB6" w:rsidP="00A97BB6">
            <w:pPr>
              <w:pStyle w:val="NormalTableText"/>
              <w:jc w:val="center"/>
              <w:rPr>
                <w:b/>
              </w:rPr>
            </w:pPr>
            <w:r w:rsidRPr="00F64345">
              <w:rPr>
                <w:b/>
              </w:rPr>
              <w:t>If OMR/BRL or OMR/BRN:</w:t>
            </w:r>
          </w:p>
          <w:p w14:paraId="6C561EF0" w14:textId="77777777" w:rsidR="00A97BB6" w:rsidRDefault="00A97BB6" w:rsidP="00A97BB6">
            <w:pPr>
              <w:pStyle w:val="NormalTableText"/>
              <w:jc w:val="center"/>
            </w:pPr>
            <w:r>
              <w:t>Approved accommodation on file</w:t>
            </w:r>
          </w:p>
          <w:p w14:paraId="3EEDCEA1" w14:textId="77777777" w:rsidR="00A97BB6" w:rsidRDefault="00A97BB6" w:rsidP="00A97BB6">
            <w:pPr>
              <w:pStyle w:val="NormalTableText"/>
              <w:jc w:val="center"/>
            </w:pPr>
            <w:r>
              <w:t>Other</w:t>
            </w:r>
          </w:p>
          <w:p w14:paraId="441CD0A1" w14:textId="77777777" w:rsidR="00A97BB6" w:rsidRDefault="00A97BB6" w:rsidP="00A97BB6">
            <w:pPr>
              <w:pStyle w:val="NormalTableText"/>
              <w:jc w:val="center"/>
            </w:pPr>
          </w:p>
          <w:p w14:paraId="207C77AC" w14:textId="77777777" w:rsidR="00A97BB6" w:rsidRPr="00F64345" w:rsidRDefault="00A97BB6" w:rsidP="00A97BB6">
            <w:pPr>
              <w:pStyle w:val="NormalTableText"/>
              <w:jc w:val="center"/>
              <w:rPr>
                <w:b/>
              </w:rPr>
            </w:pPr>
            <w:r w:rsidRPr="00F64345">
              <w:rPr>
                <w:b/>
              </w:rPr>
              <w:lastRenderedPageBreak/>
              <w:t>If OMR/IAE:</w:t>
            </w:r>
          </w:p>
          <w:p w14:paraId="6207CA63" w14:textId="77777777" w:rsidR="00A97BB6" w:rsidRDefault="00A97BB6" w:rsidP="00A97BB6">
            <w:pPr>
              <w:pStyle w:val="NormalTableText"/>
              <w:jc w:val="center"/>
            </w:pPr>
            <w:r w:rsidRPr="00091888">
              <w:t>Agent no longer employed or on LOA</w:t>
            </w:r>
          </w:p>
          <w:p w14:paraId="5FEC2E0D" w14:textId="77777777" w:rsidR="00A97BB6" w:rsidRDefault="00A97BB6" w:rsidP="00A97BB6">
            <w:pPr>
              <w:pStyle w:val="NormalTableText"/>
              <w:jc w:val="center"/>
            </w:pPr>
            <w:r w:rsidRPr="00091888">
              <w:t>Escalation was appropriate</w:t>
            </w:r>
          </w:p>
          <w:p w14:paraId="02AF8CC2" w14:textId="77777777" w:rsidR="00A97BB6" w:rsidRDefault="00A97BB6" w:rsidP="00A97BB6">
            <w:pPr>
              <w:pStyle w:val="NormalTableText"/>
              <w:jc w:val="center"/>
            </w:pPr>
            <w:r w:rsidRPr="00575BDE">
              <w:t>ISG or Supervisor told agent to escalate</w:t>
            </w:r>
          </w:p>
          <w:p w14:paraId="23B78E66" w14:textId="77777777" w:rsidR="00A97BB6" w:rsidRDefault="00A97BB6" w:rsidP="00A97BB6">
            <w:pPr>
              <w:pStyle w:val="NormalTableText"/>
              <w:jc w:val="center"/>
            </w:pPr>
            <w:r w:rsidRPr="00575BDE">
              <w:t>Not enough information to coach</w:t>
            </w:r>
          </w:p>
          <w:p w14:paraId="53DEA111" w14:textId="77777777" w:rsidR="00A97BB6" w:rsidRDefault="00A97BB6" w:rsidP="00A97BB6">
            <w:pPr>
              <w:pStyle w:val="NormalTableText"/>
              <w:jc w:val="center"/>
            </w:pPr>
            <w:r w:rsidRPr="00575BDE">
              <w:t>Other</w:t>
            </w:r>
          </w:p>
          <w:p w14:paraId="1ED5FAFF" w14:textId="77777777" w:rsidR="00A97BB6" w:rsidRDefault="00A97BB6" w:rsidP="00A97BB6">
            <w:pPr>
              <w:pStyle w:val="NormalTableText"/>
              <w:jc w:val="center"/>
            </w:pPr>
          </w:p>
          <w:p w14:paraId="120AB8BE" w14:textId="77777777" w:rsidR="00A97BB6" w:rsidRPr="00F64345" w:rsidRDefault="00A97BB6" w:rsidP="00A97BB6">
            <w:pPr>
              <w:pStyle w:val="NormalTableText"/>
              <w:jc w:val="center"/>
              <w:rPr>
                <w:b/>
              </w:rPr>
            </w:pPr>
            <w:r w:rsidRPr="00F64345">
              <w:rPr>
                <w:b/>
              </w:rPr>
              <w:t>Otherwise:</w:t>
            </w:r>
          </w:p>
          <w:p w14:paraId="405E1C07" w14:textId="77777777" w:rsidR="00A97BB6" w:rsidRPr="002912E0" w:rsidRDefault="00A97BB6" w:rsidP="00A97BB6">
            <w:pPr>
              <w:pStyle w:val="NormalTableText"/>
              <w:jc w:val="center"/>
            </w:pPr>
            <w:r>
              <w:t>Other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660B90" w14:textId="77777777" w:rsidR="00A97BB6" w:rsidRPr="002912E0" w:rsidRDefault="00A97BB6" w:rsidP="00A97BB6">
            <w:pPr>
              <w:pStyle w:val="NormalTableText"/>
              <w:jc w:val="center"/>
            </w:pPr>
            <w:r>
              <w:lastRenderedPageBreak/>
              <w:t>Reasons_By_ReportCode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66D6770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616223D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3084E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689A04" w14:textId="77777777" w:rsidR="00A97BB6" w:rsidRPr="002912E0" w:rsidRDefault="00A97BB6" w:rsidP="00A97BB6">
            <w:pPr>
              <w:pStyle w:val="NormalTableText"/>
            </w:pPr>
            <w:r>
              <w:t>Please provide reason/explanation/justification as to why the item was not coachable: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E97986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E7DCF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68DADF3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2C64E2" w14:textId="77777777" w:rsidR="00A97BB6" w:rsidRDefault="00A97BB6" w:rsidP="00A97BB6">
            <w:pPr>
              <w:jc w:val="center"/>
            </w:pPr>
            <w:r>
              <w:t>Input 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27336E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ECCA38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16963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32BC9FB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570152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DA698E" w14:textId="77777777" w:rsidR="00A97BB6" w:rsidRPr="002912E0" w:rsidRDefault="00A97BB6" w:rsidP="00A97BB6">
            <w:pPr>
              <w:pStyle w:val="NormalTableText"/>
            </w:pPr>
            <w:r>
              <w:t>Please provide reason/explanation/justification as to why the item is coachable for the 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1019F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C201F6" w14:textId="77777777" w:rsidR="00A97BB6" w:rsidRDefault="00A97BB6" w:rsidP="00A97BB6">
            <w:pPr>
              <w:pStyle w:val="NormalTableText"/>
              <w:jc w:val="center"/>
            </w:pPr>
            <w:r>
              <w:t>If “Yes” is selected.</w:t>
            </w:r>
          </w:p>
          <w:p w14:paraId="1FD2084B" w14:textId="77777777" w:rsidR="00A97BB6" w:rsidRDefault="00A97BB6" w:rsidP="00A97BB6">
            <w:pPr>
              <w:pStyle w:val="NormalTableText"/>
              <w:jc w:val="center"/>
            </w:pPr>
          </w:p>
          <w:p w14:paraId="5794FB7D" w14:textId="77777777" w:rsidR="00A97BB6" w:rsidRDefault="00A97BB6" w:rsidP="00A97BB6">
            <w:pPr>
              <w:pStyle w:val="NormalTableText"/>
              <w:jc w:val="center"/>
            </w:pPr>
            <w:r>
              <w:t>Dropdown:</w:t>
            </w:r>
          </w:p>
          <w:p w14:paraId="0980C6E0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  <w:p w14:paraId="2C5A3866" w14:textId="77777777" w:rsidR="00A97BB6" w:rsidRDefault="00A97BB6" w:rsidP="00A97BB6">
            <w:pPr>
              <w:pStyle w:val="NormalTableText"/>
              <w:jc w:val="center"/>
            </w:pPr>
          </w:p>
          <w:p w14:paraId="1C325D4D" w14:textId="77777777" w:rsidR="00A97BB6" w:rsidRDefault="00A97BB6" w:rsidP="00A97BB6">
            <w:pPr>
              <w:pStyle w:val="NormalTableText"/>
              <w:jc w:val="center"/>
            </w:pPr>
            <w:r>
              <w:t>Input textarea:</w:t>
            </w:r>
          </w:p>
          <w:p w14:paraId="533207F2" w14:textId="77777777" w:rsidR="00A97BB6" w:rsidRDefault="00A97BB6" w:rsidP="00A97BB6">
            <w:pPr>
              <w:pStyle w:val="NormalTableText"/>
              <w:jc w:val="center"/>
            </w:pPr>
            <w:r>
              <w:t xml:space="preserve"> maximum characters: 3000</w:t>
            </w:r>
          </w:p>
          <w:p w14:paraId="4167B8DD" w14:textId="77777777" w:rsidR="00A97BB6" w:rsidRPr="002912E0" w:rsidRDefault="00A97BB6" w:rsidP="00A97BB6">
            <w:pPr>
              <w:pStyle w:val="NormalTableText"/>
              <w:jc w:val="center"/>
            </w:pPr>
            <w:r>
              <w:t>Required</w:t>
            </w:r>
          </w:p>
        </w:tc>
      </w:tr>
      <w:tr w:rsidR="00A97BB6" w:rsidRPr="002912E0" w14:paraId="2233F321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F077E8" w14:textId="77777777" w:rsidR="00A97BB6" w:rsidRDefault="00A97BB6" w:rsidP="00A97BB6">
            <w:pPr>
              <w:jc w:val="center"/>
            </w:pPr>
            <w:r>
              <w:t>Input 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34AAF8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8F9B9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1339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4377FA4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030E55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49A873" w14:textId="77777777" w:rsidR="00A97BB6" w:rsidRPr="002912E0" w:rsidRDefault="00A97BB6" w:rsidP="00A97BB6">
            <w:pPr>
              <w:pStyle w:val="NormalTableText"/>
            </w:pPr>
            <w:r>
              <w:t>These notes will only be viewed by supervisors.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D007E4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CB6D94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36479AC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2864E3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B315AF" w14:textId="77777777" w:rsidR="00A97BB6" w:rsidRPr="002912E0" w:rsidRDefault="00A97BB6" w:rsidP="00A97BB6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539D6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CA9FE3" w14:textId="77777777" w:rsidR="00A97BB6" w:rsidRPr="002912E0" w:rsidRDefault="00A97BB6" w:rsidP="00A97BB6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A97BB6" w:rsidRPr="002912E0" w14:paraId="3DAE50B5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9C636C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9EF8F4" w14:textId="77777777" w:rsidR="00A97BB6" w:rsidRPr="002912E0" w:rsidRDefault="00A97BB6" w:rsidP="00A97BB6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C196DC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C5572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894267C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635B1727" w14:textId="77777777" w:rsidR="00A97BB6" w:rsidRPr="002912E0" w:rsidRDefault="00A97BB6" w:rsidP="00A97BB6">
            <w:pPr>
              <w:pStyle w:val="NormalTableText"/>
            </w:pPr>
            <w:r>
              <w:rPr>
                <w:b/>
                <w:i/>
                <w:sz w:val="18"/>
                <w:szCs w:val="18"/>
              </w:rPr>
              <w:t>End</w:t>
            </w:r>
            <w:r w:rsidRPr="002557FC">
              <w:rPr>
                <w:b/>
                <w:i/>
                <w:sz w:val="18"/>
                <w:szCs w:val="18"/>
              </w:rPr>
              <w:t xml:space="preserve"> – Research Pending Form</w:t>
            </w:r>
          </w:p>
        </w:tc>
      </w:tr>
      <w:tr w:rsidR="00A97BB6" w:rsidRPr="002912E0" w14:paraId="43AFE045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26952B6E" w14:textId="77777777" w:rsidR="00A97BB6" w:rsidRPr="001976B1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Start – CSE Pending Form</w:t>
            </w:r>
          </w:p>
        </w:tc>
      </w:tr>
      <w:tr w:rsidR="00A97BB6" w:rsidRPr="002912E0" w14:paraId="31EA920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3B9194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4CC4CB" w14:textId="77777777" w:rsidR="00A97BB6" w:rsidRPr="00BF1B4A" w:rsidRDefault="00A97BB6" w:rsidP="00A97BB6">
            <w:pPr>
              <w:pStyle w:val="NormalTableText"/>
            </w:pPr>
            <w:r>
              <w:t>IsCsePendingForm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26540B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7321F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ADA88BB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F161E7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458D58" w14:textId="77777777" w:rsidR="00A97BB6" w:rsidRDefault="00A97BB6" w:rsidP="00A97BB6">
            <w:pPr>
              <w:pStyle w:val="NormalTableText"/>
            </w:pPr>
            <w:r>
              <w:t>LogId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4C4C2C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1320B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14348F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BC6AFD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614BE5" w14:textId="77777777" w:rsidR="00A97BB6" w:rsidRDefault="00A97BB6" w:rsidP="00A97BB6">
            <w:pPr>
              <w:pStyle w:val="NormalTableText"/>
            </w:pPr>
            <w:r>
              <w:t>ModuleId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A95DD2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80FBA9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E933DBF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537CB4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E3F616" w14:textId="77777777" w:rsidR="00A97BB6" w:rsidRPr="002912E0" w:rsidRDefault="00A97BB6" w:rsidP="00A97BB6">
            <w:pPr>
              <w:pStyle w:val="NormalTableText"/>
            </w:pPr>
            <w:r w:rsidRPr="00BF1B4A">
              <w:t>Review the submitted coaching opportunity and determine if it is a confirmed Customer Service Escalation (CSE).  If it is a CSE, setup a meeting with the Employee and Supervisor and report your coaching in the box below.  If it not a CSE, enter notes for the Supervisor to use to coach the Employee.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6464A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7689DB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FB13EA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B4A226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BD7CDF" w14:textId="77777777" w:rsidR="00A97BB6" w:rsidRPr="00BF1B4A" w:rsidRDefault="00A97BB6" w:rsidP="00A97BB6">
            <w:pPr>
              <w:pStyle w:val="NormalTableText"/>
            </w:pPr>
            <w:r>
              <w:t>Is the coaching opportunity a confirmed Customer Service Escalation (CSE)?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6C5486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F3668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B3FB29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BE79CC" w14:textId="77777777" w:rsidR="00A97BB6" w:rsidRDefault="00A97BB6" w:rsidP="00A97BB6">
            <w:pPr>
              <w:jc w:val="center"/>
            </w:pPr>
            <w:r>
              <w:lastRenderedPageBreak/>
              <w:t>Radio 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533FC0" w14:textId="77777777" w:rsidR="00A97BB6" w:rsidRDefault="00A97BB6" w:rsidP="00A97BB6">
            <w:pPr>
              <w:pStyle w:val="NormalTableText"/>
            </w:pPr>
            <w:r>
              <w:t>Yes, this is a confirmed Customer Service Escalation.</w:t>
            </w:r>
          </w:p>
          <w:p w14:paraId="37C1B53E" w14:textId="77777777" w:rsidR="00A97BB6" w:rsidRDefault="00A97BB6" w:rsidP="00A97BB6">
            <w:pPr>
              <w:pStyle w:val="NormalTableText"/>
            </w:pPr>
          </w:p>
          <w:p w14:paraId="1D52D52E" w14:textId="77777777" w:rsidR="00A97BB6" w:rsidRPr="002912E0" w:rsidRDefault="00A97BB6" w:rsidP="00A97BB6">
            <w:pPr>
              <w:pStyle w:val="NormalTableText"/>
            </w:pPr>
            <w:r>
              <w:t>No, this is not a confirmed Customer Service Escalation.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C90E6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39F382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5C59F0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B442EB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78244F" w14:textId="77777777" w:rsidR="00A97BB6" w:rsidRPr="002912E0" w:rsidRDefault="00A97BB6" w:rsidP="00A97BB6">
            <w:pPr>
              <w:pStyle w:val="NormalTableText"/>
            </w:pPr>
            <w:r>
              <w:t>Enter the date coached: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15DCF7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CAC9A6" w14:textId="77777777" w:rsidR="00A97BB6" w:rsidRDefault="00A97BB6" w:rsidP="00A97BB6">
            <w:pPr>
              <w:pStyle w:val="NormalTableText"/>
              <w:jc w:val="center"/>
            </w:pPr>
            <w:r>
              <w:t>Display if “Yes” is selected.</w:t>
            </w:r>
          </w:p>
          <w:p w14:paraId="42A69795" w14:textId="77777777" w:rsidR="00A97BB6" w:rsidRDefault="00A97BB6" w:rsidP="00A97BB6">
            <w:pPr>
              <w:pStyle w:val="NormalTableText"/>
              <w:jc w:val="center"/>
            </w:pPr>
          </w:p>
          <w:p w14:paraId="0C120467" w14:textId="77777777" w:rsidR="00A97BB6" w:rsidRDefault="00A97BB6" w:rsidP="00A97BB6">
            <w:pPr>
              <w:pStyle w:val="NormalTableText"/>
              <w:jc w:val="center"/>
            </w:pPr>
            <w:r>
              <w:t>Date must be a valid past or current date.</w:t>
            </w:r>
          </w:p>
          <w:p w14:paraId="2A3F8BA8" w14:textId="77777777" w:rsidR="00A97BB6" w:rsidRDefault="00A97BB6" w:rsidP="00A97BB6">
            <w:pPr>
              <w:pStyle w:val="NormalTableText"/>
              <w:jc w:val="center"/>
            </w:pPr>
            <w:r>
              <w:t>Required.</w:t>
            </w:r>
          </w:p>
          <w:p w14:paraId="62DD7443" w14:textId="77777777" w:rsidR="00A97BB6" w:rsidRDefault="00A97BB6" w:rsidP="00A97BB6">
            <w:pPr>
              <w:pStyle w:val="NormalTableText"/>
              <w:jc w:val="center"/>
            </w:pPr>
          </w:p>
          <w:p w14:paraId="64C20C13" w14:textId="77777777" w:rsidR="00A97BB6" w:rsidRDefault="00A97BB6" w:rsidP="00A97BB6">
            <w:pPr>
              <w:pStyle w:val="NormalTableText"/>
              <w:jc w:val="center"/>
            </w:pPr>
            <w:r>
              <w:t>Input area:</w:t>
            </w:r>
          </w:p>
          <w:p w14:paraId="035617A9" w14:textId="77777777" w:rsidR="00A97BB6" w:rsidRDefault="00A97BB6" w:rsidP="00A97BB6">
            <w:pPr>
              <w:pStyle w:val="NormalTableText"/>
              <w:jc w:val="center"/>
            </w:pPr>
            <w:r>
              <w:t>Maximum characters: 3000</w:t>
            </w:r>
          </w:p>
          <w:p w14:paraId="18D6714F" w14:textId="77777777" w:rsidR="00A97BB6" w:rsidRPr="002912E0" w:rsidRDefault="00A97BB6" w:rsidP="00A97BB6">
            <w:pPr>
              <w:pStyle w:val="NormalTableText"/>
              <w:jc w:val="center"/>
            </w:pPr>
            <w:r>
              <w:t>Required</w:t>
            </w:r>
          </w:p>
        </w:tc>
      </w:tr>
      <w:tr w:rsidR="00A97BB6" w:rsidRPr="002912E0" w14:paraId="6321B70B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733D71" w14:textId="77777777" w:rsidR="00A97BB6" w:rsidRDefault="00A97BB6" w:rsidP="00A97BB6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08E6CE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8B1CA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D6951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3526ABC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78033B" w14:textId="77777777" w:rsidR="00A97BB6" w:rsidRDefault="00A97BB6" w:rsidP="00A97BB6">
            <w:pPr>
              <w:jc w:val="center"/>
            </w:pPr>
            <w:r>
              <w:t>Icon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20A6EE" w14:textId="77777777" w:rsidR="00A97BB6" w:rsidRPr="002912E0" w:rsidRDefault="00A97BB6" w:rsidP="00A97BB6">
            <w:pPr>
              <w:pStyle w:val="NormalTableText"/>
            </w:pPr>
            <w:r>
              <w:t>Glyphicon-calendar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B0D0A7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41687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67E547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D59AA5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9A7871" w14:textId="77777777" w:rsidR="00A97BB6" w:rsidRPr="002912E0" w:rsidRDefault="00A97BB6" w:rsidP="00A97BB6">
            <w:pPr>
              <w:pStyle w:val="NormalTableText"/>
            </w:pPr>
            <w:r>
              <w:t>Provide the details from the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0B7258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2E9E5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E70221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7C1F2B" w14:textId="77777777" w:rsidR="00A97BB6" w:rsidRDefault="00A97BB6" w:rsidP="00A97BB6">
            <w:pPr>
              <w:jc w:val="center"/>
            </w:pPr>
            <w:r>
              <w:t>Input 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C493B5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634D7D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A079D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384DF17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D8FAD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1CCBB4" w14:textId="77777777" w:rsidR="00A97BB6" w:rsidRPr="002912E0" w:rsidRDefault="00A97BB6" w:rsidP="00A97BB6">
            <w:pPr>
              <w:pStyle w:val="NormalTableText"/>
            </w:pPr>
            <w:r>
              <w:t>Enter the date reviewed: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BF5C9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4F8FB5" w14:textId="77777777" w:rsidR="00A97BB6" w:rsidRDefault="00A97BB6" w:rsidP="00A97BB6">
            <w:pPr>
              <w:pStyle w:val="NormalTableText"/>
              <w:jc w:val="center"/>
            </w:pPr>
            <w:r>
              <w:t>Display if “No” is selected.</w:t>
            </w:r>
          </w:p>
          <w:p w14:paraId="4B48C27C" w14:textId="77777777" w:rsidR="00A97BB6" w:rsidRDefault="00A97BB6" w:rsidP="00A97BB6">
            <w:pPr>
              <w:pStyle w:val="NormalTableText"/>
              <w:jc w:val="center"/>
            </w:pPr>
          </w:p>
          <w:p w14:paraId="4159DD92" w14:textId="77777777" w:rsidR="00A97BB6" w:rsidRDefault="00A97BB6" w:rsidP="00A97BB6">
            <w:pPr>
              <w:pStyle w:val="NormalTableText"/>
              <w:jc w:val="center"/>
            </w:pPr>
            <w:r>
              <w:t>Date must be a valid past or current date.</w:t>
            </w:r>
          </w:p>
          <w:p w14:paraId="2F9611AB" w14:textId="77777777" w:rsidR="00A97BB6" w:rsidRDefault="00A97BB6" w:rsidP="00A97BB6">
            <w:pPr>
              <w:pStyle w:val="NormalTableText"/>
              <w:jc w:val="center"/>
            </w:pPr>
            <w:r>
              <w:t>Required.</w:t>
            </w:r>
          </w:p>
          <w:p w14:paraId="2B30889E" w14:textId="77777777" w:rsidR="00A97BB6" w:rsidRDefault="00A97BB6" w:rsidP="00A97BB6">
            <w:pPr>
              <w:pStyle w:val="NormalTableText"/>
              <w:jc w:val="center"/>
            </w:pPr>
          </w:p>
          <w:p w14:paraId="7FF5D16A" w14:textId="77777777" w:rsidR="00A97BB6" w:rsidRDefault="00A97BB6" w:rsidP="00A97BB6">
            <w:pPr>
              <w:pStyle w:val="NormalTableText"/>
              <w:jc w:val="center"/>
            </w:pPr>
            <w:r>
              <w:t>Input area:</w:t>
            </w:r>
          </w:p>
          <w:p w14:paraId="146FBC4F" w14:textId="77777777" w:rsidR="00A97BB6" w:rsidRDefault="00A97BB6" w:rsidP="00A97BB6">
            <w:pPr>
              <w:pStyle w:val="NormalTableText"/>
              <w:jc w:val="center"/>
            </w:pPr>
            <w:r>
              <w:t>Maximum characters: 3000</w:t>
            </w:r>
          </w:p>
          <w:p w14:paraId="1D97CC49" w14:textId="77777777" w:rsidR="00A97BB6" w:rsidRPr="002912E0" w:rsidRDefault="00A97BB6" w:rsidP="00A97BB6">
            <w:pPr>
              <w:pStyle w:val="NormalTableText"/>
              <w:jc w:val="center"/>
            </w:pPr>
            <w:r>
              <w:t>Required</w:t>
            </w:r>
          </w:p>
        </w:tc>
      </w:tr>
      <w:tr w:rsidR="00A97BB6" w:rsidRPr="002912E0" w14:paraId="185C4E20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6F55A3" w14:textId="77777777" w:rsidR="00A97BB6" w:rsidRDefault="00A97BB6" w:rsidP="00A97BB6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3537B6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A737BB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11C91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D50E6DD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2DE24A" w14:textId="77777777" w:rsidR="00A97BB6" w:rsidRDefault="00A97BB6" w:rsidP="00A97BB6">
            <w:pPr>
              <w:jc w:val="center"/>
            </w:pPr>
            <w:r>
              <w:t>Icon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4F015C" w14:textId="77777777" w:rsidR="00A97BB6" w:rsidRPr="002912E0" w:rsidRDefault="00A97BB6" w:rsidP="00A97BB6">
            <w:pPr>
              <w:pStyle w:val="NormalTableText"/>
            </w:pPr>
            <w:r>
              <w:t>Glyphicon-calendar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F3DD0C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73D8C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F9493B7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B571E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E09E27" w14:textId="77777777" w:rsidR="00A97BB6" w:rsidRPr="002912E0" w:rsidRDefault="00A97BB6" w:rsidP="00A97BB6">
            <w:pPr>
              <w:pStyle w:val="NormalTableText"/>
            </w:pPr>
            <w:r>
              <w:t>Provide explanation for Employee and Supervisor as to reason why this is not a CSE: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200294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0FBB6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1779391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F3A9A6" w14:textId="77777777" w:rsidR="00A97BB6" w:rsidRDefault="00A97BB6" w:rsidP="00A97BB6">
            <w:pPr>
              <w:jc w:val="center"/>
            </w:pPr>
            <w:r>
              <w:t>Input 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C01ACD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D0E79D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52544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3383128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64D3A8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188D6D" w14:textId="77777777" w:rsidR="00A97BB6" w:rsidRPr="002912E0" w:rsidRDefault="00A97BB6" w:rsidP="00A97BB6">
            <w:pPr>
              <w:pStyle w:val="NormalTableText"/>
            </w:pPr>
            <w:r>
              <w:t>Provide as much detail as possible.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F66DA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DA994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34B6E95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C2B40F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8265D6" w14:textId="77777777" w:rsidR="00A97BB6" w:rsidRPr="002912E0" w:rsidRDefault="00A97BB6" w:rsidP="00A97BB6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899A0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E71633" w14:textId="77777777" w:rsidR="00A97BB6" w:rsidRPr="002912E0" w:rsidRDefault="00A97BB6" w:rsidP="00A97BB6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A97BB6" w:rsidRPr="002912E0" w14:paraId="55F7093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DE0B9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707CCC" w14:textId="77777777" w:rsidR="00A97BB6" w:rsidRDefault="00A97BB6" w:rsidP="00A97BB6">
            <w:pPr>
              <w:pStyle w:val="NormalTableText"/>
            </w:pPr>
            <w:r>
              <w:t>Follow-up required on [follow-up due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707421" w14:textId="77777777" w:rsidR="00A97BB6" w:rsidRDefault="00A97BB6" w:rsidP="00A97BB6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23DD8C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is required.</w:t>
            </w:r>
          </w:p>
        </w:tc>
      </w:tr>
      <w:tr w:rsidR="00A97BB6" w:rsidRPr="002912E0" w14:paraId="5C465A8C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2A7102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3E1944" w14:textId="77777777" w:rsidR="00A97BB6" w:rsidRPr="002912E0" w:rsidRDefault="00A97BB6" w:rsidP="00A97BB6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5C20BD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60F29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90AE201" w14:textId="77777777" w:rsidTr="00E1314B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0C9DB5" w14:textId="77777777" w:rsidR="00A97BB6" w:rsidRPr="001D039D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End – CSE Pending Form</w:t>
            </w:r>
          </w:p>
        </w:tc>
      </w:tr>
      <w:tr w:rsidR="00A97BB6" w:rsidRPr="002912E0" w14:paraId="1625DFC8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18CEB27" w14:textId="77777777" w:rsidR="00A97BB6" w:rsidRPr="00E61A3B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 w:rsidRPr="00E61A3B">
              <w:rPr>
                <w:b/>
                <w:i/>
                <w:sz w:val="18"/>
                <w:szCs w:val="18"/>
              </w:rPr>
              <w:t>Start – View Coaching (read only)</w:t>
            </w:r>
          </w:p>
        </w:tc>
      </w:tr>
      <w:tr w:rsidR="00A97BB6" w:rsidRPr="002912E0" w14:paraId="19205882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06C05E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0EAAC9" w14:textId="77777777" w:rsidR="00A97BB6" w:rsidRPr="002912E0" w:rsidRDefault="00A97BB6" w:rsidP="00A97BB6">
            <w:pPr>
              <w:pStyle w:val="NormalTableText"/>
            </w:pPr>
            <w:r>
              <w:t>Final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BA878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EE542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log is completed</w:t>
            </w:r>
          </w:p>
        </w:tc>
      </w:tr>
      <w:tr w:rsidR="00A97BB6" w:rsidRPr="002912E0" w14:paraId="36F9BEC4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F02701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15188D" w14:textId="77777777" w:rsidR="00A97BB6" w:rsidRPr="002912E0" w:rsidRDefault="00A97BB6" w:rsidP="00A97BB6">
            <w:pPr>
              <w:pStyle w:val="NormalTableText"/>
            </w:pPr>
            <w:r>
              <w:t>Review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5B7BC4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A7DDEF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log is pending</w:t>
            </w:r>
          </w:p>
        </w:tc>
      </w:tr>
      <w:tr w:rsidR="00A97BB6" w:rsidRPr="002912E0" w14:paraId="6F3ADD7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182DBC" w14:textId="77777777" w:rsidR="00A97BB6" w:rsidRPr="002912E0" w:rsidRDefault="00A97BB6" w:rsidP="00A97BB6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9F588C" w14:textId="77777777" w:rsidR="00A97BB6" w:rsidRPr="002912E0" w:rsidRDefault="00A97BB6" w:rsidP="00A97BB6">
            <w:pPr>
              <w:pStyle w:val="NormalTableText"/>
            </w:pPr>
            <w:r>
              <w:t>Coaching Reason(s):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149EC4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1BAFFB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613736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4E06CD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67BCB8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BF94F2" w14:textId="77777777" w:rsidR="00A97BB6" w:rsidRPr="002912E0" w:rsidRDefault="00A97BB6" w:rsidP="00A97BB6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C1C0F0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4F0B2328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40354A" w14:textId="77777777" w:rsidR="00A97BB6" w:rsidRPr="002912E0" w:rsidRDefault="00A97BB6" w:rsidP="00A97BB6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494FD9" w14:textId="77777777" w:rsidR="00A97BB6" w:rsidRPr="002912E0" w:rsidRDefault="00A97BB6" w:rsidP="00A97BB6">
            <w:pPr>
              <w:pStyle w:val="NormalTableText"/>
            </w:pPr>
            <w:r>
              <w:t>Details of the behavior being coached: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88E3F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9E540C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81352E8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50845A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F27432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60739D" w14:textId="77777777" w:rsidR="00A97BB6" w:rsidRPr="002912E0" w:rsidRDefault="00A97BB6" w:rsidP="00A97BB6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401285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4AC3181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6058E9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3FB931" w14:textId="77777777" w:rsidR="00A97BB6" w:rsidRPr="002912E0" w:rsidRDefault="00A97BB6" w:rsidP="00A97BB6">
            <w:pPr>
              <w:pStyle w:val="NormalTableText"/>
            </w:pPr>
            <w:r>
              <w:t>Coaching Opportunity was a confirmed Customer Service Escalation.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B0386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70E30D" w14:textId="77777777" w:rsidR="00A97BB6" w:rsidRDefault="00A97BB6" w:rsidP="00A97BB6">
            <w:pPr>
              <w:pStyle w:val="NormalTableText"/>
              <w:jc w:val="center"/>
            </w:pPr>
            <w:r>
              <w:t>Display if confirmed CSE.</w:t>
            </w:r>
          </w:p>
        </w:tc>
      </w:tr>
      <w:tr w:rsidR="00A97BB6" w:rsidRPr="002912E0" w14:paraId="6DEFAB94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8087F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EE005B" w14:textId="77777777" w:rsidR="00A97BB6" w:rsidRDefault="00A97BB6" w:rsidP="00A97BB6">
            <w:pPr>
              <w:pStyle w:val="NormalTableText"/>
            </w:pPr>
            <w:r>
              <w:t>Coaching Opportunity was not a confirmed Customer Service Escalation.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9057C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85753E" w14:textId="77777777" w:rsidR="00A97BB6" w:rsidRDefault="00A97BB6" w:rsidP="00A97BB6">
            <w:pPr>
              <w:pStyle w:val="NormalTableText"/>
              <w:jc w:val="center"/>
            </w:pPr>
            <w:r>
              <w:t>Display if confirmed NOT CSE.</w:t>
            </w:r>
          </w:p>
        </w:tc>
      </w:tr>
      <w:tr w:rsidR="00A97BB6" w:rsidRPr="002912E0" w14:paraId="2D940847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9647E0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5020A3" w14:textId="77777777" w:rsidR="00A97BB6" w:rsidRPr="002912E0" w:rsidRDefault="00A97BB6" w:rsidP="00A97BB6">
            <w:pPr>
              <w:pStyle w:val="NormalTableText"/>
            </w:pPr>
            <w:r>
              <w:t>Manager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00D2E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A7988B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DDA9F3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0E6855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C544DD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EFD721" w14:textId="77777777" w:rsidR="00A97BB6" w:rsidRPr="002912E0" w:rsidRDefault="00A97BB6" w:rsidP="00A97BB6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1D0F24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05DA8B2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19B660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7654B8" w14:textId="77777777" w:rsidR="00A97BB6" w:rsidRDefault="00A97BB6" w:rsidP="00A97BB6">
            <w:pPr>
              <w:pStyle w:val="NormalTableText"/>
            </w:pPr>
            <w:r>
              <w:t>Manager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9CFA81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42CA74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0C7C9D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41D855D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920C4F" w14:textId="77777777" w:rsidR="00A97BB6" w:rsidRDefault="00A97BB6" w:rsidP="00A97BB6">
            <w:pPr>
              <w:pStyle w:val="NormalTableText"/>
            </w:pPr>
            <w:r>
              <w:t xml:space="preserve">Reviewd and </w:t>
            </w:r>
            <w:r>
              <w:lastRenderedPageBreak/>
              <w:t xml:space="preserve">acknowledged Quality Monitor 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EF367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0A937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ACCAFB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9825BC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EC8033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FF1BBC" w14:textId="77777777" w:rsidR="00A97BB6" w:rsidRDefault="00A97BB6" w:rsidP="00A97BB6">
            <w:pPr>
              <w:pStyle w:val="NormalTableText"/>
              <w:jc w:val="center"/>
            </w:pPr>
            <w:r>
              <w:t>MgrReviewAutoDate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D7FB32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1B145DD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7CDCF6" w14:textId="77777777" w:rsidR="00A97BB6" w:rsidRPr="002912E0" w:rsidRDefault="00A97BB6" w:rsidP="00A97BB6">
            <w:pPr>
              <w:jc w:val="center"/>
            </w:pPr>
            <w:r>
              <w:t xml:space="preserve">Label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35A408" w14:textId="77777777" w:rsidR="00A97BB6" w:rsidRPr="002912E0" w:rsidRDefault="00A97BB6" w:rsidP="00A97BB6">
            <w:pPr>
              <w:pStyle w:val="NormalTableText"/>
            </w:pPr>
            <w:r>
              <w:t>Coaching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E2988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015F4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28460A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D22107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49D930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1E09DC" w14:textId="77777777" w:rsidR="00A97BB6" w:rsidRPr="002912E0" w:rsidRDefault="00A97BB6" w:rsidP="00A97BB6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6D2DD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2AFDD4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7DC94E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A083DE" w14:textId="77777777" w:rsidR="00A97BB6" w:rsidRPr="002912E0" w:rsidRDefault="00A97BB6" w:rsidP="00A97BB6">
            <w:pPr>
              <w:pStyle w:val="NormalTableText"/>
            </w:pPr>
            <w:r>
              <w:t>Supervisor Reviw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EF8D8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16330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A084F4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C972F7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4C5D12" w14:textId="77777777" w:rsidR="00A97BB6" w:rsidRPr="002912E0" w:rsidRDefault="00A97BB6" w:rsidP="00A97BB6">
            <w:pPr>
              <w:pStyle w:val="NormalTableText"/>
            </w:pPr>
            <w:r>
              <w:t xml:space="preserve">Reviewed and acknowledged Quality Monitor 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9B78C0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73FEF2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C6AB74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D70F18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6AE88D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686B73" w14:textId="77777777" w:rsidR="00A97BB6" w:rsidRPr="002912E0" w:rsidRDefault="00A97BB6" w:rsidP="00A97BB6">
            <w:pPr>
              <w:pStyle w:val="NormalTableText"/>
              <w:jc w:val="center"/>
            </w:pPr>
            <w:r>
              <w:t>SupReviewedAutoDate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EEE8E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528B61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04BC22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B252CC" w14:textId="77777777" w:rsidR="00A97BB6" w:rsidRPr="002912E0" w:rsidRDefault="00A97BB6" w:rsidP="00A97BB6">
            <w:pPr>
              <w:pStyle w:val="NormalTableText"/>
            </w:pPr>
            <w:r>
              <w:t>Employee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1F2C0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EA0E0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3962D3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DEC695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751260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4EDB52" w14:textId="77777777" w:rsidR="00A97BB6" w:rsidRPr="002912E0" w:rsidRDefault="00A97BB6" w:rsidP="00A97BB6">
            <w:pPr>
              <w:pStyle w:val="NormalTableText"/>
              <w:jc w:val="center"/>
            </w:pPr>
            <w:r>
              <w:t>EmployeeName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40A8B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E3C1573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5210B8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5825FA" w14:textId="77777777" w:rsidR="00A97BB6" w:rsidRDefault="00A97BB6" w:rsidP="00A97BB6">
            <w:pPr>
              <w:pStyle w:val="NormalTableText"/>
            </w:pPr>
            <w:r>
              <w:t>Employee Comments/Feedback: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B5DE6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23107B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5B45A0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0FC3A8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D1C691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BB8DE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3FBFF7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854A7BB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EF46D0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7C8C35" w14:textId="77777777" w:rsidR="00A97BB6" w:rsidRPr="002912E0" w:rsidRDefault="00A97BB6" w:rsidP="00A97BB6">
            <w:pPr>
              <w:pStyle w:val="NormalTableText"/>
            </w:pPr>
            <w:r>
              <w:t xml:space="preserve">Reviewed and acknowledged Quality Monitor 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1B7D4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A21D8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IQS and Completed</w:t>
            </w:r>
          </w:p>
        </w:tc>
      </w:tr>
      <w:tr w:rsidR="00A97BB6" w:rsidRPr="002912E0" w14:paraId="690CD794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B36DEE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8CF165" w14:textId="77777777" w:rsidR="00A97BB6" w:rsidRPr="002912E0" w:rsidRDefault="00A97BB6" w:rsidP="00A97BB6">
            <w:pPr>
              <w:pStyle w:val="NormalTableText"/>
            </w:pPr>
            <w:r>
              <w:t>Reviewed and acknowledged Coaching 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15706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871A67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Not IQS and Not Completed</w:t>
            </w:r>
          </w:p>
        </w:tc>
      </w:tr>
      <w:tr w:rsidR="00A97BB6" w:rsidRPr="002912E0" w14:paraId="678493BD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B733C4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49A85E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CCE089" w14:textId="77777777" w:rsidR="00A97BB6" w:rsidRPr="002912E0" w:rsidRDefault="00A97BB6" w:rsidP="00A97BB6">
            <w:pPr>
              <w:pStyle w:val="NormalTableText"/>
              <w:jc w:val="center"/>
            </w:pPr>
            <w:r>
              <w:t>EmloyeeReviewDate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CEBF1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DEA3CC0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24AC13" w14:textId="77777777" w:rsidR="00A97BB6" w:rsidRPr="002912E0" w:rsidRDefault="00A97BB6" w:rsidP="00A97BB6">
            <w:pPr>
              <w:pStyle w:val="NormalTableText"/>
              <w:jc w:val="center"/>
            </w:pPr>
            <w:r>
              <w:t>Start – Follow up is required</w:t>
            </w:r>
          </w:p>
        </w:tc>
      </w:tr>
      <w:tr w:rsidR="00A97BB6" w:rsidRPr="002912E0" w14:paraId="029FF29D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298883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66DFAF" w14:textId="77777777" w:rsidR="00A97BB6" w:rsidRDefault="00A97BB6" w:rsidP="00A97BB6">
            <w:pPr>
              <w:pStyle w:val="NormalTableText"/>
            </w:pPr>
            <w:r>
              <w:t>Follow-up required on [follow-up actual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A00B1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D6A5B5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not happened yet.</w:t>
            </w:r>
          </w:p>
        </w:tc>
      </w:tr>
      <w:tr w:rsidR="00A97BB6" w:rsidRPr="002912E0" w14:paraId="482EB725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2B2D0D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6C3886" w14:textId="77777777" w:rsidR="00A97BB6" w:rsidRPr="002912E0" w:rsidRDefault="00A97BB6" w:rsidP="00A97BB6">
            <w:pPr>
              <w:pStyle w:val="NormalTableText"/>
            </w:pPr>
            <w:r>
              <w:t>Follow-up occurred on [follow-up actual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C12D4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F27992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146B5E3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34EFDE" w14:textId="77777777" w:rsidR="00A97BB6" w:rsidRDefault="00A97BB6" w:rsidP="00A97BB6">
            <w:pPr>
              <w:jc w:val="center"/>
            </w:pPr>
            <w:r>
              <w:t>L:abel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E2E0ED" w14:textId="77777777" w:rsidR="00A97BB6" w:rsidRPr="002912E0" w:rsidRDefault="00A97BB6" w:rsidP="00A97BB6">
            <w:pPr>
              <w:pStyle w:val="NormalTableText"/>
            </w:pPr>
            <w:r>
              <w:t>Follow-up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DBD6A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C7072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1DFC41D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0AD433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7B8F68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394B64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0E2786" w14:textId="77777777" w:rsidR="00A97BB6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  <w:p w14:paraId="560F249B" w14:textId="77777777" w:rsidR="00A97BB6" w:rsidRPr="002912E0" w:rsidRDefault="00A97BB6" w:rsidP="00A97BB6">
            <w:pPr>
              <w:pStyle w:val="NormalTableText"/>
              <w:jc w:val="center"/>
            </w:pPr>
            <w:r>
              <w:t>Notes from Supervisor Follow-up</w:t>
            </w:r>
          </w:p>
        </w:tc>
      </w:tr>
      <w:tr w:rsidR="00A97BB6" w:rsidRPr="002912E0" w14:paraId="5E503359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76FF1D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260134" w14:textId="77777777" w:rsidR="00A97BB6" w:rsidRPr="002912E0" w:rsidRDefault="00A97BB6" w:rsidP="00A97BB6">
            <w:pPr>
              <w:pStyle w:val="NormalTableText"/>
            </w:pPr>
            <w:r>
              <w:t>Supervisor follow-up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0929E4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98EF5D" w14:textId="77777777" w:rsidR="00A97BB6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  <w:p w14:paraId="3E238CF7" w14:textId="77777777" w:rsidR="00A97BB6" w:rsidRDefault="00A97BB6" w:rsidP="00A97BB6">
            <w:pPr>
              <w:pStyle w:val="NormalTableText"/>
              <w:jc w:val="center"/>
            </w:pPr>
          </w:p>
          <w:p w14:paraId="74E3B2D3" w14:textId="77777777" w:rsidR="00A97BB6" w:rsidRPr="002912E0" w:rsidRDefault="00A97BB6" w:rsidP="00A97BB6">
            <w:pPr>
              <w:pStyle w:val="NormalTableText"/>
              <w:jc w:val="center"/>
            </w:pPr>
            <w:r>
              <w:t>Supervisor Name and Followup Timestamp</w:t>
            </w:r>
          </w:p>
        </w:tc>
      </w:tr>
      <w:tr w:rsidR="00A97BB6" w:rsidRPr="002912E0" w14:paraId="1865399B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CED059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1BB934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9CD5B0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BE7398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508862AE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5FA94D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EEDF71" w14:textId="77777777" w:rsidR="00A97BB6" w:rsidRPr="002912E0" w:rsidRDefault="00A97BB6" w:rsidP="00A97BB6">
            <w:pPr>
              <w:pStyle w:val="NormalTableText"/>
            </w:pPr>
            <w:r>
              <w:t>Employee follow-up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FEBE42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D5930A" w14:textId="77777777" w:rsidR="00A97BB6" w:rsidRDefault="00A97BB6" w:rsidP="00A97BB6">
            <w:pPr>
              <w:pStyle w:val="NormalTableText"/>
              <w:jc w:val="center"/>
            </w:pPr>
            <w:r>
              <w:t>Display if log is completed.</w:t>
            </w:r>
          </w:p>
          <w:p w14:paraId="0B76AECB" w14:textId="77777777" w:rsidR="00A97BB6" w:rsidRDefault="00A97BB6" w:rsidP="00A97BB6">
            <w:pPr>
              <w:pStyle w:val="NormalTableText"/>
              <w:jc w:val="center"/>
            </w:pPr>
          </w:p>
          <w:p w14:paraId="631C5226" w14:textId="77777777" w:rsidR="00A97BB6" w:rsidRPr="002912E0" w:rsidRDefault="00A97BB6" w:rsidP="00A97BB6">
            <w:pPr>
              <w:pStyle w:val="NormalTableText"/>
              <w:jc w:val="center"/>
            </w:pPr>
            <w:r>
              <w:t>Employee Name and Timestamp</w:t>
            </w:r>
          </w:p>
        </w:tc>
      </w:tr>
      <w:tr w:rsidR="00A97BB6" w:rsidRPr="002912E0" w14:paraId="718FF01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3E961D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119566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9D531A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89FF9C" w14:textId="77777777" w:rsidR="00A97BB6" w:rsidRDefault="00A97BB6" w:rsidP="00A97BB6">
            <w:pPr>
              <w:pStyle w:val="NormalTableText"/>
              <w:jc w:val="center"/>
            </w:pPr>
            <w:r>
              <w:t>Display if log is completed.</w:t>
            </w:r>
          </w:p>
          <w:p w14:paraId="5B1FE48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857FE76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B1174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D95A4B" w14:textId="77777777" w:rsidR="00A97BB6" w:rsidRPr="002912E0" w:rsidRDefault="00A97BB6" w:rsidP="00A97BB6">
            <w:pPr>
              <w:pStyle w:val="NormalTableText"/>
            </w:pPr>
            <w:r>
              <w:t>Employee follow-up 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69D03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653686" w14:textId="77777777" w:rsidR="00A97BB6" w:rsidRDefault="00A97BB6" w:rsidP="00A97BB6">
            <w:pPr>
              <w:pStyle w:val="NormalTableText"/>
              <w:jc w:val="center"/>
            </w:pPr>
            <w:r>
              <w:t>Display if log is completed.</w:t>
            </w:r>
          </w:p>
          <w:p w14:paraId="23E9B88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22D99E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C9C74A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EF343A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B386C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47A90F" w14:textId="77777777" w:rsidR="00A97BB6" w:rsidRPr="002912E0" w:rsidRDefault="00A97BB6" w:rsidP="00A97BB6">
            <w:pPr>
              <w:pStyle w:val="NormalTableText"/>
              <w:jc w:val="center"/>
            </w:pPr>
            <w:r>
              <w:t>Notes from Employee after follow-up</w:t>
            </w:r>
          </w:p>
        </w:tc>
      </w:tr>
      <w:tr w:rsidR="00A97BB6" w:rsidRPr="002912E0" w14:paraId="307DF8B5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775ED5" w14:textId="77777777" w:rsidR="00A97BB6" w:rsidRPr="002912E0" w:rsidRDefault="00A97BB6" w:rsidP="00A97BB6">
            <w:pPr>
              <w:pStyle w:val="NormalTableText"/>
              <w:jc w:val="center"/>
            </w:pPr>
            <w:r>
              <w:t>End – Follow up is required</w:t>
            </w:r>
          </w:p>
        </w:tc>
      </w:tr>
      <w:tr w:rsidR="00A97BB6" w:rsidRPr="002912E0" w14:paraId="28EC2CD9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BAFDBC" w14:textId="77777777" w:rsidR="00A97BB6" w:rsidRPr="002912E0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A50829" w14:textId="77777777" w:rsidR="00A97BB6" w:rsidRPr="002912E0" w:rsidRDefault="00A97BB6" w:rsidP="00A97BB6">
            <w:pPr>
              <w:pStyle w:val="NormalTableText"/>
            </w:pPr>
            <w:r>
              <w:t>Close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36F843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DF2DC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313E8A0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781367C" w14:textId="77777777" w:rsidR="00A97BB6" w:rsidRPr="00C71B0D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End – View Coaching (read only)</w:t>
            </w:r>
          </w:p>
        </w:tc>
      </w:tr>
      <w:tr w:rsidR="00A97BB6" w:rsidRPr="002912E0" w14:paraId="1D530F07" w14:textId="77777777" w:rsidTr="00AC3DF0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14:paraId="2DCFF0BB" w14:textId="77777777" w:rsidR="00A97BB6" w:rsidRPr="005B478C" w:rsidRDefault="00A97BB6" w:rsidP="00A97BB6">
            <w:pPr>
              <w:pStyle w:val="NormalTableText"/>
              <w:rPr>
                <w:b/>
              </w:rPr>
            </w:pPr>
            <w:r w:rsidRPr="005B478C">
              <w:rPr>
                <w:b/>
              </w:rPr>
              <w:t>End – Coaching Information displayed on right.</w:t>
            </w:r>
          </w:p>
        </w:tc>
      </w:tr>
      <w:tr w:rsidR="00A97BB6" w:rsidRPr="002912E0" w14:paraId="061D72BB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167448E7" w14:textId="77777777" w:rsidR="00A97BB6" w:rsidRPr="00541B8E" w:rsidRDefault="00A97BB6" w:rsidP="00A97BB6">
            <w:pPr>
              <w:pStyle w:val="NormalTableText"/>
              <w:rPr>
                <w:b/>
                <w:i/>
              </w:rPr>
            </w:pPr>
            <w:r>
              <w:rPr>
                <w:b/>
              </w:rPr>
              <w:t xml:space="preserve">Warning Information displayed on left </w:t>
            </w:r>
            <w:r w:rsidRPr="00EA1C98">
              <w:rPr>
                <w:b/>
              </w:rPr>
              <w:t>(non-editable)</w:t>
            </w:r>
            <w:r>
              <w:rPr>
                <w:b/>
              </w:rPr>
              <w:t xml:space="preserve"> - _WarningLogInfo.cshtml:</w:t>
            </w:r>
          </w:p>
        </w:tc>
      </w:tr>
      <w:tr w:rsidR="00A97BB6" w:rsidRPr="002912E0" w14:paraId="27E440D6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C714E0" w14:textId="77777777" w:rsidR="00A97BB6" w:rsidRPr="002912E0" w:rsidRDefault="00A97BB6" w:rsidP="00A97BB6">
            <w:pPr>
              <w:jc w:val="center"/>
            </w:pPr>
            <w:r>
              <w:lastRenderedPageBreak/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A789DE9" w14:textId="77777777" w:rsidR="00A97BB6" w:rsidRPr="002912E0" w:rsidRDefault="00A97BB6" w:rsidP="00A97BB6">
            <w:pPr>
              <w:pStyle w:val="NormalTableText"/>
            </w:pPr>
            <w:r>
              <w:t>FormID: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04EA087" w14:textId="77777777" w:rsidR="00A97BB6" w:rsidRPr="002912E0" w:rsidRDefault="00A97BB6" w:rsidP="00A97BB6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3712D5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D596C9B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A98255C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9DE2F89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BD27104" w14:textId="77777777" w:rsidR="00A97BB6" w:rsidRPr="002912E0" w:rsidRDefault="00A97BB6" w:rsidP="00A97BB6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3465C8C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52C9D77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AA858FE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76AC44A" w14:textId="77777777" w:rsidR="00A97BB6" w:rsidRPr="002912E0" w:rsidRDefault="00A97BB6" w:rsidP="00A97BB6">
            <w:pPr>
              <w:pStyle w:val="NormalTableText"/>
            </w:pPr>
            <w:r>
              <w:t>Status: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F937A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4D9DE29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5B60CFF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BA1BE84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7169116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7C8EF9B" w14:textId="77777777" w:rsidR="00A97BB6" w:rsidRPr="002912E0" w:rsidRDefault="00A97BB6" w:rsidP="00A97BB6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9CD577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09156A9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1D7983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9CB7F7E" w14:textId="77777777" w:rsidR="00A97BB6" w:rsidRPr="002912E0" w:rsidRDefault="00A97BB6" w:rsidP="00A97BB6">
            <w:pPr>
              <w:pStyle w:val="NormalTableText"/>
            </w:pPr>
            <w:r>
              <w:t>Date Submitted: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EE6C3A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5EC2D4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68A746C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B6337C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2E20EB1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55A57CB" w14:textId="77777777" w:rsidR="00A97BB6" w:rsidRPr="002912E0" w:rsidRDefault="00A97BB6" w:rsidP="00A97BB6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E6E92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DA6A4C8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8A1407A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D338215" w14:textId="77777777" w:rsidR="00A97BB6" w:rsidRPr="002912E0" w:rsidRDefault="00A97BB6" w:rsidP="00A97BB6">
            <w:pPr>
              <w:pStyle w:val="NormalTableText"/>
            </w:pPr>
            <w:r>
              <w:t>Type: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12197A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D68197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8085DF5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D0C545D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0D471A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16DB00D" w14:textId="77777777" w:rsidR="00A97BB6" w:rsidRPr="002912E0" w:rsidRDefault="00A97BB6" w:rsidP="00A97BB6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807A31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D0A3DCB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409471D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F9E578" w14:textId="77777777" w:rsidR="00A97BB6" w:rsidRPr="002912E0" w:rsidRDefault="00A97BB6" w:rsidP="00A97BB6">
            <w:pPr>
              <w:pStyle w:val="NormalTableText"/>
            </w:pPr>
            <w:r>
              <w:t>Date the warning was issued: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E526C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D0E6A2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5AF8408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CF16B5E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B0A7B9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81F5559" w14:textId="77777777" w:rsidR="00A97BB6" w:rsidRPr="002912E0" w:rsidRDefault="00A97BB6" w:rsidP="00A97BB6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51A1BF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426DC10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96914AD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4B0EBB" w14:textId="77777777" w:rsidR="00A97BB6" w:rsidRPr="002912E0" w:rsidRDefault="00A97BB6" w:rsidP="00A97BB6">
            <w:pPr>
              <w:pStyle w:val="NormalTableText"/>
            </w:pPr>
            <w:r>
              <w:t>Source: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D810C9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ACE372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06FB91A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D5262E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926A0C7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9F2EBFA" w14:textId="77777777" w:rsidR="00A97BB6" w:rsidRPr="002912E0" w:rsidRDefault="00A97BB6" w:rsidP="00A97BB6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753AF0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7DF7E83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1CEE71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5F43048" w14:textId="77777777" w:rsidR="00A97BB6" w:rsidRPr="002912E0" w:rsidRDefault="00A97BB6" w:rsidP="00A97BB6">
            <w:pPr>
              <w:pStyle w:val="NormalTableText"/>
            </w:pPr>
            <w:r>
              <w:t>Site: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3ECFBB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581993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C37A73D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0555E2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BBCA754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F6C0E64" w14:textId="77777777" w:rsidR="00A97BB6" w:rsidRPr="002912E0" w:rsidRDefault="00A97BB6" w:rsidP="00A97BB6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70FA1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DB478F5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17A94C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CC6B628" w14:textId="77777777" w:rsidR="00A97BB6" w:rsidRPr="002912E0" w:rsidRDefault="00A97BB6" w:rsidP="00A97BB6">
            <w:pPr>
              <w:pStyle w:val="NormalTableText"/>
            </w:pPr>
            <w:r>
              <w:t>Employee: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46E59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0E28927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498253E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F91160A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073899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1343E9" w14:textId="77777777" w:rsidR="00A97BB6" w:rsidRPr="002912E0" w:rsidRDefault="00A97BB6" w:rsidP="00A97BB6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21251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7DC37ED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BD97F1B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1EE28DD" w14:textId="77777777" w:rsidR="00A97BB6" w:rsidRPr="002912E0" w:rsidRDefault="00A97BB6" w:rsidP="00A97BB6">
            <w:pPr>
              <w:pStyle w:val="NormalTableText"/>
            </w:pPr>
            <w:r>
              <w:t>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A2A27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3EA21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D2338A7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65A3917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E4D17D2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97C5DA" w14:textId="77777777" w:rsidR="00A97BB6" w:rsidRPr="002912E0" w:rsidRDefault="00A97BB6" w:rsidP="00A97BB6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F8E320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844E5B1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4111EB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594780" w14:textId="77777777" w:rsidR="00A97BB6" w:rsidRPr="002912E0" w:rsidRDefault="00A97BB6" w:rsidP="00A97BB6">
            <w:pPr>
              <w:pStyle w:val="NormalTableText"/>
            </w:pPr>
            <w:r>
              <w:t>Manager: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18DF5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3C6D9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61E5E9D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62C74D1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28A54A4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FDDBB79" w14:textId="77777777" w:rsidR="00A97BB6" w:rsidRPr="002912E0" w:rsidRDefault="00A97BB6" w:rsidP="00A97BB6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86DC4A9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3B0E3D4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62070FF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9BB6CF" w14:textId="77777777" w:rsidR="00A97BB6" w:rsidRPr="002912E0" w:rsidRDefault="00A97BB6" w:rsidP="00A97BB6">
            <w:pPr>
              <w:pStyle w:val="NormalTableText"/>
            </w:pPr>
            <w:r>
              <w:t>Submitter: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1C10AA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5C362C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8FFF53C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42101B3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14B0705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659203C" w14:textId="77777777" w:rsidR="00A97BB6" w:rsidRPr="002912E0" w:rsidRDefault="00A97BB6" w:rsidP="00A97BB6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4367A5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EC93116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7E6FB6EA" w14:textId="77777777" w:rsidR="00A97BB6" w:rsidRPr="00FE3D09" w:rsidRDefault="00A97BB6" w:rsidP="00A97BB6">
            <w:pPr>
              <w:pStyle w:val="NormalTableText"/>
              <w:rPr>
                <w:b/>
              </w:rPr>
            </w:pPr>
            <w:r w:rsidRPr="00FE3D09">
              <w:rPr>
                <w:b/>
              </w:rPr>
              <w:t>End – Warning Information displayed on left</w:t>
            </w:r>
            <w:r>
              <w:rPr>
                <w:b/>
              </w:rPr>
              <w:t xml:space="preserve"> (non-editable) - _ViewWarningLog.cshtml</w:t>
            </w:r>
            <w:r w:rsidRPr="00FE3D09">
              <w:rPr>
                <w:b/>
              </w:rPr>
              <w:t>.</w:t>
            </w:r>
          </w:p>
        </w:tc>
      </w:tr>
      <w:tr w:rsidR="00A97BB6" w:rsidRPr="002912E0" w14:paraId="15CFD38B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76CD90F" w14:textId="77777777" w:rsidR="00A97BB6" w:rsidRPr="002912E0" w:rsidRDefault="00A97BB6" w:rsidP="00A97BB6">
            <w:pPr>
              <w:pStyle w:val="NormalTableText"/>
            </w:pPr>
            <w:r>
              <w:rPr>
                <w:b/>
                <w:i/>
              </w:rPr>
              <w:t>Warning Information displayed on right:</w:t>
            </w:r>
          </w:p>
        </w:tc>
      </w:tr>
      <w:tr w:rsidR="00A97BB6" w:rsidRPr="002912E0" w14:paraId="0B8D79DD" w14:textId="77777777" w:rsidTr="00542C2D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F32CB9" w14:textId="77777777" w:rsidR="00A97BB6" w:rsidRPr="002912E0" w:rsidRDefault="00A97BB6" w:rsidP="00A97BB6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079C02" w14:textId="77777777" w:rsidR="00A97BB6" w:rsidRPr="002912E0" w:rsidRDefault="00A97BB6" w:rsidP="00A97BB6">
            <w:pPr>
              <w:pStyle w:val="NormalTableText"/>
            </w:pPr>
            <w:r>
              <w:t>Coaching Reason(s):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F8DAA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E9487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8EC2922" w14:textId="77777777" w:rsidTr="00542C2D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88C017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3E2406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F8C2B5" w14:textId="77777777" w:rsidR="00A97BB6" w:rsidRPr="002912E0" w:rsidRDefault="00A97BB6" w:rsidP="00A97BB6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52935E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18885690" w14:textId="77777777" w:rsidTr="00542C2D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F2C8BC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0B7D6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D7DA72" w14:textId="77777777" w:rsidR="00A97BB6" w:rsidRPr="002912E0" w:rsidRDefault="00A97BB6" w:rsidP="00A97BB6">
            <w:pPr>
              <w:pStyle w:val="NormalTableText"/>
              <w:jc w:val="center"/>
            </w:pPr>
            <w:r>
              <w:t>Warning_Log_StaticText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E4406C" w14:textId="77777777" w:rsidR="00A97BB6" w:rsidRPr="002912E0" w:rsidRDefault="00A97BB6" w:rsidP="00A97BB6">
            <w:pPr>
              <w:pStyle w:val="NormalTableText"/>
            </w:pPr>
          </w:p>
        </w:tc>
      </w:tr>
      <w:tr w:rsidR="00A97BB6" w:rsidRPr="002912E0" w14:paraId="47309F1F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6D984C" w14:textId="77777777" w:rsidR="00A97BB6" w:rsidRDefault="00A97BB6" w:rsidP="00A97BB6">
            <w:pPr>
              <w:jc w:val="center"/>
            </w:pPr>
            <w:r>
              <w:t>Lable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78681D" w14:textId="77777777" w:rsidR="00A97BB6" w:rsidRDefault="00A97BB6" w:rsidP="00A97BB6">
            <w:pPr>
              <w:pStyle w:val="NormalTableText"/>
              <w:jc w:val="center"/>
            </w:pPr>
            <w:r>
              <w:t>Check the box below to acknowledge the warning opportunity: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3EE57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F60AA2" w14:textId="77777777" w:rsidR="00A97BB6" w:rsidRDefault="00A97BB6" w:rsidP="00A97BB6">
            <w:pPr>
              <w:pStyle w:val="NormalTableText"/>
            </w:pPr>
            <w:r>
              <w:t>Display only when:</w:t>
            </w:r>
          </w:p>
          <w:p w14:paraId="0F029AC2" w14:textId="77777777" w:rsidR="00A97BB6" w:rsidRDefault="00A97BB6" w:rsidP="00A97BB6">
            <w:pPr>
              <w:pStyle w:val="NormalTableText"/>
              <w:numPr>
                <w:ilvl w:val="0"/>
                <w:numId w:val="22"/>
              </w:numPr>
            </w:pPr>
            <w:r>
              <w:t>User is the employee of the log, AND</w:t>
            </w:r>
          </w:p>
          <w:p w14:paraId="71F7B6E7" w14:textId="77777777" w:rsidR="00A97BB6" w:rsidRPr="002912E0" w:rsidRDefault="00A97BB6" w:rsidP="00A97BB6">
            <w:pPr>
              <w:pStyle w:val="NormalTableText"/>
              <w:numPr>
                <w:ilvl w:val="0"/>
                <w:numId w:val="22"/>
              </w:numPr>
            </w:pPr>
            <w:r>
              <w:t>Pending Employee Review</w:t>
            </w:r>
          </w:p>
        </w:tc>
      </w:tr>
      <w:tr w:rsidR="00A97BB6" w:rsidRPr="002912E0" w14:paraId="591E9CC8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5554FC" w14:textId="77777777" w:rsidR="00A97BB6" w:rsidRDefault="00A97BB6" w:rsidP="00A97BB6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AA1086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48E1BC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08C94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60F1354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718564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1713E9" w14:textId="77777777" w:rsidR="00A97BB6" w:rsidRDefault="00A97BB6" w:rsidP="00A97BB6">
            <w:pPr>
              <w:pStyle w:val="NormalTableText"/>
              <w:jc w:val="center"/>
            </w:pPr>
            <w:r>
              <w:t>I have read and understand all the information provided on this warning log.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63AF8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51BEB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D9D6652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655FF8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1FA0DC" w14:textId="77777777" w:rsidR="00A97BB6" w:rsidRDefault="00A97BB6" w:rsidP="00A97BB6">
            <w:pPr>
              <w:pStyle w:val="NormalTableText"/>
              <w:jc w:val="center"/>
            </w:pPr>
            <w:r w:rsidRPr="00500EC7">
              <w:t>Provide any comments or feedback below: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6AE3D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B2EF9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96D8BB5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6B06B2" w14:textId="77777777" w:rsidR="00A97BB6" w:rsidRDefault="00A97BB6" w:rsidP="00A97BB6">
            <w:pPr>
              <w:jc w:val="center"/>
            </w:pPr>
            <w:r>
              <w:t>Input 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ECA944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265DE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EE778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A9F7BE1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9561AA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D09878" w14:textId="77777777" w:rsidR="00A97BB6" w:rsidRDefault="00A97BB6" w:rsidP="00A97BB6">
            <w:pPr>
              <w:pStyle w:val="NormalTableText"/>
              <w:jc w:val="center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75E1A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5F788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B3A15EC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60405A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919FD2" w14:textId="77777777" w:rsidR="00A97BB6" w:rsidRDefault="00A97BB6" w:rsidP="00A97BB6">
            <w:pPr>
              <w:pStyle w:val="NormalTableText"/>
              <w:jc w:val="center"/>
            </w:pPr>
            <w:r w:rsidRPr="00F81180">
              <w:t>Employee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AD476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992E09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</w:t>
            </w:r>
            <w:r w:rsidRPr="00F81180">
              <w:t xml:space="preserve">Employee Review </w:t>
            </w:r>
            <w:r>
              <w:t>information and Employee Comments/Feedback when:</w:t>
            </w:r>
          </w:p>
          <w:p w14:paraId="2487CD2A" w14:textId="77777777" w:rsidR="00A97BB6" w:rsidRDefault="00A97BB6" w:rsidP="00A97BB6">
            <w:pPr>
              <w:pStyle w:val="NormalTableText"/>
              <w:jc w:val="center"/>
            </w:pPr>
            <w:r>
              <w:t>User is the supervisor or manager of the employee and the warning log is completed.</w:t>
            </w:r>
          </w:p>
          <w:p w14:paraId="08D67916" w14:textId="77777777" w:rsidR="00A97BB6" w:rsidRDefault="00A97BB6" w:rsidP="00A97BB6">
            <w:pPr>
              <w:pStyle w:val="NormalTableText"/>
              <w:jc w:val="center"/>
            </w:pPr>
          </w:p>
          <w:p w14:paraId="26EFF6A5" w14:textId="77777777" w:rsidR="00A97BB6" w:rsidRDefault="00A97BB6" w:rsidP="00A97BB6">
            <w:pPr>
              <w:pStyle w:val="NormalTableText"/>
              <w:jc w:val="center"/>
            </w:pPr>
            <w:r>
              <w:t>Display “Close” button when:</w:t>
            </w:r>
          </w:p>
          <w:p w14:paraId="5ED5CD83" w14:textId="77777777" w:rsidR="00A97BB6" w:rsidRDefault="00A97BB6" w:rsidP="00A97BB6">
            <w:pPr>
              <w:pStyle w:val="NormalTableText"/>
              <w:jc w:val="center"/>
            </w:pPr>
            <w:r>
              <w:t>User is the supervisor or manager of the employee</w:t>
            </w:r>
          </w:p>
        </w:tc>
      </w:tr>
      <w:tr w:rsidR="00A97BB6" w:rsidRPr="002912E0" w14:paraId="0CD6DA2C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67D7D4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CF925E" w14:textId="77777777" w:rsidR="00A97BB6" w:rsidRPr="00F81180" w:rsidRDefault="00A97BB6" w:rsidP="00A97BB6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2EFC62" w14:textId="77777777" w:rsidR="00A97BB6" w:rsidRPr="002912E0" w:rsidRDefault="00A97BB6" w:rsidP="00A97BB6">
            <w:pPr>
              <w:pStyle w:val="NormalTableText"/>
              <w:jc w:val="center"/>
            </w:pPr>
            <w:r>
              <w:t>Warning_Log.CSRReviewDate</w:t>
            </w:r>
          </w:p>
        </w:tc>
        <w:tc>
          <w:tcPr>
            <w:tcW w:w="2970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952C73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131E584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7C8BC6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0AF0D7" w14:textId="77777777" w:rsidR="00A97BB6" w:rsidRDefault="00A97BB6" w:rsidP="00A97BB6">
            <w:pPr>
              <w:pStyle w:val="NormalTableText"/>
              <w:jc w:val="center"/>
            </w:pPr>
            <w:r w:rsidRPr="00F81180">
              <w:t>Employee Comments/Feedback: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C62DA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D1B5A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8BAEA7B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3EB9D7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6C527B" w14:textId="77777777" w:rsidR="00A97BB6" w:rsidRPr="00F81180" w:rsidRDefault="00A97BB6" w:rsidP="00A97BB6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5A53B49" w14:textId="77777777" w:rsidR="00A97BB6" w:rsidRPr="002912E0" w:rsidRDefault="00A97BB6" w:rsidP="00A97BB6">
            <w:pPr>
              <w:pStyle w:val="NormalTableText"/>
              <w:jc w:val="center"/>
            </w:pPr>
            <w:r>
              <w:t>Warning_Log.CSRComments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E02A13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69642B8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C22069" w14:textId="77777777" w:rsidR="00A97BB6" w:rsidRPr="002912E0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625109" w14:textId="77777777" w:rsidR="00A97BB6" w:rsidRPr="002912E0" w:rsidRDefault="00A97BB6" w:rsidP="00A97BB6">
            <w:pPr>
              <w:pStyle w:val="NormalTableText"/>
              <w:jc w:val="center"/>
            </w:pPr>
            <w:r>
              <w:t>Close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CB878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1B4E4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4695887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D8A79A4" w14:textId="77777777" w:rsidR="00A97BB6" w:rsidRPr="006025DF" w:rsidRDefault="00A97BB6" w:rsidP="00A97BB6">
            <w:pPr>
              <w:pStyle w:val="NormalTableText"/>
              <w:rPr>
                <w:b/>
                <w:i/>
              </w:rPr>
            </w:pPr>
            <w:r>
              <w:rPr>
                <w:b/>
                <w:i/>
              </w:rPr>
              <w:t>End – Warning Information displayed on right.</w:t>
            </w:r>
          </w:p>
        </w:tc>
      </w:tr>
    </w:tbl>
    <w:p w14:paraId="4876059D" w14:textId="77777777" w:rsidR="00E54C8C" w:rsidRDefault="00E54C8C" w:rsidP="00E54C8C">
      <w:pPr>
        <w:autoSpaceDE w:val="0"/>
        <w:autoSpaceDN w:val="0"/>
        <w:adjustRightInd w:val="0"/>
        <w:ind w:left="1440"/>
        <w:outlineLvl w:val="1"/>
        <w:sectPr w:rsidR="00E54C8C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2240" w:h="15840"/>
          <w:pgMar w:top="1440" w:right="1800" w:bottom="1440" w:left="1800" w:header="720" w:footer="720" w:gutter="0"/>
          <w:cols w:space="720"/>
        </w:sectPr>
      </w:pPr>
    </w:p>
    <w:p w14:paraId="72C23851" w14:textId="77777777" w:rsidR="006E014A" w:rsidRDefault="006E014A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7" w:name="_Toc158972771"/>
      <w:r>
        <w:rPr>
          <w:b/>
        </w:rPr>
        <w:lastRenderedPageBreak/>
        <w:t>Stored Procedures</w:t>
      </w:r>
      <w:bookmarkEnd w:id="17"/>
    </w:p>
    <w:p w14:paraId="1FF764ED" w14:textId="77777777" w:rsidR="00C3614E" w:rsidRDefault="00C3614E" w:rsidP="007A38A2">
      <w:pPr>
        <w:pStyle w:val="ListParagraph"/>
        <w:numPr>
          <w:ilvl w:val="1"/>
          <w:numId w:val="4"/>
        </w:numPr>
        <w:outlineLvl w:val="1"/>
      </w:pPr>
      <w:bookmarkStart w:id="18" w:name="_Toc158972772"/>
      <w:r>
        <w:t>sp_SelectReviewFrom_Coaching_Log</w:t>
      </w:r>
      <w:bookmarkEnd w:id="18"/>
    </w:p>
    <w:p w14:paraId="70E7A858" w14:textId="77777777" w:rsidR="00C3614E" w:rsidRDefault="00C3614E" w:rsidP="007A38A2">
      <w:pPr>
        <w:pStyle w:val="ListParagraph"/>
        <w:numPr>
          <w:ilvl w:val="1"/>
          <w:numId w:val="4"/>
        </w:numPr>
        <w:outlineLvl w:val="1"/>
      </w:pPr>
      <w:bookmarkStart w:id="19" w:name="_Toc158972773"/>
      <w:r>
        <w:t>sp_SelectReviewFrom_Coaching_Log_Reasons</w:t>
      </w:r>
      <w:bookmarkEnd w:id="19"/>
    </w:p>
    <w:p w14:paraId="0232266B" w14:textId="77777777" w:rsidR="00C3614E" w:rsidRDefault="00C3614E" w:rsidP="007A38A2">
      <w:pPr>
        <w:pStyle w:val="ListParagraph"/>
        <w:numPr>
          <w:ilvl w:val="1"/>
          <w:numId w:val="4"/>
        </w:numPr>
        <w:outlineLvl w:val="1"/>
      </w:pPr>
      <w:bookmarkStart w:id="20" w:name="_Toc158972774"/>
      <w:r>
        <w:t>sp_SelectReviewFrom_Warning_Log_Reasons</w:t>
      </w:r>
      <w:bookmarkEnd w:id="20"/>
    </w:p>
    <w:p w14:paraId="58F88075" w14:textId="77777777" w:rsidR="00C3614E" w:rsidRDefault="00C16263" w:rsidP="007A38A2">
      <w:pPr>
        <w:pStyle w:val="ListParagraph"/>
        <w:numPr>
          <w:ilvl w:val="1"/>
          <w:numId w:val="4"/>
        </w:numPr>
        <w:outlineLvl w:val="1"/>
      </w:pPr>
      <w:bookmarkStart w:id="21" w:name="_Toc158972775"/>
      <w:r>
        <w:t>sp_Update_Review_Coaching_Log_Suerpvisor_Pending</w:t>
      </w:r>
      <w:bookmarkEnd w:id="21"/>
    </w:p>
    <w:p w14:paraId="5064DB14" w14:textId="77777777" w:rsidR="006320EB" w:rsidRDefault="006320EB" w:rsidP="007A38A2">
      <w:pPr>
        <w:pStyle w:val="ListParagraph"/>
        <w:numPr>
          <w:ilvl w:val="1"/>
          <w:numId w:val="4"/>
        </w:numPr>
        <w:outlineLvl w:val="1"/>
      </w:pPr>
      <w:bookmarkStart w:id="22" w:name="_Toc158972776"/>
      <w:r>
        <w:t>sp_Update_Review_Coaching_Log_Supervisor_Acknowledge</w:t>
      </w:r>
      <w:bookmarkEnd w:id="22"/>
    </w:p>
    <w:p w14:paraId="48355F30" w14:textId="77777777" w:rsidR="006320EB" w:rsidRDefault="00973AEA" w:rsidP="007A38A2">
      <w:pPr>
        <w:pStyle w:val="ListParagraph"/>
        <w:numPr>
          <w:ilvl w:val="1"/>
          <w:numId w:val="4"/>
        </w:numPr>
        <w:outlineLvl w:val="1"/>
      </w:pPr>
      <w:bookmarkStart w:id="23" w:name="_Toc158972777"/>
      <w:r>
        <w:t>sp_Update_Review_Coaching_Log_Employee_Pending</w:t>
      </w:r>
      <w:bookmarkEnd w:id="23"/>
    </w:p>
    <w:p w14:paraId="429194DF" w14:textId="77777777" w:rsidR="00C16263" w:rsidRDefault="00C16263" w:rsidP="007A38A2">
      <w:pPr>
        <w:pStyle w:val="ListParagraph"/>
        <w:numPr>
          <w:ilvl w:val="1"/>
          <w:numId w:val="4"/>
        </w:numPr>
        <w:outlineLvl w:val="1"/>
      </w:pPr>
      <w:bookmarkStart w:id="24" w:name="_Toc158972778"/>
      <w:r>
        <w:t>sp_Update_Review_Coaching_Log_Employee_Acknowledge</w:t>
      </w:r>
      <w:bookmarkEnd w:id="24"/>
    </w:p>
    <w:p w14:paraId="66090015" w14:textId="77777777" w:rsidR="00FA782E" w:rsidRDefault="00FA782E" w:rsidP="007A38A2">
      <w:pPr>
        <w:pStyle w:val="ListParagraph"/>
        <w:numPr>
          <w:ilvl w:val="1"/>
          <w:numId w:val="4"/>
        </w:numPr>
        <w:outlineLvl w:val="1"/>
      </w:pPr>
      <w:bookmarkStart w:id="25" w:name="_Toc158972779"/>
      <w:r>
        <w:t>sp_Update_Review_Coaching_Log_Manager_Pending_Research</w:t>
      </w:r>
      <w:bookmarkEnd w:id="25"/>
    </w:p>
    <w:p w14:paraId="02551401" w14:textId="77777777" w:rsidR="00FA782E" w:rsidRDefault="00FA782E" w:rsidP="007A38A2">
      <w:pPr>
        <w:pStyle w:val="ListParagraph"/>
        <w:numPr>
          <w:ilvl w:val="1"/>
          <w:numId w:val="4"/>
        </w:numPr>
        <w:outlineLvl w:val="1"/>
      </w:pPr>
      <w:bookmarkStart w:id="26" w:name="_Toc158972780"/>
      <w:r>
        <w:t>sp_Update_Review_Coaching_Log_Manager_Pending_CSE</w:t>
      </w:r>
      <w:bookmarkEnd w:id="26"/>
    </w:p>
    <w:p w14:paraId="14ED0CD5" w14:textId="77777777" w:rsidR="00AC7FF8" w:rsidRDefault="00AC7FF8" w:rsidP="007A38A2">
      <w:pPr>
        <w:pStyle w:val="ListParagraph"/>
        <w:numPr>
          <w:ilvl w:val="1"/>
          <w:numId w:val="4"/>
        </w:numPr>
        <w:outlineLvl w:val="1"/>
      </w:pPr>
      <w:bookmarkStart w:id="27" w:name="_Toc158972781"/>
      <w:r>
        <w:t>sp_SelectReviewFrom_Coaching_Log_Quality_Now</w:t>
      </w:r>
      <w:bookmarkEnd w:id="27"/>
    </w:p>
    <w:p w14:paraId="65121022" w14:textId="77777777" w:rsidR="00897564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8" w:name="_Toc158972782"/>
      <w:r>
        <w:t>sp_ShortCalls_Get_BehaviorList</w:t>
      </w:r>
      <w:bookmarkEnd w:id="28"/>
    </w:p>
    <w:p w14:paraId="0101E782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9" w:name="_Toc158972783"/>
      <w:r>
        <w:t>sp_ShortCalls_Get_Actions</w:t>
      </w:r>
      <w:bookmarkEnd w:id="29"/>
    </w:p>
    <w:p w14:paraId="411B2312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30" w:name="_Toc158972784"/>
      <w:r>
        <w:t>sp_ShortCalls_Get_CallList</w:t>
      </w:r>
      <w:bookmarkEnd w:id="30"/>
    </w:p>
    <w:p w14:paraId="491D2FE6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31" w:name="_Toc158972785"/>
      <w:r>
        <w:t>sp_ShortCalls_Get_SupReivewDetails</w:t>
      </w:r>
      <w:bookmarkEnd w:id="31"/>
    </w:p>
    <w:p w14:paraId="7FC35EFF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32" w:name="_Toc158972786"/>
      <w:r>
        <w:t>sp_ShortCalls_SupReview_Submit</w:t>
      </w:r>
      <w:bookmarkEnd w:id="32"/>
    </w:p>
    <w:p w14:paraId="052051AE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33" w:name="_Toc158972787"/>
      <w:r>
        <w:t>sp_ShortCalls_MgrReivew_Submit</w:t>
      </w:r>
      <w:bookmarkEnd w:id="33"/>
    </w:p>
    <w:p w14:paraId="43EA2932" w14:textId="77777777" w:rsidR="002D6656" w:rsidRDefault="003D32AC" w:rsidP="007E27E7">
      <w:pPr>
        <w:pStyle w:val="ListParagraph"/>
        <w:numPr>
          <w:ilvl w:val="1"/>
          <w:numId w:val="4"/>
        </w:numPr>
        <w:outlineLvl w:val="1"/>
      </w:pPr>
      <w:bookmarkStart w:id="34" w:name="_Toc158972788"/>
      <w:r>
        <w:t>sp_ShortCalls_getMgrReviewDetails</w:t>
      </w:r>
      <w:bookmarkEnd w:id="34"/>
    </w:p>
    <w:p w14:paraId="093B4AB8" w14:textId="77777777" w:rsidR="00D1548C" w:rsidRDefault="00D1548C" w:rsidP="007E27E7">
      <w:pPr>
        <w:pStyle w:val="ListParagraph"/>
        <w:numPr>
          <w:ilvl w:val="1"/>
          <w:numId w:val="4"/>
        </w:numPr>
        <w:outlineLvl w:val="1"/>
      </w:pPr>
      <w:bookmarkStart w:id="35" w:name="_Toc158972789"/>
      <w:r>
        <w:t>sp_Update_Review_Caoching_Log_Supervisor_Pending_Followup</w:t>
      </w:r>
      <w:bookmarkEnd w:id="35"/>
    </w:p>
    <w:p w14:paraId="42AE295E" w14:textId="77777777" w:rsidR="00143B4B" w:rsidRDefault="00143B4B" w:rsidP="007E27E7">
      <w:pPr>
        <w:pStyle w:val="ListParagraph"/>
        <w:numPr>
          <w:ilvl w:val="1"/>
          <w:numId w:val="4"/>
        </w:numPr>
        <w:outlineLvl w:val="1"/>
      </w:pPr>
      <w:bookmarkStart w:id="36" w:name="_Toc158972790"/>
      <w:r>
        <w:t>sp_Update_Review_Caoching_Log_Employee_Pending_Followup</w:t>
      </w:r>
      <w:bookmarkEnd w:id="36"/>
    </w:p>
    <w:p w14:paraId="2E75E1A7" w14:textId="77777777" w:rsidR="00C3614E" w:rsidRDefault="00C3614E" w:rsidP="00C3614E">
      <w:pPr>
        <w:pStyle w:val="ListParagraph"/>
        <w:ind w:left="792"/>
        <w:outlineLvl w:val="1"/>
      </w:pPr>
    </w:p>
    <w:p w14:paraId="7B5E89B9" w14:textId="77777777" w:rsidR="00C3614E" w:rsidRDefault="00C3614E" w:rsidP="00C3614E">
      <w:pPr>
        <w:ind w:left="360"/>
      </w:pPr>
      <w:r>
        <w:t xml:space="preserve">Refer </w:t>
      </w:r>
      <w:r w:rsidRPr="00D316F4">
        <w:t>CCO_eCoaching_Log_Database_DD</w:t>
      </w:r>
      <w:r>
        <w:t>.docx for details.</w:t>
      </w:r>
    </w:p>
    <w:p w14:paraId="74D6780A" w14:textId="77777777" w:rsidR="00C3614E" w:rsidRDefault="00C3614E" w:rsidP="00C3614E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62C7FEF5" w14:textId="77777777" w:rsidR="00C3614E" w:rsidRDefault="00EC18F3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7" w:name="_Toc158972791"/>
      <w:r>
        <w:rPr>
          <w:b/>
        </w:rPr>
        <w:t>Logic to d</w:t>
      </w:r>
      <w:r w:rsidR="006C1828">
        <w:rPr>
          <w:b/>
        </w:rPr>
        <w:t xml:space="preserve">etermine </w:t>
      </w:r>
      <w:r>
        <w:rPr>
          <w:b/>
        </w:rPr>
        <w:t>pending form type</w:t>
      </w:r>
      <w:bookmarkEnd w:id="37"/>
    </w:p>
    <w:p w14:paraId="2D8CE96D" w14:textId="77777777" w:rsidR="00015568" w:rsidRDefault="00015568" w:rsidP="007A38A2">
      <w:pPr>
        <w:pStyle w:val="ListParagraph"/>
        <w:numPr>
          <w:ilvl w:val="1"/>
          <w:numId w:val="4"/>
        </w:numPr>
        <w:outlineLvl w:val="1"/>
      </w:pPr>
      <w:bookmarkStart w:id="38" w:name="_Toc158972792"/>
      <w:r>
        <w:t>Pending Acknowledgement</w:t>
      </w:r>
      <w:bookmarkEnd w:id="38"/>
    </w:p>
    <w:p w14:paraId="11E3CE12" w14:textId="77777777" w:rsidR="00F84E95" w:rsidRDefault="00E01CB3" w:rsidP="00F87424">
      <w:pPr>
        <w:pStyle w:val="ListParagraph"/>
        <w:ind w:left="792"/>
      </w:pPr>
      <w:r>
        <w:t>User is Manager</w:t>
      </w:r>
    </w:p>
    <w:p w14:paraId="6B65495A" w14:textId="77777777" w:rsidR="00F84E95" w:rsidRDefault="00F84E95" w:rsidP="007A38A2">
      <w:pPr>
        <w:pStyle w:val="ListParagraph"/>
        <w:numPr>
          <w:ilvl w:val="0"/>
          <w:numId w:val="9"/>
        </w:numPr>
      </w:pPr>
      <w:r>
        <w:t>Pending acknowledgement</w:t>
      </w:r>
    </w:p>
    <w:p w14:paraId="27BBE01B" w14:textId="77777777" w:rsidR="00E01CB3" w:rsidRDefault="00E01CB3" w:rsidP="00F87424">
      <w:pPr>
        <w:pStyle w:val="ListParagraph"/>
        <w:ind w:left="792"/>
      </w:pPr>
    </w:p>
    <w:p w14:paraId="6D91408D" w14:textId="77777777" w:rsidR="00CF0B34" w:rsidRDefault="00A4796D" w:rsidP="00F87424">
      <w:pPr>
        <w:pStyle w:val="ListParagraph"/>
        <w:ind w:left="792"/>
      </w:pPr>
      <w:r>
        <w:t>U</w:t>
      </w:r>
      <w:r w:rsidR="00CF0B34">
        <w:t>ser is the Supervisor or reassigned to</w:t>
      </w:r>
    </w:p>
    <w:p w14:paraId="78664BC5" w14:textId="77777777" w:rsidR="00896DE8" w:rsidRDefault="00896DE8" w:rsidP="007A38A2">
      <w:pPr>
        <w:pStyle w:val="ListParagraph"/>
        <w:numPr>
          <w:ilvl w:val="0"/>
          <w:numId w:val="9"/>
        </w:numPr>
      </w:pPr>
      <w:r>
        <w:t>Pending supervisor review and the employee has acknowledged, OR</w:t>
      </w:r>
    </w:p>
    <w:p w14:paraId="0775A9CC" w14:textId="77777777" w:rsidR="004E7417" w:rsidRDefault="00896DE8" w:rsidP="007A38A2">
      <w:pPr>
        <w:pStyle w:val="ListParagraph"/>
        <w:numPr>
          <w:ilvl w:val="0"/>
          <w:numId w:val="9"/>
        </w:numPr>
      </w:pPr>
      <w:r>
        <w:t>Pending acknowledgement</w:t>
      </w:r>
      <w:r w:rsidR="004E7417">
        <w:t>, OR</w:t>
      </w:r>
    </w:p>
    <w:p w14:paraId="47FFB9DF" w14:textId="77777777" w:rsidR="00896DE8" w:rsidRDefault="004E7417" w:rsidP="007A38A2">
      <w:pPr>
        <w:pStyle w:val="ListParagraph"/>
        <w:numPr>
          <w:ilvl w:val="0"/>
          <w:numId w:val="9"/>
        </w:numPr>
      </w:pPr>
      <w:r>
        <w:t>OverTurned Appeal (OTA) log, Pending Quality Lead Review</w:t>
      </w:r>
    </w:p>
    <w:p w14:paraId="388A73C8" w14:textId="77777777" w:rsidR="00E01CB3" w:rsidRDefault="00E01CB3" w:rsidP="00F87424">
      <w:pPr>
        <w:pStyle w:val="ListParagraph"/>
        <w:ind w:left="792"/>
      </w:pPr>
    </w:p>
    <w:p w14:paraId="32889C58" w14:textId="77777777" w:rsidR="00211C04" w:rsidRDefault="00211C04" w:rsidP="00F87424">
      <w:pPr>
        <w:pStyle w:val="ListParagraph"/>
        <w:ind w:left="792"/>
      </w:pPr>
      <w:r>
        <w:t>User is the employee</w:t>
      </w:r>
    </w:p>
    <w:p w14:paraId="3DE2A9E5" w14:textId="77777777" w:rsidR="007B61F8" w:rsidRDefault="00211C04" w:rsidP="007A38A2">
      <w:pPr>
        <w:pStyle w:val="ListParagraph"/>
        <w:numPr>
          <w:ilvl w:val="0"/>
          <w:numId w:val="9"/>
        </w:numPr>
      </w:pPr>
      <w:r>
        <w:t>Pending employee review, OR</w:t>
      </w:r>
    </w:p>
    <w:p w14:paraId="3B9C8C6F" w14:textId="77777777" w:rsidR="00211C04" w:rsidRDefault="00211C04" w:rsidP="007A38A2">
      <w:pPr>
        <w:pStyle w:val="ListParagraph"/>
        <w:numPr>
          <w:ilvl w:val="0"/>
          <w:numId w:val="9"/>
        </w:numPr>
      </w:pPr>
      <w:r>
        <w:t>Pending acknowledgement</w:t>
      </w:r>
    </w:p>
    <w:p w14:paraId="7FC45AC8" w14:textId="77777777" w:rsidR="00B344E6" w:rsidRDefault="00B344E6" w:rsidP="00B344E6">
      <w:pPr>
        <w:pStyle w:val="ListParagraph"/>
        <w:ind w:left="792"/>
        <w:outlineLvl w:val="1"/>
      </w:pPr>
    </w:p>
    <w:p w14:paraId="2ADBB068" w14:textId="77777777" w:rsidR="00015568" w:rsidRDefault="00015568" w:rsidP="007A38A2">
      <w:pPr>
        <w:pStyle w:val="ListParagraph"/>
        <w:numPr>
          <w:ilvl w:val="1"/>
          <w:numId w:val="4"/>
        </w:numPr>
        <w:outlineLvl w:val="1"/>
      </w:pPr>
      <w:bookmarkStart w:id="39" w:name="_Toc158972793"/>
      <w:r>
        <w:t>Pending Research</w:t>
      </w:r>
      <w:bookmarkEnd w:id="39"/>
    </w:p>
    <w:p w14:paraId="490B4219" w14:textId="77777777" w:rsidR="00233241" w:rsidRDefault="00306ADF" w:rsidP="007A38A2">
      <w:pPr>
        <w:pStyle w:val="ListParagraph"/>
        <w:numPr>
          <w:ilvl w:val="0"/>
          <w:numId w:val="11"/>
        </w:numPr>
      </w:pPr>
      <w:r>
        <w:t xml:space="preserve">If Coaching </w:t>
      </w:r>
      <w:r w:rsidR="00AF130C">
        <w:t>Value</w:t>
      </w:r>
      <w:r>
        <w:t xml:space="preserve"> is “Research Required”</w:t>
      </w:r>
      <w:r w:rsidR="008368AA">
        <w:t xml:space="preserve"> ” and the log is ACTIVE and not COMPLETED.</w:t>
      </w:r>
    </w:p>
    <w:p w14:paraId="4FF39B63" w14:textId="77777777" w:rsidR="00B344E6" w:rsidRDefault="00B344E6" w:rsidP="00F87424">
      <w:pPr>
        <w:pStyle w:val="ListParagraph"/>
        <w:ind w:left="792"/>
      </w:pPr>
    </w:p>
    <w:p w14:paraId="4F9D0ACB" w14:textId="77777777" w:rsidR="00767F47" w:rsidRDefault="00767F47" w:rsidP="00F87424">
      <w:pPr>
        <w:pStyle w:val="ListParagraph"/>
        <w:ind w:left="792"/>
      </w:pPr>
      <w:r>
        <w:t>User is the Manager</w:t>
      </w:r>
      <w:r w:rsidR="0055135E">
        <w:t>, or Manager when</w:t>
      </w:r>
      <w:r w:rsidR="007E1747">
        <w:t xml:space="preserve"> </w:t>
      </w:r>
      <w:r w:rsidR="00C9305B">
        <w:t xml:space="preserve">this </w:t>
      </w:r>
      <w:r w:rsidR="007E1747">
        <w:t>low</w:t>
      </w:r>
      <w:r w:rsidR="0055135E">
        <w:t xml:space="preserve"> CSAT log was submitted, or reassigned to</w:t>
      </w:r>
    </w:p>
    <w:p w14:paraId="56B3E1D1" w14:textId="77777777" w:rsidR="00871A9C" w:rsidRDefault="0055135E" w:rsidP="007A38A2">
      <w:pPr>
        <w:pStyle w:val="ListParagraph"/>
        <w:numPr>
          <w:ilvl w:val="0"/>
          <w:numId w:val="12"/>
        </w:numPr>
      </w:pPr>
      <w:r>
        <w:t xml:space="preserve">Pending manager review, </w:t>
      </w:r>
      <w:r w:rsidR="00871A9C">
        <w:t>and one of the following condition is met:</w:t>
      </w:r>
    </w:p>
    <w:p w14:paraId="4DEAE11F" w14:textId="77777777" w:rsidR="00871A9C" w:rsidRDefault="00871A9C" w:rsidP="00527BF0">
      <w:pPr>
        <w:pStyle w:val="ListParagraph"/>
        <w:numPr>
          <w:ilvl w:val="1"/>
          <w:numId w:val="17"/>
        </w:numPr>
      </w:pPr>
      <w:r>
        <w:t>Current Coaching Initiative</w:t>
      </w:r>
    </w:p>
    <w:p w14:paraId="46CB4611" w14:textId="77777777" w:rsidR="00871A9C" w:rsidRDefault="00871A9C" w:rsidP="00527BF0">
      <w:pPr>
        <w:pStyle w:val="ListParagraph"/>
        <w:numPr>
          <w:ilvl w:val="1"/>
          <w:numId w:val="17"/>
        </w:numPr>
      </w:pPr>
      <w:r>
        <w:t>OMR Exception but NOT Short Calls</w:t>
      </w:r>
    </w:p>
    <w:p w14:paraId="7F4BD1EA" w14:textId="77777777" w:rsidR="00871A9C" w:rsidRDefault="00871A9C" w:rsidP="00527BF0">
      <w:pPr>
        <w:pStyle w:val="ListParagraph"/>
        <w:numPr>
          <w:ilvl w:val="1"/>
          <w:numId w:val="17"/>
        </w:numPr>
      </w:pPr>
      <w:r>
        <w:t xml:space="preserve">Low CSAT </w:t>
      </w:r>
    </w:p>
    <w:p w14:paraId="1AC0F2C0" w14:textId="77777777" w:rsidR="00015568" w:rsidRDefault="00015568" w:rsidP="007A38A2">
      <w:pPr>
        <w:pStyle w:val="ListParagraph"/>
        <w:numPr>
          <w:ilvl w:val="1"/>
          <w:numId w:val="4"/>
        </w:numPr>
        <w:outlineLvl w:val="1"/>
      </w:pPr>
      <w:bookmarkStart w:id="40" w:name="_Toc158972794"/>
      <w:r>
        <w:t>Pending CSE</w:t>
      </w:r>
      <w:bookmarkEnd w:id="40"/>
    </w:p>
    <w:p w14:paraId="772D6339" w14:textId="77777777" w:rsidR="00D35F1D" w:rsidRDefault="009D13C8" w:rsidP="002A4D41">
      <w:pPr>
        <w:pStyle w:val="ListParagraph"/>
        <w:ind w:left="792"/>
      </w:pPr>
      <w:r>
        <w:t>If Coaching Reason is “Customer Service Escalation”</w:t>
      </w:r>
      <w:r w:rsidR="00106F93">
        <w:t xml:space="preserve"> and the log is ACTIVE and not COMPLETED</w:t>
      </w:r>
      <w:r>
        <w:t>.</w:t>
      </w:r>
    </w:p>
    <w:p w14:paraId="234479BF" w14:textId="77777777" w:rsidR="00652BBE" w:rsidRDefault="00652BBE" w:rsidP="00652BBE">
      <w:pPr>
        <w:pStyle w:val="ListParagraph"/>
        <w:ind w:left="792"/>
        <w:outlineLvl w:val="1"/>
      </w:pPr>
    </w:p>
    <w:p w14:paraId="14FF4791" w14:textId="77777777" w:rsidR="00F16903" w:rsidRDefault="006D0811" w:rsidP="00F16903">
      <w:pPr>
        <w:pStyle w:val="ListParagraph"/>
        <w:numPr>
          <w:ilvl w:val="1"/>
          <w:numId w:val="4"/>
        </w:numPr>
        <w:outlineLvl w:val="1"/>
      </w:pPr>
      <w:bookmarkStart w:id="41" w:name="_Toc158972795"/>
      <w:r>
        <w:t>Pending Short Call Review</w:t>
      </w:r>
      <w:r w:rsidR="00B53039">
        <w:t xml:space="preserve"> (Supervisor)</w:t>
      </w:r>
      <w:bookmarkEnd w:id="41"/>
    </w:p>
    <w:p w14:paraId="20693B7A" w14:textId="77777777" w:rsidR="00F16903" w:rsidRDefault="00F16903" w:rsidP="003F400D">
      <w:pPr>
        <w:pStyle w:val="ListParagraph"/>
        <w:ind w:left="792"/>
      </w:pPr>
      <w:r>
        <w:t xml:space="preserve">If </w:t>
      </w:r>
      <w:r w:rsidR="00EE70FB">
        <w:t>coaching log is Short Call and status is “Pending Supervisor Review”.</w:t>
      </w:r>
    </w:p>
    <w:p w14:paraId="001B7AD6" w14:textId="77777777" w:rsidR="006D0811" w:rsidRDefault="006D0811" w:rsidP="000435AC">
      <w:pPr>
        <w:pStyle w:val="ListParagraph"/>
        <w:ind w:left="792"/>
        <w:outlineLvl w:val="1"/>
      </w:pPr>
    </w:p>
    <w:p w14:paraId="39440A1B" w14:textId="77777777" w:rsidR="006D0811" w:rsidRDefault="006D0811" w:rsidP="006D0811">
      <w:pPr>
        <w:pStyle w:val="ListParagraph"/>
        <w:numPr>
          <w:ilvl w:val="1"/>
          <w:numId w:val="4"/>
        </w:numPr>
        <w:outlineLvl w:val="1"/>
      </w:pPr>
      <w:bookmarkStart w:id="42" w:name="_Toc158972796"/>
      <w:r>
        <w:t>Pending Short Call Confirm</w:t>
      </w:r>
      <w:r w:rsidR="00B53039">
        <w:t xml:space="preserve"> (Manager)</w:t>
      </w:r>
      <w:bookmarkEnd w:id="42"/>
    </w:p>
    <w:p w14:paraId="024487A7" w14:textId="77777777" w:rsidR="00742889" w:rsidRDefault="00742889" w:rsidP="00B17210">
      <w:pPr>
        <w:pStyle w:val="ListParagraph"/>
        <w:ind w:left="792"/>
      </w:pPr>
      <w:r>
        <w:t xml:space="preserve">If </w:t>
      </w:r>
      <w:r w:rsidR="00EE70FB">
        <w:t>Coaching Log is Short Call and status is “Pending Manager Review”.</w:t>
      </w:r>
    </w:p>
    <w:p w14:paraId="1A14CB5E" w14:textId="77777777" w:rsidR="00A602B8" w:rsidRDefault="00A602B8" w:rsidP="00A602B8">
      <w:pPr>
        <w:pStyle w:val="ListParagraph"/>
        <w:numPr>
          <w:ilvl w:val="1"/>
          <w:numId w:val="4"/>
        </w:numPr>
        <w:outlineLvl w:val="1"/>
      </w:pPr>
      <w:bookmarkStart w:id="43" w:name="_Toc158972797"/>
      <w:r>
        <w:lastRenderedPageBreak/>
        <w:t>Pending Follow-Up (Supervisor)</w:t>
      </w:r>
      <w:bookmarkEnd w:id="43"/>
    </w:p>
    <w:p w14:paraId="2ACA8362" w14:textId="77777777" w:rsidR="00A602B8" w:rsidRDefault="00A602B8" w:rsidP="002232B2">
      <w:pPr>
        <w:ind w:left="720" w:firstLine="72"/>
      </w:pPr>
      <w:r>
        <w:t>If coaching log requires follow-up and status is “Pending Follow-Up”.</w:t>
      </w:r>
    </w:p>
    <w:p w14:paraId="361F13DB" w14:textId="77777777" w:rsidR="0053696C" w:rsidRDefault="0053696C" w:rsidP="007A38A2">
      <w:pPr>
        <w:pStyle w:val="ListParagraph"/>
        <w:numPr>
          <w:ilvl w:val="1"/>
          <w:numId w:val="4"/>
        </w:numPr>
        <w:outlineLvl w:val="1"/>
      </w:pPr>
      <w:bookmarkStart w:id="44" w:name="_Toc158972798"/>
      <w:r>
        <w:t xml:space="preserve">Pending </w:t>
      </w:r>
      <w:r w:rsidR="008F585E">
        <w:t xml:space="preserve">Regular </w:t>
      </w:r>
      <w:r>
        <w:t>Review</w:t>
      </w:r>
      <w:bookmarkEnd w:id="44"/>
    </w:p>
    <w:p w14:paraId="61497673" w14:textId="77777777" w:rsidR="008E081A" w:rsidRDefault="008E081A" w:rsidP="00F87424">
      <w:pPr>
        <w:pStyle w:val="ListParagraph"/>
        <w:ind w:left="792"/>
      </w:pPr>
      <w:r>
        <w:t>None of the above.</w:t>
      </w:r>
    </w:p>
    <w:p w14:paraId="5A51F4F7" w14:textId="77777777" w:rsidR="00015568" w:rsidRPr="00015568" w:rsidRDefault="00015568" w:rsidP="006C1828">
      <w:pPr>
        <w:autoSpaceDE w:val="0"/>
        <w:autoSpaceDN w:val="0"/>
        <w:adjustRightInd w:val="0"/>
        <w:ind w:left="360"/>
        <w:outlineLvl w:val="1"/>
      </w:pPr>
    </w:p>
    <w:p w14:paraId="152F83BF" w14:textId="77777777" w:rsidR="00EB4DD9" w:rsidRDefault="00B75535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45" w:name="_Toc158972799"/>
      <w:r>
        <w:rPr>
          <w:b/>
        </w:rPr>
        <w:t xml:space="preserve">Logic to determine who can </w:t>
      </w:r>
      <w:r w:rsidR="00C23645">
        <w:rPr>
          <w:b/>
        </w:rPr>
        <w:t>view</w:t>
      </w:r>
      <w:r>
        <w:rPr>
          <w:b/>
        </w:rPr>
        <w:t xml:space="preserve"> Log Details</w:t>
      </w:r>
      <w:bookmarkEnd w:id="45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47"/>
        <w:gridCol w:w="4249"/>
      </w:tblGrid>
      <w:tr w:rsidR="00B75535" w14:paraId="604FE955" w14:textId="77777777" w:rsidTr="00D22B05">
        <w:tc>
          <w:tcPr>
            <w:tcW w:w="4247" w:type="dxa"/>
          </w:tcPr>
          <w:p w14:paraId="5ADDEBF6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My Submission </w:t>
            </w:r>
          </w:p>
        </w:tc>
        <w:tc>
          <w:tcPr>
            <w:tcW w:w="4249" w:type="dxa"/>
          </w:tcPr>
          <w:p w14:paraId="0EB21157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Submitter only</w:t>
            </w:r>
          </w:p>
        </w:tc>
      </w:tr>
      <w:tr w:rsidR="00B75535" w14:paraId="1DADFFAA" w14:textId="77777777" w:rsidTr="00D22B05">
        <w:tc>
          <w:tcPr>
            <w:tcW w:w="4247" w:type="dxa"/>
          </w:tcPr>
          <w:p w14:paraId="74B73A97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Historical Dashboard</w:t>
            </w:r>
          </w:p>
        </w:tc>
        <w:tc>
          <w:tcPr>
            <w:tcW w:w="4249" w:type="dxa"/>
          </w:tcPr>
          <w:p w14:paraId="344FB575" w14:textId="77777777" w:rsidR="00D8737F" w:rsidRPr="005F2F5E" w:rsidRDefault="001411F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Director</w:t>
            </w:r>
            <w:r w:rsidR="00D8737F" w:rsidRPr="005F2F5E">
              <w:rPr>
                <w:bCs/>
              </w:rPr>
              <w:t>;</w:t>
            </w:r>
          </w:p>
          <w:p w14:paraId="70F1140E" w14:textId="77777777" w:rsidR="001411F1" w:rsidRPr="005F2F5E" w:rsidRDefault="001411F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Senior Man</w:t>
            </w:r>
            <w:r w:rsidR="00D8737F" w:rsidRPr="005F2F5E">
              <w:rPr>
                <w:bCs/>
              </w:rPr>
              <w:t>a</w:t>
            </w:r>
            <w:r w:rsidRPr="005F2F5E">
              <w:rPr>
                <w:bCs/>
              </w:rPr>
              <w:t>ger;</w:t>
            </w:r>
          </w:p>
          <w:p w14:paraId="6B9B5305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Submitter;</w:t>
            </w:r>
          </w:p>
          <w:p w14:paraId="40CCE36C" w14:textId="77777777" w:rsidR="00B75535" w:rsidRPr="005F2F5E" w:rsidRDefault="001411F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Employee</w:t>
            </w:r>
            <w:r w:rsidR="00B75535" w:rsidRPr="005F2F5E">
              <w:rPr>
                <w:bCs/>
              </w:rPr>
              <w:t>;</w:t>
            </w:r>
          </w:p>
          <w:p w14:paraId="0F3D82C6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Supervisor;</w:t>
            </w:r>
          </w:p>
          <w:p w14:paraId="45CEA5EB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Manager;</w:t>
            </w:r>
          </w:p>
          <w:p w14:paraId="23C006DC" w14:textId="77777777" w:rsidR="00B75535" w:rsidRPr="005F2F5E" w:rsidRDefault="00555D7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“ECL”</w:t>
            </w:r>
            <w:r w:rsidR="00CE57F2" w:rsidRPr="005F2F5E">
              <w:rPr>
                <w:bCs/>
              </w:rPr>
              <w:t xml:space="preserve"> user;</w:t>
            </w:r>
          </w:p>
          <w:p w14:paraId="18D3DB46" w14:textId="77777777" w:rsidR="00B75535" w:rsidRPr="005F2F5E" w:rsidRDefault="00D42608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HR with job codes starting WHHR or WHER or WHRC</w:t>
            </w:r>
            <w:r w:rsidR="00CE57F2" w:rsidRPr="005F2F5E">
              <w:rPr>
                <w:bCs/>
              </w:rPr>
              <w:t>;</w:t>
            </w:r>
          </w:p>
          <w:p w14:paraId="128FCC7F" w14:textId="77777777" w:rsidR="00CE57F2" w:rsidRPr="005F2F5E" w:rsidRDefault="00CE57F2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31A4E33A" w14:textId="77777777" w:rsidR="00CE57F2" w:rsidRPr="005F2F5E" w:rsidRDefault="00CE57F2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Note: Display Warning logs for HR users only.</w:t>
            </w:r>
          </w:p>
        </w:tc>
      </w:tr>
      <w:tr w:rsidR="00B75535" w14:paraId="116A20E3" w14:textId="77777777" w:rsidTr="00D22B05">
        <w:tc>
          <w:tcPr>
            <w:tcW w:w="4247" w:type="dxa"/>
          </w:tcPr>
          <w:p w14:paraId="3735DD32" w14:textId="77777777" w:rsidR="00B75535" w:rsidRPr="005F2F5E" w:rsidRDefault="00D15BD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My Dashboard</w:t>
            </w:r>
          </w:p>
        </w:tc>
        <w:tc>
          <w:tcPr>
            <w:tcW w:w="4249" w:type="dxa"/>
          </w:tcPr>
          <w:p w14:paraId="2873A919" w14:textId="77777777" w:rsidR="001411F1" w:rsidRPr="005F2F5E" w:rsidRDefault="001411F1" w:rsidP="001411F1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Director;</w:t>
            </w:r>
          </w:p>
          <w:p w14:paraId="782AE711" w14:textId="77777777" w:rsidR="001411F1" w:rsidRPr="005F2F5E" w:rsidRDefault="001411F1" w:rsidP="001411F1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Senior Manager;</w:t>
            </w:r>
          </w:p>
          <w:p w14:paraId="20EF5FDA" w14:textId="77777777" w:rsidR="001411F1" w:rsidRPr="005F2F5E" w:rsidRDefault="001411F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</w:p>
          <w:p w14:paraId="1A3CFE9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Coaching Logs:</w:t>
            </w:r>
          </w:p>
          <w:p w14:paraId="30FFE33D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Non-ARC submitter;</w:t>
            </w:r>
          </w:p>
          <w:p w14:paraId="63BD62B7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Employee;</w:t>
            </w:r>
          </w:p>
          <w:p w14:paraId="7380F23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Supervisor;</w:t>
            </w:r>
          </w:p>
          <w:p w14:paraId="34D97C8E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Manager;</w:t>
            </w:r>
          </w:p>
          <w:p w14:paraId="168C1334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Reassigned user;</w:t>
            </w:r>
          </w:p>
          <w:p w14:paraId="16C96D8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Log Manager (Low CSAT)</w:t>
            </w:r>
          </w:p>
          <w:p w14:paraId="487BEAB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54E89FC3" w14:textId="77777777" w:rsidR="00555D75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Warning Logs:</w:t>
            </w:r>
          </w:p>
          <w:p w14:paraId="7B45CC8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Submitter;</w:t>
            </w:r>
          </w:p>
          <w:p w14:paraId="3FC495A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Employee;</w:t>
            </w:r>
          </w:p>
          <w:p w14:paraId="73AE51D4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Supervisor;</w:t>
            </w:r>
          </w:p>
          <w:p w14:paraId="01861F44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Manager</w:t>
            </w:r>
          </w:p>
        </w:tc>
      </w:tr>
      <w:tr w:rsidR="00B75535" w14:paraId="7B74DA9D" w14:textId="77777777" w:rsidTr="00D22B05">
        <w:tc>
          <w:tcPr>
            <w:tcW w:w="4247" w:type="dxa"/>
          </w:tcPr>
          <w:p w14:paraId="2F7C6C40" w14:textId="77777777" w:rsidR="00B75535" w:rsidRPr="005F2F5E" w:rsidRDefault="002A66A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Survey</w:t>
            </w:r>
          </w:p>
        </w:tc>
        <w:tc>
          <w:tcPr>
            <w:tcW w:w="4249" w:type="dxa"/>
          </w:tcPr>
          <w:p w14:paraId="535192AD" w14:textId="77777777" w:rsidR="00B75535" w:rsidRPr="005F2F5E" w:rsidRDefault="002A66A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Employee of the log</w:t>
            </w:r>
          </w:p>
        </w:tc>
      </w:tr>
    </w:tbl>
    <w:p w14:paraId="4CF3A070" w14:textId="77777777" w:rsidR="00B75535" w:rsidRDefault="00B75535" w:rsidP="00D22B05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395EB5A4" w14:textId="77777777" w:rsidR="004D3050" w:rsidRDefault="004D3050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46" w:name="_Toc158972800"/>
      <w:r>
        <w:rPr>
          <w:b/>
        </w:rPr>
        <w:t>Logic to determine Review Page display mode (Ready Only vs Editable)</w:t>
      </w:r>
      <w:bookmarkEnd w:id="46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6"/>
        <w:gridCol w:w="4240"/>
      </w:tblGrid>
      <w:tr w:rsidR="006E4C4F" w14:paraId="6EFF9D5C" w14:textId="77777777" w:rsidTr="00072DCF">
        <w:tc>
          <w:tcPr>
            <w:tcW w:w="4256" w:type="dxa"/>
          </w:tcPr>
          <w:p w14:paraId="016B1CF7" w14:textId="77777777" w:rsidR="006E4C4F" w:rsidRPr="005F2F5E" w:rsidRDefault="006E4C4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Short Call</w:t>
            </w:r>
            <w:r w:rsidR="007E1950" w:rsidRPr="005F2F5E">
              <w:rPr>
                <w:bCs/>
              </w:rPr>
              <w:t xml:space="preserve"> -</w:t>
            </w:r>
            <w:r w:rsidRPr="005F2F5E">
              <w:rPr>
                <w:bCs/>
              </w:rPr>
              <w:t xml:space="preserve"> Pending Manager Review</w:t>
            </w:r>
          </w:p>
        </w:tc>
        <w:tc>
          <w:tcPr>
            <w:tcW w:w="4240" w:type="dxa"/>
          </w:tcPr>
          <w:p w14:paraId="0542CEAE" w14:textId="77777777" w:rsidR="006E4C4F" w:rsidRPr="005F2F5E" w:rsidRDefault="006E4C4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If user is the manager or reassigned to, then Editable; Otherwise Read Only</w:t>
            </w:r>
          </w:p>
        </w:tc>
      </w:tr>
      <w:tr w:rsidR="006E4C4F" w14:paraId="4EAB7A4A" w14:textId="77777777" w:rsidTr="00072DCF">
        <w:tc>
          <w:tcPr>
            <w:tcW w:w="4256" w:type="dxa"/>
          </w:tcPr>
          <w:p w14:paraId="5F44C7F1" w14:textId="77777777" w:rsidR="006E4C4F" w:rsidRPr="005F2F5E" w:rsidRDefault="007E195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Short Call – Pending Supervisor Review</w:t>
            </w:r>
          </w:p>
        </w:tc>
        <w:tc>
          <w:tcPr>
            <w:tcW w:w="4240" w:type="dxa"/>
          </w:tcPr>
          <w:p w14:paraId="6CB74A54" w14:textId="77777777" w:rsidR="006E4C4F" w:rsidRPr="005F2F5E" w:rsidRDefault="007E195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If user is the supervisor or reassigned to, then Editable; Otherwise Read Only</w:t>
            </w:r>
          </w:p>
        </w:tc>
      </w:tr>
      <w:tr w:rsidR="006E4C4F" w14:paraId="54355462" w14:textId="77777777" w:rsidTr="00072DCF">
        <w:tc>
          <w:tcPr>
            <w:tcW w:w="4256" w:type="dxa"/>
          </w:tcPr>
          <w:p w14:paraId="237F59CD" w14:textId="77777777" w:rsidR="006E4C4F" w:rsidRPr="005F2F5E" w:rsidRDefault="001003F8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Customer Service Escalation – Pending determination</w:t>
            </w:r>
          </w:p>
        </w:tc>
        <w:tc>
          <w:tcPr>
            <w:tcW w:w="4240" w:type="dxa"/>
          </w:tcPr>
          <w:p w14:paraId="67A4DD0B" w14:textId="77777777" w:rsidR="004E494D" w:rsidRPr="005F2F5E" w:rsidRDefault="001003F8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If Pending Manager Review</w:t>
            </w:r>
            <w:r w:rsidR="004E494D" w:rsidRPr="005F2F5E">
              <w:rPr>
                <w:bCs/>
              </w:rPr>
              <w:t>;</w:t>
            </w:r>
          </w:p>
          <w:p w14:paraId="3AC0EB74" w14:textId="77777777" w:rsidR="004E494D" w:rsidRPr="005F2F5E" w:rsidRDefault="004E494D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</w:t>
            </w:r>
            <w:r w:rsidR="001003F8" w:rsidRPr="005F2F5E">
              <w:rPr>
                <w:bCs/>
              </w:rPr>
              <w:t xml:space="preserve">user is the manager (or reassigned to), hen Editable; </w:t>
            </w:r>
          </w:p>
          <w:p w14:paraId="16158FAB" w14:textId="77777777" w:rsidR="006E4C4F" w:rsidRPr="005F2F5E" w:rsidRDefault="004E494D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</w:t>
            </w:r>
            <w:r w:rsidR="001003F8" w:rsidRPr="005F2F5E">
              <w:rPr>
                <w:bCs/>
              </w:rPr>
              <w:t>Read Only</w:t>
            </w:r>
          </w:p>
        </w:tc>
      </w:tr>
      <w:tr w:rsidR="006E4C4F" w14:paraId="405A9CEF" w14:textId="77777777" w:rsidTr="00072DCF">
        <w:tc>
          <w:tcPr>
            <w:tcW w:w="4256" w:type="dxa"/>
          </w:tcPr>
          <w:p w14:paraId="1CF31576" w14:textId="77777777" w:rsidR="006E4C4F" w:rsidRPr="005F2F5E" w:rsidRDefault="00E91B28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Research Required </w:t>
            </w:r>
          </w:p>
        </w:tc>
        <w:tc>
          <w:tcPr>
            <w:tcW w:w="4240" w:type="dxa"/>
          </w:tcPr>
          <w:p w14:paraId="348B0BE3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If Pending Supervisor Review;</w:t>
            </w:r>
          </w:p>
          <w:p w14:paraId="5553C9E5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 user is the supervisor (or reassigned to), then Editable;</w:t>
            </w:r>
          </w:p>
          <w:p w14:paraId="0A754C82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Only;</w:t>
            </w:r>
          </w:p>
          <w:p w14:paraId="5104C36F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3ECA599C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If Pending Manager Review;</w:t>
            </w:r>
          </w:p>
          <w:p w14:paraId="73DC78CE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user is the manager (or reassigned to) or (the log is low CSAT and user was the manager when this log was entered), then Editable;</w:t>
            </w:r>
          </w:p>
          <w:p w14:paraId="6C136D72" w14:textId="77777777" w:rsidR="00D57ADA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Only</w:t>
            </w:r>
          </w:p>
        </w:tc>
      </w:tr>
      <w:tr w:rsidR="006E4C4F" w14:paraId="102655CC" w14:textId="77777777" w:rsidTr="00072DCF">
        <w:tc>
          <w:tcPr>
            <w:tcW w:w="4256" w:type="dxa"/>
          </w:tcPr>
          <w:p w14:paraId="6F4353AA" w14:textId="77777777" w:rsidR="006E4C4F" w:rsidRPr="005F2F5E" w:rsidRDefault="00276412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lastRenderedPageBreak/>
              <w:t>Acknowledge</w:t>
            </w:r>
            <w:r w:rsidR="00357C21" w:rsidRPr="005F2F5E">
              <w:rPr>
                <w:bCs/>
              </w:rPr>
              <w:t xml:space="preserve"> – Pending Acknowlegement</w:t>
            </w:r>
            <w:r w:rsidRPr="005F2F5E">
              <w:rPr>
                <w:bCs/>
              </w:rPr>
              <w:t xml:space="preserve"> </w:t>
            </w:r>
          </w:p>
        </w:tc>
        <w:tc>
          <w:tcPr>
            <w:tcW w:w="4240" w:type="dxa"/>
          </w:tcPr>
          <w:p w14:paraId="04ED8E9B" w14:textId="77777777" w:rsidR="00557EF9" w:rsidRPr="005F2F5E" w:rsidRDefault="00557EF9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28848EE0" w14:textId="77777777" w:rsidR="00557EF9" w:rsidRPr="005F2F5E" w:rsidRDefault="00557EF9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Editable if:</w:t>
            </w:r>
          </w:p>
          <w:p w14:paraId="0069F48E" w14:textId="77777777" w:rsidR="00557EF9" w:rsidRPr="005F2F5E" w:rsidRDefault="00557EF9" w:rsidP="00F9093E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User is the Employee of the log; </w:t>
            </w:r>
            <w:r w:rsidR="002854E6" w:rsidRPr="005F2F5E">
              <w:rPr>
                <w:bCs/>
              </w:rPr>
              <w:t>OR</w:t>
            </w:r>
          </w:p>
          <w:p w14:paraId="7BD7A281" w14:textId="77777777" w:rsidR="00557EF9" w:rsidRPr="005F2F5E" w:rsidRDefault="00557EF9" w:rsidP="00F9093E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User is the Supervisor (or reassigned to) and the log is not Quality Bingo.</w:t>
            </w:r>
          </w:p>
          <w:p w14:paraId="1A82348A" w14:textId="77777777" w:rsidR="006E4C4F" w:rsidRPr="005F2F5E" w:rsidRDefault="00276412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Otherwise Read Only</w:t>
            </w:r>
          </w:p>
        </w:tc>
      </w:tr>
      <w:tr w:rsidR="00072DCF" w14:paraId="48ABB09C" w14:textId="77777777" w:rsidTr="00072DCF">
        <w:tc>
          <w:tcPr>
            <w:tcW w:w="4256" w:type="dxa"/>
          </w:tcPr>
          <w:p w14:paraId="29B62769" w14:textId="77777777" w:rsidR="00072DCF" w:rsidRPr="005F2F5E" w:rsidRDefault="00072DC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For all other logs</w:t>
            </w:r>
          </w:p>
        </w:tc>
        <w:tc>
          <w:tcPr>
            <w:tcW w:w="4240" w:type="dxa"/>
          </w:tcPr>
          <w:p w14:paraId="4C12B8BE" w14:textId="77777777" w:rsidR="00BD3F10" w:rsidRPr="005F2F5E" w:rsidRDefault="00072DC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</w:t>
            </w:r>
            <w:r w:rsidR="00BD3F10" w:rsidRPr="005F2F5E">
              <w:rPr>
                <w:bCs/>
              </w:rPr>
              <w:t>If Pending Supervisor Review;</w:t>
            </w:r>
          </w:p>
          <w:p w14:paraId="05462373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 user is the supervisor (or reassigned to), then Editable;</w:t>
            </w:r>
          </w:p>
          <w:p w14:paraId="6ECA9EC2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Only;</w:t>
            </w:r>
          </w:p>
          <w:p w14:paraId="6E396A37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2BACB5FE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If Pending Employee Review;</w:t>
            </w:r>
          </w:p>
          <w:p w14:paraId="1BCEAE69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user is the </w:t>
            </w:r>
            <w:r w:rsidR="009C2DAF" w:rsidRPr="005F2F5E">
              <w:rPr>
                <w:bCs/>
              </w:rPr>
              <w:t>employee</w:t>
            </w:r>
            <w:r w:rsidRPr="005F2F5E">
              <w:rPr>
                <w:bCs/>
              </w:rPr>
              <w:t>, then Editable;</w:t>
            </w:r>
          </w:p>
          <w:p w14:paraId="6305C384" w14:textId="77777777" w:rsidR="00072DCF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Only</w:t>
            </w:r>
            <w:r w:rsidR="00272E1D" w:rsidRPr="005F2F5E">
              <w:rPr>
                <w:bCs/>
              </w:rPr>
              <w:t>;</w:t>
            </w:r>
          </w:p>
          <w:p w14:paraId="6F2A82D4" w14:textId="77777777" w:rsidR="00272E1D" w:rsidRPr="005F2F5E" w:rsidRDefault="00272E1D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4CEA0416" w14:textId="77777777" w:rsidR="00272E1D" w:rsidRPr="005F2F5E" w:rsidRDefault="00272E1D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For all other Pending Statuses, Read Only </w:t>
            </w:r>
          </w:p>
        </w:tc>
      </w:tr>
    </w:tbl>
    <w:p w14:paraId="7DA32ABB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7AB54DF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02E3E27B" w14:textId="77777777" w:rsidR="00B3489C" w:rsidRDefault="00DA40CB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47" w:name="_Toc158972801"/>
      <w:r>
        <w:rPr>
          <w:b/>
        </w:rPr>
        <w:t>Logic to determine next status</w:t>
      </w:r>
      <w:bookmarkEnd w:id="47"/>
    </w:p>
    <w:p w14:paraId="7B7438B6" w14:textId="77777777" w:rsidR="00C64664" w:rsidRDefault="00714AE8" w:rsidP="00C64664">
      <w:pPr>
        <w:pStyle w:val="ListParagraph"/>
        <w:numPr>
          <w:ilvl w:val="1"/>
          <w:numId w:val="4"/>
        </w:numPr>
        <w:outlineLvl w:val="1"/>
      </w:pPr>
      <w:bookmarkStart w:id="48" w:name="_Toc158972802"/>
      <w:r>
        <w:t>Pending Acknowledgement</w:t>
      </w:r>
      <w:bookmarkEnd w:id="48"/>
      <w:r w:rsidR="00C64664">
        <w:t xml:space="preserve"> </w:t>
      </w:r>
    </w:p>
    <w:p w14:paraId="34B08885" w14:textId="77777777" w:rsidR="000F753B" w:rsidRDefault="000F753B" w:rsidP="00AB01B6">
      <w:pPr>
        <w:pStyle w:val="ListParagraph"/>
        <w:ind w:left="792"/>
      </w:pPr>
      <w:r>
        <w:t>If the log is a warning log, next status will be “Completed”;</w:t>
      </w:r>
    </w:p>
    <w:p w14:paraId="73721E2B" w14:textId="77777777" w:rsidR="00E37501" w:rsidRDefault="00E37501" w:rsidP="00AB01B6">
      <w:pPr>
        <w:pStyle w:val="ListParagraph"/>
        <w:ind w:left="792"/>
      </w:pPr>
    </w:p>
    <w:p w14:paraId="7BFC5F3D" w14:textId="77777777" w:rsidR="00DF7DF6" w:rsidRDefault="00E37501" w:rsidP="00AB01B6">
      <w:pPr>
        <w:pStyle w:val="ListParagraph"/>
        <w:ind w:left="792"/>
      </w:pPr>
      <w:r>
        <w:t>Otherwise:</w:t>
      </w:r>
    </w:p>
    <w:p w14:paraId="1BDE9EAC" w14:textId="77777777" w:rsidR="00C64664" w:rsidRDefault="00C64664" w:rsidP="00AB01B6">
      <w:pPr>
        <w:pStyle w:val="ListParagraph"/>
        <w:ind w:left="792"/>
      </w:pPr>
      <w:r>
        <w:t>For OverTurned Appeal (OTA) logs, next status will be “Completed”;</w:t>
      </w:r>
    </w:p>
    <w:p w14:paraId="4679FB89" w14:textId="77777777" w:rsidR="004262F2" w:rsidRDefault="00E7189A" w:rsidP="00AB01B6">
      <w:pPr>
        <w:pStyle w:val="ListParagraph"/>
        <w:ind w:left="792"/>
      </w:pPr>
      <w:r>
        <w:t>If no more reviews needed</w:t>
      </w:r>
      <w:r w:rsidR="004262F2">
        <w:t>, next status will be “Completed”;</w:t>
      </w:r>
    </w:p>
    <w:p w14:paraId="50B38272" w14:textId="77777777" w:rsidR="0022730B" w:rsidRPr="00986D3E" w:rsidRDefault="0022730B" w:rsidP="00FF7D40">
      <w:pPr>
        <w:pStyle w:val="ListParagraph"/>
        <w:ind w:left="792"/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(Note: logic for more reviews needed:</w:t>
      </w:r>
    </w:p>
    <w:p w14:paraId="11A03ACA" w14:textId="77777777" w:rsidR="0022730B" w:rsidRPr="00986D3E" w:rsidRDefault="0022730B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 xml:space="preserve">BQNS (quality bingo), </w:t>
      </w:r>
      <w:r w:rsidR="00EF5779">
        <w:rPr>
          <w:i/>
          <w:sz w:val="18"/>
          <w:szCs w:val="18"/>
        </w:rPr>
        <w:t xml:space="preserve">BQMS, </w:t>
      </w:r>
      <w:r w:rsidRPr="00986D3E">
        <w:rPr>
          <w:i/>
          <w:sz w:val="18"/>
          <w:szCs w:val="18"/>
        </w:rPr>
        <w:t>or</w:t>
      </w:r>
    </w:p>
    <w:p w14:paraId="4AFC1606" w14:textId="77777777" w:rsidR="0022730B" w:rsidRPr="00986D3E" w:rsidRDefault="0022730B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User is the supervisor and employee has acknowledged, or</w:t>
      </w:r>
    </w:p>
    <w:p w14:paraId="43E5B853" w14:textId="77777777" w:rsidR="0022730B" w:rsidRPr="00986D3E" w:rsidRDefault="00355BB8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User is the employee and Pending Acknowledgement, or</w:t>
      </w:r>
    </w:p>
    <w:p w14:paraId="5EDD2151" w14:textId="77777777" w:rsidR="00355BB8" w:rsidRPr="00986D3E" w:rsidRDefault="00355BB8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User is the employee and Pending Employee Review</w:t>
      </w:r>
    </w:p>
    <w:p w14:paraId="6454001B" w14:textId="77777777" w:rsidR="00355BB8" w:rsidRPr="00986D3E" w:rsidRDefault="00355BB8" w:rsidP="00986D3E">
      <w:pPr>
        <w:pStyle w:val="ListParagraph"/>
        <w:numPr>
          <w:ilvl w:val="0"/>
          <w:numId w:val="21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Supervisor has reviewed the log, and</w:t>
      </w:r>
    </w:p>
    <w:p w14:paraId="05950A4B" w14:textId="77777777" w:rsidR="00355BB8" w:rsidRPr="00986D3E" w:rsidRDefault="00355BB8" w:rsidP="00986D3E">
      <w:pPr>
        <w:pStyle w:val="ListParagraph"/>
        <w:numPr>
          <w:ilvl w:val="0"/>
          <w:numId w:val="21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The log is IQS, or CTC, or High5Club, or Kudo, or Attendance, or MSR, or MSRS</w:t>
      </w:r>
    </w:p>
    <w:p w14:paraId="41B883BD" w14:textId="77777777" w:rsidR="007D415B" w:rsidRPr="00986D3E" w:rsidRDefault="007D415B" w:rsidP="00986D3E">
      <w:pPr>
        <w:ind w:left="792"/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)</w:t>
      </w:r>
    </w:p>
    <w:p w14:paraId="5EA2AEBE" w14:textId="77777777" w:rsidR="004262F2" w:rsidRDefault="004262F2" w:rsidP="00FF7D40">
      <w:pPr>
        <w:pStyle w:val="ListParagraph"/>
        <w:ind w:left="792"/>
      </w:pPr>
      <w:r>
        <w:t>Otherwise :</w:t>
      </w:r>
    </w:p>
    <w:p w14:paraId="22169AFF" w14:textId="77777777" w:rsidR="004262F2" w:rsidRDefault="004262F2" w:rsidP="007A38A2">
      <w:pPr>
        <w:pStyle w:val="ListParagraph"/>
        <w:numPr>
          <w:ilvl w:val="0"/>
          <w:numId w:val="12"/>
        </w:numPr>
      </w:pPr>
      <w:r>
        <w:t>If user is the employee of the log,</w:t>
      </w:r>
    </w:p>
    <w:p w14:paraId="5844F8A9" w14:textId="77777777" w:rsidR="00DF3968" w:rsidRDefault="00DF3968" w:rsidP="007A38A2">
      <w:pPr>
        <w:pStyle w:val="ListParagraph"/>
        <w:numPr>
          <w:ilvl w:val="0"/>
          <w:numId w:val="13"/>
        </w:numPr>
      </w:pPr>
      <w:r>
        <w:t xml:space="preserve">If follow-up is required, </w:t>
      </w:r>
    </w:p>
    <w:p w14:paraId="690444EF" w14:textId="77777777" w:rsidR="00967C55" w:rsidRDefault="00967C55" w:rsidP="00967C55">
      <w:pPr>
        <w:pStyle w:val="ListParagraph"/>
        <w:numPr>
          <w:ilvl w:val="0"/>
          <w:numId w:val="19"/>
        </w:numPr>
      </w:pPr>
      <w:r>
        <w:t>If follow-up</w:t>
      </w:r>
      <w:r w:rsidR="00EF6994">
        <w:t xml:space="preserve"> has happened</w:t>
      </w:r>
      <w:r>
        <w:t>, then next status will be “Completed”;</w:t>
      </w:r>
    </w:p>
    <w:p w14:paraId="63D560FC" w14:textId="77777777" w:rsidR="00967C55" w:rsidRDefault="00967C55" w:rsidP="00967C55">
      <w:pPr>
        <w:pStyle w:val="ListParagraph"/>
        <w:numPr>
          <w:ilvl w:val="0"/>
          <w:numId w:val="19"/>
        </w:numPr>
      </w:pPr>
      <w:r>
        <w:t>Otherwise, next status will be “Pending Follow-up”;</w:t>
      </w:r>
    </w:p>
    <w:p w14:paraId="0BF68D6D" w14:textId="77777777" w:rsidR="004262F2" w:rsidRDefault="004262F2" w:rsidP="007A38A2">
      <w:pPr>
        <w:pStyle w:val="ListParagraph"/>
        <w:numPr>
          <w:ilvl w:val="0"/>
          <w:numId w:val="13"/>
        </w:numPr>
      </w:pPr>
      <w:r>
        <w:t>If supervisor has acknowledge</w:t>
      </w:r>
      <w:r w:rsidR="007E666A">
        <w:t>d</w:t>
      </w:r>
      <w:r w:rsidR="003716D2">
        <w:t xml:space="preserve"> </w:t>
      </w:r>
      <w:r w:rsidR="003F3B4F">
        <w:t>and NO</w:t>
      </w:r>
      <w:r w:rsidR="003716D2">
        <w:t xml:space="preserve"> follow-up required</w:t>
      </w:r>
      <w:r>
        <w:t>, then next status will be “Completed”;</w:t>
      </w:r>
    </w:p>
    <w:p w14:paraId="0C9C34F7" w14:textId="77777777" w:rsidR="004262F2" w:rsidRDefault="004262F2" w:rsidP="007A38A2">
      <w:pPr>
        <w:pStyle w:val="ListParagraph"/>
        <w:numPr>
          <w:ilvl w:val="0"/>
          <w:numId w:val="13"/>
        </w:numPr>
      </w:pPr>
      <w:r>
        <w:t>If supervisor has not acknowledged</w:t>
      </w:r>
      <w:r w:rsidR="00FB4E5B">
        <w:t xml:space="preserve"> and NO follow-up required</w:t>
      </w:r>
      <w:r>
        <w:t>, then next status will be:</w:t>
      </w:r>
    </w:p>
    <w:p w14:paraId="5FA89B34" w14:textId="1D02B289" w:rsidR="004262F2" w:rsidRDefault="004262F2" w:rsidP="007A38A2">
      <w:pPr>
        <w:pStyle w:val="ListParagraph"/>
        <w:numPr>
          <w:ilvl w:val="0"/>
          <w:numId w:val="14"/>
        </w:numPr>
      </w:pPr>
      <w:r>
        <w:t>“Pending Supervisor Review” for CSR</w:t>
      </w:r>
      <w:ins w:id="49" w:author="Huang, Lili" w:date="2024-05-15T11:14:00Z">
        <w:r w:rsidR="001E6041">
          <w:t>, ISG,</w:t>
        </w:r>
      </w:ins>
      <w:r>
        <w:t xml:space="preserve"> and TRAINING modules;</w:t>
      </w:r>
    </w:p>
    <w:p w14:paraId="625711ED" w14:textId="77777777" w:rsidR="00EE37DD" w:rsidRDefault="00EE37DD" w:rsidP="007A38A2">
      <w:pPr>
        <w:pStyle w:val="ListParagraph"/>
        <w:numPr>
          <w:ilvl w:val="0"/>
          <w:numId w:val="14"/>
        </w:numPr>
      </w:pPr>
      <w:r>
        <w:t xml:space="preserve">“Completed” for SUPERVISOR module </w:t>
      </w:r>
      <w:r w:rsidR="00911D25">
        <w:t>(</w:t>
      </w:r>
      <w:r>
        <w:t>bingo log</w:t>
      </w:r>
      <w:r w:rsidR="00911D25">
        <w:t>)</w:t>
      </w:r>
      <w:r>
        <w:t>;</w:t>
      </w:r>
    </w:p>
    <w:p w14:paraId="41578A7D" w14:textId="77777777" w:rsidR="004262F2" w:rsidRDefault="004262F2" w:rsidP="007A38A2">
      <w:pPr>
        <w:pStyle w:val="ListParagraph"/>
        <w:numPr>
          <w:ilvl w:val="0"/>
          <w:numId w:val="14"/>
        </w:numPr>
      </w:pPr>
      <w:r>
        <w:t>“Pending Manager Review” for SUPERVISOR module</w:t>
      </w:r>
      <w:r w:rsidR="00EE37DD">
        <w:t xml:space="preserve"> </w:t>
      </w:r>
      <w:r w:rsidR="00911D25">
        <w:t>(</w:t>
      </w:r>
      <w:r w:rsidR="00EE37DD">
        <w:t>non bingo log</w:t>
      </w:r>
      <w:r w:rsidR="00911D25">
        <w:t>)</w:t>
      </w:r>
      <w:r>
        <w:t>;</w:t>
      </w:r>
    </w:p>
    <w:p w14:paraId="5668ABA2" w14:textId="77777777" w:rsidR="004262F2" w:rsidRDefault="004262F2" w:rsidP="007A38A2">
      <w:pPr>
        <w:pStyle w:val="ListParagraph"/>
        <w:numPr>
          <w:ilvl w:val="0"/>
          <w:numId w:val="14"/>
        </w:numPr>
      </w:pPr>
      <w:r>
        <w:t>“Pending Quality Lead Review” for QUALITY module.</w:t>
      </w:r>
    </w:p>
    <w:p w14:paraId="088D57F9" w14:textId="77777777" w:rsidR="00273BC7" w:rsidRDefault="00273BC7" w:rsidP="007A38A2">
      <w:pPr>
        <w:pStyle w:val="ListParagraph"/>
        <w:numPr>
          <w:ilvl w:val="0"/>
          <w:numId w:val="12"/>
        </w:numPr>
      </w:pPr>
      <w:r>
        <w:t>If user is NOT the employee of the log,</w:t>
      </w:r>
    </w:p>
    <w:p w14:paraId="31749112" w14:textId="77777777" w:rsidR="00273BC7" w:rsidRDefault="007A5973" w:rsidP="007A38A2">
      <w:pPr>
        <w:pStyle w:val="ListParagraph"/>
        <w:numPr>
          <w:ilvl w:val="0"/>
          <w:numId w:val="13"/>
        </w:numPr>
      </w:pPr>
      <w:r>
        <w:t>If current status is “Pending Acknowledgement”, then next status will be “Pending Employee Revi</w:t>
      </w:r>
      <w:r w:rsidR="007708AB">
        <w:t>e</w:t>
      </w:r>
      <w:r>
        <w:t>w”;</w:t>
      </w:r>
    </w:p>
    <w:p w14:paraId="5FEE406B" w14:textId="77777777" w:rsidR="00273BC7" w:rsidRDefault="007A5973" w:rsidP="007A38A2">
      <w:pPr>
        <w:pStyle w:val="ListParagraph"/>
        <w:numPr>
          <w:ilvl w:val="0"/>
          <w:numId w:val="13"/>
        </w:numPr>
      </w:pPr>
      <w:r>
        <w:t>Otherwise, next status will be “Completed”.</w:t>
      </w:r>
    </w:p>
    <w:p w14:paraId="522A43C1" w14:textId="77777777" w:rsidR="007A5973" w:rsidRDefault="007A5973" w:rsidP="00D64C1F">
      <w:pPr>
        <w:pStyle w:val="ListParagraph"/>
        <w:ind w:left="2232"/>
        <w:outlineLvl w:val="1"/>
      </w:pPr>
    </w:p>
    <w:p w14:paraId="3A7618C2" w14:textId="77777777" w:rsidR="00D94088" w:rsidRDefault="00D94088" w:rsidP="007A38A2">
      <w:pPr>
        <w:pStyle w:val="ListParagraph"/>
        <w:numPr>
          <w:ilvl w:val="1"/>
          <w:numId w:val="4"/>
        </w:numPr>
        <w:outlineLvl w:val="1"/>
      </w:pPr>
      <w:bookmarkStart w:id="50" w:name="_Toc158972803"/>
      <w:r>
        <w:t>Pending Research</w:t>
      </w:r>
      <w:bookmarkEnd w:id="50"/>
    </w:p>
    <w:p w14:paraId="5FA0958E" w14:textId="77777777" w:rsidR="000B0D78" w:rsidRDefault="000B0D78" w:rsidP="007A38A2">
      <w:pPr>
        <w:pStyle w:val="ListParagraph"/>
        <w:numPr>
          <w:ilvl w:val="0"/>
          <w:numId w:val="12"/>
        </w:numPr>
      </w:pPr>
      <w:r>
        <w:t>If Coaching is NOT required, then next status will be “Inactive”;</w:t>
      </w:r>
    </w:p>
    <w:p w14:paraId="2E964294" w14:textId="77777777" w:rsidR="00D64C1F" w:rsidRDefault="002E482F" w:rsidP="007A38A2">
      <w:pPr>
        <w:pStyle w:val="ListParagraph"/>
        <w:numPr>
          <w:ilvl w:val="0"/>
          <w:numId w:val="12"/>
        </w:numPr>
      </w:pPr>
      <w:r>
        <w:t>Otherwise:</w:t>
      </w:r>
    </w:p>
    <w:p w14:paraId="5584E103" w14:textId="79F84E58" w:rsidR="00D64C1F" w:rsidRDefault="00D64C1F" w:rsidP="007A38A2">
      <w:pPr>
        <w:pStyle w:val="ListParagraph"/>
        <w:numPr>
          <w:ilvl w:val="0"/>
          <w:numId w:val="13"/>
        </w:numPr>
      </w:pPr>
      <w:r>
        <w:t>I</w:t>
      </w:r>
      <w:r w:rsidR="00712DED">
        <w:t xml:space="preserve">f CSR or </w:t>
      </w:r>
      <w:ins w:id="51" w:author="Huang, Lili" w:date="2024-05-15T11:14:00Z">
        <w:r w:rsidR="00FB297C">
          <w:t xml:space="preserve">ISG or </w:t>
        </w:r>
      </w:ins>
      <w:r w:rsidR="00712DED">
        <w:t>TRAINING module, next status will be</w:t>
      </w:r>
    </w:p>
    <w:p w14:paraId="65B9013C" w14:textId="77777777" w:rsidR="00712DED" w:rsidRDefault="00FE7BA8" w:rsidP="007A38A2">
      <w:pPr>
        <w:pStyle w:val="ListParagraph"/>
        <w:numPr>
          <w:ilvl w:val="0"/>
          <w:numId w:val="15"/>
        </w:numPr>
      </w:pPr>
      <w:r>
        <w:lastRenderedPageBreak/>
        <w:t>“Pending Supervisor Review” if the log is Current Coaching Initiative or OMR Exception or Low CSAT;</w:t>
      </w:r>
    </w:p>
    <w:p w14:paraId="05715023" w14:textId="77777777" w:rsidR="00FE7BA8" w:rsidRDefault="00FE7BA8" w:rsidP="007A38A2">
      <w:pPr>
        <w:pStyle w:val="ListParagraph"/>
        <w:numPr>
          <w:ilvl w:val="0"/>
          <w:numId w:val="15"/>
        </w:numPr>
      </w:pPr>
      <w:r>
        <w:t>“Pending Employee Review” if the log is IAE or IAEF or IAT or OAE or Training Short Duration or Training Overdue or BRL or BRN</w:t>
      </w:r>
      <w:r w:rsidR="00161EBF">
        <w:t>;</w:t>
      </w:r>
    </w:p>
    <w:p w14:paraId="671C136C" w14:textId="77777777" w:rsidR="00161EBF" w:rsidRDefault="00161EBF" w:rsidP="007A38A2">
      <w:pPr>
        <w:pStyle w:val="ListParagraph"/>
        <w:numPr>
          <w:ilvl w:val="0"/>
          <w:numId w:val="15"/>
        </w:numPr>
      </w:pPr>
      <w:r>
        <w:t>“Pending Employee Review” if user is the Supervisor or reassigned to;</w:t>
      </w:r>
    </w:p>
    <w:p w14:paraId="3B2205BA" w14:textId="77777777" w:rsidR="00161EBF" w:rsidRDefault="00161EBF" w:rsidP="00BC3667">
      <w:pPr>
        <w:pStyle w:val="ListParagraph"/>
        <w:ind w:left="2952"/>
      </w:pPr>
    </w:p>
    <w:p w14:paraId="23429533" w14:textId="77777777" w:rsidR="00D64C1F" w:rsidRDefault="00D64C1F" w:rsidP="007A38A2">
      <w:pPr>
        <w:pStyle w:val="ListParagraph"/>
        <w:numPr>
          <w:ilvl w:val="0"/>
          <w:numId w:val="13"/>
        </w:numPr>
      </w:pPr>
      <w:r>
        <w:t xml:space="preserve">If </w:t>
      </w:r>
      <w:r w:rsidR="00E45643">
        <w:t>SUPERVISOR module, next status will be</w:t>
      </w:r>
    </w:p>
    <w:p w14:paraId="4C629D31" w14:textId="77777777" w:rsidR="00D64C1F" w:rsidRDefault="00D64C1F" w:rsidP="007A38A2">
      <w:pPr>
        <w:pStyle w:val="ListParagraph"/>
        <w:numPr>
          <w:ilvl w:val="0"/>
          <w:numId w:val="14"/>
        </w:numPr>
      </w:pPr>
      <w:r>
        <w:t xml:space="preserve">“Pending </w:t>
      </w:r>
      <w:r w:rsidR="00E45643">
        <w:t>Manager</w:t>
      </w:r>
      <w:r>
        <w:t xml:space="preserve"> Review” </w:t>
      </w:r>
      <w:r w:rsidR="00E45643">
        <w:t>if the log is Current Coaching Initiative or OMR Exception</w:t>
      </w:r>
      <w:r w:rsidR="00C678D0">
        <w:t>;</w:t>
      </w:r>
    </w:p>
    <w:p w14:paraId="7E354E91" w14:textId="77777777" w:rsidR="00C678D0" w:rsidRDefault="00C678D0" w:rsidP="007A38A2">
      <w:pPr>
        <w:pStyle w:val="ListParagraph"/>
        <w:numPr>
          <w:ilvl w:val="0"/>
          <w:numId w:val="14"/>
        </w:numPr>
      </w:pPr>
      <w:r>
        <w:t>“Pending Employee Review” otherwise;</w:t>
      </w:r>
    </w:p>
    <w:p w14:paraId="5E1414D9" w14:textId="77777777" w:rsidR="00D64C1F" w:rsidRDefault="00D64C1F" w:rsidP="00BC3667"/>
    <w:p w14:paraId="4370B28E" w14:textId="77777777" w:rsidR="0040381F" w:rsidRDefault="0040381F" w:rsidP="007A38A2">
      <w:pPr>
        <w:pStyle w:val="ListParagraph"/>
        <w:numPr>
          <w:ilvl w:val="0"/>
          <w:numId w:val="13"/>
        </w:numPr>
      </w:pPr>
      <w:r>
        <w:t xml:space="preserve">If </w:t>
      </w:r>
      <w:r w:rsidR="002D0D59">
        <w:t>QUALITY</w:t>
      </w:r>
      <w:r>
        <w:t xml:space="preserve"> module, next status will be</w:t>
      </w:r>
    </w:p>
    <w:p w14:paraId="557ED6BD" w14:textId="77777777" w:rsidR="0040381F" w:rsidRDefault="0040381F" w:rsidP="007A38A2">
      <w:pPr>
        <w:pStyle w:val="ListParagraph"/>
        <w:numPr>
          <w:ilvl w:val="0"/>
          <w:numId w:val="14"/>
        </w:numPr>
      </w:pPr>
      <w:r>
        <w:t xml:space="preserve">“Pending </w:t>
      </w:r>
      <w:r w:rsidR="00AD4C8B">
        <w:t>Quality Lead</w:t>
      </w:r>
      <w:r>
        <w:t xml:space="preserve"> Review” if the log is Current Coaching Initiative or OMR Exception;</w:t>
      </w:r>
    </w:p>
    <w:p w14:paraId="7E00F2BD" w14:textId="77777777" w:rsidR="0040381F" w:rsidRDefault="0040381F" w:rsidP="007A38A2">
      <w:pPr>
        <w:pStyle w:val="ListParagraph"/>
        <w:numPr>
          <w:ilvl w:val="0"/>
          <w:numId w:val="14"/>
        </w:numPr>
      </w:pPr>
      <w:r>
        <w:t>“Pending Employee Review” otherwise;</w:t>
      </w:r>
    </w:p>
    <w:p w14:paraId="056D33F3" w14:textId="77777777" w:rsidR="00E66AA2" w:rsidRDefault="00E66AA2" w:rsidP="00BC3667">
      <w:pPr>
        <w:pStyle w:val="ListParagraph"/>
        <w:ind w:left="2952"/>
      </w:pPr>
    </w:p>
    <w:p w14:paraId="496EAB59" w14:textId="77777777" w:rsidR="00E66AA2" w:rsidRDefault="00F81BF1" w:rsidP="007A38A2">
      <w:pPr>
        <w:pStyle w:val="ListParagraph"/>
        <w:numPr>
          <w:ilvl w:val="0"/>
          <w:numId w:val="13"/>
        </w:numPr>
      </w:pPr>
      <w:r>
        <w:t>For all other modules</w:t>
      </w:r>
      <w:r w:rsidR="00E66AA2">
        <w:t>, next status will be</w:t>
      </w:r>
      <w:r>
        <w:t xml:space="preserve"> “Pending Employee Review”</w:t>
      </w:r>
    </w:p>
    <w:p w14:paraId="35B04668" w14:textId="77777777" w:rsidR="00D64C1F" w:rsidRDefault="00D64C1F" w:rsidP="00D64C1F">
      <w:pPr>
        <w:pStyle w:val="ListParagraph"/>
        <w:ind w:left="792"/>
        <w:outlineLvl w:val="1"/>
      </w:pPr>
    </w:p>
    <w:p w14:paraId="4689CBCA" w14:textId="77777777" w:rsidR="00D94088" w:rsidRDefault="00D94088" w:rsidP="007A38A2">
      <w:pPr>
        <w:pStyle w:val="ListParagraph"/>
        <w:numPr>
          <w:ilvl w:val="1"/>
          <w:numId w:val="4"/>
        </w:numPr>
        <w:outlineLvl w:val="1"/>
      </w:pPr>
      <w:bookmarkStart w:id="52" w:name="_Toc158972804"/>
      <w:r>
        <w:t>Pending CSE</w:t>
      </w:r>
      <w:bookmarkEnd w:id="52"/>
    </w:p>
    <w:p w14:paraId="2F5BCD37" w14:textId="77777777" w:rsidR="00C8140B" w:rsidRDefault="00CD6735" w:rsidP="00C624DE">
      <w:pPr>
        <w:pStyle w:val="ListParagraph"/>
        <w:ind w:left="792"/>
      </w:pPr>
      <w:r>
        <w:t>Next status will be:</w:t>
      </w:r>
    </w:p>
    <w:p w14:paraId="6FDC7FBC" w14:textId="184DBF3E" w:rsidR="00CD6735" w:rsidRDefault="00CD6735" w:rsidP="007A38A2">
      <w:pPr>
        <w:pStyle w:val="ListParagraph"/>
        <w:numPr>
          <w:ilvl w:val="0"/>
          <w:numId w:val="16"/>
        </w:numPr>
      </w:pPr>
      <w:r>
        <w:t xml:space="preserve">“Pending Supervisor Review” for CSR, </w:t>
      </w:r>
      <w:ins w:id="53" w:author="Huang, Lili" w:date="2024-05-15T11:14:00Z">
        <w:r w:rsidR="009E30BC">
          <w:t xml:space="preserve"> ISG, and</w:t>
        </w:r>
      </w:ins>
      <w:ins w:id="54" w:author="Huang, Lili" w:date="2024-05-15T11:15:00Z">
        <w:r w:rsidR="009E30BC">
          <w:t xml:space="preserve"> </w:t>
        </w:r>
      </w:ins>
      <w:r>
        <w:t>TRAINING modules;</w:t>
      </w:r>
    </w:p>
    <w:p w14:paraId="791D3772" w14:textId="77777777" w:rsidR="00CD6735" w:rsidRDefault="00CD6735" w:rsidP="007A38A2">
      <w:pPr>
        <w:pStyle w:val="ListParagraph"/>
        <w:numPr>
          <w:ilvl w:val="0"/>
          <w:numId w:val="16"/>
        </w:numPr>
      </w:pPr>
      <w:r>
        <w:t>“Pending Manager Review” for SUPERVISOR module;</w:t>
      </w:r>
    </w:p>
    <w:p w14:paraId="70E4FCD5" w14:textId="77777777" w:rsidR="00CD6735" w:rsidRDefault="00CD6735" w:rsidP="007A38A2">
      <w:pPr>
        <w:pStyle w:val="ListParagraph"/>
        <w:numPr>
          <w:ilvl w:val="0"/>
          <w:numId w:val="16"/>
        </w:numPr>
      </w:pPr>
      <w:r>
        <w:t>“Pending Quality Lead Review” for QUALITY module.</w:t>
      </w:r>
    </w:p>
    <w:p w14:paraId="1BC4714A" w14:textId="77777777" w:rsidR="005D54C1" w:rsidRDefault="005D54C1" w:rsidP="00C8140B">
      <w:pPr>
        <w:pStyle w:val="ListParagraph"/>
        <w:ind w:left="792"/>
        <w:outlineLvl w:val="1"/>
      </w:pPr>
    </w:p>
    <w:p w14:paraId="5A3AEBBD" w14:textId="77777777" w:rsidR="00DE30AE" w:rsidRDefault="00DE30AE" w:rsidP="007A38A2">
      <w:pPr>
        <w:pStyle w:val="ListParagraph"/>
        <w:numPr>
          <w:ilvl w:val="1"/>
          <w:numId w:val="4"/>
        </w:numPr>
        <w:outlineLvl w:val="1"/>
      </w:pPr>
      <w:bookmarkStart w:id="55" w:name="_Toc158972805"/>
      <w:r>
        <w:t>Pending Short Call Review (Supervisor)</w:t>
      </w:r>
      <w:bookmarkEnd w:id="55"/>
    </w:p>
    <w:p w14:paraId="217292EB" w14:textId="77777777" w:rsidR="00DE30AE" w:rsidRDefault="00DE30AE" w:rsidP="005E0AC4">
      <w:pPr>
        <w:pStyle w:val="ListParagraph"/>
        <w:ind w:left="792"/>
      </w:pPr>
      <w:r>
        <w:t>Next status will be “Pending Manager Review”</w:t>
      </w:r>
      <w:r w:rsidR="00725463">
        <w:t>.</w:t>
      </w:r>
    </w:p>
    <w:p w14:paraId="437B125E" w14:textId="77777777" w:rsidR="00DE30AE" w:rsidRDefault="00DE30AE" w:rsidP="00D652D1">
      <w:pPr>
        <w:pStyle w:val="ListParagraph"/>
        <w:ind w:left="792"/>
        <w:outlineLvl w:val="1"/>
      </w:pPr>
    </w:p>
    <w:p w14:paraId="637C878C" w14:textId="77777777" w:rsidR="00DE30AE" w:rsidRDefault="00DE30AE" w:rsidP="00DE30AE">
      <w:pPr>
        <w:pStyle w:val="ListParagraph"/>
        <w:numPr>
          <w:ilvl w:val="1"/>
          <w:numId w:val="4"/>
        </w:numPr>
        <w:outlineLvl w:val="1"/>
      </w:pPr>
      <w:bookmarkStart w:id="56" w:name="_Toc158972806"/>
      <w:r>
        <w:t xml:space="preserve">Pending Short Call </w:t>
      </w:r>
      <w:r w:rsidR="00AD503D">
        <w:t>Confirm</w:t>
      </w:r>
      <w:r>
        <w:t xml:space="preserve"> (</w:t>
      </w:r>
      <w:r w:rsidR="00D548C6">
        <w:t>Manager</w:t>
      </w:r>
      <w:r>
        <w:t>)</w:t>
      </w:r>
      <w:bookmarkEnd w:id="56"/>
    </w:p>
    <w:p w14:paraId="3B68F92D" w14:textId="77777777" w:rsidR="00DE30AE" w:rsidRDefault="00DE30AE" w:rsidP="005E0AC4">
      <w:pPr>
        <w:pStyle w:val="ListParagraph"/>
        <w:ind w:left="792"/>
      </w:pPr>
      <w:r>
        <w:t>Next status will be “Completed”.</w:t>
      </w:r>
    </w:p>
    <w:p w14:paraId="452BFBBA" w14:textId="77777777" w:rsidR="00DE30AE" w:rsidRDefault="00DE30AE" w:rsidP="00D652D1">
      <w:pPr>
        <w:outlineLvl w:val="1"/>
      </w:pPr>
    </w:p>
    <w:p w14:paraId="4364FA3E" w14:textId="77777777" w:rsidR="00D94088" w:rsidRDefault="00177B53" w:rsidP="007A38A2">
      <w:pPr>
        <w:pStyle w:val="ListParagraph"/>
        <w:numPr>
          <w:ilvl w:val="1"/>
          <w:numId w:val="4"/>
        </w:numPr>
        <w:outlineLvl w:val="1"/>
      </w:pPr>
      <w:bookmarkStart w:id="57" w:name="_Toc158972807"/>
      <w:r>
        <w:t xml:space="preserve">Pending </w:t>
      </w:r>
      <w:r w:rsidR="0021598C">
        <w:t xml:space="preserve">Regular </w:t>
      </w:r>
      <w:r>
        <w:t>Review</w:t>
      </w:r>
      <w:bookmarkEnd w:id="57"/>
    </w:p>
    <w:p w14:paraId="13E0F70A" w14:textId="77777777" w:rsidR="00177B53" w:rsidRDefault="00177B53" w:rsidP="00522D50">
      <w:pPr>
        <w:pStyle w:val="ListParagraph"/>
        <w:ind w:left="792"/>
      </w:pPr>
      <w:bookmarkStart w:id="58" w:name="_Toc19103695"/>
      <w:bookmarkEnd w:id="58"/>
      <w:r>
        <w:t>Next status will be “Pending Employee Review”.</w:t>
      </w:r>
    </w:p>
    <w:p w14:paraId="3871FE4B" w14:textId="77777777" w:rsidR="002C329C" w:rsidRDefault="002C329C" w:rsidP="00522D50">
      <w:pPr>
        <w:pStyle w:val="ListParagraph"/>
        <w:ind w:left="792"/>
      </w:pPr>
    </w:p>
    <w:p w14:paraId="08355DEA" w14:textId="77777777" w:rsidR="002C329C" w:rsidRDefault="002C329C" w:rsidP="002C329C">
      <w:pPr>
        <w:pStyle w:val="ListParagraph"/>
        <w:numPr>
          <w:ilvl w:val="1"/>
          <w:numId w:val="4"/>
        </w:numPr>
        <w:outlineLvl w:val="1"/>
      </w:pPr>
      <w:bookmarkStart w:id="59" w:name="_Toc158972808"/>
      <w:r>
        <w:t>Pending Follow-Up</w:t>
      </w:r>
      <w:bookmarkEnd w:id="59"/>
    </w:p>
    <w:p w14:paraId="0260853F" w14:textId="77777777" w:rsidR="002C329C" w:rsidRDefault="002C329C" w:rsidP="00522D50">
      <w:pPr>
        <w:pStyle w:val="ListParagraph"/>
        <w:ind w:left="792"/>
      </w:pPr>
      <w:r>
        <w:t>Next status will be “Pending Employee Review”</w:t>
      </w:r>
    </w:p>
    <w:p w14:paraId="4BE46DF2" w14:textId="77777777" w:rsidR="005E2E97" w:rsidRDefault="005E2E97" w:rsidP="00522D50">
      <w:pPr>
        <w:pStyle w:val="ListParagraph"/>
        <w:ind w:left="792"/>
      </w:pPr>
    </w:p>
    <w:p w14:paraId="155AAF44" w14:textId="77777777" w:rsidR="005E2E97" w:rsidRDefault="005E2E97" w:rsidP="005E2E97">
      <w:pPr>
        <w:pStyle w:val="ListParagraph"/>
        <w:numPr>
          <w:ilvl w:val="1"/>
          <w:numId w:val="4"/>
        </w:numPr>
        <w:outlineLvl w:val="1"/>
      </w:pPr>
      <w:bookmarkStart w:id="60" w:name="_Toc158972809"/>
      <w:r>
        <w:t>Pending Employee Review</w:t>
      </w:r>
      <w:bookmarkEnd w:id="60"/>
    </w:p>
    <w:p w14:paraId="53027FB8" w14:textId="77777777" w:rsidR="005E2E97" w:rsidRDefault="005E2E97" w:rsidP="005E2E97">
      <w:pPr>
        <w:pStyle w:val="ListParagraph"/>
        <w:ind w:left="792"/>
      </w:pPr>
      <w:r>
        <w:t>Next status will be “Completed”</w:t>
      </w:r>
    </w:p>
    <w:p w14:paraId="21EAA2A4" w14:textId="77777777" w:rsidR="00737C80" w:rsidRDefault="00737C80" w:rsidP="00DA40CB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C412926" w14:textId="01B78B1E" w:rsidR="00F70951" w:rsidRPr="00F70951" w:rsidRDefault="00442E25" w:rsidP="00F70951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61" w:name="_Toc158972810"/>
      <w:r>
        <w:rPr>
          <w:b/>
        </w:rPr>
        <w:t>When to display i</w:t>
      </w:r>
      <w:r w:rsidR="00DA40CB">
        <w:rPr>
          <w:b/>
        </w:rPr>
        <w:t>nstruction</w:t>
      </w:r>
      <w:r>
        <w:rPr>
          <w:b/>
        </w:rPr>
        <w:t>/static</w:t>
      </w:r>
      <w:r w:rsidR="00DA40CB">
        <w:rPr>
          <w:b/>
        </w:rPr>
        <w:t xml:space="preserve"> text</w:t>
      </w:r>
      <w:r w:rsidR="00F70951">
        <w:rPr>
          <w:b/>
        </w:rPr>
        <w:t xml:space="preserve"> </w:t>
      </w:r>
      <w:r w:rsidR="00F96DED">
        <w:rPr>
          <w:b/>
        </w:rPr>
        <w:t>(</w:t>
      </w:r>
      <w:r w:rsidR="00F96DED" w:rsidRPr="00F96DED">
        <w:rPr>
          <w:bCs/>
          <w:i/>
          <w:iCs/>
          <w:sz w:val="18"/>
          <w:szCs w:val="18"/>
        </w:rPr>
        <w:t>R</w:t>
      </w:r>
      <w:r w:rsidR="00F70951">
        <w:rPr>
          <w:bCs/>
          <w:i/>
          <w:iCs/>
          <w:sz w:val="18"/>
          <w:szCs w:val="18"/>
        </w:rPr>
        <w:t>efer to FS document</w:t>
      </w:r>
      <w:r w:rsidR="00F96DED">
        <w:rPr>
          <w:bCs/>
          <w:i/>
          <w:iCs/>
          <w:sz w:val="18"/>
          <w:szCs w:val="18"/>
        </w:rPr>
        <w:t xml:space="preserve"> for what text to display</w:t>
      </w:r>
      <w:r w:rsidR="00F70951">
        <w:rPr>
          <w:bCs/>
          <w:i/>
          <w:iCs/>
          <w:sz w:val="18"/>
          <w:szCs w:val="18"/>
        </w:rPr>
        <w:t>)</w:t>
      </w:r>
      <w:bookmarkEnd w:id="61"/>
    </w:p>
    <w:p w14:paraId="3D3B369D" w14:textId="77777777" w:rsidR="00201685" w:rsidRDefault="00A368CE" w:rsidP="007A38A2">
      <w:pPr>
        <w:pStyle w:val="ListParagraph"/>
        <w:numPr>
          <w:ilvl w:val="1"/>
          <w:numId w:val="4"/>
        </w:numPr>
      </w:pPr>
      <w:r>
        <w:t xml:space="preserve">Pending </w:t>
      </w:r>
      <w:r w:rsidR="00201685">
        <w:t>CSE</w:t>
      </w:r>
      <w:r w:rsidR="006504BD">
        <w:t xml:space="preserve"> – user is the man</w:t>
      </w:r>
      <w:r w:rsidR="00455DEB">
        <w:t>a</w:t>
      </w:r>
      <w:r w:rsidR="006504BD">
        <w:t>ger or reassigned to, Pending Manager Review (Note: when a log is added as CSE, it goes to Pending Manager Review)</w:t>
      </w:r>
    </w:p>
    <w:p w14:paraId="72F7DDEC" w14:textId="77777777" w:rsidR="00C3614E" w:rsidRPr="004950E2" w:rsidRDefault="00C3614E" w:rsidP="00C66EA1">
      <w:pPr>
        <w:autoSpaceDE w:val="0"/>
        <w:autoSpaceDN w:val="0"/>
        <w:adjustRightInd w:val="0"/>
        <w:ind w:left="360"/>
        <w:rPr>
          <w:b/>
        </w:rPr>
      </w:pPr>
    </w:p>
    <w:p w14:paraId="2A099D59" w14:textId="77777777" w:rsidR="000F5F03" w:rsidRDefault="00A368CE" w:rsidP="007A38A2">
      <w:pPr>
        <w:pStyle w:val="ListParagraph"/>
        <w:numPr>
          <w:ilvl w:val="1"/>
          <w:numId w:val="4"/>
        </w:numPr>
      </w:pPr>
      <w:r>
        <w:t xml:space="preserve">Pending </w:t>
      </w:r>
      <w:r w:rsidR="000F5F03">
        <w:t>Research</w:t>
      </w:r>
      <w:r w:rsidR="00806514">
        <w:t xml:space="preserve"> – user is the manager or reassigned to, Pending Manager Review</w:t>
      </w:r>
      <w:r w:rsidR="00E51591">
        <w:t>, log is Current Coaching Initiative.</w:t>
      </w:r>
    </w:p>
    <w:p w14:paraId="5D40C99B" w14:textId="77777777" w:rsidR="000D21F6" w:rsidRDefault="000D21F6" w:rsidP="00C66EA1">
      <w:pPr>
        <w:pStyle w:val="ListParagraph"/>
        <w:ind w:left="792"/>
      </w:pPr>
    </w:p>
    <w:p w14:paraId="1983248A" w14:textId="77777777" w:rsidR="00A368CE" w:rsidRDefault="00A453F4" w:rsidP="007A38A2">
      <w:pPr>
        <w:pStyle w:val="ListParagraph"/>
        <w:numPr>
          <w:ilvl w:val="1"/>
          <w:numId w:val="4"/>
        </w:numPr>
      </w:pPr>
      <w:r>
        <w:t>Pending Review</w:t>
      </w:r>
    </w:p>
    <w:p w14:paraId="7CF97BF3" w14:textId="03682899" w:rsidR="00690A06" w:rsidRPr="000E1457" w:rsidRDefault="00690A06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Survey – user is the supervisor or reassigned to, Pending Supervisor Review</w:t>
      </w:r>
    </w:p>
    <w:p w14:paraId="571D84D1" w14:textId="45F9031E" w:rsidR="0029709D" w:rsidRPr="000E1457" w:rsidRDefault="000D6E2E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OMR Short Call</w:t>
      </w:r>
      <w:r w:rsidR="001B611F" w:rsidRPr="000E1457">
        <w:rPr>
          <w:bCs/>
        </w:rPr>
        <w:t xml:space="preserve"> – user is the supervisor or reassigned to, Pending Supervisor Review, log is short call.</w:t>
      </w:r>
    </w:p>
    <w:p w14:paraId="3904082A" w14:textId="77777777" w:rsidR="000D6E2E" w:rsidRPr="000E1457" w:rsidRDefault="000D6E2E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Low CSAT</w:t>
      </w:r>
      <w:r w:rsidR="00D52711" w:rsidRPr="000E1457">
        <w:rPr>
          <w:bCs/>
        </w:rPr>
        <w:t xml:space="preserve"> – user is the manager or reassigned to, Pending Manager Review, log is low CSAT.</w:t>
      </w:r>
    </w:p>
    <w:p w14:paraId="7CBDDEF6" w14:textId="77777777" w:rsidR="000D6E2E" w:rsidRPr="000E1457" w:rsidRDefault="00E940DC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Training Short Duration</w:t>
      </w:r>
      <w:r w:rsidR="00E10277" w:rsidRPr="000E1457">
        <w:rPr>
          <w:bCs/>
        </w:rPr>
        <w:t xml:space="preserve"> – user is the supervisor or reassigned to, Pending Supervisor Review, log is “Training Short Duration”</w:t>
      </w:r>
      <w:r w:rsidR="00DA2644" w:rsidRPr="000E1457">
        <w:rPr>
          <w:bCs/>
        </w:rPr>
        <w:t>.</w:t>
      </w:r>
    </w:p>
    <w:p w14:paraId="6616F676" w14:textId="77777777" w:rsidR="00E940DC" w:rsidRPr="000E1457" w:rsidRDefault="00E940DC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Training Overdue</w:t>
      </w:r>
      <w:r w:rsidR="004E45BC" w:rsidRPr="000E1457">
        <w:rPr>
          <w:bCs/>
        </w:rPr>
        <w:t xml:space="preserve"> – user is the supervisor or reassigned to, Pending Supervisor Review, log is “Training Overdue”.</w:t>
      </w:r>
    </w:p>
    <w:p w14:paraId="03540771" w14:textId="77777777" w:rsidR="00E940DC" w:rsidRPr="000E1457" w:rsidRDefault="00E940DC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lastRenderedPageBreak/>
        <w:t>Quality High 5 Club</w:t>
      </w:r>
      <w:r w:rsidR="000605E7" w:rsidRPr="000E1457">
        <w:rPr>
          <w:bCs/>
        </w:rPr>
        <w:t xml:space="preserve"> – log is “High 5 Club”</w:t>
      </w:r>
    </w:p>
    <w:p w14:paraId="11642403" w14:textId="76EAC0E6" w:rsidR="009A6C6A" w:rsidRPr="000E1457" w:rsidRDefault="009A6C6A" w:rsidP="009A6C6A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Quality KUDO CSR</w:t>
      </w:r>
      <w:ins w:id="62" w:author="Huang, Lili" w:date="2024-05-15T11:16:00Z">
        <w:r w:rsidR="00017A30">
          <w:rPr>
            <w:bCs/>
          </w:rPr>
          <w:t>/ISG</w:t>
        </w:r>
      </w:ins>
      <w:r w:rsidR="000605E7" w:rsidRPr="000E1457">
        <w:rPr>
          <w:bCs/>
        </w:rPr>
        <w:t xml:space="preserve"> – user is the CSR</w:t>
      </w:r>
      <w:ins w:id="63" w:author="Huang, Lili" w:date="2024-05-15T11:16:00Z">
        <w:r w:rsidR="00017A30">
          <w:rPr>
            <w:bCs/>
          </w:rPr>
          <w:t>/ISG</w:t>
        </w:r>
      </w:ins>
      <w:r w:rsidR="000605E7" w:rsidRPr="000E1457">
        <w:rPr>
          <w:bCs/>
        </w:rPr>
        <w:t>, log is “Kudo”</w:t>
      </w:r>
    </w:p>
    <w:p w14:paraId="45FA6A9F" w14:textId="77777777" w:rsidR="008F4184" w:rsidRPr="000E1457" w:rsidRDefault="008F4184" w:rsidP="008F4184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Quality KUDO Supervisor</w:t>
      </w:r>
      <w:r w:rsidR="000605E7" w:rsidRPr="000E1457">
        <w:rPr>
          <w:bCs/>
        </w:rPr>
        <w:t xml:space="preserve"> – user is </w:t>
      </w:r>
      <w:r w:rsidR="00E334DB" w:rsidRPr="000E1457">
        <w:rPr>
          <w:bCs/>
        </w:rPr>
        <w:t>the supervisor, log is “Kudo”</w:t>
      </w:r>
    </w:p>
    <w:p w14:paraId="71891A2F" w14:textId="77777777" w:rsidR="004661FA" w:rsidRPr="000E1457" w:rsidRDefault="004661FA" w:rsidP="004661FA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OMR Break Time Exceeded</w:t>
      </w:r>
      <w:r w:rsidR="00C12AA4" w:rsidRPr="000E1457">
        <w:rPr>
          <w:bCs/>
        </w:rPr>
        <w:t xml:space="preserve"> – user is the Supervisor, Pending Supervisor Review, log is “BRL” or “BRN”</w:t>
      </w:r>
    </w:p>
    <w:p w14:paraId="01417A37" w14:textId="77777777" w:rsidR="00AE0C9C" w:rsidRPr="000E1457" w:rsidRDefault="00AE0C9C" w:rsidP="00AE0C9C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ETS/HNC, ETS/ICC</w:t>
      </w:r>
      <w:r w:rsidR="00E44ADD" w:rsidRPr="000E1457">
        <w:rPr>
          <w:bCs/>
        </w:rPr>
        <w:t xml:space="preserve"> – Pending Supervisor Review, log is “ETS/HNC” or “ETSICC”.</w:t>
      </w:r>
    </w:p>
    <w:p w14:paraId="772493AD" w14:textId="77777777" w:rsidR="00BF0E14" w:rsidRPr="000E1457" w:rsidRDefault="00BF0E14" w:rsidP="00BF0E14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ETS/OAE</w:t>
      </w:r>
      <w:r w:rsidR="001750A4" w:rsidRPr="000E1457">
        <w:rPr>
          <w:bCs/>
        </w:rPr>
        <w:t xml:space="preserve"> – user is the supervisor or reassigned to, Pending Supervisor Review, log is “ETS/OAE”</w:t>
      </w:r>
    </w:p>
    <w:p w14:paraId="0B2F7F11" w14:textId="77777777" w:rsidR="007A1BAF" w:rsidRPr="000E1457" w:rsidRDefault="007A1BAF" w:rsidP="00455FB6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ETS/OAS</w:t>
      </w:r>
      <w:r w:rsidR="00455FB6" w:rsidRPr="000E1457">
        <w:rPr>
          <w:bCs/>
        </w:rPr>
        <w:t>– user is the supervisor or reassigned to, Pending Supervisor Review, log is “ETS/OA</w:t>
      </w:r>
      <w:r w:rsidR="00095023" w:rsidRPr="000E1457">
        <w:rPr>
          <w:bCs/>
        </w:rPr>
        <w:t>S</w:t>
      </w:r>
      <w:r w:rsidR="00455FB6" w:rsidRPr="000E1457">
        <w:rPr>
          <w:bCs/>
        </w:rPr>
        <w:t>”</w:t>
      </w:r>
    </w:p>
    <w:p w14:paraId="148AAEAC" w14:textId="4A4517DC" w:rsidR="00FA3FF0" w:rsidRPr="000E1457" w:rsidRDefault="00FA3FF0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OMR/PBH</w:t>
      </w:r>
      <w:r w:rsidR="000E542A" w:rsidRPr="000E1457">
        <w:rPr>
          <w:bCs/>
        </w:rPr>
        <w:t xml:space="preserve"> – user is the CSR </w:t>
      </w:r>
      <w:ins w:id="64" w:author="Huang, Lili" w:date="2024-05-15T11:15:00Z">
        <w:r w:rsidR="007E240E">
          <w:rPr>
            <w:bCs/>
          </w:rPr>
          <w:t xml:space="preserve">or ISG </w:t>
        </w:r>
      </w:ins>
      <w:r w:rsidR="000E542A" w:rsidRPr="000E1457">
        <w:rPr>
          <w:bCs/>
        </w:rPr>
        <w:t>or Supervisor, log is “PBH”</w:t>
      </w:r>
    </w:p>
    <w:p w14:paraId="1665058D" w14:textId="77777777" w:rsidR="00BC36A7" w:rsidRPr="000E1457" w:rsidRDefault="00BC36A7" w:rsidP="00BC36A7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OTH/APS</w:t>
      </w:r>
      <w:r w:rsidR="00453BF5" w:rsidRPr="000E1457">
        <w:rPr>
          <w:bCs/>
        </w:rPr>
        <w:t xml:space="preserve"> – user the supervisor, Pending Acknowledgement or Pending Supervisor Review, log is OTH/APS</w:t>
      </w:r>
    </w:p>
    <w:p w14:paraId="7FEE73CE" w14:textId="77777777" w:rsidR="00FA2333" w:rsidRPr="000E1457" w:rsidRDefault="00FA2333" w:rsidP="00453BF5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OTH/APW</w:t>
      </w:r>
      <w:r w:rsidR="00453BF5" w:rsidRPr="000E1457">
        <w:rPr>
          <w:bCs/>
        </w:rPr>
        <w:t xml:space="preserve"> user the supervisor, Pending Acknowledgement or Pending Supervisor Review, log is OTH/AP</w:t>
      </w:r>
      <w:r w:rsidR="00AB7756" w:rsidRPr="000E1457">
        <w:rPr>
          <w:bCs/>
        </w:rPr>
        <w:t>W</w:t>
      </w:r>
    </w:p>
    <w:p w14:paraId="0AAA4F95" w14:textId="77777777" w:rsidR="00116FD0" w:rsidRPr="000E1457" w:rsidRDefault="00116FD0" w:rsidP="00B5168C">
      <w:pPr>
        <w:pStyle w:val="ListParagraph"/>
        <w:numPr>
          <w:ilvl w:val="0"/>
          <w:numId w:val="12"/>
        </w:numPr>
        <w:rPr>
          <w:bCs/>
          <w:i/>
        </w:rPr>
      </w:pPr>
      <w:r w:rsidRPr="000E1457">
        <w:rPr>
          <w:bCs/>
        </w:rPr>
        <w:t>FC/ATTH  (warning log)</w:t>
      </w:r>
    </w:p>
    <w:p w14:paraId="1E5114DF" w14:textId="77777777" w:rsidR="000C2D93" w:rsidRPr="000E1457" w:rsidRDefault="000C2D93" w:rsidP="000C2D93">
      <w:pPr>
        <w:pStyle w:val="ListParagraph"/>
        <w:numPr>
          <w:ilvl w:val="0"/>
          <w:numId w:val="12"/>
        </w:numPr>
        <w:rPr>
          <w:bCs/>
          <w:i/>
        </w:rPr>
      </w:pPr>
      <w:r w:rsidRPr="000E1457">
        <w:rPr>
          <w:bCs/>
        </w:rPr>
        <w:t>FC</w:t>
      </w:r>
      <w:r w:rsidR="00970024" w:rsidRPr="000E1457">
        <w:rPr>
          <w:bCs/>
        </w:rPr>
        <w:t>/ATTT</w:t>
      </w:r>
      <w:r w:rsidRPr="000E1457">
        <w:rPr>
          <w:bCs/>
        </w:rPr>
        <w:t xml:space="preserve">  (warning log)</w:t>
      </w:r>
    </w:p>
    <w:p w14:paraId="485850D0" w14:textId="38A46DB2" w:rsidR="000C2D93" w:rsidRPr="000E1457" w:rsidRDefault="009A7234" w:rsidP="004352F2">
      <w:pPr>
        <w:pStyle w:val="ListParagraph"/>
        <w:numPr>
          <w:ilvl w:val="0"/>
          <w:numId w:val="12"/>
        </w:numPr>
        <w:rPr>
          <w:bCs/>
          <w:i/>
        </w:rPr>
      </w:pPr>
      <w:r w:rsidRPr="000E1457">
        <w:rPr>
          <w:bCs/>
        </w:rPr>
        <w:t xml:space="preserve">OMR/IDD </w:t>
      </w:r>
    </w:p>
    <w:p w14:paraId="16F8CA2F" w14:textId="0DBFBAE0" w:rsidR="0027307A" w:rsidRPr="000E1457" w:rsidRDefault="00E3742A" w:rsidP="004920AF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 xml:space="preserve">OMR/AUD </w:t>
      </w:r>
      <w:r w:rsidR="0027307A" w:rsidRPr="000E1457">
        <w:rPr>
          <w:bCs/>
        </w:rPr>
        <w:t xml:space="preserve">user is the current reviewer (supervisor), Pending Supervisor Review </w:t>
      </w:r>
    </w:p>
    <w:p w14:paraId="50324F95" w14:textId="02B65CD6" w:rsidR="00E3742A" w:rsidRPr="000E1457" w:rsidRDefault="00174EED" w:rsidP="0007591A">
      <w:pPr>
        <w:pStyle w:val="ListParagraph"/>
        <w:numPr>
          <w:ilvl w:val="0"/>
          <w:numId w:val="12"/>
        </w:numPr>
        <w:rPr>
          <w:bCs/>
          <w:iCs/>
        </w:rPr>
      </w:pPr>
      <w:r w:rsidRPr="000E1457">
        <w:rPr>
          <w:bCs/>
        </w:rPr>
        <w:t xml:space="preserve">OMR/NGD user is the current reviewer (supervisor), Pending Supervisor Review </w:t>
      </w:r>
    </w:p>
    <w:sectPr w:rsidR="00E3742A" w:rsidRPr="000E1457" w:rsidSect="009B6177">
      <w:footerReference w:type="default" r:id="rId44"/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4D951" w14:textId="77777777" w:rsidR="00414DF7" w:rsidRDefault="00414DF7">
      <w:r>
        <w:separator/>
      </w:r>
    </w:p>
  </w:endnote>
  <w:endnote w:type="continuationSeparator" w:id="0">
    <w:p w14:paraId="43200E4C" w14:textId="77777777" w:rsidR="00414DF7" w:rsidRDefault="00414D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07DF2" w14:textId="77777777" w:rsidR="00F15543" w:rsidRDefault="00F155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2F070" w14:textId="7ED57228" w:rsidR="00F15543" w:rsidRDefault="00F15543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  <w:t xml:space="preserve">                                     </w:t>
    </w:r>
    <w:r w:rsidR="00D07AF2">
      <w:rPr>
        <w:b/>
        <w:sz w:val="18"/>
      </w:rPr>
      <w:t xml:space="preserve">    </w:t>
    </w:r>
    <w:r>
      <w:rPr>
        <w:b/>
        <w:sz w:val="18"/>
      </w:rPr>
      <w:t>CCO_eCoaching_Log_Review _</w:t>
    </w:r>
    <w:r w:rsidR="00D07AF2">
      <w:rPr>
        <w:b/>
        <w:sz w:val="18"/>
      </w:rPr>
      <w:t>Non_QualityNow_</w:t>
    </w:r>
    <w:r>
      <w:rPr>
        <w:b/>
        <w:sz w:val="18"/>
      </w:rPr>
      <w:t>DD</w:t>
    </w:r>
  </w:p>
  <w:p w14:paraId="28FEF359" w14:textId="77777777" w:rsidR="00F15543" w:rsidRDefault="00F15543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7CA5E12" w14:textId="77777777" w:rsidR="00F15543" w:rsidRDefault="00F15543" w:rsidP="0075562D">
    <w:pPr>
      <w:pStyle w:val="Footer"/>
      <w:rPr>
        <w:rStyle w:val="PageNumber"/>
      </w:rPr>
    </w:pPr>
    <w:r>
      <w:rPr>
        <w:sz w:val="18"/>
      </w:rPr>
      <w:t xml:space="preserve">Created 2018.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29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87902" w14:textId="77777777" w:rsidR="00F15543" w:rsidRDefault="00F1554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0F7CD" w14:textId="26D8E22D" w:rsidR="00F15543" w:rsidRDefault="00F15543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</w:r>
    <w:r>
      <w:rPr>
        <w:b/>
        <w:sz w:val="18"/>
      </w:rPr>
      <w:tab/>
      <w:t xml:space="preserve">                                </w:t>
    </w:r>
    <w:r w:rsidR="0039716A">
      <w:rPr>
        <w:b/>
        <w:sz w:val="18"/>
      </w:rPr>
      <w:t>CCO_eCoaching_Log_Review _Non_QualityNow_DD</w:t>
    </w:r>
  </w:p>
  <w:p w14:paraId="70CF3EC6" w14:textId="77777777" w:rsidR="00F15543" w:rsidRDefault="00F15543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9A820D3" w14:textId="77777777" w:rsidR="00F15543" w:rsidRDefault="00F15543" w:rsidP="0075562D">
    <w:pPr>
      <w:pStyle w:val="Footer"/>
      <w:rPr>
        <w:rStyle w:val="PageNumber"/>
      </w:rPr>
    </w:pPr>
    <w:r>
      <w:rPr>
        <w:sz w:val="18"/>
      </w:rPr>
      <w:t xml:space="preserve">Created 2018.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15532" w14:textId="77777777" w:rsidR="00414DF7" w:rsidRDefault="00414DF7">
      <w:r>
        <w:separator/>
      </w:r>
    </w:p>
  </w:footnote>
  <w:footnote w:type="continuationSeparator" w:id="0">
    <w:p w14:paraId="46B631B1" w14:textId="77777777" w:rsidR="00414DF7" w:rsidRDefault="00414D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07130" w14:textId="77777777" w:rsidR="00F15543" w:rsidRDefault="00F155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C4B78" w14:textId="77777777" w:rsidR="00F15543" w:rsidRDefault="00F155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7090D" w14:textId="77777777" w:rsidR="00F15543" w:rsidRDefault="00F155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632"/>
    <w:multiLevelType w:val="hybridMultilevel"/>
    <w:tmpl w:val="59E88D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F07DC3"/>
    <w:multiLevelType w:val="hybridMultilevel"/>
    <w:tmpl w:val="9D50AF02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" w15:restartNumberingAfterBreak="0">
    <w:nsid w:val="10EB38B8"/>
    <w:multiLevelType w:val="hybridMultilevel"/>
    <w:tmpl w:val="AA60C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42DEE"/>
    <w:multiLevelType w:val="hybridMultilevel"/>
    <w:tmpl w:val="D2EADAD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186B69C1"/>
    <w:multiLevelType w:val="hybridMultilevel"/>
    <w:tmpl w:val="7020EFB2"/>
    <w:lvl w:ilvl="0" w:tplc="8AB820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B74E45"/>
    <w:multiLevelType w:val="hybridMultilevel"/>
    <w:tmpl w:val="FA5AF34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23CB6B94"/>
    <w:multiLevelType w:val="hybridMultilevel"/>
    <w:tmpl w:val="95D0F54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279D7700"/>
    <w:multiLevelType w:val="hybridMultilevel"/>
    <w:tmpl w:val="1DB4FBCE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8" w15:restartNumberingAfterBreak="0">
    <w:nsid w:val="29EA3345"/>
    <w:multiLevelType w:val="multilevel"/>
    <w:tmpl w:val="B30444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D9B5D21"/>
    <w:multiLevelType w:val="hybridMultilevel"/>
    <w:tmpl w:val="C26C442E"/>
    <w:lvl w:ilvl="0" w:tplc="0409000D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A57660B"/>
    <w:multiLevelType w:val="hybridMultilevel"/>
    <w:tmpl w:val="1E78684E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3" w15:restartNumberingAfterBreak="0">
    <w:nsid w:val="43B945E5"/>
    <w:multiLevelType w:val="hybridMultilevel"/>
    <w:tmpl w:val="61DEF8F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4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5" w15:restartNumberingAfterBreak="0">
    <w:nsid w:val="51DB7899"/>
    <w:multiLevelType w:val="hybridMultilevel"/>
    <w:tmpl w:val="984E5E6A"/>
    <w:lvl w:ilvl="0" w:tplc="0409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6" w15:restartNumberingAfterBreak="0">
    <w:nsid w:val="5929355D"/>
    <w:multiLevelType w:val="hybridMultilevel"/>
    <w:tmpl w:val="C8C0299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7" w15:restartNumberingAfterBreak="0">
    <w:nsid w:val="595E3F4C"/>
    <w:multiLevelType w:val="hybridMultilevel"/>
    <w:tmpl w:val="ED569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7C5863"/>
    <w:multiLevelType w:val="hybridMultilevel"/>
    <w:tmpl w:val="9E5A8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0B53AF"/>
    <w:multiLevelType w:val="hybridMultilevel"/>
    <w:tmpl w:val="8B6C3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EA6CCA"/>
    <w:multiLevelType w:val="hybridMultilevel"/>
    <w:tmpl w:val="7AB843DE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1" w15:restartNumberingAfterBreak="0">
    <w:nsid w:val="78250615"/>
    <w:multiLevelType w:val="hybridMultilevel"/>
    <w:tmpl w:val="128A75F4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2" w15:restartNumberingAfterBreak="0">
    <w:nsid w:val="7C5220F6"/>
    <w:multiLevelType w:val="hybridMultilevel"/>
    <w:tmpl w:val="DDA461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C7B5CC8"/>
    <w:multiLevelType w:val="hybridMultilevel"/>
    <w:tmpl w:val="6CFC9530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4" w15:restartNumberingAfterBreak="0">
    <w:nsid w:val="7F692D2D"/>
    <w:multiLevelType w:val="hybridMultilevel"/>
    <w:tmpl w:val="8EC6C136"/>
    <w:lvl w:ilvl="0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num w:numId="1" w16cid:durableId="2138908400">
    <w:abstractNumId w:val="14"/>
  </w:num>
  <w:num w:numId="2" w16cid:durableId="1564177461">
    <w:abstractNumId w:val="10"/>
  </w:num>
  <w:num w:numId="3" w16cid:durableId="37172552">
    <w:abstractNumId w:val="11"/>
  </w:num>
  <w:num w:numId="4" w16cid:durableId="2067482742">
    <w:abstractNumId w:val="8"/>
  </w:num>
  <w:num w:numId="5" w16cid:durableId="531453248">
    <w:abstractNumId w:val="0"/>
  </w:num>
  <w:num w:numId="6" w16cid:durableId="749425686">
    <w:abstractNumId w:val="18"/>
  </w:num>
  <w:num w:numId="7" w16cid:durableId="2076783696">
    <w:abstractNumId w:val="4"/>
  </w:num>
  <w:num w:numId="8" w16cid:durableId="535390241">
    <w:abstractNumId w:val="22"/>
  </w:num>
  <w:num w:numId="9" w16cid:durableId="1092119669">
    <w:abstractNumId w:val="20"/>
  </w:num>
  <w:num w:numId="10" w16cid:durableId="1951664933">
    <w:abstractNumId w:val="5"/>
  </w:num>
  <w:num w:numId="11" w16cid:durableId="101997994">
    <w:abstractNumId w:val="23"/>
  </w:num>
  <w:num w:numId="12" w16cid:durableId="498733843">
    <w:abstractNumId w:val="9"/>
  </w:num>
  <w:num w:numId="13" w16cid:durableId="1755972930">
    <w:abstractNumId w:val="12"/>
  </w:num>
  <w:num w:numId="14" w16cid:durableId="135266355">
    <w:abstractNumId w:val="16"/>
  </w:num>
  <w:num w:numId="15" w16cid:durableId="401219676">
    <w:abstractNumId w:val="7"/>
  </w:num>
  <w:num w:numId="16" w16cid:durableId="1770467483">
    <w:abstractNumId w:val="3"/>
  </w:num>
  <w:num w:numId="17" w16cid:durableId="522789150">
    <w:abstractNumId w:val="6"/>
  </w:num>
  <w:num w:numId="18" w16cid:durableId="971863863">
    <w:abstractNumId w:val="19"/>
  </w:num>
  <w:num w:numId="19" w16cid:durableId="1988318643">
    <w:abstractNumId w:val="13"/>
  </w:num>
  <w:num w:numId="20" w16cid:durableId="1324161406">
    <w:abstractNumId w:val="15"/>
  </w:num>
  <w:num w:numId="21" w16cid:durableId="1552576792">
    <w:abstractNumId w:val="24"/>
  </w:num>
  <w:num w:numId="22" w16cid:durableId="886451323">
    <w:abstractNumId w:val="2"/>
  </w:num>
  <w:num w:numId="23" w16cid:durableId="223100412">
    <w:abstractNumId w:val="21"/>
  </w:num>
  <w:num w:numId="24" w16cid:durableId="1403681567">
    <w:abstractNumId w:val="1"/>
  </w:num>
  <w:num w:numId="25" w16cid:durableId="1161845354">
    <w:abstractNumId w:val="17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ang, Lili">
    <w15:presenceInfo w15:providerId="AD" w15:userId="S::lilihuang@maximus.com::62084b72-7463-4b72-8e66-19edcbf4e56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1A2"/>
    <w:rsid w:val="000003A9"/>
    <w:rsid w:val="00000A9E"/>
    <w:rsid w:val="00000BC6"/>
    <w:rsid w:val="00000F10"/>
    <w:rsid w:val="0000182F"/>
    <w:rsid w:val="00002B87"/>
    <w:rsid w:val="0000445A"/>
    <w:rsid w:val="0000522C"/>
    <w:rsid w:val="000055DE"/>
    <w:rsid w:val="00006839"/>
    <w:rsid w:val="000071F5"/>
    <w:rsid w:val="00007A25"/>
    <w:rsid w:val="0001101D"/>
    <w:rsid w:val="0001117E"/>
    <w:rsid w:val="00011971"/>
    <w:rsid w:val="000119E4"/>
    <w:rsid w:val="00011AF2"/>
    <w:rsid w:val="0001201E"/>
    <w:rsid w:val="00012131"/>
    <w:rsid w:val="000132C5"/>
    <w:rsid w:val="0001338F"/>
    <w:rsid w:val="00013928"/>
    <w:rsid w:val="00013BF3"/>
    <w:rsid w:val="00014257"/>
    <w:rsid w:val="0001467D"/>
    <w:rsid w:val="00015568"/>
    <w:rsid w:val="000156FD"/>
    <w:rsid w:val="00016E92"/>
    <w:rsid w:val="00017355"/>
    <w:rsid w:val="0001740C"/>
    <w:rsid w:val="00017784"/>
    <w:rsid w:val="00017A30"/>
    <w:rsid w:val="00020868"/>
    <w:rsid w:val="00020D22"/>
    <w:rsid w:val="000211CD"/>
    <w:rsid w:val="000219F1"/>
    <w:rsid w:val="00021AAC"/>
    <w:rsid w:val="00021F74"/>
    <w:rsid w:val="0002247E"/>
    <w:rsid w:val="000231CA"/>
    <w:rsid w:val="000238E5"/>
    <w:rsid w:val="00023F30"/>
    <w:rsid w:val="00024345"/>
    <w:rsid w:val="000247CF"/>
    <w:rsid w:val="000248EE"/>
    <w:rsid w:val="000268D5"/>
    <w:rsid w:val="00026B9E"/>
    <w:rsid w:val="00026D8C"/>
    <w:rsid w:val="00027677"/>
    <w:rsid w:val="00030840"/>
    <w:rsid w:val="00030896"/>
    <w:rsid w:val="00030AD5"/>
    <w:rsid w:val="000317AA"/>
    <w:rsid w:val="00032048"/>
    <w:rsid w:val="0003285D"/>
    <w:rsid w:val="00034D80"/>
    <w:rsid w:val="00035191"/>
    <w:rsid w:val="0003571B"/>
    <w:rsid w:val="000360E4"/>
    <w:rsid w:val="000363CB"/>
    <w:rsid w:val="00036422"/>
    <w:rsid w:val="00036966"/>
    <w:rsid w:val="00036F9C"/>
    <w:rsid w:val="00037337"/>
    <w:rsid w:val="0003750F"/>
    <w:rsid w:val="000379BD"/>
    <w:rsid w:val="00037AEC"/>
    <w:rsid w:val="000400B6"/>
    <w:rsid w:val="000404EE"/>
    <w:rsid w:val="000418C4"/>
    <w:rsid w:val="00042765"/>
    <w:rsid w:val="0004311E"/>
    <w:rsid w:val="000435AC"/>
    <w:rsid w:val="000436C7"/>
    <w:rsid w:val="0004438D"/>
    <w:rsid w:val="00044458"/>
    <w:rsid w:val="00044847"/>
    <w:rsid w:val="000448F1"/>
    <w:rsid w:val="00044EA8"/>
    <w:rsid w:val="0004505A"/>
    <w:rsid w:val="00045B92"/>
    <w:rsid w:val="000463DB"/>
    <w:rsid w:val="0004693B"/>
    <w:rsid w:val="0004707E"/>
    <w:rsid w:val="00047418"/>
    <w:rsid w:val="00047D76"/>
    <w:rsid w:val="0005042A"/>
    <w:rsid w:val="0005125D"/>
    <w:rsid w:val="00051C23"/>
    <w:rsid w:val="00052650"/>
    <w:rsid w:val="0005342A"/>
    <w:rsid w:val="00053B91"/>
    <w:rsid w:val="00053ED6"/>
    <w:rsid w:val="00056547"/>
    <w:rsid w:val="00056676"/>
    <w:rsid w:val="000569D7"/>
    <w:rsid w:val="00056D95"/>
    <w:rsid w:val="000605E7"/>
    <w:rsid w:val="00060E90"/>
    <w:rsid w:val="00062053"/>
    <w:rsid w:val="000623BC"/>
    <w:rsid w:val="000630C8"/>
    <w:rsid w:val="0006363B"/>
    <w:rsid w:val="0006380F"/>
    <w:rsid w:val="000639E8"/>
    <w:rsid w:val="000640E5"/>
    <w:rsid w:val="0006435F"/>
    <w:rsid w:val="00064726"/>
    <w:rsid w:val="00064902"/>
    <w:rsid w:val="00066015"/>
    <w:rsid w:val="000668F5"/>
    <w:rsid w:val="00067A4D"/>
    <w:rsid w:val="000706DF"/>
    <w:rsid w:val="00070747"/>
    <w:rsid w:val="00070887"/>
    <w:rsid w:val="00070E44"/>
    <w:rsid w:val="00070FB5"/>
    <w:rsid w:val="00071D11"/>
    <w:rsid w:val="00072DCF"/>
    <w:rsid w:val="000733A1"/>
    <w:rsid w:val="0007344F"/>
    <w:rsid w:val="0007429F"/>
    <w:rsid w:val="0007562B"/>
    <w:rsid w:val="00075959"/>
    <w:rsid w:val="0007640E"/>
    <w:rsid w:val="00076A67"/>
    <w:rsid w:val="00076B61"/>
    <w:rsid w:val="000829D5"/>
    <w:rsid w:val="00082CA9"/>
    <w:rsid w:val="00083598"/>
    <w:rsid w:val="00083B1C"/>
    <w:rsid w:val="00083DBE"/>
    <w:rsid w:val="000844D7"/>
    <w:rsid w:val="00084520"/>
    <w:rsid w:val="00084839"/>
    <w:rsid w:val="00085D95"/>
    <w:rsid w:val="00087B24"/>
    <w:rsid w:val="000917E3"/>
    <w:rsid w:val="00091888"/>
    <w:rsid w:val="0009251C"/>
    <w:rsid w:val="0009277D"/>
    <w:rsid w:val="000927DC"/>
    <w:rsid w:val="00092B77"/>
    <w:rsid w:val="000937BB"/>
    <w:rsid w:val="000949F2"/>
    <w:rsid w:val="00094EB3"/>
    <w:rsid w:val="00095023"/>
    <w:rsid w:val="0009516D"/>
    <w:rsid w:val="00095450"/>
    <w:rsid w:val="00095962"/>
    <w:rsid w:val="00095964"/>
    <w:rsid w:val="00096873"/>
    <w:rsid w:val="00097BFF"/>
    <w:rsid w:val="000A0821"/>
    <w:rsid w:val="000A12E5"/>
    <w:rsid w:val="000A23C7"/>
    <w:rsid w:val="000A2824"/>
    <w:rsid w:val="000A33FE"/>
    <w:rsid w:val="000A38C1"/>
    <w:rsid w:val="000A3D1D"/>
    <w:rsid w:val="000A51E3"/>
    <w:rsid w:val="000A6F83"/>
    <w:rsid w:val="000A711B"/>
    <w:rsid w:val="000A7642"/>
    <w:rsid w:val="000B07DF"/>
    <w:rsid w:val="000B0D78"/>
    <w:rsid w:val="000B16BF"/>
    <w:rsid w:val="000B175E"/>
    <w:rsid w:val="000B19CD"/>
    <w:rsid w:val="000B353C"/>
    <w:rsid w:val="000B3D0F"/>
    <w:rsid w:val="000B4BB3"/>
    <w:rsid w:val="000B4C41"/>
    <w:rsid w:val="000B50EF"/>
    <w:rsid w:val="000B636A"/>
    <w:rsid w:val="000B6371"/>
    <w:rsid w:val="000B69B3"/>
    <w:rsid w:val="000B6C0B"/>
    <w:rsid w:val="000B6E4E"/>
    <w:rsid w:val="000B7CDC"/>
    <w:rsid w:val="000B7ED5"/>
    <w:rsid w:val="000C0485"/>
    <w:rsid w:val="000C0516"/>
    <w:rsid w:val="000C0877"/>
    <w:rsid w:val="000C16AD"/>
    <w:rsid w:val="000C1B8F"/>
    <w:rsid w:val="000C1F6A"/>
    <w:rsid w:val="000C1F96"/>
    <w:rsid w:val="000C238A"/>
    <w:rsid w:val="000C2B44"/>
    <w:rsid w:val="000C2D93"/>
    <w:rsid w:val="000C3317"/>
    <w:rsid w:val="000C3FF3"/>
    <w:rsid w:val="000C58EA"/>
    <w:rsid w:val="000C6422"/>
    <w:rsid w:val="000C71A5"/>
    <w:rsid w:val="000D080D"/>
    <w:rsid w:val="000D1903"/>
    <w:rsid w:val="000D1C5F"/>
    <w:rsid w:val="000D211A"/>
    <w:rsid w:val="000D21F6"/>
    <w:rsid w:val="000D22D8"/>
    <w:rsid w:val="000D28EE"/>
    <w:rsid w:val="000D2CCE"/>
    <w:rsid w:val="000D30AF"/>
    <w:rsid w:val="000D3334"/>
    <w:rsid w:val="000D4625"/>
    <w:rsid w:val="000D488E"/>
    <w:rsid w:val="000D4B88"/>
    <w:rsid w:val="000D574E"/>
    <w:rsid w:val="000D598F"/>
    <w:rsid w:val="000D5B49"/>
    <w:rsid w:val="000D61F8"/>
    <w:rsid w:val="000D6C7A"/>
    <w:rsid w:val="000D6E2E"/>
    <w:rsid w:val="000D743A"/>
    <w:rsid w:val="000D75F9"/>
    <w:rsid w:val="000D7B80"/>
    <w:rsid w:val="000E1457"/>
    <w:rsid w:val="000E21E1"/>
    <w:rsid w:val="000E22FB"/>
    <w:rsid w:val="000E233A"/>
    <w:rsid w:val="000E25DD"/>
    <w:rsid w:val="000E2991"/>
    <w:rsid w:val="000E31C8"/>
    <w:rsid w:val="000E3F0B"/>
    <w:rsid w:val="000E4520"/>
    <w:rsid w:val="000E49B6"/>
    <w:rsid w:val="000E4A1A"/>
    <w:rsid w:val="000E534C"/>
    <w:rsid w:val="000E542A"/>
    <w:rsid w:val="000E55BA"/>
    <w:rsid w:val="000E570F"/>
    <w:rsid w:val="000E57D8"/>
    <w:rsid w:val="000E593F"/>
    <w:rsid w:val="000E64B5"/>
    <w:rsid w:val="000E6594"/>
    <w:rsid w:val="000E6C60"/>
    <w:rsid w:val="000E7541"/>
    <w:rsid w:val="000E7970"/>
    <w:rsid w:val="000E7E8E"/>
    <w:rsid w:val="000F06A6"/>
    <w:rsid w:val="000F1094"/>
    <w:rsid w:val="000F1FFF"/>
    <w:rsid w:val="000F2D24"/>
    <w:rsid w:val="000F4552"/>
    <w:rsid w:val="000F521F"/>
    <w:rsid w:val="000F5F03"/>
    <w:rsid w:val="000F71CC"/>
    <w:rsid w:val="000F753B"/>
    <w:rsid w:val="000F7ED9"/>
    <w:rsid w:val="00100264"/>
    <w:rsid w:val="001003F8"/>
    <w:rsid w:val="0010046D"/>
    <w:rsid w:val="00100CBE"/>
    <w:rsid w:val="001011F9"/>
    <w:rsid w:val="001018E7"/>
    <w:rsid w:val="00101E39"/>
    <w:rsid w:val="00102065"/>
    <w:rsid w:val="00102244"/>
    <w:rsid w:val="001027B6"/>
    <w:rsid w:val="00102CA1"/>
    <w:rsid w:val="001040E1"/>
    <w:rsid w:val="0010412E"/>
    <w:rsid w:val="0010443A"/>
    <w:rsid w:val="00104936"/>
    <w:rsid w:val="00105D5E"/>
    <w:rsid w:val="00106230"/>
    <w:rsid w:val="00106F93"/>
    <w:rsid w:val="0011172C"/>
    <w:rsid w:val="00111820"/>
    <w:rsid w:val="001118A1"/>
    <w:rsid w:val="00111BB2"/>
    <w:rsid w:val="001122EA"/>
    <w:rsid w:val="0011242F"/>
    <w:rsid w:val="00114B68"/>
    <w:rsid w:val="00114F41"/>
    <w:rsid w:val="00115F93"/>
    <w:rsid w:val="00116757"/>
    <w:rsid w:val="00116A05"/>
    <w:rsid w:val="00116F1E"/>
    <w:rsid w:val="00116FD0"/>
    <w:rsid w:val="00117077"/>
    <w:rsid w:val="001170B6"/>
    <w:rsid w:val="0011719F"/>
    <w:rsid w:val="001177CE"/>
    <w:rsid w:val="00117846"/>
    <w:rsid w:val="00117A50"/>
    <w:rsid w:val="001204CA"/>
    <w:rsid w:val="001213D1"/>
    <w:rsid w:val="00122762"/>
    <w:rsid w:val="00123165"/>
    <w:rsid w:val="00124171"/>
    <w:rsid w:val="00124382"/>
    <w:rsid w:val="00125475"/>
    <w:rsid w:val="00125614"/>
    <w:rsid w:val="00126478"/>
    <w:rsid w:val="00126B95"/>
    <w:rsid w:val="00126BF4"/>
    <w:rsid w:val="00127C17"/>
    <w:rsid w:val="00127D56"/>
    <w:rsid w:val="00127D64"/>
    <w:rsid w:val="0013055D"/>
    <w:rsid w:val="0013173E"/>
    <w:rsid w:val="0013244D"/>
    <w:rsid w:val="00132818"/>
    <w:rsid w:val="00133578"/>
    <w:rsid w:val="00134394"/>
    <w:rsid w:val="0013678A"/>
    <w:rsid w:val="00137106"/>
    <w:rsid w:val="00137566"/>
    <w:rsid w:val="00140BFB"/>
    <w:rsid w:val="001411F1"/>
    <w:rsid w:val="001416D2"/>
    <w:rsid w:val="0014219C"/>
    <w:rsid w:val="001437E6"/>
    <w:rsid w:val="001437FE"/>
    <w:rsid w:val="00143B4B"/>
    <w:rsid w:val="00143E05"/>
    <w:rsid w:val="001441F7"/>
    <w:rsid w:val="00144604"/>
    <w:rsid w:val="00144B9E"/>
    <w:rsid w:val="00144DC4"/>
    <w:rsid w:val="00144FC6"/>
    <w:rsid w:val="00145B22"/>
    <w:rsid w:val="001460C0"/>
    <w:rsid w:val="0014651A"/>
    <w:rsid w:val="001469E1"/>
    <w:rsid w:val="00147A71"/>
    <w:rsid w:val="001502A0"/>
    <w:rsid w:val="00152532"/>
    <w:rsid w:val="00153468"/>
    <w:rsid w:val="001538DD"/>
    <w:rsid w:val="00153AC6"/>
    <w:rsid w:val="001542CD"/>
    <w:rsid w:val="0015498B"/>
    <w:rsid w:val="00154B87"/>
    <w:rsid w:val="0015597A"/>
    <w:rsid w:val="00155CCA"/>
    <w:rsid w:val="00157238"/>
    <w:rsid w:val="001577E3"/>
    <w:rsid w:val="00157BC2"/>
    <w:rsid w:val="0016108B"/>
    <w:rsid w:val="00161AB6"/>
    <w:rsid w:val="00161EBF"/>
    <w:rsid w:val="001625B3"/>
    <w:rsid w:val="00163A84"/>
    <w:rsid w:val="001640A3"/>
    <w:rsid w:val="0016493E"/>
    <w:rsid w:val="00164AC4"/>
    <w:rsid w:val="00164D0E"/>
    <w:rsid w:val="00165184"/>
    <w:rsid w:val="00165CB9"/>
    <w:rsid w:val="00166EF7"/>
    <w:rsid w:val="00170980"/>
    <w:rsid w:val="00171037"/>
    <w:rsid w:val="0017191F"/>
    <w:rsid w:val="0017194D"/>
    <w:rsid w:val="00172616"/>
    <w:rsid w:val="00173E42"/>
    <w:rsid w:val="00174EED"/>
    <w:rsid w:val="001750A4"/>
    <w:rsid w:val="00175B3F"/>
    <w:rsid w:val="00176059"/>
    <w:rsid w:val="00176615"/>
    <w:rsid w:val="00176F1F"/>
    <w:rsid w:val="001771CE"/>
    <w:rsid w:val="001774CF"/>
    <w:rsid w:val="00177767"/>
    <w:rsid w:val="00177B53"/>
    <w:rsid w:val="001806E6"/>
    <w:rsid w:val="001813B1"/>
    <w:rsid w:val="00182DFA"/>
    <w:rsid w:val="00183E21"/>
    <w:rsid w:val="001847C1"/>
    <w:rsid w:val="00184D39"/>
    <w:rsid w:val="0018582C"/>
    <w:rsid w:val="00185B59"/>
    <w:rsid w:val="001872D9"/>
    <w:rsid w:val="0019065B"/>
    <w:rsid w:val="00190687"/>
    <w:rsid w:val="0019081C"/>
    <w:rsid w:val="00191862"/>
    <w:rsid w:val="00192A75"/>
    <w:rsid w:val="00192B26"/>
    <w:rsid w:val="001931BF"/>
    <w:rsid w:val="001932FF"/>
    <w:rsid w:val="0019353E"/>
    <w:rsid w:val="00193B2C"/>
    <w:rsid w:val="00193D22"/>
    <w:rsid w:val="00194140"/>
    <w:rsid w:val="001944D8"/>
    <w:rsid w:val="00194BD0"/>
    <w:rsid w:val="00195301"/>
    <w:rsid w:val="0019612F"/>
    <w:rsid w:val="0019618B"/>
    <w:rsid w:val="001965B8"/>
    <w:rsid w:val="001969BA"/>
    <w:rsid w:val="00197437"/>
    <w:rsid w:val="001976B1"/>
    <w:rsid w:val="00197CAB"/>
    <w:rsid w:val="001A1671"/>
    <w:rsid w:val="001A226E"/>
    <w:rsid w:val="001A296B"/>
    <w:rsid w:val="001A2E5B"/>
    <w:rsid w:val="001A39C3"/>
    <w:rsid w:val="001A463E"/>
    <w:rsid w:val="001A478C"/>
    <w:rsid w:val="001A4941"/>
    <w:rsid w:val="001A5457"/>
    <w:rsid w:val="001A56E6"/>
    <w:rsid w:val="001A64CA"/>
    <w:rsid w:val="001A7115"/>
    <w:rsid w:val="001A7875"/>
    <w:rsid w:val="001B0BB9"/>
    <w:rsid w:val="001B1CDE"/>
    <w:rsid w:val="001B2E71"/>
    <w:rsid w:val="001B2F47"/>
    <w:rsid w:val="001B4504"/>
    <w:rsid w:val="001B4C1C"/>
    <w:rsid w:val="001B4ED6"/>
    <w:rsid w:val="001B5A9E"/>
    <w:rsid w:val="001B5B46"/>
    <w:rsid w:val="001B611F"/>
    <w:rsid w:val="001B62A5"/>
    <w:rsid w:val="001B6E0F"/>
    <w:rsid w:val="001B751B"/>
    <w:rsid w:val="001B769C"/>
    <w:rsid w:val="001B7A8B"/>
    <w:rsid w:val="001B7F33"/>
    <w:rsid w:val="001C00AE"/>
    <w:rsid w:val="001C0420"/>
    <w:rsid w:val="001C04E0"/>
    <w:rsid w:val="001C10FB"/>
    <w:rsid w:val="001C124E"/>
    <w:rsid w:val="001C13E2"/>
    <w:rsid w:val="001C1500"/>
    <w:rsid w:val="001C1E47"/>
    <w:rsid w:val="001C29D7"/>
    <w:rsid w:val="001C2F32"/>
    <w:rsid w:val="001C3470"/>
    <w:rsid w:val="001C407A"/>
    <w:rsid w:val="001C4917"/>
    <w:rsid w:val="001C4CD5"/>
    <w:rsid w:val="001C50E9"/>
    <w:rsid w:val="001C5520"/>
    <w:rsid w:val="001C56AA"/>
    <w:rsid w:val="001C5F30"/>
    <w:rsid w:val="001C6B31"/>
    <w:rsid w:val="001D0192"/>
    <w:rsid w:val="001D039D"/>
    <w:rsid w:val="001D0752"/>
    <w:rsid w:val="001D1105"/>
    <w:rsid w:val="001D145D"/>
    <w:rsid w:val="001D18FB"/>
    <w:rsid w:val="001D2F61"/>
    <w:rsid w:val="001D3C07"/>
    <w:rsid w:val="001D3C4A"/>
    <w:rsid w:val="001D48BC"/>
    <w:rsid w:val="001D4DFA"/>
    <w:rsid w:val="001D50C4"/>
    <w:rsid w:val="001D50D4"/>
    <w:rsid w:val="001D5B16"/>
    <w:rsid w:val="001E02F5"/>
    <w:rsid w:val="001E0800"/>
    <w:rsid w:val="001E0EA1"/>
    <w:rsid w:val="001E0F83"/>
    <w:rsid w:val="001E11CC"/>
    <w:rsid w:val="001E1457"/>
    <w:rsid w:val="001E1491"/>
    <w:rsid w:val="001E17B3"/>
    <w:rsid w:val="001E1A26"/>
    <w:rsid w:val="001E1B7F"/>
    <w:rsid w:val="001E2645"/>
    <w:rsid w:val="001E3918"/>
    <w:rsid w:val="001E3DE9"/>
    <w:rsid w:val="001E51F6"/>
    <w:rsid w:val="001E6041"/>
    <w:rsid w:val="001E6373"/>
    <w:rsid w:val="001E668D"/>
    <w:rsid w:val="001E7809"/>
    <w:rsid w:val="001F00BE"/>
    <w:rsid w:val="001F0108"/>
    <w:rsid w:val="001F084B"/>
    <w:rsid w:val="001F0896"/>
    <w:rsid w:val="001F0AB5"/>
    <w:rsid w:val="001F100F"/>
    <w:rsid w:val="001F258D"/>
    <w:rsid w:val="001F2AED"/>
    <w:rsid w:val="001F3539"/>
    <w:rsid w:val="001F4432"/>
    <w:rsid w:val="001F53F4"/>
    <w:rsid w:val="001F5623"/>
    <w:rsid w:val="001F5B43"/>
    <w:rsid w:val="001F5DA6"/>
    <w:rsid w:val="001F689E"/>
    <w:rsid w:val="001F79BA"/>
    <w:rsid w:val="001F7A51"/>
    <w:rsid w:val="0020055E"/>
    <w:rsid w:val="00200D90"/>
    <w:rsid w:val="00201685"/>
    <w:rsid w:val="00201887"/>
    <w:rsid w:val="00201A21"/>
    <w:rsid w:val="00201DCC"/>
    <w:rsid w:val="00202EC6"/>
    <w:rsid w:val="00203217"/>
    <w:rsid w:val="00204B95"/>
    <w:rsid w:val="00204F81"/>
    <w:rsid w:val="00204FA8"/>
    <w:rsid w:val="002055AE"/>
    <w:rsid w:val="00205E7B"/>
    <w:rsid w:val="00206546"/>
    <w:rsid w:val="00206D83"/>
    <w:rsid w:val="00206ED5"/>
    <w:rsid w:val="0020730B"/>
    <w:rsid w:val="0021006A"/>
    <w:rsid w:val="002101C3"/>
    <w:rsid w:val="0021059C"/>
    <w:rsid w:val="00211C04"/>
    <w:rsid w:val="00211C3C"/>
    <w:rsid w:val="00211DB8"/>
    <w:rsid w:val="00212882"/>
    <w:rsid w:val="0021391A"/>
    <w:rsid w:val="00214F09"/>
    <w:rsid w:val="0021562D"/>
    <w:rsid w:val="002156CC"/>
    <w:rsid w:val="0021598C"/>
    <w:rsid w:val="00215D90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207D"/>
    <w:rsid w:val="002232B2"/>
    <w:rsid w:val="002264DC"/>
    <w:rsid w:val="0022730B"/>
    <w:rsid w:val="00227DF4"/>
    <w:rsid w:val="00231A36"/>
    <w:rsid w:val="0023259C"/>
    <w:rsid w:val="00233241"/>
    <w:rsid w:val="0023450B"/>
    <w:rsid w:val="0023509A"/>
    <w:rsid w:val="00235EA8"/>
    <w:rsid w:val="002368DD"/>
    <w:rsid w:val="00237670"/>
    <w:rsid w:val="00237E40"/>
    <w:rsid w:val="00237FB9"/>
    <w:rsid w:val="00240A00"/>
    <w:rsid w:val="00242984"/>
    <w:rsid w:val="00243BDA"/>
    <w:rsid w:val="0024426F"/>
    <w:rsid w:val="002453BC"/>
    <w:rsid w:val="00245C3C"/>
    <w:rsid w:val="00246842"/>
    <w:rsid w:val="00246B0B"/>
    <w:rsid w:val="00247383"/>
    <w:rsid w:val="00250124"/>
    <w:rsid w:val="00250E64"/>
    <w:rsid w:val="0025101E"/>
    <w:rsid w:val="00251693"/>
    <w:rsid w:val="00251784"/>
    <w:rsid w:val="00252963"/>
    <w:rsid w:val="00253E87"/>
    <w:rsid w:val="002542C9"/>
    <w:rsid w:val="0025498D"/>
    <w:rsid w:val="002557FC"/>
    <w:rsid w:val="00256A19"/>
    <w:rsid w:val="002603D4"/>
    <w:rsid w:val="00260C2D"/>
    <w:rsid w:val="00260C5E"/>
    <w:rsid w:val="00260F39"/>
    <w:rsid w:val="00261F5E"/>
    <w:rsid w:val="00263B5E"/>
    <w:rsid w:val="0026466D"/>
    <w:rsid w:val="00266752"/>
    <w:rsid w:val="00266B73"/>
    <w:rsid w:val="00266CD0"/>
    <w:rsid w:val="00267F15"/>
    <w:rsid w:val="0027033A"/>
    <w:rsid w:val="00270E32"/>
    <w:rsid w:val="002716D4"/>
    <w:rsid w:val="00272E1D"/>
    <w:rsid w:val="00273030"/>
    <w:rsid w:val="0027307A"/>
    <w:rsid w:val="00273541"/>
    <w:rsid w:val="00273BC7"/>
    <w:rsid w:val="002743E7"/>
    <w:rsid w:val="00274B7B"/>
    <w:rsid w:val="002756A4"/>
    <w:rsid w:val="00276412"/>
    <w:rsid w:val="00276C5A"/>
    <w:rsid w:val="00276CB8"/>
    <w:rsid w:val="00277487"/>
    <w:rsid w:val="00277E99"/>
    <w:rsid w:val="002803F9"/>
    <w:rsid w:val="002805A9"/>
    <w:rsid w:val="002815DD"/>
    <w:rsid w:val="00281795"/>
    <w:rsid w:val="002819B6"/>
    <w:rsid w:val="00283AC2"/>
    <w:rsid w:val="00283B35"/>
    <w:rsid w:val="00283ECC"/>
    <w:rsid w:val="00284144"/>
    <w:rsid w:val="002841A2"/>
    <w:rsid w:val="002854E6"/>
    <w:rsid w:val="00285761"/>
    <w:rsid w:val="00285A78"/>
    <w:rsid w:val="0028678C"/>
    <w:rsid w:val="00286F9F"/>
    <w:rsid w:val="00287B76"/>
    <w:rsid w:val="00287FD4"/>
    <w:rsid w:val="002911F7"/>
    <w:rsid w:val="00291826"/>
    <w:rsid w:val="002923CA"/>
    <w:rsid w:val="00292688"/>
    <w:rsid w:val="00292987"/>
    <w:rsid w:val="00293B62"/>
    <w:rsid w:val="00293D0E"/>
    <w:rsid w:val="00293D75"/>
    <w:rsid w:val="0029534F"/>
    <w:rsid w:val="002953A6"/>
    <w:rsid w:val="002961D8"/>
    <w:rsid w:val="00296BD8"/>
    <w:rsid w:val="0029709D"/>
    <w:rsid w:val="002970EB"/>
    <w:rsid w:val="00297E06"/>
    <w:rsid w:val="002A05B4"/>
    <w:rsid w:val="002A15A2"/>
    <w:rsid w:val="002A1CC1"/>
    <w:rsid w:val="002A22C0"/>
    <w:rsid w:val="002A25AB"/>
    <w:rsid w:val="002A295A"/>
    <w:rsid w:val="002A3B45"/>
    <w:rsid w:val="002A4132"/>
    <w:rsid w:val="002A47C8"/>
    <w:rsid w:val="002A4D41"/>
    <w:rsid w:val="002A4EE8"/>
    <w:rsid w:val="002A66AE"/>
    <w:rsid w:val="002A6D6D"/>
    <w:rsid w:val="002A7D7B"/>
    <w:rsid w:val="002B032C"/>
    <w:rsid w:val="002B0659"/>
    <w:rsid w:val="002B0BE2"/>
    <w:rsid w:val="002B1C31"/>
    <w:rsid w:val="002B1E51"/>
    <w:rsid w:val="002B1EFD"/>
    <w:rsid w:val="002B213F"/>
    <w:rsid w:val="002B3532"/>
    <w:rsid w:val="002B3B21"/>
    <w:rsid w:val="002B3D97"/>
    <w:rsid w:val="002B3F4A"/>
    <w:rsid w:val="002B56B2"/>
    <w:rsid w:val="002B63B8"/>
    <w:rsid w:val="002B66B3"/>
    <w:rsid w:val="002B7447"/>
    <w:rsid w:val="002B756B"/>
    <w:rsid w:val="002B7AD0"/>
    <w:rsid w:val="002C077F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29C"/>
    <w:rsid w:val="002C3534"/>
    <w:rsid w:val="002C3842"/>
    <w:rsid w:val="002C58F2"/>
    <w:rsid w:val="002C60C0"/>
    <w:rsid w:val="002C72AB"/>
    <w:rsid w:val="002D0D59"/>
    <w:rsid w:val="002D161C"/>
    <w:rsid w:val="002D18E3"/>
    <w:rsid w:val="002D1DB8"/>
    <w:rsid w:val="002D1E9A"/>
    <w:rsid w:val="002D22F1"/>
    <w:rsid w:val="002D324F"/>
    <w:rsid w:val="002D45B0"/>
    <w:rsid w:val="002D4AD5"/>
    <w:rsid w:val="002D4C4E"/>
    <w:rsid w:val="002D4D25"/>
    <w:rsid w:val="002D5076"/>
    <w:rsid w:val="002D57DC"/>
    <w:rsid w:val="002D6656"/>
    <w:rsid w:val="002D737B"/>
    <w:rsid w:val="002E15BC"/>
    <w:rsid w:val="002E2A34"/>
    <w:rsid w:val="002E3302"/>
    <w:rsid w:val="002E42F2"/>
    <w:rsid w:val="002E482F"/>
    <w:rsid w:val="002E5685"/>
    <w:rsid w:val="002E5700"/>
    <w:rsid w:val="002E6260"/>
    <w:rsid w:val="002E7233"/>
    <w:rsid w:val="002F008D"/>
    <w:rsid w:val="002F0ABD"/>
    <w:rsid w:val="002F1648"/>
    <w:rsid w:val="002F1D5C"/>
    <w:rsid w:val="002F20A8"/>
    <w:rsid w:val="002F2123"/>
    <w:rsid w:val="002F28C2"/>
    <w:rsid w:val="002F2E80"/>
    <w:rsid w:val="002F40C0"/>
    <w:rsid w:val="002F427D"/>
    <w:rsid w:val="002F68E4"/>
    <w:rsid w:val="002F796C"/>
    <w:rsid w:val="002F7E4B"/>
    <w:rsid w:val="00300AB6"/>
    <w:rsid w:val="00301186"/>
    <w:rsid w:val="00301A4A"/>
    <w:rsid w:val="00301B89"/>
    <w:rsid w:val="00301EEF"/>
    <w:rsid w:val="003020B9"/>
    <w:rsid w:val="00302768"/>
    <w:rsid w:val="00302B4C"/>
    <w:rsid w:val="00303005"/>
    <w:rsid w:val="003037F2"/>
    <w:rsid w:val="00304177"/>
    <w:rsid w:val="00304990"/>
    <w:rsid w:val="003063D8"/>
    <w:rsid w:val="00306812"/>
    <w:rsid w:val="00306ADF"/>
    <w:rsid w:val="00306CA3"/>
    <w:rsid w:val="00306E46"/>
    <w:rsid w:val="00306E4F"/>
    <w:rsid w:val="00307350"/>
    <w:rsid w:val="003073C2"/>
    <w:rsid w:val="00307C1B"/>
    <w:rsid w:val="00311986"/>
    <w:rsid w:val="00311B0E"/>
    <w:rsid w:val="00311E2E"/>
    <w:rsid w:val="00311F85"/>
    <w:rsid w:val="003124B5"/>
    <w:rsid w:val="003125F7"/>
    <w:rsid w:val="00312B20"/>
    <w:rsid w:val="0031322F"/>
    <w:rsid w:val="00313434"/>
    <w:rsid w:val="00314BED"/>
    <w:rsid w:val="00314C33"/>
    <w:rsid w:val="00314D8B"/>
    <w:rsid w:val="00315340"/>
    <w:rsid w:val="00315546"/>
    <w:rsid w:val="0031554E"/>
    <w:rsid w:val="00316227"/>
    <w:rsid w:val="003168D4"/>
    <w:rsid w:val="00316DF9"/>
    <w:rsid w:val="00317243"/>
    <w:rsid w:val="003201A1"/>
    <w:rsid w:val="0032093E"/>
    <w:rsid w:val="003217AA"/>
    <w:rsid w:val="00323C55"/>
    <w:rsid w:val="00323D1F"/>
    <w:rsid w:val="00324039"/>
    <w:rsid w:val="00324714"/>
    <w:rsid w:val="00324804"/>
    <w:rsid w:val="00324913"/>
    <w:rsid w:val="00324B59"/>
    <w:rsid w:val="00325710"/>
    <w:rsid w:val="003273BF"/>
    <w:rsid w:val="00327927"/>
    <w:rsid w:val="00327A17"/>
    <w:rsid w:val="00327C9F"/>
    <w:rsid w:val="00330389"/>
    <w:rsid w:val="003307A2"/>
    <w:rsid w:val="00330A21"/>
    <w:rsid w:val="00330B23"/>
    <w:rsid w:val="0033187B"/>
    <w:rsid w:val="00331EF7"/>
    <w:rsid w:val="0033234A"/>
    <w:rsid w:val="00332CE9"/>
    <w:rsid w:val="00332D0B"/>
    <w:rsid w:val="0033391B"/>
    <w:rsid w:val="00333AA3"/>
    <w:rsid w:val="00333C18"/>
    <w:rsid w:val="003340F1"/>
    <w:rsid w:val="0033481C"/>
    <w:rsid w:val="0033548D"/>
    <w:rsid w:val="003354D3"/>
    <w:rsid w:val="00336507"/>
    <w:rsid w:val="003375C1"/>
    <w:rsid w:val="003402FF"/>
    <w:rsid w:val="00340BB4"/>
    <w:rsid w:val="003421B7"/>
    <w:rsid w:val="00343515"/>
    <w:rsid w:val="0034354D"/>
    <w:rsid w:val="00343AD0"/>
    <w:rsid w:val="00344226"/>
    <w:rsid w:val="0034501B"/>
    <w:rsid w:val="003451C5"/>
    <w:rsid w:val="00346049"/>
    <w:rsid w:val="00346B5E"/>
    <w:rsid w:val="00346D41"/>
    <w:rsid w:val="00350675"/>
    <w:rsid w:val="00350E59"/>
    <w:rsid w:val="0035145D"/>
    <w:rsid w:val="00351555"/>
    <w:rsid w:val="00352475"/>
    <w:rsid w:val="00352553"/>
    <w:rsid w:val="003525F8"/>
    <w:rsid w:val="00353140"/>
    <w:rsid w:val="003553B9"/>
    <w:rsid w:val="0035567A"/>
    <w:rsid w:val="00355BB8"/>
    <w:rsid w:val="003561E6"/>
    <w:rsid w:val="003565BD"/>
    <w:rsid w:val="00357C21"/>
    <w:rsid w:val="0036081E"/>
    <w:rsid w:val="003609BE"/>
    <w:rsid w:val="00360B9F"/>
    <w:rsid w:val="00360C21"/>
    <w:rsid w:val="00360D2C"/>
    <w:rsid w:val="00360E77"/>
    <w:rsid w:val="0036124F"/>
    <w:rsid w:val="0036249C"/>
    <w:rsid w:val="00362795"/>
    <w:rsid w:val="0036279B"/>
    <w:rsid w:val="00363175"/>
    <w:rsid w:val="00363253"/>
    <w:rsid w:val="0036369C"/>
    <w:rsid w:val="00364304"/>
    <w:rsid w:val="00364CD7"/>
    <w:rsid w:val="00364F14"/>
    <w:rsid w:val="003655E4"/>
    <w:rsid w:val="003665CE"/>
    <w:rsid w:val="003677E5"/>
    <w:rsid w:val="00367BC6"/>
    <w:rsid w:val="003701CE"/>
    <w:rsid w:val="003716D2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93B"/>
    <w:rsid w:val="00376C15"/>
    <w:rsid w:val="00377049"/>
    <w:rsid w:val="003771DF"/>
    <w:rsid w:val="00381898"/>
    <w:rsid w:val="003839AC"/>
    <w:rsid w:val="00383FAE"/>
    <w:rsid w:val="00384E8D"/>
    <w:rsid w:val="00386B8C"/>
    <w:rsid w:val="003876CA"/>
    <w:rsid w:val="00387C6C"/>
    <w:rsid w:val="0039044C"/>
    <w:rsid w:val="00391669"/>
    <w:rsid w:val="00391739"/>
    <w:rsid w:val="003929AD"/>
    <w:rsid w:val="00392E3F"/>
    <w:rsid w:val="0039330D"/>
    <w:rsid w:val="003936D4"/>
    <w:rsid w:val="003941F0"/>
    <w:rsid w:val="00394B4E"/>
    <w:rsid w:val="00395731"/>
    <w:rsid w:val="0039582C"/>
    <w:rsid w:val="0039611B"/>
    <w:rsid w:val="00396128"/>
    <w:rsid w:val="00396DFC"/>
    <w:rsid w:val="0039716A"/>
    <w:rsid w:val="0039749B"/>
    <w:rsid w:val="00397B36"/>
    <w:rsid w:val="003A0807"/>
    <w:rsid w:val="003A0848"/>
    <w:rsid w:val="003A0C65"/>
    <w:rsid w:val="003A152C"/>
    <w:rsid w:val="003A234B"/>
    <w:rsid w:val="003A26E2"/>
    <w:rsid w:val="003A3522"/>
    <w:rsid w:val="003A37C5"/>
    <w:rsid w:val="003A3A7A"/>
    <w:rsid w:val="003A3B82"/>
    <w:rsid w:val="003A408E"/>
    <w:rsid w:val="003A42F8"/>
    <w:rsid w:val="003A497D"/>
    <w:rsid w:val="003A4BE6"/>
    <w:rsid w:val="003A51ED"/>
    <w:rsid w:val="003A5AB9"/>
    <w:rsid w:val="003A601E"/>
    <w:rsid w:val="003A647C"/>
    <w:rsid w:val="003A67D8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F19"/>
    <w:rsid w:val="003B5583"/>
    <w:rsid w:val="003B5757"/>
    <w:rsid w:val="003B5A9D"/>
    <w:rsid w:val="003B619E"/>
    <w:rsid w:val="003B73F6"/>
    <w:rsid w:val="003B7AE4"/>
    <w:rsid w:val="003B7C64"/>
    <w:rsid w:val="003C0365"/>
    <w:rsid w:val="003C065E"/>
    <w:rsid w:val="003C20E6"/>
    <w:rsid w:val="003C267C"/>
    <w:rsid w:val="003C2E15"/>
    <w:rsid w:val="003C2F93"/>
    <w:rsid w:val="003C3BA1"/>
    <w:rsid w:val="003C4101"/>
    <w:rsid w:val="003C4AA2"/>
    <w:rsid w:val="003C4B3D"/>
    <w:rsid w:val="003C5E4E"/>
    <w:rsid w:val="003C67A4"/>
    <w:rsid w:val="003C6E0C"/>
    <w:rsid w:val="003C778D"/>
    <w:rsid w:val="003D0FAC"/>
    <w:rsid w:val="003D2AC1"/>
    <w:rsid w:val="003D32AC"/>
    <w:rsid w:val="003D34AF"/>
    <w:rsid w:val="003D3553"/>
    <w:rsid w:val="003D35F1"/>
    <w:rsid w:val="003D380B"/>
    <w:rsid w:val="003D3864"/>
    <w:rsid w:val="003D4A68"/>
    <w:rsid w:val="003D50A5"/>
    <w:rsid w:val="003D520D"/>
    <w:rsid w:val="003D5B7B"/>
    <w:rsid w:val="003D6407"/>
    <w:rsid w:val="003D6AAB"/>
    <w:rsid w:val="003D6B33"/>
    <w:rsid w:val="003D6C4B"/>
    <w:rsid w:val="003D71C4"/>
    <w:rsid w:val="003D75CC"/>
    <w:rsid w:val="003E0947"/>
    <w:rsid w:val="003E0F44"/>
    <w:rsid w:val="003E179E"/>
    <w:rsid w:val="003E17D8"/>
    <w:rsid w:val="003E19E3"/>
    <w:rsid w:val="003E2D9E"/>
    <w:rsid w:val="003E31D5"/>
    <w:rsid w:val="003E5287"/>
    <w:rsid w:val="003E552A"/>
    <w:rsid w:val="003E6DB1"/>
    <w:rsid w:val="003E70C8"/>
    <w:rsid w:val="003E73F3"/>
    <w:rsid w:val="003F0AED"/>
    <w:rsid w:val="003F1119"/>
    <w:rsid w:val="003F12A0"/>
    <w:rsid w:val="003F130E"/>
    <w:rsid w:val="003F1496"/>
    <w:rsid w:val="003F1981"/>
    <w:rsid w:val="003F254A"/>
    <w:rsid w:val="003F2D07"/>
    <w:rsid w:val="003F3B4F"/>
    <w:rsid w:val="003F400D"/>
    <w:rsid w:val="003F4131"/>
    <w:rsid w:val="003F49E1"/>
    <w:rsid w:val="003F500B"/>
    <w:rsid w:val="003F57DE"/>
    <w:rsid w:val="003F636F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72D"/>
    <w:rsid w:val="00402909"/>
    <w:rsid w:val="0040381F"/>
    <w:rsid w:val="004043E1"/>
    <w:rsid w:val="00404971"/>
    <w:rsid w:val="00404A49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1BC9"/>
    <w:rsid w:val="00412743"/>
    <w:rsid w:val="00412766"/>
    <w:rsid w:val="00414762"/>
    <w:rsid w:val="004147EA"/>
    <w:rsid w:val="00414B73"/>
    <w:rsid w:val="00414DF7"/>
    <w:rsid w:val="0041525F"/>
    <w:rsid w:val="00415B0E"/>
    <w:rsid w:val="0041747B"/>
    <w:rsid w:val="00417753"/>
    <w:rsid w:val="00417BEC"/>
    <w:rsid w:val="00420BB0"/>
    <w:rsid w:val="00421412"/>
    <w:rsid w:val="00421769"/>
    <w:rsid w:val="00421FCD"/>
    <w:rsid w:val="00422075"/>
    <w:rsid w:val="00422D8D"/>
    <w:rsid w:val="00423338"/>
    <w:rsid w:val="00423F0E"/>
    <w:rsid w:val="00425177"/>
    <w:rsid w:val="00425351"/>
    <w:rsid w:val="00425A54"/>
    <w:rsid w:val="004262F2"/>
    <w:rsid w:val="0042717A"/>
    <w:rsid w:val="00427287"/>
    <w:rsid w:val="0042744C"/>
    <w:rsid w:val="00427A90"/>
    <w:rsid w:val="00430AD2"/>
    <w:rsid w:val="00430C56"/>
    <w:rsid w:val="00430F30"/>
    <w:rsid w:val="00431549"/>
    <w:rsid w:val="00431948"/>
    <w:rsid w:val="00431B1B"/>
    <w:rsid w:val="00431C5C"/>
    <w:rsid w:val="00431E29"/>
    <w:rsid w:val="004327B6"/>
    <w:rsid w:val="00433097"/>
    <w:rsid w:val="00433447"/>
    <w:rsid w:val="00433CBD"/>
    <w:rsid w:val="0043430B"/>
    <w:rsid w:val="0043520A"/>
    <w:rsid w:val="004356CB"/>
    <w:rsid w:val="00435815"/>
    <w:rsid w:val="0043704F"/>
    <w:rsid w:val="0043756B"/>
    <w:rsid w:val="00440385"/>
    <w:rsid w:val="004414A0"/>
    <w:rsid w:val="00441D61"/>
    <w:rsid w:val="0044207F"/>
    <w:rsid w:val="0044291A"/>
    <w:rsid w:val="00442E25"/>
    <w:rsid w:val="004445E4"/>
    <w:rsid w:val="0044468B"/>
    <w:rsid w:val="0044485D"/>
    <w:rsid w:val="00444C0B"/>
    <w:rsid w:val="00444D6C"/>
    <w:rsid w:val="004455CB"/>
    <w:rsid w:val="0044625D"/>
    <w:rsid w:val="004468A6"/>
    <w:rsid w:val="004468B5"/>
    <w:rsid w:val="00447127"/>
    <w:rsid w:val="004475D0"/>
    <w:rsid w:val="00450049"/>
    <w:rsid w:val="00450262"/>
    <w:rsid w:val="00450609"/>
    <w:rsid w:val="0045114D"/>
    <w:rsid w:val="00451863"/>
    <w:rsid w:val="00451922"/>
    <w:rsid w:val="00452D33"/>
    <w:rsid w:val="00452DA5"/>
    <w:rsid w:val="00453BF5"/>
    <w:rsid w:val="004547BF"/>
    <w:rsid w:val="00455407"/>
    <w:rsid w:val="004555A4"/>
    <w:rsid w:val="004559DE"/>
    <w:rsid w:val="00455DEB"/>
    <w:rsid w:val="00455FB6"/>
    <w:rsid w:val="00456403"/>
    <w:rsid w:val="004572D0"/>
    <w:rsid w:val="004607B5"/>
    <w:rsid w:val="00461D75"/>
    <w:rsid w:val="00461F3A"/>
    <w:rsid w:val="00462B98"/>
    <w:rsid w:val="004630B7"/>
    <w:rsid w:val="004633D7"/>
    <w:rsid w:val="00463AC6"/>
    <w:rsid w:val="00463F73"/>
    <w:rsid w:val="00464914"/>
    <w:rsid w:val="004661FA"/>
    <w:rsid w:val="0046699E"/>
    <w:rsid w:val="00466A53"/>
    <w:rsid w:val="00466B49"/>
    <w:rsid w:val="00466BDF"/>
    <w:rsid w:val="004671CF"/>
    <w:rsid w:val="00467BFF"/>
    <w:rsid w:val="00467DE6"/>
    <w:rsid w:val="00467FC1"/>
    <w:rsid w:val="00470216"/>
    <w:rsid w:val="00470684"/>
    <w:rsid w:val="00470855"/>
    <w:rsid w:val="004714D4"/>
    <w:rsid w:val="00472A15"/>
    <w:rsid w:val="00472FD7"/>
    <w:rsid w:val="00473312"/>
    <w:rsid w:val="00473344"/>
    <w:rsid w:val="004735F4"/>
    <w:rsid w:val="00474862"/>
    <w:rsid w:val="004757D9"/>
    <w:rsid w:val="00475CFE"/>
    <w:rsid w:val="00476317"/>
    <w:rsid w:val="0047648B"/>
    <w:rsid w:val="00476948"/>
    <w:rsid w:val="00476FA6"/>
    <w:rsid w:val="00476FAE"/>
    <w:rsid w:val="00477CD5"/>
    <w:rsid w:val="004808CE"/>
    <w:rsid w:val="00480D5B"/>
    <w:rsid w:val="00480F8A"/>
    <w:rsid w:val="00481141"/>
    <w:rsid w:val="0048185D"/>
    <w:rsid w:val="00482666"/>
    <w:rsid w:val="00482B74"/>
    <w:rsid w:val="00482BD5"/>
    <w:rsid w:val="00482EA7"/>
    <w:rsid w:val="004841A6"/>
    <w:rsid w:val="00484847"/>
    <w:rsid w:val="00484CA8"/>
    <w:rsid w:val="004851BA"/>
    <w:rsid w:val="00485F48"/>
    <w:rsid w:val="00486467"/>
    <w:rsid w:val="0048676C"/>
    <w:rsid w:val="00486C0F"/>
    <w:rsid w:val="0048723C"/>
    <w:rsid w:val="00487E85"/>
    <w:rsid w:val="004900E0"/>
    <w:rsid w:val="0049043C"/>
    <w:rsid w:val="00490FD9"/>
    <w:rsid w:val="00492255"/>
    <w:rsid w:val="00492326"/>
    <w:rsid w:val="00492A32"/>
    <w:rsid w:val="00492B3F"/>
    <w:rsid w:val="00492D69"/>
    <w:rsid w:val="00492F9A"/>
    <w:rsid w:val="00493637"/>
    <w:rsid w:val="00493DEE"/>
    <w:rsid w:val="0049452C"/>
    <w:rsid w:val="00494626"/>
    <w:rsid w:val="0049476B"/>
    <w:rsid w:val="0049497F"/>
    <w:rsid w:val="004950E2"/>
    <w:rsid w:val="00495B8C"/>
    <w:rsid w:val="00496164"/>
    <w:rsid w:val="00496802"/>
    <w:rsid w:val="004971B8"/>
    <w:rsid w:val="004973E8"/>
    <w:rsid w:val="00497589"/>
    <w:rsid w:val="004979D1"/>
    <w:rsid w:val="00497AE1"/>
    <w:rsid w:val="00497DC3"/>
    <w:rsid w:val="004A0343"/>
    <w:rsid w:val="004A04CE"/>
    <w:rsid w:val="004A0B95"/>
    <w:rsid w:val="004A0EC9"/>
    <w:rsid w:val="004A1276"/>
    <w:rsid w:val="004A1AF8"/>
    <w:rsid w:val="004A269B"/>
    <w:rsid w:val="004A2822"/>
    <w:rsid w:val="004A2938"/>
    <w:rsid w:val="004A2972"/>
    <w:rsid w:val="004A30E3"/>
    <w:rsid w:val="004A34ED"/>
    <w:rsid w:val="004A35FF"/>
    <w:rsid w:val="004A3C25"/>
    <w:rsid w:val="004A47B2"/>
    <w:rsid w:val="004A4832"/>
    <w:rsid w:val="004A5774"/>
    <w:rsid w:val="004A5832"/>
    <w:rsid w:val="004A5AC5"/>
    <w:rsid w:val="004A5D28"/>
    <w:rsid w:val="004A60DF"/>
    <w:rsid w:val="004A647A"/>
    <w:rsid w:val="004A65AB"/>
    <w:rsid w:val="004A6C9F"/>
    <w:rsid w:val="004A73D4"/>
    <w:rsid w:val="004A78E4"/>
    <w:rsid w:val="004B0170"/>
    <w:rsid w:val="004B0659"/>
    <w:rsid w:val="004B0666"/>
    <w:rsid w:val="004B1BCC"/>
    <w:rsid w:val="004B1FBA"/>
    <w:rsid w:val="004B255D"/>
    <w:rsid w:val="004B2611"/>
    <w:rsid w:val="004B28E4"/>
    <w:rsid w:val="004B4262"/>
    <w:rsid w:val="004B4D91"/>
    <w:rsid w:val="004B5D61"/>
    <w:rsid w:val="004B5FD2"/>
    <w:rsid w:val="004B67BA"/>
    <w:rsid w:val="004B6F74"/>
    <w:rsid w:val="004B71EB"/>
    <w:rsid w:val="004B7526"/>
    <w:rsid w:val="004B7794"/>
    <w:rsid w:val="004C16DC"/>
    <w:rsid w:val="004C2160"/>
    <w:rsid w:val="004C2A87"/>
    <w:rsid w:val="004C2A9D"/>
    <w:rsid w:val="004C2B0C"/>
    <w:rsid w:val="004C2B83"/>
    <w:rsid w:val="004C3169"/>
    <w:rsid w:val="004C4094"/>
    <w:rsid w:val="004C45D7"/>
    <w:rsid w:val="004C4D80"/>
    <w:rsid w:val="004C5B5B"/>
    <w:rsid w:val="004C5BD1"/>
    <w:rsid w:val="004C79CC"/>
    <w:rsid w:val="004D03F6"/>
    <w:rsid w:val="004D0432"/>
    <w:rsid w:val="004D0489"/>
    <w:rsid w:val="004D04EB"/>
    <w:rsid w:val="004D0A61"/>
    <w:rsid w:val="004D23FB"/>
    <w:rsid w:val="004D3050"/>
    <w:rsid w:val="004D3217"/>
    <w:rsid w:val="004D44C6"/>
    <w:rsid w:val="004D473C"/>
    <w:rsid w:val="004D5059"/>
    <w:rsid w:val="004D589B"/>
    <w:rsid w:val="004D594A"/>
    <w:rsid w:val="004D6060"/>
    <w:rsid w:val="004D642B"/>
    <w:rsid w:val="004D6742"/>
    <w:rsid w:val="004D721D"/>
    <w:rsid w:val="004D7ECD"/>
    <w:rsid w:val="004E0A3D"/>
    <w:rsid w:val="004E280B"/>
    <w:rsid w:val="004E3F6E"/>
    <w:rsid w:val="004E3F95"/>
    <w:rsid w:val="004E4018"/>
    <w:rsid w:val="004E4044"/>
    <w:rsid w:val="004E45BC"/>
    <w:rsid w:val="004E47A4"/>
    <w:rsid w:val="004E487C"/>
    <w:rsid w:val="004E494D"/>
    <w:rsid w:val="004E4C3D"/>
    <w:rsid w:val="004E5212"/>
    <w:rsid w:val="004E57A0"/>
    <w:rsid w:val="004E58CB"/>
    <w:rsid w:val="004E5C7C"/>
    <w:rsid w:val="004E5E32"/>
    <w:rsid w:val="004E6524"/>
    <w:rsid w:val="004E6740"/>
    <w:rsid w:val="004E6FA5"/>
    <w:rsid w:val="004E7417"/>
    <w:rsid w:val="004E7471"/>
    <w:rsid w:val="004F04B7"/>
    <w:rsid w:val="004F2198"/>
    <w:rsid w:val="004F27E3"/>
    <w:rsid w:val="004F29F9"/>
    <w:rsid w:val="004F35E6"/>
    <w:rsid w:val="004F43FF"/>
    <w:rsid w:val="004F4466"/>
    <w:rsid w:val="004F4AED"/>
    <w:rsid w:val="004F50C4"/>
    <w:rsid w:val="004F54A6"/>
    <w:rsid w:val="004F57E3"/>
    <w:rsid w:val="004F5813"/>
    <w:rsid w:val="004F5C3A"/>
    <w:rsid w:val="004F6728"/>
    <w:rsid w:val="004F6FE4"/>
    <w:rsid w:val="004F73AF"/>
    <w:rsid w:val="00500066"/>
    <w:rsid w:val="005004B6"/>
    <w:rsid w:val="00500EC7"/>
    <w:rsid w:val="0050145E"/>
    <w:rsid w:val="00501B85"/>
    <w:rsid w:val="00502347"/>
    <w:rsid w:val="00502AF7"/>
    <w:rsid w:val="0050526F"/>
    <w:rsid w:val="005052A5"/>
    <w:rsid w:val="00505C2F"/>
    <w:rsid w:val="00506164"/>
    <w:rsid w:val="0050658B"/>
    <w:rsid w:val="0050660F"/>
    <w:rsid w:val="00506D8F"/>
    <w:rsid w:val="00506EC2"/>
    <w:rsid w:val="005071FF"/>
    <w:rsid w:val="00507518"/>
    <w:rsid w:val="00507955"/>
    <w:rsid w:val="005104B2"/>
    <w:rsid w:val="005107BC"/>
    <w:rsid w:val="005109F4"/>
    <w:rsid w:val="0051169D"/>
    <w:rsid w:val="00512796"/>
    <w:rsid w:val="00512A9D"/>
    <w:rsid w:val="00514280"/>
    <w:rsid w:val="005143FA"/>
    <w:rsid w:val="0051461A"/>
    <w:rsid w:val="00514F4D"/>
    <w:rsid w:val="005151C4"/>
    <w:rsid w:val="0051523E"/>
    <w:rsid w:val="005152ED"/>
    <w:rsid w:val="00516F69"/>
    <w:rsid w:val="005176E3"/>
    <w:rsid w:val="00517B45"/>
    <w:rsid w:val="0052027A"/>
    <w:rsid w:val="00520CF2"/>
    <w:rsid w:val="005216CD"/>
    <w:rsid w:val="00521E4E"/>
    <w:rsid w:val="00522D50"/>
    <w:rsid w:val="00522ED1"/>
    <w:rsid w:val="0052312A"/>
    <w:rsid w:val="0052343A"/>
    <w:rsid w:val="00523CBB"/>
    <w:rsid w:val="005240C1"/>
    <w:rsid w:val="005257D3"/>
    <w:rsid w:val="005265EC"/>
    <w:rsid w:val="00526696"/>
    <w:rsid w:val="00526FF8"/>
    <w:rsid w:val="005273AC"/>
    <w:rsid w:val="00527BF0"/>
    <w:rsid w:val="00527FC4"/>
    <w:rsid w:val="00530582"/>
    <w:rsid w:val="0053099D"/>
    <w:rsid w:val="00531345"/>
    <w:rsid w:val="00534A4C"/>
    <w:rsid w:val="005353B0"/>
    <w:rsid w:val="005359A7"/>
    <w:rsid w:val="00535A70"/>
    <w:rsid w:val="0053621A"/>
    <w:rsid w:val="00536878"/>
    <w:rsid w:val="0053696C"/>
    <w:rsid w:val="00536FEC"/>
    <w:rsid w:val="005375A4"/>
    <w:rsid w:val="00540D2D"/>
    <w:rsid w:val="005412AB"/>
    <w:rsid w:val="00541B8E"/>
    <w:rsid w:val="0054234B"/>
    <w:rsid w:val="00542948"/>
    <w:rsid w:val="0054297D"/>
    <w:rsid w:val="00542C2D"/>
    <w:rsid w:val="005443D3"/>
    <w:rsid w:val="00544886"/>
    <w:rsid w:val="005449ED"/>
    <w:rsid w:val="00545DAE"/>
    <w:rsid w:val="00546E9F"/>
    <w:rsid w:val="0054725F"/>
    <w:rsid w:val="00547381"/>
    <w:rsid w:val="00547ACE"/>
    <w:rsid w:val="005501B5"/>
    <w:rsid w:val="005507AC"/>
    <w:rsid w:val="0055135E"/>
    <w:rsid w:val="00551464"/>
    <w:rsid w:val="00551F44"/>
    <w:rsid w:val="005535DA"/>
    <w:rsid w:val="00555D75"/>
    <w:rsid w:val="00555F53"/>
    <w:rsid w:val="005561EB"/>
    <w:rsid w:val="0055667A"/>
    <w:rsid w:val="00557168"/>
    <w:rsid w:val="005575DD"/>
    <w:rsid w:val="0055799B"/>
    <w:rsid w:val="00557A4B"/>
    <w:rsid w:val="00557BB4"/>
    <w:rsid w:val="00557EF9"/>
    <w:rsid w:val="0056089C"/>
    <w:rsid w:val="0056124E"/>
    <w:rsid w:val="0056181D"/>
    <w:rsid w:val="00561B57"/>
    <w:rsid w:val="005620AC"/>
    <w:rsid w:val="00562244"/>
    <w:rsid w:val="005625D3"/>
    <w:rsid w:val="005628FD"/>
    <w:rsid w:val="00562D55"/>
    <w:rsid w:val="0056347A"/>
    <w:rsid w:val="00563C5F"/>
    <w:rsid w:val="00563F5C"/>
    <w:rsid w:val="0056454F"/>
    <w:rsid w:val="00565243"/>
    <w:rsid w:val="00566110"/>
    <w:rsid w:val="0056627A"/>
    <w:rsid w:val="00566351"/>
    <w:rsid w:val="00567528"/>
    <w:rsid w:val="00567EA3"/>
    <w:rsid w:val="00570926"/>
    <w:rsid w:val="00570C36"/>
    <w:rsid w:val="005717C5"/>
    <w:rsid w:val="00571C1C"/>
    <w:rsid w:val="0057319C"/>
    <w:rsid w:val="00573A10"/>
    <w:rsid w:val="00573C53"/>
    <w:rsid w:val="00574000"/>
    <w:rsid w:val="005748DA"/>
    <w:rsid w:val="00574AA1"/>
    <w:rsid w:val="00574D36"/>
    <w:rsid w:val="00575BDE"/>
    <w:rsid w:val="00575E52"/>
    <w:rsid w:val="00576280"/>
    <w:rsid w:val="00576461"/>
    <w:rsid w:val="00577A48"/>
    <w:rsid w:val="00580BE9"/>
    <w:rsid w:val="00580DB7"/>
    <w:rsid w:val="00581469"/>
    <w:rsid w:val="0058182A"/>
    <w:rsid w:val="00581AB8"/>
    <w:rsid w:val="00581B83"/>
    <w:rsid w:val="00581BD0"/>
    <w:rsid w:val="00581E3F"/>
    <w:rsid w:val="00583A09"/>
    <w:rsid w:val="00583D84"/>
    <w:rsid w:val="00583E40"/>
    <w:rsid w:val="00584328"/>
    <w:rsid w:val="005855ED"/>
    <w:rsid w:val="005856A1"/>
    <w:rsid w:val="00585F5D"/>
    <w:rsid w:val="00586985"/>
    <w:rsid w:val="005873A1"/>
    <w:rsid w:val="005904D0"/>
    <w:rsid w:val="005908E6"/>
    <w:rsid w:val="005912B7"/>
    <w:rsid w:val="00591948"/>
    <w:rsid w:val="0059297D"/>
    <w:rsid w:val="00593AF4"/>
    <w:rsid w:val="00593E0C"/>
    <w:rsid w:val="00593E54"/>
    <w:rsid w:val="00593F0B"/>
    <w:rsid w:val="0059457D"/>
    <w:rsid w:val="00594FD2"/>
    <w:rsid w:val="00595812"/>
    <w:rsid w:val="00595B47"/>
    <w:rsid w:val="00595B76"/>
    <w:rsid w:val="00595FF0"/>
    <w:rsid w:val="0059626F"/>
    <w:rsid w:val="00596CAD"/>
    <w:rsid w:val="00597030"/>
    <w:rsid w:val="0059739F"/>
    <w:rsid w:val="005978BE"/>
    <w:rsid w:val="005A03A1"/>
    <w:rsid w:val="005A0C86"/>
    <w:rsid w:val="005A11A1"/>
    <w:rsid w:val="005A1504"/>
    <w:rsid w:val="005A16A9"/>
    <w:rsid w:val="005A185D"/>
    <w:rsid w:val="005A1ACB"/>
    <w:rsid w:val="005A2372"/>
    <w:rsid w:val="005A2734"/>
    <w:rsid w:val="005A3D6D"/>
    <w:rsid w:val="005A40DC"/>
    <w:rsid w:val="005A466B"/>
    <w:rsid w:val="005A4D97"/>
    <w:rsid w:val="005A4F98"/>
    <w:rsid w:val="005A5821"/>
    <w:rsid w:val="005A5F1D"/>
    <w:rsid w:val="005A655C"/>
    <w:rsid w:val="005A690B"/>
    <w:rsid w:val="005A6940"/>
    <w:rsid w:val="005A6BAD"/>
    <w:rsid w:val="005A6C08"/>
    <w:rsid w:val="005A72F5"/>
    <w:rsid w:val="005A7832"/>
    <w:rsid w:val="005A7E91"/>
    <w:rsid w:val="005B0077"/>
    <w:rsid w:val="005B007F"/>
    <w:rsid w:val="005B082D"/>
    <w:rsid w:val="005B10E5"/>
    <w:rsid w:val="005B12FF"/>
    <w:rsid w:val="005B19F1"/>
    <w:rsid w:val="005B20B4"/>
    <w:rsid w:val="005B25DD"/>
    <w:rsid w:val="005B3585"/>
    <w:rsid w:val="005B38E3"/>
    <w:rsid w:val="005B3D16"/>
    <w:rsid w:val="005B4230"/>
    <w:rsid w:val="005B426A"/>
    <w:rsid w:val="005B449E"/>
    <w:rsid w:val="005B478C"/>
    <w:rsid w:val="005B4826"/>
    <w:rsid w:val="005B4EA0"/>
    <w:rsid w:val="005B5089"/>
    <w:rsid w:val="005B5771"/>
    <w:rsid w:val="005B5A61"/>
    <w:rsid w:val="005B5BC0"/>
    <w:rsid w:val="005B5F40"/>
    <w:rsid w:val="005B603B"/>
    <w:rsid w:val="005B620D"/>
    <w:rsid w:val="005B6460"/>
    <w:rsid w:val="005B69D8"/>
    <w:rsid w:val="005B6CF6"/>
    <w:rsid w:val="005C0757"/>
    <w:rsid w:val="005C416A"/>
    <w:rsid w:val="005C42BC"/>
    <w:rsid w:val="005C4403"/>
    <w:rsid w:val="005C468D"/>
    <w:rsid w:val="005C5817"/>
    <w:rsid w:val="005C58F0"/>
    <w:rsid w:val="005C7231"/>
    <w:rsid w:val="005C7384"/>
    <w:rsid w:val="005C7655"/>
    <w:rsid w:val="005C7679"/>
    <w:rsid w:val="005D021D"/>
    <w:rsid w:val="005D09AE"/>
    <w:rsid w:val="005D0B08"/>
    <w:rsid w:val="005D0E6A"/>
    <w:rsid w:val="005D1298"/>
    <w:rsid w:val="005D1C22"/>
    <w:rsid w:val="005D1F00"/>
    <w:rsid w:val="005D2130"/>
    <w:rsid w:val="005D3056"/>
    <w:rsid w:val="005D3655"/>
    <w:rsid w:val="005D4B04"/>
    <w:rsid w:val="005D4E06"/>
    <w:rsid w:val="005D54C1"/>
    <w:rsid w:val="005D5778"/>
    <w:rsid w:val="005D5E3E"/>
    <w:rsid w:val="005D6229"/>
    <w:rsid w:val="005D6441"/>
    <w:rsid w:val="005D677F"/>
    <w:rsid w:val="005D7304"/>
    <w:rsid w:val="005D73C6"/>
    <w:rsid w:val="005D7591"/>
    <w:rsid w:val="005D7A99"/>
    <w:rsid w:val="005D7B75"/>
    <w:rsid w:val="005E0AC4"/>
    <w:rsid w:val="005E1317"/>
    <w:rsid w:val="005E18C5"/>
    <w:rsid w:val="005E18E2"/>
    <w:rsid w:val="005E1962"/>
    <w:rsid w:val="005E2648"/>
    <w:rsid w:val="005E26C7"/>
    <w:rsid w:val="005E2B20"/>
    <w:rsid w:val="005E2E97"/>
    <w:rsid w:val="005E3C38"/>
    <w:rsid w:val="005E4B16"/>
    <w:rsid w:val="005E4B18"/>
    <w:rsid w:val="005E4CCF"/>
    <w:rsid w:val="005E5023"/>
    <w:rsid w:val="005E517A"/>
    <w:rsid w:val="005E6B8D"/>
    <w:rsid w:val="005E7099"/>
    <w:rsid w:val="005E77A6"/>
    <w:rsid w:val="005E7890"/>
    <w:rsid w:val="005E79C5"/>
    <w:rsid w:val="005F0E39"/>
    <w:rsid w:val="005F2412"/>
    <w:rsid w:val="005F2D50"/>
    <w:rsid w:val="005F2EEA"/>
    <w:rsid w:val="005F2F5E"/>
    <w:rsid w:val="005F323D"/>
    <w:rsid w:val="005F32A0"/>
    <w:rsid w:val="005F351D"/>
    <w:rsid w:val="005F362E"/>
    <w:rsid w:val="005F363F"/>
    <w:rsid w:val="005F3696"/>
    <w:rsid w:val="005F3A37"/>
    <w:rsid w:val="005F411E"/>
    <w:rsid w:val="005F4541"/>
    <w:rsid w:val="005F4D71"/>
    <w:rsid w:val="005F5417"/>
    <w:rsid w:val="005F6083"/>
    <w:rsid w:val="005F6096"/>
    <w:rsid w:val="005F6659"/>
    <w:rsid w:val="006006AD"/>
    <w:rsid w:val="00600983"/>
    <w:rsid w:val="00601B0C"/>
    <w:rsid w:val="006025DF"/>
    <w:rsid w:val="00602D44"/>
    <w:rsid w:val="00603099"/>
    <w:rsid w:val="006034EC"/>
    <w:rsid w:val="00603A64"/>
    <w:rsid w:val="00605145"/>
    <w:rsid w:val="006053B8"/>
    <w:rsid w:val="006057FB"/>
    <w:rsid w:val="0060602E"/>
    <w:rsid w:val="00606D5A"/>
    <w:rsid w:val="00607B3C"/>
    <w:rsid w:val="00610566"/>
    <w:rsid w:val="006111F7"/>
    <w:rsid w:val="006115CA"/>
    <w:rsid w:val="00611808"/>
    <w:rsid w:val="00611BD1"/>
    <w:rsid w:val="00611C5F"/>
    <w:rsid w:val="006125E9"/>
    <w:rsid w:val="00612999"/>
    <w:rsid w:val="00612C4A"/>
    <w:rsid w:val="0061345C"/>
    <w:rsid w:val="0061408B"/>
    <w:rsid w:val="00614330"/>
    <w:rsid w:val="0061438D"/>
    <w:rsid w:val="00614980"/>
    <w:rsid w:val="0061526F"/>
    <w:rsid w:val="0061567D"/>
    <w:rsid w:val="00616EC7"/>
    <w:rsid w:val="00617160"/>
    <w:rsid w:val="0061741A"/>
    <w:rsid w:val="00617902"/>
    <w:rsid w:val="006200BE"/>
    <w:rsid w:val="00620D9E"/>
    <w:rsid w:val="006214CA"/>
    <w:rsid w:val="00621B1B"/>
    <w:rsid w:val="00622996"/>
    <w:rsid w:val="006230E3"/>
    <w:rsid w:val="00623D6F"/>
    <w:rsid w:val="00624154"/>
    <w:rsid w:val="00624D33"/>
    <w:rsid w:val="00624F09"/>
    <w:rsid w:val="006250F3"/>
    <w:rsid w:val="0062647C"/>
    <w:rsid w:val="006264B3"/>
    <w:rsid w:val="00626BD2"/>
    <w:rsid w:val="00630022"/>
    <w:rsid w:val="006314B5"/>
    <w:rsid w:val="006318C0"/>
    <w:rsid w:val="0063193A"/>
    <w:rsid w:val="00631E54"/>
    <w:rsid w:val="00631EB7"/>
    <w:rsid w:val="006320EB"/>
    <w:rsid w:val="006335D8"/>
    <w:rsid w:val="006335EB"/>
    <w:rsid w:val="00633893"/>
    <w:rsid w:val="00634387"/>
    <w:rsid w:val="006349BD"/>
    <w:rsid w:val="00635323"/>
    <w:rsid w:val="00636194"/>
    <w:rsid w:val="00636DB8"/>
    <w:rsid w:val="0063719F"/>
    <w:rsid w:val="00637CE1"/>
    <w:rsid w:val="0064012B"/>
    <w:rsid w:val="006404C1"/>
    <w:rsid w:val="00640C0D"/>
    <w:rsid w:val="00640FAF"/>
    <w:rsid w:val="0064102E"/>
    <w:rsid w:val="006416BD"/>
    <w:rsid w:val="00641A01"/>
    <w:rsid w:val="00641B65"/>
    <w:rsid w:val="00641EDC"/>
    <w:rsid w:val="0064245D"/>
    <w:rsid w:val="00642944"/>
    <w:rsid w:val="006443A6"/>
    <w:rsid w:val="0064466D"/>
    <w:rsid w:val="00644D4F"/>
    <w:rsid w:val="006456F9"/>
    <w:rsid w:val="00646A3F"/>
    <w:rsid w:val="00646BCB"/>
    <w:rsid w:val="00646E6B"/>
    <w:rsid w:val="00646F82"/>
    <w:rsid w:val="00647149"/>
    <w:rsid w:val="006478F9"/>
    <w:rsid w:val="00647C01"/>
    <w:rsid w:val="006504BD"/>
    <w:rsid w:val="00650626"/>
    <w:rsid w:val="00650C6F"/>
    <w:rsid w:val="00651BDF"/>
    <w:rsid w:val="00652B01"/>
    <w:rsid w:val="00652BBE"/>
    <w:rsid w:val="00653CDA"/>
    <w:rsid w:val="00654AD4"/>
    <w:rsid w:val="00654D64"/>
    <w:rsid w:val="00655407"/>
    <w:rsid w:val="006564A9"/>
    <w:rsid w:val="00656DE5"/>
    <w:rsid w:val="00656EB9"/>
    <w:rsid w:val="00656F10"/>
    <w:rsid w:val="006572A5"/>
    <w:rsid w:val="00657714"/>
    <w:rsid w:val="00657BBB"/>
    <w:rsid w:val="006602C6"/>
    <w:rsid w:val="00660F51"/>
    <w:rsid w:val="00662148"/>
    <w:rsid w:val="0066221B"/>
    <w:rsid w:val="00662886"/>
    <w:rsid w:val="00663AE8"/>
    <w:rsid w:val="00663C19"/>
    <w:rsid w:val="00663CFA"/>
    <w:rsid w:val="00664275"/>
    <w:rsid w:val="00664698"/>
    <w:rsid w:val="00664C17"/>
    <w:rsid w:val="00664F7E"/>
    <w:rsid w:val="0066514E"/>
    <w:rsid w:val="00665491"/>
    <w:rsid w:val="0066565A"/>
    <w:rsid w:val="00665741"/>
    <w:rsid w:val="00665FB9"/>
    <w:rsid w:val="0066606D"/>
    <w:rsid w:val="0066622F"/>
    <w:rsid w:val="00666597"/>
    <w:rsid w:val="00667B48"/>
    <w:rsid w:val="006702CD"/>
    <w:rsid w:val="00670BA9"/>
    <w:rsid w:val="0067249B"/>
    <w:rsid w:val="00672EDA"/>
    <w:rsid w:val="006730FD"/>
    <w:rsid w:val="0067366A"/>
    <w:rsid w:val="006742AF"/>
    <w:rsid w:val="00674620"/>
    <w:rsid w:val="006746B5"/>
    <w:rsid w:val="0067480E"/>
    <w:rsid w:val="00674CE9"/>
    <w:rsid w:val="00674E1A"/>
    <w:rsid w:val="006751C3"/>
    <w:rsid w:val="00675E37"/>
    <w:rsid w:val="00677170"/>
    <w:rsid w:val="00677646"/>
    <w:rsid w:val="006776C5"/>
    <w:rsid w:val="00677A10"/>
    <w:rsid w:val="0068002E"/>
    <w:rsid w:val="00680523"/>
    <w:rsid w:val="00680726"/>
    <w:rsid w:val="00682468"/>
    <w:rsid w:val="00682C2C"/>
    <w:rsid w:val="00682C9E"/>
    <w:rsid w:val="006835E5"/>
    <w:rsid w:val="00684539"/>
    <w:rsid w:val="00684AFF"/>
    <w:rsid w:val="00684BB0"/>
    <w:rsid w:val="00685F38"/>
    <w:rsid w:val="0068608D"/>
    <w:rsid w:val="006866BF"/>
    <w:rsid w:val="00686E41"/>
    <w:rsid w:val="00686E91"/>
    <w:rsid w:val="00690857"/>
    <w:rsid w:val="00690A06"/>
    <w:rsid w:val="00690E2C"/>
    <w:rsid w:val="00691938"/>
    <w:rsid w:val="00692D5C"/>
    <w:rsid w:val="00693244"/>
    <w:rsid w:val="00693292"/>
    <w:rsid w:val="006935D0"/>
    <w:rsid w:val="00693866"/>
    <w:rsid w:val="00695287"/>
    <w:rsid w:val="006953CC"/>
    <w:rsid w:val="0069592E"/>
    <w:rsid w:val="00697E49"/>
    <w:rsid w:val="00697E8D"/>
    <w:rsid w:val="006A0041"/>
    <w:rsid w:val="006A03C9"/>
    <w:rsid w:val="006A048B"/>
    <w:rsid w:val="006A0DBC"/>
    <w:rsid w:val="006A1217"/>
    <w:rsid w:val="006A1915"/>
    <w:rsid w:val="006A1C90"/>
    <w:rsid w:val="006A1E04"/>
    <w:rsid w:val="006A2228"/>
    <w:rsid w:val="006A2383"/>
    <w:rsid w:val="006A24BA"/>
    <w:rsid w:val="006A30A8"/>
    <w:rsid w:val="006A4BE2"/>
    <w:rsid w:val="006A51F7"/>
    <w:rsid w:val="006A7789"/>
    <w:rsid w:val="006B0F63"/>
    <w:rsid w:val="006B15BE"/>
    <w:rsid w:val="006B187F"/>
    <w:rsid w:val="006B2186"/>
    <w:rsid w:val="006B2BF6"/>
    <w:rsid w:val="006B2C58"/>
    <w:rsid w:val="006B3D6A"/>
    <w:rsid w:val="006B454F"/>
    <w:rsid w:val="006B5511"/>
    <w:rsid w:val="006B57CA"/>
    <w:rsid w:val="006B6BEF"/>
    <w:rsid w:val="006B788A"/>
    <w:rsid w:val="006B7E5B"/>
    <w:rsid w:val="006C00C2"/>
    <w:rsid w:val="006C037D"/>
    <w:rsid w:val="006C041D"/>
    <w:rsid w:val="006C1522"/>
    <w:rsid w:val="006C1828"/>
    <w:rsid w:val="006C1F29"/>
    <w:rsid w:val="006C26DB"/>
    <w:rsid w:val="006C363E"/>
    <w:rsid w:val="006C433F"/>
    <w:rsid w:val="006C4AD6"/>
    <w:rsid w:val="006C5608"/>
    <w:rsid w:val="006C6247"/>
    <w:rsid w:val="006C76CD"/>
    <w:rsid w:val="006C7729"/>
    <w:rsid w:val="006D0811"/>
    <w:rsid w:val="006D2028"/>
    <w:rsid w:val="006D26C9"/>
    <w:rsid w:val="006D31D3"/>
    <w:rsid w:val="006D3618"/>
    <w:rsid w:val="006D3CBB"/>
    <w:rsid w:val="006D46B4"/>
    <w:rsid w:val="006D4DE1"/>
    <w:rsid w:val="006D56E4"/>
    <w:rsid w:val="006D58BB"/>
    <w:rsid w:val="006D5E3B"/>
    <w:rsid w:val="006D6895"/>
    <w:rsid w:val="006D79D8"/>
    <w:rsid w:val="006E014A"/>
    <w:rsid w:val="006E1E4E"/>
    <w:rsid w:val="006E1F9D"/>
    <w:rsid w:val="006E27E6"/>
    <w:rsid w:val="006E2996"/>
    <w:rsid w:val="006E3829"/>
    <w:rsid w:val="006E3B63"/>
    <w:rsid w:val="006E3BBF"/>
    <w:rsid w:val="006E4C4F"/>
    <w:rsid w:val="006E6AD3"/>
    <w:rsid w:val="006E71B2"/>
    <w:rsid w:val="006E76E8"/>
    <w:rsid w:val="006F04C5"/>
    <w:rsid w:val="006F06BF"/>
    <w:rsid w:val="006F1D16"/>
    <w:rsid w:val="006F20F4"/>
    <w:rsid w:val="006F226B"/>
    <w:rsid w:val="006F33C2"/>
    <w:rsid w:val="006F347A"/>
    <w:rsid w:val="006F3572"/>
    <w:rsid w:val="006F765F"/>
    <w:rsid w:val="006F7D0C"/>
    <w:rsid w:val="00700B06"/>
    <w:rsid w:val="00702682"/>
    <w:rsid w:val="00703E1C"/>
    <w:rsid w:val="0070557A"/>
    <w:rsid w:val="00705834"/>
    <w:rsid w:val="007059C1"/>
    <w:rsid w:val="00706C14"/>
    <w:rsid w:val="00707A25"/>
    <w:rsid w:val="007103E7"/>
    <w:rsid w:val="007109F0"/>
    <w:rsid w:val="00711AC7"/>
    <w:rsid w:val="0071227E"/>
    <w:rsid w:val="00712730"/>
    <w:rsid w:val="00712DED"/>
    <w:rsid w:val="00713B27"/>
    <w:rsid w:val="00713C03"/>
    <w:rsid w:val="007144DD"/>
    <w:rsid w:val="0071461E"/>
    <w:rsid w:val="00714AE8"/>
    <w:rsid w:val="00715364"/>
    <w:rsid w:val="00715DBE"/>
    <w:rsid w:val="00716450"/>
    <w:rsid w:val="00716796"/>
    <w:rsid w:val="007168DA"/>
    <w:rsid w:val="007170CE"/>
    <w:rsid w:val="00717687"/>
    <w:rsid w:val="00717DB7"/>
    <w:rsid w:val="007204C4"/>
    <w:rsid w:val="00720838"/>
    <w:rsid w:val="007213B6"/>
    <w:rsid w:val="007215E6"/>
    <w:rsid w:val="00721D83"/>
    <w:rsid w:val="00721EA0"/>
    <w:rsid w:val="00721F73"/>
    <w:rsid w:val="00722274"/>
    <w:rsid w:val="007222E0"/>
    <w:rsid w:val="0072287D"/>
    <w:rsid w:val="00722CFB"/>
    <w:rsid w:val="007231BF"/>
    <w:rsid w:val="00723C32"/>
    <w:rsid w:val="00723C46"/>
    <w:rsid w:val="00723F6E"/>
    <w:rsid w:val="007241C0"/>
    <w:rsid w:val="007246A6"/>
    <w:rsid w:val="0072479C"/>
    <w:rsid w:val="00724FC3"/>
    <w:rsid w:val="00725463"/>
    <w:rsid w:val="00725AEE"/>
    <w:rsid w:val="00726F63"/>
    <w:rsid w:val="0072755F"/>
    <w:rsid w:val="00730D1A"/>
    <w:rsid w:val="007319E2"/>
    <w:rsid w:val="0073270A"/>
    <w:rsid w:val="00732835"/>
    <w:rsid w:val="007328FC"/>
    <w:rsid w:val="00733966"/>
    <w:rsid w:val="00733B7E"/>
    <w:rsid w:val="007347BB"/>
    <w:rsid w:val="00734B8B"/>
    <w:rsid w:val="00734EDC"/>
    <w:rsid w:val="00735121"/>
    <w:rsid w:val="00735ACB"/>
    <w:rsid w:val="007364B7"/>
    <w:rsid w:val="00736D17"/>
    <w:rsid w:val="00736DA6"/>
    <w:rsid w:val="00737751"/>
    <w:rsid w:val="00737859"/>
    <w:rsid w:val="00737C80"/>
    <w:rsid w:val="00737E25"/>
    <w:rsid w:val="00737F0A"/>
    <w:rsid w:val="00740175"/>
    <w:rsid w:val="00740274"/>
    <w:rsid w:val="0074056F"/>
    <w:rsid w:val="007405A3"/>
    <w:rsid w:val="00740BA6"/>
    <w:rsid w:val="007413B5"/>
    <w:rsid w:val="00741F39"/>
    <w:rsid w:val="0074268C"/>
    <w:rsid w:val="00742796"/>
    <w:rsid w:val="00742889"/>
    <w:rsid w:val="00742B05"/>
    <w:rsid w:val="00742C08"/>
    <w:rsid w:val="00742C1B"/>
    <w:rsid w:val="00742C4E"/>
    <w:rsid w:val="00743174"/>
    <w:rsid w:val="00743CE6"/>
    <w:rsid w:val="00743CFF"/>
    <w:rsid w:val="00744335"/>
    <w:rsid w:val="00744B60"/>
    <w:rsid w:val="007452D2"/>
    <w:rsid w:val="00745AB7"/>
    <w:rsid w:val="00745DF2"/>
    <w:rsid w:val="00746528"/>
    <w:rsid w:val="00746B66"/>
    <w:rsid w:val="00751620"/>
    <w:rsid w:val="007517F8"/>
    <w:rsid w:val="00751C8E"/>
    <w:rsid w:val="00751CF9"/>
    <w:rsid w:val="00752871"/>
    <w:rsid w:val="00752BA0"/>
    <w:rsid w:val="00754BAD"/>
    <w:rsid w:val="00754F59"/>
    <w:rsid w:val="007550CB"/>
    <w:rsid w:val="0075562D"/>
    <w:rsid w:val="00755C38"/>
    <w:rsid w:val="0075666E"/>
    <w:rsid w:val="00756AA2"/>
    <w:rsid w:val="00756B80"/>
    <w:rsid w:val="0076027F"/>
    <w:rsid w:val="00760ED4"/>
    <w:rsid w:val="00761909"/>
    <w:rsid w:val="0076194C"/>
    <w:rsid w:val="007629F4"/>
    <w:rsid w:val="00762A36"/>
    <w:rsid w:val="00763784"/>
    <w:rsid w:val="007645E3"/>
    <w:rsid w:val="00765147"/>
    <w:rsid w:val="0076535F"/>
    <w:rsid w:val="00765FF8"/>
    <w:rsid w:val="0076607E"/>
    <w:rsid w:val="007667D7"/>
    <w:rsid w:val="00766837"/>
    <w:rsid w:val="007674F2"/>
    <w:rsid w:val="00767A65"/>
    <w:rsid w:val="00767D28"/>
    <w:rsid w:val="00767D77"/>
    <w:rsid w:val="00767F47"/>
    <w:rsid w:val="00767F74"/>
    <w:rsid w:val="007704D6"/>
    <w:rsid w:val="0077054E"/>
    <w:rsid w:val="007708AB"/>
    <w:rsid w:val="00773B26"/>
    <w:rsid w:val="00773F46"/>
    <w:rsid w:val="007747BA"/>
    <w:rsid w:val="0077502C"/>
    <w:rsid w:val="00775E40"/>
    <w:rsid w:val="00776044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38C"/>
    <w:rsid w:val="00785721"/>
    <w:rsid w:val="00786615"/>
    <w:rsid w:val="00786761"/>
    <w:rsid w:val="00786923"/>
    <w:rsid w:val="00786EAA"/>
    <w:rsid w:val="007870FC"/>
    <w:rsid w:val="007875A0"/>
    <w:rsid w:val="007877E1"/>
    <w:rsid w:val="007905E3"/>
    <w:rsid w:val="00790C84"/>
    <w:rsid w:val="00790DA4"/>
    <w:rsid w:val="00790F9A"/>
    <w:rsid w:val="00791ECA"/>
    <w:rsid w:val="007920FE"/>
    <w:rsid w:val="00792D61"/>
    <w:rsid w:val="00793350"/>
    <w:rsid w:val="00793A33"/>
    <w:rsid w:val="00793C13"/>
    <w:rsid w:val="00793D72"/>
    <w:rsid w:val="007947D0"/>
    <w:rsid w:val="007947D7"/>
    <w:rsid w:val="00794B52"/>
    <w:rsid w:val="00795393"/>
    <w:rsid w:val="007953D3"/>
    <w:rsid w:val="0079697A"/>
    <w:rsid w:val="007976A8"/>
    <w:rsid w:val="00797FFE"/>
    <w:rsid w:val="007A036E"/>
    <w:rsid w:val="007A068B"/>
    <w:rsid w:val="007A0B5A"/>
    <w:rsid w:val="007A1BAF"/>
    <w:rsid w:val="007A3096"/>
    <w:rsid w:val="007A32D0"/>
    <w:rsid w:val="007A3346"/>
    <w:rsid w:val="007A38A2"/>
    <w:rsid w:val="007A3D13"/>
    <w:rsid w:val="007A4B95"/>
    <w:rsid w:val="007A4F65"/>
    <w:rsid w:val="007A5973"/>
    <w:rsid w:val="007A66A0"/>
    <w:rsid w:val="007A76A7"/>
    <w:rsid w:val="007B0773"/>
    <w:rsid w:val="007B0D9E"/>
    <w:rsid w:val="007B1080"/>
    <w:rsid w:val="007B14FE"/>
    <w:rsid w:val="007B174A"/>
    <w:rsid w:val="007B35BA"/>
    <w:rsid w:val="007B36E7"/>
    <w:rsid w:val="007B3C20"/>
    <w:rsid w:val="007B4D98"/>
    <w:rsid w:val="007B5496"/>
    <w:rsid w:val="007B5EE9"/>
    <w:rsid w:val="007B61F8"/>
    <w:rsid w:val="007B6313"/>
    <w:rsid w:val="007B6E23"/>
    <w:rsid w:val="007B7AC6"/>
    <w:rsid w:val="007C0159"/>
    <w:rsid w:val="007C01F5"/>
    <w:rsid w:val="007C05D4"/>
    <w:rsid w:val="007C0767"/>
    <w:rsid w:val="007C114D"/>
    <w:rsid w:val="007C1C79"/>
    <w:rsid w:val="007C248A"/>
    <w:rsid w:val="007C2926"/>
    <w:rsid w:val="007C2D07"/>
    <w:rsid w:val="007C3E35"/>
    <w:rsid w:val="007C3FB9"/>
    <w:rsid w:val="007C44A3"/>
    <w:rsid w:val="007C4B39"/>
    <w:rsid w:val="007C4B7E"/>
    <w:rsid w:val="007C4BBC"/>
    <w:rsid w:val="007C72F9"/>
    <w:rsid w:val="007C750E"/>
    <w:rsid w:val="007D0C80"/>
    <w:rsid w:val="007D156D"/>
    <w:rsid w:val="007D21A9"/>
    <w:rsid w:val="007D2432"/>
    <w:rsid w:val="007D3A41"/>
    <w:rsid w:val="007D415B"/>
    <w:rsid w:val="007D4F00"/>
    <w:rsid w:val="007D586A"/>
    <w:rsid w:val="007D6438"/>
    <w:rsid w:val="007D7267"/>
    <w:rsid w:val="007D74AE"/>
    <w:rsid w:val="007D78D8"/>
    <w:rsid w:val="007E0A9E"/>
    <w:rsid w:val="007E1244"/>
    <w:rsid w:val="007E1747"/>
    <w:rsid w:val="007E1950"/>
    <w:rsid w:val="007E1A3E"/>
    <w:rsid w:val="007E1D30"/>
    <w:rsid w:val="007E240E"/>
    <w:rsid w:val="007E2619"/>
    <w:rsid w:val="007E2658"/>
    <w:rsid w:val="007E27E7"/>
    <w:rsid w:val="007E3422"/>
    <w:rsid w:val="007E5635"/>
    <w:rsid w:val="007E57B2"/>
    <w:rsid w:val="007E592F"/>
    <w:rsid w:val="007E5C57"/>
    <w:rsid w:val="007E666A"/>
    <w:rsid w:val="007E6C1C"/>
    <w:rsid w:val="007E7903"/>
    <w:rsid w:val="007E7922"/>
    <w:rsid w:val="007F1954"/>
    <w:rsid w:val="007F278A"/>
    <w:rsid w:val="007F282D"/>
    <w:rsid w:val="007F38CB"/>
    <w:rsid w:val="007F4AF1"/>
    <w:rsid w:val="007F4E71"/>
    <w:rsid w:val="007F5402"/>
    <w:rsid w:val="007F5502"/>
    <w:rsid w:val="007F564C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2F85"/>
    <w:rsid w:val="00803352"/>
    <w:rsid w:val="00803955"/>
    <w:rsid w:val="0080405C"/>
    <w:rsid w:val="0080551B"/>
    <w:rsid w:val="00806514"/>
    <w:rsid w:val="00810C3B"/>
    <w:rsid w:val="00810CED"/>
    <w:rsid w:val="00811EB8"/>
    <w:rsid w:val="008122D5"/>
    <w:rsid w:val="008138E4"/>
    <w:rsid w:val="00813EB3"/>
    <w:rsid w:val="0081469B"/>
    <w:rsid w:val="00814AA0"/>
    <w:rsid w:val="008150DE"/>
    <w:rsid w:val="008151B5"/>
    <w:rsid w:val="00815B4E"/>
    <w:rsid w:val="00816335"/>
    <w:rsid w:val="008163C0"/>
    <w:rsid w:val="00816B91"/>
    <w:rsid w:val="00816B97"/>
    <w:rsid w:val="00817794"/>
    <w:rsid w:val="00820609"/>
    <w:rsid w:val="008207D6"/>
    <w:rsid w:val="00820BCC"/>
    <w:rsid w:val="00820F55"/>
    <w:rsid w:val="0082101C"/>
    <w:rsid w:val="00821415"/>
    <w:rsid w:val="00821576"/>
    <w:rsid w:val="008218BA"/>
    <w:rsid w:val="008227F9"/>
    <w:rsid w:val="00822887"/>
    <w:rsid w:val="0082343D"/>
    <w:rsid w:val="00823891"/>
    <w:rsid w:val="00825473"/>
    <w:rsid w:val="00825B17"/>
    <w:rsid w:val="00826080"/>
    <w:rsid w:val="008266C7"/>
    <w:rsid w:val="008269FF"/>
    <w:rsid w:val="00827F70"/>
    <w:rsid w:val="00831A6D"/>
    <w:rsid w:val="0083224C"/>
    <w:rsid w:val="00833854"/>
    <w:rsid w:val="00833ACF"/>
    <w:rsid w:val="0083424C"/>
    <w:rsid w:val="008346B8"/>
    <w:rsid w:val="008354FF"/>
    <w:rsid w:val="00835AE0"/>
    <w:rsid w:val="00835C36"/>
    <w:rsid w:val="00835C5D"/>
    <w:rsid w:val="00835F5A"/>
    <w:rsid w:val="0083643F"/>
    <w:rsid w:val="008368AA"/>
    <w:rsid w:val="00836D45"/>
    <w:rsid w:val="00836D65"/>
    <w:rsid w:val="00836E82"/>
    <w:rsid w:val="008371ED"/>
    <w:rsid w:val="00837347"/>
    <w:rsid w:val="0083772B"/>
    <w:rsid w:val="00837AD6"/>
    <w:rsid w:val="008409BA"/>
    <w:rsid w:val="00840E77"/>
    <w:rsid w:val="00841433"/>
    <w:rsid w:val="008416E9"/>
    <w:rsid w:val="00841C5E"/>
    <w:rsid w:val="00841EA9"/>
    <w:rsid w:val="0084310C"/>
    <w:rsid w:val="008440AB"/>
    <w:rsid w:val="008442B4"/>
    <w:rsid w:val="0084564D"/>
    <w:rsid w:val="00845715"/>
    <w:rsid w:val="00846FBD"/>
    <w:rsid w:val="0084714C"/>
    <w:rsid w:val="008479ED"/>
    <w:rsid w:val="00850F71"/>
    <w:rsid w:val="00851503"/>
    <w:rsid w:val="0085150A"/>
    <w:rsid w:val="00851D95"/>
    <w:rsid w:val="008521AE"/>
    <w:rsid w:val="00852619"/>
    <w:rsid w:val="00852C80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0D17"/>
    <w:rsid w:val="0086112A"/>
    <w:rsid w:val="00861279"/>
    <w:rsid w:val="00861B41"/>
    <w:rsid w:val="00861BFA"/>
    <w:rsid w:val="00861FE7"/>
    <w:rsid w:val="00862B63"/>
    <w:rsid w:val="00863033"/>
    <w:rsid w:val="008633BE"/>
    <w:rsid w:val="008638A1"/>
    <w:rsid w:val="008639A6"/>
    <w:rsid w:val="008655BA"/>
    <w:rsid w:val="00865991"/>
    <w:rsid w:val="00865DF0"/>
    <w:rsid w:val="00865FAA"/>
    <w:rsid w:val="00866CED"/>
    <w:rsid w:val="00866E06"/>
    <w:rsid w:val="00867C45"/>
    <w:rsid w:val="00870468"/>
    <w:rsid w:val="008704B7"/>
    <w:rsid w:val="00871A9C"/>
    <w:rsid w:val="00872345"/>
    <w:rsid w:val="00873EDA"/>
    <w:rsid w:val="008771BF"/>
    <w:rsid w:val="0088010F"/>
    <w:rsid w:val="008801BC"/>
    <w:rsid w:val="008801F6"/>
    <w:rsid w:val="008803C5"/>
    <w:rsid w:val="00880DF7"/>
    <w:rsid w:val="008810B4"/>
    <w:rsid w:val="00881565"/>
    <w:rsid w:val="008819CD"/>
    <w:rsid w:val="00881E27"/>
    <w:rsid w:val="00882DE0"/>
    <w:rsid w:val="0088334A"/>
    <w:rsid w:val="008834D3"/>
    <w:rsid w:val="008840A7"/>
    <w:rsid w:val="0088551C"/>
    <w:rsid w:val="008855D9"/>
    <w:rsid w:val="00885DAE"/>
    <w:rsid w:val="00887086"/>
    <w:rsid w:val="00887B6D"/>
    <w:rsid w:val="00890234"/>
    <w:rsid w:val="00890B58"/>
    <w:rsid w:val="00892448"/>
    <w:rsid w:val="00892D24"/>
    <w:rsid w:val="00893620"/>
    <w:rsid w:val="00893CAE"/>
    <w:rsid w:val="00893ED0"/>
    <w:rsid w:val="0089501F"/>
    <w:rsid w:val="0089647C"/>
    <w:rsid w:val="008964C0"/>
    <w:rsid w:val="00896897"/>
    <w:rsid w:val="00896DE8"/>
    <w:rsid w:val="0089708A"/>
    <w:rsid w:val="00897564"/>
    <w:rsid w:val="008A0875"/>
    <w:rsid w:val="008A1667"/>
    <w:rsid w:val="008A16EB"/>
    <w:rsid w:val="008A1812"/>
    <w:rsid w:val="008A1F06"/>
    <w:rsid w:val="008A29C9"/>
    <w:rsid w:val="008A2D08"/>
    <w:rsid w:val="008A3D75"/>
    <w:rsid w:val="008A4365"/>
    <w:rsid w:val="008A4405"/>
    <w:rsid w:val="008A4489"/>
    <w:rsid w:val="008A4587"/>
    <w:rsid w:val="008A5618"/>
    <w:rsid w:val="008A5924"/>
    <w:rsid w:val="008A5A38"/>
    <w:rsid w:val="008A5C37"/>
    <w:rsid w:val="008A601B"/>
    <w:rsid w:val="008A62CD"/>
    <w:rsid w:val="008A64D0"/>
    <w:rsid w:val="008A72E2"/>
    <w:rsid w:val="008A7575"/>
    <w:rsid w:val="008A75E7"/>
    <w:rsid w:val="008A79F3"/>
    <w:rsid w:val="008B0045"/>
    <w:rsid w:val="008B0600"/>
    <w:rsid w:val="008B0DAD"/>
    <w:rsid w:val="008B1160"/>
    <w:rsid w:val="008B1ABE"/>
    <w:rsid w:val="008B33CB"/>
    <w:rsid w:val="008B3EE4"/>
    <w:rsid w:val="008B41D4"/>
    <w:rsid w:val="008B51FE"/>
    <w:rsid w:val="008B52F9"/>
    <w:rsid w:val="008B53A1"/>
    <w:rsid w:val="008B5869"/>
    <w:rsid w:val="008B58AE"/>
    <w:rsid w:val="008B64F1"/>
    <w:rsid w:val="008B679B"/>
    <w:rsid w:val="008B6939"/>
    <w:rsid w:val="008B7069"/>
    <w:rsid w:val="008C004E"/>
    <w:rsid w:val="008C0176"/>
    <w:rsid w:val="008C0527"/>
    <w:rsid w:val="008C071D"/>
    <w:rsid w:val="008C0DFC"/>
    <w:rsid w:val="008C1BA7"/>
    <w:rsid w:val="008C21EE"/>
    <w:rsid w:val="008C264D"/>
    <w:rsid w:val="008C27B9"/>
    <w:rsid w:val="008C2F90"/>
    <w:rsid w:val="008C3FD9"/>
    <w:rsid w:val="008C522E"/>
    <w:rsid w:val="008C5FA0"/>
    <w:rsid w:val="008C7AFD"/>
    <w:rsid w:val="008C7F2A"/>
    <w:rsid w:val="008C7F5F"/>
    <w:rsid w:val="008D028B"/>
    <w:rsid w:val="008D06AF"/>
    <w:rsid w:val="008D14E8"/>
    <w:rsid w:val="008D228E"/>
    <w:rsid w:val="008D2310"/>
    <w:rsid w:val="008D27E8"/>
    <w:rsid w:val="008D288E"/>
    <w:rsid w:val="008D2963"/>
    <w:rsid w:val="008D2AC2"/>
    <w:rsid w:val="008D377C"/>
    <w:rsid w:val="008D405D"/>
    <w:rsid w:val="008D4709"/>
    <w:rsid w:val="008D4DE0"/>
    <w:rsid w:val="008D56FD"/>
    <w:rsid w:val="008D584D"/>
    <w:rsid w:val="008D6672"/>
    <w:rsid w:val="008D6680"/>
    <w:rsid w:val="008D6C72"/>
    <w:rsid w:val="008D6D9C"/>
    <w:rsid w:val="008D7230"/>
    <w:rsid w:val="008D74B3"/>
    <w:rsid w:val="008D7629"/>
    <w:rsid w:val="008E0484"/>
    <w:rsid w:val="008E081A"/>
    <w:rsid w:val="008E082E"/>
    <w:rsid w:val="008E09BB"/>
    <w:rsid w:val="008E10EC"/>
    <w:rsid w:val="008E12C3"/>
    <w:rsid w:val="008E1493"/>
    <w:rsid w:val="008E1E91"/>
    <w:rsid w:val="008E29C9"/>
    <w:rsid w:val="008E2E99"/>
    <w:rsid w:val="008E2FE1"/>
    <w:rsid w:val="008E3108"/>
    <w:rsid w:val="008E32C0"/>
    <w:rsid w:val="008E5BB8"/>
    <w:rsid w:val="008E6BB7"/>
    <w:rsid w:val="008F021C"/>
    <w:rsid w:val="008F06B8"/>
    <w:rsid w:val="008F0A01"/>
    <w:rsid w:val="008F0E85"/>
    <w:rsid w:val="008F106E"/>
    <w:rsid w:val="008F1ADF"/>
    <w:rsid w:val="008F1B3F"/>
    <w:rsid w:val="008F1C0A"/>
    <w:rsid w:val="008F2196"/>
    <w:rsid w:val="008F26B9"/>
    <w:rsid w:val="008F3644"/>
    <w:rsid w:val="008F3EDE"/>
    <w:rsid w:val="008F415C"/>
    <w:rsid w:val="008F4184"/>
    <w:rsid w:val="008F484F"/>
    <w:rsid w:val="008F4DBE"/>
    <w:rsid w:val="008F585E"/>
    <w:rsid w:val="009003B3"/>
    <w:rsid w:val="00900A9B"/>
    <w:rsid w:val="00900C6B"/>
    <w:rsid w:val="00900ED8"/>
    <w:rsid w:val="0090170C"/>
    <w:rsid w:val="00903532"/>
    <w:rsid w:val="009036AB"/>
    <w:rsid w:val="009038A4"/>
    <w:rsid w:val="00903BA6"/>
    <w:rsid w:val="00904330"/>
    <w:rsid w:val="009059EF"/>
    <w:rsid w:val="00906455"/>
    <w:rsid w:val="00906D5F"/>
    <w:rsid w:val="0090775B"/>
    <w:rsid w:val="0090792F"/>
    <w:rsid w:val="00907C09"/>
    <w:rsid w:val="00907D9B"/>
    <w:rsid w:val="00910546"/>
    <w:rsid w:val="00910EA3"/>
    <w:rsid w:val="00910F22"/>
    <w:rsid w:val="00911AAD"/>
    <w:rsid w:val="00911C67"/>
    <w:rsid w:val="00911D25"/>
    <w:rsid w:val="009126CC"/>
    <w:rsid w:val="00914976"/>
    <w:rsid w:val="00914E5B"/>
    <w:rsid w:val="00915238"/>
    <w:rsid w:val="009156A4"/>
    <w:rsid w:val="0091625D"/>
    <w:rsid w:val="00916354"/>
    <w:rsid w:val="00920750"/>
    <w:rsid w:val="00920993"/>
    <w:rsid w:val="00920D57"/>
    <w:rsid w:val="0092116D"/>
    <w:rsid w:val="00921B24"/>
    <w:rsid w:val="00921E4F"/>
    <w:rsid w:val="00921ED5"/>
    <w:rsid w:val="0092206D"/>
    <w:rsid w:val="00922316"/>
    <w:rsid w:val="009225EB"/>
    <w:rsid w:val="009232B5"/>
    <w:rsid w:val="00923A2B"/>
    <w:rsid w:val="00923CD4"/>
    <w:rsid w:val="0092472C"/>
    <w:rsid w:val="009256E8"/>
    <w:rsid w:val="00925EA3"/>
    <w:rsid w:val="00926B7C"/>
    <w:rsid w:val="00930671"/>
    <w:rsid w:val="00931739"/>
    <w:rsid w:val="00931CCF"/>
    <w:rsid w:val="00931FB8"/>
    <w:rsid w:val="00932A00"/>
    <w:rsid w:val="00932D99"/>
    <w:rsid w:val="00932FEB"/>
    <w:rsid w:val="009336CC"/>
    <w:rsid w:val="0093379F"/>
    <w:rsid w:val="009347E5"/>
    <w:rsid w:val="009351EF"/>
    <w:rsid w:val="00935288"/>
    <w:rsid w:val="009359CA"/>
    <w:rsid w:val="00936E9F"/>
    <w:rsid w:val="00936F91"/>
    <w:rsid w:val="00940157"/>
    <w:rsid w:val="00940666"/>
    <w:rsid w:val="00942B1B"/>
    <w:rsid w:val="0094469D"/>
    <w:rsid w:val="00944CD9"/>
    <w:rsid w:val="0094547B"/>
    <w:rsid w:val="0094587B"/>
    <w:rsid w:val="00945A6E"/>
    <w:rsid w:val="00945B50"/>
    <w:rsid w:val="009462EE"/>
    <w:rsid w:val="0094644D"/>
    <w:rsid w:val="00946A1B"/>
    <w:rsid w:val="00946ED9"/>
    <w:rsid w:val="00947BF1"/>
    <w:rsid w:val="00951DA5"/>
    <w:rsid w:val="00953E37"/>
    <w:rsid w:val="00953EE3"/>
    <w:rsid w:val="0095409A"/>
    <w:rsid w:val="009546AB"/>
    <w:rsid w:val="00954AA5"/>
    <w:rsid w:val="00954B0C"/>
    <w:rsid w:val="00954D38"/>
    <w:rsid w:val="009550EE"/>
    <w:rsid w:val="00955421"/>
    <w:rsid w:val="00955B67"/>
    <w:rsid w:val="00955F36"/>
    <w:rsid w:val="0095622D"/>
    <w:rsid w:val="0095668E"/>
    <w:rsid w:val="00957410"/>
    <w:rsid w:val="00960009"/>
    <w:rsid w:val="00960526"/>
    <w:rsid w:val="00960666"/>
    <w:rsid w:val="00960715"/>
    <w:rsid w:val="00960987"/>
    <w:rsid w:val="00960EC5"/>
    <w:rsid w:val="00961BF4"/>
    <w:rsid w:val="00961C79"/>
    <w:rsid w:val="00961E0F"/>
    <w:rsid w:val="009620C3"/>
    <w:rsid w:val="00962D85"/>
    <w:rsid w:val="009630C2"/>
    <w:rsid w:val="00963222"/>
    <w:rsid w:val="009635CE"/>
    <w:rsid w:val="009636A6"/>
    <w:rsid w:val="009638AE"/>
    <w:rsid w:val="009644CC"/>
    <w:rsid w:val="00964DFF"/>
    <w:rsid w:val="00965108"/>
    <w:rsid w:val="00965659"/>
    <w:rsid w:val="0096584C"/>
    <w:rsid w:val="009665F7"/>
    <w:rsid w:val="00966A21"/>
    <w:rsid w:val="00967A79"/>
    <w:rsid w:val="00967C55"/>
    <w:rsid w:val="00970024"/>
    <w:rsid w:val="00970606"/>
    <w:rsid w:val="00970BC6"/>
    <w:rsid w:val="00971196"/>
    <w:rsid w:val="00971ACA"/>
    <w:rsid w:val="009721D5"/>
    <w:rsid w:val="00972711"/>
    <w:rsid w:val="00972AC0"/>
    <w:rsid w:val="00972C82"/>
    <w:rsid w:val="00973166"/>
    <w:rsid w:val="00973AEA"/>
    <w:rsid w:val="00974724"/>
    <w:rsid w:val="00974E93"/>
    <w:rsid w:val="009752B0"/>
    <w:rsid w:val="00975AB3"/>
    <w:rsid w:val="009773F0"/>
    <w:rsid w:val="009774AD"/>
    <w:rsid w:val="009775C0"/>
    <w:rsid w:val="00977FD0"/>
    <w:rsid w:val="009803C4"/>
    <w:rsid w:val="009823F5"/>
    <w:rsid w:val="00982728"/>
    <w:rsid w:val="009829CE"/>
    <w:rsid w:val="00982A42"/>
    <w:rsid w:val="00982F19"/>
    <w:rsid w:val="00984044"/>
    <w:rsid w:val="009845FF"/>
    <w:rsid w:val="00984EEA"/>
    <w:rsid w:val="00985CDF"/>
    <w:rsid w:val="00985E42"/>
    <w:rsid w:val="00985E51"/>
    <w:rsid w:val="00986146"/>
    <w:rsid w:val="00986D3E"/>
    <w:rsid w:val="00986FD1"/>
    <w:rsid w:val="009870B0"/>
    <w:rsid w:val="009901CA"/>
    <w:rsid w:val="00990DA4"/>
    <w:rsid w:val="00990E1C"/>
    <w:rsid w:val="00990E4B"/>
    <w:rsid w:val="00991485"/>
    <w:rsid w:val="00991613"/>
    <w:rsid w:val="00991682"/>
    <w:rsid w:val="00991B09"/>
    <w:rsid w:val="00991E20"/>
    <w:rsid w:val="00992BF8"/>
    <w:rsid w:val="009942B6"/>
    <w:rsid w:val="00994914"/>
    <w:rsid w:val="009952C7"/>
    <w:rsid w:val="009954F3"/>
    <w:rsid w:val="009955F9"/>
    <w:rsid w:val="009964BB"/>
    <w:rsid w:val="00996709"/>
    <w:rsid w:val="00997022"/>
    <w:rsid w:val="009971C7"/>
    <w:rsid w:val="00997E9C"/>
    <w:rsid w:val="009A04AC"/>
    <w:rsid w:val="009A0F85"/>
    <w:rsid w:val="009A1F16"/>
    <w:rsid w:val="009A2A43"/>
    <w:rsid w:val="009A2B42"/>
    <w:rsid w:val="009A3245"/>
    <w:rsid w:val="009A3280"/>
    <w:rsid w:val="009A43B0"/>
    <w:rsid w:val="009A4F16"/>
    <w:rsid w:val="009A56FC"/>
    <w:rsid w:val="009A57A6"/>
    <w:rsid w:val="009A6C6A"/>
    <w:rsid w:val="009A7234"/>
    <w:rsid w:val="009A767C"/>
    <w:rsid w:val="009B180C"/>
    <w:rsid w:val="009B252E"/>
    <w:rsid w:val="009B282E"/>
    <w:rsid w:val="009B2A2F"/>
    <w:rsid w:val="009B2B53"/>
    <w:rsid w:val="009B3262"/>
    <w:rsid w:val="009B3D30"/>
    <w:rsid w:val="009B3D78"/>
    <w:rsid w:val="009B476C"/>
    <w:rsid w:val="009B5D6F"/>
    <w:rsid w:val="009B6177"/>
    <w:rsid w:val="009B761F"/>
    <w:rsid w:val="009B773B"/>
    <w:rsid w:val="009C037C"/>
    <w:rsid w:val="009C0510"/>
    <w:rsid w:val="009C052D"/>
    <w:rsid w:val="009C0BF0"/>
    <w:rsid w:val="009C0FE4"/>
    <w:rsid w:val="009C2984"/>
    <w:rsid w:val="009C2DAF"/>
    <w:rsid w:val="009C34BA"/>
    <w:rsid w:val="009C3637"/>
    <w:rsid w:val="009C38E8"/>
    <w:rsid w:val="009C3A4D"/>
    <w:rsid w:val="009C3E92"/>
    <w:rsid w:val="009C4A59"/>
    <w:rsid w:val="009C4BEF"/>
    <w:rsid w:val="009C4D60"/>
    <w:rsid w:val="009C50DC"/>
    <w:rsid w:val="009C5580"/>
    <w:rsid w:val="009C5816"/>
    <w:rsid w:val="009C6657"/>
    <w:rsid w:val="009C75AA"/>
    <w:rsid w:val="009D04C6"/>
    <w:rsid w:val="009D064D"/>
    <w:rsid w:val="009D11F6"/>
    <w:rsid w:val="009D13C8"/>
    <w:rsid w:val="009D1E2B"/>
    <w:rsid w:val="009D24F8"/>
    <w:rsid w:val="009D2609"/>
    <w:rsid w:val="009D2CD2"/>
    <w:rsid w:val="009D2EDC"/>
    <w:rsid w:val="009D2FD9"/>
    <w:rsid w:val="009D3876"/>
    <w:rsid w:val="009D3B3F"/>
    <w:rsid w:val="009D4048"/>
    <w:rsid w:val="009D4317"/>
    <w:rsid w:val="009D5601"/>
    <w:rsid w:val="009D5D5F"/>
    <w:rsid w:val="009D603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0BC"/>
    <w:rsid w:val="009E3603"/>
    <w:rsid w:val="009E3718"/>
    <w:rsid w:val="009E4417"/>
    <w:rsid w:val="009E4586"/>
    <w:rsid w:val="009E45DA"/>
    <w:rsid w:val="009E461D"/>
    <w:rsid w:val="009E4B7E"/>
    <w:rsid w:val="009E4D25"/>
    <w:rsid w:val="009E5234"/>
    <w:rsid w:val="009E57FE"/>
    <w:rsid w:val="009E64BA"/>
    <w:rsid w:val="009E71B6"/>
    <w:rsid w:val="009E7B2A"/>
    <w:rsid w:val="009F03D5"/>
    <w:rsid w:val="009F0B75"/>
    <w:rsid w:val="009F0BE3"/>
    <w:rsid w:val="009F0FF1"/>
    <w:rsid w:val="009F10FA"/>
    <w:rsid w:val="009F1BCB"/>
    <w:rsid w:val="009F4652"/>
    <w:rsid w:val="009F58CF"/>
    <w:rsid w:val="009F6707"/>
    <w:rsid w:val="009F76BC"/>
    <w:rsid w:val="009F78B9"/>
    <w:rsid w:val="00A00553"/>
    <w:rsid w:val="00A00BEE"/>
    <w:rsid w:val="00A014C0"/>
    <w:rsid w:val="00A0265E"/>
    <w:rsid w:val="00A02A38"/>
    <w:rsid w:val="00A02FD9"/>
    <w:rsid w:val="00A03B6B"/>
    <w:rsid w:val="00A03E9B"/>
    <w:rsid w:val="00A04008"/>
    <w:rsid w:val="00A04D36"/>
    <w:rsid w:val="00A055FD"/>
    <w:rsid w:val="00A05A7A"/>
    <w:rsid w:val="00A0739A"/>
    <w:rsid w:val="00A11178"/>
    <w:rsid w:val="00A114B4"/>
    <w:rsid w:val="00A11611"/>
    <w:rsid w:val="00A11F76"/>
    <w:rsid w:val="00A1277C"/>
    <w:rsid w:val="00A12AB4"/>
    <w:rsid w:val="00A13949"/>
    <w:rsid w:val="00A1495D"/>
    <w:rsid w:val="00A15547"/>
    <w:rsid w:val="00A15745"/>
    <w:rsid w:val="00A15E0F"/>
    <w:rsid w:val="00A16A02"/>
    <w:rsid w:val="00A16AF4"/>
    <w:rsid w:val="00A17244"/>
    <w:rsid w:val="00A17404"/>
    <w:rsid w:val="00A176A7"/>
    <w:rsid w:val="00A1777D"/>
    <w:rsid w:val="00A1785A"/>
    <w:rsid w:val="00A178F1"/>
    <w:rsid w:val="00A20055"/>
    <w:rsid w:val="00A202FA"/>
    <w:rsid w:val="00A20AE0"/>
    <w:rsid w:val="00A21D8F"/>
    <w:rsid w:val="00A21FCD"/>
    <w:rsid w:val="00A2200B"/>
    <w:rsid w:val="00A22609"/>
    <w:rsid w:val="00A2264F"/>
    <w:rsid w:val="00A22B31"/>
    <w:rsid w:val="00A22CE8"/>
    <w:rsid w:val="00A22DF2"/>
    <w:rsid w:val="00A23389"/>
    <w:rsid w:val="00A233D3"/>
    <w:rsid w:val="00A23544"/>
    <w:rsid w:val="00A23FFD"/>
    <w:rsid w:val="00A24BB7"/>
    <w:rsid w:val="00A24CC2"/>
    <w:rsid w:val="00A25BCD"/>
    <w:rsid w:val="00A26741"/>
    <w:rsid w:val="00A2710C"/>
    <w:rsid w:val="00A27589"/>
    <w:rsid w:val="00A27B18"/>
    <w:rsid w:val="00A27BF4"/>
    <w:rsid w:val="00A27C49"/>
    <w:rsid w:val="00A27CC9"/>
    <w:rsid w:val="00A27DE9"/>
    <w:rsid w:val="00A3006E"/>
    <w:rsid w:val="00A30269"/>
    <w:rsid w:val="00A3034E"/>
    <w:rsid w:val="00A30553"/>
    <w:rsid w:val="00A30B66"/>
    <w:rsid w:val="00A30E35"/>
    <w:rsid w:val="00A31388"/>
    <w:rsid w:val="00A323DA"/>
    <w:rsid w:val="00A32432"/>
    <w:rsid w:val="00A34BE8"/>
    <w:rsid w:val="00A3580B"/>
    <w:rsid w:val="00A35BF6"/>
    <w:rsid w:val="00A36221"/>
    <w:rsid w:val="00A365BE"/>
    <w:rsid w:val="00A368CE"/>
    <w:rsid w:val="00A40056"/>
    <w:rsid w:val="00A40064"/>
    <w:rsid w:val="00A400D4"/>
    <w:rsid w:val="00A40128"/>
    <w:rsid w:val="00A40483"/>
    <w:rsid w:val="00A41930"/>
    <w:rsid w:val="00A41E1F"/>
    <w:rsid w:val="00A423FB"/>
    <w:rsid w:val="00A43805"/>
    <w:rsid w:val="00A44559"/>
    <w:rsid w:val="00A44843"/>
    <w:rsid w:val="00A44A6C"/>
    <w:rsid w:val="00A44C9F"/>
    <w:rsid w:val="00A453F4"/>
    <w:rsid w:val="00A4587C"/>
    <w:rsid w:val="00A46ADB"/>
    <w:rsid w:val="00A4796D"/>
    <w:rsid w:val="00A47B1F"/>
    <w:rsid w:val="00A50598"/>
    <w:rsid w:val="00A5065C"/>
    <w:rsid w:val="00A51073"/>
    <w:rsid w:val="00A51ACA"/>
    <w:rsid w:val="00A52376"/>
    <w:rsid w:val="00A5317A"/>
    <w:rsid w:val="00A538B4"/>
    <w:rsid w:val="00A54ADD"/>
    <w:rsid w:val="00A550F0"/>
    <w:rsid w:val="00A55134"/>
    <w:rsid w:val="00A55F19"/>
    <w:rsid w:val="00A5689E"/>
    <w:rsid w:val="00A56DBA"/>
    <w:rsid w:val="00A5784A"/>
    <w:rsid w:val="00A57DB4"/>
    <w:rsid w:val="00A602B8"/>
    <w:rsid w:val="00A6043D"/>
    <w:rsid w:val="00A616C9"/>
    <w:rsid w:val="00A61B83"/>
    <w:rsid w:val="00A61CDE"/>
    <w:rsid w:val="00A61E69"/>
    <w:rsid w:val="00A61E9B"/>
    <w:rsid w:val="00A62051"/>
    <w:rsid w:val="00A64312"/>
    <w:rsid w:val="00A6473E"/>
    <w:rsid w:val="00A6498D"/>
    <w:rsid w:val="00A64C77"/>
    <w:rsid w:val="00A64D7B"/>
    <w:rsid w:val="00A65013"/>
    <w:rsid w:val="00A65180"/>
    <w:rsid w:val="00A6574B"/>
    <w:rsid w:val="00A6633F"/>
    <w:rsid w:val="00A66555"/>
    <w:rsid w:val="00A665A0"/>
    <w:rsid w:val="00A66FA4"/>
    <w:rsid w:val="00A67678"/>
    <w:rsid w:val="00A67DA9"/>
    <w:rsid w:val="00A703BF"/>
    <w:rsid w:val="00A71285"/>
    <w:rsid w:val="00A71856"/>
    <w:rsid w:val="00A71C11"/>
    <w:rsid w:val="00A72216"/>
    <w:rsid w:val="00A72FFB"/>
    <w:rsid w:val="00A7369D"/>
    <w:rsid w:val="00A73941"/>
    <w:rsid w:val="00A756F6"/>
    <w:rsid w:val="00A75A0C"/>
    <w:rsid w:val="00A7623B"/>
    <w:rsid w:val="00A76886"/>
    <w:rsid w:val="00A77382"/>
    <w:rsid w:val="00A774F6"/>
    <w:rsid w:val="00A7799A"/>
    <w:rsid w:val="00A77B09"/>
    <w:rsid w:val="00A802F3"/>
    <w:rsid w:val="00A804E3"/>
    <w:rsid w:val="00A80A5B"/>
    <w:rsid w:val="00A81138"/>
    <w:rsid w:val="00A8208B"/>
    <w:rsid w:val="00A822E9"/>
    <w:rsid w:val="00A8282C"/>
    <w:rsid w:val="00A8289A"/>
    <w:rsid w:val="00A82B1B"/>
    <w:rsid w:val="00A82FCC"/>
    <w:rsid w:val="00A842A6"/>
    <w:rsid w:val="00A84542"/>
    <w:rsid w:val="00A84ABA"/>
    <w:rsid w:val="00A84EDF"/>
    <w:rsid w:val="00A85B1D"/>
    <w:rsid w:val="00A8602E"/>
    <w:rsid w:val="00A86129"/>
    <w:rsid w:val="00A8638C"/>
    <w:rsid w:val="00A86BFA"/>
    <w:rsid w:val="00A8772B"/>
    <w:rsid w:val="00A87F79"/>
    <w:rsid w:val="00A92497"/>
    <w:rsid w:val="00A92702"/>
    <w:rsid w:val="00A930C6"/>
    <w:rsid w:val="00A937CD"/>
    <w:rsid w:val="00A95075"/>
    <w:rsid w:val="00A95533"/>
    <w:rsid w:val="00A9599D"/>
    <w:rsid w:val="00A95D4C"/>
    <w:rsid w:val="00A97BB6"/>
    <w:rsid w:val="00A97E21"/>
    <w:rsid w:val="00AA0C6C"/>
    <w:rsid w:val="00AA23C1"/>
    <w:rsid w:val="00AA293C"/>
    <w:rsid w:val="00AA3268"/>
    <w:rsid w:val="00AA3495"/>
    <w:rsid w:val="00AA38F8"/>
    <w:rsid w:val="00AA42CE"/>
    <w:rsid w:val="00AA4660"/>
    <w:rsid w:val="00AA4BE5"/>
    <w:rsid w:val="00AA5C66"/>
    <w:rsid w:val="00AA60C0"/>
    <w:rsid w:val="00AA6274"/>
    <w:rsid w:val="00AA6B5D"/>
    <w:rsid w:val="00AA6F02"/>
    <w:rsid w:val="00AA6F9A"/>
    <w:rsid w:val="00AA7F33"/>
    <w:rsid w:val="00AB0021"/>
    <w:rsid w:val="00AB0030"/>
    <w:rsid w:val="00AB011C"/>
    <w:rsid w:val="00AB01B6"/>
    <w:rsid w:val="00AB048D"/>
    <w:rsid w:val="00AB0BFB"/>
    <w:rsid w:val="00AB0D0D"/>
    <w:rsid w:val="00AB0F76"/>
    <w:rsid w:val="00AB23C7"/>
    <w:rsid w:val="00AB23E5"/>
    <w:rsid w:val="00AB3655"/>
    <w:rsid w:val="00AB4B0B"/>
    <w:rsid w:val="00AB4EE6"/>
    <w:rsid w:val="00AB621D"/>
    <w:rsid w:val="00AB6C83"/>
    <w:rsid w:val="00AB71B7"/>
    <w:rsid w:val="00AB7756"/>
    <w:rsid w:val="00AC01D5"/>
    <w:rsid w:val="00AC12B0"/>
    <w:rsid w:val="00AC1CA5"/>
    <w:rsid w:val="00AC2120"/>
    <w:rsid w:val="00AC2264"/>
    <w:rsid w:val="00AC27C6"/>
    <w:rsid w:val="00AC3610"/>
    <w:rsid w:val="00AC3BE1"/>
    <w:rsid w:val="00AC3DF0"/>
    <w:rsid w:val="00AC3FBF"/>
    <w:rsid w:val="00AC4030"/>
    <w:rsid w:val="00AC47BE"/>
    <w:rsid w:val="00AC4DAC"/>
    <w:rsid w:val="00AC4F8B"/>
    <w:rsid w:val="00AC5195"/>
    <w:rsid w:val="00AC57F9"/>
    <w:rsid w:val="00AC5958"/>
    <w:rsid w:val="00AC5CCC"/>
    <w:rsid w:val="00AC66C7"/>
    <w:rsid w:val="00AC7CA3"/>
    <w:rsid w:val="00AC7FF8"/>
    <w:rsid w:val="00AD1965"/>
    <w:rsid w:val="00AD2644"/>
    <w:rsid w:val="00AD2A3F"/>
    <w:rsid w:val="00AD2B2A"/>
    <w:rsid w:val="00AD2FF0"/>
    <w:rsid w:val="00AD4C8B"/>
    <w:rsid w:val="00AD503D"/>
    <w:rsid w:val="00AD5387"/>
    <w:rsid w:val="00AD54BA"/>
    <w:rsid w:val="00AD5A2E"/>
    <w:rsid w:val="00AD5AC6"/>
    <w:rsid w:val="00AD5EB6"/>
    <w:rsid w:val="00AD6A8E"/>
    <w:rsid w:val="00AD6AC7"/>
    <w:rsid w:val="00AD71F5"/>
    <w:rsid w:val="00AD7234"/>
    <w:rsid w:val="00AD7E74"/>
    <w:rsid w:val="00AE0757"/>
    <w:rsid w:val="00AE08CE"/>
    <w:rsid w:val="00AE0C9C"/>
    <w:rsid w:val="00AE17A7"/>
    <w:rsid w:val="00AE25EE"/>
    <w:rsid w:val="00AE2612"/>
    <w:rsid w:val="00AE2C43"/>
    <w:rsid w:val="00AE35D2"/>
    <w:rsid w:val="00AE3BBF"/>
    <w:rsid w:val="00AE48AF"/>
    <w:rsid w:val="00AE5FFC"/>
    <w:rsid w:val="00AE62B6"/>
    <w:rsid w:val="00AE666C"/>
    <w:rsid w:val="00AE6755"/>
    <w:rsid w:val="00AE75E3"/>
    <w:rsid w:val="00AF0510"/>
    <w:rsid w:val="00AF0FA9"/>
    <w:rsid w:val="00AF130C"/>
    <w:rsid w:val="00AF13B5"/>
    <w:rsid w:val="00AF1F3E"/>
    <w:rsid w:val="00AF25EF"/>
    <w:rsid w:val="00AF2747"/>
    <w:rsid w:val="00AF2EA1"/>
    <w:rsid w:val="00AF315F"/>
    <w:rsid w:val="00AF40B7"/>
    <w:rsid w:val="00AF4E9B"/>
    <w:rsid w:val="00AF5CB8"/>
    <w:rsid w:val="00AF5FFE"/>
    <w:rsid w:val="00AF6317"/>
    <w:rsid w:val="00AF6D5C"/>
    <w:rsid w:val="00AF6DA3"/>
    <w:rsid w:val="00AF76B4"/>
    <w:rsid w:val="00AF7968"/>
    <w:rsid w:val="00AF7AAC"/>
    <w:rsid w:val="00B0054C"/>
    <w:rsid w:val="00B00668"/>
    <w:rsid w:val="00B00701"/>
    <w:rsid w:val="00B0082F"/>
    <w:rsid w:val="00B00EBC"/>
    <w:rsid w:val="00B01736"/>
    <w:rsid w:val="00B020EF"/>
    <w:rsid w:val="00B02446"/>
    <w:rsid w:val="00B03B24"/>
    <w:rsid w:val="00B03B4A"/>
    <w:rsid w:val="00B0539B"/>
    <w:rsid w:val="00B063EF"/>
    <w:rsid w:val="00B06BAF"/>
    <w:rsid w:val="00B06C9F"/>
    <w:rsid w:val="00B06CD0"/>
    <w:rsid w:val="00B07287"/>
    <w:rsid w:val="00B076B2"/>
    <w:rsid w:val="00B07BBB"/>
    <w:rsid w:val="00B07DF5"/>
    <w:rsid w:val="00B07EF6"/>
    <w:rsid w:val="00B104B7"/>
    <w:rsid w:val="00B10E0F"/>
    <w:rsid w:val="00B10EA9"/>
    <w:rsid w:val="00B11EE4"/>
    <w:rsid w:val="00B120DB"/>
    <w:rsid w:val="00B14365"/>
    <w:rsid w:val="00B14FDC"/>
    <w:rsid w:val="00B1525E"/>
    <w:rsid w:val="00B15286"/>
    <w:rsid w:val="00B158CD"/>
    <w:rsid w:val="00B1617F"/>
    <w:rsid w:val="00B16659"/>
    <w:rsid w:val="00B16B42"/>
    <w:rsid w:val="00B16FB5"/>
    <w:rsid w:val="00B17210"/>
    <w:rsid w:val="00B178C1"/>
    <w:rsid w:val="00B2029F"/>
    <w:rsid w:val="00B210A0"/>
    <w:rsid w:val="00B2137E"/>
    <w:rsid w:val="00B21D37"/>
    <w:rsid w:val="00B26483"/>
    <w:rsid w:val="00B303EE"/>
    <w:rsid w:val="00B30791"/>
    <w:rsid w:val="00B309CA"/>
    <w:rsid w:val="00B3230A"/>
    <w:rsid w:val="00B3242F"/>
    <w:rsid w:val="00B32FBD"/>
    <w:rsid w:val="00B3383D"/>
    <w:rsid w:val="00B33E1E"/>
    <w:rsid w:val="00B343B7"/>
    <w:rsid w:val="00B344E6"/>
    <w:rsid w:val="00B3489C"/>
    <w:rsid w:val="00B36DB1"/>
    <w:rsid w:val="00B36EEC"/>
    <w:rsid w:val="00B36F25"/>
    <w:rsid w:val="00B40283"/>
    <w:rsid w:val="00B404BE"/>
    <w:rsid w:val="00B4086D"/>
    <w:rsid w:val="00B4094A"/>
    <w:rsid w:val="00B4196B"/>
    <w:rsid w:val="00B424C5"/>
    <w:rsid w:val="00B4277C"/>
    <w:rsid w:val="00B431BD"/>
    <w:rsid w:val="00B4325F"/>
    <w:rsid w:val="00B43298"/>
    <w:rsid w:val="00B437A2"/>
    <w:rsid w:val="00B43CC8"/>
    <w:rsid w:val="00B450E7"/>
    <w:rsid w:val="00B45642"/>
    <w:rsid w:val="00B457BF"/>
    <w:rsid w:val="00B46739"/>
    <w:rsid w:val="00B47313"/>
    <w:rsid w:val="00B47AEE"/>
    <w:rsid w:val="00B5067C"/>
    <w:rsid w:val="00B50C33"/>
    <w:rsid w:val="00B511FB"/>
    <w:rsid w:val="00B5168C"/>
    <w:rsid w:val="00B519B5"/>
    <w:rsid w:val="00B52E72"/>
    <w:rsid w:val="00B53039"/>
    <w:rsid w:val="00B53480"/>
    <w:rsid w:val="00B53ADA"/>
    <w:rsid w:val="00B54921"/>
    <w:rsid w:val="00B5639F"/>
    <w:rsid w:val="00B564DA"/>
    <w:rsid w:val="00B56548"/>
    <w:rsid w:val="00B56BC6"/>
    <w:rsid w:val="00B57532"/>
    <w:rsid w:val="00B57B6F"/>
    <w:rsid w:val="00B6015D"/>
    <w:rsid w:val="00B604F2"/>
    <w:rsid w:val="00B608D0"/>
    <w:rsid w:val="00B60F74"/>
    <w:rsid w:val="00B617E9"/>
    <w:rsid w:val="00B61F53"/>
    <w:rsid w:val="00B62349"/>
    <w:rsid w:val="00B62AA9"/>
    <w:rsid w:val="00B63786"/>
    <w:rsid w:val="00B63DE3"/>
    <w:rsid w:val="00B6408B"/>
    <w:rsid w:val="00B64167"/>
    <w:rsid w:val="00B6426E"/>
    <w:rsid w:val="00B64B7F"/>
    <w:rsid w:val="00B65492"/>
    <w:rsid w:val="00B6569C"/>
    <w:rsid w:val="00B65AFC"/>
    <w:rsid w:val="00B65BFB"/>
    <w:rsid w:val="00B703CD"/>
    <w:rsid w:val="00B7041F"/>
    <w:rsid w:val="00B71CA3"/>
    <w:rsid w:val="00B730AC"/>
    <w:rsid w:val="00B7344A"/>
    <w:rsid w:val="00B74631"/>
    <w:rsid w:val="00B75499"/>
    <w:rsid w:val="00B75535"/>
    <w:rsid w:val="00B7637A"/>
    <w:rsid w:val="00B763B0"/>
    <w:rsid w:val="00B7689B"/>
    <w:rsid w:val="00B77197"/>
    <w:rsid w:val="00B7736B"/>
    <w:rsid w:val="00B81114"/>
    <w:rsid w:val="00B81A5F"/>
    <w:rsid w:val="00B81A88"/>
    <w:rsid w:val="00B830FD"/>
    <w:rsid w:val="00B8364E"/>
    <w:rsid w:val="00B836E4"/>
    <w:rsid w:val="00B8399A"/>
    <w:rsid w:val="00B83E64"/>
    <w:rsid w:val="00B83F14"/>
    <w:rsid w:val="00B84096"/>
    <w:rsid w:val="00B84765"/>
    <w:rsid w:val="00B84AE1"/>
    <w:rsid w:val="00B84D04"/>
    <w:rsid w:val="00B85708"/>
    <w:rsid w:val="00B8574E"/>
    <w:rsid w:val="00B86543"/>
    <w:rsid w:val="00B865DB"/>
    <w:rsid w:val="00B869C1"/>
    <w:rsid w:val="00B86C10"/>
    <w:rsid w:val="00B87578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93D"/>
    <w:rsid w:val="00B96CA7"/>
    <w:rsid w:val="00B974A8"/>
    <w:rsid w:val="00BA0CC5"/>
    <w:rsid w:val="00BA130B"/>
    <w:rsid w:val="00BA1997"/>
    <w:rsid w:val="00BA1A09"/>
    <w:rsid w:val="00BA1C3E"/>
    <w:rsid w:val="00BA20BB"/>
    <w:rsid w:val="00BA3504"/>
    <w:rsid w:val="00BA43B1"/>
    <w:rsid w:val="00BA4631"/>
    <w:rsid w:val="00BA4882"/>
    <w:rsid w:val="00BA5740"/>
    <w:rsid w:val="00BA5E1A"/>
    <w:rsid w:val="00BA5F84"/>
    <w:rsid w:val="00BA634E"/>
    <w:rsid w:val="00BA6694"/>
    <w:rsid w:val="00BA66B1"/>
    <w:rsid w:val="00BA6C15"/>
    <w:rsid w:val="00BA6C6F"/>
    <w:rsid w:val="00BA7637"/>
    <w:rsid w:val="00BB0BD5"/>
    <w:rsid w:val="00BB0CF3"/>
    <w:rsid w:val="00BB1598"/>
    <w:rsid w:val="00BB1B34"/>
    <w:rsid w:val="00BB26C8"/>
    <w:rsid w:val="00BB28AE"/>
    <w:rsid w:val="00BB374A"/>
    <w:rsid w:val="00BB3AF4"/>
    <w:rsid w:val="00BB58E3"/>
    <w:rsid w:val="00BB5DA8"/>
    <w:rsid w:val="00BB6011"/>
    <w:rsid w:val="00BB78C4"/>
    <w:rsid w:val="00BB7AA5"/>
    <w:rsid w:val="00BC066E"/>
    <w:rsid w:val="00BC10D4"/>
    <w:rsid w:val="00BC1767"/>
    <w:rsid w:val="00BC1910"/>
    <w:rsid w:val="00BC1B1E"/>
    <w:rsid w:val="00BC1BB2"/>
    <w:rsid w:val="00BC2BA2"/>
    <w:rsid w:val="00BC3667"/>
    <w:rsid w:val="00BC36A7"/>
    <w:rsid w:val="00BC48FE"/>
    <w:rsid w:val="00BC5B41"/>
    <w:rsid w:val="00BC5CD6"/>
    <w:rsid w:val="00BC68B4"/>
    <w:rsid w:val="00BD0C75"/>
    <w:rsid w:val="00BD1925"/>
    <w:rsid w:val="00BD23BC"/>
    <w:rsid w:val="00BD26C0"/>
    <w:rsid w:val="00BD3F10"/>
    <w:rsid w:val="00BD463E"/>
    <w:rsid w:val="00BD5600"/>
    <w:rsid w:val="00BD5739"/>
    <w:rsid w:val="00BD5E61"/>
    <w:rsid w:val="00BD6AA3"/>
    <w:rsid w:val="00BD6AE1"/>
    <w:rsid w:val="00BD7669"/>
    <w:rsid w:val="00BD7F18"/>
    <w:rsid w:val="00BE0DC0"/>
    <w:rsid w:val="00BE1009"/>
    <w:rsid w:val="00BE141C"/>
    <w:rsid w:val="00BE1761"/>
    <w:rsid w:val="00BE1E90"/>
    <w:rsid w:val="00BE1FE7"/>
    <w:rsid w:val="00BE244A"/>
    <w:rsid w:val="00BE32E7"/>
    <w:rsid w:val="00BE34B9"/>
    <w:rsid w:val="00BE47DB"/>
    <w:rsid w:val="00BE5400"/>
    <w:rsid w:val="00BE55C7"/>
    <w:rsid w:val="00BE5FB4"/>
    <w:rsid w:val="00BE617E"/>
    <w:rsid w:val="00BE6251"/>
    <w:rsid w:val="00BE630D"/>
    <w:rsid w:val="00BE6C0A"/>
    <w:rsid w:val="00BE6C75"/>
    <w:rsid w:val="00BE6F40"/>
    <w:rsid w:val="00BE7D5E"/>
    <w:rsid w:val="00BF0058"/>
    <w:rsid w:val="00BF0E14"/>
    <w:rsid w:val="00BF112E"/>
    <w:rsid w:val="00BF115F"/>
    <w:rsid w:val="00BF13F9"/>
    <w:rsid w:val="00BF1605"/>
    <w:rsid w:val="00BF1B4A"/>
    <w:rsid w:val="00BF28D3"/>
    <w:rsid w:val="00BF485D"/>
    <w:rsid w:val="00BF4B51"/>
    <w:rsid w:val="00BF4DAB"/>
    <w:rsid w:val="00BF5448"/>
    <w:rsid w:val="00BF61DE"/>
    <w:rsid w:val="00BF6CFF"/>
    <w:rsid w:val="00BF7814"/>
    <w:rsid w:val="00C00263"/>
    <w:rsid w:val="00C00A38"/>
    <w:rsid w:val="00C00BEE"/>
    <w:rsid w:val="00C01E4F"/>
    <w:rsid w:val="00C02238"/>
    <w:rsid w:val="00C02D66"/>
    <w:rsid w:val="00C03442"/>
    <w:rsid w:val="00C05485"/>
    <w:rsid w:val="00C0592E"/>
    <w:rsid w:val="00C05BF2"/>
    <w:rsid w:val="00C060D8"/>
    <w:rsid w:val="00C066C8"/>
    <w:rsid w:val="00C06AD2"/>
    <w:rsid w:val="00C10672"/>
    <w:rsid w:val="00C10A19"/>
    <w:rsid w:val="00C113F9"/>
    <w:rsid w:val="00C126B8"/>
    <w:rsid w:val="00C12AA4"/>
    <w:rsid w:val="00C12E8F"/>
    <w:rsid w:val="00C13308"/>
    <w:rsid w:val="00C13646"/>
    <w:rsid w:val="00C13979"/>
    <w:rsid w:val="00C13B63"/>
    <w:rsid w:val="00C13FD3"/>
    <w:rsid w:val="00C1456B"/>
    <w:rsid w:val="00C150FE"/>
    <w:rsid w:val="00C15202"/>
    <w:rsid w:val="00C15CF7"/>
    <w:rsid w:val="00C16001"/>
    <w:rsid w:val="00C16263"/>
    <w:rsid w:val="00C175AD"/>
    <w:rsid w:val="00C17974"/>
    <w:rsid w:val="00C2014F"/>
    <w:rsid w:val="00C2051A"/>
    <w:rsid w:val="00C2103F"/>
    <w:rsid w:val="00C22740"/>
    <w:rsid w:val="00C23645"/>
    <w:rsid w:val="00C24309"/>
    <w:rsid w:val="00C24390"/>
    <w:rsid w:val="00C245B9"/>
    <w:rsid w:val="00C24BFA"/>
    <w:rsid w:val="00C24FE0"/>
    <w:rsid w:val="00C25A03"/>
    <w:rsid w:val="00C260F9"/>
    <w:rsid w:val="00C263F2"/>
    <w:rsid w:val="00C275CD"/>
    <w:rsid w:val="00C27B60"/>
    <w:rsid w:val="00C303D6"/>
    <w:rsid w:val="00C30C70"/>
    <w:rsid w:val="00C30D62"/>
    <w:rsid w:val="00C30E59"/>
    <w:rsid w:val="00C31457"/>
    <w:rsid w:val="00C31935"/>
    <w:rsid w:val="00C31A0D"/>
    <w:rsid w:val="00C31AB6"/>
    <w:rsid w:val="00C32237"/>
    <w:rsid w:val="00C324D9"/>
    <w:rsid w:val="00C33848"/>
    <w:rsid w:val="00C33B9C"/>
    <w:rsid w:val="00C33C10"/>
    <w:rsid w:val="00C34789"/>
    <w:rsid w:val="00C34813"/>
    <w:rsid w:val="00C34828"/>
    <w:rsid w:val="00C34AA3"/>
    <w:rsid w:val="00C35BDF"/>
    <w:rsid w:val="00C3614E"/>
    <w:rsid w:val="00C36BB9"/>
    <w:rsid w:val="00C37033"/>
    <w:rsid w:val="00C3707B"/>
    <w:rsid w:val="00C3737F"/>
    <w:rsid w:val="00C400AF"/>
    <w:rsid w:val="00C40940"/>
    <w:rsid w:val="00C40C10"/>
    <w:rsid w:val="00C4120A"/>
    <w:rsid w:val="00C4173B"/>
    <w:rsid w:val="00C41B9D"/>
    <w:rsid w:val="00C41E5A"/>
    <w:rsid w:val="00C420A7"/>
    <w:rsid w:val="00C42183"/>
    <w:rsid w:val="00C42307"/>
    <w:rsid w:val="00C42EFC"/>
    <w:rsid w:val="00C43D2F"/>
    <w:rsid w:val="00C4480A"/>
    <w:rsid w:val="00C448C1"/>
    <w:rsid w:val="00C44EDE"/>
    <w:rsid w:val="00C44F64"/>
    <w:rsid w:val="00C45070"/>
    <w:rsid w:val="00C457D2"/>
    <w:rsid w:val="00C4581E"/>
    <w:rsid w:val="00C46819"/>
    <w:rsid w:val="00C51237"/>
    <w:rsid w:val="00C516A7"/>
    <w:rsid w:val="00C51E61"/>
    <w:rsid w:val="00C52D5E"/>
    <w:rsid w:val="00C531CE"/>
    <w:rsid w:val="00C5347E"/>
    <w:rsid w:val="00C53F50"/>
    <w:rsid w:val="00C54605"/>
    <w:rsid w:val="00C5533E"/>
    <w:rsid w:val="00C55615"/>
    <w:rsid w:val="00C558F8"/>
    <w:rsid w:val="00C55927"/>
    <w:rsid w:val="00C57CF9"/>
    <w:rsid w:val="00C60C43"/>
    <w:rsid w:val="00C61569"/>
    <w:rsid w:val="00C615AB"/>
    <w:rsid w:val="00C61906"/>
    <w:rsid w:val="00C624DE"/>
    <w:rsid w:val="00C62E0F"/>
    <w:rsid w:val="00C63208"/>
    <w:rsid w:val="00C6323C"/>
    <w:rsid w:val="00C6392B"/>
    <w:rsid w:val="00C640FE"/>
    <w:rsid w:val="00C64664"/>
    <w:rsid w:val="00C64A1F"/>
    <w:rsid w:val="00C64D6B"/>
    <w:rsid w:val="00C64EA1"/>
    <w:rsid w:val="00C6591C"/>
    <w:rsid w:val="00C65EAE"/>
    <w:rsid w:val="00C66205"/>
    <w:rsid w:val="00C66EA1"/>
    <w:rsid w:val="00C66FE4"/>
    <w:rsid w:val="00C678D0"/>
    <w:rsid w:val="00C70233"/>
    <w:rsid w:val="00C705AA"/>
    <w:rsid w:val="00C707EF"/>
    <w:rsid w:val="00C70A24"/>
    <w:rsid w:val="00C70E7D"/>
    <w:rsid w:val="00C7119A"/>
    <w:rsid w:val="00C718AA"/>
    <w:rsid w:val="00C71B0D"/>
    <w:rsid w:val="00C72C7C"/>
    <w:rsid w:val="00C73000"/>
    <w:rsid w:val="00C73604"/>
    <w:rsid w:val="00C73E2B"/>
    <w:rsid w:val="00C741B4"/>
    <w:rsid w:val="00C74A0B"/>
    <w:rsid w:val="00C7576F"/>
    <w:rsid w:val="00C75801"/>
    <w:rsid w:val="00C76D96"/>
    <w:rsid w:val="00C77373"/>
    <w:rsid w:val="00C774B2"/>
    <w:rsid w:val="00C77DD6"/>
    <w:rsid w:val="00C8069D"/>
    <w:rsid w:val="00C812A9"/>
    <w:rsid w:val="00C8140B"/>
    <w:rsid w:val="00C81768"/>
    <w:rsid w:val="00C81BC8"/>
    <w:rsid w:val="00C81F38"/>
    <w:rsid w:val="00C82251"/>
    <w:rsid w:val="00C82343"/>
    <w:rsid w:val="00C83741"/>
    <w:rsid w:val="00C8392D"/>
    <w:rsid w:val="00C85199"/>
    <w:rsid w:val="00C851AF"/>
    <w:rsid w:val="00C854E2"/>
    <w:rsid w:val="00C855EE"/>
    <w:rsid w:val="00C858A9"/>
    <w:rsid w:val="00C85F78"/>
    <w:rsid w:val="00C8616A"/>
    <w:rsid w:val="00C8617F"/>
    <w:rsid w:val="00C86710"/>
    <w:rsid w:val="00C867C9"/>
    <w:rsid w:val="00C8699C"/>
    <w:rsid w:val="00C86C43"/>
    <w:rsid w:val="00C8729E"/>
    <w:rsid w:val="00C8796D"/>
    <w:rsid w:val="00C87C20"/>
    <w:rsid w:val="00C90005"/>
    <w:rsid w:val="00C90158"/>
    <w:rsid w:val="00C9140C"/>
    <w:rsid w:val="00C92257"/>
    <w:rsid w:val="00C9271A"/>
    <w:rsid w:val="00C92E38"/>
    <w:rsid w:val="00C9305B"/>
    <w:rsid w:val="00C93A33"/>
    <w:rsid w:val="00C93B8D"/>
    <w:rsid w:val="00C9401A"/>
    <w:rsid w:val="00C9403A"/>
    <w:rsid w:val="00C94A24"/>
    <w:rsid w:val="00C94EF9"/>
    <w:rsid w:val="00C95CE9"/>
    <w:rsid w:val="00C9668A"/>
    <w:rsid w:val="00C96F5D"/>
    <w:rsid w:val="00C9735C"/>
    <w:rsid w:val="00C97493"/>
    <w:rsid w:val="00C978BA"/>
    <w:rsid w:val="00C97FE1"/>
    <w:rsid w:val="00CA12C4"/>
    <w:rsid w:val="00CA137C"/>
    <w:rsid w:val="00CA173C"/>
    <w:rsid w:val="00CA1ACA"/>
    <w:rsid w:val="00CA1BD9"/>
    <w:rsid w:val="00CA1F4C"/>
    <w:rsid w:val="00CA40BE"/>
    <w:rsid w:val="00CA54DA"/>
    <w:rsid w:val="00CA56C1"/>
    <w:rsid w:val="00CA795F"/>
    <w:rsid w:val="00CA7B81"/>
    <w:rsid w:val="00CB06DC"/>
    <w:rsid w:val="00CB0C34"/>
    <w:rsid w:val="00CB0D9E"/>
    <w:rsid w:val="00CB10A1"/>
    <w:rsid w:val="00CB220D"/>
    <w:rsid w:val="00CB2805"/>
    <w:rsid w:val="00CB3522"/>
    <w:rsid w:val="00CB3A1C"/>
    <w:rsid w:val="00CB4FCE"/>
    <w:rsid w:val="00CB5CCE"/>
    <w:rsid w:val="00CB613B"/>
    <w:rsid w:val="00CB61CA"/>
    <w:rsid w:val="00CB67BB"/>
    <w:rsid w:val="00CB68AB"/>
    <w:rsid w:val="00CB722C"/>
    <w:rsid w:val="00CB77A4"/>
    <w:rsid w:val="00CB79CA"/>
    <w:rsid w:val="00CC0047"/>
    <w:rsid w:val="00CC083B"/>
    <w:rsid w:val="00CC0EB3"/>
    <w:rsid w:val="00CC11CD"/>
    <w:rsid w:val="00CC1987"/>
    <w:rsid w:val="00CC25DD"/>
    <w:rsid w:val="00CC2766"/>
    <w:rsid w:val="00CC2CD2"/>
    <w:rsid w:val="00CC3B91"/>
    <w:rsid w:val="00CC3E07"/>
    <w:rsid w:val="00CC4038"/>
    <w:rsid w:val="00CC438E"/>
    <w:rsid w:val="00CC657F"/>
    <w:rsid w:val="00CC6D89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8DA"/>
    <w:rsid w:val="00CD2FB9"/>
    <w:rsid w:val="00CD3311"/>
    <w:rsid w:val="00CD352C"/>
    <w:rsid w:val="00CD3861"/>
    <w:rsid w:val="00CD3DA5"/>
    <w:rsid w:val="00CD3F19"/>
    <w:rsid w:val="00CD4073"/>
    <w:rsid w:val="00CD4D0F"/>
    <w:rsid w:val="00CD5080"/>
    <w:rsid w:val="00CD5082"/>
    <w:rsid w:val="00CD6222"/>
    <w:rsid w:val="00CD6735"/>
    <w:rsid w:val="00CD7667"/>
    <w:rsid w:val="00CD7B6D"/>
    <w:rsid w:val="00CD7BD3"/>
    <w:rsid w:val="00CE0749"/>
    <w:rsid w:val="00CE1488"/>
    <w:rsid w:val="00CE1DBF"/>
    <w:rsid w:val="00CE260F"/>
    <w:rsid w:val="00CE2CD2"/>
    <w:rsid w:val="00CE3301"/>
    <w:rsid w:val="00CE411C"/>
    <w:rsid w:val="00CE529A"/>
    <w:rsid w:val="00CE554F"/>
    <w:rsid w:val="00CE55AD"/>
    <w:rsid w:val="00CE57F2"/>
    <w:rsid w:val="00CE59E2"/>
    <w:rsid w:val="00CE5F39"/>
    <w:rsid w:val="00CE6481"/>
    <w:rsid w:val="00CE7D5A"/>
    <w:rsid w:val="00CF0B34"/>
    <w:rsid w:val="00CF179A"/>
    <w:rsid w:val="00CF1954"/>
    <w:rsid w:val="00CF1A28"/>
    <w:rsid w:val="00CF1D2A"/>
    <w:rsid w:val="00CF2C77"/>
    <w:rsid w:val="00CF3483"/>
    <w:rsid w:val="00CF38BA"/>
    <w:rsid w:val="00CF3A40"/>
    <w:rsid w:val="00CF3DCB"/>
    <w:rsid w:val="00CF42EB"/>
    <w:rsid w:val="00CF45E5"/>
    <w:rsid w:val="00CF492C"/>
    <w:rsid w:val="00CF4A64"/>
    <w:rsid w:val="00CF4F9D"/>
    <w:rsid w:val="00CF5403"/>
    <w:rsid w:val="00CF54DA"/>
    <w:rsid w:val="00CF5574"/>
    <w:rsid w:val="00CF6650"/>
    <w:rsid w:val="00CF68C8"/>
    <w:rsid w:val="00CF7811"/>
    <w:rsid w:val="00CF7A26"/>
    <w:rsid w:val="00D002D1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38E8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07AF2"/>
    <w:rsid w:val="00D10F50"/>
    <w:rsid w:val="00D1156D"/>
    <w:rsid w:val="00D11BCE"/>
    <w:rsid w:val="00D11ECF"/>
    <w:rsid w:val="00D12495"/>
    <w:rsid w:val="00D12734"/>
    <w:rsid w:val="00D12B1B"/>
    <w:rsid w:val="00D12D29"/>
    <w:rsid w:val="00D13BAB"/>
    <w:rsid w:val="00D14419"/>
    <w:rsid w:val="00D1492E"/>
    <w:rsid w:val="00D1548C"/>
    <w:rsid w:val="00D15BDE"/>
    <w:rsid w:val="00D15CD1"/>
    <w:rsid w:val="00D1675D"/>
    <w:rsid w:val="00D169C5"/>
    <w:rsid w:val="00D169F9"/>
    <w:rsid w:val="00D16DA8"/>
    <w:rsid w:val="00D177C4"/>
    <w:rsid w:val="00D17FA4"/>
    <w:rsid w:val="00D210FA"/>
    <w:rsid w:val="00D211CE"/>
    <w:rsid w:val="00D21427"/>
    <w:rsid w:val="00D22B05"/>
    <w:rsid w:val="00D22E4D"/>
    <w:rsid w:val="00D245CE"/>
    <w:rsid w:val="00D2752C"/>
    <w:rsid w:val="00D27D68"/>
    <w:rsid w:val="00D27F30"/>
    <w:rsid w:val="00D309C6"/>
    <w:rsid w:val="00D316F4"/>
    <w:rsid w:val="00D31DA2"/>
    <w:rsid w:val="00D31E7E"/>
    <w:rsid w:val="00D3252A"/>
    <w:rsid w:val="00D32B96"/>
    <w:rsid w:val="00D33567"/>
    <w:rsid w:val="00D33D79"/>
    <w:rsid w:val="00D3412E"/>
    <w:rsid w:val="00D34238"/>
    <w:rsid w:val="00D3476D"/>
    <w:rsid w:val="00D34F47"/>
    <w:rsid w:val="00D34FB1"/>
    <w:rsid w:val="00D358DC"/>
    <w:rsid w:val="00D35CF5"/>
    <w:rsid w:val="00D35F1D"/>
    <w:rsid w:val="00D35F4A"/>
    <w:rsid w:val="00D3609F"/>
    <w:rsid w:val="00D3623F"/>
    <w:rsid w:val="00D3661E"/>
    <w:rsid w:val="00D36CDF"/>
    <w:rsid w:val="00D36E75"/>
    <w:rsid w:val="00D37AF0"/>
    <w:rsid w:val="00D40575"/>
    <w:rsid w:val="00D41979"/>
    <w:rsid w:val="00D419C5"/>
    <w:rsid w:val="00D42608"/>
    <w:rsid w:val="00D42836"/>
    <w:rsid w:val="00D436CA"/>
    <w:rsid w:val="00D43F5B"/>
    <w:rsid w:val="00D44249"/>
    <w:rsid w:val="00D4463B"/>
    <w:rsid w:val="00D453F6"/>
    <w:rsid w:val="00D463D4"/>
    <w:rsid w:val="00D46E3B"/>
    <w:rsid w:val="00D46ECE"/>
    <w:rsid w:val="00D47382"/>
    <w:rsid w:val="00D47879"/>
    <w:rsid w:val="00D47A55"/>
    <w:rsid w:val="00D47B0C"/>
    <w:rsid w:val="00D47E34"/>
    <w:rsid w:val="00D50278"/>
    <w:rsid w:val="00D502F2"/>
    <w:rsid w:val="00D50C4A"/>
    <w:rsid w:val="00D51164"/>
    <w:rsid w:val="00D51B83"/>
    <w:rsid w:val="00D51BBA"/>
    <w:rsid w:val="00D51DCE"/>
    <w:rsid w:val="00D52711"/>
    <w:rsid w:val="00D52E67"/>
    <w:rsid w:val="00D52EC0"/>
    <w:rsid w:val="00D5311D"/>
    <w:rsid w:val="00D53817"/>
    <w:rsid w:val="00D54235"/>
    <w:rsid w:val="00D5431D"/>
    <w:rsid w:val="00D548C6"/>
    <w:rsid w:val="00D54C8D"/>
    <w:rsid w:val="00D5507A"/>
    <w:rsid w:val="00D55F40"/>
    <w:rsid w:val="00D5617D"/>
    <w:rsid w:val="00D570A7"/>
    <w:rsid w:val="00D574E2"/>
    <w:rsid w:val="00D576EB"/>
    <w:rsid w:val="00D578D1"/>
    <w:rsid w:val="00D57ADA"/>
    <w:rsid w:val="00D601BE"/>
    <w:rsid w:val="00D60B14"/>
    <w:rsid w:val="00D60B5E"/>
    <w:rsid w:val="00D618F0"/>
    <w:rsid w:val="00D619F9"/>
    <w:rsid w:val="00D61E30"/>
    <w:rsid w:val="00D61E98"/>
    <w:rsid w:val="00D61FE9"/>
    <w:rsid w:val="00D620DB"/>
    <w:rsid w:val="00D6211E"/>
    <w:rsid w:val="00D62566"/>
    <w:rsid w:val="00D63073"/>
    <w:rsid w:val="00D630ED"/>
    <w:rsid w:val="00D63C4F"/>
    <w:rsid w:val="00D6411A"/>
    <w:rsid w:val="00D64686"/>
    <w:rsid w:val="00D647FF"/>
    <w:rsid w:val="00D64C1F"/>
    <w:rsid w:val="00D651B8"/>
    <w:rsid w:val="00D652D1"/>
    <w:rsid w:val="00D6619E"/>
    <w:rsid w:val="00D661A8"/>
    <w:rsid w:val="00D667E3"/>
    <w:rsid w:val="00D67300"/>
    <w:rsid w:val="00D679BD"/>
    <w:rsid w:val="00D70950"/>
    <w:rsid w:val="00D70C44"/>
    <w:rsid w:val="00D71607"/>
    <w:rsid w:val="00D72045"/>
    <w:rsid w:val="00D7214B"/>
    <w:rsid w:val="00D72C11"/>
    <w:rsid w:val="00D72D0D"/>
    <w:rsid w:val="00D7309B"/>
    <w:rsid w:val="00D7387F"/>
    <w:rsid w:val="00D738B8"/>
    <w:rsid w:val="00D73AFE"/>
    <w:rsid w:val="00D744CA"/>
    <w:rsid w:val="00D74756"/>
    <w:rsid w:val="00D74957"/>
    <w:rsid w:val="00D74BCA"/>
    <w:rsid w:val="00D74EF2"/>
    <w:rsid w:val="00D75974"/>
    <w:rsid w:val="00D75DC3"/>
    <w:rsid w:val="00D75E72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E96"/>
    <w:rsid w:val="00D83ED7"/>
    <w:rsid w:val="00D8410F"/>
    <w:rsid w:val="00D84D4B"/>
    <w:rsid w:val="00D8508B"/>
    <w:rsid w:val="00D850EE"/>
    <w:rsid w:val="00D8572F"/>
    <w:rsid w:val="00D85FA5"/>
    <w:rsid w:val="00D862EF"/>
    <w:rsid w:val="00D86BFB"/>
    <w:rsid w:val="00D872D6"/>
    <w:rsid w:val="00D8737F"/>
    <w:rsid w:val="00D877A2"/>
    <w:rsid w:val="00D90306"/>
    <w:rsid w:val="00D90936"/>
    <w:rsid w:val="00D91FD4"/>
    <w:rsid w:val="00D94088"/>
    <w:rsid w:val="00D941EA"/>
    <w:rsid w:val="00D944B8"/>
    <w:rsid w:val="00D946E7"/>
    <w:rsid w:val="00D95446"/>
    <w:rsid w:val="00D95534"/>
    <w:rsid w:val="00D95F7A"/>
    <w:rsid w:val="00D968BA"/>
    <w:rsid w:val="00D97305"/>
    <w:rsid w:val="00D9756B"/>
    <w:rsid w:val="00D97DA4"/>
    <w:rsid w:val="00DA0B23"/>
    <w:rsid w:val="00DA0FAB"/>
    <w:rsid w:val="00DA1208"/>
    <w:rsid w:val="00DA17ED"/>
    <w:rsid w:val="00DA184F"/>
    <w:rsid w:val="00DA2644"/>
    <w:rsid w:val="00DA2D5F"/>
    <w:rsid w:val="00DA31F0"/>
    <w:rsid w:val="00DA40CB"/>
    <w:rsid w:val="00DA4165"/>
    <w:rsid w:val="00DA6F51"/>
    <w:rsid w:val="00DA7F2C"/>
    <w:rsid w:val="00DB0278"/>
    <w:rsid w:val="00DB03A0"/>
    <w:rsid w:val="00DB047A"/>
    <w:rsid w:val="00DB0C79"/>
    <w:rsid w:val="00DB14D4"/>
    <w:rsid w:val="00DB1650"/>
    <w:rsid w:val="00DB1840"/>
    <w:rsid w:val="00DB19C2"/>
    <w:rsid w:val="00DB1BEA"/>
    <w:rsid w:val="00DB1E2F"/>
    <w:rsid w:val="00DB24F9"/>
    <w:rsid w:val="00DB2E90"/>
    <w:rsid w:val="00DB3405"/>
    <w:rsid w:val="00DB423C"/>
    <w:rsid w:val="00DB553D"/>
    <w:rsid w:val="00DB5CF5"/>
    <w:rsid w:val="00DB5F35"/>
    <w:rsid w:val="00DB60BC"/>
    <w:rsid w:val="00DB6426"/>
    <w:rsid w:val="00DB6EDF"/>
    <w:rsid w:val="00DB7356"/>
    <w:rsid w:val="00DB7B09"/>
    <w:rsid w:val="00DB7D5B"/>
    <w:rsid w:val="00DC0E05"/>
    <w:rsid w:val="00DC17CE"/>
    <w:rsid w:val="00DC18DB"/>
    <w:rsid w:val="00DC2C33"/>
    <w:rsid w:val="00DC3826"/>
    <w:rsid w:val="00DC38D5"/>
    <w:rsid w:val="00DC40DB"/>
    <w:rsid w:val="00DC43A0"/>
    <w:rsid w:val="00DC55BE"/>
    <w:rsid w:val="00DC5A3D"/>
    <w:rsid w:val="00DC68A1"/>
    <w:rsid w:val="00DC6CBF"/>
    <w:rsid w:val="00DC70D6"/>
    <w:rsid w:val="00DC7A5B"/>
    <w:rsid w:val="00DC7C94"/>
    <w:rsid w:val="00DC7F83"/>
    <w:rsid w:val="00DD0316"/>
    <w:rsid w:val="00DD05D2"/>
    <w:rsid w:val="00DD077A"/>
    <w:rsid w:val="00DD0A19"/>
    <w:rsid w:val="00DD3355"/>
    <w:rsid w:val="00DD3568"/>
    <w:rsid w:val="00DD3BBE"/>
    <w:rsid w:val="00DD415D"/>
    <w:rsid w:val="00DD4A18"/>
    <w:rsid w:val="00DD4A8D"/>
    <w:rsid w:val="00DD4BD1"/>
    <w:rsid w:val="00DD4C25"/>
    <w:rsid w:val="00DD4DA2"/>
    <w:rsid w:val="00DD5F96"/>
    <w:rsid w:val="00DD6019"/>
    <w:rsid w:val="00DD6DA1"/>
    <w:rsid w:val="00DD78A5"/>
    <w:rsid w:val="00DE017B"/>
    <w:rsid w:val="00DE1E6B"/>
    <w:rsid w:val="00DE20B0"/>
    <w:rsid w:val="00DE2C8A"/>
    <w:rsid w:val="00DE2ED0"/>
    <w:rsid w:val="00DE30AE"/>
    <w:rsid w:val="00DE54E3"/>
    <w:rsid w:val="00DE54E8"/>
    <w:rsid w:val="00DE5CDB"/>
    <w:rsid w:val="00DE7120"/>
    <w:rsid w:val="00DF0113"/>
    <w:rsid w:val="00DF097C"/>
    <w:rsid w:val="00DF178C"/>
    <w:rsid w:val="00DF29B3"/>
    <w:rsid w:val="00DF36E4"/>
    <w:rsid w:val="00DF3968"/>
    <w:rsid w:val="00DF3EE3"/>
    <w:rsid w:val="00DF44D1"/>
    <w:rsid w:val="00DF4569"/>
    <w:rsid w:val="00DF4DE4"/>
    <w:rsid w:val="00DF4F9D"/>
    <w:rsid w:val="00DF5D2D"/>
    <w:rsid w:val="00DF5DAD"/>
    <w:rsid w:val="00DF63AE"/>
    <w:rsid w:val="00DF6896"/>
    <w:rsid w:val="00DF691A"/>
    <w:rsid w:val="00DF7464"/>
    <w:rsid w:val="00DF7B09"/>
    <w:rsid w:val="00DF7DF6"/>
    <w:rsid w:val="00E001A5"/>
    <w:rsid w:val="00E00268"/>
    <w:rsid w:val="00E00A1C"/>
    <w:rsid w:val="00E00B5C"/>
    <w:rsid w:val="00E00C6A"/>
    <w:rsid w:val="00E01134"/>
    <w:rsid w:val="00E0134A"/>
    <w:rsid w:val="00E01688"/>
    <w:rsid w:val="00E01CB3"/>
    <w:rsid w:val="00E01CD7"/>
    <w:rsid w:val="00E022B0"/>
    <w:rsid w:val="00E025F7"/>
    <w:rsid w:val="00E0309E"/>
    <w:rsid w:val="00E0311F"/>
    <w:rsid w:val="00E03F7D"/>
    <w:rsid w:val="00E04B59"/>
    <w:rsid w:val="00E04B5B"/>
    <w:rsid w:val="00E057B3"/>
    <w:rsid w:val="00E05B06"/>
    <w:rsid w:val="00E05F4E"/>
    <w:rsid w:val="00E06021"/>
    <w:rsid w:val="00E06400"/>
    <w:rsid w:val="00E06466"/>
    <w:rsid w:val="00E06E60"/>
    <w:rsid w:val="00E07197"/>
    <w:rsid w:val="00E07361"/>
    <w:rsid w:val="00E07A19"/>
    <w:rsid w:val="00E10277"/>
    <w:rsid w:val="00E1088D"/>
    <w:rsid w:val="00E111A8"/>
    <w:rsid w:val="00E11D99"/>
    <w:rsid w:val="00E121CB"/>
    <w:rsid w:val="00E12526"/>
    <w:rsid w:val="00E12AAA"/>
    <w:rsid w:val="00E12C4A"/>
    <w:rsid w:val="00E1314B"/>
    <w:rsid w:val="00E1351E"/>
    <w:rsid w:val="00E135BD"/>
    <w:rsid w:val="00E13BFB"/>
    <w:rsid w:val="00E141C3"/>
    <w:rsid w:val="00E14403"/>
    <w:rsid w:val="00E1492E"/>
    <w:rsid w:val="00E14B1F"/>
    <w:rsid w:val="00E14D25"/>
    <w:rsid w:val="00E14D4D"/>
    <w:rsid w:val="00E15366"/>
    <w:rsid w:val="00E15B95"/>
    <w:rsid w:val="00E16235"/>
    <w:rsid w:val="00E2068B"/>
    <w:rsid w:val="00E208C9"/>
    <w:rsid w:val="00E209B6"/>
    <w:rsid w:val="00E20AB4"/>
    <w:rsid w:val="00E21D95"/>
    <w:rsid w:val="00E225F6"/>
    <w:rsid w:val="00E23B3C"/>
    <w:rsid w:val="00E24EB7"/>
    <w:rsid w:val="00E26CDA"/>
    <w:rsid w:val="00E27D85"/>
    <w:rsid w:val="00E27EBB"/>
    <w:rsid w:val="00E30735"/>
    <w:rsid w:val="00E30C2D"/>
    <w:rsid w:val="00E317E1"/>
    <w:rsid w:val="00E31B25"/>
    <w:rsid w:val="00E31C83"/>
    <w:rsid w:val="00E32329"/>
    <w:rsid w:val="00E325F8"/>
    <w:rsid w:val="00E32928"/>
    <w:rsid w:val="00E32C45"/>
    <w:rsid w:val="00E3307A"/>
    <w:rsid w:val="00E334DB"/>
    <w:rsid w:val="00E34BFD"/>
    <w:rsid w:val="00E35AF0"/>
    <w:rsid w:val="00E35D7E"/>
    <w:rsid w:val="00E35F2A"/>
    <w:rsid w:val="00E373CA"/>
    <w:rsid w:val="00E3742A"/>
    <w:rsid w:val="00E37501"/>
    <w:rsid w:val="00E37C32"/>
    <w:rsid w:val="00E37F4D"/>
    <w:rsid w:val="00E41845"/>
    <w:rsid w:val="00E41881"/>
    <w:rsid w:val="00E42092"/>
    <w:rsid w:val="00E4226D"/>
    <w:rsid w:val="00E42819"/>
    <w:rsid w:val="00E43499"/>
    <w:rsid w:val="00E434D5"/>
    <w:rsid w:val="00E43668"/>
    <w:rsid w:val="00E43F26"/>
    <w:rsid w:val="00E44468"/>
    <w:rsid w:val="00E447F6"/>
    <w:rsid w:val="00E44ADD"/>
    <w:rsid w:val="00E44D74"/>
    <w:rsid w:val="00E45254"/>
    <w:rsid w:val="00E45643"/>
    <w:rsid w:val="00E46B59"/>
    <w:rsid w:val="00E474BA"/>
    <w:rsid w:val="00E4758C"/>
    <w:rsid w:val="00E500C4"/>
    <w:rsid w:val="00E5016C"/>
    <w:rsid w:val="00E50BB8"/>
    <w:rsid w:val="00E50F78"/>
    <w:rsid w:val="00E51074"/>
    <w:rsid w:val="00E51472"/>
    <w:rsid w:val="00E51591"/>
    <w:rsid w:val="00E5211D"/>
    <w:rsid w:val="00E52A89"/>
    <w:rsid w:val="00E53653"/>
    <w:rsid w:val="00E53D27"/>
    <w:rsid w:val="00E54000"/>
    <w:rsid w:val="00E548DE"/>
    <w:rsid w:val="00E54C8C"/>
    <w:rsid w:val="00E55A57"/>
    <w:rsid w:val="00E55C45"/>
    <w:rsid w:val="00E56DBD"/>
    <w:rsid w:val="00E56FA2"/>
    <w:rsid w:val="00E600B1"/>
    <w:rsid w:val="00E6039E"/>
    <w:rsid w:val="00E60E1B"/>
    <w:rsid w:val="00E61096"/>
    <w:rsid w:val="00E61626"/>
    <w:rsid w:val="00E6195D"/>
    <w:rsid w:val="00E61A3B"/>
    <w:rsid w:val="00E61B38"/>
    <w:rsid w:val="00E61EB0"/>
    <w:rsid w:val="00E6221C"/>
    <w:rsid w:val="00E62250"/>
    <w:rsid w:val="00E64071"/>
    <w:rsid w:val="00E644AA"/>
    <w:rsid w:val="00E64A1C"/>
    <w:rsid w:val="00E64B71"/>
    <w:rsid w:val="00E65119"/>
    <w:rsid w:val="00E66AA2"/>
    <w:rsid w:val="00E67959"/>
    <w:rsid w:val="00E707BC"/>
    <w:rsid w:val="00E70E3B"/>
    <w:rsid w:val="00E7121E"/>
    <w:rsid w:val="00E71846"/>
    <w:rsid w:val="00E7189A"/>
    <w:rsid w:val="00E71CEE"/>
    <w:rsid w:val="00E72164"/>
    <w:rsid w:val="00E72DEC"/>
    <w:rsid w:val="00E72EFB"/>
    <w:rsid w:val="00E734C4"/>
    <w:rsid w:val="00E73AF5"/>
    <w:rsid w:val="00E73B0B"/>
    <w:rsid w:val="00E73ED8"/>
    <w:rsid w:val="00E742AE"/>
    <w:rsid w:val="00E74519"/>
    <w:rsid w:val="00E75CEC"/>
    <w:rsid w:val="00E772AA"/>
    <w:rsid w:val="00E774DF"/>
    <w:rsid w:val="00E77984"/>
    <w:rsid w:val="00E77A2C"/>
    <w:rsid w:val="00E77D5C"/>
    <w:rsid w:val="00E8055B"/>
    <w:rsid w:val="00E80AA3"/>
    <w:rsid w:val="00E80C80"/>
    <w:rsid w:val="00E8116A"/>
    <w:rsid w:val="00E82124"/>
    <w:rsid w:val="00E8308D"/>
    <w:rsid w:val="00E84C28"/>
    <w:rsid w:val="00E84DE3"/>
    <w:rsid w:val="00E84F01"/>
    <w:rsid w:val="00E8508B"/>
    <w:rsid w:val="00E85255"/>
    <w:rsid w:val="00E85D79"/>
    <w:rsid w:val="00E85F3B"/>
    <w:rsid w:val="00E85FB0"/>
    <w:rsid w:val="00E863E3"/>
    <w:rsid w:val="00E8653E"/>
    <w:rsid w:val="00E866D5"/>
    <w:rsid w:val="00E8680F"/>
    <w:rsid w:val="00E86A1E"/>
    <w:rsid w:val="00E86D92"/>
    <w:rsid w:val="00E87536"/>
    <w:rsid w:val="00E9033A"/>
    <w:rsid w:val="00E9045D"/>
    <w:rsid w:val="00E90BF4"/>
    <w:rsid w:val="00E91294"/>
    <w:rsid w:val="00E91578"/>
    <w:rsid w:val="00E91B28"/>
    <w:rsid w:val="00E928AE"/>
    <w:rsid w:val="00E934FA"/>
    <w:rsid w:val="00E93C44"/>
    <w:rsid w:val="00E940DC"/>
    <w:rsid w:val="00E94732"/>
    <w:rsid w:val="00E9484B"/>
    <w:rsid w:val="00E94FE6"/>
    <w:rsid w:val="00E95603"/>
    <w:rsid w:val="00E95F39"/>
    <w:rsid w:val="00E95FF7"/>
    <w:rsid w:val="00E96553"/>
    <w:rsid w:val="00E967FF"/>
    <w:rsid w:val="00E96957"/>
    <w:rsid w:val="00E96CA9"/>
    <w:rsid w:val="00E972A6"/>
    <w:rsid w:val="00E97E52"/>
    <w:rsid w:val="00EA0846"/>
    <w:rsid w:val="00EA0E24"/>
    <w:rsid w:val="00EA1A5F"/>
    <w:rsid w:val="00EA1C8D"/>
    <w:rsid w:val="00EA1C98"/>
    <w:rsid w:val="00EA23EC"/>
    <w:rsid w:val="00EA2F1C"/>
    <w:rsid w:val="00EA3797"/>
    <w:rsid w:val="00EA41B8"/>
    <w:rsid w:val="00EA440C"/>
    <w:rsid w:val="00EA58A1"/>
    <w:rsid w:val="00EA5A0F"/>
    <w:rsid w:val="00EA5ED8"/>
    <w:rsid w:val="00EA6015"/>
    <w:rsid w:val="00EA61F8"/>
    <w:rsid w:val="00EA7144"/>
    <w:rsid w:val="00EA796B"/>
    <w:rsid w:val="00EB03D5"/>
    <w:rsid w:val="00EB09F2"/>
    <w:rsid w:val="00EB0EDE"/>
    <w:rsid w:val="00EB10F2"/>
    <w:rsid w:val="00EB16BF"/>
    <w:rsid w:val="00EB27BE"/>
    <w:rsid w:val="00EB299C"/>
    <w:rsid w:val="00EB3005"/>
    <w:rsid w:val="00EB40F5"/>
    <w:rsid w:val="00EB4131"/>
    <w:rsid w:val="00EB4DD9"/>
    <w:rsid w:val="00EB6871"/>
    <w:rsid w:val="00EB6ACA"/>
    <w:rsid w:val="00EB72E1"/>
    <w:rsid w:val="00EB77B6"/>
    <w:rsid w:val="00EC0EF6"/>
    <w:rsid w:val="00EC18F3"/>
    <w:rsid w:val="00EC2418"/>
    <w:rsid w:val="00EC2B22"/>
    <w:rsid w:val="00EC2C62"/>
    <w:rsid w:val="00EC3855"/>
    <w:rsid w:val="00EC3E40"/>
    <w:rsid w:val="00EC5768"/>
    <w:rsid w:val="00EC5A8E"/>
    <w:rsid w:val="00EC5E04"/>
    <w:rsid w:val="00EC5F53"/>
    <w:rsid w:val="00EC6214"/>
    <w:rsid w:val="00EC714D"/>
    <w:rsid w:val="00EC71CF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60A8"/>
    <w:rsid w:val="00ED6C14"/>
    <w:rsid w:val="00ED7985"/>
    <w:rsid w:val="00EE18F7"/>
    <w:rsid w:val="00EE1BF9"/>
    <w:rsid w:val="00EE2860"/>
    <w:rsid w:val="00EE2FA5"/>
    <w:rsid w:val="00EE37DD"/>
    <w:rsid w:val="00EE3AC9"/>
    <w:rsid w:val="00EE3BE3"/>
    <w:rsid w:val="00EE3E9F"/>
    <w:rsid w:val="00EE4F12"/>
    <w:rsid w:val="00EE505A"/>
    <w:rsid w:val="00EE56E2"/>
    <w:rsid w:val="00EE5914"/>
    <w:rsid w:val="00EE5FA3"/>
    <w:rsid w:val="00EE65AA"/>
    <w:rsid w:val="00EE70FB"/>
    <w:rsid w:val="00EE7B1A"/>
    <w:rsid w:val="00EF269D"/>
    <w:rsid w:val="00EF38E4"/>
    <w:rsid w:val="00EF3B67"/>
    <w:rsid w:val="00EF551D"/>
    <w:rsid w:val="00EF56DF"/>
    <w:rsid w:val="00EF5779"/>
    <w:rsid w:val="00EF5FC8"/>
    <w:rsid w:val="00EF6994"/>
    <w:rsid w:val="00F00A50"/>
    <w:rsid w:val="00F011D7"/>
    <w:rsid w:val="00F01C21"/>
    <w:rsid w:val="00F01D7B"/>
    <w:rsid w:val="00F0224C"/>
    <w:rsid w:val="00F02D1E"/>
    <w:rsid w:val="00F032BF"/>
    <w:rsid w:val="00F03892"/>
    <w:rsid w:val="00F03ABF"/>
    <w:rsid w:val="00F03F63"/>
    <w:rsid w:val="00F04184"/>
    <w:rsid w:val="00F04284"/>
    <w:rsid w:val="00F05759"/>
    <w:rsid w:val="00F05D41"/>
    <w:rsid w:val="00F06824"/>
    <w:rsid w:val="00F068BC"/>
    <w:rsid w:val="00F06DF4"/>
    <w:rsid w:val="00F074FD"/>
    <w:rsid w:val="00F0790D"/>
    <w:rsid w:val="00F10E55"/>
    <w:rsid w:val="00F11F09"/>
    <w:rsid w:val="00F13A5F"/>
    <w:rsid w:val="00F1467D"/>
    <w:rsid w:val="00F14869"/>
    <w:rsid w:val="00F14DB6"/>
    <w:rsid w:val="00F15543"/>
    <w:rsid w:val="00F1560A"/>
    <w:rsid w:val="00F15617"/>
    <w:rsid w:val="00F15818"/>
    <w:rsid w:val="00F15851"/>
    <w:rsid w:val="00F15D6D"/>
    <w:rsid w:val="00F164C5"/>
    <w:rsid w:val="00F16596"/>
    <w:rsid w:val="00F16903"/>
    <w:rsid w:val="00F16BDA"/>
    <w:rsid w:val="00F16FE9"/>
    <w:rsid w:val="00F20089"/>
    <w:rsid w:val="00F20485"/>
    <w:rsid w:val="00F21AB7"/>
    <w:rsid w:val="00F21F5A"/>
    <w:rsid w:val="00F21F9F"/>
    <w:rsid w:val="00F22DE3"/>
    <w:rsid w:val="00F232B1"/>
    <w:rsid w:val="00F23E9E"/>
    <w:rsid w:val="00F241AD"/>
    <w:rsid w:val="00F241BA"/>
    <w:rsid w:val="00F248A7"/>
    <w:rsid w:val="00F24999"/>
    <w:rsid w:val="00F254D9"/>
    <w:rsid w:val="00F26032"/>
    <w:rsid w:val="00F26559"/>
    <w:rsid w:val="00F267CA"/>
    <w:rsid w:val="00F273C0"/>
    <w:rsid w:val="00F27789"/>
    <w:rsid w:val="00F278BA"/>
    <w:rsid w:val="00F27BEC"/>
    <w:rsid w:val="00F30420"/>
    <w:rsid w:val="00F30AB2"/>
    <w:rsid w:val="00F319E3"/>
    <w:rsid w:val="00F31FE8"/>
    <w:rsid w:val="00F331FB"/>
    <w:rsid w:val="00F338CD"/>
    <w:rsid w:val="00F348F0"/>
    <w:rsid w:val="00F350AD"/>
    <w:rsid w:val="00F35131"/>
    <w:rsid w:val="00F3547E"/>
    <w:rsid w:val="00F35C81"/>
    <w:rsid w:val="00F363A8"/>
    <w:rsid w:val="00F363FE"/>
    <w:rsid w:val="00F36FB1"/>
    <w:rsid w:val="00F3726D"/>
    <w:rsid w:val="00F37495"/>
    <w:rsid w:val="00F3799D"/>
    <w:rsid w:val="00F40C7F"/>
    <w:rsid w:val="00F40F5C"/>
    <w:rsid w:val="00F416CC"/>
    <w:rsid w:val="00F416D9"/>
    <w:rsid w:val="00F417F5"/>
    <w:rsid w:val="00F42089"/>
    <w:rsid w:val="00F421C5"/>
    <w:rsid w:val="00F42AF2"/>
    <w:rsid w:val="00F4333C"/>
    <w:rsid w:val="00F438C9"/>
    <w:rsid w:val="00F4417C"/>
    <w:rsid w:val="00F4453E"/>
    <w:rsid w:val="00F44E05"/>
    <w:rsid w:val="00F46223"/>
    <w:rsid w:val="00F464E2"/>
    <w:rsid w:val="00F46710"/>
    <w:rsid w:val="00F46E6A"/>
    <w:rsid w:val="00F46EAE"/>
    <w:rsid w:val="00F4700F"/>
    <w:rsid w:val="00F47B6D"/>
    <w:rsid w:val="00F50CBD"/>
    <w:rsid w:val="00F510CF"/>
    <w:rsid w:val="00F52706"/>
    <w:rsid w:val="00F527FC"/>
    <w:rsid w:val="00F52AA9"/>
    <w:rsid w:val="00F52B36"/>
    <w:rsid w:val="00F52DB3"/>
    <w:rsid w:val="00F5352E"/>
    <w:rsid w:val="00F53751"/>
    <w:rsid w:val="00F5378F"/>
    <w:rsid w:val="00F540ED"/>
    <w:rsid w:val="00F54D6C"/>
    <w:rsid w:val="00F54E67"/>
    <w:rsid w:val="00F55691"/>
    <w:rsid w:val="00F55B38"/>
    <w:rsid w:val="00F56949"/>
    <w:rsid w:val="00F56A5E"/>
    <w:rsid w:val="00F56E39"/>
    <w:rsid w:val="00F57931"/>
    <w:rsid w:val="00F6065D"/>
    <w:rsid w:val="00F61455"/>
    <w:rsid w:val="00F619B8"/>
    <w:rsid w:val="00F62266"/>
    <w:rsid w:val="00F62563"/>
    <w:rsid w:val="00F62A0C"/>
    <w:rsid w:val="00F636E0"/>
    <w:rsid w:val="00F639A6"/>
    <w:rsid w:val="00F64345"/>
    <w:rsid w:val="00F646F0"/>
    <w:rsid w:val="00F64BCF"/>
    <w:rsid w:val="00F67049"/>
    <w:rsid w:val="00F6762E"/>
    <w:rsid w:val="00F70951"/>
    <w:rsid w:val="00F71BC5"/>
    <w:rsid w:val="00F72940"/>
    <w:rsid w:val="00F72B37"/>
    <w:rsid w:val="00F72CF0"/>
    <w:rsid w:val="00F7370F"/>
    <w:rsid w:val="00F73722"/>
    <w:rsid w:val="00F73817"/>
    <w:rsid w:val="00F73A97"/>
    <w:rsid w:val="00F7413D"/>
    <w:rsid w:val="00F74723"/>
    <w:rsid w:val="00F74951"/>
    <w:rsid w:val="00F75CEC"/>
    <w:rsid w:val="00F76190"/>
    <w:rsid w:val="00F76B3E"/>
    <w:rsid w:val="00F77047"/>
    <w:rsid w:val="00F771EA"/>
    <w:rsid w:val="00F77696"/>
    <w:rsid w:val="00F77E4B"/>
    <w:rsid w:val="00F80928"/>
    <w:rsid w:val="00F81125"/>
    <w:rsid w:val="00F81180"/>
    <w:rsid w:val="00F81BB0"/>
    <w:rsid w:val="00F81BF1"/>
    <w:rsid w:val="00F82605"/>
    <w:rsid w:val="00F826B2"/>
    <w:rsid w:val="00F82ECD"/>
    <w:rsid w:val="00F831DD"/>
    <w:rsid w:val="00F83F0F"/>
    <w:rsid w:val="00F84489"/>
    <w:rsid w:val="00F84585"/>
    <w:rsid w:val="00F84E95"/>
    <w:rsid w:val="00F84EB3"/>
    <w:rsid w:val="00F85192"/>
    <w:rsid w:val="00F85241"/>
    <w:rsid w:val="00F85385"/>
    <w:rsid w:val="00F86E27"/>
    <w:rsid w:val="00F87424"/>
    <w:rsid w:val="00F9093E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4C5"/>
    <w:rsid w:val="00F93501"/>
    <w:rsid w:val="00F9363D"/>
    <w:rsid w:val="00F93F88"/>
    <w:rsid w:val="00F94E37"/>
    <w:rsid w:val="00F9539E"/>
    <w:rsid w:val="00F954F5"/>
    <w:rsid w:val="00F958D8"/>
    <w:rsid w:val="00F960DF"/>
    <w:rsid w:val="00F964DE"/>
    <w:rsid w:val="00F969AC"/>
    <w:rsid w:val="00F96DED"/>
    <w:rsid w:val="00F970F4"/>
    <w:rsid w:val="00F97376"/>
    <w:rsid w:val="00F97D36"/>
    <w:rsid w:val="00FA0B72"/>
    <w:rsid w:val="00FA0C5F"/>
    <w:rsid w:val="00FA0CA3"/>
    <w:rsid w:val="00FA0EB5"/>
    <w:rsid w:val="00FA0F5D"/>
    <w:rsid w:val="00FA1622"/>
    <w:rsid w:val="00FA2333"/>
    <w:rsid w:val="00FA263D"/>
    <w:rsid w:val="00FA2696"/>
    <w:rsid w:val="00FA2928"/>
    <w:rsid w:val="00FA2D19"/>
    <w:rsid w:val="00FA3141"/>
    <w:rsid w:val="00FA3627"/>
    <w:rsid w:val="00FA3D1C"/>
    <w:rsid w:val="00FA3FF0"/>
    <w:rsid w:val="00FA59AD"/>
    <w:rsid w:val="00FA5EDA"/>
    <w:rsid w:val="00FA5F19"/>
    <w:rsid w:val="00FA6BAC"/>
    <w:rsid w:val="00FA6F32"/>
    <w:rsid w:val="00FA782E"/>
    <w:rsid w:val="00FA7938"/>
    <w:rsid w:val="00FB297C"/>
    <w:rsid w:val="00FB2CFD"/>
    <w:rsid w:val="00FB3250"/>
    <w:rsid w:val="00FB35F2"/>
    <w:rsid w:val="00FB3940"/>
    <w:rsid w:val="00FB4AB5"/>
    <w:rsid w:val="00FB4E5B"/>
    <w:rsid w:val="00FB58A4"/>
    <w:rsid w:val="00FB5D75"/>
    <w:rsid w:val="00FB5EDC"/>
    <w:rsid w:val="00FC0AF6"/>
    <w:rsid w:val="00FC1680"/>
    <w:rsid w:val="00FC1859"/>
    <w:rsid w:val="00FC1D22"/>
    <w:rsid w:val="00FC2EC7"/>
    <w:rsid w:val="00FC2F04"/>
    <w:rsid w:val="00FC3AA3"/>
    <w:rsid w:val="00FC4C92"/>
    <w:rsid w:val="00FC4F5D"/>
    <w:rsid w:val="00FC570D"/>
    <w:rsid w:val="00FC695C"/>
    <w:rsid w:val="00FC74E6"/>
    <w:rsid w:val="00FD0436"/>
    <w:rsid w:val="00FD06A2"/>
    <w:rsid w:val="00FD073E"/>
    <w:rsid w:val="00FD14AF"/>
    <w:rsid w:val="00FD17DB"/>
    <w:rsid w:val="00FD1BB7"/>
    <w:rsid w:val="00FD1D84"/>
    <w:rsid w:val="00FD2570"/>
    <w:rsid w:val="00FD3BB9"/>
    <w:rsid w:val="00FD45B7"/>
    <w:rsid w:val="00FD495F"/>
    <w:rsid w:val="00FD5841"/>
    <w:rsid w:val="00FD588F"/>
    <w:rsid w:val="00FD6539"/>
    <w:rsid w:val="00FD65BD"/>
    <w:rsid w:val="00FD78E5"/>
    <w:rsid w:val="00FD7EFC"/>
    <w:rsid w:val="00FE00E1"/>
    <w:rsid w:val="00FE2084"/>
    <w:rsid w:val="00FE25D2"/>
    <w:rsid w:val="00FE2FDC"/>
    <w:rsid w:val="00FE328F"/>
    <w:rsid w:val="00FE32B2"/>
    <w:rsid w:val="00FE3776"/>
    <w:rsid w:val="00FE3D09"/>
    <w:rsid w:val="00FE516F"/>
    <w:rsid w:val="00FE52B5"/>
    <w:rsid w:val="00FE61D6"/>
    <w:rsid w:val="00FE6551"/>
    <w:rsid w:val="00FE666B"/>
    <w:rsid w:val="00FE6DBA"/>
    <w:rsid w:val="00FE77B1"/>
    <w:rsid w:val="00FE7BA8"/>
    <w:rsid w:val="00FF00CF"/>
    <w:rsid w:val="00FF106C"/>
    <w:rsid w:val="00FF13F2"/>
    <w:rsid w:val="00FF1D89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  <w:rsid w:val="00FF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EE944C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rsid w:val="009C3A4D"/>
    <w:pPr>
      <w:tabs>
        <w:tab w:val="left" w:pos="1000"/>
        <w:tab w:val="right" w:leader="dot" w:pos="8630"/>
      </w:tabs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character" w:customStyle="1" w:styleId="BodyTextIndentChar">
    <w:name w:val="Body Text Indent Char"/>
    <w:basedOn w:val="DefaultParagraphFont"/>
    <w:link w:val="BodyTextIndent"/>
    <w:rsid w:val="00E54C8C"/>
    <w:rPr>
      <w:i/>
    </w:rPr>
  </w:style>
  <w:style w:type="paragraph" w:styleId="Revision">
    <w:name w:val="Revision"/>
    <w:hidden/>
    <w:uiPriority w:val="99"/>
    <w:semiHidden/>
    <w:rsid w:val="009C3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1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3.xml"/><Relationship Id="rId8" Type="http://schemas.openxmlformats.org/officeDocument/2006/relationships/hyperlink" Target="https://www.maximus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46" Type="http://schemas.microsoft.com/office/2011/relationships/people" Target="people.xml"/><Relationship Id="rId20" Type="http://schemas.openxmlformats.org/officeDocument/2006/relationships/image" Target="media/image12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ED0FF-FAF1-47C3-997D-E7ACE8C94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16105</TotalTime>
  <Pages>31</Pages>
  <Words>5384</Words>
  <Characters>30692</Characters>
  <Application>Microsoft Office Word</Application>
  <DocSecurity>0</DocSecurity>
  <Lines>255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36004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2671</cp:revision>
  <cp:lastPrinted>2008-09-18T13:23:00Z</cp:lastPrinted>
  <dcterms:created xsi:type="dcterms:W3CDTF">2016-03-22T16:25:00Z</dcterms:created>
  <dcterms:modified xsi:type="dcterms:W3CDTF">2024-05-15T16:16:00Z</dcterms:modified>
</cp:coreProperties>
</file>