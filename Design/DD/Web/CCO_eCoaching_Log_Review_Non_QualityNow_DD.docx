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r>
        <w:rPr>
          <w:rFonts w:ascii="Arial" w:hAnsi="Arial" w:cs="Arial"/>
          <w:sz w:val="32"/>
          <w:szCs w:val="32"/>
        </w:rPr>
        <w:t>Non Quality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E87F6"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93F67C"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8CF25"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TFS 18176 – Allow senior manage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APS static text change</w:t>
            </w:r>
            <w:r w:rsidR="00084839">
              <w:rPr>
                <w:color w:val="000000"/>
                <w:sz w:val="20"/>
              </w:rPr>
              <w:t>;</w:t>
            </w:r>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TFS 22256 Quality Now Logs Enhancement;</w:t>
            </w:r>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TFS 23137 – Quality – new coaching reason pfd and pfd date;</w:t>
            </w:r>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r w:rsidR="00DF6896" w14:paraId="4C638361" w14:textId="77777777" w:rsidTr="00C05BF2">
        <w:tc>
          <w:tcPr>
            <w:tcW w:w="1440" w:type="dxa"/>
          </w:tcPr>
          <w:p w14:paraId="2C3130A2" w14:textId="78C472B3" w:rsidR="00DF6896" w:rsidRDefault="00DF6896" w:rsidP="0064102E">
            <w:pPr>
              <w:pStyle w:val="hdr1"/>
              <w:ind w:left="0"/>
              <w:jc w:val="left"/>
              <w:rPr>
                <w:sz w:val="20"/>
              </w:rPr>
            </w:pPr>
            <w:r>
              <w:rPr>
                <w:sz w:val="20"/>
              </w:rPr>
              <w:t>03/10/2022</w:t>
            </w:r>
          </w:p>
        </w:tc>
        <w:tc>
          <w:tcPr>
            <w:tcW w:w="5238" w:type="dxa"/>
          </w:tcPr>
          <w:p w14:paraId="1655F071" w14:textId="77777777" w:rsidR="00DF6896" w:rsidRDefault="00DF6896" w:rsidP="00DF6896">
            <w:pPr>
              <w:pStyle w:val="hdr1"/>
              <w:ind w:left="0"/>
              <w:jc w:val="left"/>
              <w:rPr>
                <w:color w:val="000000"/>
                <w:sz w:val="20"/>
              </w:rPr>
            </w:pPr>
            <w:r>
              <w:rPr>
                <w:color w:val="000000"/>
                <w:sz w:val="20"/>
              </w:rPr>
              <w:t>TFS 24326 –  eCL logs not displaying fields properly;</w:t>
            </w:r>
          </w:p>
          <w:p w14:paraId="3601D5E4" w14:textId="76C1DD4F" w:rsidR="000C71A5" w:rsidRDefault="00DF6896" w:rsidP="00DF6896">
            <w:pPr>
              <w:pStyle w:val="hdr1"/>
              <w:ind w:left="0"/>
              <w:jc w:val="left"/>
              <w:rPr>
                <w:color w:val="000000"/>
                <w:sz w:val="20"/>
              </w:rPr>
            </w:pPr>
            <w:r>
              <w:rPr>
                <w:color w:val="000000"/>
                <w:sz w:val="20"/>
              </w:rPr>
              <w:t>Updated screenshots</w:t>
            </w:r>
            <w:r w:rsidR="00D46ECE">
              <w:rPr>
                <w:color w:val="000000"/>
                <w:sz w:val="20"/>
              </w:rPr>
              <w:t>;</w:t>
            </w:r>
          </w:p>
          <w:p w14:paraId="7623946F" w14:textId="1ECE5E84" w:rsidR="00D46ECE" w:rsidRDefault="00D46ECE" w:rsidP="00DF6896">
            <w:pPr>
              <w:pStyle w:val="hdr1"/>
              <w:ind w:left="0"/>
              <w:jc w:val="left"/>
              <w:rPr>
                <w:color w:val="000000"/>
                <w:sz w:val="20"/>
              </w:rPr>
            </w:pPr>
            <w:r>
              <w:rPr>
                <w:color w:val="000000"/>
                <w:sz w:val="20"/>
              </w:rPr>
              <w:t>Removed QN screenshots.</w:t>
            </w:r>
          </w:p>
        </w:tc>
        <w:tc>
          <w:tcPr>
            <w:tcW w:w="2790" w:type="dxa"/>
          </w:tcPr>
          <w:p w14:paraId="4E026181" w14:textId="39B16315" w:rsidR="00DF6896" w:rsidRDefault="00DF6896">
            <w:pPr>
              <w:pStyle w:val="hdr1"/>
              <w:ind w:left="0"/>
              <w:jc w:val="left"/>
              <w:rPr>
                <w:sz w:val="20"/>
              </w:rPr>
            </w:pPr>
            <w:r>
              <w:rPr>
                <w:sz w:val="20"/>
              </w:rPr>
              <w:t>Lili Huang</w:t>
            </w:r>
          </w:p>
        </w:tc>
      </w:tr>
      <w:tr w:rsidR="00F04184" w14:paraId="1ED1F0FA" w14:textId="77777777" w:rsidTr="00C05BF2">
        <w:tc>
          <w:tcPr>
            <w:tcW w:w="1440" w:type="dxa"/>
          </w:tcPr>
          <w:p w14:paraId="7E3BFE96" w14:textId="19E50091" w:rsidR="00F04184" w:rsidRDefault="00F04184" w:rsidP="0064102E">
            <w:pPr>
              <w:pStyle w:val="hdr1"/>
              <w:ind w:left="0"/>
              <w:jc w:val="left"/>
              <w:rPr>
                <w:sz w:val="20"/>
              </w:rPr>
            </w:pPr>
            <w:r>
              <w:rPr>
                <w:sz w:val="20"/>
              </w:rPr>
              <w:t>03/25/2022</w:t>
            </w:r>
          </w:p>
        </w:tc>
        <w:tc>
          <w:tcPr>
            <w:tcW w:w="5238" w:type="dxa"/>
          </w:tcPr>
          <w:p w14:paraId="351649A1" w14:textId="750ED6B5" w:rsidR="00F04184" w:rsidRDefault="009B476C" w:rsidP="00DF6896">
            <w:pPr>
              <w:pStyle w:val="hdr1"/>
              <w:ind w:left="0"/>
              <w:jc w:val="left"/>
              <w:rPr>
                <w:color w:val="000000"/>
                <w:sz w:val="20"/>
              </w:rPr>
            </w:pPr>
            <w:r>
              <w:rPr>
                <w:color w:val="000000"/>
                <w:sz w:val="20"/>
              </w:rPr>
              <w:t xml:space="preserve">TFS </w:t>
            </w:r>
            <w:r w:rsidRPr="009B476C">
              <w:rPr>
                <w:color w:val="000000"/>
                <w:sz w:val="20"/>
              </w:rPr>
              <w:t>24370 - eCL-New data feed for Survey eCLs</w:t>
            </w:r>
          </w:p>
          <w:p w14:paraId="03DEAD3C" w14:textId="5C1BB9F7" w:rsidR="00F04184" w:rsidRDefault="00F04184" w:rsidP="00DF6896">
            <w:pPr>
              <w:pStyle w:val="hdr1"/>
              <w:ind w:left="0"/>
              <w:jc w:val="left"/>
              <w:rPr>
                <w:color w:val="000000"/>
                <w:sz w:val="20"/>
              </w:rPr>
            </w:pPr>
            <w:r>
              <w:rPr>
                <w:color w:val="000000"/>
                <w:sz w:val="20"/>
              </w:rPr>
              <w:t xml:space="preserve">Added </w:t>
            </w:r>
          </w:p>
          <w:p w14:paraId="723E47A4" w14:textId="3C66EDA2" w:rsidR="00F04184" w:rsidRPr="00F04184" w:rsidRDefault="00F04184" w:rsidP="00F04184">
            <w:pPr>
              <w:rPr>
                <w:b/>
              </w:rPr>
            </w:pPr>
            <w:r>
              <w:rPr>
                <w:b/>
              </w:rPr>
              <w:t>“</w:t>
            </w:r>
            <w:r w:rsidRPr="00F04184">
              <w:rPr>
                <w:b/>
              </w:rPr>
              <w:t>Survey – user is the supervisor or reassigned to, Pending Supervisor Review</w:t>
            </w:r>
          </w:p>
          <w:p w14:paraId="5EA2AFD6" w14:textId="579D8EC8" w:rsidR="00F04184" w:rsidRPr="00F04184" w:rsidRDefault="00F04184" w:rsidP="00F04184">
            <w:pPr>
              <w:rPr>
                <w:b/>
                <w:color w:val="000000" w:themeColor="text1"/>
              </w:rPr>
            </w:pPr>
            <w:r w:rsidRPr="00F04184">
              <w:rPr>
                <w:color w:val="000000" w:themeColor="text1"/>
                <w:shd w:val="clear" w:color="auto" w:fill="FFFFFF"/>
              </w:rPr>
              <w:t>Please contact your survey point of contact and/or manager with any questions.</w:t>
            </w:r>
            <w:r>
              <w:rPr>
                <w:color w:val="000000" w:themeColor="text1"/>
                <w:shd w:val="clear" w:color="auto" w:fill="FFFFFF"/>
              </w:rPr>
              <w:t>”</w:t>
            </w:r>
          </w:p>
        </w:tc>
        <w:tc>
          <w:tcPr>
            <w:tcW w:w="2790" w:type="dxa"/>
          </w:tcPr>
          <w:p w14:paraId="22407B96" w14:textId="3C63BB8F" w:rsidR="00F04184" w:rsidRDefault="00C8616A">
            <w:pPr>
              <w:pStyle w:val="hdr1"/>
              <w:ind w:left="0"/>
              <w:jc w:val="left"/>
              <w:rPr>
                <w:sz w:val="20"/>
              </w:rPr>
            </w:pPr>
            <w:r>
              <w:rPr>
                <w:sz w:val="20"/>
              </w:rPr>
              <w:t>Lili</w:t>
            </w:r>
            <w:r w:rsidR="00F04184">
              <w:rPr>
                <w:sz w:val="20"/>
              </w:rPr>
              <w:t xml:space="preserve"> Huang</w:t>
            </w:r>
          </w:p>
        </w:tc>
      </w:tr>
      <w:tr w:rsidR="0083772B" w14:paraId="5484E5DA" w14:textId="77777777" w:rsidTr="00C05BF2">
        <w:trPr>
          <w:ins w:id="0" w:author="Huang, Lili" w:date="2023-04-10T13:31:00Z"/>
        </w:trPr>
        <w:tc>
          <w:tcPr>
            <w:tcW w:w="1440" w:type="dxa"/>
          </w:tcPr>
          <w:p w14:paraId="0861A940" w14:textId="3B15668D" w:rsidR="0083772B" w:rsidRDefault="0083772B" w:rsidP="0064102E">
            <w:pPr>
              <w:pStyle w:val="hdr1"/>
              <w:ind w:left="0"/>
              <w:jc w:val="left"/>
              <w:rPr>
                <w:ins w:id="1" w:author="Huang, Lili" w:date="2023-04-10T13:31:00Z"/>
                <w:sz w:val="20"/>
              </w:rPr>
            </w:pPr>
            <w:ins w:id="2" w:author="Huang, Lili" w:date="2023-04-10T13:31:00Z">
              <w:r>
                <w:rPr>
                  <w:sz w:val="20"/>
                </w:rPr>
                <w:t>04/10/2023</w:t>
              </w:r>
            </w:ins>
          </w:p>
        </w:tc>
        <w:tc>
          <w:tcPr>
            <w:tcW w:w="5238" w:type="dxa"/>
          </w:tcPr>
          <w:p w14:paraId="14BAC89B" w14:textId="77777777" w:rsidR="0083772B" w:rsidRDefault="0083772B" w:rsidP="00DF6896">
            <w:pPr>
              <w:pStyle w:val="hdr1"/>
              <w:ind w:left="0"/>
              <w:jc w:val="left"/>
              <w:rPr>
                <w:ins w:id="3" w:author="Huang, Lili" w:date="2023-04-10T13:32:00Z"/>
                <w:color w:val="000000"/>
                <w:sz w:val="20"/>
              </w:rPr>
            </w:pPr>
            <w:ins w:id="4" w:author="Huang, Lili" w:date="2023-04-10T13:31:00Z">
              <w:r>
                <w:rPr>
                  <w:color w:val="000000"/>
                  <w:sz w:val="20"/>
                </w:rPr>
                <w:t>T</w:t>
              </w:r>
            </w:ins>
            <w:ins w:id="5" w:author="Huang, Lili" w:date="2023-04-10T13:32:00Z">
              <w:r>
                <w:rPr>
                  <w:color w:val="000000"/>
                  <w:sz w:val="20"/>
                </w:rPr>
                <w:t xml:space="preserve">FS </w:t>
              </w:r>
              <w:r w:rsidR="00CD6222">
                <w:rPr>
                  <w:color w:val="000000"/>
                  <w:sz w:val="20"/>
                </w:rPr>
                <w:t>26445 – Coaching audio issues</w:t>
              </w:r>
              <w:r w:rsidR="007E7922">
                <w:rPr>
                  <w:color w:val="000000"/>
                  <w:sz w:val="20"/>
                </w:rPr>
                <w:t>.</w:t>
              </w:r>
            </w:ins>
          </w:p>
          <w:p w14:paraId="0B2C0050" w14:textId="77777777" w:rsidR="007E7922" w:rsidRDefault="007E7922" w:rsidP="00DF6896">
            <w:pPr>
              <w:pStyle w:val="hdr1"/>
              <w:ind w:left="0"/>
              <w:jc w:val="left"/>
              <w:rPr>
                <w:ins w:id="6" w:author="Huang, Lili" w:date="2023-04-13T08:59:00Z"/>
                <w:color w:val="000000"/>
                <w:sz w:val="20"/>
              </w:rPr>
            </w:pPr>
            <w:ins w:id="7" w:author="Huang, Lili" w:date="2023-04-10T13:32:00Z">
              <w:r>
                <w:rPr>
                  <w:color w:val="000000"/>
                  <w:sz w:val="20"/>
                </w:rPr>
                <w:t>Updated 9.3 Pending Review</w:t>
              </w:r>
            </w:ins>
            <w:ins w:id="8" w:author="Huang, Lili" w:date="2023-04-13T08:59:00Z">
              <w:r w:rsidR="00444C0B">
                <w:rPr>
                  <w:color w:val="000000"/>
                  <w:sz w:val="20"/>
                </w:rPr>
                <w:t>.</w:t>
              </w:r>
            </w:ins>
          </w:p>
          <w:p w14:paraId="3477BACF" w14:textId="77777777" w:rsidR="00444C0B" w:rsidRDefault="00444C0B" w:rsidP="00DF6896">
            <w:pPr>
              <w:pStyle w:val="hdr1"/>
              <w:ind w:left="0"/>
              <w:jc w:val="left"/>
              <w:rPr>
                <w:ins w:id="9" w:author="Huang, Lili" w:date="2023-04-13T08:59:00Z"/>
                <w:color w:val="000000"/>
                <w:sz w:val="20"/>
              </w:rPr>
            </w:pPr>
            <w:ins w:id="10" w:author="Huang, Lili" w:date="2023-04-13T08:59:00Z">
              <w:r>
                <w:rPr>
                  <w:color w:val="000000"/>
                  <w:sz w:val="20"/>
                </w:rPr>
                <w:t>Removed Performance Scorecard static text.</w:t>
              </w:r>
            </w:ins>
          </w:p>
          <w:p w14:paraId="25A6B69F" w14:textId="00B43DBD" w:rsidR="00444C0B" w:rsidRDefault="00444C0B" w:rsidP="00DF6896">
            <w:pPr>
              <w:pStyle w:val="hdr1"/>
              <w:ind w:left="0"/>
              <w:jc w:val="left"/>
              <w:rPr>
                <w:ins w:id="11" w:author="Huang, Lili" w:date="2023-04-10T13:31:00Z"/>
                <w:color w:val="000000"/>
                <w:sz w:val="20"/>
              </w:rPr>
            </w:pPr>
            <w:ins w:id="12" w:author="Huang, Lili" w:date="2023-04-13T08:59:00Z">
              <w:r>
                <w:rPr>
                  <w:color w:val="000000"/>
                  <w:sz w:val="20"/>
                </w:rPr>
                <w:t xml:space="preserve">Added Audio </w:t>
              </w:r>
            </w:ins>
            <w:ins w:id="13" w:author="Huang, Lili" w:date="2023-04-13T09:00:00Z">
              <w:r>
                <w:rPr>
                  <w:color w:val="000000"/>
                  <w:sz w:val="20"/>
                </w:rPr>
                <w:t>Issue static text.</w:t>
              </w:r>
            </w:ins>
          </w:p>
        </w:tc>
        <w:tc>
          <w:tcPr>
            <w:tcW w:w="2790" w:type="dxa"/>
          </w:tcPr>
          <w:p w14:paraId="07B8B859" w14:textId="150463D8" w:rsidR="0083772B" w:rsidRDefault="00CD6222">
            <w:pPr>
              <w:pStyle w:val="hdr1"/>
              <w:ind w:left="0"/>
              <w:jc w:val="left"/>
              <w:rPr>
                <w:ins w:id="14" w:author="Huang, Lili" w:date="2023-04-10T13:31:00Z"/>
                <w:sz w:val="20"/>
              </w:rPr>
            </w:pPr>
            <w:ins w:id="15" w:author="Huang, Lili" w:date="2023-04-10T13:32:00Z">
              <w:r>
                <w:rPr>
                  <w:sz w:val="20"/>
                </w:rPr>
                <w:t>Lili Huang</w:t>
              </w:r>
            </w:ins>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6794D6F"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6768214B" w14:textId="30A23596" w:rsidR="000A33FE" w:rsidRDefault="00000000">
      <w:pPr>
        <w:pStyle w:val="TOC2"/>
        <w:rPr>
          <w:rFonts w:asciiTheme="minorHAnsi" w:eastAsiaTheme="minorEastAsia" w:hAnsiTheme="minorHAnsi" w:cstheme="minorBidi"/>
          <w:noProof/>
          <w:sz w:val="22"/>
          <w:szCs w:val="22"/>
        </w:rPr>
      </w:pPr>
      <w:hyperlink w:anchor="_Toc82082792" w:history="1">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20D21B35" w14:textId="0CCEBC3B" w:rsidR="000A33FE" w:rsidRDefault="00000000">
      <w:pPr>
        <w:pStyle w:val="TOC2"/>
        <w:rPr>
          <w:rFonts w:asciiTheme="minorHAnsi" w:eastAsiaTheme="minorEastAsia" w:hAnsiTheme="minorHAnsi" w:cstheme="minorBidi"/>
          <w:noProof/>
          <w:sz w:val="22"/>
          <w:szCs w:val="22"/>
        </w:rPr>
      </w:pPr>
      <w:hyperlink w:anchor="_Toc82082793" w:history="1">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376A7561" w14:textId="39D372F8" w:rsidR="000A33FE" w:rsidRDefault="00000000">
      <w:pPr>
        <w:pStyle w:val="TOC2"/>
        <w:rPr>
          <w:rFonts w:asciiTheme="minorHAnsi" w:eastAsiaTheme="minorEastAsia" w:hAnsiTheme="minorHAnsi" w:cstheme="minorBidi"/>
          <w:noProof/>
          <w:sz w:val="22"/>
          <w:szCs w:val="22"/>
        </w:rPr>
      </w:pPr>
      <w:hyperlink w:anchor="_Toc82082794" w:history="1">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A25DBC4" w14:textId="5E545FC4" w:rsidR="000A33FE" w:rsidRDefault="00000000">
      <w:pPr>
        <w:pStyle w:val="TOC2"/>
        <w:rPr>
          <w:rFonts w:asciiTheme="minorHAnsi" w:eastAsiaTheme="minorEastAsia" w:hAnsiTheme="minorHAnsi" w:cstheme="minorBidi"/>
          <w:noProof/>
          <w:sz w:val="22"/>
          <w:szCs w:val="22"/>
        </w:rPr>
      </w:pPr>
      <w:hyperlink w:anchor="_Toc82082795" w:history="1">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696C934A" w14:textId="5820F10C" w:rsidR="000A33FE" w:rsidRDefault="00000000">
      <w:pPr>
        <w:pStyle w:val="TOC2"/>
        <w:rPr>
          <w:rFonts w:asciiTheme="minorHAnsi" w:eastAsiaTheme="minorEastAsia" w:hAnsiTheme="minorHAnsi" w:cstheme="minorBidi"/>
          <w:noProof/>
          <w:sz w:val="22"/>
          <w:szCs w:val="22"/>
        </w:rPr>
      </w:pPr>
      <w:hyperlink w:anchor="_Toc82082796" w:history="1">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55B7AB8" w14:textId="799F0E6D" w:rsidR="000A33FE" w:rsidRDefault="00000000">
      <w:pPr>
        <w:pStyle w:val="TOC2"/>
        <w:rPr>
          <w:rFonts w:asciiTheme="minorHAnsi" w:eastAsiaTheme="minorEastAsia" w:hAnsiTheme="minorHAnsi" w:cstheme="minorBidi"/>
          <w:noProof/>
          <w:sz w:val="22"/>
          <w:szCs w:val="22"/>
        </w:rPr>
      </w:pPr>
      <w:hyperlink w:anchor="_Toc82082797" w:history="1">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217F897C" w14:textId="41993691" w:rsidR="000A33FE" w:rsidRDefault="00000000">
      <w:pPr>
        <w:pStyle w:val="TOC2"/>
        <w:rPr>
          <w:rFonts w:asciiTheme="minorHAnsi" w:eastAsiaTheme="minorEastAsia" w:hAnsiTheme="minorHAnsi" w:cstheme="minorBidi"/>
          <w:noProof/>
          <w:sz w:val="22"/>
          <w:szCs w:val="22"/>
        </w:rPr>
      </w:pPr>
      <w:hyperlink w:anchor="_Toc82082798" w:history="1">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34CA2D12" w14:textId="1FF125DC" w:rsidR="000A33FE" w:rsidRDefault="00000000">
      <w:pPr>
        <w:pStyle w:val="TOC2"/>
        <w:rPr>
          <w:rFonts w:asciiTheme="minorHAnsi" w:eastAsiaTheme="minorEastAsia" w:hAnsiTheme="minorHAnsi" w:cstheme="minorBidi"/>
          <w:noProof/>
          <w:sz w:val="22"/>
          <w:szCs w:val="22"/>
        </w:rPr>
      </w:pPr>
      <w:hyperlink w:anchor="_Toc82082799" w:history="1">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4B2FC8E8" w14:textId="7D1D76CB" w:rsidR="000A33FE" w:rsidRDefault="00000000">
      <w:pPr>
        <w:pStyle w:val="TOC2"/>
        <w:rPr>
          <w:rFonts w:asciiTheme="minorHAnsi" w:eastAsiaTheme="minorEastAsia" w:hAnsiTheme="minorHAnsi" w:cstheme="minorBidi"/>
          <w:noProof/>
          <w:sz w:val="22"/>
          <w:szCs w:val="22"/>
        </w:rPr>
      </w:pPr>
      <w:hyperlink w:anchor="_Toc82082800" w:history="1">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33B3D0F" w14:textId="34FD376C" w:rsidR="000A33FE" w:rsidRDefault="00000000">
      <w:pPr>
        <w:pStyle w:val="TOC2"/>
        <w:rPr>
          <w:rFonts w:asciiTheme="minorHAnsi" w:eastAsiaTheme="minorEastAsia" w:hAnsiTheme="minorHAnsi" w:cstheme="minorBidi"/>
          <w:noProof/>
          <w:sz w:val="22"/>
          <w:szCs w:val="22"/>
        </w:rPr>
      </w:pPr>
      <w:hyperlink w:anchor="_Toc82082801" w:history="1">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2A21496" w14:textId="5CCF36AF" w:rsidR="000A33FE" w:rsidRDefault="00000000">
      <w:pPr>
        <w:pStyle w:val="TOC2"/>
        <w:rPr>
          <w:rFonts w:asciiTheme="minorHAnsi" w:eastAsiaTheme="minorEastAsia" w:hAnsiTheme="minorHAnsi" w:cstheme="minorBidi"/>
          <w:noProof/>
          <w:sz w:val="22"/>
          <w:szCs w:val="22"/>
        </w:rPr>
      </w:pPr>
      <w:hyperlink w:anchor="_Toc82082802" w:history="1">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FC7171" w14:textId="114EAC7A" w:rsidR="000A33FE" w:rsidRDefault="00000000">
      <w:pPr>
        <w:pStyle w:val="TOC2"/>
        <w:rPr>
          <w:rFonts w:asciiTheme="minorHAnsi" w:eastAsiaTheme="minorEastAsia" w:hAnsiTheme="minorHAnsi" w:cstheme="minorBidi"/>
          <w:noProof/>
          <w:sz w:val="22"/>
          <w:szCs w:val="22"/>
        </w:rPr>
      </w:pPr>
      <w:hyperlink w:anchor="_Toc82082803" w:history="1">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59900AC" w14:textId="06C499CD" w:rsidR="000A33FE" w:rsidRDefault="00000000">
      <w:pPr>
        <w:pStyle w:val="TOC2"/>
        <w:rPr>
          <w:rFonts w:asciiTheme="minorHAnsi" w:eastAsiaTheme="minorEastAsia" w:hAnsiTheme="minorHAnsi" w:cstheme="minorBidi"/>
          <w:noProof/>
          <w:sz w:val="22"/>
          <w:szCs w:val="22"/>
        </w:rPr>
      </w:pPr>
      <w:hyperlink w:anchor="_Toc82082804" w:history="1">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9BBB3CE" w14:textId="1CA77E5D" w:rsidR="000A33FE" w:rsidRDefault="00000000">
      <w:pPr>
        <w:pStyle w:val="TOC2"/>
        <w:rPr>
          <w:rFonts w:asciiTheme="minorHAnsi" w:eastAsiaTheme="minorEastAsia" w:hAnsiTheme="minorHAnsi" w:cstheme="minorBidi"/>
          <w:noProof/>
          <w:sz w:val="22"/>
          <w:szCs w:val="22"/>
        </w:rPr>
      </w:pPr>
      <w:hyperlink w:anchor="_Toc82082805" w:history="1">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0EDC032" w14:textId="66A2DEF4" w:rsidR="000A33FE" w:rsidRDefault="00000000">
      <w:pPr>
        <w:pStyle w:val="TOC2"/>
        <w:rPr>
          <w:rFonts w:asciiTheme="minorHAnsi" w:eastAsiaTheme="minorEastAsia" w:hAnsiTheme="minorHAnsi" w:cstheme="minorBidi"/>
          <w:noProof/>
          <w:sz w:val="22"/>
          <w:szCs w:val="22"/>
        </w:rPr>
      </w:pPr>
      <w:hyperlink w:anchor="_Toc82082806" w:history="1">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BF3409D" w14:textId="1A7972C3" w:rsidR="000A33FE" w:rsidRDefault="00000000">
      <w:pPr>
        <w:pStyle w:val="TOC2"/>
        <w:rPr>
          <w:rFonts w:asciiTheme="minorHAnsi" w:eastAsiaTheme="minorEastAsia" w:hAnsiTheme="minorHAnsi" w:cstheme="minorBidi"/>
          <w:noProof/>
          <w:sz w:val="22"/>
          <w:szCs w:val="22"/>
        </w:rPr>
      </w:pPr>
      <w:hyperlink w:anchor="_Toc82082807" w:history="1">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02AA03" w14:textId="483069EA" w:rsidR="000A33FE" w:rsidRDefault="00000000">
      <w:pPr>
        <w:pStyle w:val="TOC2"/>
        <w:rPr>
          <w:rFonts w:asciiTheme="minorHAnsi" w:eastAsiaTheme="minorEastAsia" w:hAnsiTheme="minorHAnsi" w:cstheme="minorBidi"/>
          <w:noProof/>
          <w:sz w:val="22"/>
          <w:szCs w:val="22"/>
        </w:rPr>
      </w:pPr>
      <w:hyperlink w:anchor="_Toc82082808" w:history="1">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7413357" w14:textId="0AC9C265" w:rsidR="000A33FE" w:rsidRDefault="00000000">
      <w:pPr>
        <w:pStyle w:val="TOC2"/>
        <w:rPr>
          <w:rFonts w:asciiTheme="minorHAnsi" w:eastAsiaTheme="minorEastAsia" w:hAnsiTheme="minorHAnsi" w:cstheme="minorBidi"/>
          <w:noProof/>
          <w:sz w:val="22"/>
          <w:szCs w:val="22"/>
        </w:rPr>
      </w:pPr>
      <w:hyperlink w:anchor="_Toc82082809" w:history="1">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5B935C" w14:textId="15F1B44D" w:rsidR="000A33FE" w:rsidRDefault="00000000">
      <w:pPr>
        <w:pStyle w:val="TOC2"/>
        <w:rPr>
          <w:rFonts w:asciiTheme="minorHAnsi" w:eastAsiaTheme="minorEastAsia" w:hAnsiTheme="minorHAnsi" w:cstheme="minorBidi"/>
          <w:noProof/>
          <w:sz w:val="22"/>
          <w:szCs w:val="22"/>
        </w:rPr>
      </w:pPr>
      <w:hyperlink w:anchor="_Toc82082810" w:history="1">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330E28D" w14:textId="29B2A37A" w:rsidR="000A33FE" w:rsidRDefault="00000000">
      <w:pPr>
        <w:pStyle w:val="TOC2"/>
        <w:rPr>
          <w:rFonts w:asciiTheme="minorHAnsi" w:eastAsiaTheme="minorEastAsia" w:hAnsiTheme="minorHAnsi" w:cstheme="minorBidi"/>
          <w:noProof/>
          <w:sz w:val="22"/>
          <w:szCs w:val="22"/>
        </w:rPr>
      </w:pPr>
      <w:hyperlink w:anchor="_Toc82082811" w:history="1">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570028E" w14:textId="26794B02" w:rsidR="000A33FE" w:rsidRDefault="00000000">
      <w:pPr>
        <w:pStyle w:val="TOC2"/>
        <w:rPr>
          <w:rFonts w:asciiTheme="minorHAnsi" w:eastAsiaTheme="minorEastAsia" w:hAnsiTheme="minorHAnsi" w:cstheme="minorBidi"/>
          <w:noProof/>
          <w:sz w:val="22"/>
          <w:szCs w:val="22"/>
        </w:rPr>
      </w:pPr>
      <w:hyperlink w:anchor="_Toc82082812" w:history="1">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1ED86D" w14:textId="3A67EB6D" w:rsidR="000A33FE" w:rsidRDefault="00000000">
      <w:pPr>
        <w:pStyle w:val="TOC2"/>
        <w:rPr>
          <w:rFonts w:asciiTheme="minorHAnsi" w:eastAsiaTheme="minorEastAsia" w:hAnsiTheme="minorHAnsi" w:cstheme="minorBidi"/>
          <w:noProof/>
          <w:sz w:val="22"/>
          <w:szCs w:val="22"/>
        </w:rPr>
      </w:pPr>
      <w:hyperlink w:anchor="_Toc82082813" w:history="1">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61BB72" w14:textId="40C8F35D" w:rsidR="000A33FE" w:rsidRDefault="00000000">
      <w:pPr>
        <w:pStyle w:val="TOC2"/>
        <w:rPr>
          <w:rFonts w:asciiTheme="minorHAnsi" w:eastAsiaTheme="minorEastAsia" w:hAnsiTheme="minorHAnsi" w:cstheme="minorBidi"/>
          <w:noProof/>
          <w:sz w:val="22"/>
          <w:szCs w:val="22"/>
        </w:rPr>
      </w:pPr>
      <w:hyperlink w:anchor="_Toc82082814" w:history="1">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F60C2D5" w14:textId="178F3856" w:rsidR="000A33FE" w:rsidRDefault="00000000">
      <w:pPr>
        <w:pStyle w:val="TOC2"/>
        <w:rPr>
          <w:rFonts w:asciiTheme="minorHAnsi" w:eastAsiaTheme="minorEastAsia" w:hAnsiTheme="minorHAnsi" w:cstheme="minorBidi"/>
          <w:noProof/>
          <w:sz w:val="22"/>
          <w:szCs w:val="22"/>
        </w:rPr>
      </w:pPr>
      <w:hyperlink w:anchor="_Toc82082815" w:history="1">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E1F249F" w14:textId="64234C70" w:rsidR="000A33FE" w:rsidRDefault="00000000">
      <w:pPr>
        <w:pStyle w:val="TOC2"/>
        <w:rPr>
          <w:rFonts w:asciiTheme="minorHAnsi" w:eastAsiaTheme="minorEastAsia" w:hAnsiTheme="minorHAnsi" w:cstheme="minorBidi"/>
          <w:noProof/>
          <w:sz w:val="22"/>
          <w:szCs w:val="22"/>
        </w:rPr>
      </w:pPr>
      <w:hyperlink w:anchor="_Toc82082816" w:history="1">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BCCA6ED" w14:textId="0252EF30" w:rsidR="000A33FE" w:rsidRDefault="00000000">
      <w:pPr>
        <w:pStyle w:val="TOC2"/>
        <w:rPr>
          <w:rFonts w:asciiTheme="minorHAnsi" w:eastAsiaTheme="minorEastAsia" w:hAnsiTheme="minorHAnsi" w:cstheme="minorBidi"/>
          <w:noProof/>
          <w:sz w:val="22"/>
          <w:szCs w:val="22"/>
        </w:rPr>
      </w:pPr>
      <w:hyperlink w:anchor="_Toc82082817" w:history="1">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2CB0A8" w14:textId="2DACAC0A" w:rsidR="000A33FE" w:rsidRDefault="00000000">
      <w:pPr>
        <w:pStyle w:val="TOC2"/>
        <w:rPr>
          <w:rFonts w:asciiTheme="minorHAnsi" w:eastAsiaTheme="minorEastAsia" w:hAnsiTheme="minorHAnsi" w:cstheme="minorBidi"/>
          <w:noProof/>
          <w:sz w:val="22"/>
          <w:szCs w:val="22"/>
        </w:rPr>
      </w:pPr>
      <w:hyperlink w:anchor="_Toc82082818" w:history="1">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E81FFB7" w14:textId="0C927941" w:rsidR="000A33FE" w:rsidRDefault="00000000">
      <w:pPr>
        <w:pStyle w:val="TOC2"/>
        <w:rPr>
          <w:rFonts w:asciiTheme="minorHAnsi" w:eastAsiaTheme="minorEastAsia" w:hAnsiTheme="minorHAnsi" w:cstheme="minorBidi"/>
          <w:noProof/>
          <w:sz w:val="22"/>
          <w:szCs w:val="22"/>
        </w:rPr>
      </w:pPr>
      <w:hyperlink w:anchor="_Toc82082819" w:history="1">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4C3BCB6C" w14:textId="30A943C1" w:rsidR="000A33FE" w:rsidRDefault="00000000">
      <w:pPr>
        <w:pStyle w:val="TOC2"/>
        <w:rPr>
          <w:rFonts w:asciiTheme="minorHAnsi" w:eastAsiaTheme="minorEastAsia" w:hAnsiTheme="minorHAnsi" w:cstheme="minorBidi"/>
          <w:noProof/>
          <w:sz w:val="22"/>
          <w:szCs w:val="22"/>
        </w:rPr>
      </w:pPr>
      <w:hyperlink w:anchor="_Toc82082820" w:history="1">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CF7D410" w14:textId="2152C28D" w:rsidR="000A33FE" w:rsidRDefault="00000000">
      <w:pPr>
        <w:pStyle w:val="TOC2"/>
        <w:rPr>
          <w:rFonts w:asciiTheme="minorHAnsi" w:eastAsiaTheme="minorEastAsia" w:hAnsiTheme="minorHAnsi" w:cstheme="minorBidi"/>
          <w:noProof/>
          <w:sz w:val="22"/>
          <w:szCs w:val="22"/>
        </w:rPr>
      </w:pPr>
      <w:hyperlink w:anchor="_Toc82082821" w:history="1">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A8F3DE2" w14:textId="0BC90FEC" w:rsidR="000A33FE" w:rsidRDefault="00000000">
      <w:pPr>
        <w:pStyle w:val="TOC2"/>
        <w:rPr>
          <w:rFonts w:asciiTheme="minorHAnsi" w:eastAsiaTheme="minorEastAsia" w:hAnsiTheme="minorHAnsi" w:cstheme="minorBidi"/>
          <w:noProof/>
          <w:sz w:val="22"/>
          <w:szCs w:val="22"/>
        </w:rPr>
      </w:pPr>
      <w:hyperlink w:anchor="_Toc82082822" w:history="1">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445D94D" w14:textId="18C30D0E" w:rsidR="000A33FE" w:rsidRDefault="00000000">
      <w:pPr>
        <w:pStyle w:val="TOC2"/>
        <w:rPr>
          <w:rFonts w:asciiTheme="minorHAnsi" w:eastAsiaTheme="minorEastAsia" w:hAnsiTheme="minorHAnsi" w:cstheme="minorBidi"/>
          <w:noProof/>
          <w:sz w:val="22"/>
          <w:szCs w:val="22"/>
        </w:rPr>
      </w:pPr>
      <w:hyperlink w:anchor="_Toc82082823" w:history="1">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6AE1C6A" w14:textId="1EDE693E" w:rsidR="000A33FE" w:rsidRDefault="00000000">
      <w:pPr>
        <w:pStyle w:val="TOC2"/>
        <w:rPr>
          <w:rFonts w:asciiTheme="minorHAnsi" w:eastAsiaTheme="minorEastAsia" w:hAnsiTheme="minorHAnsi" w:cstheme="minorBidi"/>
          <w:noProof/>
          <w:sz w:val="22"/>
          <w:szCs w:val="22"/>
        </w:rPr>
      </w:pPr>
      <w:hyperlink w:anchor="_Toc82082824" w:history="1">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084E641" w14:textId="2FCEFE82" w:rsidR="000A33FE" w:rsidRDefault="00000000">
      <w:pPr>
        <w:pStyle w:val="TOC2"/>
        <w:rPr>
          <w:rFonts w:asciiTheme="minorHAnsi" w:eastAsiaTheme="minorEastAsia" w:hAnsiTheme="minorHAnsi" w:cstheme="minorBidi"/>
          <w:noProof/>
          <w:sz w:val="22"/>
          <w:szCs w:val="22"/>
        </w:rPr>
      </w:pPr>
      <w:hyperlink w:anchor="_Toc82082825" w:history="1">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581F3A1" w14:textId="0C3B6831" w:rsidR="000A33FE" w:rsidRDefault="00000000">
      <w:pPr>
        <w:pStyle w:val="TOC2"/>
        <w:rPr>
          <w:rFonts w:asciiTheme="minorHAnsi" w:eastAsiaTheme="minorEastAsia" w:hAnsiTheme="minorHAnsi" w:cstheme="minorBidi"/>
          <w:noProof/>
          <w:sz w:val="22"/>
          <w:szCs w:val="22"/>
        </w:rPr>
      </w:pPr>
      <w:hyperlink w:anchor="_Toc82082826" w:history="1">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656C1AD0" w14:textId="13B74B6E" w:rsidR="000A33FE" w:rsidRDefault="00000000">
      <w:pPr>
        <w:pStyle w:val="TOC2"/>
        <w:rPr>
          <w:rFonts w:asciiTheme="minorHAnsi" w:eastAsiaTheme="minorEastAsia" w:hAnsiTheme="minorHAnsi" w:cstheme="minorBidi"/>
          <w:noProof/>
          <w:sz w:val="22"/>
          <w:szCs w:val="22"/>
        </w:rPr>
      </w:pPr>
      <w:hyperlink w:anchor="_Toc82082827" w:history="1">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7F4D9327" w14:textId="596979E7" w:rsidR="000A33FE" w:rsidRDefault="00000000">
      <w:pPr>
        <w:pStyle w:val="TOC2"/>
        <w:rPr>
          <w:rFonts w:asciiTheme="minorHAnsi" w:eastAsiaTheme="minorEastAsia" w:hAnsiTheme="minorHAnsi" w:cstheme="minorBidi"/>
          <w:noProof/>
          <w:sz w:val="22"/>
          <w:szCs w:val="22"/>
        </w:rPr>
      </w:pPr>
      <w:hyperlink w:anchor="_Toc82082828" w:history="1">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5E134E34" w14:textId="0A16D882" w:rsidR="000A33FE" w:rsidRDefault="00000000">
      <w:pPr>
        <w:pStyle w:val="TOC2"/>
        <w:rPr>
          <w:rFonts w:asciiTheme="minorHAnsi" w:eastAsiaTheme="minorEastAsia" w:hAnsiTheme="minorHAnsi" w:cstheme="minorBidi"/>
          <w:noProof/>
          <w:sz w:val="22"/>
          <w:szCs w:val="22"/>
        </w:rPr>
      </w:pPr>
      <w:hyperlink w:anchor="_Toc82082829" w:history="1">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25AC17A7" w14:textId="662941A1" w:rsidR="000A33FE" w:rsidRDefault="00000000">
      <w:pPr>
        <w:pStyle w:val="TOC2"/>
        <w:rPr>
          <w:rFonts w:asciiTheme="minorHAnsi" w:eastAsiaTheme="minorEastAsia" w:hAnsiTheme="minorHAnsi" w:cstheme="minorBidi"/>
          <w:noProof/>
          <w:sz w:val="22"/>
          <w:szCs w:val="22"/>
        </w:rPr>
      </w:pPr>
      <w:hyperlink w:anchor="_Toc82082830" w:history="1">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61437AF" w14:textId="643B3FFB" w:rsidR="000A33FE" w:rsidRDefault="00000000">
      <w:pPr>
        <w:pStyle w:val="TOC2"/>
        <w:rPr>
          <w:rFonts w:asciiTheme="minorHAnsi" w:eastAsiaTheme="minorEastAsia" w:hAnsiTheme="minorHAnsi" w:cstheme="minorBidi"/>
          <w:noProof/>
          <w:sz w:val="22"/>
          <w:szCs w:val="22"/>
        </w:rPr>
      </w:pPr>
      <w:hyperlink w:anchor="_Toc82082831" w:history="1">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60A9227E" w14:textId="4B8B8B41" w:rsidR="000A33FE" w:rsidRDefault="00000000">
      <w:pPr>
        <w:pStyle w:val="TOC2"/>
        <w:rPr>
          <w:rFonts w:asciiTheme="minorHAnsi" w:eastAsiaTheme="minorEastAsia" w:hAnsiTheme="minorHAnsi" w:cstheme="minorBidi"/>
          <w:noProof/>
          <w:sz w:val="22"/>
          <w:szCs w:val="22"/>
        </w:rPr>
      </w:pPr>
      <w:hyperlink w:anchor="_Toc82082832" w:history="1">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39D2785" w14:textId="6A3E2F12" w:rsidR="000A33FE" w:rsidRDefault="00000000">
      <w:pPr>
        <w:pStyle w:val="TOC2"/>
        <w:rPr>
          <w:rFonts w:asciiTheme="minorHAnsi" w:eastAsiaTheme="minorEastAsia" w:hAnsiTheme="minorHAnsi" w:cstheme="minorBidi"/>
          <w:noProof/>
          <w:sz w:val="22"/>
          <w:szCs w:val="22"/>
        </w:rPr>
      </w:pPr>
      <w:hyperlink w:anchor="_Toc82082833" w:history="1">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F01FACC" w14:textId="75F891B2" w:rsidR="000A33FE" w:rsidRDefault="00000000">
      <w:pPr>
        <w:pStyle w:val="TOC2"/>
        <w:rPr>
          <w:rFonts w:asciiTheme="minorHAnsi" w:eastAsiaTheme="minorEastAsia" w:hAnsiTheme="minorHAnsi" w:cstheme="minorBidi"/>
          <w:noProof/>
          <w:sz w:val="22"/>
          <w:szCs w:val="22"/>
        </w:rPr>
      </w:pPr>
      <w:hyperlink w:anchor="_Toc82082834" w:history="1">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19FF4A04" w14:textId="48CF1B95" w:rsidR="000A33FE" w:rsidRDefault="00000000">
      <w:pPr>
        <w:pStyle w:val="TOC2"/>
        <w:rPr>
          <w:rFonts w:asciiTheme="minorHAnsi" w:eastAsiaTheme="minorEastAsia" w:hAnsiTheme="minorHAnsi" w:cstheme="minorBidi"/>
          <w:noProof/>
          <w:sz w:val="22"/>
          <w:szCs w:val="22"/>
        </w:rPr>
      </w:pPr>
      <w:hyperlink w:anchor="_Toc82082835" w:history="1">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71C73020" w14:textId="5135BEF0" w:rsidR="000A33FE" w:rsidRDefault="00000000">
      <w:pPr>
        <w:pStyle w:val="TOC2"/>
        <w:rPr>
          <w:rFonts w:asciiTheme="minorHAnsi" w:eastAsiaTheme="minorEastAsia" w:hAnsiTheme="minorHAnsi" w:cstheme="minorBidi"/>
          <w:noProof/>
          <w:sz w:val="22"/>
          <w:szCs w:val="22"/>
        </w:rPr>
      </w:pPr>
      <w:hyperlink w:anchor="_Toc82082836" w:history="1">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018E3011" w14:textId="24CED80A" w:rsidR="000A33FE" w:rsidRDefault="00000000">
      <w:pPr>
        <w:pStyle w:val="TOC2"/>
        <w:rPr>
          <w:rFonts w:asciiTheme="minorHAnsi" w:eastAsiaTheme="minorEastAsia" w:hAnsiTheme="minorHAnsi" w:cstheme="minorBidi"/>
          <w:noProof/>
          <w:sz w:val="22"/>
          <w:szCs w:val="22"/>
        </w:rPr>
      </w:pPr>
      <w:hyperlink w:anchor="_Toc82082837" w:history="1">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6D6BA24" w14:textId="31817F2E" w:rsidR="000A33FE" w:rsidRDefault="00000000">
      <w:pPr>
        <w:pStyle w:val="TOC2"/>
        <w:rPr>
          <w:rFonts w:asciiTheme="minorHAnsi" w:eastAsiaTheme="minorEastAsia" w:hAnsiTheme="minorHAnsi" w:cstheme="minorBidi"/>
          <w:noProof/>
          <w:sz w:val="22"/>
          <w:szCs w:val="22"/>
        </w:rPr>
      </w:pPr>
      <w:hyperlink w:anchor="_Toc82082838" w:history="1">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36AFD93C" w14:textId="113CB31A" w:rsidR="000A33FE" w:rsidRDefault="00000000">
      <w:pPr>
        <w:pStyle w:val="TOC2"/>
        <w:rPr>
          <w:rFonts w:asciiTheme="minorHAnsi" w:eastAsiaTheme="minorEastAsia" w:hAnsiTheme="minorHAnsi" w:cstheme="minorBidi"/>
          <w:noProof/>
          <w:sz w:val="22"/>
          <w:szCs w:val="22"/>
        </w:rPr>
      </w:pPr>
      <w:hyperlink w:anchor="_Toc82082839" w:history="1">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16" w:name="_Toc82082791"/>
      <w:r w:rsidRPr="00251693">
        <w:rPr>
          <w:b/>
        </w:rPr>
        <w:lastRenderedPageBreak/>
        <w:t>Description</w:t>
      </w:r>
      <w:bookmarkEnd w:id="16"/>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7" w:name="_Toc82082792"/>
      <w:r w:rsidRPr="00910EA3">
        <w:rPr>
          <w:b/>
        </w:rPr>
        <w:t>Business Logic</w:t>
      </w:r>
      <w:bookmarkEnd w:id="17"/>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18" w:name="_Toc82082793"/>
      <w:r w:rsidRPr="00664275">
        <w:rPr>
          <w:b/>
        </w:rPr>
        <w:t>P</w:t>
      </w:r>
      <w:r w:rsidR="00EF5FC8" w:rsidRPr="00664275">
        <w:rPr>
          <w:b/>
        </w:rPr>
        <w:t>age details</w:t>
      </w:r>
      <w:bookmarkEnd w:id="18"/>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9" w:name="_Toc82082794"/>
      <w:r w:rsidRPr="0033187B">
        <w:t>Views\</w:t>
      </w:r>
      <w:r w:rsidR="00665FB9">
        <w:t>Review</w:t>
      </w:r>
      <w:r w:rsidRPr="0033187B">
        <w:t>\</w:t>
      </w:r>
      <w:r w:rsidR="00E14B1F" w:rsidRPr="0033187B">
        <w:t>_</w:t>
      </w:r>
      <w:r w:rsidR="00665FB9">
        <w:t>ReviewCoachingHome.cshtml</w:t>
      </w:r>
      <w:r w:rsidR="00F416CC">
        <w:t>, _ViewWarningLog.cshtml</w:t>
      </w:r>
      <w:bookmarkEnd w:id="19"/>
    </w:p>
    <w:p w14:paraId="16364AD8" w14:textId="77777777" w:rsidR="009B2A2F" w:rsidRDefault="009B2A2F" w:rsidP="007A38A2">
      <w:pPr>
        <w:pStyle w:val="ListParagraph"/>
        <w:numPr>
          <w:ilvl w:val="2"/>
          <w:numId w:val="3"/>
        </w:numPr>
        <w:autoSpaceDE w:val="0"/>
        <w:autoSpaceDN w:val="0"/>
        <w:adjustRightInd w:val="0"/>
        <w:outlineLvl w:val="1"/>
      </w:pPr>
      <w:bookmarkStart w:id="20" w:name="_Toc82082795"/>
      <w:r>
        <w:t>Razor pages comprising Web Page</w:t>
      </w:r>
      <w:bookmarkEnd w:id="20"/>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21" w:name="_Toc82082796"/>
      <w:r>
        <w:t>Layout Page</w:t>
      </w:r>
      <w:bookmarkEnd w:id="21"/>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22" w:name="_Toc82082797"/>
      <w:r>
        <w:t>Screen</w:t>
      </w:r>
      <w:r w:rsidR="001D2F61">
        <w:t>s</w:t>
      </w:r>
      <w:r>
        <w:t>hot</w:t>
      </w:r>
      <w:bookmarkEnd w:id="22"/>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6B5450E5" w:rsidR="000B16BF" w:rsidRDefault="008D2AC2" w:rsidP="001F53F4">
      <w:pPr>
        <w:autoSpaceDE w:val="0"/>
        <w:autoSpaceDN w:val="0"/>
        <w:adjustRightInd w:val="0"/>
        <w:rPr>
          <w:b/>
        </w:rPr>
      </w:pPr>
      <w:r>
        <w:rPr>
          <w:noProof/>
        </w:rPr>
        <w:drawing>
          <wp:inline distT="0" distB="0" distL="0" distR="0" wp14:anchorId="3C923C67" wp14:editId="73696295">
            <wp:extent cx="5486400" cy="156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62735"/>
                    </a:xfrm>
                    <a:prstGeom prst="rect">
                      <a:avLst/>
                    </a:prstGeom>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23" w:name="_Toc82082798"/>
      <w:r>
        <w:t>Web Page Invoked Events</w:t>
      </w:r>
      <w:bookmarkEnd w:id="23"/>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24" w:name="_Toc82082799"/>
      <w:r>
        <w:t>Web Page</w:t>
      </w:r>
      <w:r w:rsidR="0019081C">
        <w:t xml:space="preserve"> Fields</w:t>
      </w:r>
      <w:bookmarkEnd w:id="24"/>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 xml:space="preserve">Radio </w:t>
            </w:r>
            <w:r>
              <w:lastRenderedPageBreak/>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lastRenderedPageBreak/>
              <w:t>Yes</w:t>
            </w:r>
          </w:p>
          <w:p w14:paraId="127E8E10" w14:textId="77777777" w:rsidR="003A408E" w:rsidRDefault="003A408E" w:rsidP="003A408E">
            <w:pPr>
              <w:pStyle w:val="NormalTableText"/>
            </w:pPr>
            <w:r>
              <w:lastRenderedPageBreak/>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 xml:space="preserve">ATT Not Updated and </w:t>
            </w:r>
            <w:r>
              <w:lastRenderedPageBreak/>
              <w:t>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lastRenderedPageBreak/>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lastRenderedPageBreak/>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 xml:space="preserve">Date must be a valid past or </w:t>
            </w:r>
            <w:r>
              <w:lastRenderedPageBreak/>
              <w:t>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37"/>
          <w:headerReference w:type="default" r:id="rId38"/>
          <w:footerReference w:type="even" r:id="rId39"/>
          <w:footerReference w:type="default" r:id="rId40"/>
          <w:headerReference w:type="first" r:id="rId41"/>
          <w:footerReference w:type="first" r:id="rId42"/>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25" w:name="_Toc82082800"/>
      <w:r>
        <w:rPr>
          <w:b/>
        </w:rPr>
        <w:lastRenderedPageBreak/>
        <w:t>Stored Procedures</w:t>
      </w:r>
      <w:bookmarkEnd w:id="25"/>
    </w:p>
    <w:p w14:paraId="1FF764ED" w14:textId="77777777" w:rsidR="00C3614E" w:rsidRDefault="00C3614E" w:rsidP="007A38A2">
      <w:pPr>
        <w:pStyle w:val="ListParagraph"/>
        <w:numPr>
          <w:ilvl w:val="1"/>
          <w:numId w:val="4"/>
        </w:numPr>
        <w:outlineLvl w:val="1"/>
      </w:pPr>
      <w:bookmarkStart w:id="26" w:name="_Toc82082801"/>
      <w:r>
        <w:t>sp_SelectReviewFrom_Coaching_Log</w:t>
      </w:r>
      <w:bookmarkEnd w:id="26"/>
    </w:p>
    <w:p w14:paraId="70E7A858" w14:textId="77777777" w:rsidR="00C3614E" w:rsidRDefault="00C3614E" w:rsidP="007A38A2">
      <w:pPr>
        <w:pStyle w:val="ListParagraph"/>
        <w:numPr>
          <w:ilvl w:val="1"/>
          <w:numId w:val="4"/>
        </w:numPr>
        <w:outlineLvl w:val="1"/>
      </w:pPr>
      <w:bookmarkStart w:id="27" w:name="_Toc82082802"/>
      <w:r>
        <w:t>sp_SelectReviewFrom_Coaching_Log_Reasons</w:t>
      </w:r>
      <w:bookmarkEnd w:id="27"/>
    </w:p>
    <w:p w14:paraId="0232266B" w14:textId="77777777" w:rsidR="00C3614E" w:rsidRDefault="00C3614E" w:rsidP="007A38A2">
      <w:pPr>
        <w:pStyle w:val="ListParagraph"/>
        <w:numPr>
          <w:ilvl w:val="1"/>
          <w:numId w:val="4"/>
        </w:numPr>
        <w:outlineLvl w:val="1"/>
      </w:pPr>
      <w:bookmarkStart w:id="28" w:name="_Toc82082803"/>
      <w:r>
        <w:t>sp_SelectReviewFrom_Warning_Log_Reasons</w:t>
      </w:r>
      <w:bookmarkEnd w:id="28"/>
    </w:p>
    <w:p w14:paraId="58F88075" w14:textId="77777777" w:rsidR="00C3614E" w:rsidRDefault="00C16263" w:rsidP="007A38A2">
      <w:pPr>
        <w:pStyle w:val="ListParagraph"/>
        <w:numPr>
          <w:ilvl w:val="1"/>
          <w:numId w:val="4"/>
        </w:numPr>
        <w:outlineLvl w:val="1"/>
      </w:pPr>
      <w:bookmarkStart w:id="29" w:name="_Toc82082804"/>
      <w:r>
        <w:t>sp_Update_Review_Coaching_Log_Suerpvisor_Pending</w:t>
      </w:r>
      <w:bookmarkEnd w:id="29"/>
    </w:p>
    <w:p w14:paraId="5064DB14" w14:textId="77777777" w:rsidR="006320EB" w:rsidRDefault="006320EB" w:rsidP="007A38A2">
      <w:pPr>
        <w:pStyle w:val="ListParagraph"/>
        <w:numPr>
          <w:ilvl w:val="1"/>
          <w:numId w:val="4"/>
        </w:numPr>
        <w:outlineLvl w:val="1"/>
      </w:pPr>
      <w:bookmarkStart w:id="30" w:name="_Toc82082805"/>
      <w:r>
        <w:t>sp_Update_Review_Coaching_Log_Supervisor_Acknowledge</w:t>
      </w:r>
      <w:bookmarkEnd w:id="30"/>
    </w:p>
    <w:p w14:paraId="48355F30" w14:textId="77777777" w:rsidR="006320EB" w:rsidRDefault="00973AEA" w:rsidP="007A38A2">
      <w:pPr>
        <w:pStyle w:val="ListParagraph"/>
        <w:numPr>
          <w:ilvl w:val="1"/>
          <w:numId w:val="4"/>
        </w:numPr>
        <w:outlineLvl w:val="1"/>
      </w:pPr>
      <w:bookmarkStart w:id="31" w:name="_Toc82082806"/>
      <w:r>
        <w:t>sp_Update_Review_Coaching_Log_Employee_Pending</w:t>
      </w:r>
      <w:bookmarkEnd w:id="31"/>
    </w:p>
    <w:p w14:paraId="429194DF" w14:textId="77777777" w:rsidR="00C16263" w:rsidRDefault="00C16263" w:rsidP="007A38A2">
      <w:pPr>
        <w:pStyle w:val="ListParagraph"/>
        <w:numPr>
          <w:ilvl w:val="1"/>
          <w:numId w:val="4"/>
        </w:numPr>
        <w:outlineLvl w:val="1"/>
      </w:pPr>
      <w:bookmarkStart w:id="32" w:name="_Toc82082807"/>
      <w:r>
        <w:t>sp_Update_Review_Coaching_Log_Employee_Acknowledge</w:t>
      </w:r>
      <w:bookmarkEnd w:id="32"/>
    </w:p>
    <w:p w14:paraId="66090015" w14:textId="77777777" w:rsidR="00FA782E" w:rsidRDefault="00FA782E" w:rsidP="007A38A2">
      <w:pPr>
        <w:pStyle w:val="ListParagraph"/>
        <w:numPr>
          <w:ilvl w:val="1"/>
          <w:numId w:val="4"/>
        </w:numPr>
        <w:outlineLvl w:val="1"/>
      </w:pPr>
      <w:bookmarkStart w:id="33" w:name="_Toc82082808"/>
      <w:r>
        <w:t>sp_Update_Review_Coaching_Log_Manager_Pending_Research</w:t>
      </w:r>
      <w:bookmarkEnd w:id="33"/>
    </w:p>
    <w:p w14:paraId="02551401" w14:textId="77777777" w:rsidR="00FA782E" w:rsidRDefault="00FA782E" w:rsidP="007A38A2">
      <w:pPr>
        <w:pStyle w:val="ListParagraph"/>
        <w:numPr>
          <w:ilvl w:val="1"/>
          <w:numId w:val="4"/>
        </w:numPr>
        <w:outlineLvl w:val="1"/>
      </w:pPr>
      <w:bookmarkStart w:id="34" w:name="_Toc82082809"/>
      <w:r>
        <w:t>sp_Update_Review_Coaching_Log_Manager_Pending_CSE</w:t>
      </w:r>
      <w:bookmarkEnd w:id="34"/>
    </w:p>
    <w:p w14:paraId="14ED0CD5" w14:textId="77777777" w:rsidR="00AC7FF8" w:rsidRDefault="00AC7FF8" w:rsidP="007A38A2">
      <w:pPr>
        <w:pStyle w:val="ListParagraph"/>
        <w:numPr>
          <w:ilvl w:val="1"/>
          <w:numId w:val="4"/>
        </w:numPr>
        <w:outlineLvl w:val="1"/>
      </w:pPr>
      <w:bookmarkStart w:id="35" w:name="_Toc82082810"/>
      <w:r>
        <w:t>sp_SelectReviewFrom_Coaching_Log_Quality_Now</w:t>
      </w:r>
      <w:bookmarkEnd w:id="35"/>
    </w:p>
    <w:p w14:paraId="65121022" w14:textId="77777777" w:rsidR="00897564" w:rsidRDefault="002A22C0" w:rsidP="007A38A2">
      <w:pPr>
        <w:pStyle w:val="ListParagraph"/>
        <w:numPr>
          <w:ilvl w:val="1"/>
          <w:numId w:val="4"/>
        </w:numPr>
        <w:outlineLvl w:val="1"/>
      </w:pPr>
      <w:bookmarkStart w:id="36" w:name="_Toc82082811"/>
      <w:r>
        <w:t>sp_ShortCalls_Get_BehaviorList</w:t>
      </w:r>
      <w:bookmarkEnd w:id="36"/>
    </w:p>
    <w:p w14:paraId="0101E782" w14:textId="77777777" w:rsidR="002A22C0" w:rsidRDefault="002A22C0" w:rsidP="007A38A2">
      <w:pPr>
        <w:pStyle w:val="ListParagraph"/>
        <w:numPr>
          <w:ilvl w:val="1"/>
          <w:numId w:val="4"/>
        </w:numPr>
        <w:outlineLvl w:val="1"/>
      </w:pPr>
      <w:bookmarkStart w:id="37" w:name="_Toc82082812"/>
      <w:r>
        <w:t>sp_ShortCalls_Get_Actions</w:t>
      </w:r>
      <w:bookmarkEnd w:id="37"/>
    </w:p>
    <w:p w14:paraId="411B2312" w14:textId="77777777" w:rsidR="002A22C0" w:rsidRDefault="002A22C0" w:rsidP="007A38A2">
      <w:pPr>
        <w:pStyle w:val="ListParagraph"/>
        <w:numPr>
          <w:ilvl w:val="1"/>
          <w:numId w:val="4"/>
        </w:numPr>
        <w:outlineLvl w:val="1"/>
      </w:pPr>
      <w:bookmarkStart w:id="38" w:name="_Toc82082813"/>
      <w:r>
        <w:t>sp_ShortCalls_Get_CallList</w:t>
      </w:r>
      <w:bookmarkEnd w:id="38"/>
    </w:p>
    <w:p w14:paraId="491D2FE6" w14:textId="77777777" w:rsidR="002A22C0" w:rsidRDefault="002A22C0" w:rsidP="007A38A2">
      <w:pPr>
        <w:pStyle w:val="ListParagraph"/>
        <w:numPr>
          <w:ilvl w:val="1"/>
          <w:numId w:val="4"/>
        </w:numPr>
        <w:outlineLvl w:val="1"/>
      </w:pPr>
      <w:bookmarkStart w:id="39" w:name="_Toc82082814"/>
      <w:r>
        <w:t>sp_ShortCalls_Get_SupReivewDetails</w:t>
      </w:r>
      <w:bookmarkEnd w:id="39"/>
    </w:p>
    <w:p w14:paraId="7FC35EFF" w14:textId="77777777" w:rsidR="002A22C0" w:rsidRDefault="002A22C0" w:rsidP="007A38A2">
      <w:pPr>
        <w:pStyle w:val="ListParagraph"/>
        <w:numPr>
          <w:ilvl w:val="1"/>
          <w:numId w:val="4"/>
        </w:numPr>
        <w:outlineLvl w:val="1"/>
      </w:pPr>
      <w:bookmarkStart w:id="40" w:name="_Toc82082815"/>
      <w:r>
        <w:t>sp_ShortCalls_SupReview_Submit</w:t>
      </w:r>
      <w:bookmarkEnd w:id="40"/>
    </w:p>
    <w:p w14:paraId="052051AE" w14:textId="77777777" w:rsidR="002A22C0" w:rsidRDefault="002A22C0" w:rsidP="007A38A2">
      <w:pPr>
        <w:pStyle w:val="ListParagraph"/>
        <w:numPr>
          <w:ilvl w:val="1"/>
          <w:numId w:val="4"/>
        </w:numPr>
        <w:outlineLvl w:val="1"/>
      </w:pPr>
      <w:bookmarkStart w:id="41" w:name="_Toc82082816"/>
      <w:r>
        <w:t>sp_ShortCalls_MgrReivew_Submit</w:t>
      </w:r>
      <w:bookmarkEnd w:id="41"/>
    </w:p>
    <w:p w14:paraId="43EA2932" w14:textId="77777777" w:rsidR="002D6656" w:rsidRDefault="003D32AC" w:rsidP="007E27E7">
      <w:pPr>
        <w:pStyle w:val="ListParagraph"/>
        <w:numPr>
          <w:ilvl w:val="1"/>
          <w:numId w:val="4"/>
        </w:numPr>
        <w:outlineLvl w:val="1"/>
      </w:pPr>
      <w:bookmarkStart w:id="42" w:name="_Toc82082817"/>
      <w:r>
        <w:t>sp_ShortCalls_getMgrReviewDetails</w:t>
      </w:r>
      <w:bookmarkEnd w:id="42"/>
    </w:p>
    <w:p w14:paraId="093B4AB8" w14:textId="77777777" w:rsidR="00D1548C" w:rsidRDefault="00D1548C" w:rsidP="007E27E7">
      <w:pPr>
        <w:pStyle w:val="ListParagraph"/>
        <w:numPr>
          <w:ilvl w:val="1"/>
          <w:numId w:val="4"/>
        </w:numPr>
        <w:outlineLvl w:val="1"/>
      </w:pPr>
      <w:bookmarkStart w:id="43" w:name="_Toc82082818"/>
      <w:r>
        <w:t>sp_Update_Review_Caoching_Log_Supervisor_Pending_Followup</w:t>
      </w:r>
      <w:bookmarkEnd w:id="43"/>
    </w:p>
    <w:p w14:paraId="42AE295E" w14:textId="77777777" w:rsidR="00143B4B" w:rsidRDefault="00143B4B" w:rsidP="007E27E7">
      <w:pPr>
        <w:pStyle w:val="ListParagraph"/>
        <w:numPr>
          <w:ilvl w:val="1"/>
          <w:numId w:val="4"/>
        </w:numPr>
        <w:outlineLvl w:val="1"/>
      </w:pPr>
      <w:bookmarkStart w:id="44" w:name="_Toc82082819"/>
      <w:r>
        <w:t>sp_Update_Review_Caoching_Log_Employee_Pending_Followup</w:t>
      </w:r>
      <w:bookmarkEnd w:id="44"/>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45" w:name="_Toc82082820"/>
      <w:r>
        <w:rPr>
          <w:b/>
        </w:rPr>
        <w:t>Logic to d</w:t>
      </w:r>
      <w:r w:rsidR="006C1828">
        <w:rPr>
          <w:b/>
        </w:rPr>
        <w:t xml:space="preserve">etermine </w:t>
      </w:r>
      <w:r>
        <w:rPr>
          <w:b/>
        </w:rPr>
        <w:t>pending form type</w:t>
      </w:r>
      <w:bookmarkEnd w:id="45"/>
    </w:p>
    <w:p w14:paraId="2D8CE96D" w14:textId="77777777" w:rsidR="00015568" w:rsidRDefault="00015568" w:rsidP="007A38A2">
      <w:pPr>
        <w:pStyle w:val="ListParagraph"/>
        <w:numPr>
          <w:ilvl w:val="1"/>
          <w:numId w:val="4"/>
        </w:numPr>
        <w:outlineLvl w:val="1"/>
      </w:pPr>
      <w:bookmarkStart w:id="46" w:name="_Toc82082821"/>
      <w:r>
        <w:t>Pending Acknowledgement</w:t>
      </w:r>
      <w:bookmarkEnd w:id="46"/>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47" w:name="_Toc82082822"/>
      <w:r>
        <w:t>Pending Research</w:t>
      </w:r>
      <w:bookmarkEnd w:id="47"/>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48" w:name="_Toc82082823"/>
      <w:r>
        <w:t>Pending CSE</w:t>
      </w:r>
      <w:bookmarkEnd w:id="48"/>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49" w:name="_Toc82082824"/>
      <w:r>
        <w:t>Pending Short Call Review</w:t>
      </w:r>
      <w:r w:rsidR="00B53039">
        <w:t xml:space="preserve"> (Supervisor)</w:t>
      </w:r>
      <w:bookmarkEnd w:id="49"/>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50" w:name="_Toc82082825"/>
      <w:r>
        <w:t>Pending Short Call Confirm</w:t>
      </w:r>
      <w:r w:rsidR="00B53039">
        <w:t xml:space="preserve"> (Manager)</w:t>
      </w:r>
      <w:bookmarkEnd w:id="50"/>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51" w:name="_Toc82082826"/>
      <w:r>
        <w:lastRenderedPageBreak/>
        <w:t>Pending Follow-Up (Supervisor)</w:t>
      </w:r>
      <w:bookmarkEnd w:id="51"/>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52" w:name="_Toc82082827"/>
      <w:r>
        <w:t xml:space="preserve">Pending </w:t>
      </w:r>
      <w:r w:rsidR="008F585E">
        <w:t xml:space="preserve">Regular </w:t>
      </w:r>
      <w:r>
        <w:t>Review</w:t>
      </w:r>
      <w:bookmarkEnd w:id="52"/>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53" w:name="_Toc82082828"/>
      <w:r>
        <w:rPr>
          <w:b/>
        </w:rPr>
        <w:t xml:space="preserve">Logic to determine who can </w:t>
      </w:r>
      <w:r w:rsidR="00C23645">
        <w:rPr>
          <w:b/>
        </w:rPr>
        <w:t>view</w:t>
      </w:r>
      <w:r>
        <w:rPr>
          <w:b/>
        </w:rPr>
        <w:t xml:space="preserve"> Log Details</w:t>
      </w:r>
      <w:bookmarkEnd w:id="53"/>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54" w:name="_Toc82082829"/>
      <w:r>
        <w:rPr>
          <w:b/>
        </w:rPr>
        <w:t>Logic to determine Review Page display mode (Ready Only vs Editable)</w:t>
      </w:r>
      <w:bookmarkEnd w:id="54"/>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55" w:name="_Toc82082830"/>
      <w:r>
        <w:rPr>
          <w:b/>
        </w:rPr>
        <w:t>Logic to determine next status</w:t>
      </w:r>
      <w:bookmarkEnd w:id="55"/>
    </w:p>
    <w:p w14:paraId="7B7438B6" w14:textId="77777777" w:rsidR="00C64664" w:rsidRDefault="00714AE8" w:rsidP="00C64664">
      <w:pPr>
        <w:pStyle w:val="ListParagraph"/>
        <w:numPr>
          <w:ilvl w:val="1"/>
          <w:numId w:val="4"/>
        </w:numPr>
        <w:outlineLvl w:val="1"/>
      </w:pPr>
      <w:bookmarkStart w:id="56" w:name="_Toc82082831"/>
      <w:r>
        <w:t>Pending Acknowledgement</w:t>
      </w:r>
      <w:bookmarkEnd w:id="56"/>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57" w:name="_Toc82082832"/>
      <w:r>
        <w:t>Pending Research</w:t>
      </w:r>
      <w:bookmarkEnd w:id="57"/>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58" w:name="_Toc82082833"/>
      <w:r>
        <w:t>Pending CSE</w:t>
      </w:r>
      <w:bookmarkEnd w:id="58"/>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59" w:name="_Toc82082834"/>
      <w:r>
        <w:t>Pending Short Call Review (Supervisor)</w:t>
      </w:r>
      <w:bookmarkEnd w:id="59"/>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60" w:name="_Toc82082835"/>
      <w:r>
        <w:t xml:space="preserve">Pending Short Call </w:t>
      </w:r>
      <w:r w:rsidR="00AD503D">
        <w:t>Confirm</w:t>
      </w:r>
      <w:r>
        <w:t xml:space="preserve"> (</w:t>
      </w:r>
      <w:r w:rsidR="00D548C6">
        <w:t>Manager</w:t>
      </w:r>
      <w:r>
        <w:t>)</w:t>
      </w:r>
      <w:bookmarkEnd w:id="60"/>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61" w:name="_Toc82082836"/>
      <w:r>
        <w:t xml:space="preserve">Pending </w:t>
      </w:r>
      <w:r w:rsidR="0021598C">
        <w:t xml:space="preserve">Regular </w:t>
      </w:r>
      <w:r>
        <w:t>Review</w:t>
      </w:r>
      <w:bookmarkEnd w:id="61"/>
    </w:p>
    <w:p w14:paraId="13E0F70A" w14:textId="77777777" w:rsidR="00177B53" w:rsidRDefault="00177B53" w:rsidP="00522D50">
      <w:pPr>
        <w:pStyle w:val="ListParagraph"/>
        <w:ind w:left="792"/>
      </w:pPr>
      <w:bookmarkStart w:id="62" w:name="_Toc19103695"/>
      <w:bookmarkEnd w:id="62"/>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63" w:name="_Toc82082837"/>
      <w:r>
        <w:t>Pending Follow-Up</w:t>
      </w:r>
      <w:bookmarkEnd w:id="63"/>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64" w:name="_Toc82082838"/>
      <w:r>
        <w:t>Pending Employee Review</w:t>
      </w:r>
      <w:bookmarkEnd w:id="64"/>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65" w:name="_Toc82082839"/>
      <w:r>
        <w:rPr>
          <w:b/>
        </w:rPr>
        <w:t>Instruction text</w:t>
      </w:r>
      <w:bookmarkEnd w:id="65"/>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7CF97BF3" w14:textId="03682899" w:rsidR="00690A06" w:rsidRDefault="00690A06" w:rsidP="007A38A2">
      <w:pPr>
        <w:pStyle w:val="ListParagraph"/>
        <w:numPr>
          <w:ilvl w:val="0"/>
          <w:numId w:val="12"/>
        </w:numPr>
        <w:rPr>
          <w:b/>
        </w:rPr>
      </w:pPr>
      <w:r>
        <w:rPr>
          <w:b/>
        </w:rPr>
        <w:t>Survey – user is the supervisor or reassigned to, Pending Supervisor Review</w:t>
      </w:r>
    </w:p>
    <w:p w14:paraId="4DEA1F51" w14:textId="487C2C31" w:rsidR="00690A06" w:rsidRPr="00164AC4" w:rsidRDefault="00690A06" w:rsidP="00690A06">
      <w:pPr>
        <w:pStyle w:val="ListParagraph"/>
        <w:ind w:left="1512"/>
        <w:rPr>
          <w:b/>
          <w:color w:val="000000" w:themeColor="text1"/>
        </w:rPr>
      </w:pPr>
      <w:r w:rsidRPr="00164AC4">
        <w:rPr>
          <w:color w:val="000000" w:themeColor="text1"/>
          <w:shd w:val="clear" w:color="auto" w:fill="FFFFFF"/>
        </w:rPr>
        <w:t>Please contact your survey point of contact and/or manager with any questions.</w:t>
      </w:r>
    </w:p>
    <w:p w14:paraId="506E16DD" w14:textId="77777777" w:rsidR="00690A06" w:rsidRDefault="00690A06" w:rsidP="00164AC4">
      <w:pPr>
        <w:pStyle w:val="ListParagraph"/>
        <w:ind w:left="1512"/>
        <w:rPr>
          <w:b/>
        </w:rPr>
      </w:pPr>
    </w:p>
    <w:p w14:paraId="571D84D1" w14:textId="45F9031E"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5224D6" w:rsidR="00AA293C" w:rsidRDefault="009B761F" w:rsidP="00C66EA1">
      <w:pPr>
        <w:pStyle w:val="ListParagraph"/>
        <w:ind w:left="1512"/>
      </w:pPr>
      <w:r>
        <w:t>The CSR has multiple short calls that exceed the threshold. Please coach the behavior so the CSR has fewer short calls.</w:t>
      </w:r>
    </w:p>
    <w:p w14:paraId="255C1490" w14:textId="77777777" w:rsidR="00690A06" w:rsidRDefault="00690A06" w:rsidP="00C66EA1">
      <w:pPr>
        <w:pStyle w:val="ListParagraph"/>
        <w:ind w:left="1512"/>
      </w:pP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 xml:space="preserve">You are receiving this eCL record because an Employee on your team was identified in a Break Outlier Report. Please review the &lt;b&gt;&lt;a </w:t>
      </w:r>
      <w:r>
        <w:lastRenderedPageBreak/>
        <w:t>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5EC0104" w14:textId="48405969" w:rsidR="00237FB9" w:rsidRPr="00646E6B" w:rsidDel="00E3742A" w:rsidRDefault="00237FB9" w:rsidP="007A38A2">
      <w:pPr>
        <w:pStyle w:val="ListParagraph"/>
        <w:numPr>
          <w:ilvl w:val="0"/>
          <w:numId w:val="12"/>
        </w:numPr>
        <w:rPr>
          <w:del w:id="66" w:author="Huang, Lili" w:date="2023-04-10T13:30:00Z"/>
          <w:b/>
        </w:rPr>
      </w:pPr>
      <w:del w:id="67" w:author="Huang, Lili" w:date="2023-04-10T13:30:00Z">
        <w:r w:rsidRPr="00646E6B" w:rsidDel="00E3742A">
          <w:rPr>
            <w:b/>
          </w:rPr>
          <w:delText>Scorecard MSR</w:delText>
        </w:r>
        <w:r w:rsidR="00D63C4F" w:rsidDel="00E3742A">
          <w:rPr>
            <w:b/>
          </w:rPr>
          <w:delText xml:space="preserve"> </w:delText>
        </w:r>
        <w:r w:rsidR="00C13308" w:rsidDel="00E3742A">
          <w:rPr>
            <w:b/>
          </w:rPr>
          <w:delText xml:space="preserve">- </w:delText>
        </w:r>
        <w:r w:rsidR="00D63C4F" w:rsidDel="00E3742A">
          <w:rPr>
            <w:b/>
          </w:rPr>
          <w:delText>Source is Performance Scorecard</w:delText>
        </w:r>
        <w:r w:rsidR="00C13308" w:rsidDel="00E3742A">
          <w:rPr>
            <w:b/>
          </w:rPr>
          <w:delText>, log is “MSR”</w:delText>
        </w:r>
      </w:del>
    </w:p>
    <w:p w14:paraId="49EFADE6" w14:textId="71D76E03" w:rsidR="008A4405" w:rsidDel="00E3742A" w:rsidRDefault="008A4405" w:rsidP="00C66EA1">
      <w:pPr>
        <w:pStyle w:val="ListParagraph"/>
        <w:ind w:left="1512"/>
        <w:rPr>
          <w:del w:id="68" w:author="Huang, Lili" w:date="2023-04-10T13:30:00Z"/>
        </w:rPr>
      </w:pPr>
      <w:del w:id="69" w:author="Huang, Lili" w:date="2023-04-10T13:30:00Z">
        <w:r w:rsidDel="00E3742A">
          <w:delText>To review your full details, please visit the &lt;a href=</w:delText>
        </w:r>
        <w:r w:rsidR="00A8208B" w:rsidDel="00E3742A">
          <w:rPr>
            <w:rFonts w:ascii="Consolas" w:hAnsi="Consolas" w:cs="Consolas"/>
            <w:color w:val="A31515"/>
            <w:sz w:val="19"/>
            <w:szCs w:val="19"/>
          </w:rPr>
          <w:delText>https://f3420-mwbp11.ad.local/scorecard/csrscorecard.aspx</w:delText>
        </w:r>
        <w:r w:rsidDel="00E3742A">
          <w:delText>' target='_blank'&gt;CCO Performance Scorecard&lt;/a&gt;.</w:delText>
        </w:r>
      </w:del>
    </w:p>
    <w:p w14:paraId="0AEF3A48" w14:textId="6DB5FC02" w:rsidR="00FF1D89" w:rsidDel="00E3742A" w:rsidRDefault="008A4405" w:rsidP="00C66EA1">
      <w:pPr>
        <w:pStyle w:val="ListParagraph"/>
        <w:ind w:left="1512"/>
        <w:rPr>
          <w:del w:id="70" w:author="Huang, Lili" w:date="2023-04-10T13:30:00Z"/>
        </w:rPr>
      </w:pPr>
      <w:del w:id="71" w:author="Huang, Lili" w:date="2023-04-10T13:30:00Z">
        <w:r w:rsidDel="00E3742A">
          <w:delText>If you have any questions, please see your supervisor.</w:delText>
        </w:r>
      </w:del>
    </w:p>
    <w:p w14:paraId="169B9AF3" w14:textId="7991D27B" w:rsidR="00D63C4F" w:rsidDel="00E3742A" w:rsidRDefault="00D63C4F" w:rsidP="00C66EA1">
      <w:pPr>
        <w:pStyle w:val="ListParagraph"/>
        <w:ind w:left="1512"/>
        <w:rPr>
          <w:del w:id="72" w:author="Huang, Lili" w:date="2023-04-10T13:30:00Z"/>
        </w:rPr>
      </w:pPr>
    </w:p>
    <w:p w14:paraId="6A9417FE" w14:textId="1C073F09" w:rsidR="00D63C4F" w:rsidRPr="00646E6B" w:rsidDel="00E3742A" w:rsidRDefault="00D63C4F" w:rsidP="00D63C4F">
      <w:pPr>
        <w:pStyle w:val="ListParagraph"/>
        <w:numPr>
          <w:ilvl w:val="0"/>
          <w:numId w:val="12"/>
        </w:numPr>
        <w:rPr>
          <w:del w:id="73" w:author="Huang, Lili" w:date="2023-04-10T13:30:00Z"/>
          <w:b/>
        </w:rPr>
      </w:pPr>
      <w:del w:id="74" w:author="Huang, Lili" w:date="2023-04-10T13:30:00Z">
        <w:r w:rsidRPr="00646E6B" w:rsidDel="00E3742A">
          <w:rPr>
            <w:b/>
          </w:rPr>
          <w:delText>Scorecard MSR</w:delText>
        </w:r>
        <w:r w:rsidR="00E334DB" w:rsidDel="00E3742A">
          <w:rPr>
            <w:b/>
          </w:rPr>
          <w:delText xml:space="preserve"> - </w:delText>
        </w:r>
        <w:r w:rsidDel="00E3742A">
          <w:rPr>
            <w:b/>
          </w:rPr>
          <w:delText xml:space="preserve">  Source is Internal CCO Reporting</w:delText>
        </w:r>
        <w:r w:rsidR="00E334DB" w:rsidDel="00E3742A">
          <w:rPr>
            <w:b/>
          </w:rPr>
          <w:delText>, log is “MSR”</w:delText>
        </w:r>
      </w:del>
    </w:p>
    <w:p w14:paraId="4E69628F" w14:textId="730E3D1A" w:rsidR="00FF1D89" w:rsidDel="00E3742A" w:rsidRDefault="001C1E47" w:rsidP="00E772AA">
      <w:pPr>
        <w:ind w:left="1500"/>
        <w:rPr>
          <w:del w:id="75" w:author="Huang, Lili" w:date="2023-04-10T13:30:00Z"/>
        </w:rPr>
      </w:pPr>
      <w:del w:id="76" w:author="Huang, Lili" w:date="2023-04-10T13:30:00Z">
        <w:r w:rsidRPr="001C1E47" w:rsidDel="00E3742A">
          <w:delText xml:space="preserve">To view in full detail, your Supervisor will review your Performance Dashboard with </w:delText>
        </w:r>
        <w:r w:rsidR="0051523E" w:rsidDel="00E3742A">
          <w:delText xml:space="preserve">      </w:delText>
        </w:r>
        <w:r w:rsidRPr="001C1E47" w:rsidDel="00E3742A">
          <w:delText>you during your next coaching session. An overview of your scores is also contained within the eCL.</w:delText>
        </w:r>
      </w:del>
    </w:p>
    <w:p w14:paraId="3BF6E862" w14:textId="044B0C1B" w:rsidR="00176F1F" w:rsidDel="00E3742A" w:rsidRDefault="00176F1F" w:rsidP="00E772AA">
      <w:pPr>
        <w:ind w:left="1500"/>
        <w:rPr>
          <w:del w:id="77" w:author="Huang, Lili" w:date="2023-04-10T13:30:00Z"/>
        </w:rPr>
      </w:pPr>
    </w:p>
    <w:p w14:paraId="0A3DC8AD" w14:textId="797A613B" w:rsidR="00461D75" w:rsidRPr="00C92257" w:rsidDel="00E3742A" w:rsidRDefault="00461D75" w:rsidP="00461D75">
      <w:pPr>
        <w:pStyle w:val="ListParagraph"/>
        <w:numPr>
          <w:ilvl w:val="0"/>
          <w:numId w:val="12"/>
        </w:numPr>
        <w:rPr>
          <w:del w:id="78" w:author="Huang, Lili" w:date="2023-04-10T13:30:00Z"/>
          <w:b/>
        </w:rPr>
      </w:pPr>
      <w:del w:id="79" w:author="Huang, Lili" w:date="2023-04-10T13:30:00Z">
        <w:r w:rsidRPr="00C92257" w:rsidDel="00E3742A">
          <w:rPr>
            <w:b/>
          </w:rPr>
          <w:delText>Scorecard MSRS</w:delText>
        </w:r>
        <w:r w:rsidR="00E334DB" w:rsidDel="00E3742A">
          <w:rPr>
            <w:b/>
          </w:rPr>
          <w:delText xml:space="preserve"> –</w:delText>
        </w:r>
        <w:r w:rsidR="00E44ADD" w:rsidDel="00E3742A">
          <w:rPr>
            <w:b/>
          </w:rPr>
          <w:delText xml:space="preserve"> </w:delText>
        </w:r>
        <w:r w:rsidR="00E334DB" w:rsidDel="00E3742A">
          <w:rPr>
            <w:b/>
          </w:rPr>
          <w:delText>log is “MSRS”</w:delText>
        </w:r>
      </w:del>
    </w:p>
    <w:p w14:paraId="7F485CDA" w14:textId="4044C95D" w:rsidR="00461D75" w:rsidDel="00E3742A" w:rsidRDefault="00461D75" w:rsidP="00461D75">
      <w:pPr>
        <w:pStyle w:val="ListParagraph"/>
        <w:ind w:left="1512"/>
        <w:rPr>
          <w:del w:id="80" w:author="Huang, Lili" w:date="2023-04-10T13:30:00Z"/>
        </w:rPr>
      </w:pPr>
      <w:del w:id="81" w:author="Huang, Lili" w:date="2023-04-10T13:30:00Z">
        <w:r w:rsidDel="00E3742A">
          <w:delText>To review your full details, please visit the &lt;a href=</w:delText>
        </w:r>
        <w:r w:rsidR="003677E5" w:rsidDel="00E3742A">
          <w:rPr>
            <w:rFonts w:ascii="Consolas" w:hAnsi="Consolas" w:cs="Consolas"/>
            <w:color w:val="A31515"/>
            <w:sz w:val="19"/>
            <w:szCs w:val="19"/>
          </w:rPr>
          <w:delText>https://f3420-mwbp11.ad.local/scorecard/csrscorecard.aspx</w:delText>
        </w:r>
        <w:r w:rsidDel="00E3742A">
          <w:delText xml:space="preserve">' target='_blank'&gt;CCO Performance Scorecard&lt;/a&gt;. </w:delText>
        </w:r>
      </w:del>
    </w:p>
    <w:p w14:paraId="161F0664" w14:textId="5432FE5A" w:rsidR="00461D75" w:rsidDel="00E3742A" w:rsidRDefault="00461D75" w:rsidP="00461D75">
      <w:pPr>
        <w:pStyle w:val="ListParagraph"/>
        <w:ind w:left="1512"/>
        <w:rPr>
          <w:del w:id="82" w:author="Huang, Lili" w:date="2023-04-10T13:30:00Z"/>
        </w:rPr>
      </w:pPr>
      <w:del w:id="83" w:author="Huang, Lili" w:date="2023-04-10T13:30:00Z">
        <w:r w:rsidDel="00E3742A">
          <w:delText>If you have any questions, please &lt;a href='</w:delText>
        </w:r>
        <w:r w:rsidRPr="008619A2" w:rsidDel="00E3742A">
          <w:delText>https://maximus365.sharepoint.com/sites/CCO/Reports/Performance_Scorecard/Lists/Scorecard_Escalated_Issues_Log/NewIssue.aspx</w:delText>
        </w:r>
        <w:r w:rsidDel="00E3742A">
          <w:delText>' target='_blank'&gt;submit an escalation&lt;/a&gt; via the</w:delText>
        </w:r>
      </w:del>
    </w:p>
    <w:p w14:paraId="3F44F315" w14:textId="12DAD7D6" w:rsidR="00461D75" w:rsidDel="00E3742A" w:rsidRDefault="00461D75" w:rsidP="00461D75">
      <w:pPr>
        <w:pStyle w:val="ListParagraph"/>
        <w:ind w:left="1512"/>
        <w:rPr>
          <w:del w:id="84" w:author="Huang, Lili" w:date="2023-04-10T13:30:00Z"/>
        </w:rPr>
      </w:pPr>
      <w:del w:id="85" w:author="Huang, Lili" w:date="2023-04-10T13:30:00Z">
        <w:r w:rsidDel="00E3742A">
          <w:delText>&lt;a href='</w:delText>
        </w:r>
        <w:r w:rsidRPr="00141CF0" w:rsidDel="00E3742A">
          <w:delText>https://maximus365.sharepoint.com/sites/CCO/Reports/Performance_Scorecard/default.aspx</w:delText>
        </w:r>
        <w:r w:rsidDel="00E3742A">
          <w:delText>' target='_blank'&gt;CCO Performance Scorecard Information Station&lt;/a&gt;</w:delText>
        </w:r>
      </w:del>
    </w:p>
    <w:p w14:paraId="532E54C7" w14:textId="698E9A35" w:rsidR="00461D75" w:rsidDel="00E3742A" w:rsidRDefault="00461D75" w:rsidP="00461D75">
      <w:pPr>
        <w:pStyle w:val="ListParagraph"/>
        <w:ind w:left="1512"/>
        <w:rPr>
          <w:del w:id="86" w:author="Huang, Lili" w:date="2023-04-10T13:30:00Z"/>
        </w:rPr>
      </w:pPr>
      <w:del w:id="87" w:author="Huang, Lili" w:date="2023-04-10T13:30:00Z">
        <w:r w:rsidDel="00E3742A">
          <w:delText>SharePoint site.</w:delText>
        </w:r>
      </w:del>
    </w:p>
    <w:p w14:paraId="33774291" w14:textId="203EB06B" w:rsidR="00AA23C1" w:rsidDel="00E3742A" w:rsidRDefault="00AA23C1" w:rsidP="00C66EA1">
      <w:pPr>
        <w:pStyle w:val="ListParagraph"/>
        <w:ind w:left="1512"/>
        <w:rPr>
          <w:del w:id="88" w:author="Huang, Lili" w:date="2023-04-10T13:30:00Z"/>
        </w:rPr>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lastRenderedPageBreak/>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E00B5C">
      <w:pPr>
        <w:pStyle w:val="ListParagraph"/>
        <w:numPr>
          <w:ilvl w:val="0"/>
          <w:numId w:val="12"/>
        </w:numPr>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 xml:space="preserve">&lt;a href='https://maximus365.sharepoint.com/sites/CCO/CCOps/Supervisor/Supervisor%20Job%20Aids/Forms/AllItems.aspx' target='_blank'&gt;Job Aid CCO Incentive Data Discrepancy&lt;/a&gt; </w:t>
      </w:r>
      <w:r w:rsidR="005561EB">
        <w:t>and provide the details in the record below.</w:t>
      </w:r>
    </w:p>
    <w:p w14:paraId="485850D0" w14:textId="01706729" w:rsidR="000C2D93" w:rsidRDefault="000C2D93" w:rsidP="00116FD0">
      <w:pPr>
        <w:pStyle w:val="ListParagraph"/>
        <w:ind w:left="1512"/>
        <w:rPr>
          <w:ins w:id="89" w:author="Huang, Lili" w:date="2023-04-10T13:30:00Z"/>
          <w:i/>
        </w:rPr>
      </w:pPr>
    </w:p>
    <w:p w14:paraId="602ADD4E" w14:textId="754A7725" w:rsidR="00E3742A" w:rsidRDefault="00E3742A" w:rsidP="00E3742A">
      <w:pPr>
        <w:pStyle w:val="ListParagraph"/>
        <w:numPr>
          <w:ilvl w:val="0"/>
          <w:numId w:val="12"/>
        </w:numPr>
        <w:rPr>
          <w:ins w:id="90" w:author="Huang, Lili" w:date="2023-04-10T13:30:00Z"/>
        </w:rPr>
      </w:pPr>
      <w:ins w:id="91" w:author="Huang, Lili" w:date="2023-04-10T13:30:00Z">
        <w:r>
          <w:rPr>
            <w:b/>
          </w:rPr>
          <w:t xml:space="preserve">OMR/AUD </w:t>
        </w:r>
      </w:ins>
      <w:ins w:id="92" w:author="Huang, Lili" w:date="2023-04-10T13:31:00Z">
        <w:r w:rsidR="0088551C" w:rsidRPr="0088551C">
          <w:t>Please work with your employee to determine if there are any issues that need to be resolved.</w:t>
        </w:r>
      </w:ins>
    </w:p>
    <w:p w14:paraId="50324F95" w14:textId="77777777" w:rsidR="00E3742A" w:rsidRPr="00B5168C" w:rsidRDefault="00E3742A" w:rsidP="00116FD0">
      <w:pPr>
        <w:pStyle w:val="ListParagraph"/>
        <w:ind w:left="1512"/>
        <w:rPr>
          <w:i/>
        </w:rPr>
      </w:pPr>
    </w:p>
    <w:sectPr w:rsidR="00E3742A" w:rsidRPr="00B5168C" w:rsidSect="009B6177">
      <w:footerReference w:type="default" r:id="rId43"/>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67336" w14:textId="77777777" w:rsidR="00DB7356" w:rsidRDefault="00DB7356">
      <w:r>
        <w:separator/>
      </w:r>
    </w:p>
  </w:endnote>
  <w:endnote w:type="continuationSeparator" w:id="0">
    <w:p w14:paraId="219E3125" w14:textId="77777777" w:rsidR="00DB7356" w:rsidRDefault="00DB7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r>
      <w:rPr>
        <w:b/>
        <w:sz w:val="18"/>
      </w:rPr>
      <w:t>CCO_eCoaching_Log_Review _</w:t>
    </w:r>
    <w:r w:rsidR="00D07AF2">
      <w:rPr>
        <w:b/>
        <w:sz w:val="18"/>
      </w:rPr>
      <w:t>Non_QualityNow_</w:t>
    </w:r>
    <w:r>
      <w:rPr>
        <w:b/>
        <w:sz w:val="18"/>
      </w:rPr>
      <w:t>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r w:rsidR="0039716A">
      <w:rPr>
        <w:b/>
        <w:sz w:val="18"/>
      </w:rPr>
      <w:t>CCO_eCoaching_Log_Review _Non_QualityNow_DD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1302F" w14:textId="77777777" w:rsidR="00DB7356" w:rsidRDefault="00DB7356">
      <w:r>
        <w:separator/>
      </w:r>
    </w:p>
  </w:footnote>
  <w:footnote w:type="continuationSeparator" w:id="0">
    <w:p w14:paraId="1A1C38EF" w14:textId="77777777" w:rsidR="00DB7356" w:rsidRDefault="00DB7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14A4506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595E3F4C"/>
    <w:multiLevelType w:val="hybridMultilevel"/>
    <w:tmpl w:val="ED56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2"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16cid:durableId="2138908400">
    <w:abstractNumId w:val="14"/>
  </w:num>
  <w:num w:numId="2" w16cid:durableId="1564177461">
    <w:abstractNumId w:val="10"/>
  </w:num>
  <w:num w:numId="3" w16cid:durableId="37172552">
    <w:abstractNumId w:val="11"/>
  </w:num>
  <w:num w:numId="4" w16cid:durableId="2067482742">
    <w:abstractNumId w:val="8"/>
  </w:num>
  <w:num w:numId="5" w16cid:durableId="531453248">
    <w:abstractNumId w:val="0"/>
  </w:num>
  <w:num w:numId="6" w16cid:durableId="749425686">
    <w:abstractNumId w:val="18"/>
  </w:num>
  <w:num w:numId="7" w16cid:durableId="2076783696">
    <w:abstractNumId w:val="4"/>
  </w:num>
  <w:num w:numId="8" w16cid:durableId="535390241">
    <w:abstractNumId w:val="22"/>
  </w:num>
  <w:num w:numId="9" w16cid:durableId="1092119669">
    <w:abstractNumId w:val="20"/>
  </w:num>
  <w:num w:numId="10" w16cid:durableId="1951664933">
    <w:abstractNumId w:val="5"/>
  </w:num>
  <w:num w:numId="11" w16cid:durableId="101997994">
    <w:abstractNumId w:val="23"/>
  </w:num>
  <w:num w:numId="12" w16cid:durableId="498733843">
    <w:abstractNumId w:val="9"/>
  </w:num>
  <w:num w:numId="13" w16cid:durableId="1755972930">
    <w:abstractNumId w:val="12"/>
  </w:num>
  <w:num w:numId="14" w16cid:durableId="135266355">
    <w:abstractNumId w:val="16"/>
  </w:num>
  <w:num w:numId="15" w16cid:durableId="401219676">
    <w:abstractNumId w:val="7"/>
  </w:num>
  <w:num w:numId="16" w16cid:durableId="1770467483">
    <w:abstractNumId w:val="3"/>
  </w:num>
  <w:num w:numId="17" w16cid:durableId="522789150">
    <w:abstractNumId w:val="6"/>
  </w:num>
  <w:num w:numId="18" w16cid:durableId="971863863">
    <w:abstractNumId w:val="19"/>
  </w:num>
  <w:num w:numId="19" w16cid:durableId="1988318643">
    <w:abstractNumId w:val="13"/>
  </w:num>
  <w:num w:numId="20" w16cid:durableId="1324161406">
    <w:abstractNumId w:val="15"/>
  </w:num>
  <w:num w:numId="21" w16cid:durableId="1552576792">
    <w:abstractNumId w:val="24"/>
  </w:num>
  <w:num w:numId="22" w16cid:durableId="886451323">
    <w:abstractNumId w:val="2"/>
  </w:num>
  <w:num w:numId="23" w16cid:durableId="223100412">
    <w:abstractNumId w:val="21"/>
  </w:num>
  <w:num w:numId="24" w16cid:durableId="1403681567">
    <w:abstractNumId w:val="1"/>
  </w:num>
  <w:num w:numId="25" w16cid:durableId="1161845354">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C71A5"/>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AC4"/>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0BB0"/>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C0B"/>
    <w:rsid w:val="00444D6C"/>
    <w:rsid w:val="004455CB"/>
    <w:rsid w:val="0044625D"/>
    <w:rsid w:val="004468A6"/>
    <w:rsid w:val="004468B5"/>
    <w:rsid w:val="00447127"/>
    <w:rsid w:val="004475D0"/>
    <w:rsid w:val="00450049"/>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27A"/>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A06"/>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226B"/>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5121"/>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E7922"/>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72B"/>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1C"/>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2AC2"/>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476C"/>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1E1F"/>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4ADD"/>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1D37"/>
    <w:rsid w:val="00B26483"/>
    <w:rsid w:val="00B303EE"/>
    <w:rsid w:val="00B30791"/>
    <w:rsid w:val="00B309CA"/>
    <w:rsid w:val="00B3230A"/>
    <w:rsid w:val="00B3242F"/>
    <w:rsid w:val="00B32FBD"/>
    <w:rsid w:val="00B3383D"/>
    <w:rsid w:val="00B33E1E"/>
    <w:rsid w:val="00B343B7"/>
    <w:rsid w:val="00B344E6"/>
    <w:rsid w:val="00B3489C"/>
    <w:rsid w:val="00B36DB1"/>
    <w:rsid w:val="00B36EEC"/>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5927"/>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6A"/>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22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6ECE"/>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356"/>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896"/>
    <w:rsid w:val="00DF691A"/>
    <w:rsid w:val="00DF7464"/>
    <w:rsid w:val="00DF7B09"/>
    <w:rsid w:val="00DF7DF6"/>
    <w:rsid w:val="00E001A5"/>
    <w:rsid w:val="00E00268"/>
    <w:rsid w:val="00E00A1C"/>
    <w:rsid w:val="00E00B5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42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184"/>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1BC5"/>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8" Type="http://schemas.openxmlformats.org/officeDocument/2006/relationships/hyperlink" Target="https://www.maxim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15891</TotalTime>
  <Pages>34</Pages>
  <Words>6987</Words>
  <Characters>39827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46721</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2640</cp:revision>
  <cp:lastPrinted>2008-09-18T13:23:00Z</cp:lastPrinted>
  <dcterms:created xsi:type="dcterms:W3CDTF">2016-03-22T16:25:00Z</dcterms:created>
  <dcterms:modified xsi:type="dcterms:W3CDTF">2023-04-13T14:00:00Z</dcterms:modified>
</cp:coreProperties>
</file>