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512D" w14:textId="77777777" w:rsidR="00EF5FC8" w:rsidRDefault="00EF5FC8">
      <w:pPr>
        <w:pStyle w:val="Title1"/>
      </w:pPr>
      <w:r>
        <w:t>________________________</w:t>
      </w:r>
    </w:p>
    <w:p w14:paraId="19FD167F" w14:textId="77777777" w:rsidR="00EF5FC8" w:rsidRDefault="00095450" w:rsidP="00B5639F">
      <w:pPr>
        <w:spacing w:before="120"/>
        <w:ind w:right="-274"/>
        <w:jc w:val="center"/>
      </w:pPr>
      <w:r>
        <w:rPr>
          <w:rFonts w:ascii="AvenirLTPro-Light" w:hAnsi="AvenirLTPro-Light"/>
          <w:noProof/>
          <w:color w:val="B85C1F"/>
        </w:rPr>
        <w:drawing>
          <wp:inline distT="0" distB="0" distL="0" distR="0" wp14:anchorId="7F211B18" wp14:editId="34195843">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1D54D63D" w14:textId="77777777" w:rsidR="00DA0FAB" w:rsidRDefault="00DA0FAB" w:rsidP="00B5639F">
      <w:pPr>
        <w:spacing w:before="120"/>
        <w:ind w:right="-274"/>
        <w:jc w:val="center"/>
      </w:pPr>
    </w:p>
    <w:p w14:paraId="5AAB9C4E" w14:textId="77777777" w:rsidR="00DA0FAB" w:rsidRDefault="00DA0FAB" w:rsidP="00B5639F">
      <w:pPr>
        <w:spacing w:before="120"/>
        <w:ind w:right="-274"/>
        <w:jc w:val="center"/>
      </w:pPr>
    </w:p>
    <w:p w14:paraId="684ADD89" w14:textId="475E5E4C" w:rsidR="00C3707B" w:rsidRDefault="00EF5FC8" w:rsidP="00C3707B">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proofErr w:type="spellStart"/>
      <w:r w:rsidR="00720838">
        <w:rPr>
          <w:rFonts w:ascii="Arial" w:hAnsi="Arial" w:cs="Arial"/>
          <w:sz w:val="32"/>
          <w:szCs w:val="32"/>
        </w:rPr>
        <w:t>eCoaching</w:t>
      </w:r>
      <w:proofErr w:type="spellEnd"/>
      <w:r w:rsidR="00720838">
        <w:rPr>
          <w:rFonts w:ascii="Arial" w:hAnsi="Arial" w:cs="Arial"/>
          <w:sz w:val="32"/>
          <w:szCs w:val="32"/>
        </w:rPr>
        <w:t xml:space="preserve">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14:paraId="04983461" w14:textId="3101F369" w:rsidR="00EF5FC8" w:rsidRPr="0056181D" w:rsidRDefault="007222E0" w:rsidP="0017191F">
      <w:pPr>
        <w:jc w:val="right"/>
        <w:rPr>
          <w:rFonts w:ascii="Arial" w:hAnsi="Arial" w:cs="Arial"/>
          <w:sz w:val="32"/>
          <w:szCs w:val="32"/>
        </w:rPr>
      </w:pPr>
      <w:proofErr w:type="gramStart"/>
      <w:r>
        <w:rPr>
          <w:rFonts w:ascii="Arial" w:hAnsi="Arial" w:cs="Arial"/>
          <w:sz w:val="32"/>
          <w:szCs w:val="32"/>
        </w:rPr>
        <w:t>Non Quality</w:t>
      </w:r>
      <w:proofErr w:type="gramEnd"/>
      <w:r>
        <w:rPr>
          <w:rFonts w:ascii="Arial" w:hAnsi="Arial" w:cs="Arial"/>
          <w:sz w:val="32"/>
          <w:szCs w:val="32"/>
        </w:rPr>
        <w:t xml:space="preserve"> Now</w:t>
      </w:r>
    </w:p>
    <w:p w14:paraId="5E1E311F" w14:textId="77777777" w:rsidR="00EF5FC8" w:rsidRDefault="00EF5FC8">
      <w:pPr>
        <w:pStyle w:val="Title1"/>
        <w:ind w:right="-270"/>
      </w:pPr>
      <w:r>
        <w:t>________________________</w:t>
      </w:r>
    </w:p>
    <w:p w14:paraId="474F61D4" w14:textId="77777777" w:rsidR="00EF5FC8" w:rsidRDefault="00EF5FC8">
      <w:pPr>
        <w:ind w:right="-270"/>
      </w:pPr>
    </w:p>
    <w:p w14:paraId="4B68ED9D"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13707395"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4B5BD596" wp14:editId="1D1DADC4">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1D4482"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169FFC9E" wp14:editId="12AAE6A9">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F123CB"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14:paraId="5C0EE2E9" w14:textId="77777777" w:rsidR="00EF5FC8" w:rsidRDefault="00EF5FC8">
      <w:pPr>
        <w:tabs>
          <w:tab w:val="left" w:pos="1980"/>
          <w:tab w:val="left" w:pos="6750"/>
        </w:tabs>
        <w:ind w:left="1440" w:right="-270" w:firstLine="720"/>
      </w:pPr>
    </w:p>
    <w:p w14:paraId="4223DEEF" w14:textId="77777777" w:rsidR="00EF5FC8" w:rsidRDefault="00EF5FC8">
      <w:pPr>
        <w:pStyle w:val="BodyText"/>
        <w:rPr>
          <w:sz w:val="20"/>
        </w:rPr>
      </w:pPr>
      <w:r>
        <w:rPr>
          <w:sz w:val="20"/>
        </w:rPr>
        <w:t xml:space="preserve">Department: </w:t>
      </w:r>
      <w:r>
        <w:rPr>
          <w:sz w:val="20"/>
        </w:rPr>
        <w:tab/>
      </w:r>
      <w:r>
        <w:rPr>
          <w:sz w:val="20"/>
        </w:rPr>
        <w:tab/>
      </w:r>
    </w:p>
    <w:p w14:paraId="752C4BF1"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415F89C8" wp14:editId="093593D4">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30BFD1"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" o:allowincell="f">
                <v:stroke startarrowwidth="narrow" startarrowlength="short" endarrowwidth="narrow" endarrowlength="short"/>
              </v:line>
            </w:pict>
          </mc:Fallback>
        </mc:AlternateContent>
      </w:r>
    </w:p>
    <w:p w14:paraId="3F6A4394" w14:textId="77777777" w:rsidR="00EF5FC8" w:rsidRDefault="00EF5FC8">
      <w:pPr>
        <w:tabs>
          <w:tab w:val="left" w:pos="1980"/>
          <w:tab w:val="left" w:pos="6750"/>
        </w:tabs>
        <w:ind w:right="-270"/>
      </w:pPr>
    </w:p>
    <w:p w14:paraId="6AAF5550" w14:textId="77777777" w:rsidR="00EF5FC8" w:rsidRDefault="00EF5FC8">
      <w:pPr>
        <w:tabs>
          <w:tab w:val="left" w:pos="1980"/>
          <w:tab w:val="left" w:pos="6750"/>
        </w:tabs>
        <w:ind w:right="-270"/>
      </w:pPr>
      <w:r>
        <w:tab/>
      </w:r>
    </w:p>
    <w:p w14:paraId="6368C204" w14:textId="77777777" w:rsidR="00EF5FC8" w:rsidRDefault="00EF5FC8">
      <w:pPr>
        <w:pStyle w:val="hdr1"/>
        <w:ind w:left="0" w:right="-270"/>
        <w:jc w:val="center"/>
        <w:rPr>
          <w:sz w:val="20"/>
        </w:rPr>
      </w:pPr>
      <w:r>
        <w:rPr>
          <w:b/>
          <w:sz w:val="20"/>
        </w:rPr>
        <w:br w:type="page"/>
      </w:r>
      <w:r>
        <w:rPr>
          <w:sz w:val="20"/>
        </w:rPr>
        <w:lastRenderedPageBreak/>
        <w:t>Change History Log</w:t>
      </w:r>
    </w:p>
    <w:p w14:paraId="44E7F921" w14:textId="77777777" w:rsidR="00EF5FC8" w:rsidRDefault="00EF5FC8">
      <w:pPr>
        <w:pStyle w:val="hdr1"/>
        <w:jc w:val="center"/>
        <w:rPr>
          <w:sz w:val="2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EF5FC8" w14:paraId="204B223B" w14:textId="77777777" w:rsidTr="00C05BF2">
        <w:trPr>
          <w:tblHeader/>
        </w:trPr>
        <w:tc>
          <w:tcPr>
            <w:tcW w:w="1440" w:type="dxa"/>
            <w:shd w:val="solid" w:color="auto" w:fill="000000"/>
          </w:tcPr>
          <w:p w14:paraId="124D537D" w14:textId="77777777" w:rsidR="00EF5FC8" w:rsidRDefault="00EF5FC8">
            <w:pPr>
              <w:pStyle w:val="hdr1"/>
              <w:spacing w:before="0"/>
              <w:ind w:left="0"/>
              <w:jc w:val="center"/>
              <w:rPr>
                <w:sz w:val="20"/>
              </w:rPr>
            </w:pPr>
            <w:r>
              <w:rPr>
                <w:sz w:val="20"/>
              </w:rPr>
              <w:t>Date</w:t>
            </w:r>
          </w:p>
        </w:tc>
        <w:tc>
          <w:tcPr>
            <w:tcW w:w="5238" w:type="dxa"/>
            <w:shd w:val="solid" w:color="auto" w:fill="000000"/>
          </w:tcPr>
          <w:p w14:paraId="3B88967C" w14:textId="77777777" w:rsidR="00EF5FC8" w:rsidRDefault="00EF5FC8">
            <w:pPr>
              <w:pStyle w:val="hdr1"/>
              <w:spacing w:before="0"/>
              <w:ind w:left="0"/>
              <w:jc w:val="center"/>
              <w:rPr>
                <w:sz w:val="20"/>
              </w:rPr>
            </w:pPr>
            <w:r>
              <w:rPr>
                <w:sz w:val="20"/>
              </w:rPr>
              <w:t>Change Description</w:t>
            </w:r>
          </w:p>
        </w:tc>
        <w:tc>
          <w:tcPr>
            <w:tcW w:w="2790" w:type="dxa"/>
            <w:shd w:val="solid" w:color="auto" w:fill="000000"/>
          </w:tcPr>
          <w:p w14:paraId="0201F61B" w14:textId="77777777" w:rsidR="00EF5FC8" w:rsidRDefault="00EF5FC8">
            <w:pPr>
              <w:pStyle w:val="hdr1"/>
              <w:spacing w:before="0"/>
              <w:ind w:left="0"/>
              <w:jc w:val="center"/>
              <w:rPr>
                <w:sz w:val="20"/>
              </w:rPr>
            </w:pPr>
            <w:r>
              <w:rPr>
                <w:sz w:val="20"/>
              </w:rPr>
              <w:t>Author</w:t>
            </w:r>
          </w:p>
        </w:tc>
      </w:tr>
      <w:tr w:rsidR="00EF5FC8" w14:paraId="4FFDD8D3" w14:textId="77777777" w:rsidTr="00C05BF2">
        <w:tc>
          <w:tcPr>
            <w:tcW w:w="1440" w:type="dxa"/>
          </w:tcPr>
          <w:p w14:paraId="7D6D02A8" w14:textId="77777777"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14:paraId="5A0BD3FA" w14:textId="77777777"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14:paraId="12CFFBDC" w14:textId="77777777" w:rsidR="00D51BBA" w:rsidRPr="00330A21" w:rsidRDefault="001118A1">
            <w:pPr>
              <w:pStyle w:val="hdr1"/>
              <w:ind w:left="0"/>
              <w:jc w:val="left"/>
              <w:rPr>
                <w:sz w:val="20"/>
              </w:rPr>
            </w:pPr>
            <w:r>
              <w:rPr>
                <w:sz w:val="20"/>
              </w:rPr>
              <w:t>Lili Huang</w:t>
            </w:r>
          </w:p>
        </w:tc>
      </w:tr>
      <w:tr w:rsidR="00CB61CA" w14:paraId="3B6F2C30" w14:textId="77777777" w:rsidTr="00C05BF2">
        <w:tc>
          <w:tcPr>
            <w:tcW w:w="1440" w:type="dxa"/>
          </w:tcPr>
          <w:p w14:paraId="5873EF71" w14:textId="77777777" w:rsidR="00CB61CA" w:rsidRDefault="00CB61CA" w:rsidP="001118A1">
            <w:pPr>
              <w:pStyle w:val="hdr1"/>
              <w:ind w:left="0"/>
              <w:jc w:val="left"/>
              <w:rPr>
                <w:sz w:val="20"/>
              </w:rPr>
            </w:pPr>
            <w:r>
              <w:rPr>
                <w:sz w:val="20"/>
              </w:rPr>
              <w:t>07/30/2018</w:t>
            </w:r>
          </w:p>
        </w:tc>
        <w:tc>
          <w:tcPr>
            <w:tcW w:w="5238" w:type="dxa"/>
          </w:tcPr>
          <w:p w14:paraId="72B5A541" w14:textId="77777777"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 xml:space="preserve">for CSRs who took inappropriate </w:t>
            </w:r>
            <w:proofErr w:type="gramStart"/>
            <w:r>
              <w:rPr>
                <w:color w:val="000000"/>
                <w:sz w:val="20"/>
              </w:rPr>
              <w:t>action;</w:t>
            </w:r>
            <w:proofErr w:type="gramEnd"/>
          </w:p>
          <w:p w14:paraId="3D919B56" w14:textId="77777777" w:rsidR="00FF7D40" w:rsidRDefault="00BB3AF4" w:rsidP="001118A1">
            <w:pPr>
              <w:pStyle w:val="hdr1"/>
              <w:ind w:left="0"/>
              <w:jc w:val="left"/>
              <w:rPr>
                <w:color w:val="000000"/>
                <w:sz w:val="20"/>
              </w:rPr>
            </w:pPr>
            <w:r>
              <w:rPr>
                <w:color w:val="000000"/>
                <w:sz w:val="20"/>
              </w:rPr>
              <w:t>Added:</w:t>
            </w:r>
          </w:p>
          <w:p w14:paraId="1600FB4D" w14:textId="77777777" w:rsidR="00BB3AF4" w:rsidRDefault="00BB3AF4" w:rsidP="001118A1">
            <w:pPr>
              <w:pStyle w:val="hdr1"/>
              <w:ind w:left="0"/>
              <w:jc w:val="left"/>
              <w:rPr>
                <w:color w:val="000000"/>
                <w:sz w:val="20"/>
              </w:rPr>
            </w:pPr>
            <w:r>
              <w:rPr>
                <w:color w:val="000000"/>
                <w:sz w:val="20"/>
              </w:rPr>
              <w:t xml:space="preserve">6. Logic to determine next </w:t>
            </w:r>
            <w:proofErr w:type="gramStart"/>
            <w:r>
              <w:rPr>
                <w:color w:val="000000"/>
                <w:sz w:val="20"/>
              </w:rPr>
              <w:t>status;</w:t>
            </w:r>
            <w:proofErr w:type="gramEnd"/>
          </w:p>
          <w:p w14:paraId="3EB57045" w14:textId="77777777" w:rsidR="00BB3AF4" w:rsidRDefault="00BB3AF4" w:rsidP="001118A1">
            <w:pPr>
              <w:pStyle w:val="hdr1"/>
              <w:ind w:left="0"/>
              <w:jc w:val="left"/>
              <w:rPr>
                <w:color w:val="000000"/>
                <w:sz w:val="20"/>
              </w:rPr>
            </w:pPr>
            <w:r>
              <w:rPr>
                <w:color w:val="000000"/>
                <w:sz w:val="20"/>
              </w:rPr>
              <w:t>Updated:</w:t>
            </w:r>
          </w:p>
          <w:p w14:paraId="51A0E2DA" w14:textId="77777777" w:rsidR="00BB3AF4" w:rsidRPr="00175E51" w:rsidRDefault="00BB3AF4" w:rsidP="001118A1">
            <w:pPr>
              <w:pStyle w:val="hdr1"/>
              <w:ind w:left="0"/>
              <w:jc w:val="left"/>
              <w:rPr>
                <w:color w:val="000000"/>
                <w:sz w:val="20"/>
              </w:rPr>
            </w:pPr>
            <w:r>
              <w:rPr>
                <w:color w:val="000000"/>
                <w:sz w:val="20"/>
              </w:rPr>
              <w:t>7. Instruction Text</w:t>
            </w:r>
          </w:p>
        </w:tc>
        <w:tc>
          <w:tcPr>
            <w:tcW w:w="2790" w:type="dxa"/>
          </w:tcPr>
          <w:p w14:paraId="242BB298" w14:textId="77777777" w:rsidR="00CB61CA" w:rsidRDefault="00304990">
            <w:pPr>
              <w:pStyle w:val="hdr1"/>
              <w:ind w:left="0"/>
              <w:jc w:val="left"/>
              <w:rPr>
                <w:sz w:val="20"/>
              </w:rPr>
            </w:pPr>
            <w:r>
              <w:rPr>
                <w:sz w:val="20"/>
              </w:rPr>
              <w:t>Lili Huang</w:t>
            </w:r>
          </w:p>
        </w:tc>
      </w:tr>
      <w:tr w:rsidR="00C32237" w14:paraId="3380AA65" w14:textId="77777777" w:rsidTr="00C05BF2">
        <w:tc>
          <w:tcPr>
            <w:tcW w:w="1440" w:type="dxa"/>
          </w:tcPr>
          <w:p w14:paraId="7C7F23B2" w14:textId="399F75C0" w:rsidR="004630B7" w:rsidRDefault="00C32237" w:rsidP="001118A1">
            <w:pPr>
              <w:pStyle w:val="hdr1"/>
              <w:ind w:left="0"/>
              <w:jc w:val="left"/>
              <w:rPr>
                <w:sz w:val="20"/>
              </w:rPr>
            </w:pPr>
            <w:r>
              <w:rPr>
                <w:sz w:val="20"/>
              </w:rPr>
              <w:t>12/03/2018</w:t>
            </w:r>
          </w:p>
        </w:tc>
        <w:tc>
          <w:tcPr>
            <w:tcW w:w="5238" w:type="dxa"/>
          </w:tcPr>
          <w:p w14:paraId="13E902EC" w14:textId="6A998106" w:rsidR="00411BC9" w:rsidRDefault="00C32237" w:rsidP="004630B7">
            <w:pPr>
              <w:pStyle w:val="hdr1"/>
              <w:ind w:left="0"/>
              <w:jc w:val="left"/>
              <w:rPr>
                <w:color w:val="000000"/>
                <w:sz w:val="20"/>
              </w:rPr>
            </w:pPr>
            <w:r>
              <w:rPr>
                <w:color w:val="000000"/>
                <w:sz w:val="20"/>
              </w:rPr>
              <w:t xml:space="preserve">TFS 12836 – </w:t>
            </w:r>
            <w:proofErr w:type="spellStart"/>
            <w:r>
              <w:rPr>
                <w:color w:val="000000"/>
                <w:sz w:val="20"/>
              </w:rPr>
              <w:t>OverTurned</w:t>
            </w:r>
            <w:proofErr w:type="spellEnd"/>
            <w:r>
              <w:rPr>
                <w:color w:val="000000"/>
                <w:sz w:val="20"/>
              </w:rPr>
              <w:t xml:space="preserve"> quality Appeal coaching log;</w:t>
            </w:r>
          </w:p>
        </w:tc>
        <w:tc>
          <w:tcPr>
            <w:tcW w:w="2790" w:type="dxa"/>
          </w:tcPr>
          <w:p w14:paraId="44134D13" w14:textId="35752858" w:rsidR="004630B7" w:rsidRDefault="00C32237">
            <w:pPr>
              <w:pStyle w:val="hdr1"/>
              <w:ind w:left="0"/>
              <w:jc w:val="left"/>
              <w:rPr>
                <w:sz w:val="20"/>
              </w:rPr>
            </w:pPr>
            <w:r>
              <w:rPr>
                <w:sz w:val="20"/>
              </w:rPr>
              <w:t>Lili Huang</w:t>
            </w:r>
          </w:p>
        </w:tc>
      </w:tr>
      <w:tr w:rsidR="00690E2C" w14:paraId="016B7A5F" w14:textId="77777777" w:rsidTr="00C05BF2">
        <w:tc>
          <w:tcPr>
            <w:tcW w:w="1440" w:type="dxa"/>
          </w:tcPr>
          <w:p w14:paraId="6688175B" w14:textId="52F07347" w:rsidR="00690E2C" w:rsidRDefault="00690E2C" w:rsidP="001118A1">
            <w:pPr>
              <w:pStyle w:val="hdr1"/>
              <w:ind w:left="0"/>
              <w:jc w:val="left"/>
              <w:rPr>
                <w:sz w:val="20"/>
              </w:rPr>
            </w:pPr>
            <w:r>
              <w:rPr>
                <w:sz w:val="20"/>
              </w:rPr>
              <w:t>02/12/2019</w:t>
            </w:r>
          </w:p>
        </w:tc>
        <w:tc>
          <w:tcPr>
            <w:tcW w:w="5238" w:type="dxa"/>
          </w:tcPr>
          <w:p w14:paraId="0DF4DD72" w14:textId="11AF9CFF" w:rsidR="00690E2C" w:rsidRDefault="00690E2C" w:rsidP="001118A1">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14:paraId="05E01AA9" w14:textId="005AE212" w:rsidR="00690E2C" w:rsidRDefault="00690E2C">
            <w:pPr>
              <w:pStyle w:val="hdr1"/>
              <w:ind w:left="0"/>
              <w:jc w:val="left"/>
              <w:rPr>
                <w:sz w:val="20"/>
              </w:rPr>
            </w:pPr>
            <w:r>
              <w:rPr>
                <w:sz w:val="20"/>
              </w:rPr>
              <w:t>Lili Huang</w:t>
            </w:r>
          </w:p>
        </w:tc>
      </w:tr>
      <w:tr w:rsidR="00411BC9" w14:paraId="103F7F79" w14:textId="77777777" w:rsidTr="00C05BF2">
        <w:tc>
          <w:tcPr>
            <w:tcW w:w="1440" w:type="dxa"/>
          </w:tcPr>
          <w:p w14:paraId="181962AA" w14:textId="6E56E883" w:rsidR="00A82B1B" w:rsidRDefault="00411BC9" w:rsidP="001118A1">
            <w:pPr>
              <w:pStyle w:val="hdr1"/>
              <w:ind w:left="0"/>
              <w:jc w:val="left"/>
              <w:rPr>
                <w:sz w:val="20"/>
              </w:rPr>
            </w:pPr>
            <w:r>
              <w:rPr>
                <w:sz w:val="20"/>
              </w:rPr>
              <w:t>02/25/2019</w:t>
            </w:r>
          </w:p>
        </w:tc>
        <w:tc>
          <w:tcPr>
            <w:tcW w:w="5238" w:type="dxa"/>
          </w:tcPr>
          <w:p w14:paraId="4E63BD73" w14:textId="2E3F8739" w:rsidR="0060602E" w:rsidRDefault="00411BC9" w:rsidP="007F4AF1">
            <w:pPr>
              <w:pStyle w:val="hdr1"/>
              <w:ind w:left="0"/>
              <w:jc w:val="left"/>
              <w:rPr>
                <w:color w:val="000000"/>
                <w:sz w:val="20"/>
              </w:rPr>
            </w:pPr>
            <w:r>
              <w:rPr>
                <w:color w:val="000000"/>
                <w:sz w:val="20"/>
              </w:rPr>
              <w:t>TFS 13350 – Quality Now</w:t>
            </w:r>
          </w:p>
        </w:tc>
        <w:tc>
          <w:tcPr>
            <w:tcW w:w="2790" w:type="dxa"/>
          </w:tcPr>
          <w:p w14:paraId="2BEF23DC" w14:textId="1722D484" w:rsidR="00A82B1B" w:rsidRDefault="00411BC9" w:rsidP="007F4AF1">
            <w:pPr>
              <w:pStyle w:val="hdr1"/>
              <w:ind w:left="0"/>
              <w:jc w:val="left"/>
              <w:rPr>
                <w:sz w:val="20"/>
              </w:rPr>
            </w:pPr>
            <w:r>
              <w:rPr>
                <w:sz w:val="20"/>
              </w:rPr>
              <w:t>Lili Huang</w:t>
            </w:r>
          </w:p>
        </w:tc>
      </w:tr>
      <w:tr w:rsidR="00690E2C" w14:paraId="145E7DC2" w14:textId="77777777" w:rsidTr="00C05BF2">
        <w:tc>
          <w:tcPr>
            <w:tcW w:w="1440" w:type="dxa"/>
          </w:tcPr>
          <w:p w14:paraId="16A86A34" w14:textId="3DB049B7" w:rsidR="00690E2C" w:rsidRDefault="007F4AF1" w:rsidP="001118A1">
            <w:pPr>
              <w:pStyle w:val="hdr1"/>
              <w:ind w:left="0"/>
              <w:jc w:val="left"/>
              <w:rPr>
                <w:sz w:val="20"/>
              </w:rPr>
            </w:pPr>
            <w:r>
              <w:rPr>
                <w:sz w:val="20"/>
              </w:rPr>
              <w:t>05/15/2019</w:t>
            </w:r>
          </w:p>
        </w:tc>
        <w:tc>
          <w:tcPr>
            <w:tcW w:w="5238" w:type="dxa"/>
          </w:tcPr>
          <w:p w14:paraId="278FBA00" w14:textId="77777777" w:rsidR="007F4AF1" w:rsidRDefault="007F4AF1" w:rsidP="007F4AF1">
            <w:pPr>
              <w:pStyle w:val="hdr1"/>
              <w:ind w:left="0"/>
              <w:jc w:val="left"/>
              <w:rPr>
                <w:color w:val="000000"/>
                <w:sz w:val="20"/>
              </w:rPr>
            </w:pPr>
            <w:r>
              <w:rPr>
                <w:color w:val="000000"/>
                <w:sz w:val="20"/>
              </w:rPr>
              <w:t>TFS 14442 – Display MRS static text based on Source</w:t>
            </w:r>
          </w:p>
          <w:p w14:paraId="55FF1B0A" w14:textId="77777777" w:rsidR="00690E2C" w:rsidRDefault="00690E2C" w:rsidP="001118A1">
            <w:pPr>
              <w:pStyle w:val="hdr1"/>
              <w:ind w:left="0"/>
              <w:jc w:val="left"/>
              <w:rPr>
                <w:color w:val="000000"/>
                <w:sz w:val="20"/>
              </w:rPr>
            </w:pPr>
          </w:p>
        </w:tc>
        <w:tc>
          <w:tcPr>
            <w:tcW w:w="2790" w:type="dxa"/>
          </w:tcPr>
          <w:p w14:paraId="17ECB134" w14:textId="77777777" w:rsidR="007F4AF1" w:rsidRDefault="007F4AF1" w:rsidP="007F4AF1">
            <w:pPr>
              <w:pStyle w:val="hdr1"/>
              <w:ind w:left="0"/>
              <w:jc w:val="left"/>
              <w:rPr>
                <w:sz w:val="20"/>
              </w:rPr>
            </w:pPr>
            <w:r>
              <w:rPr>
                <w:sz w:val="20"/>
              </w:rPr>
              <w:t>Lili Huang</w:t>
            </w:r>
          </w:p>
          <w:p w14:paraId="36BD39C8" w14:textId="77777777" w:rsidR="00690E2C" w:rsidRDefault="00690E2C">
            <w:pPr>
              <w:pStyle w:val="hdr1"/>
              <w:ind w:left="0"/>
              <w:jc w:val="left"/>
              <w:rPr>
                <w:sz w:val="20"/>
              </w:rPr>
            </w:pPr>
          </w:p>
        </w:tc>
      </w:tr>
      <w:tr w:rsidR="00690E2C" w14:paraId="60DEC4CA" w14:textId="77777777" w:rsidTr="00C05BF2">
        <w:tc>
          <w:tcPr>
            <w:tcW w:w="1440" w:type="dxa"/>
          </w:tcPr>
          <w:p w14:paraId="005DC554" w14:textId="2A7DB92A" w:rsidR="00690E2C" w:rsidRDefault="007F4AF1" w:rsidP="001118A1">
            <w:pPr>
              <w:pStyle w:val="hdr1"/>
              <w:ind w:left="0"/>
              <w:jc w:val="left"/>
              <w:rPr>
                <w:sz w:val="20"/>
              </w:rPr>
            </w:pPr>
            <w:r>
              <w:rPr>
                <w:sz w:val="20"/>
              </w:rPr>
              <w:t>05/31/2019</w:t>
            </w:r>
          </w:p>
        </w:tc>
        <w:tc>
          <w:tcPr>
            <w:tcW w:w="5238" w:type="dxa"/>
          </w:tcPr>
          <w:p w14:paraId="15121C1D" w14:textId="77777777" w:rsidR="007F4AF1" w:rsidRDefault="007F4AF1" w:rsidP="007F4AF1">
            <w:pPr>
              <w:pStyle w:val="hdr1"/>
              <w:ind w:left="0"/>
              <w:jc w:val="left"/>
              <w:rPr>
                <w:color w:val="000000"/>
                <w:sz w:val="20"/>
              </w:rPr>
            </w:pPr>
            <w:r>
              <w:rPr>
                <w:color w:val="000000"/>
                <w:sz w:val="20"/>
              </w:rPr>
              <w:t>TFS 14699 – Modify logic to handle short call logs</w:t>
            </w:r>
          </w:p>
          <w:p w14:paraId="2867C7BD" w14:textId="72CD4E09" w:rsidR="00690E2C" w:rsidRDefault="007F4AF1" w:rsidP="007F4AF1">
            <w:pPr>
              <w:pStyle w:val="hdr1"/>
              <w:ind w:left="0"/>
              <w:jc w:val="left"/>
              <w:rPr>
                <w:color w:val="000000"/>
                <w:sz w:val="20"/>
              </w:rPr>
            </w:pPr>
            <w:r>
              <w:rPr>
                <w:color w:val="000000"/>
                <w:sz w:val="20"/>
              </w:rPr>
              <w:t>Plus: Cleanup</w:t>
            </w:r>
          </w:p>
        </w:tc>
        <w:tc>
          <w:tcPr>
            <w:tcW w:w="2790" w:type="dxa"/>
          </w:tcPr>
          <w:p w14:paraId="3066552F" w14:textId="55261252" w:rsidR="00690E2C" w:rsidRDefault="007F4AF1">
            <w:pPr>
              <w:pStyle w:val="hdr1"/>
              <w:ind w:left="0"/>
              <w:jc w:val="left"/>
              <w:rPr>
                <w:sz w:val="20"/>
              </w:rPr>
            </w:pPr>
            <w:r>
              <w:rPr>
                <w:sz w:val="20"/>
              </w:rPr>
              <w:t>Lili Huang</w:t>
            </w:r>
          </w:p>
        </w:tc>
      </w:tr>
      <w:tr w:rsidR="00F73817" w14:paraId="64E7A6E5" w14:textId="77777777" w:rsidTr="00C05BF2">
        <w:tc>
          <w:tcPr>
            <w:tcW w:w="1440" w:type="dxa"/>
          </w:tcPr>
          <w:p w14:paraId="6F0A028C" w14:textId="77777777" w:rsidR="00F73817" w:rsidRDefault="00F73817" w:rsidP="001118A1">
            <w:pPr>
              <w:pStyle w:val="hdr1"/>
              <w:ind w:left="0"/>
              <w:jc w:val="left"/>
              <w:rPr>
                <w:sz w:val="20"/>
              </w:rPr>
            </w:pPr>
            <w:r>
              <w:rPr>
                <w:sz w:val="20"/>
              </w:rPr>
              <w:t>07/01/2019</w:t>
            </w:r>
          </w:p>
        </w:tc>
        <w:tc>
          <w:tcPr>
            <w:tcW w:w="5238" w:type="dxa"/>
          </w:tcPr>
          <w:p w14:paraId="6E109A89" w14:textId="77777777"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14:paraId="0E056658" w14:textId="77777777" w:rsidR="00F73817" w:rsidRDefault="00F73817">
            <w:pPr>
              <w:pStyle w:val="hdr1"/>
              <w:ind w:left="0"/>
              <w:jc w:val="left"/>
              <w:rPr>
                <w:sz w:val="20"/>
              </w:rPr>
            </w:pPr>
            <w:r>
              <w:rPr>
                <w:sz w:val="20"/>
              </w:rPr>
              <w:t>Lili Huang</w:t>
            </w:r>
          </w:p>
          <w:p w14:paraId="0033F917" w14:textId="77777777" w:rsidR="005C7655" w:rsidRDefault="005C7655">
            <w:pPr>
              <w:pStyle w:val="hdr1"/>
              <w:ind w:left="0"/>
              <w:jc w:val="left"/>
              <w:rPr>
                <w:sz w:val="20"/>
              </w:rPr>
            </w:pPr>
          </w:p>
        </w:tc>
      </w:tr>
      <w:tr w:rsidR="005C7655" w14:paraId="7826D90F" w14:textId="77777777" w:rsidTr="00C05BF2">
        <w:tc>
          <w:tcPr>
            <w:tcW w:w="1440" w:type="dxa"/>
          </w:tcPr>
          <w:p w14:paraId="36094E5F" w14:textId="20EFF7AF" w:rsidR="00B3383D" w:rsidRDefault="005C7655" w:rsidP="00473312">
            <w:pPr>
              <w:pStyle w:val="hdr1"/>
              <w:ind w:left="0"/>
              <w:jc w:val="left"/>
              <w:rPr>
                <w:sz w:val="20"/>
              </w:rPr>
            </w:pPr>
            <w:r>
              <w:rPr>
                <w:sz w:val="20"/>
              </w:rPr>
              <w:t>08/16/2019</w:t>
            </w:r>
          </w:p>
        </w:tc>
        <w:tc>
          <w:tcPr>
            <w:tcW w:w="5238" w:type="dxa"/>
          </w:tcPr>
          <w:p w14:paraId="51B92EAA" w14:textId="30FDB8D6" w:rsidR="00B3383D" w:rsidRDefault="005C7655" w:rsidP="00473312">
            <w:pPr>
              <w:pStyle w:val="hdr1"/>
              <w:ind w:left="0"/>
              <w:jc w:val="left"/>
              <w:rPr>
                <w:color w:val="000000"/>
                <w:sz w:val="20"/>
              </w:rPr>
            </w:pPr>
            <w:r>
              <w:rPr>
                <w:color w:val="000000"/>
                <w:sz w:val="20"/>
              </w:rPr>
              <w:t>TFS 15063 – Quality Bingo</w:t>
            </w:r>
          </w:p>
        </w:tc>
        <w:tc>
          <w:tcPr>
            <w:tcW w:w="2790" w:type="dxa"/>
          </w:tcPr>
          <w:p w14:paraId="23831E1C" w14:textId="10A8AF6E" w:rsidR="00B3383D" w:rsidRDefault="005C7655" w:rsidP="00473312">
            <w:pPr>
              <w:pStyle w:val="hdr1"/>
              <w:ind w:left="0"/>
              <w:jc w:val="left"/>
              <w:rPr>
                <w:sz w:val="20"/>
              </w:rPr>
            </w:pPr>
            <w:r>
              <w:rPr>
                <w:sz w:val="20"/>
              </w:rPr>
              <w:t>Lili Huang</w:t>
            </w:r>
          </w:p>
        </w:tc>
      </w:tr>
      <w:tr w:rsidR="00690E2C" w14:paraId="605F09A8" w14:textId="77777777" w:rsidTr="00C05BF2">
        <w:tc>
          <w:tcPr>
            <w:tcW w:w="1440" w:type="dxa"/>
          </w:tcPr>
          <w:p w14:paraId="6480335E" w14:textId="77777777" w:rsidR="00473312" w:rsidRDefault="00473312" w:rsidP="00473312">
            <w:pPr>
              <w:pStyle w:val="hdr1"/>
              <w:ind w:left="0"/>
              <w:jc w:val="left"/>
              <w:rPr>
                <w:sz w:val="20"/>
              </w:rPr>
            </w:pPr>
            <w:r>
              <w:rPr>
                <w:sz w:val="20"/>
              </w:rPr>
              <w:t>08/22/2019</w:t>
            </w:r>
          </w:p>
          <w:p w14:paraId="4EB1CFA0" w14:textId="77777777" w:rsidR="00690E2C" w:rsidRDefault="00690E2C" w:rsidP="001118A1">
            <w:pPr>
              <w:pStyle w:val="hdr1"/>
              <w:ind w:left="0"/>
              <w:jc w:val="left"/>
              <w:rPr>
                <w:sz w:val="20"/>
              </w:rPr>
            </w:pPr>
          </w:p>
        </w:tc>
        <w:tc>
          <w:tcPr>
            <w:tcW w:w="5238" w:type="dxa"/>
          </w:tcPr>
          <w:p w14:paraId="2180542D" w14:textId="77777777" w:rsidR="00473312" w:rsidRDefault="00473312" w:rsidP="00473312">
            <w:pPr>
              <w:pStyle w:val="hdr1"/>
              <w:ind w:left="0"/>
              <w:jc w:val="left"/>
              <w:rPr>
                <w:color w:val="000000"/>
                <w:sz w:val="20"/>
              </w:rPr>
            </w:pPr>
            <w:r>
              <w:rPr>
                <w:color w:val="000000"/>
                <w:sz w:val="20"/>
              </w:rPr>
              <w:t xml:space="preserve">TFS 15232 – Attendance Policy </w:t>
            </w:r>
            <w:proofErr w:type="spellStart"/>
            <w:r>
              <w:rPr>
                <w:color w:val="000000"/>
                <w:sz w:val="20"/>
              </w:rPr>
              <w:t>Earnback</w:t>
            </w:r>
            <w:proofErr w:type="spellEnd"/>
          </w:p>
          <w:p w14:paraId="16771368" w14:textId="77777777" w:rsidR="00690E2C" w:rsidRDefault="00690E2C" w:rsidP="001118A1">
            <w:pPr>
              <w:pStyle w:val="hdr1"/>
              <w:ind w:left="0"/>
              <w:jc w:val="left"/>
              <w:rPr>
                <w:color w:val="000000"/>
                <w:sz w:val="20"/>
              </w:rPr>
            </w:pPr>
          </w:p>
        </w:tc>
        <w:tc>
          <w:tcPr>
            <w:tcW w:w="2790" w:type="dxa"/>
          </w:tcPr>
          <w:p w14:paraId="71302DEE" w14:textId="5A068868" w:rsidR="00690E2C" w:rsidRDefault="00473312">
            <w:pPr>
              <w:pStyle w:val="hdr1"/>
              <w:ind w:left="0"/>
              <w:jc w:val="left"/>
              <w:rPr>
                <w:sz w:val="20"/>
              </w:rPr>
            </w:pPr>
            <w:r>
              <w:rPr>
                <w:sz w:val="20"/>
              </w:rPr>
              <w:t>Lili Huang</w:t>
            </w:r>
          </w:p>
        </w:tc>
      </w:tr>
      <w:tr w:rsidR="00690E2C" w14:paraId="29A97086" w14:textId="77777777" w:rsidTr="00C05BF2">
        <w:tc>
          <w:tcPr>
            <w:tcW w:w="1440" w:type="dxa"/>
          </w:tcPr>
          <w:p w14:paraId="11DAAD11" w14:textId="77777777" w:rsidR="00473312" w:rsidRDefault="00473312" w:rsidP="00473312">
            <w:pPr>
              <w:pStyle w:val="hdr1"/>
              <w:ind w:left="0"/>
              <w:jc w:val="left"/>
              <w:rPr>
                <w:sz w:val="20"/>
              </w:rPr>
            </w:pPr>
            <w:r>
              <w:rPr>
                <w:sz w:val="20"/>
              </w:rPr>
              <w:t>8/28/2019</w:t>
            </w:r>
          </w:p>
          <w:p w14:paraId="2E1B406B" w14:textId="77777777" w:rsidR="00690E2C" w:rsidRDefault="00690E2C" w:rsidP="001118A1">
            <w:pPr>
              <w:pStyle w:val="hdr1"/>
              <w:ind w:left="0"/>
              <w:jc w:val="left"/>
              <w:rPr>
                <w:sz w:val="20"/>
              </w:rPr>
            </w:pPr>
          </w:p>
        </w:tc>
        <w:tc>
          <w:tcPr>
            <w:tcW w:w="5238" w:type="dxa"/>
          </w:tcPr>
          <w:p w14:paraId="7D3CC454" w14:textId="77777777" w:rsidR="00473312" w:rsidRDefault="00473312" w:rsidP="00473312">
            <w:pPr>
              <w:pStyle w:val="hdr1"/>
              <w:ind w:left="0"/>
              <w:jc w:val="left"/>
              <w:rPr>
                <w:color w:val="000000"/>
                <w:sz w:val="20"/>
              </w:rPr>
            </w:pPr>
            <w:r>
              <w:rPr>
                <w:color w:val="000000"/>
                <w:sz w:val="20"/>
              </w:rPr>
              <w:t xml:space="preserve">TFS 15232 – Attendance Policy </w:t>
            </w:r>
            <w:proofErr w:type="spellStart"/>
            <w:r>
              <w:rPr>
                <w:color w:val="000000"/>
                <w:sz w:val="20"/>
              </w:rPr>
              <w:t>Earnback</w:t>
            </w:r>
            <w:proofErr w:type="spellEnd"/>
          </w:p>
          <w:p w14:paraId="1F44D1D7" w14:textId="77777777" w:rsidR="00473312" w:rsidRDefault="00473312" w:rsidP="00473312">
            <w:pPr>
              <w:pStyle w:val="hdr1"/>
              <w:ind w:left="0"/>
              <w:jc w:val="left"/>
              <w:rPr>
                <w:color w:val="000000"/>
                <w:sz w:val="20"/>
              </w:rPr>
            </w:pPr>
            <w:r>
              <w:rPr>
                <w:color w:val="000000"/>
                <w:sz w:val="20"/>
              </w:rPr>
              <w:t>Updated section 8: added condition</w:t>
            </w:r>
          </w:p>
          <w:p w14:paraId="66830569" w14:textId="77777777" w:rsidR="00690E2C" w:rsidRDefault="00690E2C" w:rsidP="001118A1">
            <w:pPr>
              <w:pStyle w:val="hdr1"/>
              <w:ind w:left="0"/>
              <w:jc w:val="left"/>
              <w:rPr>
                <w:color w:val="000000"/>
                <w:sz w:val="20"/>
              </w:rPr>
            </w:pPr>
          </w:p>
        </w:tc>
        <w:tc>
          <w:tcPr>
            <w:tcW w:w="2790" w:type="dxa"/>
          </w:tcPr>
          <w:p w14:paraId="563E60CE" w14:textId="77777777" w:rsidR="00473312" w:rsidRDefault="00473312" w:rsidP="00473312">
            <w:pPr>
              <w:pStyle w:val="hdr1"/>
              <w:ind w:left="0"/>
              <w:jc w:val="left"/>
              <w:rPr>
                <w:sz w:val="20"/>
              </w:rPr>
            </w:pPr>
            <w:r>
              <w:rPr>
                <w:sz w:val="20"/>
              </w:rPr>
              <w:t>Lili Huang</w:t>
            </w:r>
          </w:p>
          <w:p w14:paraId="4B73845B" w14:textId="77777777" w:rsidR="00690E2C" w:rsidRDefault="00690E2C">
            <w:pPr>
              <w:pStyle w:val="hdr1"/>
              <w:ind w:left="0"/>
              <w:jc w:val="left"/>
              <w:rPr>
                <w:sz w:val="20"/>
              </w:rPr>
            </w:pPr>
          </w:p>
        </w:tc>
      </w:tr>
      <w:tr w:rsidR="00690E2C" w14:paraId="534F268D" w14:textId="77777777" w:rsidTr="00C05BF2">
        <w:tc>
          <w:tcPr>
            <w:tcW w:w="1440" w:type="dxa"/>
          </w:tcPr>
          <w:p w14:paraId="68B74AB3" w14:textId="77777777" w:rsidR="00473312" w:rsidRDefault="00473312" w:rsidP="00473312">
            <w:pPr>
              <w:pStyle w:val="hdr1"/>
              <w:ind w:left="0"/>
              <w:jc w:val="left"/>
              <w:rPr>
                <w:sz w:val="20"/>
              </w:rPr>
            </w:pPr>
            <w:r>
              <w:rPr>
                <w:sz w:val="20"/>
              </w:rPr>
              <w:t>09/04/2019</w:t>
            </w:r>
          </w:p>
          <w:p w14:paraId="56091793" w14:textId="77777777" w:rsidR="00690E2C" w:rsidRDefault="00690E2C" w:rsidP="001118A1">
            <w:pPr>
              <w:pStyle w:val="hdr1"/>
              <w:ind w:left="0"/>
              <w:jc w:val="left"/>
              <w:rPr>
                <w:sz w:val="20"/>
              </w:rPr>
            </w:pPr>
          </w:p>
        </w:tc>
        <w:tc>
          <w:tcPr>
            <w:tcW w:w="5238" w:type="dxa"/>
          </w:tcPr>
          <w:p w14:paraId="7DD6E4D6" w14:textId="77777777" w:rsidR="00473312" w:rsidRDefault="00473312" w:rsidP="00473312">
            <w:pPr>
              <w:pStyle w:val="hdr1"/>
              <w:ind w:left="0"/>
              <w:jc w:val="left"/>
              <w:rPr>
                <w:color w:val="000000"/>
                <w:sz w:val="20"/>
              </w:rPr>
            </w:pPr>
            <w:r>
              <w:rPr>
                <w:color w:val="000000"/>
                <w:sz w:val="20"/>
              </w:rPr>
              <w:t xml:space="preserve">TFS 14679 – Follow-up Process </w:t>
            </w:r>
          </w:p>
          <w:p w14:paraId="35DA3772" w14:textId="77777777" w:rsidR="00690E2C" w:rsidRDefault="00690E2C" w:rsidP="001118A1">
            <w:pPr>
              <w:pStyle w:val="hdr1"/>
              <w:ind w:left="0"/>
              <w:jc w:val="left"/>
              <w:rPr>
                <w:color w:val="000000"/>
                <w:sz w:val="20"/>
              </w:rPr>
            </w:pPr>
          </w:p>
        </w:tc>
        <w:tc>
          <w:tcPr>
            <w:tcW w:w="2790" w:type="dxa"/>
          </w:tcPr>
          <w:p w14:paraId="0F8DF07A" w14:textId="5DCB736D" w:rsidR="00690E2C" w:rsidRDefault="00473312">
            <w:pPr>
              <w:pStyle w:val="hdr1"/>
              <w:ind w:left="0"/>
              <w:jc w:val="left"/>
              <w:rPr>
                <w:sz w:val="20"/>
              </w:rPr>
            </w:pPr>
            <w:r>
              <w:rPr>
                <w:sz w:val="20"/>
              </w:rPr>
              <w:t>Lili Huang</w:t>
            </w:r>
          </w:p>
        </w:tc>
      </w:tr>
      <w:tr w:rsidR="00690E2C" w14:paraId="6EA9EC0A" w14:textId="77777777" w:rsidTr="00C05BF2">
        <w:tc>
          <w:tcPr>
            <w:tcW w:w="1440" w:type="dxa"/>
          </w:tcPr>
          <w:p w14:paraId="445A79F2" w14:textId="77777777" w:rsidR="00473312" w:rsidRDefault="00473312" w:rsidP="00473312">
            <w:pPr>
              <w:pStyle w:val="hdr1"/>
              <w:ind w:left="0"/>
              <w:jc w:val="left"/>
              <w:rPr>
                <w:sz w:val="20"/>
              </w:rPr>
            </w:pPr>
            <w:r>
              <w:rPr>
                <w:sz w:val="20"/>
              </w:rPr>
              <w:t>09/24/2019</w:t>
            </w:r>
          </w:p>
          <w:p w14:paraId="5E0519F2" w14:textId="77777777" w:rsidR="00473312" w:rsidRDefault="00473312" w:rsidP="00473312">
            <w:pPr>
              <w:pStyle w:val="hdr1"/>
              <w:ind w:left="0"/>
              <w:jc w:val="left"/>
              <w:rPr>
                <w:sz w:val="20"/>
              </w:rPr>
            </w:pPr>
          </w:p>
          <w:p w14:paraId="11BD526D" w14:textId="77777777" w:rsidR="00690E2C" w:rsidRDefault="00690E2C" w:rsidP="001118A1">
            <w:pPr>
              <w:pStyle w:val="hdr1"/>
              <w:ind w:left="0"/>
              <w:jc w:val="left"/>
              <w:rPr>
                <w:sz w:val="20"/>
              </w:rPr>
            </w:pPr>
          </w:p>
        </w:tc>
        <w:tc>
          <w:tcPr>
            <w:tcW w:w="5238" w:type="dxa"/>
          </w:tcPr>
          <w:p w14:paraId="7F7B51A3" w14:textId="77777777" w:rsidR="00473312" w:rsidRDefault="00473312" w:rsidP="00473312">
            <w:pPr>
              <w:pStyle w:val="hdr1"/>
              <w:ind w:left="0"/>
              <w:jc w:val="left"/>
              <w:rPr>
                <w:color w:val="000000"/>
                <w:sz w:val="20"/>
              </w:rPr>
            </w:pPr>
            <w:r>
              <w:rPr>
                <w:color w:val="000000"/>
                <w:sz w:val="20"/>
              </w:rPr>
              <w:t>TFS 15601 – London Alternate Channel Bingo</w:t>
            </w:r>
          </w:p>
          <w:p w14:paraId="270FD446" w14:textId="77777777" w:rsidR="00690E2C" w:rsidRDefault="00690E2C" w:rsidP="001118A1">
            <w:pPr>
              <w:pStyle w:val="hdr1"/>
              <w:ind w:left="0"/>
              <w:jc w:val="left"/>
              <w:rPr>
                <w:color w:val="000000"/>
                <w:sz w:val="20"/>
              </w:rPr>
            </w:pPr>
          </w:p>
        </w:tc>
        <w:tc>
          <w:tcPr>
            <w:tcW w:w="2790" w:type="dxa"/>
          </w:tcPr>
          <w:p w14:paraId="254F4F82" w14:textId="3647A179" w:rsidR="00690E2C" w:rsidRDefault="00473312">
            <w:pPr>
              <w:pStyle w:val="hdr1"/>
              <w:ind w:left="0"/>
              <w:jc w:val="left"/>
              <w:rPr>
                <w:sz w:val="20"/>
              </w:rPr>
            </w:pPr>
            <w:r>
              <w:rPr>
                <w:sz w:val="20"/>
              </w:rPr>
              <w:t>Lili Huang</w:t>
            </w:r>
          </w:p>
        </w:tc>
      </w:tr>
      <w:tr w:rsidR="00690E2C" w14:paraId="64580CC8" w14:textId="77777777" w:rsidTr="00C05BF2">
        <w:tc>
          <w:tcPr>
            <w:tcW w:w="1440" w:type="dxa"/>
          </w:tcPr>
          <w:p w14:paraId="30ABB378" w14:textId="77777777" w:rsidR="00473312" w:rsidRDefault="00473312" w:rsidP="00473312">
            <w:pPr>
              <w:pStyle w:val="hdr1"/>
              <w:ind w:left="0"/>
              <w:jc w:val="left"/>
              <w:rPr>
                <w:sz w:val="20"/>
              </w:rPr>
            </w:pPr>
            <w:r>
              <w:rPr>
                <w:sz w:val="20"/>
              </w:rPr>
              <w:t>12/09/2019</w:t>
            </w:r>
          </w:p>
          <w:p w14:paraId="76431A68" w14:textId="77777777" w:rsidR="00690E2C" w:rsidRDefault="00690E2C" w:rsidP="001118A1">
            <w:pPr>
              <w:pStyle w:val="hdr1"/>
              <w:ind w:left="0"/>
              <w:jc w:val="left"/>
              <w:rPr>
                <w:sz w:val="20"/>
              </w:rPr>
            </w:pPr>
          </w:p>
        </w:tc>
        <w:tc>
          <w:tcPr>
            <w:tcW w:w="5238" w:type="dxa"/>
          </w:tcPr>
          <w:p w14:paraId="7B428E66" w14:textId="77777777" w:rsidR="00473312" w:rsidRDefault="00473312" w:rsidP="00473312">
            <w:pPr>
              <w:pStyle w:val="hdr1"/>
              <w:ind w:left="0"/>
              <w:jc w:val="left"/>
              <w:rPr>
                <w:color w:val="000000"/>
                <w:sz w:val="20"/>
              </w:rPr>
            </w:pPr>
            <w:r>
              <w:rPr>
                <w:color w:val="000000"/>
                <w:sz w:val="20"/>
              </w:rPr>
              <w:t>TFS 15833 – Workflow change for warning logs</w:t>
            </w:r>
          </w:p>
          <w:p w14:paraId="435DCBC7" w14:textId="77777777" w:rsidR="00473312" w:rsidRDefault="00473312" w:rsidP="00473312">
            <w:pPr>
              <w:pStyle w:val="hdr1"/>
              <w:ind w:left="0"/>
              <w:jc w:val="left"/>
              <w:rPr>
                <w:color w:val="000000"/>
                <w:sz w:val="20"/>
              </w:rPr>
            </w:pPr>
            <w:r>
              <w:rPr>
                <w:color w:val="000000"/>
                <w:sz w:val="20"/>
              </w:rPr>
              <w:t xml:space="preserve">(“Pending Employee Review” </w:t>
            </w:r>
            <w:r w:rsidRPr="00573C53">
              <w:rPr>
                <w:color w:val="000000"/>
                <w:sz w:val="20"/>
              </w:rPr>
              <w:sym w:font="Wingdings" w:char="F0E0"/>
            </w:r>
            <w:r>
              <w:rPr>
                <w:color w:val="000000"/>
                <w:sz w:val="20"/>
              </w:rPr>
              <w:t xml:space="preserve"> Completed)</w:t>
            </w:r>
          </w:p>
          <w:p w14:paraId="0758F81A" w14:textId="77777777" w:rsidR="00690E2C" w:rsidRDefault="00690E2C" w:rsidP="001118A1">
            <w:pPr>
              <w:pStyle w:val="hdr1"/>
              <w:ind w:left="0"/>
              <w:jc w:val="left"/>
              <w:rPr>
                <w:color w:val="000000"/>
                <w:sz w:val="20"/>
              </w:rPr>
            </w:pPr>
          </w:p>
        </w:tc>
        <w:tc>
          <w:tcPr>
            <w:tcW w:w="2790" w:type="dxa"/>
          </w:tcPr>
          <w:p w14:paraId="7B32BBB5" w14:textId="7EC6A7EE" w:rsidR="00690E2C" w:rsidRDefault="001A7115">
            <w:pPr>
              <w:pStyle w:val="hdr1"/>
              <w:ind w:left="0"/>
              <w:jc w:val="left"/>
              <w:rPr>
                <w:sz w:val="20"/>
              </w:rPr>
            </w:pPr>
            <w:r>
              <w:rPr>
                <w:sz w:val="20"/>
              </w:rPr>
              <w:t>Lili Huang</w:t>
            </w:r>
          </w:p>
        </w:tc>
      </w:tr>
      <w:tr w:rsidR="00690E2C" w14:paraId="3C3D6565" w14:textId="77777777" w:rsidTr="00C05BF2">
        <w:tc>
          <w:tcPr>
            <w:tcW w:w="1440" w:type="dxa"/>
          </w:tcPr>
          <w:p w14:paraId="30CAE715" w14:textId="77777777" w:rsidR="00473312" w:rsidRDefault="00473312" w:rsidP="00473312">
            <w:pPr>
              <w:pStyle w:val="hdr1"/>
              <w:ind w:left="0"/>
              <w:jc w:val="left"/>
              <w:rPr>
                <w:sz w:val="20"/>
              </w:rPr>
            </w:pPr>
            <w:r>
              <w:rPr>
                <w:sz w:val="20"/>
              </w:rPr>
              <w:t>03/23/2020</w:t>
            </w:r>
          </w:p>
          <w:p w14:paraId="34851A76" w14:textId="77777777" w:rsidR="00690E2C" w:rsidRDefault="00690E2C" w:rsidP="001118A1">
            <w:pPr>
              <w:pStyle w:val="hdr1"/>
              <w:ind w:left="0"/>
              <w:jc w:val="left"/>
              <w:rPr>
                <w:sz w:val="20"/>
              </w:rPr>
            </w:pPr>
          </w:p>
        </w:tc>
        <w:tc>
          <w:tcPr>
            <w:tcW w:w="5238" w:type="dxa"/>
          </w:tcPr>
          <w:p w14:paraId="6219AE78" w14:textId="77777777" w:rsidR="00473312" w:rsidRDefault="00473312" w:rsidP="00473312">
            <w:pPr>
              <w:pStyle w:val="hdr1"/>
              <w:ind w:left="0"/>
              <w:jc w:val="left"/>
              <w:rPr>
                <w:color w:val="000000"/>
                <w:sz w:val="20"/>
              </w:rPr>
            </w:pPr>
            <w:r>
              <w:rPr>
                <w:color w:val="000000"/>
                <w:sz w:val="20"/>
              </w:rPr>
              <w:t>TFS 16893 – Allow employees to enter comments to warnings</w:t>
            </w:r>
          </w:p>
          <w:p w14:paraId="7154FDDA" w14:textId="77777777" w:rsidR="00690E2C" w:rsidRDefault="00690E2C" w:rsidP="001118A1">
            <w:pPr>
              <w:pStyle w:val="hdr1"/>
              <w:ind w:left="0"/>
              <w:jc w:val="left"/>
              <w:rPr>
                <w:color w:val="000000"/>
                <w:sz w:val="20"/>
              </w:rPr>
            </w:pPr>
          </w:p>
        </w:tc>
        <w:tc>
          <w:tcPr>
            <w:tcW w:w="2790" w:type="dxa"/>
          </w:tcPr>
          <w:p w14:paraId="649B7DFE" w14:textId="26255D02" w:rsidR="00690E2C" w:rsidRDefault="001A7115">
            <w:pPr>
              <w:pStyle w:val="hdr1"/>
              <w:ind w:left="0"/>
              <w:jc w:val="left"/>
              <w:rPr>
                <w:sz w:val="20"/>
              </w:rPr>
            </w:pPr>
            <w:r>
              <w:rPr>
                <w:sz w:val="20"/>
              </w:rPr>
              <w:t>Lili Huang</w:t>
            </w:r>
          </w:p>
        </w:tc>
      </w:tr>
      <w:tr w:rsidR="00690E2C" w14:paraId="2A0BABD2" w14:textId="77777777" w:rsidTr="00C05BF2">
        <w:tc>
          <w:tcPr>
            <w:tcW w:w="1440" w:type="dxa"/>
          </w:tcPr>
          <w:p w14:paraId="03B7A86A" w14:textId="79965F73" w:rsidR="00690E2C" w:rsidRDefault="00473312" w:rsidP="001118A1">
            <w:pPr>
              <w:pStyle w:val="hdr1"/>
              <w:ind w:left="0"/>
              <w:jc w:val="left"/>
              <w:rPr>
                <w:sz w:val="20"/>
              </w:rPr>
            </w:pPr>
            <w:r>
              <w:rPr>
                <w:sz w:val="20"/>
              </w:rPr>
              <w:t>07/24/2020</w:t>
            </w:r>
          </w:p>
        </w:tc>
        <w:tc>
          <w:tcPr>
            <w:tcW w:w="5238" w:type="dxa"/>
          </w:tcPr>
          <w:p w14:paraId="37C4AFBE" w14:textId="280B0822" w:rsidR="00690E2C" w:rsidRDefault="00473312" w:rsidP="001118A1">
            <w:pPr>
              <w:pStyle w:val="hdr1"/>
              <w:ind w:left="0"/>
              <w:jc w:val="left"/>
              <w:rPr>
                <w:color w:val="000000"/>
                <w:sz w:val="20"/>
              </w:rPr>
            </w:pPr>
            <w:r>
              <w:rPr>
                <w:color w:val="000000"/>
                <w:sz w:val="20"/>
              </w:rPr>
              <w:t>TFS 17803 – Update GDIT to MAXIMUS</w:t>
            </w:r>
          </w:p>
        </w:tc>
        <w:tc>
          <w:tcPr>
            <w:tcW w:w="2790" w:type="dxa"/>
          </w:tcPr>
          <w:p w14:paraId="0F96DF92" w14:textId="76AB7C4F" w:rsidR="00690E2C" w:rsidRDefault="00F84489">
            <w:pPr>
              <w:pStyle w:val="hdr1"/>
              <w:ind w:left="0"/>
              <w:jc w:val="left"/>
              <w:rPr>
                <w:sz w:val="20"/>
              </w:rPr>
            </w:pPr>
            <w:r>
              <w:rPr>
                <w:sz w:val="20"/>
              </w:rPr>
              <w:t>Lili Huang</w:t>
            </w:r>
          </w:p>
        </w:tc>
      </w:tr>
      <w:tr w:rsidR="009F0FF1" w14:paraId="6EE2EBB1" w14:textId="77777777" w:rsidTr="00C05BF2">
        <w:tc>
          <w:tcPr>
            <w:tcW w:w="1440" w:type="dxa"/>
          </w:tcPr>
          <w:p w14:paraId="0561F9D5" w14:textId="77777777" w:rsidR="009F0FF1" w:rsidRDefault="009F0FF1" w:rsidP="001118A1">
            <w:pPr>
              <w:pStyle w:val="hdr1"/>
              <w:ind w:left="0"/>
              <w:jc w:val="left"/>
              <w:rPr>
                <w:sz w:val="20"/>
              </w:rPr>
            </w:pPr>
            <w:r>
              <w:rPr>
                <w:sz w:val="20"/>
              </w:rPr>
              <w:t>07/31/2020</w:t>
            </w:r>
          </w:p>
          <w:p w14:paraId="4A757E37" w14:textId="77777777" w:rsidR="001C5F30" w:rsidRDefault="001C5F30" w:rsidP="001118A1">
            <w:pPr>
              <w:pStyle w:val="hdr1"/>
              <w:ind w:left="0"/>
              <w:jc w:val="left"/>
              <w:rPr>
                <w:sz w:val="20"/>
              </w:rPr>
            </w:pPr>
          </w:p>
        </w:tc>
        <w:tc>
          <w:tcPr>
            <w:tcW w:w="5238" w:type="dxa"/>
          </w:tcPr>
          <w:p w14:paraId="1877DE59" w14:textId="77777777" w:rsidR="009F0FF1" w:rsidRDefault="009F0FF1" w:rsidP="001118A1">
            <w:pPr>
              <w:pStyle w:val="hdr1"/>
              <w:ind w:left="0"/>
              <w:jc w:val="left"/>
              <w:rPr>
                <w:color w:val="000000"/>
                <w:sz w:val="20"/>
              </w:rPr>
            </w:pPr>
            <w:r>
              <w:rPr>
                <w:color w:val="000000"/>
                <w:sz w:val="20"/>
              </w:rPr>
              <w:t>TFS 17803 – Update GDIT to MAXIMUS</w:t>
            </w:r>
          </w:p>
          <w:p w14:paraId="38FCD21F" w14:textId="10069992" w:rsidR="001C5F30" w:rsidRDefault="009F0FF1" w:rsidP="007144DD">
            <w:pPr>
              <w:pStyle w:val="hdr1"/>
              <w:ind w:left="0"/>
              <w:jc w:val="left"/>
              <w:rPr>
                <w:color w:val="000000"/>
                <w:sz w:val="20"/>
              </w:rPr>
            </w:pPr>
            <w:r>
              <w:rPr>
                <w:color w:val="000000"/>
                <w:sz w:val="20"/>
              </w:rPr>
              <w:t xml:space="preserve">Updated performance scorecard </w:t>
            </w:r>
            <w:proofErr w:type="spellStart"/>
            <w:r>
              <w:rPr>
                <w:color w:val="000000"/>
                <w:sz w:val="20"/>
              </w:rPr>
              <w:t>url</w:t>
            </w:r>
            <w:proofErr w:type="spellEnd"/>
            <w:r>
              <w:rPr>
                <w:color w:val="000000"/>
                <w:sz w:val="20"/>
              </w:rPr>
              <w:t xml:space="preserve"> from </w:t>
            </w:r>
            <w:proofErr w:type="spellStart"/>
            <w:r>
              <w:rPr>
                <w:color w:val="000000"/>
                <w:sz w:val="20"/>
              </w:rPr>
              <w:t>vangent</w:t>
            </w:r>
            <w:proofErr w:type="spellEnd"/>
            <w:r>
              <w:rPr>
                <w:color w:val="000000"/>
                <w:sz w:val="20"/>
              </w:rPr>
              <w:t xml:space="preserve"> to current.</w:t>
            </w:r>
          </w:p>
        </w:tc>
        <w:tc>
          <w:tcPr>
            <w:tcW w:w="2790" w:type="dxa"/>
          </w:tcPr>
          <w:p w14:paraId="2B22BE15" w14:textId="683E3487" w:rsidR="001C5F30" w:rsidRDefault="009F0FF1" w:rsidP="007144DD">
            <w:pPr>
              <w:pStyle w:val="hdr1"/>
              <w:ind w:left="0"/>
              <w:jc w:val="left"/>
              <w:rPr>
                <w:sz w:val="20"/>
              </w:rPr>
            </w:pPr>
            <w:r>
              <w:rPr>
                <w:sz w:val="20"/>
              </w:rPr>
              <w:t>Lili Huang</w:t>
            </w:r>
          </w:p>
        </w:tc>
      </w:tr>
      <w:tr w:rsidR="00690E2C" w14:paraId="12D7BA5B" w14:textId="77777777" w:rsidTr="00C05BF2">
        <w:tc>
          <w:tcPr>
            <w:tcW w:w="1440" w:type="dxa"/>
          </w:tcPr>
          <w:p w14:paraId="5DC09BCD" w14:textId="77777777" w:rsidR="00521E4E" w:rsidRDefault="00521E4E" w:rsidP="00521E4E">
            <w:pPr>
              <w:pStyle w:val="hdr1"/>
              <w:ind w:left="0"/>
              <w:jc w:val="left"/>
              <w:rPr>
                <w:sz w:val="20"/>
              </w:rPr>
            </w:pPr>
            <w:r>
              <w:rPr>
                <w:sz w:val="20"/>
              </w:rPr>
              <w:t>08/18/20202</w:t>
            </w:r>
          </w:p>
          <w:p w14:paraId="582F5035" w14:textId="77777777" w:rsidR="00690E2C" w:rsidRDefault="00690E2C" w:rsidP="001118A1">
            <w:pPr>
              <w:pStyle w:val="hdr1"/>
              <w:ind w:left="0"/>
              <w:jc w:val="left"/>
              <w:rPr>
                <w:sz w:val="20"/>
              </w:rPr>
            </w:pPr>
          </w:p>
        </w:tc>
        <w:tc>
          <w:tcPr>
            <w:tcW w:w="5238" w:type="dxa"/>
          </w:tcPr>
          <w:p w14:paraId="076A88E4" w14:textId="77777777" w:rsidR="00521E4E" w:rsidRDefault="00521E4E" w:rsidP="00521E4E">
            <w:pPr>
              <w:pStyle w:val="hdr1"/>
              <w:ind w:left="0"/>
              <w:jc w:val="left"/>
              <w:rPr>
                <w:color w:val="000000"/>
                <w:sz w:val="20"/>
              </w:rPr>
            </w:pPr>
            <w:r>
              <w:rPr>
                <w:color w:val="000000"/>
                <w:sz w:val="20"/>
              </w:rPr>
              <w:t xml:space="preserve">TFS 18176 – Allow senior </w:t>
            </w:r>
            <w:proofErr w:type="gramStart"/>
            <w:r>
              <w:rPr>
                <w:color w:val="000000"/>
                <w:sz w:val="20"/>
              </w:rPr>
              <w:t>manage</w:t>
            </w:r>
            <w:proofErr w:type="gramEnd"/>
            <w:r>
              <w:rPr>
                <w:color w:val="000000"/>
                <w:sz w:val="20"/>
              </w:rPr>
              <w:t xml:space="preserve"> to view log details.</w:t>
            </w:r>
          </w:p>
          <w:p w14:paraId="2A24F146" w14:textId="1D124568" w:rsidR="00690E2C" w:rsidRDefault="00521E4E" w:rsidP="00521E4E">
            <w:pPr>
              <w:pStyle w:val="hdr1"/>
              <w:ind w:left="0"/>
              <w:jc w:val="left"/>
              <w:rPr>
                <w:color w:val="000000"/>
                <w:sz w:val="20"/>
              </w:rPr>
            </w:pPr>
            <w:r>
              <w:rPr>
                <w:color w:val="000000"/>
                <w:sz w:val="20"/>
              </w:rPr>
              <w:t>Added section “6. Logic to determine who can view log details”</w:t>
            </w:r>
          </w:p>
        </w:tc>
        <w:tc>
          <w:tcPr>
            <w:tcW w:w="2790" w:type="dxa"/>
          </w:tcPr>
          <w:p w14:paraId="07F2FDFD" w14:textId="77777777" w:rsidR="00521E4E" w:rsidRDefault="00521E4E" w:rsidP="00521E4E">
            <w:pPr>
              <w:pStyle w:val="hdr1"/>
              <w:ind w:left="0"/>
              <w:jc w:val="left"/>
              <w:rPr>
                <w:sz w:val="20"/>
              </w:rPr>
            </w:pPr>
            <w:r>
              <w:rPr>
                <w:sz w:val="20"/>
              </w:rPr>
              <w:t>Lili Huang</w:t>
            </w:r>
          </w:p>
          <w:p w14:paraId="6648D31C" w14:textId="77777777" w:rsidR="00690E2C" w:rsidRDefault="00690E2C">
            <w:pPr>
              <w:pStyle w:val="hdr1"/>
              <w:ind w:left="0"/>
              <w:jc w:val="left"/>
              <w:rPr>
                <w:sz w:val="20"/>
              </w:rPr>
            </w:pPr>
          </w:p>
        </w:tc>
      </w:tr>
      <w:tr w:rsidR="00C32237" w14:paraId="15278A92" w14:textId="77777777" w:rsidTr="00C05BF2">
        <w:tc>
          <w:tcPr>
            <w:tcW w:w="1440" w:type="dxa"/>
          </w:tcPr>
          <w:p w14:paraId="1278CAC2" w14:textId="77777777" w:rsidR="00C32237" w:rsidRDefault="007144DD" w:rsidP="001118A1">
            <w:pPr>
              <w:pStyle w:val="hdr1"/>
              <w:ind w:left="0"/>
              <w:jc w:val="left"/>
              <w:rPr>
                <w:sz w:val="20"/>
              </w:rPr>
            </w:pPr>
            <w:r>
              <w:rPr>
                <w:sz w:val="20"/>
              </w:rPr>
              <w:t>09/23/2020</w:t>
            </w:r>
          </w:p>
        </w:tc>
        <w:tc>
          <w:tcPr>
            <w:tcW w:w="5238" w:type="dxa"/>
          </w:tcPr>
          <w:p w14:paraId="3F0725DB" w14:textId="77777777" w:rsidR="007144DD" w:rsidRDefault="007144DD" w:rsidP="007144DD">
            <w:pPr>
              <w:pStyle w:val="hdr1"/>
              <w:ind w:left="0"/>
              <w:jc w:val="left"/>
              <w:rPr>
                <w:color w:val="000000"/>
                <w:sz w:val="20"/>
              </w:rPr>
            </w:pPr>
            <w:r>
              <w:rPr>
                <w:color w:val="000000"/>
                <w:sz w:val="20"/>
              </w:rPr>
              <w:t>TFS 18449 – CSR Incentive Data Feeds (IDD)</w:t>
            </w:r>
          </w:p>
          <w:p w14:paraId="104410F0" w14:textId="77777777" w:rsidR="00C32237" w:rsidRDefault="00C32237" w:rsidP="001118A1">
            <w:pPr>
              <w:pStyle w:val="hdr1"/>
              <w:ind w:left="0"/>
              <w:jc w:val="left"/>
              <w:rPr>
                <w:color w:val="000000"/>
                <w:sz w:val="20"/>
              </w:rPr>
            </w:pPr>
          </w:p>
        </w:tc>
        <w:tc>
          <w:tcPr>
            <w:tcW w:w="2790" w:type="dxa"/>
          </w:tcPr>
          <w:p w14:paraId="1E4A7A84" w14:textId="77777777" w:rsidR="007144DD" w:rsidRDefault="007144DD" w:rsidP="007144DD">
            <w:pPr>
              <w:pStyle w:val="hdr1"/>
              <w:ind w:left="0"/>
              <w:jc w:val="left"/>
              <w:rPr>
                <w:sz w:val="20"/>
              </w:rPr>
            </w:pPr>
            <w:r>
              <w:rPr>
                <w:sz w:val="20"/>
              </w:rPr>
              <w:t>Lili Huang</w:t>
            </w:r>
          </w:p>
          <w:p w14:paraId="2A4ADDB1" w14:textId="77777777" w:rsidR="00C32237" w:rsidRDefault="00C32237">
            <w:pPr>
              <w:pStyle w:val="hdr1"/>
              <w:ind w:left="0"/>
              <w:jc w:val="left"/>
              <w:rPr>
                <w:sz w:val="20"/>
              </w:rPr>
            </w:pPr>
          </w:p>
        </w:tc>
      </w:tr>
      <w:tr w:rsidR="002C077F" w14:paraId="34720F72" w14:textId="77777777" w:rsidTr="00C05BF2">
        <w:tc>
          <w:tcPr>
            <w:tcW w:w="1440" w:type="dxa"/>
          </w:tcPr>
          <w:p w14:paraId="14F50E2D" w14:textId="77777777" w:rsidR="002C077F" w:rsidRDefault="002C077F" w:rsidP="001118A1">
            <w:pPr>
              <w:pStyle w:val="hdr1"/>
              <w:ind w:left="0"/>
              <w:jc w:val="left"/>
              <w:rPr>
                <w:sz w:val="20"/>
              </w:rPr>
            </w:pPr>
            <w:r>
              <w:rPr>
                <w:sz w:val="20"/>
              </w:rPr>
              <w:lastRenderedPageBreak/>
              <w:t>05/24/2021</w:t>
            </w:r>
          </w:p>
          <w:p w14:paraId="0F8F62D6" w14:textId="1D2A0284" w:rsidR="00C51237" w:rsidRDefault="00C51237" w:rsidP="001118A1">
            <w:pPr>
              <w:pStyle w:val="hdr1"/>
              <w:ind w:left="0"/>
              <w:jc w:val="left"/>
              <w:rPr>
                <w:sz w:val="20"/>
              </w:rPr>
            </w:pPr>
          </w:p>
        </w:tc>
        <w:tc>
          <w:tcPr>
            <w:tcW w:w="5238" w:type="dxa"/>
          </w:tcPr>
          <w:p w14:paraId="0ACF5328" w14:textId="0F66A2CB" w:rsidR="00C51237" w:rsidRDefault="002C077F" w:rsidP="007144DD">
            <w:pPr>
              <w:pStyle w:val="hdr1"/>
              <w:ind w:left="0"/>
              <w:jc w:val="left"/>
              <w:rPr>
                <w:color w:val="000000"/>
                <w:sz w:val="20"/>
              </w:rPr>
            </w:pPr>
            <w:r>
              <w:rPr>
                <w:color w:val="000000"/>
                <w:sz w:val="20"/>
              </w:rPr>
              <w:t xml:space="preserve">TFS 21485 - </w:t>
            </w:r>
            <w:r w:rsidR="00037AEC">
              <w:rPr>
                <w:color w:val="000000"/>
                <w:sz w:val="20"/>
              </w:rPr>
              <w:t>U</w:t>
            </w:r>
            <w:r w:rsidRPr="002C077F">
              <w:rPr>
                <w:color w:val="000000"/>
                <w:sz w:val="20"/>
              </w:rPr>
              <w:t>pdate alternate channel quality now compliance and mastery levels</w:t>
            </w:r>
          </w:p>
        </w:tc>
        <w:tc>
          <w:tcPr>
            <w:tcW w:w="2790" w:type="dxa"/>
          </w:tcPr>
          <w:p w14:paraId="6D21E747" w14:textId="77777777" w:rsidR="002C077F" w:rsidRDefault="002C077F" w:rsidP="007144DD">
            <w:pPr>
              <w:pStyle w:val="hdr1"/>
              <w:ind w:left="0"/>
              <w:jc w:val="left"/>
              <w:rPr>
                <w:sz w:val="20"/>
              </w:rPr>
            </w:pPr>
            <w:r>
              <w:rPr>
                <w:sz w:val="20"/>
              </w:rPr>
              <w:t>Lili Huang</w:t>
            </w:r>
          </w:p>
          <w:p w14:paraId="4EB5EDD6" w14:textId="732EB3D3" w:rsidR="00C51237" w:rsidRDefault="00C51237" w:rsidP="007144DD">
            <w:pPr>
              <w:pStyle w:val="hdr1"/>
              <w:ind w:left="0"/>
              <w:jc w:val="left"/>
              <w:rPr>
                <w:sz w:val="20"/>
              </w:rPr>
            </w:pPr>
          </w:p>
        </w:tc>
      </w:tr>
      <w:tr w:rsidR="00C32237" w14:paraId="60EBA289" w14:textId="77777777" w:rsidTr="00C05BF2">
        <w:tc>
          <w:tcPr>
            <w:tcW w:w="1440" w:type="dxa"/>
          </w:tcPr>
          <w:p w14:paraId="28FBD084" w14:textId="6FAF3CD8" w:rsidR="00C32237" w:rsidRDefault="00C05BF2" w:rsidP="001118A1">
            <w:pPr>
              <w:pStyle w:val="hdr1"/>
              <w:ind w:left="0"/>
              <w:jc w:val="left"/>
              <w:rPr>
                <w:sz w:val="20"/>
              </w:rPr>
            </w:pPr>
            <w:r>
              <w:rPr>
                <w:sz w:val="20"/>
              </w:rPr>
              <w:t>06/29/2021</w:t>
            </w:r>
          </w:p>
        </w:tc>
        <w:tc>
          <w:tcPr>
            <w:tcW w:w="5238" w:type="dxa"/>
          </w:tcPr>
          <w:p w14:paraId="5A02C602" w14:textId="71C75212" w:rsidR="00084839" w:rsidRDefault="00C05BF2" w:rsidP="001118A1">
            <w:pPr>
              <w:pStyle w:val="hdr1"/>
              <w:ind w:left="0"/>
              <w:jc w:val="left"/>
              <w:rPr>
                <w:color w:val="000000"/>
                <w:sz w:val="20"/>
              </w:rPr>
            </w:pPr>
            <w:r>
              <w:rPr>
                <w:color w:val="000000"/>
                <w:sz w:val="20"/>
              </w:rPr>
              <w:t xml:space="preserve">TFS </w:t>
            </w:r>
            <w:r w:rsidR="000D1C5F">
              <w:rPr>
                <w:color w:val="000000"/>
                <w:sz w:val="20"/>
              </w:rPr>
              <w:t>22057</w:t>
            </w:r>
            <w:r>
              <w:rPr>
                <w:color w:val="000000"/>
                <w:sz w:val="20"/>
              </w:rPr>
              <w:t xml:space="preserve">- </w:t>
            </w:r>
            <w:r w:rsidRPr="00C51237">
              <w:rPr>
                <w:color w:val="000000"/>
                <w:sz w:val="20"/>
              </w:rPr>
              <w:t xml:space="preserve">APS static text </w:t>
            </w:r>
            <w:proofErr w:type="gramStart"/>
            <w:r w:rsidRPr="00C51237">
              <w:rPr>
                <w:color w:val="000000"/>
                <w:sz w:val="20"/>
              </w:rPr>
              <w:t>change</w:t>
            </w:r>
            <w:r w:rsidR="00084839">
              <w:rPr>
                <w:color w:val="000000"/>
                <w:sz w:val="20"/>
              </w:rPr>
              <w:t>;</w:t>
            </w:r>
            <w:proofErr w:type="gramEnd"/>
          </w:p>
          <w:p w14:paraId="488BDBBD" w14:textId="77777777" w:rsidR="00F15543" w:rsidRDefault="00F15543" w:rsidP="001118A1">
            <w:pPr>
              <w:pStyle w:val="hdr1"/>
              <w:ind w:left="0"/>
              <w:jc w:val="left"/>
              <w:rPr>
                <w:color w:val="000000"/>
                <w:sz w:val="20"/>
              </w:rPr>
            </w:pPr>
            <w:r>
              <w:rPr>
                <w:color w:val="000000"/>
                <w:sz w:val="20"/>
              </w:rPr>
              <w:t>Updated 9.3 Pending Review</w:t>
            </w:r>
            <w:r w:rsidR="00E6221C">
              <w:rPr>
                <w:color w:val="000000"/>
                <w:sz w:val="20"/>
              </w:rPr>
              <w:t>:</w:t>
            </w:r>
          </w:p>
          <w:p w14:paraId="5F7B2ABF" w14:textId="3551979E" w:rsidR="00E6221C" w:rsidRDefault="00E6221C" w:rsidP="001118A1">
            <w:pPr>
              <w:pStyle w:val="hdr1"/>
              <w:ind w:left="0"/>
              <w:jc w:val="left"/>
              <w:rPr>
                <w:color w:val="000000"/>
                <w:sz w:val="20"/>
              </w:rPr>
            </w:pPr>
            <w:r>
              <w:rPr>
                <w:color w:val="000000"/>
                <w:sz w:val="20"/>
              </w:rPr>
              <w:t>OTH/APS static text (updated 22 to 11)</w:t>
            </w:r>
          </w:p>
        </w:tc>
        <w:tc>
          <w:tcPr>
            <w:tcW w:w="2790" w:type="dxa"/>
          </w:tcPr>
          <w:p w14:paraId="1323D694" w14:textId="61B59D76" w:rsidR="00C32237" w:rsidRDefault="00C05BF2">
            <w:pPr>
              <w:pStyle w:val="hdr1"/>
              <w:ind w:left="0"/>
              <w:jc w:val="left"/>
              <w:rPr>
                <w:sz w:val="20"/>
              </w:rPr>
            </w:pPr>
            <w:r>
              <w:rPr>
                <w:sz w:val="20"/>
              </w:rPr>
              <w:t>Lili Huang</w:t>
            </w:r>
          </w:p>
        </w:tc>
      </w:tr>
      <w:tr w:rsidR="0021006A" w14:paraId="0828468E" w14:textId="77777777" w:rsidTr="00C05BF2">
        <w:tc>
          <w:tcPr>
            <w:tcW w:w="1440" w:type="dxa"/>
          </w:tcPr>
          <w:p w14:paraId="4AC75981" w14:textId="49998503" w:rsidR="004A3C25" w:rsidRDefault="00036966" w:rsidP="0064102E">
            <w:pPr>
              <w:pStyle w:val="hdr1"/>
              <w:ind w:left="0"/>
              <w:jc w:val="left"/>
              <w:rPr>
                <w:sz w:val="20"/>
              </w:rPr>
            </w:pPr>
            <w:r>
              <w:rPr>
                <w:sz w:val="20"/>
              </w:rPr>
              <w:t>08/06/2021</w:t>
            </w:r>
          </w:p>
        </w:tc>
        <w:tc>
          <w:tcPr>
            <w:tcW w:w="5238" w:type="dxa"/>
          </w:tcPr>
          <w:p w14:paraId="2867CB3D" w14:textId="77777777" w:rsidR="004A3C25" w:rsidRDefault="00036966" w:rsidP="00277E99">
            <w:pPr>
              <w:pStyle w:val="hdr1"/>
              <w:ind w:left="0"/>
              <w:jc w:val="left"/>
              <w:rPr>
                <w:color w:val="000000"/>
                <w:sz w:val="20"/>
              </w:rPr>
            </w:pPr>
            <w:r>
              <w:rPr>
                <w:color w:val="000000"/>
                <w:sz w:val="20"/>
              </w:rPr>
              <w:t xml:space="preserve">TFS 22256 Quality Now Logs </w:t>
            </w:r>
            <w:proofErr w:type="gramStart"/>
            <w:r>
              <w:rPr>
                <w:color w:val="000000"/>
                <w:sz w:val="20"/>
              </w:rPr>
              <w:t>Enhancement;</w:t>
            </w:r>
            <w:proofErr w:type="gramEnd"/>
          </w:p>
          <w:p w14:paraId="5CC18DBE" w14:textId="07912A2D" w:rsidR="00036966" w:rsidRPr="00175E51" w:rsidRDefault="00036966" w:rsidP="00277E99">
            <w:pPr>
              <w:pStyle w:val="hdr1"/>
              <w:ind w:left="0"/>
              <w:jc w:val="left"/>
              <w:rPr>
                <w:color w:val="000000"/>
                <w:sz w:val="20"/>
              </w:rPr>
            </w:pPr>
            <w:r>
              <w:rPr>
                <w:color w:val="000000"/>
                <w:sz w:val="20"/>
              </w:rPr>
              <w:t xml:space="preserve">Moved Quality Now related to </w:t>
            </w:r>
            <w:r w:rsidR="0009516D">
              <w:rPr>
                <w:color w:val="000000"/>
                <w:sz w:val="20"/>
              </w:rPr>
              <w:t>“</w:t>
            </w:r>
            <w:r w:rsidR="0009516D" w:rsidRPr="0009516D">
              <w:rPr>
                <w:color w:val="000000"/>
                <w:sz w:val="20"/>
              </w:rPr>
              <w:t>CCO_eCoaching_Log_Review_QualityNow_DD</w:t>
            </w:r>
            <w:r w:rsidR="0009516D">
              <w:rPr>
                <w:color w:val="000000"/>
                <w:sz w:val="20"/>
              </w:rPr>
              <w:t>.docx”</w:t>
            </w:r>
          </w:p>
        </w:tc>
        <w:tc>
          <w:tcPr>
            <w:tcW w:w="2790" w:type="dxa"/>
          </w:tcPr>
          <w:p w14:paraId="086790BD" w14:textId="57ADF18B" w:rsidR="004A3C25" w:rsidRDefault="00036966">
            <w:pPr>
              <w:pStyle w:val="hdr1"/>
              <w:ind w:left="0"/>
              <w:jc w:val="left"/>
              <w:rPr>
                <w:sz w:val="20"/>
              </w:rPr>
            </w:pPr>
            <w:r>
              <w:rPr>
                <w:sz w:val="20"/>
              </w:rPr>
              <w:t>Lili Huang</w:t>
            </w:r>
          </w:p>
        </w:tc>
      </w:tr>
      <w:tr w:rsidR="001213D1" w14:paraId="7E454764" w14:textId="77777777" w:rsidTr="00C05BF2">
        <w:tc>
          <w:tcPr>
            <w:tcW w:w="1440" w:type="dxa"/>
          </w:tcPr>
          <w:p w14:paraId="3A798E09" w14:textId="5FD1D390" w:rsidR="001213D1" w:rsidRDefault="001213D1" w:rsidP="0064102E">
            <w:pPr>
              <w:pStyle w:val="hdr1"/>
              <w:ind w:left="0"/>
              <w:jc w:val="left"/>
              <w:rPr>
                <w:sz w:val="20"/>
              </w:rPr>
            </w:pPr>
            <w:r>
              <w:rPr>
                <w:sz w:val="20"/>
              </w:rPr>
              <w:t>10/12/2021</w:t>
            </w:r>
          </w:p>
        </w:tc>
        <w:tc>
          <w:tcPr>
            <w:tcW w:w="5238" w:type="dxa"/>
          </w:tcPr>
          <w:p w14:paraId="234E03E0" w14:textId="77777777" w:rsidR="001213D1" w:rsidRDefault="00793D72" w:rsidP="00793D72">
            <w:pPr>
              <w:pStyle w:val="hdr1"/>
              <w:ind w:left="0"/>
              <w:jc w:val="left"/>
              <w:rPr>
                <w:color w:val="000000"/>
                <w:sz w:val="20"/>
              </w:rPr>
            </w:pPr>
            <w:r>
              <w:rPr>
                <w:color w:val="000000"/>
                <w:sz w:val="20"/>
              </w:rPr>
              <w:t xml:space="preserve">TFS 23137 – Quality – new coaching reason </w:t>
            </w:r>
            <w:proofErr w:type="spellStart"/>
            <w:r>
              <w:rPr>
                <w:color w:val="000000"/>
                <w:sz w:val="20"/>
              </w:rPr>
              <w:t>pfd</w:t>
            </w:r>
            <w:proofErr w:type="spellEnd"/>
            <w:r>
              <w:rPr>
                <w:color w:val="000000"/>
                <w:sz w:val="20"/>
              </w:rPr>
              <w:t xml:space="preserve"> and </w:t>
            </w:r>
            <w:proofErr w:type="spellStart"/>
            <w:r>
              <w:rPr>
                <w:color w:val="000000"/>
                <w:sz w:val="20"/>
              </w:rPr>
              <w:t>pfd</w:t>
            </w:r>
            <w:proofErr w:type="spellEnd"/>
            <w:r>
              <w:rPr>
                <w:color w:val="000000"/>
                <w:sz w:val="20"/>
              </w:rPr>
              <w:t xml:space="preserve"> </w:t>
            </w:r>
            <w:proofErr w:type="gramStart"/>
            <w:r>
              <w:rPr>
                <w:color w:val="000000"/>
                <w:sz w:val="20"/>
              </w:rPr>
              <w:t>date;</w:t>
            </w:r>
            <w:proofErr w:type="gramEnd"/>
          </w:p>
          <w:p w14:paraId="644AD1A6" w14:textId="631F013F" w:rsidR="007B0773" w:rsidRDefault="007B0773" w:rsidP="00793D72">
            <w:pPr>
              <w:pStyle w:val="hdr1"/>
              <w:ind w:left="0"/>
              <w:jc w:val="left"/>
              <w:rPr>
                <w:color w:val="000000"/>
                <w:sz w:val="20"/>
              </w:rPr>
            </w:pPr>
            <w:r>
              <w:rPr>
                <w:color w:val="000000"/>
                <w:sz w:val="20"/>
              </w:rPr>
              <w:t>Updated 3.1.5.</w:t>
            </w:r>
          </w:p>
        </w:tc>
        <w:tc>
          <w:tcPr>
            <w:tcW w:w="2790" w:type="dxa"/>
          </w:tcPr>
          <w:p w14:paraId="2559BA1A" w14:textId="4D5CD26E" w:rsidR="001213D1" w:rsidRDefault="00793D72">
            <w:pPr>
              <w:pStyle w:val="hdr1"/>
              <w:ind w:left="0"/>
              <w:jc w:val="left"/>
              <w:rPr>
                <w:sz w:val="20"/>
              </w:rPr>
            </w:pPr>
            <w:r>
              <w:rPr>
                <w:sz w:val="20"/>
              </w:rPr>
              <w:t>Lili Huang</w:t>
            </w:r>
          </w:p>
        </w:tc>
      </w:tr>
      <w:tr w:rsidR="00DF6896" w14:paraId="4C638361" w14:textId="77777777" w:rsidTr="00C05BF2">
        <w:tc>
          <w:tcPr>
            <w:tcW w:w="1440" w:type="dxa"/>
          </w:tcPr>
          <w:p w14:paraId="2C3130A2" w14:textId="78C472B3" w:rsidR="00DF6896" w:rsidRDefault="00DF6896" w:rsidP="0064102E">
            <w:pPr>
              <w:pStyle w:val="hdr1"/>
              <w:ind w:left="0"/>
              <w:jc w:val="left"/>
              <w:rPr>
                <w:sz w:val="20"/>
              </w:rPr>
            </w:pPr>
            <w:r>
              <w:rPr>
                <w:sz w:val="20"/>
              </w:rPr>
              <w:t>03/10/2022</w:t>
            </w:r>
          </w:p>
        </w:tc>
        <w:tc>
          <w:tcPr>
            <w:tcW w:w="5238" w:type="dxa"/>
          </w:tcPr>
          <w:p w14:paraId="1655F071" w14:textId="77777777" w:rsidR="00DF6896" w:rsidRDefault="00DF6896" w:rsidP="00DF6896">
            <w:pPr>
              <w:pStyle w:val="hdr1"/>
              <w:ind w:left="0"/>
              <w:jc w:val="left"/>
              <w:rPr>
                <w:color w:val="000000"/>
                <w:sz w:val="20"/>
              </w:rPr>
            </w:pPr>
            <w:r>
              <w:rPr>
                <w:color w:val="000000"/>
                <w:sz w:val="20"/>
              </w:rPr>
              <w:t xml:space="preserve">TFS 24326 </w:t>
            </w:r>
            <w:proofErr w:type="gramStart"/>
            <w:r>
              <w:rPr>
                <w:color w:val="000000"/>
                <w:sz w:val="20"/>
              </w:rPr>
              <w:t xml:space="preserve">–  </w:t>
            </w:r>
            <w:proofErr w:type="spellStart"/>
            <w:r>
              <w:rPr>
                <w:color w:val="000000"/>
                <w:sz w:val="20"/>
              </w:rPr>
              <w:t>eCL</w:t>
            </w:r>
            <w:proofErr w:type="spellEnd"/>
            <w:proofErr w:type="gramEnd"/>
            <w:r>
              <w:rPr>
                <w:color w:val="000000"/>
                <w:sz w:val="20"/>
              </w:rPr>
              <w:t xml:space="preserve"> logs not displaying fields properly;</w:t>
            </w:r>
          </w:p>
          <w:p w14:paraId="3601D5E4" w14:textId="76C1DD4F" w:rsidR="000C71A5" w:rsidRDefault="00DF6896" w:rsidP="00DF6896">
            <w:pPr>
              <w:pStyle w:val="hdr1"/>
              <w:ind w:left="0"/>
              <w:jc w:val="left"/>
              <w:rPr>
                <w:color w:val="000000"/>
                <w:sz w:val="20"/>
              </w:rPr>
            </w:pPr>
            <w:r>
              <w:rPr>
                <w:color w:val="000000"/>
                <w:sz w:val="20"/>
              </w:rPr>
              <w:t xml:space="preserve">Updated </w:t>
            </w:r>
            <w:proofErr w:type="gramStart"/>
            <w:r>
              <w:rPr>
                <w:color w:val="000000"/>
                <w:sz w:val="20"/>
              </w:rPr>
              <w:t>screenshots</w:t>
            </w:r>
            <w:r w:rsidR="00D46ECE">
              <w:rPr>
                <w:color w:val="000000"/>
                <w:sz w:val="20"/>
              </w:rPr>
              <w:t>;</w:t>
            </w:r>
            <w:proofErr w:type="gramEnd"/>
          </w:p>
          <w:p w14:paraId="7623946F" w14:textId="1ECE5E84" w:rsidR="00D46ECE" w:rsidRDefault="00D46ECE" w:rsidP="00DF6896">
            <w:pPr>
              <w:pStyle w:val="hdr1"/>
              <w:ind w:left="0"/>
              <w:jc w:val="left"/>
              <w:rPr>
                <w:color w:val="000000"/>
                <w:sz w:val="20"/>
              </w:rPr>
            </w:pPr>
            <w:r>
              <w:rPr>
                <w:color w:val="000000"/>
                <w:sz w:val="20"/>
              </w:rPr>
              <w:t>Removed QN screenshots.</w:t>
            </w:r>
          </w:p>
        </w:tc>
        <w:tc>
          <w:tcPr>
            <w:tcW w:w="2790" w:type="dxa"/>
          </w:tcPr>
          <w:p w14:paraId="4E026181" w14:textId="39B16315" w:rsidR="00DF6896" w:rsidRDefault="00DF6896">
            <w:pPr>
              <w:pStyle w:val="hdr1"/>
              <w:ind w:left="0"/>
              <w:jc w:val="left"/>
              <w:rPr>
                <w:sz w:val="20"/>
              </w:rPr>
            </w:pPr>
            <w:r>
              <w:rPr>
                <w:sz w:val="20"/>
              </w:rPr>
              <w:t>Lili Huang</w:t>
            </w:r>
          </w:p>
        </w:tc>
      </w:tr>
      <w:tr w:rsidR="00F04184" w14:paraId="1ED1F0FA" w14:textId="77777777" w:rsidTr="00C05BF2">
        <w:trPr>
          <w:ins w:id="0" w:author="Huang, Lili" w:date="2022-03-25T12:02:00Z"/>
        </w:trPr>
        <w:tc>
          <w:tcPr>
            <w:tcW w:w="1440" w:type="dxa"/>
          </w:tcPr>
          <w:p w14:paraId="7E3BFE96" w14:textId="19E50091" w:rsidR="00F04184" w:rsidRDefault="00F04184" w:rsidP="0064102E">
            <w:pPr>
              <w:pStyle w:val="hdr1"/>
              <w:ind w:left="0"/>
              <w:jc w:val="left"/>
              <w:rPr>
                <w:ins w:id="1" w:author="Huang, Lili" w:date="2022-03-25T12:02:00Z"/>
                <w:sz w:val="20"/>
              </w:rPr>
            </w:pPr>
            <w:ins w:id="2" w:author="Huang, Lili" w:date="2022-03-25T12:02:00Z">
              <w:r>
                <w:rPr>
                  <w:sz w:val="20"/>
                </w:rPr>
                <w:t>03/25/2022</w:t>
              </w:r>
            </w:ins>
          </w:p>
        </w:tc>
        <w:tc>
          <w:tcPr>
            <w:tcW w:w="5238" w:type="dxa"/>
          </w:tcPr>
          <w:p w14:paraId="351649A1" w14:textId="750ED6B5" w:rsidR="00F04184" w:rsidRDefault="009B476C" w:rsidP="00DF6896">
            <w:pPr>
              <w:pStyle w:val="hdr1"/>
              <w:ind w:left="0"/>
              <w:jc w:val="left"/>
              <w:rPr>
                <w:ins w:id="3" w:author="Huang, Lili" w:date="2022-03-25T12:02:00Z"/>
                <w:color w:val="000000"/>
                <w:sz w:val="20"/>
              </w:rPr>
            </w:pPr>
            <w:ins w:id="4" w:author="Huang, Lili" w:date="2022-03-25T12:04:00Z">
              <w:r>
                <w:rPr>
                  <w:color w:val="000000"/>
                  <w:sz w:val="20"/>
                </w:rPr>
                <w:t xml:space="preserve">TFS </w:t>
              </w:r>
              <w:r w:rsidRPr="009B476C">
                <w:rPr>
                  <w:color w:val="000000"/>
                  <w:sz w:val="20"/>
                </w:rPr>
                <w:t xml:space="preserve">24370 - </w:t>
              </w:r>
              <w:proofErr w:type="spellStart"/>
              <w:r w:rsidRPr="009B476C">
                <w:rPr>
                  <w:color w:val="000000"/>
                  <w:sz w:val="20"/>
                </w:rPr>
                <w:t>eCL</w:t>
              </w:r>
              <w:proofErr w:type="spellEnd"/>
              <w:r w:rsidRPr="009B476C">
                <w:rPr>
                  <w:color w:val="000000"/>
                  <w:sz w:val="20"/>
                </w:rPr>
                <w:t>-</w:t>
              </w:r>
              <w:proofErr w:type="gramStart"/>
              <w:r w:rsidRPr="009B476C">
                <w:rPr>
                  <w:color w:val="000000"/>
                  <w:sz w:val="20"/>
                </w:rPr>
                <w:t>New</w:t>
              </w:r>
              <w:proofErr w:type="gramEnd"/>
              <w:r w:rsidRPr="009B476C">
                <w:rPr>
                  <w:color w:val="000000"/>
                  <w:sz w:val="20"/>
                </w:rPr>
                <w:t xml:space="preserve"> data feed for Survey </w:t>
              </w:r>
              <w:proofErr w:type="spellStart"/>
              <w:r w:rsidRPr="009B476C">
                <w:rPr>
                  <w:color w:val="000000"/>
                  <w:sz w:val="20"/>
                </w:rPr>
                <w:t>eCLs</w:t>
              </w:r>
            </w:ins>
            <w:proofErr w:type="spellEnd"/>
          </w:p>
          <w:p w14:paraId="03DEAD3C" w14:textId="5C1BB9F7" w:rsidR="00F04184" w:rsidRDefault="00F04184" w:rsidP="00DF6896">
            <w:pPr>
              <w:pStyle w:val="hdr1"/>
              <w:ind w:left="0"/>
              <w:jc w:val="left"/>
              <w:rPr>
                <w:ins w:id="5" w:author="Huang, Lili" w:date="2022-03-25T12:02:00Z"/>
                <w:color w:val="000000"/>
                <w:sz w:val="20"/>
              </w:rPr>
            </w:pPr>
            <w:ins w:id="6" w:author="Huang, Lili" w:date="2022-03-25T12:02:00Z">
              <w:r>
                <w:rPr>
                  <w:color w:val="000000"/>
                  <w:sz w:val="20"/>
                </w:rPr>
                <w:t xml:space="preserve">Added </w:t>
              </w:r>
            </w:ins>
          </w:p>
          <w:p w14:paraId="723E47A4" w14:textId="3C66EDA2" w:rsidR="00F04184" w:rsidRPr="00F04184" w:rsidRDefault="00F04184" w:rsidP="00F04184">
            <w:pPr>
              <w:rPr>
                <w:ins w:id="7" w:author="Huang, Lili" w:date="2022-03-25T12:02:00Z"/>
                <w:b/>
              </w:rPr>
            </w:pPr>
            <w:ins w:id="8" w:author="Huang, Lili" w:date="2022-03-25T12:02:00Z">
              <w:r>
                <w:rPr>
                  <w:b/>
                </w:rPr>
                <w:t>“</w:t>
              </w:r>
              <w:r w:rsidRPr="00F04184">
                <w:rPr>
                  <w:b/>
                </w:rPr>
                <w:t>Survey – user is the supervisor or reassigned to, Pending Supervisor Review</w:t>
              </w:r>
            </w:ins>
          </w:p>
          <w:p w14:paraId="5EA2AFD6" w14:textId="579D8EC8" w:rsidR="00F04184" w:rsidRPr="00F04184" w:rsidRDefault="00F04184" w:rsidP="00F04184">
            <w:pPr>
              <w:rPr>
                <w:ins w:id="9" w:author="Huang, Lili" w:date="2022-03-25T12:02:00Z"/>
                <w:b/>
                <w:color w:val="000000" w:themeColor="text1"/>
              </w:rPr>
            </w:pPr>
            <w:ins w:id="10" w:author="Huang, Lili" w:date="2022-03-25T12:02:00Z">
              <w:r w:rsidRPr="00F04184">
                <w:rPr>
                  <w:color w:val="000000" w:themeColor="text1"/>
                  <w:shd w:val="clear" w:color="auto" w:fill="FFFFFF"/>
                </w:rPr>
                <w:t>Please contact your survey point of contact and/or manager with any questions.</w:t>
              </w:r>
            </w:ins>
            <w:ins w:id="11" w:author="Huang, Lili" w:date="2022-03-25T12:03:00Z">
              <w:r>
                <w:rPr>
                  <w:color w:val="000000" w:themeColor="text1"/>
                  <w:shd w:val="clear" w:color="auto" w:fill="FFFFFF"/>
                </w:rPr>
                <w:t>”</w:t>
              </w:r>
            </w:ins>
          </w:p>
        </w:tc>
        <w:tc>
          <w:tcPr>
            <w:tcW w:w="2790" w:type="dxa"/>
          </w:tcPr>
          <w:p w14:paraId="22407B96" w14:textId="3C63BB8F" w:rsidR="00F04184" w:rsidRDefault="00C8616A">
            <w:pPr>
              <w:pStyle w:val="hdr1"/>
              <w:ind w:left="0"/>
              <w:jc w:val="left"/>
              <w:rPr>
                <w:ins w:id="12" w:author="Huang, Lili" w:date="2022-03-25T12:02:00Z"/>
                <w:sz w:val="20"/>
              </w:rPr>
            </w:pPr>
            <w:ins w:id="13" w:author="Huang, Lili" w:date="2022-03-25T12:03:00Z">
              <w:r>
                <w:rPr>
                  <w:sz w:val="20"/>
                </w:rPr>
                <w:t>Lili</w:t>
              </w:r>
              <w:r w:rsidR="00F04184">
                <w:rPr>
                  <w:sz w:val="20"/>
                </w:rPr>
                <w:t xml:space="preserve"> Huang</w:t>
              </w:r>
            </w:ins>
          </w:p>
        </w:tc>
      </w:tr>
    </w:tbl>
    <w:p w14:paraId="0C27694A" w14:textId="77777777" w:rsidR="00EF5FC8" w:rsidRDefault="00EF5FC8">
      <w:pPr>
        <w:pStyle w:val="BodyText"/>
        <w:rPr>
          <w:sz w:val="20"/>
        </w:rPr>
      </w:pPr>
    </w:p>
    <w:p w14:paraId="5EFEFC18"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71A181B" w14:textId="77777777" w:rsidR="00EF5FC8" w:rsidRDefault="00EF5FC8">
      <w:pPr>
        <w:pStyle w:val="BodyText"/>
        <w:jc w:val="center"/>
        <w:rPr>
          <w:sz w:val="20"/>
        </w:rPr>
      </w:pPr>
    </w:p>
    <w:p w14:paraId="4E6A8473" w14:textId="46794D6F" w:rsidR="000A33FE" w:rsidRDefault="005D0B08">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082791" w:history="1">
        <w:r w:rsidR="000A33FE" w:rsidRPr="008B1F70">
          <w:rPr>
            <w:rStyle w:val="Hyperlink"/>
            <w:b/>
            <w:noProof/>
          </w:rPr>
          <w:t>1.</w:t>
        </w:r>
        <w:r w:rsidR="000A33FE">
          <w:rPr>
            <w:rFonts w:asciiTheme="minorHAnsi" w:eastAsiaTheme="minorEastAsia" w:hAnsiTheme="minorHAnsi" w:cstheme="minorBidi"/>
            <w:noProof/>
            <w:sz w:val="22"/>
            <w:szCs w:val="22"/>
          </w:rPr>
          <w:tab/>
        </w:r>
        <w:r w:rsidR="000A33FE" w:rsidRPr="008B1F70">
          <w:rPr>
            <w:rStyle w:val="Hyperlink"/>
            <w:b/>
            <w:noProof/>
          </w:rPr>
          <w:t>Description</w:t>
        </w:r>
        <w:r w:rsidR="000A33FE">
          <w:rPr>
            <w:noProof/>
            <w:webHidden/>
          </w:rPr>
          <w:tab/>
        </w:r>
        <w:r w:rsidR="000A33FE">
          <w:rPr>
            <w:noProof/>
            <w:webHidden/>
          </w:rPr>
          <w:fldChar w:fldCharType="begin"/>
        </w:r>
        <w:r w:rsidR="000A33FE">
          <w:rPr>
            <w:noProof/>
            <w:webHidden/>
          </w:rPr>
          <w:instrText xml:space="preserve"> PAGEREF _Toc82082791 \h </w:instrText>
        </w:r>
        <w:r w:rsidR="000A33FE">
          <w:rPr>
            <w:noProof/>
            <w:webHidden/>
          </w:rPr>
        </w:r>
        <w:r w:rsidR="000A33FE">
          <w:rPr>
            <w:noProof/>
            <w:webHidden/>
          </w:rPr>
          <w:fldChar w:fldCharType="separate"/>
        </w:r>
        <w:r w:rsidR="00A54ADD">
          <w:rPr>
            <w:noProof/>
            <w:webHidden/>
          </w:rPr>
          <w:t>5</w:t>
        </w:r>
        <w:r w:rsidR="000A33FE">
          <w:rPr>
            <w:noProof/>
            <w:webHidden/>
          </w:rPr>
          <w:fldChar w:fldCharType="end"/>
        </w:r>
      </w:hyperlink>
    </w:p>
    <w:p w14:paraId="6768214B" w14:textId="30A23596" w:rsidR="000A33FE" w:rsidRDefault="00A41E1F">
      <w:pPr>
        <w:pStyle w:val="TOC2"/>
        <w:rPr>
          <w:rFonts w:asciiTheme="minorHAnsi" w:eastAsiaTheme="minorEastAsia" w:hAnsiTheme="minorHAnsi" w:cstheme="minorBidi"/>
          <w:noProof/>
          <w:sz w:val="22"/>
          <w:szCs w:val="22"/>
        </w:rPr>
      </w:pPr>
      <w:hyperlink w:anchor="_Toc82082792" w:history="1">
        <w:r w:rsidR="000A33FE" w:rsidRPr="008B1F70">
          <w:rPr>
            <w:rStyle w:val="Hyperlink"/>
            <w:noProof/>
          </w:rPr>
          <w:t>2.</w:t>
        </w:r>
        <w:r w:rsidR="000A33FE">
          <w:rPr>
            <w:rFonts w:asciiTheme="minorHAnsi" w:eastAsiaTheme="minorEastAsia" w:hAnsiTheme="minorHAnsi" w:cstheme="minorBidi"/>
            <w:noProof/>
            <w:sz w:val="22"/>
            <w:szCs w:val="22"/>
          </w:rPr>
          <w:tab/>
        </w:r>
        <w:r w:rsidR="000A33FE" w:rsidRPr="008B1F70">
          <w:rPr>
            <w:rStyle w:val="Hyperlink"/>
            <w:b/>
            <w:noProof/>
          </w:rPr>
          <w:t>Business Logic</w:t>
        </w:r>
        <w:r w:rsidR="000A33FE">
          <w:rPr>
            <w:noProof/>
            <w:webHidden/>
          </w:rPr>
          <w:tab/>
        </w:r>
        <w:r w:rsidR="000A33FE">
          <w:rPr>
            <w:noProof/>
            <w:webHidden/>
          </w:rPr>
          <w:fldChar w:fldCharType="begin"/>
        </w:r>
        <w:r w:rsidR="000A33FE">
          <w:rPr>
            <w:noProof/>
            <w:webHidden/>
          </w:rPr>
          <w:instrText xml:space="preserve"> PAGEREF _Toc82082792 \h </w:instrText>
        </w:r>
        <w:r w:rsidR="000A33FE">
          <w:rPr>
            <w:noProof/>
            <w:webHidden/>
          </w:rPr>
        </w:r>
        <w:r w:rsidR="000A33FE">
          <w:rPr>
            <w:noProof/>
            <w:webHidden/>
          </w:rPr>
          <w:fldChar w:fldCharType="separate"/>
        </w:r>
        <w:r w:rsidR="00A54ADD">
          <w:rPr>
            <w:noProof/>
            <w:webHidden/>
          </w:rPr>
          <w:t>5</w:t>
        </w:r>
        <w:r w:rsidR="000A33FE">
          <w:rPr>
            <w:noProof/>
            <w:webHidden/>
          </w:rPr>
          <w:fldChar w:fldCharType="end"/>
        </w:r>
      </w:hyperlink>
    </w:p>
    <w:p w14:paraId="20D21B35" w14:textId="0CCEBC3B" w:rsidR="000A33FE" w:rsidRDefault="00A41E1F">
      <w:pPr>
        <w:pStyle w:val="TOC2"/>
        <w:rPr>
          <w:rFonts w:asciiTheme="minorHAnsi" w:eastAsiaTheme="minorEastAsia" w:hAnsiTheme="minorHAnsi" w:cstheme="minorBidi"/>
          <w:noProof/>
          <w:sz w:val="22"/>
          <w:szCs w:val="22"/>
        </w:rPr>
      </w:pPr>
      <w:hyperlink w:anchor="_Toc82082793" w:history="1">
        <w:r w:rsidR="000A33FE" w:rsidRPr="008B1F70">
          <w:rPr>
            <w:rStyle w:val="Hyperlink"/>
            <w:b/>
            <w:noProof/>
          </w:rPr>
          <w:t>3.</w:t>
        </w:r>
        <w:r w:rsidR="000A33FE">
          <w:rPr>
            <w:rFonts w:asciiTheme="minorHAnsi" w:eastAsiaTheme="minorEastAsia" w:hAnsiTheme="minorHAnsi" w:cstheme="minorBidi"/>
            <w:noProof/>
            <w:sz w:val="22"/>
            <w:szCs w:val="22"/>
          </w:rPr>
          <w:tab/>
        </w:r>
        <w:r w:rsidR="000A33FE" w:rsidRPr="008B1F70">
          <w:rPr>
            <w:rStyle w:val="Hyperlink"/>
            <w:b/>
            <w:noProof/>
          </w:rPr>
          <w:t>Page details</w:t>
        </w:r>
        <w:r w:rsidR="000A33FE">
          <w:rPr>
            <w:noProof/>
            <w:webHidden/>
          </w:rPr>
          <w:tab/>
        </w:r>
        <w:r w:rsidR="000A33FE">
          <w:rPr>
            <w:noProof/>
            <w:webHidden/>
          </w:rPr>
          <w:fldChar w:fldCharType="begin"/>
        </w:r>
        <w:r w:rsidR="000A33FE">
          <w:rPr>
            <w:noProof/>
            <w:webHidden/>
          </w:rPr>
          <w:instrText xml:space="preserve"> PAGEREF _Toc82082793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376A7561" w14:textId="39D372F8" w:rsidR="000A33FE" w:rsidRDefault="00A41E1F">
      <w:pPr>
        <w:pStyle w:val="TOC2"/>
        <w:rPr>
          <w:rFonts w:asciiTheme="minorHAnsi" w:eastAsiaTheme="minorEastAsia" w:hAnsiTheme="minorHAnsi" w:cstheme="minorBidi"/>
          <w:noProof/>
          <w:sz w:val="22"/>
          <w:szCs w:val="22"/>
        </w:rPr>
      </w:pPr>
      <w:hyperlink w:anchor="_Toc82082794" w:history="1">
        <w:r w:rsidR="000A33FE" w:rsidRPr="008B1F70">
          <w:rPr>
            <w:rStyle w:val="Hyperlink"/>
            <w:noProof/>
          </w:rPr>
          <w:t>3.1</w:t>
        </w:r>
        <w:r w:rsidR="000A33FE">
          <w:rPr>
            <w:rFonts w:asciiTheme="minorHAnsi" w:eastAsiaTheme="minorEastAsia" w:hAnsiTheme="minorHAnsi" w:cstheme="minorBidi"/>
            <w:noProof/>
            <w:sz w:val="22"/>
            <w:szCs w:val="22"/>
          </w:rPr>
          <w:tab/>
        </w:r>
        <w:r w:rsidR="000A33FE" w:rsidRPr="008B1F70">
          <w:rPr>
            <w:rStyle w:val="Hyperlink"/>
            <w:noProof/>
          </w:rPr>
          <w:t>Views\Review\_ReviewCoachingHome.cshtml, _ViewWarningLog.cshtml</w:t>
        </w:r>
        <w:r w:rsidR="000A33FE">
          <w:rPr>
            <w:noProof/>
            <w:webHidden/>
          </w:rPr>
          <w:tab/>
        </w:r>
        <w:r w:rsidR="000A33FE">
          <w:rPr>
            <w:noProof/>
            <w:webHidden/>
          </w:rPr>
          <w:fldChar w:fldCharType="begin"/>
        </w:r>
        <w:r w:rsidR="000A33FE">
          <w:rPr>
            <w:noProof/>
            <w:webHidden/>
          </w:rPr>
          <w:instrText xml:space="preserve"> PAGEREF _Toc82082794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0A25DBC4" w14:textId="5E545FC4" w:rsidR="000A33FE" w:rsidRDefault="00A41E1F">
      <w:pPr>
        <w:pStyle w:val="TOC2"/>
        <w:rPr>
          <w:rFonts w:asciiTheme="minorHAnsi" w:eastAsiaTheme="minorEastAsia" w:hAnsiTheme="minorHAnsi" w:cstheme="minorBidi"/>
          <w:noProof/>
          <w:sz w:val="22"/>
          <w:szCs w:val="22"/>
        </w:rPr>
      </w:pPr>
      <w:hyperlink w:anchor="_Toc82082795" w:history="1">
        <w:r w:rsidR="000A33FE" w:rsidRPr="008B1F70">
          <w:rPr>
            <w:rStyle w:val="Hyperlink"/>
            <w:noProof/>
          </w:rPr>
          <w:t>3.1.1</w:t>
        </w:r>
        <w:r w:rsidR="000A33FE">
          <w:rPr>
            <w:rFonts w:asciiTheme="minorHAnsi" w:eastAsiaTheme="minorEastAsia" w:hAnsiTheme="minorHAnsi" w:cstheme="minorBidi"/>
            <w:noProof/>
            <w:sz w:val="22"/>
            <w:szCs w:val="22"/>
          </w:rPr>
          <w:tab/>
        </w:r>
        <w:r w:rsidR="000A33FE" w:rsidRPr="008B1F70">
          <w:rPr>
            <w:rStyle w:val="Hyperlink"/>
            <w:noProof/>
          </w:rPr>
          <w:t>Razor pages comprising Web Page</w:t>
        </w:r>
        <w:r w:rsidR="000A33FE">
          <w:rPr>
            <w:noProof/>
            <w:webHidden/>
          </w:rPr>
          <w:tab/>
        </w:r>
        <w:r w:rsidR="000A33FE">
          <w:rPr>
            <w:noProof/>
            <w:webHidden/>
          </w:rPr>
          <w:fldChar w:fldCharType="begin"/>
        </w:r>
        <w:r w:rsidR="000A33FE">
          <w:rPr>
            <w:noProof/>
            <w:webHidden/>
          </w:rPr>
          <w:instrText xml:space="preserve"> PAGEREF _Toc82082795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696C934A" w14:textId="5820F10C" w:rsidR="000A33FE" w:rsidRDefault="00A41E1F">
      <w:pPr>
        <w:pStyle w:val="TOC2"/>
        <w:rPr>
          <w:rFonts w:asciiTheme="minorHAnsi" w:eastAsiaTheme="minorEastAsia" w:hAnsiTheme="minorHAnsi" w:cstheme="minorBidi"/>
          <w:noProof/>
          <w:sz w:val="22"/>
          <w:szCs w:val="22"/>
        </w:rPr>
      </w:pPr>
      <w:hyperlink w:anchor="_Toc82082796" w:history="1">
        <w:r w:rsidR="000A33FE" w:rsidRPr="008B1F70">
          <w:rPr>
            <w:rStyle w:val="Hyperlink"/>
            <w:noProof/>
          </w:rPr>
          <w:t>3.1.2</w:t>
        </w:r>
        <w:r w:rsidR="000A33FE">
          <w:rPr>
            <w:rFonts w:asciiTheme="minorHAnsi" w:eastAsiaTheme="minorEastAsia" w:hAnsiTheme="minorHAnsi" w:cstheme="minorBidi"/>
            <w:noProof/>
            <w:sz w:val="22"/>
            <w:szCs w:val="22"/>
          </w:rPr>
          <w:tab/>
        </w:r>
        <w:r w:rsidR="000A33FE" w:rsidRPr="008B1F70">
          <w:rPr>
            <w:rStyle w:val="Hyperlink"/>
            <w:noProof/>
          </w:rPr>
          <w:t>Layout Page</w:t>
        </w:r>
        <w:r w:rsidR="000A33FE">
          <w:rPr>
            <w:noProof/>
            <w:webHidden/>
          </w:rPr>
          <w:tab/>
        </w:r>
        <w:r w:rsidR="000A33FE">
          <w:rPr>
            <w:noProof/>
            <w:webHidden/>
          </w:rPr>
          <w:fldChar w:fldCharType="begin"/>
        </w:r>
        <w:r w:rsidR="000A33FE">
          <w:rPr>
            <w:noProof/>
            <w:webHidden/>
          </w:rPr>
          <w:instrText xml:space="preserve"> PAGEREF _Toc82082796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055B7AB8" w14:textId="799F0E6D" w:rsidR="000A33FE" w:rsidRDefault="00A41E1F">
      <w:pPr>
        <w:pStyle w:val="TOC2"/>
        <w:rPr>
          <w:rFonts w:asciiTheme="minorHAnsi" w:eastAsiaTheme="minorEastAsia" w:hAnsiTheme="minorHAnsi" w:cstheme="minorBidi"/>
          <w:noProof/>
          <w:sz w:val="22"/>
          <w:szCs w:val="22"/>
        </w:rPr>
      </w:pPr>
      <w:hyperlink w:anchor="_Toc82082797" w:history="1">
        <w:r w:rsidR="000A33FE" w:rsidRPr="008B1F70">
          <w:rPr>
            <w:rStyle w:val="Hyperlink"/>
            <w:noProof/>
          </w:rPr>
          <w:t>3.1.3</w:t>
        </w:r>
        <w:r w:rsidR="000A33FE">
          <w:rPr>
            <w:rFonts w:asciiTheme="minorHAnsi" w:eastAsiaTheme="minorEastAsia" w:hAnsiTheme="minorHAnsi" w:cstheme="minorBidi"/>
            <w:noProof/>
            <w:sz w:val="22"/>
            <w:szCs w:val="22"/>
          </w:rPr>
          <w:tab/>
        </w:r>
        <w:r w:rsidR="000A33FE" w:rsidRPr="008B1F70">
          <w:rPr>
            <w:rStyle w:val="Hyperlink"/>
            <w:noProof/>
          </w:rPr>
          <w:t>Screenshot</w:t>
        </w:r>
        <w:r w:rsidR="000A33FE">
          <w:rPr>
            <w:noProof/>
            <w:webHidden/>
          </w:rPr>
          <w:tab/>
        </w:r>
        <w:r w:rsidR="000A33FE">
          <w:rPr>
            <w:noProof/>
            <w:webHidden/>
          </w:rPr>
          <w:fldChar w:fldCharType="begin"/>
        </w:r>
        <w:r w:rsidR="000A33FE">
          <w:rPr>
            <w:noProof/>
            <w:webHidden/>
          </w:rPr>
          <w:instrText xml:space="preserve"> PAGEREF _Toc82082797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217F897C" w14:textId="41993691" w:rsidR="000A33FE" w:rsidRDefault="00A41E1F">
      <w:pPr>
        <w:pStyle w:val="TOC2"/>
        <w:rPr>
          <w:rFonts w:asciiTheme="minorHAnsi" w:eastAsiaTheme="minorEastAsia" w:hAnsiTheme="minorHAnsi" w:cstheme="minorBidi"/>
          <w:noProof/>
          <w:sz w:val="22"/>
          <w:szCs w:val="22"/>
        </w:rPr>
      </w:pPr>
      <w:hyperlink w:anchor="_Toc82082798" w:history="1">
        <w:r w:rsidR="000A33FE" w:rsidRPr="008B1F70">
          <w:rPr>
            <w:rStyle w:val="Hyperlink"/>
            <w:noProof/>
          </w:rPr>
          <w:t>3.1.4</w:t>
        </w:r>
        <w:r w:rsidR="000A33FE">
          <w:rPr>
            <w:rFonts w:asciiTheme="minorHAnsi" w:eastAsiaTheme="minorEastAsia" w:hAnsiTheme="minorHAnsi" w:cstheme="minorBidi"/>
            <w:noProof/>
            <w:sz w:val="22"/>
            <w:szCs w:val="22"/>
          </w:rPr>
          <w:tab/>
        </w:r>
        <w:r w:rsidR="000A33FE" w:rsidRPr="008B1F70">
          <w:rPr>
            <w:rStyle w:val="Hyperlink"/>
            <w:noProof/>
          </w:rPr>
          <w:t>Web Page Invoked Events</w:t>
        </w:r>
        <w:r w:rsidR="000A33FE">
          <w:rPr>
            <w:noProof/>
            <w:webHidden/>
          </w:rPr>
          <w:tab/>
        </w:r>
        <w:r w:rsidR="000A33FE">
          <w:rPr>
            <w:noProof/>
            <w:webHidden/>
          </w:rPr>
          <w:fldChar w:fldCharType="begin"/>
        </w:r>
        <w:r w:rsidR="000A33FE">
          <w:rPr>
            <w:noProof/>
            <w:webHidden/>
          </w:rPr>
          <w:instrText xml:space="preserve"> PAGEREF _Toc82082798 \h </w:instrText>
        </w:r>
        <w:r w:rsidR="000A33FE">
          <w:rPr>
            <w:noProof/>
            <w:webHidden/>
          </w:rPr>
        </w:r>
        <w:r w:rsidR="000A33FE">
          <w:rPr>
            <w:noProof/>
            <w:webHidden/>
          </w:rPr>
          <w:fldChar w:fldCharType="separate"/>
        </w:r>
        <w:r w:rsidR="00A54ADD">
          <w:rPr>
            <w:noProof/>
            <w:webHidden/>
          </w:rPr>
          <w:t>17</w:t>
        </w:r>
        <w:r w:rsidR="000A33FE">
          <w:rPr>
            <w:noProof/>
            <w:webHidden/>
          </w:rPr>
          <w:fldChar w:fldCharType="end"/>
        </w:r>
      </w:hyperlink>
    </w:p>
    <w:p w14:paraId="34CA2D12" w14:textId="1FF125DC" w:rsidR="000A33FE" w:rsidRDefault="00A41E1F">
      <w:pPr>
        <w:pStyle w:val="TOC2"/>
        <w:rPr>
          <w:rFonts w:asciiTheme="minorHAnsi" w:eastAsiaTheme="minorEastAsia" w:hAnsiTheme="minorHAnsi" w:cstheme="minorBidi"/>
          <w:noProof/>
          <w:sz w:val="22"/>
          <w:szCs w:val="22"/>
        </w:rPr>
      </w:pPr>
      <w:hyperlink w:anchor="_Toc82082799" w:history="1">
        <w:r w:rsidR="000A33FE" w:rsidRPr="008B1F70">
          <w:rPr>
            <w:rStyle w:val="Hyperlink"/>
            <w:noProof/>
          </w:rPr>
          <w:t>3.1.5</w:t>
        </w:r>
        <w:r w:rsidR="000A33FE">
          <w:rPr>
            <w:rFonts w:asciiTheme="minorHAnsi" w:eastAsiaTheme="minorEastAsia" w:hAnsiTheme="minorHAnsi" w:cstheme="minorBidi"/>
            <w:noProof/>
            <w:sz w:val="22"/>
            <w:szCs w:val="22"/>
          </w:rPr>
          <w:tab/>
        </w:r>
        <w:r w:rsidR="000A33FE" w:rsidRPr="008B1F70">
          <w:rPr>
            <w:rStyle w:val="Hyperlink"/>
            <w:noProof/>
          </w:rPr>
          <w:t>Web Page Fields</w:t>
        </w:r>
        <w:r w:rsidR="000A33FE">
          <w:rPr>
            <w:noProof/>
            <w:webHidden/>
          </w:rPr>
          <w:tab/>
        </w:r>
        <w:r w:rsidR="000A33FE">
          <w:rPr>
            <w:noProof/>
            <w:webHidden/>
          </w:rPr>
          <w:fldChar w:fldCharType="begin"/>
        </w:r>
        <w:r w:rsidR="000A33FE">
          <w:rPr>
            <w:noProof/>
            <w:webHidden/>
          </w:rPr>
          <w:instrText xml:space="preserve"> PAGEREF _Toc82082799 \h </w:instrText>
        </w:r>
        <w:r w:rsidR="000A33FE">
          <w:rPr>
            <w:noProof/>
            <w:webHidden/>
          </w:rPr>
        </w:r>
        <w:r w:rsidR="000A33FE">
          <w:rPr>
            <w:noProof/>
            <w:webHidden/>
          </w:rPr>
          <w:fldChar w:fldCharType="separate"/>
        </w:r>
        <w:r w:rsidR="00A54ADD">
          <w:rPr>
            <w:noProof/>
            <w:webHidden/>
          </w:rPr>
          <w:t>17</w:t>
        </w:r>
        <w:r w:rsidR="000A33FE">
          <w:rPr>
            <w:noProof/>
            <w:webHidden/>
          </w:rPr>
          <w:fldChar w:fldCharType="end"/>
        </w:r>
      </w:hyperlink>
    </w:p>
    <w:p w14:paraId="4B2FC8E8" w14:textId="7D1D76CB" w:rsidR="000A33FE" w:rsidRDefault="00A41E1F">
      <w:pPr>
        <w:pStyle w:val="TOC2"/>
        <w:rPr>
          <w:rFonts w:asciiTheme="minorHAnsi" w:eastAsiaTheme="minorEastAsia" w:hAnsiTheme="minorHAnsi" w:cstheme="minorBidi"/>
          <w:noProof/>
          <w:sz w:val="22"/>
          <w:szCs w:val="22"/>
        </w:rPr>
      </w:pPr>
      <w:hyperlink w:anchor="_Toc82082800" w:history="1">
        <w:r w:rsidR="000A33FE" w:rsidRPr="008B1F70">
          <w:rPr>
            <w:rStyle w:val="Hyperlink"/>
            <w:b/>
            <w:noProof/>
          </w:rPr>
          <w:t>4.</w:t>
        </w:r>
        <w:r w:rsidR="000A33FE">
          <w:rPr>
            <w:rFonts w:asciiTheme="minorHAnsi" w:eastAsiaTheme="minorEastAsia" w:hAnsiTheme="minorHAnsi" w:cstheme="minorBidi"/>
            <w:noProof/>
            <w:sz w:val="22"/>
            <w:szCs w:val="22"/>
          </w:rPr>
          <w:tab/>
        </w:r>
        <w:r w:rsidR="000A33FE" w:rsidRPr="008B1F70">
          <w:rPr>
            <w:rStyle w:val="Hyperlink"/>
            <w:b/>
            <w:noProof/>
          </w:rPr>
          <w:t>Stored Procedures</w:t>
        </w:r>
        <w:r w:rsidR="000A33FE">
          <w:rPr>
            <w:noProof/>
            <w:webHidden/>
          </w:rPr>
          <w:tab/>
        </w:r>
        <w:r w:rsidR="000A33FE">
          <w:rPr>
            <w:noProof/>
            <w:webHidden/>
          </w:rPr>
          <w:fldChar w:fldCharType="begin"/>
        </w:r>
        <w:r w:rsidR="000A33FE">
          <w:rPr>
            <w:noProof/>
            <w:webHidden/>
          </w:rPr>
          <w:instrText xml:space="preserve"> PAGEREF _Toc82082800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33B3D0F" w14:textId="34FD376C" w:rsidR="000A33FE" w:rsidRDefault="00A41E1F">
      <w:pPr>
        <w:pStyle w:val="TOC2"/>
        <w:rPr>
          <w:rFonts w:asciiTheme="minorHAnsi" w:eastAsiaTheme="minorEastAsia" w:hAnsiTheme="minorHAnsi" w:cstheme="minorBidi"/>
          <w:noProof/>
          <w:sz w:val="22"/>
          <w:szCs w:val="22"/>
        </w:rPr>
      </w:pPr>
      <w:hyperlink w:anchor="_Toc82082801" w:history="1">
        <w:r w:rsidR="000A33FE" w:rsidRPr="008B1F70">
          <w:rPr>
            <w:rStyle w:val="Hyperlink"/>
            <w:noProof/>
          </w:rPr>
          <w:t>4.1.</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w:t>
        </w:r>
        <w:r w:rsidR="000A33FE">
          <w:rPr>
            <w:noProof/>
            <w:webHidden/>
          </w:rPr>
          <w:tab/>
        </w:r>
        <w:r w:rsidR="000A33FE">
          <w:rPr>
            <w:noProof/>
            <w:webHidden/>
          </w:rPr>
          <w:fldChar w:fldCharType="begin"/>
        </w:r>
        <w:r w:rsidR="000A33FE">
          <w:rPr>
            <w:noProof/>
            <w:webHidden/>
          </w:rPr>
          <w:instrText xml:space="preserve"> PAGEREF _Toc82082801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2A21496" w14:textId="5CCF36AF" w:rsidR="000A33FE" w:rsidRDefault="00A41E1F">
      <w:pPr>
        <w:pStyle w:val="TOC2"/>
        <w:rPr>
          <w:rFonts w:asciiTheme="minorHAnsi" w:eastAsiaTheme="minorEastAsia" w:hAnsiTheme="minorHAnsi" w:cstheme="minorBidi"/>
          <w:noProof/>
          <w:sz w:val="22"/>
          <w:szCs w:val="22"/>
        </w:rPr>
      </w:pPr>
      <w:hyperlink w:anchor="_Toc82082802" w:history="1">
        <w:r w:rsidR="000A33FE" w:rsidRPr="008B1F70">
          <w:rPr>
            <w:rStyle w:val="Hyperlink"/>
            <w:noProof/>
          </w:rPr>
          <w:t>4.2.</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sp_SelectReviewFrom_Coaching_Log_Reasons</w:t>
        </w:r>
        <w:r w:rsidR="000A33FE">
          <w:rPr>
            <w:noProof/>
            <w:webHidden/>
          </w:rPr>
          <w:tab/>
        </w:r>
        <w:r w:rsidR="000A33FE">
          <w:rPr>
            <w:noProof/>
            <w:webHidden/>
          </w:rPr>
          <w:fldChar w:fldCharType="begin"/>
        </w:r>
        <w:r w:rsidR="000A33FE">
          <w:rPr>
            <w:noProof/>
            <w:webHidden/>
          </w:rPr>
          <w:instrText xml:space="preserve"> PAGEREF _Toc82082802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EFC7171" w14:textId="114EAC7A" w:rsidR="000A33FE" w:rsidRDefault="00A41E1F">
      <w:pPr>
        <w:pStyle w:val="TOC2"/>
        <w:rPr>
          <w:rFonts w:asciiTheme="minorHAnsi" w:eastAsiaTheme="minorEastAsia" w:hAnsiTheme="minorHAnsi" w:cstheme="minorBidi"/>
          <w:noProof/>
          <w:sz w:val="22"/>
          <w:szCs w:val="22"/>
        </w:rPr>
      </w:pPr>
      <w:hyperlink w:anchor="_Toc82082803" w:history="1">
        <w:r w:rsidR="000A33FE" w:rsidRPr="008B1F70">
          <w:rPr>
            <w:rStyle w:val="Hyperlink"/>
            <w:noProof/>
          </w:rPr>
          <w:t>4.3.</w:t>
        </w:r>
        <w:r w:rsidR="000A33FE">
          <w:rPr>
            <w:rFonts w:asciiTheme="minorHAnsi" w:eastAsiaTheme="minorEastAsia" w:hAnsiTheme="minorHAnsi" w:cstheme="minorBidi"/>
            <w:noProof/>
            <w:sz w:val="22"/>
            <w:szCs w:val="22"/>
          </w:rPr>
          <w:tab/>
        </w:r>
        <w:r w:rsidR="000A33FE" w:rsidRPr="008B1F70">
          <w:rPr>
            <w:rStyle w:val="Hyperlink"/>
            <w:noProof/>
          </w:rPr>
          <w:t>sp_SelectReviewFrom_Warning_Log_Reasons</w:t>
        </w:r>
        <w:r w:rsidR="000A33FE">
          <w:rPr>
            <w:noProof/>
            <w:webHidden/>
          </w:rPr>
          <w:tab/>
        </w:r>
        <w:r w:rsidR="000A33FE">
          <w:rPr>
            <w:noProof/>
            <w:webHidden/>
          </w:rPr>
          <w:fldChar w:fldCharType="begin"/>
        </w:r>
        <w:r w:rsidR="000A33FE">
          <w:rPr>
            <w:noProof/>
            <w:webHidden/>
          </w:rPr>
          <w:instrText xml:space="preserve"> PAGEREF _Toc82082803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59900AC" w14:textId="06C499CD" w:rsidR="000A33FE" w:rsidRDefault="00A41E1F">
      <w:pPr>
        <w:pStyle w:val="TOC2"/>
        <w:rPr>
          <w:rFonts w:asciiTheme="minorHAnsi" w:eastAsiaTheme="minorEastAsia" w:hAnsiTheme="minorHAnsi" w:cstheme="minorBidi"/>
          <w:noProof/>
          <w:sz w:val="22"/>
          <w:szCs w:val="22"/>
        </w:rPr>
      </w:pPr>
      <w:hyperlink w:anchor="_Toc82082804" w:history="1">
        <w:r w:rsidR="000A33FE" w:rsidRPr="008B1F70">
          <w:rPr>
            <w:rStyle w:val="Hyperlink"/>
            <w:noProof/>
          </w:rPr>
          <w:t>4.4.</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sp_Update_Review_Coaching_Log_Suerpvisor_Pending</w:t>
        </w:r>
        <w:r w:rsidR="000A33FE">
          <w:rPr>
            <w:noProof/>
            <w:webHidden/>
          </w:rPr>
          <w:tab/>
        </w:r>
        <w:r w:rsidR="000A33FE">
          <w:rPr>
            <w:noProof/>
            <w:webHidden/>
          </w:rPr>
          <w:fldChar w:fldCharType="begin"/>
        </w:r>
        <w:r w:rsidR="000A33FE">
          <w:rPr>
            <w:noProof/>
            <w:webHidden/>
          </w:rPr>
          <w:instrText xml:space="preserve"> PAGEREF _Toc82082804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39BBB3CE" w14:textId="1CA77E5D" w:rsidR="000A33FE" w:rsidRDefault="00A41E1F">
      <w:pPr>
        <w:pStyle w:val="TOC2"/>
        <w:rPr>
          <w:rFonts w:asciiTheme="minorHAnsi" w:eastAsiaTheme="minorEastAsia" w:hAnsiTheme="minorHAnsi" w:cstheme="minorBidi"/>
          <w:noProof/>
          <w:sz w:val="22"/>
          <w:szCs w:val="22"/>
        </w:rPr>
      </w:pPr>
      <w:hyperlink w:anchor="_Toc82082805" w:history="1">
        <w:r w:rsidR="000A33FE" w:rsidRPr="008B1F70">
          <w:rPr>
            <w:rStyle w:val="Hyperlink"/>
            <w:noProof/>
          </w:rPr>
          <w:t>4.5.</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sp_Update_Review_Coaching_Log_Supervisor_Acknowledge</w:t>
        </w:r>
        <w:r w:rsidR="000A33FE">
          <w:rPr>
            <w:noProof/>
            <w:webHidden/>
          </w:rPr>
          <w:tab/>
        </w:r>
        <w:r w:rsidR="000A33FE">
          <w:rPr>
            <w:noProof/>
            <w:webHidden/>
          </w:rPr>
          <w:fldChar w:fldCharType="begin"/>
        </w:r>
        <w:r w:rsidR="000A33FE">
          <w:rPr>
            <w:noProof/>
            <w:webHidden/>
          </w:rPr>
          <w:instrText xml:space="preserve"> PAGEREF _Toc82082805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70EDC032" w14:textId="66A2DEF4" w:rsidR="000A33FE" w:rsidRDefault="00A41E1F">
      <w:pPr>
        <w:pStyle w:val="TOC2"/>
        <w:rPr>
          <w:rFonts w:asciiTheme="minorHAnsi" w:eastAsiaTheme="minorEastAsia" w:hAnsiTheme="minorHAnsi" w:cstheme="minorBidi"/>
          <w:noProof/>
          <w:sz w:val="22"/>
          <w:szCs w:val="22"/>
        </w:rPr>
      </w:pPr>
      <w:hyperlink w:anchor="_Toc82082806" w:history="1">
        <w:r w:rsidR="000A33FE" w:rsidRPr="008B1F70">
          <w:rPr>
            <w:rStyle w:val="Hyperlink"/>
            <w:noProof/>
          </w:rPr>
          <w:t>4.6.</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sp_Update_Review_Coaching_Log_Employee_Pending</w:t>
        </w:r>
        <w:r w:rsidR="000A33FE">
          <w:rPr>
            <w:noProof/>
            <w:webHidden/>
          </w:rPr>
          <w:tab/>
        </w:r>
        <w:r w:rsidR="000A33FE">
          <w:rPr>
            <w:noProof/>
            <w:webHidden/>
          </w:rPr>
          <w:fldChar w:fldCharType="begin"/>
        </w:r>
        <w:r w:rsidR="000A33FE">
          <w:rPr>
            <w:noProof/>
            <w:webHidden/>
          </w:rPr>
          <w:instrText xml:space="preserve"> PAGEREF _Toc82082806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BF3409D" w14:textId="1A7972C3" w:rsidR="000A33FE" w:rsidRDefault="00A41E1F">
      <w:pPr>
        <w:pStyle w:val="TOC2"/>
        <w:rPr>
          <w:rFonts w:asciiTheme="minorHAnsi" w:eastAsiaTheme="minorEastAsia" w:hAnsiTheme="minorHAnsi" w:cstheme="minorBidi"/>
          <w:noProof/>
          <w:sz w:val="22"/>
          <w:szCs w:val="22"/>
        </w:rPr>
      </w:pPr>
      <w:hyperlink w:anchor="_Toc82082807" w:history="1">
        <w:r w:rsidR="000A33FE" w:rsidRPr="008B1F70">
          <w:rPr>
            <w:rStyle w:val="Hyperlink"/>
            <w:noProof/>
          </w:rPr>
          <w:t>4.7.</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sp_Update_Review_Coaching_Log_Employee_Acknowledge</w:t>
        </w:r>
        <w:r w:rsidR="000A33FE">
          <w:rPr>
            <w:noProof/>
            <w:webHidden/>
          </w:rPr>
          <w:tab/>
        </w:r>
        <w:r w:rsidR="000A33FE">
          <w:rPr>
            <w:noProof/>
            <w:webHidden/>
          </w:rPr>
          <w:fldChar w:fldCharType="begin"/>
        </w:r>
        <w:r w:rsidR="000A33FE">
          <w:rPr>
            <w:noProof/>
            <w:webHidden/>
          </w:rPr>
          <w:instrText xml:space="preserve"> PAGEREF _Toc82082807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E02AA03" w14:textId="483069EA" w:rsidR="000A33FE" w:rsidRDefault="00A41E1F">
      <w:pPr>
        <w:pStyle w:val="TOC2"/>
        <w:rPr>
          <w:rFonts w:asciiTheme="minorHAnsi" w:eastAsiaTheme="minorEastAsia" w:hAnsiTheme="minorHAnsi" w:cstheme="minorBidi"/>
          <w:noProof/>
          <w:sz w:val="22"/>
          <w:szCs w:val="22"/>
        </w:rPr>
      </w:pPr>
      <w:hyperlink w:anchor="_Toc82082808" w:history="1">
        <w:r w:rsidR="000A33FE" w:rsidRPr="008B1F70">
          <w:rPr>
            <w:rStyle w:val="Hyperlink"/>
            <w:noProof/>
          </w:rPr>
          <w:t>4.8.</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sp_Update_Review_Coaching_Log_Manager_Pending_Research</w:t>
        </w:r>
        <w:r w:rsidR="000A33FE">
          <w:rPr>
            <w:noProof/>
            <w:webHidden/>
          </w:rPr>
          <w:tab/>
        </w:r>
        <w:r w:rsidR="000A33FE">
          <w:rPr>
            <w:noProof/>
            <w:webHidden/>
          </w:rPr>
          <w:fldChar w:fldCharType="begin"/>
        </w:r>
        <w:r w:rsidR="000A33FE">
          <w:rPr>
            <w:noProof/>
            <w:webHidden/>
          </w:rPr>
          <w:instrText xml:space="preserve"> PAGEREF _Toc82082808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77413357" w14:textId="0AC9C265" w:rsidR="000A33FE" w:rsidRDefault="00A41E1F">
      <w:pPr>
        <w:pStyle w:val="TOC2"/>
        <w:rPr>
          <w:rFonts w:asciiTheme="minorHAnsi" w:eastAsiaTheme="minorEastAsia" w:hAnsiTheme="minorHAnsi" w:cstheme="minorBidi"/>
          <w:noProof/>
          <w:sz w:val="22"/>
          <w:szCs w:val="22"/>
        </w:rPr>
      </w:pPr>
      <w:hyperlink w:anchor="_Toc82082809" w:history="1">
        <w:r w:rsidR="000A33FE" w:rsidRPr="008B1F70">
          <w:rPr>
            <w:rStyle w:val="Hyperlink"/>
            <w:noProof/>
          </w:rPr>
          <w:t>4.9.</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sp_Update_Review_Coaching_Log_Manager_Pending_CSE</w:t>
        </w:r>
        <w:r w:rsidR="000A33FE">
          <w:rPr>
            <w:noProof/>
            <w:webHidden/>
          </w:rPr>
          <w:tab/>
        </w:r>
        <w:r w:rsidR="000A33FE">
          <w:rPr>
            <w:noProof/>
            <w:webHidden/>
          </w:rPr>
          <w:fldChar w:fldCharType="begin"/>
        </w:r>
        <w:r w:rsidR="000A33FE">
          <w:rPr>
            <w:noProof/>
            <w:webHidden/>
          </w:rPr>
          <w:instrText xml:space="preserve"> PAGEREF _Toc82082809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B5B935C" w14:textId="15F1B44D" w:rsidR="000A33FE" w:rsidRDefault="00A41E1F">
      <w:pPr>
        <w:pStyle w:val="TOC2"/>
        <w:rPr>
          <w:rFonts w:asciiTheme="minorHAnsi" w:eastAsiaTheme="minorEastAsia" w:hAnsiTheme="minorHAnsi" w:cstheme="minorBidi"/>
          <w:noProof/>
          <w:sz w:val="22"/>
          <w:szCs w:val="22"/>
        </w:rPr>
      </w:pPr>
      <w:hyperlink w:anchor="_Toc82082810" w:history="1">
        <w:r w:rsidR="000A33FE" w:rsidRPr="008B1F70">
          <w:rPr>
            <w:rStyle w:val="Hyperlink"/>
            <w:noProof/>
          </w:rPr>
          <w:t>4.10.</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sp_SelectReviewFrom_Coaching_Log_Quality_Now</w:t>
        </w:r>
        <w:r w:rsidR="000A33FE">
          <w:rPr>
            <w:noProof/>
            <w:webHidden/>
          </w:rPr>
          <w:tab/>
        </w:r>
        <w:r w:rsidR="000A33FE">
          <w:rPr>
            <w:noProof/>
            <w:webHidden/>
          </w:rPr>
          <w:fldChar w:fldCharType="begin"/>
        </w:r>
        <w:r w:rsidR="000A33FE">
          <w:rPr>
            <w:noProof/>
            <w:webHidden/>
          </w:rPr>
          <w:instrText xml:space="preserve"> PAGEREF _Toc82082810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330E28D" w14:textId="29B2A37A" w:rsidR="000A33FE" w:rsidRDefault="00A41E1F">
      <w:pPr>
        <w:pStyle w:val="TOC2"/>
        <w:rPr>
          <w:rFonts w:asciiTheme="minorHAnsi" w:eastAsiaTheme="minorEastAsia" w:hAnsiTheme="minorHAnsi" w:cstheme="minorBidi"/>
          <w:noProof/>
          <w:sz w:val="22"/>
          <w:szCs w:val="22"/>
        </w:rPr>
      </w:pPr>
      <w:hyperlink w:anchor="_Toc82082811" w:history="1">
        <w:r w:rsidR="000A33FE" w:rsidRPr="008B1F70">
          <w:rPr>
            <w:rStyle w:val="Hyperlink"/>
            <w:noProof/>
          </w:rPr>
          <w:t>4.11.</w:t>
        </w:r>
        <w:r w:rsidR="000A33FE">
          <w:rPr>
            <w:rFonts w:asciiTheme="minorHAnsi" w:eastAsiaTheme="minorEastAsia" w:hAnsiTheme="minorHAnsi" w:cstheme="minorBidi"/>
            <w:noProof/>
            <w:sz w:val="22"/>
            <w:szCs w:val="22"/>
          </w:rPr>
          <w:tab/>
        </w:r>
        <w:r w:rsidR="000A33FE" w:rsidRPr="008B1F70">
          <w:rPr>
            <w:rStyle w:val="Hyperlink"/>
            <w:noProof/>
          </w:rPr>
          <w:t>sp_ShortCalls_Get_BehaviorList</w:t>
        </w:r>
        <w:r w:rsidR="000A33FE">
          <w:rPr>
            <w:noProof/>
            <w:webHidden/>
          </w:rPr>
          <w:tab/>
        </w:r>
        <w:r w:rsidR="000A33FE">
          <w:rPr>
            <w:noProof/>
            <w:webHidden/>
          </w:rPr>
          <w:fldChar w:fldCharType="begin"/>
        </w:r>
        <w:r w:rsidR="000A33FE">
          <w:rPr>
            <w:noProof/>
            <w:webHidden/>
          </w:rPr>
          <w:instrText xml:space="preserve"> PAGEREF _Toc82082811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570028E" w14:textId="26794B02" w:rsidR="000A33FE" w:rsidRDefault="00A41E1F">
      <w:pPr>
        <w:pStyle w:val="TOC2"/>
        <w:rPr>
          <w:rFonts w:asciiTheme="minorHAnsi" w:eastAsiaTheme="minorEastAsia" w:hAnsiTheme="minorHAnsi" w:cstheme="minorBidi"/>
          <w:noProof/>
          <w:sz w:val="22"/>
          <w:szCs w:val="22"/>
        </w:rPr>
      </w:pPr>
      <w:hyperlink w:anchor="_Toc82082812" w:history="1">
        <w:r w:rsidR="000A33FE" w:rsidRPr="008B1F70">
          <w:rPr>
            <w:rStyle w:val="Hyperlink"/>
            <w:noProof/>
          </w:rPr>
          <w:t>4.12.</w:t>
        </w:r>
        <w:r w:rsidR="000A33FE">
          <w:rPr>
            <w:rFonts w:asciiTheme="minorHAnsi" w:eastAsiaTheme="minorEastAsia" w:hAnsiTheme="minorHAnsi" w:cstheme="minorBidi"/>
            <w:noProof/>
            <w:sz w:val="22"/>
            <w:szCs w:val="22"/>
          </w:rPr>
          <w:tab/>
        </w:r>
        <w:r w:rsidR="000A33FE" w:rsidRPr="008B1F70">
          <w:rPr>
            <w:rStyle w:val="Hyperlink"/>
            <w:noProof/>
          </w:rPr>
          <w:t>sp_ShortCalls_Get_Actions</w:t>
        </w:r>
        <w:r w:rsidR="000A33FE">
          <w:rPr>
            <w:noProof/>
            <w:webHidden/>
          </w:rPr>
          <w:tab/>
        </w:r>
        <w:r w:rsidR="000A33FE">
          <w:rPr>
            <w:noProof/>
            <w:webHidden/>
          </w:rPr>
          <w:fldChar w:fldCharType="begin"/>
        </w:r>
        <w:r w:rsidR="000A33FE">
          <w:rPr>
            <w:noProof/>
            <w:webHidden/>
          </w:rPr>
          <w:instrText xml:space="preserve"> PAGEREF _Toc82082812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51ED86D" w14:textId="3A67EB6D" w:rsidR="000A33FE" w:rsidRDefault="00A41E1F">
      <w:pPr>
        <w:pStyle w:val="TOC2"/>
        <w:rPr>
          <w:rFonts w:asciiTheme="minorHAnsi" w:eastAsiaTheme="minorEastAsia" w:hAnsiTheme="minorHAnsi" w:cstheme="minorBidi"/>
          <w:noProof/>
          <w:sz w:val="22"/>
          <w:szCs w:val="22"/>
        </w:rPr>
      </w:pPr>
      <w:hyperlink w:anchor="_Toc82082813" w:history="1">
        <w:r w:rsidR="000A33FE" w:rsidRPr="008B1F70">
          <w:rPr>
            <w:rStyle w:val="Hyperlink"/>
            <w:noProof/>
          </w:rPr>
          <w:t>4.13.</w:t>
        </w:r>
        <w:r w:rsidR="000A33FE">
          <w:rPr>
            <w:rFonts w:asciiTheme="minorHAnsi" w:eastAsiaTheme="minorEastAsia" w:hAnsiTheme="minorHAnsi" w:cstheme="minorBidi"/>
            <w:noProof/>
            <w:sz w:val="22"/>
            <w:szCs w:val="22"/>
          </w:rPr>
          <w:tab/>
        </w:r>
        <w:r w:rsidR="000A33FE" w:rsidRPr="008B1F70">
          <w:rPr>
            <w:rStyle w:val="Hyperlink"/>
            <w:noProof/>
          </w:rPr>
          <w:t>sp_ShortCalls_Get_CallList</w:t>
        </w:r>
        <w:r w:rsidR="000A33FE">
          <w:rPr>
            <w:noProof/>
            <w:webHidden/>
          </w:rPr>
          <w:tab/>
        </w:r>
        <w:r w:rsidR="000A33FE">
          <w:rPr>
            <w:noProof/>
            <w:webHidden/>
          </w:rPr>
          <w:fldChar w:fldCharType="begin"/>
        </w:r>
        <w:r w:rsidR="000A33FE">
          <w:rPr>
            <w:noProof/>
            <w:webHidden/>
          </w:rPr>
          <w:instrText xml:space="preserve"> PAGEREF _Toc82082813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B61BB72" w14:textId="40C8F35D" w:rsidR="000A33FE" w:rsidRDefault="00A41E1F">
      <w:pPr>
        <w:pStyle w:val="TOC2"/>
        <w:rPr>
          <w:rFonts w:asciiTheme="minorHAnsi" w:eastAsiaTheme="minorEastAsia" w:hAnsiTheme="minorHAnsi" w:cstheme="minorBidi"/>
          <w:noProof/>
          <w:sz w:val="22"/>
          <w:szCs w:val="22"/>
        </w:rPr>
      </w:pPr>
      <w:hyperlink w:anchor="_Toc82082814" w:history="1">
        <w:r w:rsidR="000A33FE" w:rsidRPr="008B1F70">
          <w:rPr>
            <w:rStyle w:val="Hyperlink"/>
            <w:noProof/>
          </w:rPr>
          <w:t>4.14.</w:t>
        </w:r>
        <w:r w:rsidR="000A33FE">
          <w:rPr>
            <w:rFonts w:asciiTheme="minorHAnsi" w:eastAsiaTheme="minorEastAsia" w:hAnsiTheme="minorHAnsi" w:cstheme="minorBidi"/>
            <w:noProof/>
            <w:sz w:val="22"/>
            <w:szCs w:val="22"/>
          </w:rPr>
          <w:tab/>
        </w:r>
        <w:r w:rsidR="000A33FE" w:rsidRPr="008B1F70">
          <w:rPr>
            <w:rStyle w:val="Hyperlink"/>
            <w:noProof/>
          </w:rPr>
          <w:t>sp_ShortCalls_Get_SupReivewDetails</w:t>
        </w:r>
        <w:r w:rsidR="000A33FE">
          <w:rPr>
            <w:noProof/>
            <w:webHidden/>
          </w:rPr>
          <w:tab/>
        </w:r>
        <w:r w:rsidR="000A33FE">
          <w:rPr>
            <w:noProof/>
            <w:webHidden/>
          </w:rPr>
          <w:fldChar w:fldCharType="begin"/>
        </w:r>
        <w:r w:rsidR="000A33FE">
          <w:rPr>
            <w:noProof/>
            <w:webHidden/>
          </w:rPr>
          <w:instrText xml:space="preserve"> PAGEREF _Toc82082814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F60C2D5" w14:textId="178F3856" w:rsidR="000A33FE" w:rsidRDefault="00A41E1F">
      <w:pPr>
        <w:pStyle w:val="TOC2"/>
        <w:rPr>
          <w:rFonts w:asciiTheme="minorHAnsi" w:eastAsiaTheme="minorEastAsia" w:hAnsiTheme="minorHAnsi" w:cstheme="minorBidi"/>
          <w:noProof/>
          <w:sz w:val="22"/>
          <w:szCs w:val="22"/>
        </w:rPr>
      </w:pPr>
      <w:hyperlink w:anchor="_Toc82082815" w:history="1">
        <w:r w:rsidR="000A33FE" w:rsidRPr="008B1F70">
          <w:rPr>
            <w:rStyle w:val="Hyperlink"/>
            <w:noProof/>
          </w:rPr>
          <w:t>4.15.</w:t>
        </w:r>
        <w:r w:rsidR="000A33FE">
          <w:rPr>
            <w:rFonts w:asciiTheme="minorHAnsi" w:eastAsiaTheme="minorEastAsia" w:hAnsiTheme="minorHAnsi" w:cstheme="minorBidi"/>
            <w:noProof/>
            <w:sz w:val="22"/>
            <w:szCs w:val="22"/>
          </w:rPr>
          <w:tab/>
        </w:r>
        <w:r w:rsidR="000A33FE" w:rsidRPr="008B1F70">
          <w:rPr>
            <w:rStyle w:val="Hyperlink"/>
            <w:noProof/>
          </w:rPr>
          <w:t>sp_ShortCalls_SupReview_Submit</w:t>
        </w:r>
        <w:r w:rsidR="000A33FE">
          <w:rPr>
            <w:noProof/>
            <w:webHidden/>
          </w:rPr>
          <w:tab/>
        </w:r>
        <w:r w:rsidR="000A33FE">
          <w:rPr>
            <w:noProof/>
            <w:webHidden/>
          </w:rPr>
          <w:fldChar w:fldCharType="begin"/>
        </w:r>
        <w:r w:rsidR="000A33FE">
          <w:rPr>
            <w:noProof/>
            <w:webHidden/>
          </w:rPr>
          <w:instrText xml:space="preserve"> PAGEREF _Toc82082815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E1F249F" w14:textId="64234C70" w:rsidR="000A33FE" w:rsidRDefault="00A41E1F">
      <w:pPr>
        <w:pStyle w:val="TOC2"/>
        <w:rPr>
          <w:rFonts w:asciiTheme="minorHAnsi" w:eastAsiaTheme="minorEastAsia" w:hAnsiTheme="minorHAnsi" w:cstheme="minorBidi"/>
          <w:noProof/>
          <w:sz w:val="22"/>
          <w:szCs w:val="22"/>
        </w:rPr>
      </w:pPr>
      <w:hyperlink w:anchor="_Toc82082816" w:history="1">
        <w:r w:rsidR="000A33FE" w:rsidRPr="008B1F70">
          <w:rPr>
            <w:rStyle w:val="Hyperlink"/>
            <w:noProof/>
          </w:rPr>
          <w:t>4.16.</w:t>
        </w:r>
        <w:r w:rsidR="000A33FE">
          <w:rPr>
            <w:rFonts w:asciiTheme="minorHAnsi" w:eastAsiaTheme="minorEastAsia" w:hAnsiTheme="minorHAnsi" w:cstheme="minorBidi"/>
            <w:noProof/>
            <w:sz w:val="22"/>
            <w:szCs w:val="22"/>
          </w:rPr>
          <w:tab/>
        </w:r>
        <w:r w:rsidR="000A33FE" w:rsidRPr="008B1F70">
          <w:rPr>
            <w:rStyle w:val="Hyperlink"/>
            <w:noProof/>
          </w:rPr>
          <w:t>sp_ShortCalls_MgrReivew_Submit</w:t>
        </w:r>
        <w:r w:rsidR="000A33FE">
          <w:rPr>
            <w:noProof/>
            <w:webHidden/>
          </w:rPr>
          <w:tab/>
        </w:r>
        <w:r w:rsidR="000A33FE">
          <w:rPr>
            <w:noProof/>
            <w:webHidden/>
          </w:rPr>
          <w:fldChar w:fldCharType="begin"/>
        </w:r>
        <w:r w:rsidR="000A33FE">
          <w:rPr>
            <w:noProof/>
            <w:webHidden/>
          </w:rPr>
          <w:instrText xml:space="preserve"> PAGEREF _Toc82082816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BCCA6ED" w14:textId="0252EF30" w:rsidR="000A33FE" w:rsidRDefault="00A41E1F">
      <w:pPr>
        <w:pStyle w:val="TOC2"/>
        <w:rPr>
          <w:rFonts w:asciiTheme="minorHAnsi" w:eastAsiaTheme="minorEastAsia" w:hAnsiTheme="minorHAnsi" w:cstheme="minorBidi"/>
          <w:noProof/>
          <w:sz w:val="22"/>
          <w:szCs w:val="22"/>
        </w:rPr>
      </w:pPr>
      <w:hyperlink w:anchor="_Toc82082817" w:history="1">
        <w:r w:rsidR="000A33FE" w:rsidRPr="008B1F70">
          <w:rPr>
            <w:rStyle w:val="Hyperlink"/>
            <w:noProof/>
          </w:rPr>
          <w:t>4.17.</w:t>
        </w:r>
        <w:r w:rsidR="000A33FE">
          <w:rPr>
            <w:rFonts w:asciiTheme="minorHAnsi" w:eastAsiaTheme="minorEastAsia" w:hAnsiTheme="minorHAnsi" w:cstheme="minorBidi"/>
            <w:noProof/>
            <w:sz w:val="22"/>
            <w:szCs w:val="22"/>
          </w:rPr>
          <w:tab/>
        </w:r>
        <w:r w:rsidR="000A33FE" w:rsidRPr="008B1F70">
          <w:rPr>
            <w:rStyle w:val="Hyperlink"/>
            <w:noProof/>
          </w:rPr>
          <w:t>sp_ShortCalls_getMgrReviewDetails</w:t>
        </w:r>
        <w:r w:rsidR="000A33FE">
          <w:rPr>
            <w:noProof/>
            <w:webHidden/>
          </w:rPr>
          <w:tab/>
        </w:r>
        <w:r w:rsidR="000A33FE">
          <w:rPr>
            <w:noProof/>
            <w:webHidden/>
          </w:rPr>
          <w:fldChar w:fldCharType="begin"/>
        </w:r>
        <w:r w:rsidR="000A33FE">
          <w:rPr>
            <w:noProof/>
            <w:webHidden/>
          </w:rPr>
          <w:instrText xml:space="preserve"> PAGEREF _Toc82082817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52CB0A8" w14:textId="2DACAC0A" w:rsidR="000A33FE" w:rsidRDefault="00A41E1F">
      <w:pPr>
        <w:pStyle w:val="TOC2"/>
        <w:rPr>
          <w:rFonts w:asciiTheme="minorHAnsi" w:eastAsiaTheme="minorEastAsia" w:hAnsiTheme="minorHAnsi" w:cstheme="minorBidi"/>
          <w:noProof/>
          <w:sz w:val="22"/>
          <w:szCs w:val="22"/>
        </w:rPr>
      </w:pPr>
      <w:hyperlink w:anchor="_Toc82082818" w:history="1">
        <w:r w:rsidR="000A33FE" w:rsidRPr="008B1F70">
          <w:rPr>
            <w:rStyle w:val="Hyperlink"/>
            <w:noProof/>
          </w:rPr>
          <w:t>4.18.</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sp_Update_Review_Caoching_Log_Supervisor_Pending_Followup</w:t>
        </w:r>
        <w:r w:rsidR="000A33FE">
          <w:rPr>
            <w:noProof/>
            <w:webHidden/>
          </w:rPr>
          <w:tab/>
        </w:r>
        <w:r w:rsidR="000A33FE">
          <w:rPr>
            <w:noProof/>
            <w:webHidden/>
          </w:rPr>
          <w:fldChar w:fldCharType="begin"/>
        </w:r>
        <w:r w:rsidR="000A33FE">
          <w:rPr>
            <w:noProof/>
            <w:webHidden/>
          </w:rPr>
          <w:instrText xml:space="preserve"> PAGEREF _Toc82082818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E81FFB7" w14:textId="0C927941" w:rsidR="000A33FE" w:rsidRDefault="00A41E1F">
      <w:pPr>
        <w:pStyle w:val="TOC2"/>
        <w:rPr>
          <w:rFonts w:asciiTheme="minorHAnsi" w:eastAsiaTheme="minorEastAsia" w:hAnsiTheme="minorHAnsi" w:cstheme="minorBidi"/>
          <w:noProof/>
          <w:sz w:val="22"/>
          <w:szCs w:val="22"/>
        </w:rPr>
      </w:pPr>
      <w:hyperlink w:anchor="_Toc82082819" w:history="1">
        <w:r w:rsidR="000A33FE" w:rsidRPr="008B1F70">
          <w:rPr>
            <w:rStyle w:val="Hyperlink"/>
            <w:noProof/>
          </w:rPr>
          <w:t>4.19.</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sp_Update_Review_Caoching_Log_Employee_Pending_Followup</w:t>
        </w:r>
        <w:r w:rsidR="000A33FE">
          <w:rPr>
            <w:noProof/>
            <w:webHidden/>
          </w:rPr>
          <w:tab/>
        </w:r>
        <w:r w:rsidR="000A33FE">
          <w:rPr>
            <w:noProof/>
            <w:webHidden/>
          </w:rPr>
          <w:fldChar w:fldCharType="begin"/>
        </w:r>
        <w:r w:rsidR="000A33FE">
          <w:rPr>
            <w:noProof/>
            <w:webHidden/>
          </w:rPr>
          <w:instrText xml:space="preserve"> PAGEREF _Toc82082819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4C3BCB6C" w14:textId="30A943C1" w:rsidR="000A33FE" w:rsidRDefault="00A41E1F">
      <w:pPr>
        <w:pStyle w:val="TOC2"/>
        <w:rPr>
          <w:rFonts w:asciiTheme="minorHAnsi" w:eastAsiaTheme="minorEastAsia" w:hAnsiTheme="minorHAnsi" w:cstheme="minorBidi"/>
          <w:noProof/>
          <w:sz w:val="22"/>
          <w:szCs w:val="22"/>
        </w:rPr>
      </w:pPr>
      <w:hyperlink w:anchor="_Toc82082820" w:history="1">
        <w:r w:rsidR="000A33FE" w:rsidRPr="008B1F70">
          <w:rPr>
            <w:rStyle w:val="Hyperlink"/>
            <w:b/>
            <w:noProof/>
          </w:rPr>
          <w:t>5.</w:t>
        </w:r>
        <w:r w:rsidR="000A33FE">
          <w:rPr>
            <w:rFonts w:asciiTheme="minorHAnsi" w:eastAsiaTheme="minorEastAsia" w:hAnsiTheme="minorHAnsi" w:cstheme="minorBidi"/>
            <w:noProof/>
            <w:sz w:val="22"/>
            <w:szCs w:val="22"/>
          </w:rPr>
          <w:tab/>
        </w:r>
        <w:r w:rsidR="000A33FE" w:rsidRPr="008B1F70">
          <w:rPr>
            <w:rStyle w:val="Hyperlink"/>
            <w:b/>
            <w:noProof/>
          </w:rPr>
          <w:t>Logic to determine pending form type</w:t>
        </w:r>
        <w:r w:rsidR="000A33FE">
          <w:rPr>
            <w:noProof/>
            <w:webHidden/>
          </w:rPr>
          <w:tab/>
        </w:r>
        <w:r w:rsidR="000A33FE">
          <w:rPr>
            <w:noProof/>
            <w:webHidden/>
          </w:rPr>
          <w:fldChar w:fldCharType="begin"/>
        </w:r>
        <w:r w:rsidR="000A33FE">
          <w:rPr>
            <w:noProof/>
            <w:webHidden/>
          </w:rPr>
          <w:instrText xml:space="preserve"> PAGEREF _Toc82082820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CF7D410" w14:textId="2152C28D" w:rsidR="000A33FE" w:rsidRDefault="00A41E1F">
      <w:pPr>
        <w:pStyle w:val="TOC2"/>
        <w:rPr>
          <w:rFonts w:asciiTheme="minorHAnsi" w:eastAsiaTheme="minorEastAsia" w:hAnsiTheme="minorHAnsi" w:cstheme="minorBidi"/>
          <w:noProof/>
          <w:sz w:val="22"/>
          <w:szCs w:val="22"/>
        </w:rPr>
      </w:pPr>
      <w:hyperlink w:anchor="_Toc82082821" w:history="1">
        <w:r w:rsidR="000A33FE" w:rsidRPr="008B1F70">
          <w:rPr>
            <w:rStyle w:val="Hyperlink"/>
            <w:noProof/>
          </w:rPr>
          <w:t>5.1.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_Toc82082821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3A8F3DE2" w14:textId="0BC90FEC" w:rsidR="000A33FE" w:rsidRDefault="00A41E1F">
      <w:pPr>
        <w:pStyle w:val="TOC2"/>
        <w:rPr>
          <w:rFonts w:asciiTheme="minorHAnsi" w:eastAsiaTheme="minorEastAsia" w:hAnsiTheme="minorHAnsi" w:cstheme="minorBidi"/>
          <w:noProof/>
          <w:sz w:val="22"/>
          <w:szCs w:val="22"/>
        </w:rPr>
      </w:pPr>
      <w:hyperlink w:anchor="_Toc82082822" w:history="1">
        <w:r w:rsidR="000A33FE" w:rsidRPr="008B1F70">
          <w:rPr>
            <w:rStyle w:val="Hyperlink"/>
            <w:noProof/>
          </w:rPr>
          <w:t>5.2.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_Toc82082822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445D94D" w14:textId="18C30D0E" w:rsidR="000A33FE" w:rsidRDefault="00A41E1F">
      <w:pPr>
        <w:pStyle w:val="TOC2"/>
        <w:rPr>
          <w:rFonts w:asciiTheme="minorHAnsi" w:eastAsiaTheme="minorEastAsia" w:hAnsiTheme="minorHAnsi" w:cstheme="minorBidi"/>
          <w:noProof/>
          <w:sz w:val="22"/>
          <w:szCs w:val="22"/>
        </w:rPr>
      </w:pPr>
      <w:hyperlink w:anchor="_Toc82082823" w:history="1">
        <w:r w:rsidR="000A33FE" w:rsidRPr="008B1F70">
          <w:rPr>
            <w:rStyle w:val="Hyperlink"/>
            <w:noProof/>
          </w:rPr>
          <w:t>5.3.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_Toc82082823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6AE1C6A" w14:textId="1EDE693E" w:rsidR="000A33FE" w:rsidRDefault="00A41E1F">
      <w:pPr>
        <w:pStyle w:val="TOC2"/>
        <w:rPr>
          <w:rFonts w:asciiTheme="minorHAnsi" w:eastAsiaTheme="minorEastAsia" w:hAnsiTheme="minorHAnsi" w:cstheme="minorBidi"/>
          <w:noProof/>
          <w:sz w:val="22"/>
          <w:szCs w:val="22"/>
        </w:rPr>
      </w:pPr>
      <w:hyperlink w:anchor="_Toc82082824" w:history="1">
        <w:r w:rsidR="000A33FE" w:rsidRPr="008B1F70">
          <w:rPr>
            <w:rStyle w:val="Hyperlink"/>
            <w:noProof/>
          </w:rPr>
          <w:t>5.4.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_Toc82082824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084E641" w14:textId="2FCEFE82" w:rsidR="000A33FE" w:rsidRDefault="00A41E1F">
      <w:pPr>
        <w:pStyle w:val="TOC2"/>
        <w:rPr>
          <w:rFonts w:asciiTheme="minorHAnsi" w:eastAsiaTheme="minorEastAsia" w:hAnsiTheme="minorHAnsi" w:cstheme="minorBidi"/>
          <w:noProof/>
          <w:sz w:val="22"/>
          <w:szCs w:val="22"/>
        </w:rPr>
      </w:pPr>
      <w:hyperlink w:anchor="_Toc82082825" w:history="1">
        <w:r w:rsidR="000A33FE" w:rsidRPr="008B1F70">
          <w:rPr>
            <w:rStyle w:val="Hyperlink"/>
            <w:noProof/>
          </w:rPr>
          <w:t>5.5.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_Toc82082825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581F3A1" w14:textId="0C3B6831" w:rsidR="000A33FE" w:rsidRDefault="00A41E1F">
      <w:pPr>
        <w:pStyle w:val="TOC2"/>
        <w:rPr>
          <w:rFonts w:asciiTheme="minorHAnsi" w:eastAsiaTheme="minorEastAsia" w:hAnsiTheme="minorHAnsi" w:cstheme="minorBidi"/>
          <w:noProof/>
          <w:sz w:val="22"/>
          <w:szCs w:val="22"/>
        </w:rPr>
      </w:pPr>
      <w:hyperlink w:anchor="_Toc82082826" w:history="1">
        <w:r w:rsidR="000A33FE" w:rsidRPr="008B1F70">
          <w:rPr>
            <w:rStyle w:val="Hyperlink"/>
            <w:noProof/>
          </w:rPr>
          <w:t>5.6.</w:t>
        </w:r>
        <w:r w:rsidR="000A33FE">
          <w:rPr>
            <w:rFonts w:asciiTheme="minorHAnsi" w:eastAsiaTheme="minorEastAsia" w:hAnsiTheme="minorHAnsi" w:cstheme="minorBidi"/>
            <w:noProof/>
            <w:sz w:val="22"/>
            <w:szCs w:val="22"/>
          </w:rPr>
          <w:tab/>
        </w:r>
        <w:r w:rsidR="000A33FE" w:rsidRPr="008B1F70">
          <w:rPr>
            <w:rStyle w:val="Hyperlink"/>
            <w:noProof/>
          </w:rPr>
          <w:t>Pending Follow-Up (Supervisor)</w:t>
        </w:r>
        <w:r w:rsidR="000A33FE">
          <w:rPr>
            <w:noProof/>
            <w:webHidden/>
          </w:rPr>
          <w:tab/>
        </w:r>
        <w:r w:rsidR="000A33FE">
          <w:rPr>
            <w:noProof/>
            <w:webHidden/>
          </w:rPr>
          <w:fldChar w:fldCharType="begin"/>
        </w:r>
        <w:r w:rsidR="000A33FE">
          <w:rPr>
            <w:noProof/>
            <w:webHidden/>
          </w:rPr>
          <w:instrText xml:space="preserve"> PAGEREF _Toc82082826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656C1AD0" w14:textId="13B74B6E" w:rsidR="000A33FE" w:rsidRDefault="00A41E1F">
      <w:pPr>
        <w:pStyle w:val="TOC2"/>
        <w:rPr>
          <w:rFonts w:asciiTheme="minorHAnsi" w:eastAsiaTheme="minorEastAsia" w:hAnsiTheme="minorHAnsi" w:cstheme="minorBidi"/>
          <w:noProof/>
          <w:sz w:val="22"/>
          <w:szCs w:val="22"/>
        </w:rPr>
      </w:pPr>
      <w:hyperlink w:anchor="_Toc82082827" w:history="1">
        <w:r w:rsidR="000A33FE" w:rsidRPr="008B1F70">
          <w:rPr>
            <w:rStyle w:val="Hyperlink"/>
            <w:noProof/>
          </w:rPr>
          <w:t>5.7.</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_Toc82082827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7F4D9327" w14:textId="596979E7" w:rsidR="000A33FE" w:rsidRDefault="00A41E1F">
      <w:pPr>
        <w:pStyle w:val="TOC2"/>
        <w:rPr>
          <w:rFonts w:asciiTheme="minorHAnsi" w:eastAsiaTheme="minorEastAsia" w:hAnsiTheme="minorHAnsi" w:cstheme="minorBidi"/>
          <w:noProof/>
          <w:sz w:val="22"/>
          <w:szCs w:val="22"/>
        </w:rPr>
      </w:pPr>
      <w:hyperlink w:anchor="_Toc82082828" w:history="1">
        <w:r w:rsidR="000A33FE" w:rsidRPr="008B1F70">
          <w:rPr>
            <w:rStyle w:val="Hyperlink"/>
            <w:b/>
            <w:noProof/>
          </w:rPr>
          <w:t>6.</w:t>
        </w:r>
        <w:r w:rsidR="000A33FE">
          <w:rPr>
            <w:rFonts w:asciiTheme="minorHAnsi" w:eastAsiaTheme="minorEastAsia" w:hAnsiTheme="minorHAnsi" w:cstheme="minorBidi"/>
            <w:noProof/>
            <w:sz w:val="22"/>
            <w:szCs w:val="22"/>
          </w:rPr>
          <w:tab/>
        </w:r>
        <w:r w:rsidR="000A33FE" w:rsidRPr="008B1F70">
          <w:rPr>
            <w:rStyle w:val="Hyperlink"/>
            <w:b/>
            <w:noProof/>
          </w:rPr>
          <w:t>Logic to determine who can view Log Details</w:t>
        </w:r>
        <w:r w:rsidR="000A33FE">
          <w:rPr>
            <w:noProof/>
            <w:webHidden/>
          </w:rPr>
          <w:tab/>
        </w:r>
        <w:r w:rsidR="000A33FE">
          <w:rPr>
            <w:noProof/>
            <w:webHidden/>
          </w:rPr>
          <w:fldChar w:fldCharType="begin"/>
        </w:r>
        <w:r w:rsidR="000A33FE">
          <w:rPr>
            <w:noProof/>
            <w:webHidden/>
          </w:rPr>
          <w:instrText xml:space="preserve"> PAGEREF _Toc82082828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5E134E34" w14:textId="0A16D882" w:rsidR="000A33FE" w:rsidRDefault="00A41E1F">
      <w:pPr>
        <w:pStyle w:val="TOC2"/>
        <w:rPr>
          <w:rFonts w:asciiTheme="minorHAnsi" w:eastAsiaTheme="minorEastAsia" w:hAnsiTheme="minorHAnsi" w:cstheme="minorBidi"/>
          <w:noProof/>
          <w:sz w:val="22"/>
          <w:szCs w:val="22"/>
        </w:rPr>
      </w:pPr>
      <w:hyperlink w:anchor="_Toc82082829" w:history="1">
        <w:r w:rsidR="000A33FE" w:rsidRPr="008B1F70">
          <w:rPr>
            <w:rStyle w:val="Hyperlink"/>
            <w:b/>
            <w:noProof/>
          </w:rPr>
          <w:t>7.</w:t>
        </w:r>
        <w:r w:rsidR="000A33FE">
          <w:rPr>
            <w:rFonts w:asciiTheme="minorHAnsi" w:eastAsiaTheme="minorEastAsia" w:hAnsiTheme="minorHAnsi" w:cstheme="minorBidi"/>
            <w:noProof/>
            <w:sz w:val="22"/>
            <w:szCs w:val="22"/>
          </w:rPr>
          <w:tab/>
        </w:r>
        <w:r w:rsidR="000A33FE" w:rsidRPr="008B1F70">
          <w:rPr>
            <w:rStyle w:val="Hyperlink"/>
            <w:b/>
            <w:noProof/>
          </w:rPr>
          <w:t>Logic to determine Review Page display mode (Ready Only vs Editable)</w:t>
        </w:r>
        <w:r w:rsidR="000A33FE">
          <w:rPr>
            <w:noProof/>
            <w:webHidden/>
          </w:rPr>
          <w:tab/>
        </w:r>
        <w:r w:rsidR="000A33FE">
          <w:rPr>
            <w:noProof/>
            <w:webHidden/>
          </w:rPr>
          <w:fldChar w:fldCharType="begin"/>
        </w:r>
        <w:r w:rsidR="000A33FE">
          <w:rPr>
            <w:noProof/>
            <w:webHidden/>
          </w:rPr>
          <w:instrText xml:space="preserve"> PAGEREF _Toc82082829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25AC17A7" w14:textId="662941A1" w:rsidR="000A33FE" w:rsidRDefault="00A41E1F">
      <w:pPr>
        <w:pStyle w:val="TOC2"/>
        <w:rPr>
          <w:rFonts w:asciiTheme="minorHAnsi" w:eastAsiaTheme="minorEastAsia" w:hAnsiTheme="minorHAnsi" w:cstheme="minorBidi"/>
          <w:noProof/>
          <w:sz w:val="22"/>
          <w:szCs w:val="22"/>
        </w:rPr>
      </w:pPr>
      <w:hyperlink w:anchor="_Toc82082830" w:history="1">
        <w:r w:rsidR="000A33FE" w:rsidRPr="008B1F70">
          <w:rPr>
            <w:rStyle w:val="Hyperlink"/>
            <w:b/>
            <w:noProof/>
          </w:rPr>
          <w:t>8.</w:t>
        </w:r>
        <w:r w:rsidR="000A33FE">
          <w:rPr>
            <w:rFonts w:asciiTheme="minorHAnsi" w:eastAsiaTheme="minorEastAsia" w:hAnsiTheme="minorHAnsi" w:cstheme="minorBidi"/>
            <w:noProof/>
            <w:sz w:val="22"/>
            <w:szCs w:val="22"/>
          </w:rPr>
          <w:tab/>
        </w:r>
        <w:r w:rsidR="000A33FE" w:rsidRPr="008B1F70">
          <w:rPr>
            <w:rStyle w:val="Hyperlink"/>
            <w:b/>
            <w:noProof/>
          </w:rPr>
          <w:t>Logic to determine next status</w:t>
        </w:r>
        <w:r w:rsidR="000A33FE">
          <w:rPr>
            <w:noProof/>
            <w:webHidden/>
          </w:rPr>
          <w:tab/>
        </w:r>
        <w:r w:rsidR="000A33FE">
          <w:rPr>
            <w:noProof/>
            <w:webHidden/>
          </w:rPr>
          <w:fldChar w:fldCharType="begin"/>
        </w:r>
        <w:r w:rsidR="000A33FE">
          <w:rPr>
            <w:noProof/>
            <w:webHidden/>
          </w:rPr>
          <w:instrText xml:space="preserve"> PAGEREF _Toc82082830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561437AF" w14:textId="643B3FFB" w:rsidR="000A33FE" w:rsidRDefault="00A41E1F">
      <w:pPr>
        <w:pStyle w:val="TOC2"/>
        <w:rPr>
          <w:rFonts w:asciiTheme="minorHAnsi" w:eastAsiaTheme="minorEastAsia" w:hAnsiTheme="minorHAnsi" w:cstheme="minorBidi"/>
          <w:noProof/>
          <w:sz w:val="22"/>
          <w:szCs w:val="22"/>
        </w:rPr>
      </w:pPr>
      <w:hyperlink w:anchor="_Toc82082831" w:history="1">
        <w:r w:rsidR="000A33FE" w:rsidRPr="008B1F70">
          <w:rPr>
            <w:rStyle w:val="Hyperlink"/>
            <w:noProof/>
          </w:rPr>
          <w:t>8.1.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_Toc82082831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60A9227E" w14:textId="4B8B8B41" w:rsidR="000A33FE" w:rsidRDefault="00A41E1F">
      <w:pPr>
        <w:pStyle w:val="TOC2"/>
        <w:rPr>
          <w:rFonts w:asciiTheme="minorHAnsi" w:eastAsiaTheme="minorEastAsia" w:hAnsiTheme="minorHAnsi" w:cstheme="minorBidi"/>
          <w:noProof/>
          <w:sz w:val="22"/>
          <w:szCs w:val="22"/>
        </w:rPr>
      </w:pPr>
      <w:hyperlink w:anchor="_Toc82082832" w:history="1">
        <w:r w:rsidR="000A33FE" w:rsidRPr="008B1F70">
          <w:rPr>
            <w:rStyle w:val="Hyperlink"/>
            <w:noProof/>
          </w:rPr>
          <w:t>8.2.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_Toc82082832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539D2785" w14:textId="6A3E2F12" w:rsidR="000A33FE" w:rsidRDefault="00A41E1F">
      <w:pPr>
        <w:pStyle w:val="TOC2"/>
        <w:rPr>
          <w:rFonts w:asciiTheme="minorHAnsi" w:eastAsiaTheme="minorEastAsia" w:hAnsiTheme="minorHAnsi" w:cstheme="minorBidi"/>
          <w:noProof/>
          <w:sz w:val="22"/>
          <w:szCs w:val="22"/>
        </w:rPr>
      </w:pPr>
      <w:hyperlink w:anchor="_Toc82082833" w:history="1">
        <w:r w:rsidR="000A33FE" w:rsidRPr="008B1F70">
          <w:rPr>
            <w:rStyle w:val="Hyperlink"/>
            <w:noProof/>
          </w:rPr>
          <w:t>8.3.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_Toc82082833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4F01FACC" w14:textId="75F891B2" w:rsidR="000A33FE" w:rsidRDefault="00A41E1F">
      <w:pPr>
        <w:pStyle w:val="TOC2"/>
        <w:rPr>
          <w:rFonts w:asciiTheme="minorHAnsi" w:eastAsiaTheme="minorEastAsia" w:hAnsiTheme="minorHAnsi" w:cstheme="minorBidi"/>
          <w:noProof/>
          <w:sz w:val="22"/>
          <w:szCs w:val="22"/>
        </w:rPr>
      </w:pPr>
      <w:hyperlink w:anchor="_Toc82082834" w:history="1">
        <w:r w:rsidR="000A33FE" w:rsidRPr="008B1F70">
          <w:rPr>
            <w:rStyle w:val="Hyperlink"/>
            <w:noProof/>
          </w:rPr>
          <w:t>8.4.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_Toc82082834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19FF4A04" w14:textId="48CF1B95" w:rsidR="000A33FE" w:rsidRDefault="00A41E1F">
      <w:pPr>
        <w:pStyle w:val="TOC2"/>
        <w:rPr>
          <w:rFonts w:asciiTheme="minorHAnsi" w:eastAsiaTheme="minorEastAsia" w:hAnsiTheme="minorHAnsi" w:cstheme="minorBidi"/>
          <w:noProof/>
          <w:sz w:val="22"/>
          <w:szCs w:val="22"/>
        </w:rPr>
      </w:pPr>
      <w:hyperlink w:anchor="_Toc82082835" w:history="1">
        <w:r w:rsidR="000A33FE" w:rsidRPr="008B1F70">
          <w:rPr>
            <w:rStyle w:val="Hyperlink"/>
            <w:noProof/>
          </w:rPr>
          <w:t>8.5.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_Toc82082835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71C73020" w14:textId="5135BEF0" w:rsidR="000A33FE" w:rsidRDefault="00A41E1F">
      <w:pPr>
        <w:pStyle w:val="TOC2"/>
        <w:rPr>
          <w:rFonts w:asciiTheme="minorHAnsi" w:eastAsiaTheme="minorEastAsia" w:hAnsiTheme="minorHAnsi" w:cstheme="minorBidi"/>
          <w:noProof/>
          <w:sz w:val="22"/>
          <w:szCs w:val="22"/>
        </w:rPr>
      </w:pPr>
      <w:hyperlink w:anchor="_Toc82082836" w:history="1">
        <w:r w:rsidR="000A33FE" w:rsidRPr="008B1F70">
          <w:rPr>
            <w:rStyle w:val="Hyperlink"/>
            <w:noProof/>
          </w:rPr>
          <w:t>8.6.</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_Toc82082836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018E3011" w14:textId="24CED80A" w:rsidR="000A33FE" w:rsidRDefault="00A41E1F">
      <w:pPr>
        <w:pStyle w:val="TOC2"/>
        <w:rPr>
          <w:rFonts w:asciiTheme="minorHAnsi" w:eastAsiaTheme="minorEastAsia" w:hAnsiTheme="minorHAnsi" w:cstheme="minorBidi"/>
          <w:noProof/>
          <w:sz w:val="22"/>
          <w:szCs w:val="22"/>
        </w:rPr>
      </w:pPr>
      <w:hyperlink w:anchor="_Toc82082837" w:history="1">
        <w:r w:rsidR="000A33FE" w:rsidRPr="008B1F70">
          <w:rPr>
            <w:rStyle w:val="Hyperlink"/>
            <w:noProof/>
          </w:rPr>
          <w:t>8.7.</w:t>
        </w:r>
        <w:r w:rsidR="000A33FE">
          <w:rPr>
            <w:rFonts w:asciiTheme="minorHAnsi" w:eastAsiaTheme="minorEastAsia" w:hAnsiTheme="minorHAnsi" w:cstheme="minorBidi"/>
            <w:noProof/>
            <w:sz w:val="22"/>
            <w:szCs w:val="22"/>
          </w:rPr>
          <w:tab/>
        </w:r>
        <w:r w:rsidR="000A33FE" w:rsidRPr="008B1F70">
          <w:rPr>
            <w:rStyle w:val="Hyperlink"/>
            <w:noProof/>
          </w:rPr>
          <w:t>Pending Follow-Up</w:t>
        </w:r>
        <w:r w:rsidR="000A33FE">
          <w:rPr>
            <w:noProof/>
            <w:webHidden/>
          </w:rPr>
          <w:tab/>
        </w:r>
        <w:r w:rsidR="000A33FE">
          <w:rPr>
            <w:noProof/>
            <w:webHidden/>
          </w:rPr>
          <w:fldChar w:fldCharType="begin"/>
        </w:r>
        <w:r w:rsidR="000A33FE">
          <w:rPr>
            <w:noProof/>
            <w:webHidden/>
          </w:rPr>
          <w:instrText xml:space="preserve"> PAGEREF _Toc82082837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46D6BA24" w14:textId="31817F2E" w:rsidR="000A33FE" w:rsidRDefault="00A41E1F">
      <w:pPr>
        <w:pStyle w:val="TOC2"/>
        <w:rPr>
          <w:rFonts w:asciiTheme="minorHAnsi" w:eastAsiaTheme="minorEastAsia" w:hAnsiTheme="minorHAnsi" w:cstheme="minorBidi"/>
          <w:noProof/>
          <w:sz w:val="22"/>
          <w:szCs w:val="22"/>
        </w:rPr>
      </w:pPr>
      <w:hyperlink w:anchor="_Toc82082838" w:history="1">
        <w:r w:rsidR="000A33FE" w:rsidRPr="008B1F70">
          <w:rPr>
            <w:rStyle w:val="Hyperlink"/>
            <w:noProof/>
          </w:rPr>
          <w:t>8.8.</w:t>
        </w:r>
        <w:r w:rsidR="000A33FE">
          <w:rPr>
            <w:rFonts w:asciiTheme="minorHAnsi" w:eastAsiaTheme="minorEastAsia" w:hAnsiTheme="minorHAnsi" w:cstheme="minorBidi"/>
            <w:noProof/>
            <w:sz w:val="22"/>
            <w:szCs w:val="22"/>
          </w:rPr>
          <w:tab/>
        </w:r>
        <w:r w:rsidR="000A33FE" w:rsidRPr="008B1F70">
          <w:rPr>
            <w:rStyle w:val="Hyperlink"/>
            <w:noProof/>
          </w:rPr>
          <w:t>Pending Employee Review</w:t>
        </w:r>
        <w:r w:rsidR="000A33FE">
          <w:rPr>
            <w:noProof/>
            <w:webHidden/>
          </w:rPr>
          <w:tab/>
        </w:r>
        <w:r w:rsidR="000A33FE">
          <w:rPr>
            <w:noProof/>
            <w:webHidden/>
          </w:rPr>
          <w:fldChar w:fldCharType="begin"/>
        </w:r>
        <w:r w:rsidR="000A33FE">
          <w:rPr>
            <w:noProof/>
            <w:webHidden/>
          </w:rPr>
          <w:instrText xml:space="preserve"> PAGEREF _Toc82082838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36AFD93C" w14:textId="113CB31A" w:rsidR="000A33FE" w:rsidRDefault="00A41E1F">
      <w:pPr>
        <w:pStyle w:val="TOC2"/>
        <w:rPr>
          <w:rFonts w:asciiTheme="minorHAnsi" w:eastAsiaTheme="minorEastAsia" w:hAnsiTheme="minorHAnsi" w:cstheme="minorBidi"/>
          <w:noProof/>
          <w:sz w:val="22"/>
          <w:szCs w:val="22"/>
        </w:rPr>
      </w:pPr>
      <w:hyperlink w:anchor="_Toc82082839" w:history="1">
        <w:r w:rsidR="000A33FE" w:rsidRPr="008B1F70">
          <w:rPr>
            <w:rStyle w:val="Hyperlink"/>
            <w:b/>
            <w:noProof/>
          </w:rPr>
          <w:t>9.</w:t>
        </w:r>
        <w:r w:rsidR="000A33FE">
          <w:rPr>
            <w:rFonts w:asciiTheme="minorHAnsi" w:eastAsiaTheme="minorEastAsia" w:hAnsiTheme="minorHAnsi" w:cstheme="minorBidi"/>
            <w:noProof/>
            <w:sz w:val="22"/>
            <w:szCs w:val="22"/>
          </w:rPr>
          <w:tab/>
        </w:r>
        <w:r w:rsidR="000A33FE" w:rsidRPr="008B1F70">
          <w:rPr>
            <w:rStyle w:val="Hyperlink"/>
            <w:b/>
            <w:noProof/>
          </w:rPr>
          <w:t>Instruction text</w:t>
        </w:r>
        <w:r w:rsidR="000A33FE">
          <w:rPr>
            <w:noProof/>
            <w:webHidden/>
          </w:rPr>
          <w:tab/>
        </w:r>
        <w:r w:rsidR="000A33FE">
          <w:rPr>
            <w:noProof/>
            <w:webHidden/>
          </w:rPr>
          <w:fldChar w:fldCharType="begin"/>
        </w:r>
        <w:r w:rsidR="000A33FE">
          <w:rPr>
            <w:noProof/>
            <w:webHidden/>
          </w:rPr>
          <w:instrText xml:space="preserve"> PAGEREF _Toc82082839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66529D65" w14:textId="132DB628" w:rsidR="003565BD" w:rsidRDefault="005D0B08">
      <w:pPr>
        <w:pStyle w:val="BodyText"/>
        <w:jc w:val="center"/>
        <w:rPr>
          <w:sz w:val="20"/>
        </w:rPr>
      </w:pPr>
      <w:r>
        <w:rPr>
          <w:sz w:val="20"/>
        </w:rPr>
        <w:fldChar w:fldCharType="end"/>
      </w:r>
    </w:p>
    <w:p w14:paraId="0A6D1DBC" w14:textId="77777777" w:rsidR="00EF5FC8" w:rsidRDefault="003565BD">
      <w:pPr>
        <w:pStyle w:val="BodyText"/>
        <w:jc w:val="center"/>
        <w:rPr>
          <w:sz w:val="20"/>
        </w:rPr>
      </w:pPr>
      <w:r>
        <w:rPr>
          <w:sz w:val="20"/>
        </w:rPr>
        <w:br w:type="page"/>
      </w:r>
    </w:p>
    <w:p w14:paraId="171A7A4F" w14:textId="77777777" w:rsidR="00EF5FC8" w:rsidRPr="00251693" w:rsidRDefault="00EF5FC8">
      <w:pPr>
        <w:numPr>
          <w:ilvl w:val="0"/>
          <w:numId w:val="1"/>
        </w:numPr>
        <w:tabs>
          <w:tab w:val="num" w:pos="1080"/>
        </w:tabs>
        <w:autoSpaceDE w:val="0"/>
        <w:autoSpaceDN w:val="0"/>
        <w:adjustRightInd w:val="0"/>
        <w:outlineLvl w:val="1"/>
        <w:rPr>
          <w:b/>
        </w:rPr>
      </w:pPr>
      <w:bookmarkStart w:id="14" w:name="_Toc82082791"/>
      <w:r w:rsidRPr="00251693">
        <w:rPr>
          <w:b/>
        </w:rPr>
        <w:lastRenderedPageBreak/>
        <w:t>Description</w:t>
      </w:r>
      <w:bookmarkEnd w:id="14"/>
      <w:r w:rsidRPr="00251693">
        <w:rPr>
          <w:b/>
        </w:rPr>
        <w:t xml:space="preserve">               </w:t>
      </w:r>
    </w:p>
    <w:p w14:paraId="6DD2E756" w14:textId="77777777"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14:paraId="4F01C8C0" w14:textId="77777777" w:rsidR="00F11F09" w:rsidRDefault="00F11F09" w:rsidP="006D3CBB">
      <w:pPr>
        <w:ind w:left="360"/>
      </w:pPr>
    </w:p>
    <w:p w14:paraId="127F46FE" w14:textId="77777777" w:rsidR="003936D4" w:rsidRDefault="003936D4" w:rsidP="003936D4">
      <w:pPr>
        <w:ind w:firstLine="360"/>
      </w:pPr>
      <w:r>
        <w:t>Display Review form as read only if:</w:t>
      </w:r>
    </w:p>
    <w:p w14:paraId="37D33E90" w14:textId="77777777"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14:paraId="3E13EE4F" w14:textId="77777777" w:rsidR="00E06021" w:rsidRDefault="00E06021" w:rsidP="001C13E2">
      <w:pPr>
        <w:pStyle w:val="ListParagraph"/>
        <w:ind w:left="1152"/>
      </w:pPr>
      <w:r>
        <w:t>User submitted the log, OR</w:t>
      </w:r>
    </w:p>
    <w:p w14:paraId="1DAA17EE" w14:textId="77777777" w:rsidR="00E06021" w:rsidRDefault="00E06021" w:rsidP="001C13E2">
      <w:pPr>
        <w:pStyle w:val="ListParagraph"/>
        <w:ind w:left="1152"/>
      </w:pPr>
      <w:r>
        <w:t>User is the log’s employee, OR</w:t>
      </w:r>
    </w:p>
    <w:p w14:paraId="2164C706" w14:textId="77777777" w:rsidR="00E06021" w:rsidRDefault="00E06021" w:rsidP="001C13E2">
      <w:pPr>
        <w:pStyle w:val="ListParagraph"/>
        <w:ind w:left="1152"/>
      </w:pPr>
      <w:r>
        <w:t>User is the supervisor, OR</w:t>
      </w:r>
    </w:p>
    <w:p w14:paraId="3234088C" w14:textId="77777777" w:rsidR="00E06021" w:rsidRDefault="00E06021" w:rsidP="001C13E2">
      <w:pPr>
        <w:pStyle w:val="ListParagraph"/>
        <w:ind w:left="1152"/>
      </w:pPr>
      <w:r>
        <w:t>User is the manager, OR</w:t>
      </w:r>
    </w:p>
    <w:p w14:paraId="1138B4C2" w14:textId="77777777" w:rsidR="00E06021" w:rsidRDefault="00E06021" w:rsidP="001C13E2">
      <w:pPr>
        <w:pStyle w:val="ListParagraph"/>
        <w:ind w:left="1152"/>
      </w:pPr>
      <w:r>
        <w:t xml:space="preserve">User has a role as “ECL” in </w:t>
      </w:r>
      <w:proofErr w:type="spellStart"/>
      <w:r>
        <w:t>Historical_Dashboard_ACL</w:t>
      </w:r>
      <w:proofErr w:type="spellEnd"/>
      <w:r>
        <w:t xml:space="preserve"> table</w:t>
      </w:r>
      <w:r w:rsidR="00940157">
        <w:t xml:space="preserve"> (for coaching logs only)</w:t>
      </w:r>
      <w:r w:rsidR="00D47879">
        <w:t>, OR</w:t>
      </w:r>
    </w:p>
    <w:p w14:paraId="477B3E68" w14:textId="77777777" w:rsidR="00D47879" w:rsidRDefault="000D2CCE" w:rsidP="001C13E2">
      <w:pPr>
        <w:pStyle w:val="ListParagraph"/>
        <w:ind w:left="1152"/>
      </w:pPr>
      <w:r>
        <w:t>User has a role as Senior Manager, OR</w:t>
      </w:r>
    </w:p>
    <w:p w14:paraId="5E160401" w14:textId="77777777"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roofErr w:type="gramStart"/>
      <w:r w:rsidR="00FA59AD">
        <w:t>);</w:t>
      </w:r>
      <w:proofErr w:type="gramEnd"/>
    </w:p>
    <w:p w14:paraId="0DA48D9B" w14:textId="77777777" w:rsidR="00730D1A" w:rsidRPr="00730D1A" w:rsidRDefault="00730D1A" w:rsidP="007A38A2">
      <w:pPr>
        <w:pStyle w:val="ListParagraph"/>
        <w:numPr>
          <w:ilvl w:val="0"/>
          <w:numId w:val="6"/>
        </w:numPr>
        <w:ind w:left="1152"/>
        <w:rPr>
          <w:b/>
        </w:rPr>
      </w:pPr>
      <w:r>
        <w:rPr>
          <w:b/>
        </w:rPr>
        <w:t>My</w:t>
      </w:r>
      <w:r w:rsidRPr="00730D1A">
        <w:rPr>
          <w:b/>
        </w:rPr>
        <w:t xml:space="preserve"> Dashboard: </w:t>
      </w:r>
    </w:p>
    <w:p w14:paraId="7CD934B8" w14:textId="77777777" w:rsidR="005717C5" w:rsidRDefault="00B86543" w:rsidP="001C13E2">
      <w:pPr>
        <w:pStyle w:val="ListParagraph"/>
        <w:ind w:left="1152"/>
      </w:pPr>
      <w:r>
        <w:t>My Submission section</w:t>
      </w:r>
      <w:r w:rsidR="00CF4A64">
        <w:t>: users who submitted the log</w:t>
      </w:r>
      <w:r w:rsidR="005717C5">
        <w:t>, OR</w:t>
      </w:r>
    </w:p>
    <w:p w14:paraId="33C866A3" w14:textId="77777777" w:rsidR="00B86543" w:rsidRDefault="00DC17CE" w:rsidP="001C13E2">
      <w:pPr>
        <w:pStyle w:val="ListParagraph"/>
        <w:ind w:left="1152"/>
      </w:pPr>
      <w:r>
        <w:t>Warning Logs section</w:t>
      </w:r>
      <w:r w:rsidR="00E12526">
        <w:t>: same as Historical Dashboard</w:t>
      </w:r>
      <w:r>
        <w:t>, OR</w:t>
      </w:r>
    </w:p>
    <w:p w14:paraId="2A16555B" w14:textId="77777777" w:rsidR="00D75974" w:rsidRDefault="00D75974" w:rsidP="001C13E2">
      <w:pPr>
        <w:pStyle w:val="ListParagraph"/>
        <w:ind w:left="1152"/>
      </w:pPr>
      <w:r>
        <w:t>The log is Pending Supervisor Review, and u</w:t>
      </w:r>
      <w:r w:rsidR="00DC17CE">
        <w:t xml:space="preserve">ser is not the supervisor or re-assigned to, </w:t>
      </w:r>
      <w:r>
        <w:t>OR</w:t>
      </w:r>
    </w:p>
    <w:p w14:paraId="35D54B3E" w14:textId="77777777" w:rsidR="00D75974" w:rsidRDefault="00D75974" w:rsidP="001C13E2">
      <w:pPr>
        <w:pStyle w:val="ListParagraph"/>
        <w:ind w:left="1152"/>
      </w:pPr>
      <w:r>
        <w:t>The log is Pending Employee Review, and user is not the log’s employee, OR</w:t>
      </w:r>
    </w:p>
    <w:p w14:paraId="52B4526E" w14:textId="77777777" w:rsidR="00D75974" w:rsidRDefault="00D75974">
      <w:pPr>
        <w:pStyle w:val="ListParagraph"/>
        <w:ind w:left="1152"/>
      </w:pPr>
      <w:r>
        <w:t>The log is neither Pending Supervisor Rev</w:t>
      </w:r>
      <w:r w:rsidR="00C34828">
        <w:t>i</w:t>
      </w:r>
      <w:r>
        <w:t>ew nor Pending Employee Review, OR</w:t>
      </w:r>
    </w:p>
    <w:p w14:paraId="6ACB15AF" w14:textId="77777777" w:rsidR="00DC17CE" w:rsidRDefault="00D75974" w:rsidP="001C13E2">
      <w:pPr>
        <w:pStyle w:val="ListParagraph"/>
        <w:ind w:left="1152"/>
      </w:pPr>
      <w:r>
        <w:t>T</w:t>
      </w:r>
      <w:r w:rsidR="00DC17CE">
        <w:t>he log doesn’t require research or CSE determination</w:t>
      </w:r>
      <w:r w:rsidR="001A39C3">
        <w:t>, OR</w:t>
      </w:r>
    </w:p>
    <w:p w14:paraId="0C0BBE9B" w14:textId="77777777" w:rsidR="001A39C3" w:rsidRDefault="001A39C3" w:rsidP="001C13E2">
      <w:pPr>
        <w:pStyle w:val="ListParagraph"/>
        <w:ind w:left="1152"/>
      </w:pPr>
      <w:r>
        <w:t>Completed logs</w:t>
      </w:r>
    </w:p>
    <w:p w14:paraId="399C06AB" w14:textId="77777777" w:rsidR="0019618B" w:rsidRPr="00730D1A" w:rsidRDefault="0019618B" w:rsidP="007A38A2">
      <w:pPr>
        <w:pStyle w:val="ListParagraph"/>
        <w:numPr>
          <w:ilvl w:val="0"/>
          <w:numId w:val="6"/>
        </w:numPr>
        <w:ind w:left="1152"/>
        <w:rPr>
          <w:b/>
        </w:rPr>
      </w:pPr>
      <w:r>
        <w:rPr>
          <w:b/>
        </w:rPr>
        <w:t>Survey</w:t>
      </w:r>
      <w:r w:rsidRPr="00730D1A">
        <w:rPr>
          <w:b/>
        </w:rPr>
        <w:t xml:space="preserve">: </w:t>
      </w:r>
    </w:p>
    <w:p w14:paraId="31B8971A" w14:textId="77777777" w:rsidR="0019618B" w:rsidRDefault="00CF4A64" w:rsidP="001C13E2">
      <w:pPr>
        <w:pStyle w:val="ListParagraph"/>
        <w:ind w:left="1152"/>
      </w:pPr>
      <w:r>
        <w:t>U</w:t>
      </w:r>
      <w:r w:rsidR="00506EC2">
        <w:t>ser is the log’s employee</w:t>
      </w:r>
    </w:p>
    <w:p w14:paraId="11899724" w14:textId="77777777" w:rsidR="002F008D" w:rsidRDefault="004C16DC" w:rsidP="002F008D">
      <w:r>
        <w:t xml:space="preserve">       </w:t>
      </w:r>
    </w:p>
    <w:p w14:paraId="6677F99F" w14:textId="77777777" w:rsidR="002F008D" w:rsidRDefault="002F008D" w:rsidP="002F008D">
      <w:pPr>
        <w:ind w:firstLine="432"/>
      </w:pPr>
      <w:r>
        <w:t xml:space="preserve">Display Review form as </w:t>
      </w:r>
      <w:r w:rsidR="003936D4">
        <w:t>editable</w:t>
      </w:r>
      <w:r>
        <w:t xml:space="preserve"> if:</w:t>
      </w:r>
    </w:p>
    <w:p w14:paraId="23B035C9" w14:textId="77777777" w:rsidR="001C13E2" w:rsidRPr="00730D1A" w:rsidRDefault="001C13E2" w:rsidP="007A38A2">
      <w:pPr>
        <w:pStyle w:val="ListParagraph"/>
        <w:numPr>
          <w:ilvl w:val="0"/>
          <w:numId w:val="7"/>
        </w:numPr>
        <w:ind w:left="1224"/>
        <w:rPr>
          <w:b/>
        </w:rPr>
      </w:pPr>
      <w:r>
        <w:rPr>
          <w:b/>
        </w:rPr>
        <w:t>My</w:t>
      </w:r>
      <w:r w:rsidRPr="00730D1A">
        <w:rPr>
          <w:b/>
        </w:rPr>
        <w:t xml:space="preserve"> Dashboard: </w:t>
      </w:r>
    </w:p>
    <w:p w14:paraId="3A0C1E83" w14:textId="77777777"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14:paraId="7DFB4DCB" w14:textId="77777777" w:rsidR="00845715" w:rsidRDefault="00845715" w:rsidP="006D3CBB">
      <w:pPr>
        <w:ind w:left="360"/>
      </w:pPr>
    </w:p>
    <w:p w14:paraId="2CE46C85" w14:textId="77777777"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14:paraId="5223E2E3" w14:textId="77777777" w:rsidR="000D30AF" w:rsidRDefault="000D30AF" w:rsidP="006D3CBB">
      <w:pPr>
        <w:ind w:left="360"/>
      </w:pPr>
    </w:p>
    <w:p w14:paraId="682522D7" w14:textId="77777777" w:rsidR="00910EA3" w:rsidRPr="00910EA3" w:rsidRDefault="00E0311F" w:rsidP="003B55B7">
      <w:pPr>
        <w:numPr>
          <w:ilvl w:val="0"/>
          <w:numId w:val="1"/>
        </w:numPr>
        <w:tabs>
          <w:tab w:val="num" w:pos="1080"/>
        </w:tabs>
        <w:autoSpaceDE w:val="0"/>
        <w:autoSpaceDN w:val="0"/>
        <w:adjustRightInd w:val="0"/>
        <w:outlineLvl w:val="1"/>
      </w:pPr>
      <w:bookmarkStart w:id="15" w:name="_Toc82082792"/>
      <w:r w:rsidRPr="00910EA3">
        <w:rPr>
          <w:b/>
        </w:rPr>
        <w:t>Business Logic</w:t>
      </w:r>
      <w:bookmarkEnd w:id="15"/>
      <w:r w:rsidRPr="00910EA3">
        <w:rPr>
          <w:b/>
        </w:rPr>
        <w:t xml:space="preserve"> </w:t>
      </w:r>
    </w:p>
    <w:p w14:paraId="0AE5B0D4" w14:textId="3C53710F" w:rsidR="00D61E30" w:rsidRPr="008F106E" w:rsidRDefault="00D61E30" w:rsidP="000A33FE">
      <w:pPr>
        <w:tabs>
          <w:tab w:val="num" w:pos="1080"/>
        </w:tabs>
        <w:autoSpaceDE w:val="0"/>
        <w:autoSpaceDN w:val="0"/>
        <w:adjustRightInd w:val="0"/>
        <w:ind w:left="360"/>
        <w:rPr>
          <w:u w:val="single"/>
        </w:rPr>
      </w:pPr>
      <w:r w:rsidRPr="008F106E">
        <w:rPr>
          <w:u w:val="single"/>
        </w:rPr>
        <w:t xml:space="preserve">User </w:t>
      </w:r>
      <w:r w:rsidR="00311B0E" w:rsidRPr="008F106E">
        <w:rPr>
          <w:u w:val="single"/>
        </w:rPr>
        <w:t>clicks [Log Name] link</w:t>
      </w:r>
      <w:r w:rsidRPr="008F106E">
        <w:rPr>
          <w:u w:val="single"/>
        </w:rPr>
        <w:t>:</w:t>
      </w:r>
    </w:p>
    <w:p w14:paraId="28BD765B" w14:textId="77777777" w:rsidR="00D61E30" w:rsidRDefault="004A5774" w:rsidP="007A38A2">
      <w:pPr>
        <w:pStyle w:val="ListParagraph"/>
        <w:numPr>
          <w:ilvl w:val="0"/>
          <w:numId w:val="5"/>
        </w:numPr>
        <w:tabs>
          <w:tab w:val="num" w:pos="1080"/>
        </w:tabs>
        <w:autoSpaceDE w:val="0"/>
        <w:autoSpaceDN w:val="0"/>
        <w:adjustRightInd w:val="0"/>
      </w:pPr>
      <w:r>
        <w:t xml:space="preserve">Check if the user has access to view the selected log </w:t>
      </w:r>
      <w:proofErr w:type="gramStart"/>
      <w:r>
        <w:t>details</w:t>
      </w:r>
      <w:r w:rsidR="00D61E30">
        <w:t>;</w:t>
      </w:r>
      <w:proofErr w:type="gramEnd"/>
    </w:p>
    <w:p w14:paraId="07724386" w14:textId="77777777"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proofErr w:type="gramStart"/>
      <w:r w:rsidR="00501B85">
        <w:t>page</w:t>
      </w:r>
      <w:r>
        <w:t>;</w:t>
      </w:r>
      <w:proofErr w:type="gramEnd"/>
    </w:p>
    <w:p w14:paraId="45952394" w14:textId="77777777" w:rsidR="008639A6" w:rsidRDefault="00E67959" w:rsidP="00D47B0C">
      <w:pPr>
        <w:pStyle w:val="ListParagraph"/>
        <w:autoSpaceDE w:val="0"/>
        <w:autoSpaceDN w:val="0"/>
        <w:adjustRightInd w:val="0"/>
        <w:ind w:left="1080"/>
      </w:pPr>
      <w:r>
        <w:t xml:space="preserve">Else call stored procedure </w:t>
      </w:r>
      <w:proofErr w:type="spellStart"/>
      <w:r>
        <w:t>sp_SelectReviewFrom_Coaching_Log</w:t>
      </w:r>
      <w:proofErr w:type="spellEnd"/>
      <w:r>
        <w:t xml:space="preserve"> to get </w:t>
      </w:r>
      <w:r w:rsidR="008639A6">
        <w:t>log details</w:t>
      </w:r>
    </w:p>
    <w:p w14:paraId="0582AB94" w14:textId="77777777"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14:paraId="00FCF2D5" w14:textId="77777777" w:rsidR="00AC47BE" w:rsidRDefault="00FB2CFD" w:rsidP="00AC47BE">
      <w:pPr>
        <w:pStyle w:val="ListParagraph"/>
        <w:autoSpaceDE w:val="0"/>
        <w:autoSpaceDN w:val="0"/>
        <w:adjustRightInd w:val="0"/>
        <w:ind w:left="2160"/>
      </w:pPr>
      <w:r>
        <w:t>Display Review page as Read Only</w:t>
      </w:r>
      <w:r w:rsidR="00E11D99">
        <w:t>;</w:t>
      </w:r>
      <w:r w:rsidR="008A7575">
        <w:t xml:space="preserve"> (_</w:t>
      </w:r>
      <w:proofErr w:type="spellStart"/>
      <w:r w:rsidR="008A7575">
        <w:t>ViewCoachingLog.cshtml</w:t>
      </w:r>
      <w:proofErr w:type="spellEnd"/>
      <w:r w:rsidR="008A7575">
        <w:t xml:space="preserve"> if coaching log; or _</w:t>
      </w:r>
      <w:proofErr w:type="spellStart"/>
      <w:r w:rsidR="008A7575">
        <w:t>ViewWarningLog</w:t>
      </w:r>
      <w:proofErr w:type="spellEnd"/>
      <w:r w:rsidR="008A7575">
        <w:t xml:space="preserve"> otherwise)</w:t>
      </w:r>
    </w:p>
    <w:p w14:paraId="02FC9359" w14:textId="77777777" w:rsidR="00914E5B" w:rsidRDefault="00914E5B" w:rsidP="007A38A2">
      <w:pPr>
        <w:pStyle w:val="ListParagraph"/>
        <w:numPr>
          <w:ilvl w:val="0"/>
          <w:numId w:val="8"/>
        </w:numPr>
        <w:autoSpaceDE w:val="0"/>
        <w:autoSpaceDN w:val="0"/>
        <w:adjustRightInd w:val="0"/>
      </w:pPr>
      <w:r>
        <w:t>If current page is My Dashboard</w:t>
      </w:r>
    </w:p>
    <w:p w14:paraId="2EAD7921" w14:textId="77777777" w:rsidR="00972AC0" w:rsidRDefault="00972AC0" w:rsidP="00972AC0">
      <w:pPr>
        <w:pStyle w:val="ListParagraph"/>
        <w:autoSpaceDE w:val="0"/>
        <w:autoSpaceDN w:val="0"/>
        <w:adjustRightInd w:val="0"/>
        <w:ind w:left="1800" w:firstLine="360"/>
      </w:pPr>
      <w:r>
        <w:t>If Short Call</w:t>
      </w:r>
    </w:p>
    <w:p w14:paraId="500CA404" w14:textId="77777777" w:rsidR="009964BB" w:rsidRDefault="009964BB" w:rsidP="00972AC0">
      <w:pPr>
        <w:pStyle w:val="ListParagraph"/>
        <w:autoSpaceDE w:val="0"/>
        <w:autoSpaceDN w:val="0"/>
        <w:adjustRightInd w:val="0"/>
        <w:ind w:left="1800" w:firstLine="360"/>
      </w:pPr>
      <w:r>
        <w:t xml:space="preserve">    Load “Not valid behavior</w:t>
      </w:r>
      <w:r w:rsidR="002D4D25">
        <w:t>s</w:t>
      </w:r>
      <w:r>
        <w:t xml:space="preserve">” from </w:t>
      </w:r>
      <w:proofErr w:type="gramStart"/>
      <w:r>
        <w:t>database;</w:t>
      </w:r>
      <w:proofErr w:type="gramEnd"/>
    </w:p>
    <w:p w14:paraId="0FFD016A" w14:textId="77777777" w:rsidR="009964BB" w:rsidRDefault="009964BB" w:rsidP="00972AC0">
      <w:pPr>
        <w:pStyle w:val="ListParagraph"/>
        <w:autoSpaceDE w:val="0"/>
        <w:autoSpaceDN w:val="0"/>
        <w:adjustRightInd w:val="0"/>
        <w:ind w:left="1800" w:firstLine="360"/>
      </w:pPr>
      <w:r>
        <w:t xml:space="preserve">    Load “Valid behavior</w:t>
      </w:r>
      <w:r w:rsidR="002D4D25">
        <w:t>s</w:t>
      </w:r>
      <w:r>
        <w:t xml:space="preserve">” from </w:t>
      </w:r>
      <w:proofErr w:type="gramStart"/>
      <w:r>
        <w:t>database;</w:t>
      </w:r>
      <w:proofErr w:type="gramEnd"/>
    </w:p>
    <w:p w14:paraId="782BF41B" w14:textId="77777777" w:rsidR="00972AC0" w:rsidRDefault="00972AC0" w:rsidP="00972AC0">
      <w:pPr>
        <w:pStyle w:val="ListParagraph"/>
        <w:autoSpaceDE w:val="0"/>
        <w:autoSpaceDN w:val="0"/>
        <w:adjustRightInd w:val="0"/>
        <w:ind w:left="1800" w:firstLine="360"/>
      </w:pPr>
      <w:r>
        <w:t xml:space="preserve">    Load short call list from </w:t>
      </w:r>
      <w:proofErr w:type="gramStart"/>
      <w:r>
        <w:t>database;</w:t>
      </w:r>
      <w:proofErr w:type="gramEnd"/>
    </w:p>
    <w:p w14:paraId="49409D47" w14:textId="77777777" w:rsidR="00972AC0" w:rsidRDefault="00972AC0" w:rsidP="00972AC0">
      <w:pPr>
        <w:pStyle w:val="ListParagraph"/>
        <w:autoSpaceDE w:val="0"/>
        <w:autoSpaceDN w:val="0"/>
        <w:adjustRightInd w:val="0"/>
        <w:ind w:left="1800" w:firstLine="360"/>
      </w:pPr>
      <w:r>
        <w:t xml:space="preserve">End If Short </w:t>
      </w:r>
      <w:proofErr w:type="gramStart"/>
      <w:r>
        <w:t>Call;</w:t>
      </w:r>
      <w:proofErr w:type="gramEnd"/>
    </w:p>
    <w:p w14:paraId="4EDE952B" w14:textId="77777777" w:rsidR="00972AC0" w:rsidRDefault="00972AC0" w:rsidP="00566351">
      <w:pPr>
        <w:pStyle w:val="ListParagraph"/>
        <w:autoSpaceDE w:val="0"/>
        <w:autoSpaceDN w:val="0"/>
        <w:adjustRightInd w:val="0"/>
        <w:ind w:left="1800" w:firstLine="360"/>
      </w:pPr>
    </w:p>
    <w:p w14:paraId="4C0D6D6F" w14:textId="77777777" w:rsidR="007A32D0" w:rsidRDefault="0054725F" w:rsidP="00566351">
      <w:pPr>
        <w:pStyle w:val="ListParagraph"/>
        <w:autoSpaceDE w:val="0"/>
        <w:autoSpaceDN w:val="0"/>
        <w:adjustRightInd w:val="0"/>
        <w:ind w:left="1800" w:firstLine="360"/>
      </w:pPr>
      <w:r>
        <w:t>Determine Pending Form Type (See section 5 for details</w:t>
      </w:r>
      <w:proofErr w:type="gramStart"/>
      <w:r>
        <w:t>);</w:t>
      </w:r>
      <w:proofErr w:type="gramEnd"/>
    </w:p>
    <w:p w14:paraId="3A2C1ADC" w14:textId="77777777" w:rsidR="00D46E3B" w:rsidRDefault="00D46E3B" w:rsidP="00566351">
      <w:pPr>
        <w:pStyle w:val="ListParagraph"/>
        <w:autoSpaceDE w:val="0"/>
        <w:autoSpaceDN w:val="0"/>
        <w:adjustRightInd w:val="0"/>
        <w:ind w:left="1800" w:firstLine="360"/>
      </w:pPr>
      <w:r>
        <w:t xml:space="preserve">Determine Review Page display mode (Read Only </w:t>
      </w:r>
      <w:proofErr w:type="gramStart"/>
      <w:r>
        <w:t>vs</w:t>
      </w:r>
      <w:proofErr w:type="gramEnd"/>
      <w:r>
        <w:t xml:space="preserve"> Editable)</w:t>
      </w:r>
      <w:r w:rsidR="005A5821">
        <w:t>;</w:t>
      </w:r>
    </w:p>
    <w:p w14:paraId="490F341A" w14:textId="77777777" w:rsidR="005A5821" w:rsidRDefault="005A5821" w:rsidP="00566351">
      <w:pPr>
        <w:pStyle w:val="ListParagraph"/>
        <w:autoSpaceDE w:val="0"/>
        <w:autoSpaceDN w:val="0"/>
        <w:adjustRightInd w:val="0"/>
        <w:ind w:left="1800" w:firstLine="360"/>
      </w:pPr>
    </w:p>
    <w:p w14:paraId="674E9C8A" w14:textId="77777777" w:rsidR="005A5821" w:rsidRDefault="005A5821" w:rsidP="00566351">
      <w:pPr>
        <w:pStyle w:val="ListParagraph"/>
        <w:autoSpaceDE w:val="0"/>
        <w:autoSpaceDN w:val="0"/>
        <w:adjustRightInd w:val="0"/>
        <w:ind w:left="1800" w:firstLine="360"/>
      </w:pPr>
      <w:r>
        <w:t xml:space="preserve">Display Review </w:t>
      </w:r>
      <w:proofErr w:type="gramStart"/>
      <w:r>
        <w:t>Page;</w:t>
      </w:r>
      <w:proofErr w:type="gramEnd"/>
    </w:p>
    <w:p w14:paraId="4DD844D5" w14:textId="77777777" w:rsidR="0054725F" w:rsidRDefault="0054725F" w:rsidP="00566351">
      <w:pPr>
        <w:pStyle w:val="ListParagraph"/>
        <w:autoSpaceDE w:val="0"/>
        <w:autoSpaceDN w:val="0"/>
        <w:adjustRightInd w:val="0"/>
        <w:ind w:left="1800" w:firstLine="360"/>
      </w:pPr>
    </w:p>
    <w:p w14:paraId="7CD56C07" w14:textId="77777777" w:rsidR="005A5821" w:rsidRDefault="005A5821" w:rsidP="00AC47BE">
      <w:pPr>
        <w:pStyle w:val="ListParagraph"/>
        <w:autoSpaceDE w:val="0"/>
        <w:autoSpaceDN w:val="0"/>
        <w:adjustRightInd w:val="0"/>
        <w:ind w:left="2160"/>
      </w:pPr>
    </w:p>
    <w:p w14:paraId="229E41C7" w14:textId="77777777" w:rsidR="00D620DB" w:rsidRDefault="005A5821" w:rsidP="00AC47BE">
      <w:pPr>
        <w:pStyle w:val="ListParagraph"/>
        <w:autoSpaceDE w:val="0"/>
        <w:autoSpaceDN w:val="0"/>
        <w:adjustRightInd w:val="0"/>
        <w:ind w:left="2160"/>
        <w:rPr>
          <w:i/>
        </w:rPr>
      </w:pPr>
      <w:r w:rsidRPr="005A5821">
        <w:rPr>
          <w:i/>
        </w:rPr>
        <w:t xml:space="preserve">Note: </w:t>
      </w:r>
    </w:p>
    <w:p w14:paraId="2C4E453D" w14:textId="77777777"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14:paraId="51C2F5BF" w14:textId="77777777"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14:paraId="3F5A9041" w14:textId="77777777" w:rsidR="00FB2CFD" w:rsidRDefault="00FB2CFD" w:rsidP="00AC47BE">
      <w:pPr>
        <w:pStyle w:val="ListParagraph"/>
        <w:autoSpaceDE w:val="0"/>
        <w:autoSpaceDN w:val="0"/>
        <w:adjustRightInd w:val="0"/>
        <w:ind w:left="2160"/>
      </w:pPr>
    </w:p>
    <w:p w14:paraId="105CEEB9" w14:textId="77777777" w:rsidR="00FB2CFD" w:rsidRDefault="00FB2CFD" w:rsidP="00AC47BE">
      <w:pPr>
        <w:pStyle w:val="ListParagraph"/>
        <w:autoSpaceDE w:val="0"/>
        <w:autoSpaceDN w:val="0"/>
        <w:adjustRightInd w:val="0"/>
        <w:ind w:left="2160"/>
      </w:pPr>
      <w:r>
        <w:lastRenderedPageBreak/>
        <w:t xml:space="preserve">Display Review </w:t>
      </w:r>
      <w:proofErr w:type="gramStart"/>
      <w:r>
        <w:t>Page</w:t>
      </w:r>
      <w:r w:rsidR="0089647C">
        <w:t>;</w:t>
      </w:r>
      <w:proofErr w:type="gramEnd"/>
    </w:p>
    <w:p w14:paraId="583EF244" w14:textId="77777777"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14:paraId="01E10A5A" w14:textId="77777777"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14:paraId="3156C489" w14:textId="77777777" w:rsidR="00C615AB" w:rsidRDefault="00173E42" w:rsidP="00173E42">
      <w:pPr>
        <w:pStyle w:val="ListParagraph"/>
        <w:autoSpaceDE w:val="0"/>
        <w:autoSpaceDN w:val="0"/>
        <w:adjustRightInd w:val="0"/>
        <w:ind w:left="1080"/>
      </w:pPr>
      <w:r>
        <w:t xml:space="preserve">If validation passes, </w:t>
      </w:r>
    </w:p>
    <w:p w14:paraId="68BE8B32" w14:textId="77777777" w:rsidR="00C615AB" w:rsidRDefault="00C615AB" w:rsidP="00C615AB">
      <w:pPr>
        <w:pStyle w:val="ListParagraph"/>
        <w:autoSpaceDE w:val="0"/>
        <w:autoSpaceDN w:val="0"/>
        <w:adjustRightInd w:val="0"/>
        <w:ind w:left="1080" w:firstLine="216"/>
      </w:pPr>
      <w:r>
        <w:t>U</w:t>
      </w:r>
      <w:r w:rsidR="00173E42">
        <w:t>pda</w:t>
      </w:r>
      <w:r>
        <w:t xml:space="preserve">te the reviewed log in </w:t>
      </w:r>
      <w:proofErr w:type="gramStart"/>
      <w:r>
        <w:t>database;</w:t>
      </w:r>
      <w:proofErr w:type="gramEnd"/>
    </w:p>
    <w:p w14:paraId="70EEDC52" w14:textId="77777777" w:rsidR="00C615AB" w:rsidRDefault="00C615AB" w:rsidP="00C615AB">
      <w:pPr>
        <w:pStyle w:val="ListParagraph"/>
        <w:autoSpaceDE w:val="0"/>
        <w:autoSpaceDN w:val="0"/>
        <w:adjustRightInd w:val="0"/>
        <w:ind w:left="1080" w:firstLine="216"/>
      </w:pPr>
      <w:r>
        <w:t xml:space="preserve">Close log detail modal </w:t>
      </w:r>
      <w:proofErr w:type="gramStart"/>
      <w:r>
        <w:t>dialog;</w:t>
      </w:r>
      <w:proofErr w:type="gramEnd"/>
    </w:p>
    <w:p w14:paraId="168729DB" w14:textId="77777777" w:rsidR="00C615AB" w:rsidRDefault="00C615AB" w:rsidP="00C615AB">
      <w:pPr>
        <w:pStyle w:val="ListParagraph"/>
        <w:autoSpaceDE w:val="0"/>
        <w:autoSpaceDN w:val="0"/>
        <w:adjustRightInd w:val="0"/>
        <w:ind w:left="1080" w:firstLine="216"/>
      </w:pPr>
      <w:r>
        <w:t>Refresh log list section on My Dashboard page.</w:t>
      </w:r>
    </w:p>
    <w:p w14:paraId="5A5D77F8" w14:textId="77777777" w:rsidR="00173E42" w:rsidRDefault="00173E42" w:rsidP="00173E42">
      <w:pPr>
        <w:pStyle w:val="ListParagraph"/>
        <w:autoSpaceDE w:val="0"/>
        <w:autoSpaceDN w:val="0"/>
        <w:adjustRightInd w:val="0"/>
        <w:ind w:left="1080"/>
      </w:pPr>
      <w:r>
        <w:t>Else display validation errors</w:t>
      </w:r>
    </w:p>
    <w:p w14:paraId="4ED054E3" w14:textId="77777777" w:rsidR="00C46819" w:rsidRDefault="00C46819" w:rsidP="00173E42">
      <w:pPr>
        <w:pStyle w:val="ListParagraph"/>
        <w:autoSpaceDE w:val="0"/>
        <w:autoSpaceDN w:val="0"/>
        <w:adjustRightInd w:val="0"/>
        <w:ind w:left="1080"/>
      </w:pPr>
    </w:p>
    <w:p w14:paraId="2955629B" w14:textId="77777777" w:rsidR="00C46819" w:rsidRDefault="00C46819" w:rsidP="00C46819">
      <w:pPr>
        <w:tabs>
          <w:tab w:val="num" w:pos="1080"/>
        </w:tabs>
        <w:autoSpaceDE w:val="0"/>
        <w:autoSpaceDN w:val="0"/>
        <w:adjustRightInd w:val="0"/>
        <w:ind w:left="360"/>
      </w:pPr>
      <w:r>
        <w:t>User clicks Close button:</w:t>
      </w:r>
    </w:p>
    <w:p w14:paraId="4BB49B7D" w14:textId="77777777" w:rsidR="002E6260" w:rsidRDefault="002E6260" w:rsidP="007A38A2">
      <w:pPr>
        <w:pStyle w:val="ListParagraph"/>
        <w:numPr>
          <w:ilvl w:val="0"/>
          <w:numId w:val="5"/>
        </w:numPr>
        <w:autoSpaceDE w:val="0"/>
        <w:autoSpaceDN w:val="0"/>
        <w:adjustRightInd w:val="0"/>
      </w:pPr>
      <w:r>
        <w:t xml:space="preserve">Close log detail modal </w:t>
      </w:r>
      <w:proofErr w:type="gramStart"/>
      <w:r>
        <w:t>dialog;</w:t>
      </w:r>
      <w:proofErr w:type="gramEnd"/>
    </w:p>
    <w:p w14:paraId="6ABDF9AD" w14:textId="77777777" w:rsidR="00173E42" w:rsidRDefault="00173E42" w:rsidP="00173E42">
      <w:pPr>
        <w:pStyle w:val="ListParagraph"/>
        <w:autoSpaceDE w:val="0"/>
        <w:autoSpaceDN w:val="0"/>
        <w:adjustRightInd w:val="0"/>
        <w:ind w:left="1080"/>
      </w:pPr>
    </w:p>
    <w:p w14:paraId="152057F0" w14:textId="77777777" w:rsidR="00364F14" w:rsidRDefault="00BA4882">
      <w:pPr>
        <w:numPr>
          <w:ilvl w:val="0"/>
          <w:numId w:val="1"/>
        </w:numPr>
        <w:tabs>
          <w:tab w:val="num" w:pos="1080"/>
        </w:tabs>
        <w:autoSpaceDE w:val="0"/>
        <w:autoSpaceDN w:val="0"/>
        <w:adjustRightInd w:val="0"/>
        <w:outlineLvl w:val="1"/>
        <w:rPr>
          <w:b/>
        </w:rPr>
      </w:pPr>
      <w:bookmarkStart w:id="16" w:name="_Toc82082793"/>
      <w:r w:rsidRPr="00664275">
        <w:rPr>
          <w:b/>
        </w:rPr>
        <w:t>P</w:t>
      </w:r>
      <w:r w:rsidR="00EF5FC8" w:rsidRPr="00664275">
        <w:rPr>
          <w:b/>
        </w:rPr>
        <w:t>age details</w:t>
      </w:r>
      <w:bookmarkEnd w:id="16"/>
    </w:p>
    <w:p w14:paraId="14DA4FDB" w14:textId="77777777"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7" w:name="_Toc82082794"/>
      <w:r w:rsidRPr="0033187B">
        <w:t>Views\</w:t>
      </w:r>
      <w:r w:rsidR="00665FB9">
        <w:t>Review</w:t>
      </w:r>
      <w:r w:rsidRPr="0033187B">
        <w:t>\</w:t>
      </w:r>
      <w:r w:rsidR="00E14B1F" w:rsidRPr="0033187B">
        <w:t>_</w:t>
      </w:r>
      <w:proofErr w:type="spellStart"/>
      <w:r w:rsidR="00665FB9">
        <w:t>ReviewCoachingHome.cshtml</w:t>
      </w:r>
      <w:proofErr w:type="spellEnd"/>
      <w:r w:rsidR="00F416CC">
        <w:t>, _</w:t>
      </w:r>
      <w:proofErr w:type="spellStart"/>
      <w:r w:rsidR="00F416CC">
        <w:t>ViewWarningLog.cshtml</w:t>
      </w:r>
      <w:bookmarkEnd w:id="17"/>
      <w:proofErr w:type="spellEnd"/>
    </w:p>
    <w:p w14:paraId="16364AD8" w14:textId="77777777" w:rsidR="009B2A2F" w:rsidRDefault="009B2A2F" w:rsidP="007A38A2">
      <w:pPr>
        <w:pStyle w:val="ListParagraph"/>
        <w:numPr>
          <w:ilvl w:val="2"/>
          <w:numId w:val="3"/>
        </w:numPr>
        <w:autoSpaceDE w:val="0"/>
        <w:autoSpaceDN w:val="0"/>
        <w:adjustRightInd w:val="0"/>
        <w:outlineLvl w:val="1"/>
      </w:pPr>
      <w:bookmarkStart w:id="18" w:name="_Toc82082795"/>
      <w:r>
        <w:t>Razor pages comprising Web Page</w:t>
      </w:r>
      <w:bookmarkEnd w:id="18"/>
    </w:p>
    <w:p w14:paraId="3BE2027B" w14:textId="77777777" w:rsidR="00CE6481" w:rsidRDefault="00CE6481" w:rsidP="005D1F00">
      <w:pPr>
        <w:autoSpaceDE w:val="0"/>
        <w:autoSpaceDN w:val="0"/>
        <w:adjustRightInd w:val="0"/>
        <w:ind w:left="2088" w:firstLine="72"/>
      </w:pPr>
      <w:r>
        <w:t>_</w:t>
      </w:r>
      <w:proofErr w:type="spellStart"/>
      <w:r w:rsidR="00A35BF6">
        <w:t>AcknowledgeCoaching</w:t>
      </w:r>
      <w:r>
        <w:t>.cshtml</w:t>
      </w:r>
      <w:proofErr w:type="spellEnd"/>
    </w:p>
    <w:p w14:paraId="6886037F" w14:textId="77777777" w:rsidR="009952C7" w:rsidRDefault="009952C7" w:rsidP="005D1F00">
      <w:pPr>
        <w:autoSpaceDE w:val="0"/>
        <w:autoSpaceDN w:val="0"/>
        <w:adjustRightInd w:val="0"/>
        <w:ind w:left="2088" w:firstLine="72"/>
      </w:pPr>
      <w:r>
        <w:t>_</w:t>
      </w:r>
      <w:proofErr w:type="spellStart"/>
      <w:r>
        <w:t>ConfirmReviewShortCalls.cshtml</w:t>
      </w:r>
      <w:proofErr w:type="spellEnd"/>
    </w:p>
    <w:p w14:paraId="7840FEAB" w14:textId="77777777" w:rsidR="009952C7" w:rsidRDefault="009952C7" w:rsidP="005D1F00">
      <w:pPr>
        <w:autoSpaceDE w:val="0"/>
        <w:autoSpaceDN w:val="0"/>
        <w:adjustRightInd w:val="0"/>
        <w:ind w:left="2088" w:firstLine="72"/>
      </w:pPr>
      <w:r>
        <w:t>_</w:t>
      </w:r>
      <w:proofErr w:type="spellStart"/>
      <w:r>
        <w:t>EmployeeReivewInfo.cshtml</w:t>
      </w:r>
      <w:proofErr w:type="spellEnd"/>
    </w:p>
    <w:p w14:paraId="7076D6A9" w14:textId="77777777" w:rsidR="009952C7" w:rsidRDefault="009952C7" w:rsidP="005D1F00">
      <w:pPr>
        <w:autoSpaceDE w:val="0"/>
        <w:autoSpaceDN w:val="0"/>
        <w:adjustRightInd w:val="0"/>
        <w:ind w:left="2088" w:firstLine="72"/>
      </w:pPr>
      <w:r>
        <w:t>_</w:t>
      </w:r>
      <w:proofErr w:type="spellStart"/>
      <w:r>
        <w:t>Error.cshtml</w:t>
      </w:r>
      <w:proofErr w:type="spellEnd"/>
    </w:p>
    <w:p w14:paraId="1A160B01" w14:textId="77777777" w:rsidR="009952C7" w:rsidRDefault="009952C7" w:rsidP="005D1F00">
      <w:pPr>
        <w:autoSpaceDE w:val="0"/>
        <w:autoSpaceDN w:val="0"/>
        <w:adjustRightInd w:val="0"/>
        <w:ind w:left="2088" w:firstLine="72"/>
      </w:pPr>
      <w:r>
        <w:t>_</w:t>
      </w:r>
      <w:proofErr w:type="spellStart"/>
      <w:r>
        <w:t>ManagerReviewInfo.cshtml</w:t>
      </w:r>
      <w:proofErr w:type="spellEnd"/>
    </w:p>
    <w:p w14:paraId="5AB0F7B5" w14:textId="77777777" w:rsidR="009952C7" w:rsidRDefault="00F4333C" w:rsidP="005D1F00">
      <w:pPr>
        <w:autoSpaceDE w:val="0"/>
        <w:autoSpaceDN w:val="0"/>
        <w:adjustRightInd w:val="0"/>
        <w:ind w:left="2088" w:firstLine="72"/>
      </w:pPr>
      <w:r>
        <w:t>_</w:t>
      </w:r>
      <w:proofErr w:type="spellStart"/>
      <w:r>
        <w:t>Reasons.cshtml</w:t>
      </w:r>
      <w:proofErr w:type="spellEnd"/>
    </w:p>
    <w:p w14:paraId="521BCC7F" w14:textId="77777777" w:rsidR="00E06E60" w:rsidRDefault="0010412E" w:rsidP="005D1F00">
      <w:pPr>
        <w:autoSpaceDE w:val="0"/>
        <w:autoSpaceDN w:val="0"/>
        <w:adjustRightInd w:val="0"/>
        <w:ind w:left="2088" w:firstLine="72"/>
      </w:pPr>
      <w:r>
        <w:t>_</w:t>
      </w:r>
      <w:proofErr w:type="spellStart"/>
      <w:r>
        <w:t>ReviewCoaching</w:t>
      </w:r>
      <w:r w:rsidR="00E06E60">
        <w:t>.cshtml</w:t>
      </w:r>
      <w:proofErr w:type="spellEnd"/>
    </w:p>
    <w:p w14:paraId="0F80F3A4" w14:textId="77777777" w:rsidR="000D61F8" w:rsidRDefault="000D61F8" w:rsidP="000D61F8">
      <w:pPr>
        <w:autoSpaceDE w:val="0"/>
        <w:autoSpaceDN w:val="0"/>
        <w:adjustRightInd w:val="0"/>
        <w:ind w:left="2088" w:firstLine="72"/>
      </w:pPr>
      <w:r>
        <w:t>_</w:t>
      </w:r>
      <w:proofErr w:type="spellStart"/>
      <w:r>
        <w:t>ReviewCoachingCse.cshtml</w:t>
      </w:r>
      <w:proofErr w:type="spellEnd"/>
    </w:p>
    <w:p w14:paraId="610F8356" w14:textId="77777777" w:rsidR="000D61F8" w:rsidRDefault="000D61F8" w:rsidP="005D1F00">
      <w:pPr>
        <w:autoSpaceDE w:val="0"/>
        <w:autoSpaceDN w:val="0"/>
        <w:adjustRightInd w:val="0"/>
        <w:ind w:left="2088" w:firstLine="72"/>
      </w:pPr>
      <w:r>
        <w:t>_</w:t>
      </w:r>
      <w:proofErr w:type="spellStart"/>
      <w:r>
        <w:t>ReviewCoachingHome.cshtml</w:t>
      </w:r>
      <w:proofErr w:type="spellEnd"/>
    </w:p>
    <w:p w14:paraId="2B2E7341" w14:textId="77777777" w:rsidR="00CF42EB" w:rsidRDefault="005C416A" w:rsidP="005D1F00">
      <w:pPr>
        <w:autoSpaceDE w:val="0"/>
        <w:autoSpaceDN w:val="0"/>
        <w:adjustRightInd w:val="0"/>
        <w:ind w:left="2088" w:firstLine="72"/>
      </w:pPr>
      <w:r>
        <w:t>_</w:t>
      </w:r>
      <w:proofErr w:type="spellStart"/>
      <w:r>
        <w:t>ReivewCoachingPending.cshtml</w:t>
      </w:r>
      <w:proofErr w:type="spellEnd"/>
    </w:p>
    <w:p w14:paraId="30084581" w14:textId="77777777" w:rsidR="005C416A" w:rsidRDefault="005C416A" w:rsidP="005D1F00">
      <w:pPr>
        <w:autoSpaceDE w:val="0"/>
        <w:autoSpaceDN w:val="0"/>
        <w:adjustRightInd w:val="0"/>
        <w:ind w:left="2088" w:firstLine="72"/>
      </w:pPr>
      <w:r>
        <w:t>_</w:t>
      </w:r>
      <w:proofErr w:type="spellStart"/>
      <w:r>
        <w:t>ReviewCoachingResearch.cshtml</w:t>
      </w:r>
      <w:proofErr w:type="spellEnd"/>
    </w:p>
    <w:p w14:paraId="485F24E1" w14:textId="77777777" w:rsidR="00E43668" w:rsidRDefault="001E0F83" w:rsidP="001E0F83">
      <w:pPr>
        <w:autoSpaceDE w:val="0"/>
        <w:autoSpaceDN w:val="0"/>
        <w:adjustRightInd w:val="0"/>
        <w:ind w:left="2088" w:firstLine="72"/>
      </w:pPr>
      <w:r>
        <w:t>_</w:t>
      </w:r>
      <w:proofErr w:type="spellStart"/>
      <w:r>
        <w:t>ReviewInfo.cshtml</w:t>
      </w:r>
      <w:r w:rsidR="00E43668">
        <w:t>_ReviewShortCalls.cshtml</w:t>
      </w:r>
      <w:proofErr w:type="spellEnd"/>
    </w:p>
    <w:p w14:paraId="05169C5D" w14:textId="77777777" w:rsidR="00472FD7" w:rsidRDefault="00472FD7" w:rsidP="005D1F00">
      <w:pPr>
        <w:autoSpaceDE w:val="0"/>
        <w:autoSpaceDN w:val="0"/>
        <w:adjustRightInd w:val="0"/>
        <w:ind w:left="2088" w:firstLine="72"/>
      </w:pPr>
      <w:r>
        <w:t>_</w:t>
      </w:r>
      <w:proofErr w:type="spellStart"/>
      <w:r>
        <w:t>Scorecards.xhtml</w:t>
      </w:r>
      <w:proofErr w:type="spellEnd"/>
    </w:p>
    <w:p w14:paraId="4F796058" w14:textId="77777777" w:rsidR="00580BE9" w:rsidRDefault="00580BE9" w:rsidP="005D1F00">
      <w:pPr>
        <w:autoSpaceDE w:val="0"/>
        <w:autoSpaceDN w:val="0"/>
        <w:adjustRightInd w:val="0"/>
        <w:ind w:left="2088" w:firstLine="72"/>
      </w:pPr>
      <w:r>
        <w:t>_</w:t>
      </w:r>
      <w:proofErr w:type="spellStart"/>
      <w:r>
        <w:t>ShortCalls.cshtml</w:t>
      </w:r>
      <w:proofErr w:type="spellEnd"/>
    </w:p>
    <w:p w14:paraId="7E71F186" w14:textId="77777777" w:rsidR="001944D8" w:rsidRDefault="001944D8" w:rsidP="005D1F00">
      <w:pPr>
        <w:autoSpaceDE w:val="0"/>
        <w:autoSpaceDN w:val="0"/>
        <w:adjustRightInd w:val="0"/>
        <w:ind w:left="2088" w:firstLine="72"/>
      </w:pPr>
      <w:r>
        <w:t>_</w:t>
      </w:r>
      <w:proofErr w:type="spellStart"/>
      <w:r>
        <w:t>SupervisorReviewInfo.cshtml</w:t>
      </w:r>
      <w:proofErr w:type="spellEnd"/>
    </w:p>
    <w:p w14:paraId="744B8E8C" w14:textId="77777777" w:rsidR="000D61F8" w:rsidRDefault="000D61F8" w:rsidP="000D61F8">
      <w:pPr>
        <w:autoSpaceDE w:val="0"/>
        <w:autoSpaceDN w:val="0"/>
        <w:adjustRightInd w:val="0"/>
        <w:ind w:left="2088" w:firstLine="72"/>
      </w:pPr>
      <w:r>
        <w:t>_</w:t>
      </w:r>
      <w:proofErr w:type="spellStart"/>
      <w:r>
        <w:t>Unauthorized.cshtml</w:t>
      </w:r>
      <w:proofErr w:type="spellEnd"/>
    </w:p>
    <w:p w14:paraId="11A88E38" w14:textId="77777777" w:rsidR="00852619" w:rsidRDefault="00852619" w:rsidP="005D1F00">
      <w:pPr>
        <w:autoSpaceDE w:val="0"/>
        <w:autoSpaceDN w:val="0"/>
        <w:adjustRightInd w:val="0"/>
        <w:ind w:left="2088" w:firstLine="72"/>
      </w:pPr>
      <w:r>
        <w:t>_</w:t>
      </w:r>
      <w:proofErr w:type="spellStart"/>
      <w:r>
        <w:t>ViewCoaching</w:t>
      </w:r>
      <w:r w:rsidR="0059297D">
        <w:t>Log</w:t>
      </w:r>
      <w:r>
        <w:t>.cshtml</w:t>
      </w:r>
      <w:proofErr w:type="spellEnd"/>
    </w:p>
    <w:p w14:paraId="0A64A97A" w14:textId="77777777" w:rsidR="00852619" w:rsidRDefault="00852619" w:rsidP="005D1F00">
      <w:pPr>
        <w:autoSpaceDE w:val="0"/>
        <w:autoSpaceDN w:val="0"/>
        <w:adjustRightInd w:val="0"/>
        <w:ind w:left="2088" w:firstLine="72"/>
      </w:pPr>
      <w:r>
        <w:t>_</w:t>
      </w:r>
      <w:proofErr w:type="spellStart"/>
      <w:r>
        <w:t>ViewWarning</w:t>
      </w:r>
      <w:r w:rsidR="0059297D">
        <w:t>Log</w:t>
      </w:r>
      <w:r>
        <w:t>.cshtml</w:t>
      </w:r>
      <w:proofErr w:type="spellEnd"/>
    </w:p>
    <w:p w14:paraId="52C66A76" w14:textId="77777777" w:rsidR="00E208C9" w:rsidRDefault="00E208C9" w:rsidP="00580DB7">
      <w:pPr>
        <w:autoSpaceDE w:val="0"/>
        <w:autoSpaceDN w:val="0"/>
        <w:adjustRightInd w:val="0"/>
        <w:ind w:left="1224"/>
        <w:outlineLvl w:val="1"/>
      </w:pPr>
    </w:p>
    <w:p w14:paraId="20EF131A" w14:textId="77777777" w:rsidR="005D1F00" w:rsidRDefault="005D1F00" w:rsidP="007A38A2">
      <w:pPr>
        <w:pStyle w:val="ListParagraph"/>
        <w:numPr>
          <w:ilvl w:val="2"/>
          <w:numId w:val="3"/>
        </w:numPr>
        <w:autoSpaceDE w:val="0"/>
        <w:autoSpaceDN w:val="0"/>
        <w:adjustRightInd w:val="0"/>
        <w:outlineLvl w:val="1"/>
      </w:pPr>
      <w:bookmarkStart w:id="19" w:name="_Toc82082796"/>
      <w:r>
        <w:t>Layout Page</w:t>
      </w:r>
      <w:bookmarkEnd w:id="19"/>
    </w:p>
    <w:p w14:paraId="0EBC84F2" w14:textId="77777777"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w:t>
      </w:r>
      <w:proofErr w:type="spellStart"/>
      <w:r w:rsidR="007E7903">
        <w:t>Layoutcshtml</w:t>
      </w:r>
      <w:proofErr w:type="spellEnd"/>
    </w:p>
    <w:p w14:paraId="7144E9BD" w14:textId="77777777" w:rsidR="007E7903" w:rsidRDefault="007E7903" w:rsidP="007E7903">
      <w:pPr>
        <w:autoSpaceDE w:val="0"/>
        <w:autoSpaceDN w:val="0"/>
        <w:adjustRightInd w:val="0"/>
        <w:ind w:left="2160"/>
        <w:outlineLvl w:val="1"/>
      </w:pPr>
    </w:p>
    <w:p w14:paraId="7BC7EFD8" w14:textId="77777777" w:rsidR="007E7903" w:rsidRDefault="007E7903" w:rsidP="007A38A2">
      <w:pPr>
        <w:pStyle w:val="ListParagraph"/>
        <w:numPr>
          <w:ilvl w:val="2"/>
          <w:numId w:val="3"/>
        </w:numPr>
        <w:autoSpaceDE w:val="0"/>
        <w:autoSpaceDN w:val="0"/>
        <w:adjustRightInd w:val="0"/>
        <w:outlineLvl w:val="1"/>
      </w:pPr>
      <w:bookmarkStart w:id="20" w:name="_Toc82082797"/>
      <w:r>
        <w:t>Screen</w:t>
      </w:r>
      <w:r w:rsidR="001D2F61">
        <w:t>s</w:t>
      </w:r>
      <w:r>
        <w:t>hot</w:t>
      </w:r>
      <w:bookmarkEnd w:id="20"/>
    </w:p>
    <w:p w14:paraId="404918CC" w14:textId="77777777" w:rsidR="0071227E" w:rsidRDefault="0071227E" w:rsidP="009C5580">
      <w:pPr>
        <w:autoSpaceDE w:val="0"/>
        <w:autoSpaceDN w:val="0"/>
        <w:adjustRightInd w:val="0"/>
      </w:pPr>
    </w:p>
    <w:p w14:paraId="4F49102B" w14:textId="77777777"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14:paraId="40FE1517" w14:textId="77777777" w:rsidR="00FC695C" w:rsidRDefault="00190687" w:rsidP="009C5580">
      <w:pPr>
        <w:autoSpaceDE w:val="0"/>
        <w:autoSpaceDN w:val="0"/>
        <w:adjustRightInd w:val="0"/>
        <w:rPr>
          <w:b/>
        </w:rPr>
      </w:pPr>
      <w:r>
        <w:rPr>
          <w:b/>
          <w:noProof/>
        </w:rPr>
        <w:drawing>
          <wp:inline distT="0" distB="0" distL="0" distR="0" wp14:anchorId="6774DB25" wp14:editId="0907FDF3">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14:paraId="6E7BFA87" w14:textId="77777777" w:rsidR="00C01E4F" w:rsidRDefault="00C01E4F" w:rsidP="009C5580">
      <w:pPr>
        <w:autoSpaceDE w:val="0"/>
        <w:autoSpaceDN w:val="0"/>
        <w:adjustRightInd w:val="0"/>
        <w:rPr>
          <w:b/>
        </w:rPr>
      </w:pPr>
    </w:p>
    <w:p w14:paraId="254711D1" w14:textId="77777777"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14:paraId="328353AC" w14:textId="77777777" w:rsidR="00E8308D" w:rsidRDefault="006D5E3B" w:rsidP="009C5580">
      <w:pPr>
        <w:autoSpaceDE w:val="0"/>
        <w:autoSpaceDN w:val="0"/>
        <w:adjustRightInd w:val="0"/>
        <w:rPr>
          <w:b/>
        </w:rPr>
      </w:pPr>
      <w:r>
        <w:rPr>
          <w:b/>
          <w:noProof/>
        </w:rPr>
        <w:lastRenderedPageBreak/>
        <w:drawing>
          <wp:inline distT="0" distB="0" distL="0" distR="0" wp14:anchorId="12A60F26" wp14:editId="079FDD4E">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14:paraId="732DB1AB" w14:textId="77777777" w:rsidR="00DC3826" w:rsidRDefault="00DC3826" w:rsidP="009C5580">
      <w:pPr>
        <w:autoSpaceDE w:val="0"/>
        <w:autoSpaceDN w:val="0"/>
        <w:adjustRightInd w:val="0"/>
        <w:rPr>
          <w:b/>
        </w:rPr>
      </w:pPr>
    </w:p>
    <w:p w14:paraId="3B05D233" w14:textId="77777777"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14:paraId="695DC9B6" w14:textId="77777777" w:rsidR="00F438C9" w:rsidRDefault="001027B6" w:rsidP="009C5580">
      <w:pPr>
        <w:autoSpaceDE w:val="0"/>
        <w:autoSpaceDN w:val="0"/>
        <w:adjustRightInd w:val="0"/>
        <w:rPr>
          <w:b/>
        </w:rPr>
      </w:pPr>
      <w:r>
        <w:rPr>
          <w:b/>
          <w:noProof/>
        </w:rPr>
        <w:drawing>
          <wp:inline distT="0" distB="0" distL="0" distR="0" wp14:anchorId="1AF9AB2A" wp14:editId="77283C14">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14:paraId="4E104D7E" w14:textId="77777777" w:rsidR="00C01E4F" w:rsidRDefault="00C01E4F" w:rsidP="009C5580">
      <w:pPr>
        <w:autoSpaceDE w:val="0"/>
        <w:autoSpaceDN w:val="0"/>
        <w:adjustRightInd w:val="0"/>
        <w:rPr>
          <w:b/>
        </w:rPr>
      </w:pPr>
    </w:p>
    <w:p w14:paraId="6279B6B5" w14:textId="77777777" w:rsidR="00887B6D" w:rsidRDefault="00887B6D" w:rsidP="009C5580">
      <w:pPr>
        <w:autoSpaceDE w:val="0"/>
        <w:autoSpaceDN w:val="0"/>
        <w:adjustRightInd w:val="0"/>
        <w:rPr>
          <w:b/>
        </w:rPr>
      </w:pPr>
    </w:p>
    <w:p w14:paraId="72633915" w14:textId="77777777"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14:paraId="6391DA15" w14:textId="77777777" w:rsidR="00B74631" w:rsidRDefault="005D7591" w:rsidP="009C5580">
      <w:pPr>
        <w:autoSpaceDE w:val="0"/>
        <w:autoSpaceDN w:val="0"/>
        <w:adjustRightInd w:val="0"/>
        <w:rPr>
          <w:b/>
        </w:rPr>
      </w:pPr>
      <w:r>
        <w:rPr>
          <w:b/>
          <w:noProof/>
        </w:rPr>
        <w:drawing>
          <wp:inline distT="0" distB="0" distL="0" distR="0" wp14:anchorId="5D95B297" wp14:editId="52F13747">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6D68306B" w14:textId="77777777" w:rsidR="00D661A8" w:rsidRDefault="00D661A8" w:rsidP="009C5580">
      <w:pPr>
        <w:autoSpaceDE w:val="0"/>
        <w:autoSpaceDN w:val="0"/>
        <w:adjustRightInd w:val="0"/>
        <w:rPr>
          <w:b/>
        </w:rPr>
      </w:pPr>
    </w:p>
    <w:p w14:paraId="51165C13" w14:textId="77777777"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14:paraId="61D7319F" w14:textId="77777777" w:rsidR="001F53F4" w:rsidRDefault="009C4BEF" w:rsidP="00B74631">
      <w:pPr>
        <w:autoSpaceDE w:val="0"/>
        <w:autoSpaceDN w:val="0"/>
        <w:adjustRightInd w:val="0"/>
        <w:rPr>
          <w:b/>
        </w:rPr>
      </w:pPr>
      <w:r>
        <w:rPr>
          <w:b/>
          <w:noProof/>
        </w:rPr>
        <w:lastRenderedPageBreak/>
        <w:drawing>
          <wp:inline distT="0" distB="0" distL="0" distR="0" wp14:anchorId="0AE27244" wp14:editId="2C465B85">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1797901C" w14:textId="77777777" w:rsidR="00596CAD" w:rsidRDefault="00596CAD" w:rsidP="00B74631">
      <w:pPr>
        <w:autoSpaceDE w:val="0"/>
        <w:autoSpaceDN w:val="0"/>
        <w:adjustRightInd w:val="0"/>
        <w:rPr>
          <w:b/>
        </w:rPr>
      </w:pPr>
    </w:p>
    <w:p w14:paraId="2C803281" w14:textId="77777777" w:rsidR="00596CAD" w:rsidRDefault="00596CAD" w:rsidP="00B74631">
      <w:pPr>
        <w:autoSpaceDE w:val="0"/>
        <w:autoSpaceDN w:val="0"/>
        <w:adjustRightInd w:val="0"/>
        <w:rPr>
          <w:b/>
        </w:rPr>
      </w:pPr>
    </w:p>
    <w:p w14:paraId="4D1E3868" w14:textId="77777777" w:rsidR="00CF7811" w:rsidRDefault="00CF7811" w:rsidP="00CF7811">
      <w:pPr>
        <w:autoSpaceDE w:val="0"/>
        <w:autoSpaceDN w:val="0"/>
        <w:adjustRightInd w:val="0"/>
        <w:rPr>
          <w:b/>
        </w:rPr>
      </w:pPr>
      <w:r>
        <w:rPr>
          <w:b/>
        </w:rPr>
        <w:t>Review - Acknowledge Pending Form (editable) – User is the log’s employee, and the log is opportunity:</w:t>
      </w:r>
    </w:p>
    <w:p w14:paraId="1B66DACE" w14:textId="77777777" w:rsidR="00A71285" w:rsidRDefault="00C275CD" w:rsidP="00CF7811">
      <w:pPr>
        <w:autoSpaceDE w:val="0"/>
        <w:autoSpaceDN w:val="0"/>
        <w:adjustRightInd w:val="0"/>
        <w:rPr>
          <w:b/>
        </w:rPr>
      </w:pPr>
      <w:r>
        <w:rPr>
          <w:b/>
          <w:noProof/>
        </w:rPr>
        <w:drawing>
          <wp:inline distT="0" distB="0" distL="0" distR="0" wp14:anchorId="2231B55D" wp14:editId="68078587">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14:paraId="53E4CF53" w14:textId="77777777" w:rsidR="00A71285" w:rsidRDefault="00A71285" w:rsidP="00CF7811">
      <w:pPr>
        <w:autoSpaceDE w:val="0"/>
        <w:autoSpaceDN w:val="0"/>
        <w:adjustRightInd w:val="0"/>
        <w:rPr>
          <w:b/>
        </w:rPr>
      </w:pPr>
    </w:p>
    <w:p w14:paraId="0BF28FBA" w14:textId="77777777" w:rsidR="00CF7811" w:rsidRDefault="00CF7811" w:rsidP="00B74631">
      <w:pPr>
        <w:autoSpaceDE w:val="0"/>
        <w:autoSpaceDN w:val="0"/>
        <w:adjustRightInd w:val="0"/>
        <w:rPr>
          <w:b/>
        </w:rPr>
      </w:pPr>
    </w:p>
    <w:p w14:paraId="73808D9C" w14:textId="77777777" w:rsidR="00144B9E" w:rsidRDefault="00144B9E" w:rsidP="00144B9E">
      <w:pPr>
        <w:autoSpaceDE w:val="0"/>
        <w:autoSpaceDN w:val="0"/>
        <w:adjustRightInd w:val="0"/>
        <w:rPr>
          <w:b/>
        </w:rPr>
      </w:pPr>
      <w:r>
        <w:rPr>
          <w:b/>
        </w:rPr>
        <w:t xml:space="preserve">Review - Acknowledge Pending Form (editable) – User is the </w:t>
      </w:r>
      <w:proofErr w:type="spellStart"/>
      <w:r w:rsidR="00881E27">
        <w:rPr>
          <w:b/>
        </w:rPr>
        <w:t>supervisor</w:t>
      </w:r>
      <w:r w:rsidR="00AF1F3E">
        <w:rPr>
          <w:b/>
        </w:rPr>
        <w:t>opportunity</w:t>
      </w:r>
      <w:proofErr w:type="spellEnd"/>
      <w:r>
        <w:rPr>
          <w:b/>
        </w:rPr>
        <w:t>:</w:t>
      </w:r>
    </w:p>
    <w:p w14:paraId="25C59EF9" w14:textId="77777777" w:rsidR="00144B9E" w:rsidRDefault="0021059C" w:rsidP="00B74631">
      <w:pPr>
        <w:autoSpaceDE w:val="0"/>
        <w:autoSpaceDN w:val="0"/>
        <w:adjustRightInd w:val="0"/>
        <w:rPr>
          <w:b/>
        </w:rPr>
      </w:pPr>
      <w:r>
        <w:rPr>
          <w:b/>
          <w:noProof/>
        </w:rPr>
        <w:lastRenderedPageBreak/>
        <w:drawing>
          <wp:inline distT="0" distB="0" distL="0" distR="0" wp14:anchorId="039A7698" wp14:editId="57C463EF">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29706F54" w14:textId="77777777" w:rsidR="004A30E3" w:rsidRDefault="004A30E3" w:rsidP="00B74631">
      <w:pPr>
        <w:autoSpaceDE w:val="0"/>
        <w:autoSpaceDN w:val="0"/>
        <w:adjustRightInd w:val="0"/>
        <w:rPr>
          <w:b/>
        </w:rPr>
      </w:pPr>
    </w:p>
    <w:p w14:paraId="596BBE2F" w14:textId="77777777" w:rsidR="004A30E3" w:rsidRDefault="004A30E3" w:rsidP="00B74631">
      <w:pPr>
        <w:autoSpaceDE w:val="0"/>
        <w:autoSpaceDN w:val="0"/>
        <w:adjustRightInd w:val="0"/>
        <w:rPr>
          <w:b/>
        </w:rPr>
      </w:pPr>
      <w:r>
        <w:rPr>
          <w:b/>
        </w:rPr>
        <w:t>Review – Acknowledge Pending Form (editable) – User is the supervisor, and the log is OTA (</w:t>
      </w:r>
      <w:proofErr w:type="spellStart"/>
      <w:r>
        <w:rPr>
          <w:b/>
        </w:rPr>
        <w:t>OverTurned</w:t>
      </w:r>
      <w:proofErr w:type="spellEnd"/>
      <w:r>
        <w:rPr>
          <w:b/>
        </w:rPr>
        <w:t xml:space="preserve"> Appeal):</w:t>
      </w:r>
    </w:p>
    <w:p w14:paraId="156BF4A8" w14:textId="77777777" w:rsidR="004A30E3" w:rsidRDefault="004A30E3" w:rsidP="00B74631">
      <w:pPr>
        <w:autoSpaceDE w:val="0"/>
        <w:autoSpaceDN w:val="0"/>
        <w:adjustRightInd w:val="0"/>
        <w:rPr>
          <w:b/>
        </w:rPr>
      </w:pPr>
    </w:p>
    <w:p w14:paraId="699593DD" w14:textId="77777777" w:rsidR="004A30E3" w:rsidRDefault="00000F10" w:rsidP="00B74631">
      <w:pPr>
        <w:autoSpaceDE w:val="0"/>
        <w:autoSpaceDN w:val="0"/>
        <w:adjustRightInd w:val="0"/>
        <w:rPr>
          <w:b/>
        </w:rPr>
      </w:pPr>
      <w:r>
        <w:rPr>
          <w:b/>
          <w:noProof/>
        </w:rPr>
        <w:drawing>
          <wp:inline distT="0" distB="0" distL="0" distR="0" wp14:anchorId="243AA2F0" wp14:editId="7889A63A">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2A568663" w14:textId="77777777" w:rsidR="00CF7811" w:rsidRDefault="00CF7811" w:rsidP="00B74631">
      <w:pPr>
        <w:autoSpaceDE w:val="0"/>
        <w:autoSpaceDN w:val="0"/>
        <w:adjustRightInd w:val="0"/>
        <w:rPr>
          <w:b/>
        </w:rPr>
      </w:pPr>
    </w:p>
    <w:p w14:paraId="546E5C87" w14:textId="77777777"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14:paraId="28E09BB5" w14:textId="77777777" w:rsidR="001F53F4" w:rsidRDefault="00C70233" w:rsidP="001F53F4">
      <w:pPr>
        <w:autoSpaceDE w:val="0"/>
        <w:autoSpaceDN w:val="0"/>
        <w:adjustRightInd w:val="0"/>
        <w:rPr>
          <w:b/>
        </w:rPr>
      </w:pPr>
      <w:r>
        <w:rPr>
          <w:b/>
          <w:noProof/>
        </w:rPr>
        <w:lastRenderedPageBreak/>
        <w:drawing>
          <wp:inline distT="0" distB="0" distL="0" distR="0" wp14:anchorId="53BB057E" wp14:editId="48CE8784">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4BC24179" w14:textId="77777777" w:rsidR="00E967FF" w:rsidRDefault="00E967FF" w:rsidP="001F53F4">
      <w:pPr>
        <w:autoSpaceDE w:val="0"/>
        <w:autoSpaceDN w:val="0"/>
        <w:adjustRightInd w:val="0"/>
        <w:rPr>
          <w:b/>
        </w:rPr>
      </w:pPr>
    </w:p>
    <w:p w14:paraId="7656AD2C" w14:textId="77777777"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14:paraId="763E789A" w14:textId="77777777" w:rsidR="00E967FF" w:rsidRDefault="00E967FF" w:rsidP="001F53F4">
      <w:pPr>
        <w:autoSpaceDE w:val="0"/>
        <w:autoSpaceDN w:val="0"/>
        <w:adjustRightInd w:val="0"/>
        <w:rPr>
          <w:b/>
        </w:rPr>
      </w:pPr>
    </w:p>
    <w:p w14:paraId="55A5A374" w14:textId="77777777" w:rsidR="00E967FF" w:rsidRDefault="007A3346" w:rsidP="001F53F4">
      <w:pPr>
        <w:autoSpaceDE w:val="0"/>
        <w:autoSpaceDN w:val="0"/>
        <w:adjustRightInd w:val="0"/>
        <w:rPr>
          <w:b/>
        </w:rPr>
      </w:pPr>
      <w:r>
        <w:rPr>
          <w:b/>
          <w:noProof/>
        </w:rPr>
        <w:drawing>
          <wp:inline distT="0" distB="0" distL="0" distR="0" wp14:anchorId="3631BD81" wp14:editId="2D3FBC94">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14:paraId="4E7C8E8D" w14:textId="77777777" w:rsidR="00E967FF" w:rsidRDefault="00E967FF" w:rsidP="001F53F4">
      <w:pPr>
        <w:autoSpaceDE w:val="0"/>
        <w:autoSpaceDN w:val="0"/>
        <w:adjustRightInd w:val="0"/>
        <w:rPr>
          <w:b/>
        </w:rPr>
      </w:pPr>
    </w:p>
    <w:p w14:paraId="1B75A944" w14:textId="77777777"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14:paraId="0BEB5AB7" w14:textId="77777777" w:rsidR="00CF5574" w:rsidRDefault="00A20AE0" w:rsidP="001F53F4">
      <w:pPr>
        <w:autoSpaceDE w:val="0"/>
        <w:autoSpaceDN w:val="0"/>
        <w:adjustRightInd w:val="0"/>
        <w:rPr>
          <w:b/>
        </w:rPr>
      </w:pPr>
      <w:r>
        <w:rPr>
          <w:b/>
          <w:noProof/>
        </w:rPr>
        <w:drawing>
          <wp:inline distT="0" distB="0" distL="0" distR="0" wp14:anchorId="013254E2" wp14:editId="02EF10C9">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14:paraId="5F03DD1E" w14:textId="77777777" w:rsidR="00BD1925" w:rsidRDefault="00BD1925" w:rsidP="001F53F4">
      <w:pPr>
        <w:autoSpaceDE w:val="0"/>
        <w:autoSpaceDN w:val="0"/>
        <w:adjustRightInd w:val="0"/>
        <w:rPr>
          <w:b/>
        </w:rPr>
      </w:pPr>
    </w:p>
    <w:p w14:paraId="3246C268" w14:textId="77777777"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14:paraId="5F9CE8F2" w14:textId="77777777" w:rsidR="00BD1925" w:rsidRDefault="005D09AE" w:rsidP="001F53F4">
      <w:pPr>
        <w:autoSpaceDE w:val="0"/>
        <w:autoSpaceDN w:val="0"/>
        <w:adjustRightInd w:val="0"/>
        <w:rPr>
          <w:b/>
        </w:rPr>
      </w:pPr>
      <w:r>
        <w:rPr>
          <w:b/>
          <w:noProof/>
        </w:rPr>
        <w:lastRenderedPageBreak/>
        <w:drawing>
          <wp:inline distT="0" distB="0" distL="0" distR="0" wp14:anchorId="2863A8B8" wp14:editId="124C5494">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14:paraId="21A16B9A" w14:textId="77777777" w:rsidR="00183E21" w:rsidRDefault="00183E21" w:rsidP="001F53F4">
      <w:pPr>
        <w:autoSpaceDE w:val="0"/>
        <w:autoSpaceDN w:val="0"/>
        <w:adjustRightInd w:val="0"/>
        <w:rPr>
          <w:b/>
        </w:rPr>
      </w:pPr>
    </w:p>
    <w:p w14:paraId="24CA0FEF" w14:textId="77777777" w:rsidR="00E94732" w:rsidRDefault="00E94732" w:rsidP="001F53F4">
      <w:pPr>
        <w:autoSpaceDE w:val="0"/>
        <w:autoSpaceDN w:val="0"/>
        <w:adjustRightInd w:val="0"/>
        <w:rPr>
          <w:b/>
        </w:rPr>
      </w:pPr>
    </w:p>
    <w:p w14:paraId="64310865" w14:textId="77777777" w:rsidR="00662886" w:rsidRDefault="00662886" w:rsidP="001F53F4">
      <w:pPr>
        <w:autoSpaceDE w:val="0"/>
        <w:autoSpaceDN w:val="0"/>
        <w:adjustRightInd w:val="0"/>
        <w:rPr>
          <w:b/>
        </w:rPr>
      </w:pPr>
      <w:r>
        <w:rPr>
          <w:b/>
        </w:rPr>
        <w:t>Review – Short Call – Supervisor form</w:t>
      </w:r>
    </w:p>
    <w:p w14:paraId="481BEDE5" w14:textId="77777777" w:rsidR="00920993" w:rsidRDefault="00493637" w:rsidP="001F53F4">
      <w:pPr>
        <w:autoSpaceDE w:val="0"/>
        <w:autoSpaceDN w:val="0"/>
        <w:adjustRightInd w:val="0"/>
        <w:rPr>
          <w:b/>
        </w:rPr>
      </w:pPr>
      <w:r>
        <w:rPr>
          <w:b/>
          <w:noProof/>
        </w:rPr>
        <w:drawing>
          <wp:inline distT="0" distB="0" distL="0" distR="0" wp14:anchorId="7865FF06" wp14:editId="7BF5858F">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14:paraId="728256E9" w14:textId="77777777" w:rsidR="00662886" w:rsidRDefault="00662886" w:rsidP="001F53F4">
      <w:pPr>
        <w:autoSpaceDE w:val="0"/>
        <w:autoSpaceDN w:val="0"/>
        <w:adjustRightInd w:val="0"/>
        <w:rPr>
          <w:b/>
        </w:rPr>
      </w:pPr>
    </w:p>
    <w:p w14:paraId="0D4D17FE" w14:textId="77777777" w:rsidR="00662886" w:rsidRDefault="00662886" w:rsidP="001F53F4">
      <w:pPr>
        <w:autoSpaceDE w:val="0"/>
        <w:autoSpaceDN w:val="0"/>
        <w:adjustRightInd w:val="0"/>
        <w:rPr>
          <w:b/>
        </w:rPr>
      </w:pPr>
      <w:r>
        <w:rPr>
          <w:b/>
        </w:rPr>
        <w:t>Review – Short Call – Manager form</w:t>
      </w:r>
    </w:p>
    <w:p w14:paraId="619E1BC0" w14:textId="77777777" w:rsidR="00430C56" w:rsidRDefault="00C13FD3" w:rsidP="001F53F4">
      <w:pPr>
        <w:autoSpaceDE w:val="0"/>
        <w:autoSpaceDN w:val="0"/>
        <w:adjustRightInd w:val="0"/>
        <w:rPr>
          <w:b/>
        </w:rPr>
      </w:pPr>
      <w:r>
        <w:rPr>
          <w:b/>
          <w:noProof/>
        </w:rPr>
        <w:lastRenderedPageBreak/>
        <w:drawing>
          <wp:inline distT="0" distB="0" distL="0" distR="0" wp14:anchorId="1511C3F3" wp14:editId="659704A3">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99B8299" w14:textId="77777777" w:rsidR="00CD7B6D" w:rsidRDefault="00CD7B6D" w:rsidP="001F53F4">
      <w:pPr>
        <w:autoSpaceDE w:val="0"/>
        <w:autoSpaceDN w:val="0"/>
        <w:adjustRightInd w:val="0"/>
        <w:rPr>
          <w:b/>
        </w:rPr>
      </w:pPr>
      <w:r>
        <w:rPr>
          <w:b/>
          <w:noProof/>
        </w:rPr>
        <w:drawing>
          <wp:inline distT="0" distB="0" distL="0" distR="0" wp14:anchorId="6D99C65E" wp14:editId="3F5BE63B">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14:paraId="2DEDE600" w14:textId="77777777" w:rsidR="007E5C57" w:rsidRDefault="007E5C57" w:rsidP="001F53F4">
      <w:pPr>
        <w:autoSpaceDE w:val="0"/>
        <w:autoSpaceDN w:val="0"/>
        <w:adjustRightInd w:val="0"/>
        <w:rPr>
          <w:b/>
        </w:rPr>
      </w:pPr>
    </w:p>
    <w:p w14:paraId="1A9D4D3E" w14:textId="77777777" w:rsidR="00155CCA" w:rsidRDefault="00155CCA" w:rsidP="001F53F4">
      <w:pPr>
        <w:autoSpaceDE w:val="0"/>
        <w:autoSpaceDN w:val="0"/>
        <w:adjustRightInd w:val="0"/>
        <w:rPr>
          <w:b/>
        </w:rPr>
      </w:pPr>
    </w:p>
    <w:p w14:paraId="1FA902B1" w14:textId="77777777"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14:paraId="31D8F880" w14:textId="77777777" w:rsidR="00155CCA" w:rsidRDefault="005A72F5" w:rsidP="001F53F4">
      <w:pPr>
        <w:autoSpaceDE w:val="0"/>
        <w:autoSpaceDN w:val="0"/>
        <w:adjustRightInd w:val="0"/>
        <w:rPr>
          <w:b/>
        </w:rPr>
      </w:pPr>
      <w:r>
        <w:rPr>
          <w:b/>
          <w:noProof/>
        </w:rPr>
        <w:drawing>
          <wp:inline distT="0" distB="0" distL="0" distR="0" wp14:anchorId="439C366E" wp14:editId="5AE1015C">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14:paraId="6BC202D1" w14:textId="77777777" w:rsidR="005A72F5" w:rsidRDefault="005A72F5" w:rsidP="001F53F4">
      <w:pPr>
        <w:autoSpaceDE w:val="0"/>
        <w:autoSpaceDN w:val="0"/>
        <w:adjustRightInd w:val="0"/>
        <w:rPr>
          <w:b/>
        </w:rPr>
      </w:pPr>
    </w:p>
    <w:p w14:paraId="0CF2EE3C" w14:textId="77777777" w:rsidR="00C4581E" w:rsidRDefault="00C4581E" w:rsidP="005A72F5">
      <w:pPr>
        <w:autoSpaceDE w:val="0"/>
        <w:autoSpaceDN w:val="0"/>
        <w:adjustRightInd w:val="0"/>
        <w:rPr>
          <w:b/>
        </w:rPr>
      </w:pPr>
    </w:p>
    <w:p w14:paraId="5EAA3342" w14:textId="77777777" w:rsidR="00C4581E" w:rsidRDefault="00C4581E" w:rsidP="005A72F5">
      <w:pPr>
        <w:autoSpaceDE w:val="0"/>
        <w:autoSpaceDN w:val="0"/>
        <w:adjustRightInd w:val="0"/>
        <w:rPr>
          <w:b/>
        </w:rPr>
      </w:pPr>
    </w:p>
    <w:p w14:paraId="427D6569" w14:textId="77777777"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14:paraId="5FA83F57" w14:textId="77777777" w:rsidR="005A72F5" w:rsidRDefault="005A72F5" w:rsidP="001F53F4">
      <w:pPr>
        <w:autoSpaceDE w:val="0"/>
        <w:autoSpaceDN w:val="0"/>
        <w:adjustRightInd w:val="0"/>
        <w:rPr>
          <w:b/>
        </w:rPr>
      </w:pPr>
      <w:r>
        <w:rPr>
          <w:b/>
          <w:noProof/>
        </w:rPr>
        <w:lastRenderedPageBreak/>
        <w:drawing>
          <wp:inline distT="0" distB="0" distL="0" distR="0" wp14:anchorId="04FE19BE" wp14:editId="232E300B">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14:paraId="5492D069" w14:textId="77777777" w:rsidR="00563F5C" w:rsidRDefault="00563F5C" w:rsidP="001F53F4">
      <w:pPr>
        <w:autoSpaceDE w:val="0"/>
        <w:autoSpaceDN w:val="0"/>
        <w:adjustRightInd w:val="0"/>
        <w:rPr>
          <w:b/>
        </w:rPr>
      </w:pPr>
    </w:p>
    <w:p w14:paraId="1F5223E3" w14:textId="77777777"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14:paraId="2D3789D7" w14:textId="77777777" w:rsidR="00563F5C" w:rsidRDefault="00563F5C" w:rsidP="001F53F4">
      <w:pPr>
        <w:autoSpaceDE w:val="0"/>
        <w:autoSpaceDN w:val="0"/>
        <w:adjustRightInd w:val="0"/>
        <w:rPr>
          <w:b/>
        </w:rPr>
      </w:pPr>
      <w:r>
        <w:rPr>
          <w:b/>
          <w:noProof/>
        </w:rPr>
        <w:drawing>
          <wp:inline distT="0" distB="0" distL="0" distR="0" wp14:anchorId="3DF5DB4E" wp14:editId="1BEB19DA">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14:paraId="46AFD6CB" w14:textId="77777777" w:rsidR="00AD2FF0" w:rsidRDefault="00AD2FF0" w:rsidP="001F53F4">
      <w:pPr>
        <w:autoSpaceDE w:val="0"/>
        <w:autoSpaceDN w:val="0"/>
        <w:adjustRightInd w:val="0"/>
        <w:rPr>
          <w:b/>
        </w:rPr>
      </w:pPr>
    </w:p>
    <w:p w14:paraId="62D013D8" w14:textId="77777777"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14:paraId="63962719" w14:textId="77777777" w:rsidR="00AD2FF0" w:rsidRDefault="00AD2FF0" w:rsidP="001F53F4">
      <w:pPr>
        <w:autoSpaceDE w:val="0"/>
        <w:autoSpaceDN w:val="0"/>
        <w:adjustRightInd w:val="0"/>
        <w:rPr>
          <w:b/>
        </w:rPr>
      </w:pPr>
      <w:r>
        <w:rPr>
          <w:b/>
          <w:noProof/>
        </w:rPr>
        <w:drawing>
          <wp:inline distT="0" distB="0" distL="0" distR="0" wp14:anchorId="254B83DC" wp14:editId="5D0E4338">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14:paraId="1266DDED" w14:textId="77777777" w:rsidR="004B0170" w:rsidRDefault="004B0170" w:rsidP="001F53F4">
      <w:pPr>
        <w:autoSpaceDE w:val="0"/>
        <w:autoSpaceDN w:val="0"/>
        <w:adjustRightInd w:val="0"/>
        <w:rPr>
          <w:b/>
        </w:rPr>
      </w:pPr>
    </w:p>
    <w:p w14:paraId="0F5C7989" w14:textId="77777777" w:rsidR="004B0170" w:rsidRDefault="004B0170" w:rsidP="001F53F4">
      <w:pPr>
        <w:autoSpaceDE w:val="0"/>
        <w:autoSpaceDN w:val="0"/>
        <w:adjustRightInd w:val="0"/>
        <w:rPr>
          <w:b/>
        </w:rPr>
      </w:pPr>
      <w:r>
        <w:rPr>
          <w:b/>
        </w:rPr>
        <w:t>Review – Follow-up is required – Pending Follow-up – Supervisor View</w:t>
      </w:r>
    </w:p>
    <w:p w14:paraId="69AF253B" w14:textId="77777777" w:rsidR="004B0170" w:rsidRDefault="002819B6" w:rsidP="001F53F4">
      <w:pPr>
        <w:autoSpaceDE w:val="0"/>
        <w:autoSpaceDN w:val="0"/>
        <w:adjustRightInd w:val="0"/>
        <w:rPr>
          <w:b/>
        </w:rPr>
      </w:pPr>
      <w:r>
        <w:rPr>
          <w:b/>
          <w:noProof/>
        </w:rPr>
        <w:lastRenderedPageBreak/>
        <w:drawing>
          <wp:inline distT="0" distB="0" distL="0" distR="0" wp14:anchorId="0735B34F" wp14:editId="322C89C2">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14:paraId="7F342591" w14:textId="77777777" w:rsidR="00A73941" w:rsidRDefault="00A73941" w:rsidP="00A73941">
      <w:pPr>
        <w:autoSpaceDE w:val="0"/>
        <w:autoSpaceDN w:val="0"/>
        <w:adjustRightInd w:val="0"/>
        <w:rPr>
          <w:b/>
        </w:rPr>
      </w:pPr>
    </w:p>
    <w:p w14:paraId="0E92236A" w14:textId="77777777"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14:paraId="1765572D" w14:textId="77777777" w:rsidR="00A73941" w:rsidRDefault="00A73941" w:rsidP="001F53F4">
      <w:pPr>
        <w:autoSpaceDE w:val="0"/>
        <w:autoSpaceDN w:val="0"/>
        <w:adjustRightInd w:val="0"/>
        <w:rPr>
          <w:b/>
        </w:rPr>
      </w:pPr>
    </w:p>
    <w:p w14:paraId="25CE1FA2" w14:textId="77777777" w:rsidR="00A73941" w:rsidRDefault="00A73941" w:rsidP="001F53F4">
      <w:pPr>
        <w:autoSpaceDE w:val="0"/>
        <w:autoSpaceDN w:val="0"/>
        <w:adjustRightInd w:val="0"/>
        <w:rPr>
          <w:b/>
        </w:rPr>
      </w:pPr>
      <w:r>
        <w:rPr>
          <w:b/>
          <w:noProof/>
        </w:rPr>
        <w:drawing>
          <wp:inline distT="0" distB="0" distL="0" distR="0" wp14:anchorId="71ADA9D2" wp14:editId="2E58CF08">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14:paraId="6FA04BDC" w14:textId="77777777" w:rsidR="00A80A5B" w:rsidRDefault="00A80A5B" w:rsidP="001F53F4">
      <w:pPr>
        <w:autoSpaceDE w:val="0"/>
        <w:autoSpaceDN w:val="0"/>
        <w:adjustRightInd w:val="0"/>
        <w:rPr>
          <w:b/>
        </w:rPr>
      </w:pPr>
    </w:p>
    <w:p w14:paraId="738B3818" w14:textId="77777777" w:rsidR="00A80A5B" w:rsidRDefault="00A80A5B" w:rsidP="001F53F4">
      <w:pPr>
        <w:autoSpaceDE w:val="0"/>
        <w:autoSpaceDN w:val="0"/>
        <w:adjustRightInd w:val="0"/>
        <w:rPr>
          <w:b/>
        </w:rPr>
      </w:pPr>
      <w:r>
        <w:rPr>
          <w:b/>
        </w:rPr>
        <w:t>Review - Follow-up is required – Pending Employee Review (after follow-up) – Employee View</w:t>
      </w:r>
    </w:p>
    <w:p w14:paraId="3EF3F69E" w14:textId="77777777" w:rsidR="00C63208" w:rsidRDefault="00F011D7" w:rsidP="001F53F4">
      <w:pPr>
        <w:autoSpaceDE w:val="0"/>
        <w:autoSpaceDN w:val="0"/>
        <w:adjustRightInd w:val="0"/>
        <w:rPr>
          <w:b/>
        </w:rPr>
      </w:pPr>
      <w:r>
        <w:rPr>
          <w:b/>
          <w:noProof/>
        </w:rPr>
        <w:drawing>
          <wp:inline distT="0" distB="0" distL="0" distR="0" wp14:anchorId="200B358F" wp14:editId="691265A5">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14:paraId="3048D5A7" w14:textId="77777777" w:rsidR="00F011D7" w:rsidRDefault="00F011D7" w:rsidP="001F53F4">
      <w:pPr>
        <w:autoSpaceDE w:val="0"/>
        <w:autoSpaceDN w:val="0"/>
        <w:adjustRightInd w:val="0"/>
        <w:rPr>
          <w:b/>
        </w:rPr>
      </w:pPr>
    </w:p>
    <w:p w14:paraId="753941BB" w14:textId="77777777"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14:paraId="309B8983" w14:textId="77777777" w:rsidR="00F011D7" w:rsidRDefault="00F011D7" w:rsidP="001F53F4">
      <w:pPr>
        <w:autoSpaceDE w:val="0"/>
        <w:autoSpaceDN w:val="0"/>
        <w:adjustRightInd w:val="0"/>
        <w:rPr>
          <w:b/>
        </w:rPr>
      </w:pPr>
      <w:r>
        <w:rPr>
          <w:b/>
          <w:noProof/>
        </w:rPr>
        <w:lastRenderedPageBreak/>
        <w:drawing>
          <wp:inline distT="0" distB="0" distL="0" distR="0" wp14:anchorId="01D25BB6" wp14:editId="7E1516C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14:paraId="59F733B1" w14:textId="77777777" w:rsidR="000E4A1A" w:rsidRDefault="000E4A1A" w:rsidP="001F53F4">
      <w:pPr>
        <w:autoSpaceDE w:val="0"/>
        <w:autoSpaceDN w:val="0"/>
        <w:adjustRightInd w:val="0"/>
        <w:rPr>
          <w:b/>
        </w:rPr>
      </w:pPr>
    </w:p>
    <w:p w14:paraId="7B86E39D" w14:textId="77777777" w:rsidR="00F011D7" w:rsidRDefault="000E4A1A" w:rsidP="001F53F4">
      <w:pPr>
        <w:autoSpaceDE w:val="0"/>
        <w:autoSpaceDN w:val="0"/>
        <w:adjustRightInd w:val="0"/>
        <w:rPr>
          <w:b/>
        </w:rPr>
      </w:pPr>
      <w:r>
        <w:rPr>
          <w:b/>
        </w:rPr>
        <w:t>Review - Follow-up is required – Completed</w:t>
      </w:r>
    </w:p>
    <w:p w14:paraId="00D707D5" w14:textId="77777777" w:rsidR="00F011D7" w:rsidRDefault="000E4A1A" w:rsidP="001F53F4">
      <w:pPr>
        <w:autoSpaceDE w:val="0"/>
        <w:autoSpaceDN w:val="0"/>
        <w:adjustRightInd w:val="0"/>
        <w:rPr>
          <w:b/>
        </w:rPr>
      </w:pPr>
      <w:r>
        <w:rPr>
          <w:b/>
          <w:noProof/>
        </w:rPr>
        <w:drawing>
          <wp:inline distT="0" distB="0" distL="0" distR="0" wp14:anchorId="0A16C874" wp14:editId="2714C88F">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14:paraId="54542B5A" w14:textId="77777777" w:rsidR="007E5C57" w:rsidRDefault="007E5C57" w:rsidP="001F53F4">
      <w:pPr>
        <w:autoSpaceDE w:val="0"/>
        <w:autoSpaceDN w:val="0"/>
        <w:adjustRightInd w:val="0"/>
        <w:rPr>
          <w:b/>
        </w:rPr>
      </w:pPr>
    </w:p>
    <w:p w14:paraId="3C1005A5" w14:textId="77777777" w:rsidR="0039582C" w:rsidRDefault="0039582C" w:rsidP="001F53F4">
      <w:pPr>
        <w:autoSpaceDE w:val="0"/>
        <w:autoSpaceDN w:val="0"/>
        <w:adjustRightInd w:val="0"/>
        <w:rPr>
          <w:b/>
        </w:rPr>
      </w:pPr>
    </w:p>
    <w:p w14:paraId="4DB56A1A" w14:textId="77777777" w:rsidR="00A202FA" w:rsidRDefault="00A202FA" w:rsidP="001F53F4">
      <w:pPr>
        <w:autoSpaceDE w:val="0"/>
        <w:autoSpaceDN w:val="0"/>
        <w:adjustRightInd w:val="0"/>
        <w:rPr>
          <w:b/>
        </w:rPr>
      </w:pPr>
      <w:r>
        <w:rPr>
          <w:b/>
        </w:rPr>
        <w:t>Review – read only</w:t>
      </w:r>
      <w:r w:rsidR="000B16BF">
        <w:rPr>
          <w:b/>
        </w:rPr>
        <w:t xml:space="preserve"> – Coaching Log:</w:t>
      </w:r>
    </w:p>
    <w:p w14:paraId="43B43525" w14:textId="6B5450E5" w:rsidR="000B16BF" w:rsidRDefault="008D2AC2" w:rsidP="001F53F4">
      <w:pPr>
        <w:autoSpaceDE w:val="0"/>
        <w:autoSpaceDN w:val="0"/>
        <w:adjustRightInd w:val="0"/>
        <w:rPr>
          <w:b/>
        </w:rPr>
      </w:pPr>
      <w:r>
        <w:rPr>
          <w:noProof/>
        </w:rPr>
        <w:drawing>
          <wp:inline distT="0" distB="0" distL="0" distR="0" wp14:anchorId="3C923C67" wp14:editId="73696295">
            <wp:extent cx="5486400" cy="1562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562735"/>
                    </a:xfrm>
                    <a:prstGeom prst="rect">
                      <a:avLst/>
                    </a:prstGeom>
                  </pic:spPr>
                </pic:pic>
              </a:graphicData>
            </a:graphic>
          </wp:inline>
        </w:drawing>
      </w:r>
    </w:p>
    <w:p w14:paraId="7367B424" w14:textId="77777777" w:rsidR="007059C1" w:rsidRDefault="007059C1" w:rsidP="001F53F4">
      <w:pPr>
        <w:autoSpaceDE w:val="0"/>
        <w:autoSpaceDN w:val="0"/>
        <w:adjustRightInd w:val="0"/>
        <w:rPr>
          <w:b/>
        </w:rPr>
      </w:pPr>
    </w:p>
    <w:p w14:paraId="6C76B1E7" w14:textId="77777777" w:rsidR="007059C1" w:rsidRDefault="007059C1" w:rsidP="001F53F4">
      <w:pPr>
        <w:autoSpaceDE w:val="0"/>
        <w:autoSpaceDN w:val="0"/>
        <w:adjustRightInd w:val="0"/>
        <w:rPr>
          <w:b/>
        </w:rPr>
      </w:pPr>
      <w:r>
        <w:rPr>
          <w:b/>
        </w:rPr>
        <w:t>Review – read only – Warning Log:</w:t>
      </w:r>
    </w:p>
    <w:p w14:paraId="2093C941" w14:textId="77777777" w:rsidR="006B3D6A" w:rsidRDefault="00775E40" w:rsidP="001F53F4">
      <w:pPr>
        <w:autoSpaceDE w:val="0"/>
        <w:autoSpaceDN w:val="0"/>
        <w:adjustRightInd w:val="0"/>
        <w:rPr>
          <w:b/>
        </w:rPr>
      </w:pPr>
      <w:r>
        <w:rPr>
          <w:b/>
          <w:noProof/>
        </w:rPr>
        <w:drawing>
          <wp:inline distT="0" distB="0" distL="0" distR="0" wp14:anchorId="60781D4A" wp14:editId="7B08828F">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14:paraId="609C9076" w14:textId="77777777" w:rsidR="001F53F4" w:rsidRDefault="001F53F4" w:rsidP="00B74631">
      <w:pPr>
        <w:autoSpaceDE w:val="0"/>
        <w:autoSpaceDN w:val="0"/>
        <w:adjustRightInd w:val="0"/>
        <w:rPr>
          <w:b/>
        </w:rPr>
      </w:pPr>
    </w:p>
    <w:p w14:paraId="715EF480" w14:textId="77777777" w:rsidR="00B74631" w:rsidRDefault="00B74631" w:rsidP="009C5580">
      <w:pPr>
        <w:autoSpaceDE w:val="0"/>
        <w:autoSpaceDN w:val="0"/>
        <w:adjustRightInd w:val="0"/>
        <w:rPr>
          <w:b/>
        </w:rPr>
      </w:pPr>
    </w:p>
    <w:p w14:paraId="62D6D972" w14:textId="77777777" w:rsidR="00FE52B5" w:rsidRPr="002A4132" w:rsidRDefault="00FE52B5" w:rsidP="009C5580">
      <w:pPr>
        <w:autoSpaceDE w:val="0"/>
        <w:autoSpaceDN w:val="0"/>
        <w:adjustRightInd w:val="0"/>
        <w:rPr>
          <w:b/>
        </w:rPr>
      </w:pPr>
      <w:r w:rsidRPr="002A4132">
        <w:rPr>
          <w:b/>
        </w:rPr>
        <w:t>Unauthorized to view log detail:</w:t>
      </w:r>
    </w:p>
    <w:p w14:paraId="6760C97F" w14:textId="77777777" w:rsidR="008A2D08" w:rsidRDefault="002743E7" w:rsidP="009C5580">
      <w:pPr>
        <w:autoSpaceDE w:val="0"/>
        <w:autoSpaceDN w:val="0"/>
        <w:adjustRightInd w:val="0"/>
      </w:pPr>
      <w:r>
        <w:rPr>
          <w:noProof/>
        </w:rPr>
        <w:drawing>
          <wp:inline distT="0" distB="0" distL="0" distR="0" wp14:anchorId="1085B09F" wp14:editId="73D58339">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14:paraId="071EFA3C" w14:textId="77777777" w:rsidR="00C066C8" w:rsidRDefault="00C066C8" w:rsidP="009C5580">
      <w:pPr>
        <w:autoSpaceDE w:val="0"/>
        <w:autoSpaceDN w:val="0"/>
        <w:adjustRightInd w:val="0"/>
      </w:pPr>
    </w:p>
    <w:p w14:paraId="4A729541" w14:textId="77777777" w:rsidR="00642944" w:rsidRDefault="00642944" w:rsidP="009C5580">
      <w:pPr>
        <w:autoSpaceDE w:val="0"/>
        <w:autoSpaceDN w:val="0"/>
        <w:adjustRightInd w:val="0"/>
        <w:rPr>
          <w:noProof/>
        </w:rPr>
      </w:pPr>
    </w:p>
    <w:p w14:paraId="28D4C711" w14:textId="77777777" w:rsidR="007E7903" w:rsidRDefault="007E7903" w:rsidP="007A38A2">
      <w:pPr>
        <w:pStyle w:val="ListParagraph"/>
        <w:numPr>
          <w:ilvl w:val="2"/>
          <w:numId w:val="3"/>
        </w:numPr>
        <w:autoSpaceDE w:val="0"/>
        <w:autoSpaceDN w:val="0"/>
        <w:adjustRightInd w:val="0"/>
        <w:outlineLvl w:val="1"/>
      </w:pPr>
      <w:bookmarkStart w:id="21" w:name="_Toc82082798"/>
      <w:r>
        <w:t>Web Page Invoked Events</w:t>
      </w:r>
      <w:bookmarkEnd w:id="21"/>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14:paraId="4D2C8D68" w14:textId="77777777" w:rsidTr="00201887">
        <w:trPr>
          <w:tblHeader/>
        </w:trPr>
        <w:tc>
          <w:tcPr>
            <w:tcW w:w="2340" w:type="dxa"/>
            <w:shd w:val="clear" w:color="auto" w:fill="B3B3B3"/>
          </w:tcPr>
          <w:p w14:paraId="05E59299" w14:textId="77777777" w:rsidR="00813EB3" w:rsidRDefault="00813EB3" w:rsidP="002C60C0">
            <w:pPr>
              <w:tabs>
                <w:tab w:val="num" w:pos="2880"/>
              </w:tabs>
              <w:jc w:val="center"/>
            </w:pPr>
            <w:r>
              <w:t>Action</w:t>
            </w:r>
          </w:p>
        </w:tc>
        <w:tc>
          <w:tcPr>
            <w:tcW w:w="6210" w:type="dxa"/>
            <w:shd w:val="clear" w:color="auto" w:fill="B3B3B3"/>
          </w:tcPr>
          <w:p w14:paraId="5335ACA1" w14:textId="77777777" w:rsidR="00813EB3" w:rsidRDefault="00813EB3" w:rsidP="002C60C0">
            <w:pPr>
              <w:tabs>
                <w:tab w:val="num" w:pos="2880"/>
              </w:tabs>
              <w:jc w:val="center"/>
            </w:pPr>
            <w:r>
              <w:t>Processing &amp; Result</w:t>
            </w:r>
          </w:p>
        </w:tc>
      </w:tr>
      <w:tr w:rsidR="00813EB3" w14:paraId="19D088FC" w14:textId="77777777" w:rsidTr="00201887">
        <w:tc>
          <w:tcPr>
            <w:tcW w:w="2340" w:type="dxa"/>
          </w:tcPr>
          <w:p w14:paraId="41399E5B" w14:textId="77777777" w:rsidR="00813EB3" w:rsidRPr="00E20AB4" w:rsidRDefault="000D080D" w:rsidP="000D080D">
            <w:pPr>
              <w:tabs>
                <w:tab w:val="num" w:pos="2880"/>
              </w:tabs>
              <w:ind w:firstLine="432"/>
            </w:pPr>
            <w:r>
              <w:t>Click Submit button</w:t>
            </w:r>
          </w:p>
        </w:tc>
        <w:tc>
          <w:tcPr>
            <w:tcW w:w="6210" w:type="dxa"/>
          </w:tcPr>
          <w:p w14:paraId="5A7CDF26" w14:textId="77777777" w:rsidR="00813EB3" w:rsidRDefault="00201887" w:rsidP="002C60C0">
            <w:pPr>
              <w:tabs>
                <w:tab w:val="num" w:pos="2880"/>
              </w:tabs>
            </w:pPr>
            <w:r>
              <w:t>Controller: Review</w:t>
            </w:r>
          </w:p>
          <w:p w14:paraId="0389A9B2" w14:textId="77777777" w:rsidR="00201887" w:rsidRDefault="00201887" w:rsidP="002C60C0">
            <w:pPr>
              <w:tabs>
                <w:tab w:val="num" w:pos="2880"/>
              </w:tabs>
            </w:pPr>
            <w:r>
              <w:t>Action: Save</w:t>
            </w:r>
          </w:p>
          <w:p w14:paraId="533FD2ED" w14:textId="77777777" w:rsidR="00201887" w:rsidRDefault="00201887" w:rsidP="002C60C0">
            <w:pPr>
              <w:tabs>
                <w:tab w:val="num" w:pos="2880"/>
              </w:tabs>
            </w:pPr>
          </w:p>
          <w:p w14:paraId="528BAFF4" w14:textId="77777777" w:rsidR="00201887" w:rsidRDefault="00201887" w:rsidP="002C60C0">
            <w:pPr>
              <w:tabs>
                <w:tab w:val="num" w:pos="2880"/>
              </w:tabs>
            </w:pPr>
            <w:r>
              <w:t xml:space="preserve">Validates all form </w:t>
            </w:r>
            <w:proofErr w:type="gramStart"/>
            <w:r>
              <w:t>fields;</w:t>
            </w:r>
            <w:proofErr w:type="gramEnd"/>
          </w:p>
          <w:p w14:paraId="53EA0605" w14:textId="77777777" w:rsidR="00201887" w:rsidRDefault="00201887" w:rsidP="002C60C0">
            <w:pPr>
              <w:tabs>
                <w:tab w:val="num" w:pos="2880"/>
              </w:tabs>
            </w:pPr>
            <w:r>
              <w:t xml:space="preserve">If valid, Save to database; Close Review Modal dialog; Refresh log </w:t>
            </w:r>
            <w:proofErr w:type="gramStart"/>
            <w:r>
              <w:t>list;</w:t>
            </w:r>
            <w:proofErr w:type="gramEnd"/>
          </w:p>
          <w:p w14:paraId="53F5DA9D" w14:textId="77777777" w:rsidR="00201887" w:rsidRPr="00E20AB4" w:rsidRDefault="00201887" w:rsidP="00D574E2">
            <w:pPr>
              <w:tabs>
                <w:tab w:val="num" w:pos="2880"/>
              </w:tabs>
            </w:pPr>
            <w:r>
              <w:t>Else, display validation error</w:t>
            </w:r>
            <w:r w:rsidR="00D574E2">
              <w:t xml:space="preserve"> message</w:t>
            </w:r>
            <w:r>
              <w:t>;</w:t>
            </w:r>
          </w:p>
        </w:tc>
      </w:tr>
    </w:tbl>
    <w:p w14:paraId="7023FE1E" w14:textId="77777777" w:rsidR="00813EB3" w:rsidRDefault="00813EB3" w:rsidP="00813EB3">
      <w:pPr>
        <w:pStyle w:val="ListParagraph"/>
        <w:autoSpaceDE w:val="0"/>
        <w:autoSpaceDN w:val="0"/>
        <w:adjustRightInd w:val="0"/>
        <w:ind w:left="2160"/>
        <w:outlineLvl w:val="1"/>
      </w:pPr>
    </w:p>
    <w:p w14:paraId="2FD8A52F" w14:textId="77777777" w:rsidR="00BD7669" w:rsidRDefault="00E54C8C" w:rsidP="007A38A2">
      <w:pPr>
        <w:pStyle w:val="ListParagraph"/>
        <w:numPr>
          <w:ilvl w:val="2"/>
          <w:numId w:val="3"/>
        </w:numPr>
        <w:autoSpaceDE w:val="0"/>
        <w:autoSpaceDN w:val="0"/>
        <w:adjustRightInd w:val="0"/>
        <w:outlineLvl w:val="1"/>
      </w:pPr>
      <w:bookmarkStart w:id="22" w:name="_Toc82082799"/>
      <w:r>
        <w:t>Web Page</w:t>
      </w:r>
      <w:r w:rsidR="0019081C">
        <w:t xml:space="preserve"> Fields</w:t>
      </w:r>
      <w:bookmarkEnd w:id="22"/>
      <w:r w:rsidR="004327B6">
        <w:t xml:space="preserve"> </w:t>
      </w:r>
    </w:p>
    <w:p w14:paraId="2545BF49" w14:textId="77777777"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14:paraId="7CCA52C8" w14:textId="77777777" w:rsidTr="006200BE">
        <w:tc>
          <w:tcPr>
            <w:tcW w:w="1152" w:type="dxa"/>
            <w:shd w:val="pct25" w:color="000000" w:fill="FFFFFF"/>
          </w:tcPr>
          <w:p w14:paraId="7FC82ABC" w14:textId="77777777" w:rsidR="00E54C8C" w:rsidRPr="002912E0" w:rsidRDefault="00C34AA3" w:rsidP="00C34AA3">
            <w:pPr>
              <w:jc w:val="center"/>
            </w:pPr>
            <w:r>
              <w:t>Type</w:t>
            </w:r>
          </w:p>
        </w:tc>
        <w:tc>
          <w:tcPr>
            <w:tcW w:w="2268" w:type="dxa"/>
            <w:shd w:val="pct25" w:color="000000" w:fill="FFFFFF"/>
          </w:tcPr>
          <w:p w14:paraId="3D1C589F" w14:textId="77777777" w:rsidR="00E54C8C" w:rsidRPr="002912E0" w:rsidRDefault="00BC1910" w:rsidP="00C855EE">
            <w:pPr>
              <w:jc w:val="center"/>
            </w:pPr>
            <w:r>
              <w:t xml:space="preserve">Display Text </w:t>
            </w:r>
          </w:p>
        </w:tc>
        <w:tc>
          <w:tcPr>
            <w:tcW w:w="2160" w:type="dxa"/>
            <w:shd w:val="pct25" w:color="000000" w:fill="FFFFFF"/>
          </w:tcPr>
          <w:p w14:paraId="03809C04" w14:textId="77777777" w:rsidR="00E54C8C" w:rsidRPr="002912E0" w:rsidRDefault="00340BB4" w:rsidP="00E42092">
            <w:pPr>
              <w:jc w:val="center"/>
            </w:pPr>
            <w:r>
              <w:t>Data Source</w:t>
            </w:r>
          </w:p>
        </w:tc>
        <w:tc>
          <w:tcPr>
            <w:tcW w:w="2970" w:type="dxa"/>
            <w:shd w:val="pct25" w:color="000000" w:fill="FFFFFF"/>
          </w:tcPr>
          <w:p w14:paraId="77EDE72B" w14:textId="77777777" w:rsidR="00E54C8C" w:rsidRPr="002912E0" w:rsidRDefault="00E54C8C" w:rsidP="00456403">
            <w:pPr>
              <w:jc w:val="center"/>
            </w:pPr>
            <w:r w:rsidRPr="002912E0">
              <w:t>Validation</w:t>
            </w:r>
            <w:r w:rsidR="00BC1910">
              <w:t xml:space="preserve"> (Show/Hide)</w:t>
            </w:r>
          </w:p>
        </w:tc>
      </w:tr>
      <w:tr w:rsidR="00E91294" w:rsidRPr="002912E0" w14:paraId="5ED3A823" w14:textId="77777777"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78D6ADBA" w14:textId="77777777"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w:t>
            </w:r>
            <w:proofErr w:type="spellStart"/>
            <w:r w:rsidR="00DD6019">
              <w:rPr>
                <w:b/>
              </w:rPr>
              <w:t>Coaching</w:t>
            </w:r>
            <w:r w:rsidR="0093379F">
              <w:rPr>
                <w:b/>
              </w:rPr>
              <w:t>Log</w:t>
            </w:r>
            <w:r w:rsidR="00DD6019">
              <w:rPr>
                <w:b/>
              </w:rPr>
              <w:t>Info.cshtml</w:t>
            </w:r>
            <w:proofErr w:type="spellEnd"/>
            <w:r w:rsidR="0093379F">
              <w:rPr>
                <w:b/>
              </w:rPr>
              <w:t>:</w:t>
            </w:r>
          </w:p>
        </w:tc>
      </w:tr>
      <w:tr w:rsidR="00E54C8C" w:rsidRPr="002912E0" w14:paraId="3D963E73"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E63262" w14:textId="77777777"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27DA7B" w14:textId="77777777"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F56458"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75EA3" w14:textId="77777777" w:rsidR="00E54C8C" w:rsidRPr="002912E0" w:rsidRDefault="00E54C8C" w:rsidP="002C60C0">
            <w:pPr>
              <w:pStyle w:val="NormalTableText"/>
              <w:jc w:val="center"/>
            </w:pPr>
          </w:p>
        </w:tc>
      </w:tr>
      <w:tr w:rsidR="00B07EF6" w:rsidRPr="002912E0" w14:paraId="1EC862E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69433" w14:textId="77777777"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D03ADF"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6F6EC1" w14:textId="77777777"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F8B1C3" w14:textId="77777777" w:rsidR="00B07EF6" w:rsidRPr="002912E0" w:rsidRDefault="00B07EF6" w:rsidP="002C60C0">
            <w:pPr>
              <w:pStyle w:val="NormalTableText"/>
              <w:jc w:val="center"/>
            </w:pPr>
          </w:p>
        </w:tc>
      </w:tr>
      <w:tr w:rsidR="00E54C8C" w:rsidRPr="002912E0" w14:paraId="62918E11"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870253" w14:textId="77777777"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70EBCA" w14:textId="77777777"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1282B9"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2D9A9F" w14:textId="77777777" w:rsidR="00E54C8C" w:rsidRPr="002912E0" w:rsidRDefault="00E54C8C" w:rsidP="002C60C0">
            <w:pPr>
              <w:pStyle w:val="NormalTableText"/>
              <w:jc w:val="center"/>
            </w:pPr>
          </w:p>
        </w:tc>
      </w:tr>
      <w:tr w:rsidR="00B07EF6" w:rsidRPr="002912E0" w14:paraId="7694A67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0406E2"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88C460"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25A29" w14:textId="77777777"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A9B514" w14:textId="77777777" w:rsidR="00B07EF6" w:rsidRPr="002912E0" w:rsidRDefault="00B07EF6" w:rsidP="002C60C0">
            <w:pPr>
              <w:pStyle w:val="NormalTableText"/>
              <w:jc w:val="center"/>
            </w:pPr>
          </w:p>
        </w:tc>
      </w:tr>
      <w:tr w:rsidR="00E91294" w:rsidRPr="002912E0" w14:paraId="0CA9E3C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31A24"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CEBB1C" w14:textId="77777777"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CE77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783584" w14:textId="77777777" w:rsidR="00E91294" w:rsidRPr="002912E0" w:rsidRDefault="00E91294" w:rsidP="002C60C0">
            <w:pPr>
              <w:pStyle w:val="NormalTableText"/>
              <w:jc w:val="center"/>
            </w:pPr>
          </w:p>
        </w:tc>
      </w:tr>
      <w:tr w:rsidR="00B07EF6" w:rsidRPr="002912E0" w14:paraId="13EB18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93B5BC"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AFDDD6"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DE5459" w14:textId="77777777"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56D30A" w14:textId="77777777" w:rsidR="00B07EF6" w:rsidRPr="002912E0" w:rsidRDefault="00B07EF6" w:rsidP="002C60C0">
            <w:pPr>
              <w:pStyle w:val="NormalTableText"/>
              <w:jc w:val="center"/>
            </w:pPr>
          </w:p>
        </w:tc>
      </w:tr>
      <w:tr w:rsidR="00E91294" w:rsidRPr="002912E0" w14:paraId="73F6BA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15CA52"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FF7DC4" w14:textId="77777777"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F8870BD"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059E6C3" w14:textId="77777777" w:rsidR="00E91294" w:rsidRPr="002912E0" w:rsidRDefault="00E91294" w:rsidP="002C60C0">
            <w:pPr>
              <w:pStyle w:val="NormalTableText"/>
              <w:jc w:val="center"/>
            </w:pPr>
          </w:p>
        </w:tc>
      </w:tr>
      <w:tr w:rsidR="00B07EF6" w:rsidRPr="002912E0" w14:paraId="0AFAC60E"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5BD865"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897607"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81D47E" w14:textId="77777777"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C1B99F" w14:textId="77777777" w:rsidR="00B07EF6" w:rsidRPr="002912E0" w:rsidRDefault="00B07EF6" w:rsidP="002C60C0">
            <w:pPr>
              <w:pStyle w:val="NormalTableText"/>
              <w:jc w:val="center"/>
            </w:pPr>
          </w:p>
        </w:tc>
      </w:tr>
      <w:tr w:rsidR="00C2014F" w:rsidRPr="002912E0" w14:paraId="24834239"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CD0E4" w14:textId="77777777"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69173" w14:textId="77777777"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769B5B"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3B32BCD6" w14:textId="722449F2" w:rsidR="00C2014F" w:rsidRPr="002912E0" w:rsidRDefault="00C2014F" w:rsidP="002C60C0">
            <w:pPr>
              <w:pStyle w:val="NormalTableText"/>
              <w:jc w:val="center"/>
            </w:pPr>
            <w:r>
              <w:t>Display if log type is “Direct”</w:t>
            </w:r>
            <w:r w:rsidR="00E8680F">
              <w:t xml:space="preserve"> </w:t>
            </w:r>
          </w:p>
        </w:tc>
      </w:tr>
      <w:tr w:rsidR="00C2014F" w:rsidRPr="002912E0" w14:paraId="4CACB26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904E6F"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1DEE55"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4D364E" w14:textId="77777777" w:rsidR="00C2014F" w:rsidRPr="002912E0" w:rsidRDefault="0036081E"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1D2918E4" w14:textId="77777777" w:rsidR="00C2014F" w:rsidRDefault="00C2014F" w:rsidP="002C60C0">
            <w:pPr>
              <w:pStyle w:val="NormalTableText"/>
              <w:jc w:val="center"/>
            </w:pPr>
          </w:p>
        </w:tc>
      </w:tr>
      <w:tr w:rsidR="00C2014F" w:rsidRPr="002912E0" w14:paraId="1C54652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44EF83" w14:textId="77777777"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A5431E" w14:textId="77777777"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0C972A"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200FE1C1" w14:textId="7535C2F8" w:rsidR="00C2014F" w:rsidRPr="002912E0" w:rsidRDefault="00C2014F" w:rsidP="00B604F2">
            <w:pPr>
              <w:pStyle w:val="NormalTableText"/>
              <w:jc w:val="center"/>
            </w:pPr>
            <w:r>
              <w:t>Display if log type is “Indirect”</w:t>
            </w:r>
            <w:r w:rsidR="005F3A37">
              <w:t xml:space="preserve"> </w:t>
            </w:r>
          </w:p>
        </w:tc>
      </w:tr>
      <w:tr w:rsidR="00C2014F" w:rsidRPr="002912E0" w14:paraId="7CE9A5E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B88FC8"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E1F7"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99B9BE" w14:textId="77777777" w:rsidR="00C2014F" w:rsidRPr="002912E0" w:rsidRDefault="00B07EF6"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C776EFD" w14:textId="77777777" w:rsidR="00C2014F" w:rsidRDefault="00C2014F" w:rsidP="002C60C0">
            <w:pPr>
              <w:pStyle w:val="NormalTableText"/>
              <w:jc w:val="center"/>
            </w:pPr>
          </w:p>
        </w:tc>
      </w:tr>
      <w:tr w:rsidR="006B57CA" w:rsidRPr="002912E0" w14:paraId="29C680CB"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DB6488" w14:textId="5F3706B9" w:rsidR="006B57CA" w:rsidRDefault="006B57C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ACA739" w14:textId="4DEA7DBE" w:rsidR="006B57CA" w:rsidRDefault="006B57CA" w:rsidP="002C60C0">
            <w:pPr>
              <w:pStyle w:val="NormalTableText"/>
            </w:pPr>
            <w:r>
              <w:t>PFD Completed Date: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980C2C" w14:textId="77777777" w:rsidR="006B57CA" w:rsidRPr="002912E0" w:rsidRDefault="006B57CA"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17E55A" w14:textId="63E1F90B" w:rsidR="006B57CA" w:rsidRPr="002912E0" w:rsidRDefault="006B57CA" w:rsidP="002C60C0">
            <w:pPr>
              <w:pStyle w:val="NormalTableText"/>
              <w:jc w:val="center"/>
            </w:pPr>
            <w:r>
              <w:t>Display if log reason is PFD.</w:t>
            </w:r>
          </w:p>
        </w:tc>
      </w:tr>
      <w:tr w:rsidR="00E91294" w:rsidRPr="002912E0" w14:paraId="3816F9C0"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8E0EB2" w14:textId="77777777"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D687AD" w14:textId="77777777"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1FB67E"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A8AD8E" w14:textId="77777777" w:rsidR="00E91294" w:rsidRPr="002912E0" w:rsidRDefault="00E91294" w:rsidP="002C60C0">
            <w:pPr>
              <w:pStyle w:val="NormalTableText"/>
              <w:jc w:val="center"/>
            </w:pPr>
          </w:p>
        </w:tc>
      </w:tr>
      <w:tr w:rsidR="00E91294" w:rsidRPr="002912E0" w14:paraId="020A5DA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781A6E" w14:textId="77777777"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AEC70"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75E7" w14:textId="77777777" w:rsidR="009B3262" w:rsidRPr="002912E0" w:rsidRDefault="00F03892" w:rsidP="000706DF">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510A71" w14:textId="77777777" w:rsidR="00E91294" w:rsidRPr="002912E0" w:rsidRDefault="00E91294" w:rsidP="002C60C0">
            <w:pPr>
              <w:pStyle w:val="NormalTableText"/>
              <w:jc w:val="center"/>
            </w:pPr>
          </w:p>
        </w:tc>
      </w:tr>
      <w:tr w:rsidR="00E91294" w:rsidRPr="002912E0" w14:paraId="2235141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B564" w14:textId="77777777"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59973F" w14:textId="77777777"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0C152C"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94DED3" w14:textId="77777777" w:rsidR="00E91294" w:rsidRPr="002912E0" w:rsidRDefault="00E91294" w:rsidP="002C60C0">
            <w:pPr>
              <w:pStyle w:val="NormalTableText"/>
              <w:jc w:val="center"/>
            </w:pPr>
          </w:p>
        </w:tc>
      </w:tr>
      <w:tr w:rsidR="00E91294" w:rsidRPr="002912E0" w14:paraId="16FB0D1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500B6B" w14:textId="77777777"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D30500" w14:textId="77777777"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73B7E0" w14:textId="77777777" w:rsidR="00E91294" w:rsidRDefault="00C02D66" w:rsidP="00E42092">
            <w:pPr>
              <w:pStyle w:val="NormalTableText"/>
              <w:jc w:val="center"/>
            </w:pPr>
            <w:proofErr w:type="spellStart"/>
            <w:r>
              <w:t>Coaching_Log</w:t>
            </w:r>
            <w:proofErr w:type="spellEnd"/>
          </w:p>
          <w:p w14:paraId="3261F547" w14:textId="77777777" w:rsidR="004B1FBA" w:rsidRPr="002912E0" w:rsidRDefault="00C02D66" w:rsidP="00E42092">
            <w:pPr>
              <w:pStyle w:val="NormalTableText"/>
              <w:jc w:val="center"/>
            </w:pPr>
            <w:proofErr w:type="spellStart"/>
            <w:r>
              <w:t>Dim_Site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0B63A8" w14:textId="77777777" w:rsidR="00E91294" w:rsidRPr="002912E0" w:rsidRDefault="00E91294" w:rsidP="002C60C0">
            <w:pPr>
              <w:pStyle w:val="NormalTableText"/>
              <w:jc w:val="center"/>
            </w:pPr>
          </w:p>
        </w:tc>
      </w:tr>
      <w:tr w:rsidR="00AD5387" w:rsidRPr="002912E0" w14:paraId="52F6716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47D5E7"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E5B312" w14:textId="77777777"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37D34" w14:textId="77777777"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BB6E831" w14:textId="77777777" w:rsidR="00AD5387" w:rsidRPr="002912E0" w:rsidRDefault="00AD5387" w:rsidP="00BE34B9">
            <w:pPr>
              <w:pStyle w:val="NormalTableText"/>
              <w:jc w:val="center"/>
            </w:pPr>
            <w:r>
              <w:t xml:space="preserve">Display if from </w:t>
            </w:r>
            <w:proofErr w:type="spellStart"/>
            <w:r>
              <w:t>verint</w:t>
            </w:r>
            <w:proofErr w:type="spellEnd"/>
          </w:p>
        </w:tc>
      </w:tr>
      <w:tr w:rsidR="00AD5387" w:rsidRPr="002912E0" w14:paraId="6266421F"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369287A" w14:textId="77777777"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42A2AC" w14:textId="77777777"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B674581" w14:textId="77777777"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14:paraId="13E20F00" w14:textId="77777777" w:rsidR="00AD5387" w:rsidRDefault="00AD5387" w:rsidP="002C60C0">
            <w:pPr>
              <w:pStyle w:val="NormalTableText"/>
              <w:jc w:val="center"/>
            </w:pPr>
          </w:p>
        </w:tc>
      </w:tr>
      <w:tr w:rsidR="00AD5387" w:rsidRPr="002912E0" w14:paraId="76819C6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039846"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F57652" w14:textId="77777777"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8E6CE" w14:textId="77777777"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14:paraId="194B3D76" w14:textId="77777777" w:rsidR="00AD5387" w:rsidRPr="002912E0" w:rsidRDefault="00AD5387" w:rsidP="002C60C0">
            <w:pPr>
              <w:pStyle w:val="NormalTableText"/>
              <w:jc w:val="center"/>
            </w:pPr>
          </w:p>
        </w:tc>
      </w:tr>
      <w:tr w:rsidR="00AD5387" w:rsidRPr="002912E0" w14:paraId="45208C4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5AE327"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C93C30"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16E24A" w14:textId="77777777"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14:paraId="19F41D9B" w14:textId="77777777" w:rsidR="00AD5387" w:rsidRPr="002912E0" w:rsidRDefault="00AD5387" w:rsidP="002C60C0">
            <w:pPr>
              <w:pStyle w:val="NormalTableText"/>
              <w:jc w:val="center"/>
            </w:pPr>
          </w:p>
        </w:tc>
      </w:tr>
      <w:tr w:rsidR="00AD5387" w:rsidRPr="002912E0" w14:paraId="23E88B3D"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B2C994"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1EBEC50" w14:textId="77777777"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D57FB9" w14:textId="77777777"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14:paraId="23919AB3" w14:textId="77777777" w:rsidR="00AD5387" w:rsidRPr="002912E0" w:rsidRDefault="00AD5387" w:rsidP="002C60C0">
            <w:pPr>
              <w:pStyle w:val="NormalTableText"/>
              <w:jc w:val="center"/>
            </w:pPr>
          </w:p>
        </w:tc>
      </w:tr>
      <w:tr w:rsidR="00AD5387" w:rsidRPr="002912E0" w14:paraId="309D970B"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325E35"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54CFD3"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B5B0D0" w14:textId="77777777"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5B4CE943" w14:textId="77777777" w:rsidR="00AD5387" w:rsidRPr="002912E0" w:rsidRDefault="00AD5387" w:rsidP="002C60C0">
            <w:pPr>
              <w:pStyle w:val="NormalTableText"/>
              <w:jc w:val="center"/>
            </w:pPr>
          </w:p>
        </w:tc>
      </w:tr>
      <w:tr w:rsidR="00E91294" w:rsidRPr="002912E0" w14:paraId="4D1C164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B84376" w14:textId="77777777"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00BDC4" w14:textId="77777777" w:rsidR="00E91294" w:rsidRPr="002912E0" w:rsidRDefault="00D54235" w:rsidP="002C60C0">
            <w:pPr>
              <w:pStyle w:val="NormalTableText"/>
            </w:pPr>
            <w:proofErr w:type="spellStart"/>
            <w:r>
              <w:t>Avoke</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7CCF02"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E7285" w14:textId="77777777" w:rsidR="00E91294" w:rsidRPr="002912E0" w:rsidRDefault="00D54235" w:rsidP="002C60C0">
            <w:pPr>
              <w:pStyle w:val="NormalTableText"/>
              <w:jc w:val="center"/>
            </w:pPr>
            <w:r>
              <w:t>Display if from analytics</w:t>
            </w:r>
          </w:p>
        </w:tc>
      </w:tr>
      <w:tr w:rsidR="00E91294" w:rsidRPr="002912E0" w14:paraId="7FE28AD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8FAA50" w14:textId="77777777"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8596F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FCEAF4" w14:textId="77777777" w:rsidR="00E91294" w:rsidRPr="002912E0" w:rsidRDefault="00D5423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CE6416" w14:textId="77777777" w:rsidR="00E91294" w:rsidRPr="002912E0" w:rsidRDefault="00E91294" w:rsidP="002C60C0">
            <w:pPr>
              <w:pStyle w:val="NormalTableText"/>
              <w:jc w:val="center"/>
            </w:pPr>
          </w:p>
        </w:tc>
      </w:tr>
      <w:tr w:rsidR="00E93C44" w:rsidRPr="002912E0" w14:paraId="2D3ECF2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F534B2" w14:textId="77777777"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F35B5E" w14:textId="77777777"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0502A9" w14:textId="77777777"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343DB40" w14:textId="77777777" w:rsidR="00E93C44" w:rsidRPr="002912E0" w:rsidRDefault="00E93C44" w:rsidP="002C60C0">
            <w:pPr>
              <w:pStyle w:val="NormalTableText"/>
              <w:jc w:val="center"/>
            </w:pPr>
            <w:r>
              <w:t>Display if from NGD</w:t>
            </w:r>
          </w:p>
        </w:tc>
      </w:tr>
      <w:tr w:rsidR="00E93C44" w:rsidRPr="002912E0" w14:paraId="3E89446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9E387A" w14:textId="77777777"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E97F55" w14:textId="77777777"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C69FA5" w14:textId="77777777" w:rsidR="00E93C44" w:rsidRPr="002912E0" w:rsidRDefault="00E93C4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37E74686" w14:textId="77777777" w:rsidR="00E93C44" w:rsidRPr="002912E0" w:rsidRDefault="00E93C44" w:rsidP="002C60C0">
            <w:pPr>
              <w:pStyle w:val="NormalTableText"/>
              <w:jc w:val="center"/>
            </w:pPr>
          </w:p>
        </w:tc>
      </w:tr>
      <w:tr w:rsidR="005B20B4" w:rsidRPr="002912E0" w14:paraId="393E2043"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31195A2" w14:textId="77777777"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4A63182" w14:textId="77777777" w:rsidR="005B20B4" w:rsidRPr="002912E0" w:rsidRDefault="005B20B4" w:rsidP="002C60C0">
            <w:pPr>
              <w:pStyle w:val="NormalTableText"/>
            </w:pPr>
            <w:r>
              <w:t xml:space="preserve">Universal </w:t>
            </w:r>
            <w:proofErr w:type="spellStart"/>
            <w:r>
              <w:t>CallID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C610E8" w14:textId="77777777"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67837576" w14:textId="77777777" w:rsidR="005B20B4" w:rsidRPr="002912E0" w:rsidRDefault="005B20B4" w:rsidP="002C60C0">
            <w:pPr>
              <w:pStyle w:val="NormalTableText"/>
              <w:jc w:val="center"/>
            </w:pPr>
            <w:r>
              <w:t>Display if it has UC ID</w:t>
            </w:r>
          </w:p>
        </w:tc>
      </w:tr>
      <w:tr w:rsidR="005B20B4" w:rsidRPr="002912E0" w14:paraId="192E886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686F80" w14:textId="77777777"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A4E15" w14:textId="77777777"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E2212B" w14:textId="77777777" w:rsidR="005B20B4" w:rsidRPr="002912E0" w:rsidRDefault="005B20B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61F4889" w14:textId="77777777" w:rsidR="005B20B4" w:rsidRPr="002912E0" w:rsidRDefault="005B20B4" w:rsidP="002C60C0">
            <w:pPr>
              <w:pStyle w:val="NormalTableText"/>
              <w:jc w:val="center"/>
            </w:pPr>
          </w:p>
        </w:tc>
      </w:tr>
      <w:tr w:rsidR="009E5234" w:rsidRPr="002912E0" w14:paraId="38CB1F5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DB72A4" w14:textId="77777777" w:rsidR="009E5234" w:rsidRDefault="009E5234"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C9C822" w14:textId="77777777"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0F8FED" w14:textId="77777777" w:rsidR="009E5234" w:rsidRPr="002912E0" w:rsidRDefault="009E5234"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114D31" w14:textId="77777777" w:rsidR="009E5234" w:rsidRDefault="009E5234" w:rsidP="003525F8">
            <w:pPr>
              <w:pStyle w:val="NormalTableText"/>
              <w:jc w:val="center"/>
            </w:pPr>
          </w:p>
        </w:tc>
      </w:tr>
      <w:tr w:rsidR="00E91294" w:rsidRPr="002912E0" w14:paraId="0FE967F7"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7D9AC7"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A7A626" w14:textId="77777777"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9DE230"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B11DE" w14:textId="77777777" w:rsidR="00E91294" w:rsidRPr="002912E0" w:rsidRDefault="00E91294" w:rsidP="002C60C0">
            <w:pPr>
              <w:pStyle w:val="NormalTableText"/>
              <w:jc w:val="center"/>
            </w:pPr>
          </w:p>
        </w:tc>
      </w:tr>
      <w:tr w:rsidR="00E91294" w:rsidRPr="002912E0" w14:paraId="6F87F42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461AF1"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44979"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036A17" w14:textId="77777777" w:rsidR="00E91294" w:rsidRPr="002912E0" w:rsidRDefault="005052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09EAF8" w14:textId="77777777" w:rsidR="00E91294" w:rsidRPr="002912E0" w:rsidRDefault="00E91294" w:rsidP="002C60C0">
            <w:pPr>
              <w:pStyle w:val="NormalTableText"/>
              <w:jc w:val="center"/>
            </w:pPr>
          </w:p>
        </w:tc>
      </w:tr>
      <w:tr w:rsidR="00E91294" w:rsidRPr="002912E0" w14:paraId="36B756A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AF3225"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523A083" w14:textId="77777777"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D1B11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35742" w14:textId="77777777" w:rsidR="00E91294" w:rsidRPr="002912E0" w:rsidRDefault="00E91294" w:rsidP="002C60C0">
            <w:pPr>
              <w:pStyle w:val="NormalTableText"/>
              <w:jc w:val="center"/>
            </w:pPr>
          </w:p>
        </w:tc>
      </w:tr>
      <w:tr w:rsidR="00E91294" w:rsidRPr="002912E0" w14:paraId="65CB2D3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83BF59"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50972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C329CD" w14:textId="77777777" w:rsidR="00E91294"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2782A0" w14:textId="77777777" w:rsidR="00E91294" w:rsidRPr="002912E0" w:rsidRDefault="00E91294" w:rsidP="002C60C0">
            <w:pPr>
              <w:pStyle w:val="NormalTableText"/>
              <w:jc w:val="center"/>
            </w:pPr>
          </w:p>
        </w:tc>
      </w:tr>
      <w:tr w:rsidR="005052A5" w:rsidRPr="002912E0" w14:paraId="5C0E42A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923879"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8D5B38" w14:textId="77777777"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F11DFA"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17E739" w14:textId="77777777" w:rsidR="005052A5" w:rsidRPr="002912E0" w:rsidRDefault="005052A5" w:rsidP="002C60C0">
            <w:pPr>
              <w:pStyle w:val="NormalTableText"/>
              <w:jc w:val="center"/>
            </w:pPr>
          </w:p>
        </w:tc>
      </w:tr>
      <w:tr w:rsidR="005052A5" w:rsidRPr="002912E0" w14:paraId="117975B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2015C7"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F0389A"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B84676" w14:textId="77777777"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73E086" w14:textId="77777777" w:rsidR="005052A5" w:rsidRPr="002912E0" w:rsidRDefault="005052A5" w:rsidP="002C60C0">
            <w:pPr>
              <w:pStyle w:val="NormalTableText"/>
              <w:jc w:val="center"/>
            </w:pPr>
          </w:p>
        </w:tc>
      </w:tr>
      <w:tr w:rsidR="005052A5" w:rsidRPr="002912E0" w14:paraId="167284E0"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A5727F"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2678DC" w14:textId="77777777"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F75A2C"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4B4A69" w14:textId="77777777" w:rsidR="005052A5" w:rsidRPr="002912E0" w:rsidRDefault="005052A5" w:rsidP="002C60C0">
            <w:pPr>
              <w:pStyle w:val="NormalTableText"/>
              <w:jc w:val="center"/>
            </w:pPr>
          </w:p>
        </w:tc>
      </w:tr>
      <w:tr w:rsidR="005052A5" w:rsidRPr="002912E0" w14:paraId="636F18B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6039FA"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9CF2EE"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205666" w14:textId="77777777"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9F5AE7" w14:textId="77777777" w:rsidR="005052A5" w:rsidRPr="002912E0" w:rsidRDefault="005052A5" w:rsidP="002C60C0">
            <w:pPr>
              <w:pStyle w:val="NormalTableText"/>
              <w:jc w:val="center"/>
            </w:pPr>
          </w:p>
        </w:tc>
      </w:tr>
      <w:tr w:rsidR="005052A5" w:rsidRPr="002912E0" w14:paraId="1C94A871"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3D692"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B761A" w14:textId="77777777"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EC631"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5644A8" w14:textId="77777777" w:rsidR="005052A5" w:rsidRPr="002912E0" w:rsidRDefault="005052A5" w:rsidP="002C60C0">
            <w:pPr>
              <w:pStyle w:val="NormalTableText"/>
              <w:jc w:val="center"/>
            </w:pPr>
          </w:p>
        </w:tc>
      </w:tr>
      <w:tr w:rsidR="005052A5" w:rsidRPr="002912E0" w14:paraId="1C966E79"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0EAE80" w14:textId="77777777"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4927DC"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8B0813" w14:textId="77777777"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A2FC" w14:textId="77777777" w:rsidR="005052A5" w:rsidRPr="002912E0" w:rsidRDefault="005052A5" w:rsidP="002C60C0">
            <w:pPr>
              <w:pStyle w:val="NormalTableText"/>
              <w:jc w:val="center"/>
            </w:pPr>
          </w:p>
        </w:tc>
      </w:tr>
      <w:tr w:rsidR="003D50A5" w:rsidRPr="002912E0" w14:paraId="751615C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18D207" w14:textId="77777777"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3E279E" w14:textId="77777777"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2A067" w14:textId="77777777"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507E9C" w14:textId="77777777" w:rsidR="003D50A5" w:rsidRPr="002912E0" w:rsidRDefault="003D50A5" w:rsidP="002C60C0">
            <w:pPr>
              <w:pStyle w:val="NormalTableText"/>
              <w:jc w:val="center"/>
            </w:pPr>
          </w:p>
        </w:tc>
      </w:tr>
      <w:tr w:rsidR="003D50A5" w:rsidRPr="002912E0" w14:paraId="4D75E602"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ECE88" w14:textId="77777777"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5623D4" w14:textId="77777777"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94F90" w14:textId="77777777" w:rsidR="003D50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5E0F18" w14:textId="77777777" w:rsidR="003D50A5" w:rsidRPr="002912E0" w:rsidRDefault="003D50A5" w:rsidP="002C60C0">
            <w:pPr>
              <w:pStyle w:val="NormalTableText"/>
              <w:jc w:val="center"/>
            </w:pPr>
          </w:p>
        </w:tc>
      </w:tr>
      <w:tr w:rsidR="00612C4A" w:rsidRPr="009955F9" w14:paraId="5837D87E" w14:textId="77777777"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3F05AFD8" w14:textId="77777777"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14:paraId="56164DA8" w14:textId="77777777"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7179509B" w14:textId="77777777"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14:paraId="3E28F5D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AE0FE8" w14:textId="77777777"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A50403" w14:textId="77777777"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979A90"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117E59" w14:textId="77777777" w:rsidR="000B7CDC" w:rsidRPr="002912E0" w:rsidRDefault="00836E82" w:rsidP="002C60C0">
            <w:pPr>
              <w:pStyle w:val="NormalTableText"/>
              <w:jc w:val="center"/>
            </w:pPr>
            <w:r>
              <w:t>Display if log is completed</w:t>
            </w:r>
          </w:p>
        </w:tc>
      </w:tr>
      <w:tr w:rsidR="000B7CDC" w:rsidRPr="002912E0" w14:paraId="5A5F203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6D482C" w14:textId="77777777"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6A9DC" w14:textId="77777777"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5F29A5"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CD9F25" w14:textId="77777777" w:rsidR="000B7CDC" w:rsidRPr="002912E0" w:rsidRDefault="00F30420" w:rsidP="002C60C0">
            <w:pPr>
              <w:pStyle w:val="NormalTableText"/>
              <w:jc w:val="center"/>
            </w:pPr>
            <w:r>
              <w:t>Display if log is pending</w:t>
            </w:r>
          </w:p>
        </w:tc>
      </w:tr>
      <w:tr w:rsidR="000B7CDC" w:rsidRPr="002912E0" w14:paraId="06D4E5C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2B1CC" w14:textId="77777777"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BA936" w14:textId="77777777" w:rsidR="000B7CDC" w:rsidRPr="002912E0" w:rsidRDefault="00691938" w:rsidP="002C60C0">
            <w:pPr>
              <w:pStyle w:val="NormalTableText"/>
            </w:pPr>
            <w:r>
              <w:t xml:space="preserve">Please do NOT include PII or PHI in the log </w:t>
            </w:r>
            <w:proofErr w:type="spellStart"/>
            <w:r>
              <w:t>entery</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0A76F1C"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5E4DA0" w14:textId="77777777"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14:paraId="19FD9BDB"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7F6699" w14:textId="77777777"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8FBF9E" w14:textId="77777777"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B6E789"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6DD7C7D" w14:textId="77777777" w:rsidR="000B7CDC" w:rsidRPr="002912E0" w:rsidRDefault="000B7CDC" w:rsidP="002C60C0">
            <w:pPr>
              <w:pStyle w:val="NormalTableText"/>
              <w:jc w:val="center"/>
            </w:pPr>
          </w:p>
        </w:tc>
      </w:tr>
      <w:tr w:rsidR="000B7CDC" w:rsidRPr="002912E0" w14:paraId="2C526C1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EF3C" w14:textId="77777777"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F6A000" w14:textId="77777777"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64D33F" w14:textId="77777777" w:rsidR="000B7CDC" w:rsidRPr="002912E0" w:rsidRDefault="000A38C1"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092161" w14:textId="77777777" w:rsidR="000B7CDC" w:rsidRPr="002912E0" w:rsidRDefault="00797FFE" w:rsidP="002C60C0">
            <w:pPr>
              <w:pStyle w:val="NormalTableText"/>
              <w:jc w:val="center"/>
            </w:pPr>
            <w:r>
              <w:t>Non-editable</w:t>
            </w:r>
          </w:p>
        </w:tc>
      </w:tr>
      <w:tr w:rsidR="000B7CDC" w:rsidRPr="002912E0" w14:paraId="73F8B24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089C3E" w14:textId="77777777"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5EEF15" w14:textId="77777777"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06DC82"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464604" w14:textId="12EE4676" w:rsidR="000B7CDC" w:rsidRPr="002912E0" w:rsidRDefault="000B7CDC">
            <w:pPr>
              <w:pStyle w:val="NormalTableText"/>
              <w:jc w:val="center"/>
            </w:pPr>
          </w:p>
        </w:tc>
      </w:tr>
      <w:tr w:rsidR="00CC6D89" w:rsidRPr="002912E0" w14:paraId="1A117664"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14:paraId="26DD7D02" w14:textId="77777777" w:rsidR="00CC6D89" w:rsidRDefault="00CC6D89" w:rsidP="00A92497">
            <w:pPr>
              <w:pStyle w:val="NormalTableText"/>
              <w:jc w:val="center"/>
            </w:pPr>
            <w:r>
              <w:t>Start – Short Calls</w:t>
            </w:r>
          </w:p>
        </w:tc>
      </w:tr>
      <w:tr w:rsidR="00E41881" w:rsidRPr="002912E0" w14:paraId="446289AE" w14:textId="77777777"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F7AACD" w14:textId="77777777"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605775" w14:textId="77777777"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80D4D" w14:textId="77777777"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32F19" w14:textId="77777777" w:rsidR="00E41881" w:rsidRPr="002912E0" w:rsidRDefault="00E41881" w:rsidP="00B47313">
            <w:pPr>
              <w:pStyle w:val="NormalTableText"/>
              <w:jc w:val="center"/>
            </w:pPr>
            <w:r>
              <w:t>Supervisors Only</w:t>
            </w:r>
          </w:p>
        </w:tc>
      </w:tr>
      <w:tr w:rsidR="00CB0D9E" w:rsidRPr="002912E0" w14:paraId="2AD0FE3F" w14:textId="77777777"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14:paraId="1348A983" w14:textId="77777777"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BD23" w14:textId="77777777"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B3CA8C"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66E26BD" w14:textId="77777777" w:rsidR="00CB0D9E" w:rsidRPr="002912E0" w:rsidRDefault="00CB0D9E" w:rsidP="007D74AE">
            <w:pPr>
              <w:pStyle w:val="NormalTableText"/>
              <w:jc w:val="center"/>
            </w:pPr>
          </w:p>
        </w:tc>
      </w:tr>
      <w:tr w:rsidR="00CB0D9E" w:rsidRPr="002912E0" w14:paraId="5FC2EED3" w14:textId="77777777" w:rsidTr="007D74AE">
        <w:tc>
          <w:tcPr>
            <w:tcW w:w="1152" w:type="dxa"/>
            <w:vMerge/>
            <w:tcBorders>
              <w:left w:val="single" w:sz="4" w:space="0" w:color="auto"/>
              <w:right w:val="single" w:sz="4" w:space="0" w:color="auto"/>
            </w:tcBorders>
            <w:shd w:val="clear" w:color="auto" w:fill="FFFFFF" w:themeFill="background1"/>
          </w:tcPr>
          <w:p w14:paraId="2EB68BB5"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C1A69E9" w14:textId="77777777"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5DCA3E"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2461A7" w14:textId="77777777" w:rsidR="00CB0D9E" w:rsidRPr="002912E0" w:rsidRDefault="00CB0D9E" w:rsidP="007D74AE">
            <w:pPr>
              <w:pStyle w:val="NormalTableText"/>
              <w:jc w:val="center"/>
            </w:pPr>
          </w:p>
        </w:tc>
      </w:tr>
      <w:tr w:rsidR="00CB0D9E" w:rsidRPr="002912E0" w14:paraId="2E28EBA5" w14:textId="77777777" w:rsidTr="007D74AE">
        <w:tc>
          <w:tcPr>
            <w:tcW w:w="1152" w:type="dxa"/>
            <w:vMerge/>
            <w:tcBorders>
              <w:left w:val="single" w:sz="4" w:space="0" w:color="auto"/>
              <w:right w:val="single" w:sz="4" w:space="0" w:color="auto"/>
            </w:tcBorders>
            <w:shd w:val="clear" w:color="auto" w:fill="FFFFFF" w:themeFill="background1"/>
          </w:tcPr>
          <w:p w14:paraId="54510678"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720010" w14:textId="77777777"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7930D2"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5294F2" w14:textId="77777777" w:rsidR="00CB0D9E" w:rsidRPr="002912E0" w:rsidRDefault="00CB0D9E" w:rsidP="007D74AE">
            <w:pPr>
              <w:pStyle w:val="NormalTableText"/>
              <w:jc w:val="center"/>
            </w:pPr>
          </w:p>
        </w:tc>
      </w:tr>
      <w:tr w:rsidR="00CB0D9E" w:rsidRPr="002912E0" w14:paraId="542D9A38" w14:textId="77777777" w:rsidTr="007D74AE">
        <w:tc>
          <w:tcPr>
            <w:tcW w:w="1152" w:type="dxa"/>
            <w:vMerge/>
            <w:tcBorders>
              <w:left w:val="single" w:sz="4" w:space="0" w:color="auto"/>
              <w:right w:val="single" w:sz="4" w:space="0" w:color="auto"/>
            </w:tcBorders>
            <w:shd w:val="clear" w:color="auto" w:fill="FFFFFF" w:themeFill="background1"/>
          </w:tcPr>
          <w:p w14:paraId="72E4E9B6"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2E6E3FA" w14:textId="77777777"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C73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1B30D7" w14:textId="77777777" w:rsidR="00CB0D9E" w:rsidRPr="002912E0" w:rsidRDefault="00CB0D9E" w:rsidP="007D74AE">
            <w:pPr>
              <w:pStyle w:val="NormalTableText"/>
              <w:jc w:val="center"/>
            </w:pPr>
          </w:p>
        </w:tc>
      </w:tr>
      <w:tr w:rsidR="00CB0D9E" w:rsidRPr="002912E0" w14:paraId="0B1A11A0" w14:textId="77777777" w:rsidTr="007D74AE">
        <w:tc>
          <w:tcPr>
            <w:tcW w:w="1152" w:type="dxa"/>
            <w:vMerge/>
            <w:tcBorders>
              <w:left w:val="single" w:sz="4" w:space="0" w:color="auto"/>
              <w:right w:val="single" w:sz="4" w:space="0" w:color="auto"/>
            </w:tcBorders>
            <w:shd w:val="clear" w:color="auto" w:fill="FFFFFF" w:themeFill="background1"/>
          </w:tcPr>
          <w:p w14:paraId="748248AE"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2B4275" w14:textId="77777777"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571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9736B1" w14:textId="77777777" w:rsidR="00CB0D9E" w:rsidRPr="002912E0" w:rsidRDefault="009E4B7E" w:rsidP="007D74AE">
            <w:pPr>
              <w:pStyle w:val="NormalTableText"/>
              <w:jc w:val="center"/>
            </w:pPr>
            <w:r>
              <w:t>Display “</w:t>
            </w:r>
            <w:proofErr w:type="spellStart"/>
            <w:r>
              <w:t>Maximu</w:t>
            </w:r>
            <w:proofErr w:type="spellEnd"/>
            <w:r>
              <w:t xml:space="preserve"> characters: 3000” for Supervisors.</w:t>
            </w:r>
          </w:p>
        </w:tc>
      </w:tr>
      <w:tr w:rsidR="00CB0D9E" w:rsidRPr="002912E0" w14:paraId="2D75EFAD" w14:textId="77777777" w:rsidTr="007D74AE">
        <w:tc>
          <w:tcPr>
            <w:tcW w:w="1152" w:type="dxa"/>
            <w:vMerge/>
            <w:tcBorders>
              <w:left w:val="single" w:sz="4" w:space="0" w:color="auto"/>
              <w:right w:val="single" w:sz="4" w:space="0" w:color="auto"/>
            </w:tcBorders>
            <w:shd w:val="clear" w:color="auto" w:fill="FFFFFF" w:themeFill="background1"/>
          </w:tcPr>
          <w:p w14:paraId="0222DB34"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E401696" w14:textId="77777777"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AF30E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AF4693C" w14:textId="77777777" w:rsidR="00CB0D9E" w:rsidRPr="002912E0" w:rsidRDefault="00CB0D9E" w:rsidP="007D74AE">
            <w:pPr>
              <w:pStyle w:val="NormalTableText"/>
              <w:jc w:val="center"/>
            </w:pPr>
          </w:p>
        </w:tc>
      </w:tr>
      <w:tr w:rsidR="00CB0D9E" w:rsidRPr="002912E0" w14:paraId="45CD5518" w14:textId="77777777" w:rsidTr="007D74AE">
        <w:tc>
          <w:tcPr>
            <w:tcW w:w="1152" w:type="dxa"/>
            <w:vMerge/>
            <w:tcBorders>
              <w:left w:val="single" w:sz="4" w:space="0" w:color="auto"/>
              <w:bottom w:val="single" w:sz="4" w:space="0" w:color="auto"/>
              <w:right w:val="single" w:sz="4" w:space="0" w:color="auto"/>
            </w:tcBorders>
            <w:shd w:val="clear" w:color="auto" w:fill="FFFFFF" w:themeFill="background1"/>
          </w:tcPr>
          <w:p w14:paraId="20788143"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03B0C5" w14:textId="77777777"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14FB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7B99EF" w14:textId="77777777" w:rsidR="00CB0D9E" w:rsidRPr="002912E0" w:rsidRDefault="00DC7F83" w:rsidP="00F72B37">
            <w:pPr>
              <w:pStyle w:val="NormalTableText"/>
              <w:jc w:val="center"/>
            </w:pPr>
            <w:r>
              <w:t>Managers</w:t>
            </w:r>
            <w:r w:rsidR="005912B7">
              <w:t xml:space="preserve"> </w:t>
            </w:r>
            <w:r w:rsidR="00F72B37">
              <w:t>Only</w:t>
            </w:r>
          </w:p>
        </w:tc>
      </w:tr>
      <w:tr w:rsidR="004B5FD2" w:rsidRPr="002912E0" w14:paraId="307C5815"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71464971" w14:textId="77777777" w:rsidR="004B5FD2" w:rsidRDefault="004B5FD2">
            <w:pPr>
              <w:pStyle w:val="NormalTableText"/>
              <w:jc w:val="center"/>
            </w:pPr>
            <w:r>
              <w:t>Loop for each short call in this log</w:t>
            </w:r>
          </w:p>
        </w:tc>
      </w:tr>
      <w:tr w:rsidR="00CC6D89" w:rsidRPr="002912E0" w14:paraId="5B8FE3BA"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4BE3FD" w14:textId="77777777"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37629E4" w14:textId="77777777" w:rsidR="00CC6D89" w:rsidRDefault="00851D95" w:rsidP="002C60C0">
            <w:pPr>
              <w:pStyle w:val="NormalTableText"/>
            </w:pPr>
            <w:r>
              <w:t xml:space="preserve">Verint Id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31E68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655C39" w14:textId="77777777" w:rsidR="00CC6D89" w:rsidRDefault="00CC6D89">
            <w:pPr>
              <w:pStyle w:val="NormalTableText"/>
              <w:jc w:val="center"/>
            </w:pPr>
          </w:p>
        </w:tc>
      </w:tr>
      <w:tr w:rsidR="00CC6D89" w:rsidRPr="002912E0" w14:paraId="7011CA2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203B6D" w14:textId="77777777"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948ACF"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9DE23E"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D4375" w14:textId="77777777" w:rsidR="00CC6D89" w:rsidRDefault="00851D95" w:rsidP="00F72B37">
            <w:pPr>
              <w:pStyle w:val="NormalTableText"/>
              <w:jc w:val="center"/>
            </w:pPr>
            <w:r>
              <w:t>Supervisors</w:t>
            </w:r>
            <w:r w:rsidR="00F72B37">
              <w:t xml:space="preserve"> Only</w:t>
            </w:r>
          </w:p>
        </w:tc>
      </w:tr>
      <w:tr w:rsidR="00CC6D89" w:rsidRPr="002912E0" w14:paraId="3193C36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8419AB" w14:textId="77777777" w:rsidR="00CC6D89" w:rsidRDefault="00461F3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9B2A0" w14:textId="77777777" w:rsidR="00CC6D89" w:rsidRDefault="00461F3A" w:rsidP="002C60C0">
            <w:pPr>
              <w:pStyle w:val="NormalTableText"/>
            </w:pPr>
            <w:r>
              <w:t xml:space="preserve">Yes or </w:t>
            </w:r>
            <w:proofErr w:type="gramStart"/>
            <w:r>
              <w:t>No</w:t>
            </w:r>
            <w:proofErr w:type="gramEnd"/>
            <w:r>
              <w:t xml:space="preserve">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6878F"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2DDA" w14:textId="77777777" w:rsidR="00CC6D89" w:rsidRDefault="00461F3A">
            <w:pPr>
              <w:pStyle w:val="NormalTableText"/>
              <w:jc w:val="center"/>
            </w:pPr>
            <w:r>
              <w:t>Managers</w:t>
            </w:r>
            <w:r w:rsidR="00BD23BC">
              <w:t xml:space="preserve"> </w:t>
            </w:r>
            <w:proofErr w:type="gramStart"/>
            <w:r w:rsidR="00BD23BC">
              <w:t>Only</w:t>
            </w:r>
            <w:r w:rsidR="00F416D9">
              <w:t>;</w:t>
            </w:r>
            <w:proofErr w:type="gramEnd"/>
          </w:p>
          <w:p w14:paraId="420AC0D0" w14:textId="77777777" w:rsidR="00F416D9" w:rsidRDefault="00F416D9" w:rsidP="00CA1F4C">
            <w:pPr>
              <w:pStyle w:val="NormalTableText"/>
              <w:jc w:val="center"/>
            </w:pPr>
            <w:r>
              <w:t xml:space="preserve">Non </w:t>
            </w:r>
            <w:r w:rsidR="00CA1F4C">
              <w:t>e</w:t>
            </w:r>
            <w:r>
              <w:t>ditable</w:t>
            </w:r>
          </w:p>
        </w:tc>
      </w:tr>
      <w:tr w:rsidR="00CC6D89" w:rsidRPr="002912E0" w14:paraId="0015B7D3"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BB410D" w14:textId="77777777"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BB36EA" w14:textId="77777777"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6268"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6A20D9" w14:textId="77777777" w:rsidR="00CC6D89" w:rsidRDefault="00CF179A">
            <w:pPr>
              <w:pStyle w:val="NormalTableText"/>
              <w:jc w:val="center"/>
            </w:pPr>
            <w:r>
              <w:t xml:space="preserve">Non </w:t>
            </w:r>
            <w:proofErr w:type="gramStart"/>
            <w:r>
              <w:t>editable</w:t>
            </w:r>
            <w:r w:rsidR="00B71CA3">
              <w:t>;</w:t>
            </w:r>
            <w:proofErr w:type="gramEnd"/>
          </w:p>
          <w:p w14:paraId="6E7B0257" w14:textId="77777777" w:rsidR="00B71CA3" w:rsidRDefault="00B71CA3">
            <w:pPr>
              <w:pStyle w:val="NormalTableText"/>
              <w:jc w:val="center"/>
            </w:pPr>
            <w:r>
              <w:t>For how to determine what action to display, reference DB DD.</w:t>
            </w:r>
          </w:p>
        </w:tc>
      </w:tr>
      <w:tr w:rsidR="00CC6D89" w:rsidRPr="002912E0" w14:paraId="3FC68E1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39C2A3" w14:textId="77777777"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ECCEC5"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DC51DB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5153" w14:textId="77777777" w:rsidR="00CC6D89" w:rsidRDefault="00DA0B23">
            <w:pPr>
              <w:pStyle w:val="NormalTableText"/>
              <w:jc w:val="center"/>
            </w:pPr>
            <w:r>
              <w:t>Supervisors Only</w:t>
            </w:r>
          </w:p>
        </w:tc>
      </w:tr>
      <w:tr w:rsidR="00CC6D89" w:rsidRPr="002912E0" w14:paraId="529D72B7"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F45868F" w14:textId="77777777"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E800" w14:textId="77777777" w:rsidR="00CC6D89" w:rsidRDefault="0000182F" w:rsidP="002C60C0">
            <w:pPr>
              <w:pStyle w:val="NormalTableText"/>
            </w:pPr>
            <w:r>
              <w:t xml:space="preserve">Coaching Notes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2FDB"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E48E98" w14:textId="77777777" w:rsidR="00CC6D89" w:rsidRDefault="0000182F">
            <w:pPr>
              <w:pStyle w:val="NormalTableText"/>
              <w:jc w:val="center"/>
            </w:pPr>
            <w:r>
              <w:t xml:space="preserve">Managers </w:t>
            </w:r>
            <w:proofErr w:type="gramStart"/>
            <w:r>
              <w:t>Only</w:t>
            </w:r>
            <w:r w:rsidR="00327C9F">
              <w:t>;</w:t>
            </w:r>
            <w:proofErr w:type="gramEnd"/>
          </w:p>
          <w:p w14:paraId="4B3F333C" w14:textId="77777777" w:rsidR="00327C9F" w:rsidRDefault="00327C9F">
            <w:pPr>
              <w:pStyle w:val="NormalTableText"/>
              <w:jc w:val="center"/>
            </w:pPr>
            <w:r>
              <w:t>Non editable</w:t>
            </w:r>
          </w:p>
        </w:tc>
      </w:tr>
      <w:tr w:rsidR="00CC6D89" w:rsidRPr="002912E0" w14:paraId="59AABAB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46C239" w14:textId="77777777"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0C8E"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6C6332"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267D89" w14:textId="77777777" w:rsidR="00CC6D89" w:rsidRDefault="00AD71F5">
            <w:pPr>
              <w:pStyle w:val="NormalTableText"/>
              <w:jc w:val="center"/>
            </w:pPr>
            <w:r>
              <w:t>Supervisors Only</w:t>
            </w:r>
          </w:p>
        </w:tc>
      </w:tr>
      <w:tr w:rsidR="00CC6D89" w:rsidRPr="002912E0" w14:paraId="57FC70BC"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5CA2FC4" w14:textId="77777777"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971C8A" w14:textId="77777777" w:rsidR="00CC6D89" w:rsidRDefault="00865DF0" w:rsidP="002C60C0">
            <w:pPr>
              <w:pStyle w:val="NormalTableText"/>
            </w:pPr>
            <w:r>
              <w:t xml:space="preserve">Yes or </w:t>
            </w:r>
            <w:proofErr w:type="gramStart"/>
            <w:r>
              <w:t>No</w:t>
            </w:r>
            <w:proofErr w:type="gramEnd"/>
            <w:r>
              <w:t xml:space="preserve"> in </w:t>
            </w:r>
            <w:proofErr w:type="spellStart"/>
            <w:r>
              <w:t>db</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2EA5A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9621D4" w14:textId="77777777" w:rsidR="00CC6D89" w:rsidRDefault="00865DF0">
            <w:pPr>
              <w:pStyle w:val="NormalTableText"/>
              <w:jc w:val="center"/>
            </w:pPr>
            <w:r>
              <w:t xml:space="preserve">Managers </w:t>
            </w:r>
            <w:proofErr w:type="gramStart"/>
            <w:r>
              <w:t>Only</w:t>
            </w:r>
            <w:r w:rsidR="003273BF">
              <w:t>;</w:t>
            </w:r>
            <w:proofErr w:type="gramEnd"/>
          </w:p>
          <w:p w14:paraId="2A9CAF43" w14:textId="77777777" w:rsidR="003273BF" w:rsidRDefault="003273BF">
            <w:pPr>
              <w:pStyle w:val="NormalTableText"/>
              <w:jc w:val="center"/>
            </w:pPr>
            <w:r>
              <w:t>Non editable</w:t>
            </w:r>
          </w:p>
        </w:tc>
      </w:tr>
      <w:tr w:rsidR="00CC6D89" w:rsidRPr="002912E0" w14:paraId="1E3D7E7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A7DBC82" w14:textId="77777777" w:rsidR="00CC6D89" w:rsidRDefault="003A408E" w:rsidP="002C60C0">
            <w:pPr>
              <w:jc w:val="center"/>
            </w:pPr>
            <w:r>
              <w:t xml:space="preserve">Radio </w:t>
            </w:r>
            <w:r>
              <w:lastRenderedPageBreak/>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B58366" w14:textId="77777777" w:rsidR="00CC6D89" w:rsidRDefault="003A408E" w:rsidP="003A408E">
            <w:pPr>
              <w:pStyle w:val="NormalTableText"/>
            </w:pPr>
            <w:r>
              <w:lastRenderedPageBreak/>
              <w:t>Yes</w:t>
            </w:r>
          </w:p>
          <w:p w14:paraId="127E8E10" w14:textId="77777777" w:rsidR="003A408E" w:rsidRDefault="003A408E" w:rsidP="003A408E">
            <w:pPr>
              <w:pStyle w:val="NormalTableText"/>
            </w:pPr>
            <w:r>
              <w:lastRenderedPageBreak/>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1CC385"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68598A4" w14:textId="77777777" w:rsidR="00CC6D89" w:rsidRDefault="00CB06DC">
            <w:pPr>
              <w:pStyle w:val="NormalTableText"/>
              <w:jc w:val="center"/>
            </w:pPr>
            <w:r>
              <w:t>Managers Only</w:t>
            </w:r>
          </w:p>
        </w:tc>
      </w:tr>
      <w:tr w:rsidR="00CC6D89" w:rsidRPr="002912E0" w14:paraId="70E24DD8"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290ECB" w14:textId="77777777"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2955BE" w14:textId="77777777"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CB2540"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260F02E" w14:textId="77777777" w:rsidR="00CC6D89" w:rsidRDefault="00790F9A">
            <w:pPr>
              <w:pStyle w:val="NormalTableText"/>
              <w:jc w:val="center"/>
            </w:pPr>
            <w:r>
              <w:t xml:space="preserve">Managers </w:t>
            </w:r>
            <w:proofErr w:type="gramStart"/>
            <w:r>
              <w:t>Only;</w:t>
            </w:r>
            <w:proofErr w:type="gramEnd"/>
          </w:p>
          <w:p w14:paraId="2BEAC5B7" w14:textId="77777777" w:rsidR="00790F9A" w:rsidRDefault="00790F9A">
            <w:pPr>
              <w:pStyle w:val="NormalTableText"/>
              <w:jc w:val="center"/>
            </w:pPr>
            <w:r>
              <w:t>And</w:t>
            </w:r>
          </w:p>
          <w:p w14:paraId="68AFCF60" w14:textId="77777777" w:rsidR="00790F9A" w:rsidRDefault="00790F9A" w:rsidP="00F3726D">
            <w:pPr>
              <w:pStyle w:val="NormalTableText"/>
              <w:jc w:val="center"/>
            </w:pPr>
            <w:r>
              <w:t xml:space="preserve">If “No” is </w:t>
            </w:r>
            <w:proofErr w:type="gramStart"/>
            <w:r>
              <w:t>selected</w:t>
            </w:r>
            <w:r w:rsidR="00F3726D">
              <w:t>;</w:t>
            </w:r>
            <w:proofErr w:type="gramEnd"/>
          </w:p>
          <w:p w14:paraId="3BB3842C" w14:textId="77777777" w:rsidR="00F3726D" w:rsidRDefault="00F3726D" w:rsidP="00F3726D">
            <w:pPr>
              <w:pStyle w:val="NormalTableText"/>
              <w:jc w:val="center"/>
            </w:pPr>
            <w:r>
              <w:t>Required if “No” is selected.</w:t>
            </w:r>
          </w:p>
        </w:tc>
      </w:tr>
      <w:tr w:rsidR="00CC6D89" w:rsidRPr="002912E0" w14:paraId="629AE72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D14AB6"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2BE9AE" w14:textId="77777777"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BB08F9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80F2A9" w14:textId="77777777" w:rsidR="00DE2C8A" w:rsidRDefault="00DE2C8A">
            <w:pPr>
              <w:pStyle w:val="NormalTableText"/>
              <w:jc w:val="center"/>
            </w:pPr>
            <w:r>
              <w:t xml:space="preserve">Managers </w:t>
            </w:r>
            <w:proofErr w:type="gramStart"/>
            <w:r>
              <w:t>Only;</w:t>
            </w:r>
            <w:proofErr w:type="gramEnd"/>
          </w:p>
          <w:p w14:paraId="70EA2BB0" w14:textId="77777777" w:rsidR="00CC6D89" w:rsidRDefault="0092116D">
            <w:pPr>
              <w:pStyle w:val="NormalTableText"/>
              <w:jc w:val="center"/>
            </w:pPr>
            <w:r>
              <w:t>Required</w:t>
            </w:r>
          </w:p>
        </w:tc>
      </w:tr>
      <w:tr w:rsidR="00CC6D89" w:rsidRPr="002912E0" w14:paraId="6F05E4A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A30335"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BEF6FF" w14:textId="77777777"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168076"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AF0F5" w14:textId="77777777" w:rsidR="00CC6D89" w:rsidRDefault="00DE2C8A">
            <w:pPr>
              <w:pStyle w:val="NormalTableText"/>
              <w:jc w:val="center"/>
            </w:pPr>
            <w:r>
              <w:t xml:space="preserve">Managers </w:t>
            </w:r>
            <w:proofErr w:type="gramStart"/>
            <w:r>
              <w:t>Only;</w:t>
            </w:r>
            <w:proofErr w:type="gramEnd"/>
          </w:p>
          <w:p w14:paraId="6C0AA26B" w14:textId="77777777" w:rsidR="00DE2C8A" w:rsidRDefault="00DE2C8A">
            <w:pPr>
              <w:pStyle w:val="NormalTableText"/>
              <w:jc w:val="center"/>
            </w:pPr>
            <w:r>
              <w:t>Required</w:t>
            </w:r>
          </w:p>
        </w:tc>
      </w:tr>
      <w:tr w:rsidR="00126BF4" w:rsidRPr="002912E0" w14:paraId="162AEEE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217EDC" w14:textId="77777777"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0C8D92" w14:textId="77777777"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9FF719" w14:textId="77777777"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AD9" w14:textId="77777777" w:rsidR="00126BF4" w:rsidRDefault="00C86C43">
            <w:pPr>
              <w:pStyle w:val="NormalTableText"/>
              <w:jc w:val="center"/>
            </w:pPr>
            <w:r>
              <w:t>Managers Only;</w:t>
            </w:r>
          </w:p>
        </w:tc>
      </w:tr>
      <w:tr w:rsidR="001B7F33" w:rsidRPr="002912E0" w14:paraId="7CD9EC89" w14:textId="77777777"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1C1F97" w14:textId="77777777"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F48726" w14:textId="77777777"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1857B" w14:textId="77777777"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9AC73A" w14:textId="77777777" w:rsidR="001B7F33" w:rsidRDefault="001B7F33" w:rsidP="00B47313">
            <w:pPr>
              <w:pStyle w:val="NormalTableText"/>
              <w:jc w:val="center"/>
            </w:pPr>
          </w:p>
        </w:tc>
      </w:tr>
      <w:tr w:rsidR="00DE54E3" w:rsidRPr="002912E0" w14:paraId="6CB550BD" w14:textId="77777777"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14:paraId="4F543656" w14:textId="77777777" w:rsidR="00DE54E3" w:rsidRDefault="00DE54E3">
            <w:pPr>
              <w:pStyle w:val="NormalTableText"/>
              <w:jc w:val="center"/>
            </w:pPr>
            <w:r>
              <w:t>End - Loop for each short call in this log</w:t>
            </w:r>
          </w:p>
        </w:tc>
      </w:tr>
      <w:tr w:rsidR="006953CC" w:rsidRPr="002912E0" w14:paraId="002D7C74" w14:textId="77777777" w:rsidTr="004F6728">
        <w:tc>
          <w:tcPr>
            <w:tcW w:w="8550" w:type="dxa"/>
            <w:gridSpan w:val="4"/>
            <w:tcBorders>
              <w:top w:val="nil"/>
              <w:left w:val="single" w:sz="4" w:space="0" w:color="auto"/>
              <w:bottom w:val="single" w:sz="4" w:space="0" w:color="auto"/>
              <w:right w:val="single" w:sz="4" w:space="0" w:color="auto"/>
            </w:tcBorders>
            <w:shd w:val="clear" w:color="auto" w:fill="00B050"/>
          </w:tcPr>
          <w:p w14:paraId="02E75827" w14:textId="77777777" w:rsidR="006953CC" w:rsidRDefault="006953CC">
            <w:pPr>
              <w:pStyle w:val="NormalTableText"/>
              <w:jc w:val="center"/>
            </w:pPr>
            <w:r>
              <w:t>End – Short Calls</w:t>
            </w:r>
          </w:p>
        </w:tc>
      </w:tr>
      <w:tr w:rsidR="00A97BB6" w:rsidRPr="002912E0" w14:paraId="763452A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6BE3C6"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0E084F"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18F53"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EC427B6" w14:textId="77777777" w:rsidR="00A97BB6" w:rsidRPr="002912E0" w:rsidRDefault="00A97BB6" w:rsidP="00A97BB6">
            <w:pPr>
              <w:pStyle w:val="NormalTableText"/>
              <w:jc w:val="center"/>
            </w:pPr>
            <w:r>
              <w:t>Non-editable</w:t>
            </w:r>
          </w:p>
        </w:tc>
      </w:tr>
      <w:tr w:rsidR="00A97BB6" w:rsidRPr="002912E0" w14:paraId="0C0A3034"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547D8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5FA2CA" w14:textId="77777777" w:rsidR="00A97BB6" w:rsidRPr="002912E0" w:rsidRDefault="00A97BB6" w:rsidP="00A97BB6">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3F512E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E3C506" w14:textId="77777777" w:rsidR="00A97BB6" w:rsidRPr="002912E0" w:rsidRDefault="00A97BB6" w:rsidP="00A97BB6">
            <w:pPr>
              <w:pStyle w:val="NormalTableText"/>
              <w:jc w:val="center"/>
            </w:pPr>
          </w:p>
        </w:tc>
      </w:tr>
      <w:tr w:rsidR="00A97BB6" w:rsidRPr="002912E0" w14:paraId="7C1E938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F72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00AEB0"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3A7FF7"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BDB07" w14:textId="77777777" w:rsidR="00A97BB6" w:rsidRPr="002912E0" w:rsidRDefault="00A97BB6" w:rsidP="00A97BB6">
            <w:pPr>
              <w:pStyle w:val="NormalTableText"/>
              <w:jc w:val="center"/>
            </w:pPr>
            <w:r>
              <w:t>Non-editable</w:t>
            </w:r>
          </w:p>
        </w:tc>
      </w:tr>
      <w:tr w:rsidR="00A97BB6" w:rsidRPr="002912E0" w14:paraId="779AEFB5"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9CAC"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14040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730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57AEB20" w14:textId="77777777" w:rsidR="00A97BB6" w:rsidRPr="002912E0" w:rsidRDefault="00A97BB6" w:rsidP="00A97BB6">
            <w:pPr>
              <w:pStyle w:val="NormalTableText"/>
              <w:jc w:val="center"/>
            </w:pPr>
          </w:p>
        </w:tc>
      </w:tr>
      <w:tr w:rsidR="00A97BB6" w:rsidRPr="002912E0" w14:paraId="5BAE665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DEADEBB"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6F55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3661A0"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94C3587" w14:textId="77777777" w:rsidR="00A97BB6" w:rsidRPr="002912E0" w:rsidRDefault="00A97BB6" w:rsidP="00A97BB6">
            <w:pPr>
              <w:pStyle w:val="NormalTableText"/>
              <w:jc w:val="center"/>
            </w:pPr>
            <w:r>
              <w:t>Non-editable</w:t>
            </w:r>
          </w:p>
        </w:tc>
      </w:tr>
      <w:tr w:rsidR="00A97BB6" w:rsidRPr="002912E0" w14:paraId="493ED544"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99F452" w14:textId="77777777" w:rsidR="00A97BB6" w:rsidRDefault="00A97BB6" w:rsidP="00A97BB6">
            <w:pPr>
              <w:pStyle w:val="NormalTableText"/>
              <w:jc w:val="center"/>
            </w:pPr>
          </w:p>
        </w:tc>
      </w:tr>
      <w:tr w:rsidR="00A97BB6" w:rsidRPr="002912E0" w14:paraId="2DAF6F63"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A8865A0" w14:textId="77777777" w:rsidR="00A97BB6" w:rsidRPr="00920750" w:rsidRDefault="00A97BB6" w:rsidP="00A97BB6">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A97BB6" w:rsidRPr="002912E0" w14:paraId="32562C9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50EEA6"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1E02D4C" w14:textId="77777777" w:rsidR="00A97BB6" w:rsidRPr="002912E0" w:rsidRDefault="00A97BB6" w:rsidP="00A97BB6">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36920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88CF314" w14:textId="77777777" w:rsidR="00A97BB6" w:rsidRDefault="00A97BB6" w:rsidP="00A97BB6">
            <w:pPr>
              <w:pStyle w:val="NormalTableText"/>
              <w:jc w:val="center"/>
            </w:pPr>
          </w:p>
        </w:tc>
      </w:tr>
      <w:tr w:rsidR="00A97BB6" w:rsidRPr="002912E0" w14:paraId="1EBB278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EFA87E2"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C4D0" w14:textId="77777777" w:rsidR="00A97BB6" w:rsidRPr="002912E0" w:rsidRDefault="00A97BB6" w:rsidP="00A97BB6">
            <w:pPr>
              <w:pStyle w:val="NormalTableText"/>
            </w:pPr>
            <w:proofErr w:type="spellStart"/>
            <w:r>
              <w:t>IsAcknowledgeForm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BFA45FC"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B5BE05D" w14:textId="77777777" w:rsidR="00A97BB6" w:rsidRDefault="00A97BB6" w:rsidP="00A97BB6">
            <w:pPr>
              <w:pStyle w:val="NormalTableText"/>
              <w:jc w:val="center"/>
            </w:pPr>
          </w:p>
        </w:tc>
      </w:tr>
      <w:tr w:rsidR="00A97BB6" w:rsidRPr="002912E0" w14:paraId="42C3ACC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E8346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2FC68F" w14:textId="77777777" w:rsidR="00A97BB6" w:rsidRPr="002912E0" w:rsidRDefault="00A97BB6" w:rsidP="00A97BB6">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AE1460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91BFE" w14:textId="77777777" w:rsidR="00A97BB6" w:rsidRPr="002912E0" w:rsidRDefault="00A97BB6" w:rsidP="00A97BB6">
            <w:pPr>
              <w:pStyle w:val="NormalTableText"/>
              <w:jc w:val="center"/>
            </w:pPr>
            <w:r>
              <w:t>Display if log is reinforcement OR OTA (</w:t>
            </w:r>
            <w:proofErr w:type="spellStart"/>
            <w:r>
              <w:t>OverTurned</w:t>
            </w:r>
            <w:proofErr w:type="spellEnd"/>
            <w:r>
              <w:t xml:space="preserve"> Appeal)</w:t>
            </w:r>
          </w:p>
        </w:tc>
      </w:tr>
      <w:tr w:rsidR="00A97BB6" w:rsidRPr="002912E0" w14:paraId="6D4C814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C7148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B6C0DAF" w14:textId="77777777" w:rsidR="00A97BB6" w:rsidRDefault="00A97BB6" w:rsidP="00A97BB6">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CFB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E4A7E" w14:textId="77777777" w:rsidR="00A97BB6" w:rsidRPr="002912E0" w:rsidRDefault="00A97BB6" w:rsidP="00A97BB6">
            <w:pPr>
              <w:pStyle w:val="NormalTableText"/>
              <w:jc w:val="center"/>
            </w:pPr>
            <w:r>
              <w:t>Display if log is opportunity</w:t>
            </w:r>
          </w:p>
        </w:tc>
      </w:tr>
      <w:tr w:rsidR="00A97BB6" w:rsidRPr="002912E0" w14:paraId="67C060B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08D29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3DB7A" w14:textId="77777777" w:rsidR="00A97BB6" w:rsidRDefault="00A97BB6" w:rsidP="00A97BB6">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878B0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D2565" w14:textId="77777777" w:rsidR="00A97BB6" w:rsidRDefault="00A97BB6" w:rsidP="00A97BB6">
            <w:pPr>
              <w:pStyle w:val="NormalTableText"/>
              <w:jc w:val="center"/>
            </w:pPr>
            <w:r>
              <w:t>Display follow-up is required and completed by Supervisor</w:t>
            </w:r>
          </w:p>
        </w:tc>
      </w:tr>
      <w:tr w:rsidR="00A97BB6" w:rsidRPr="002912E0" w14:paraId="59128AE9"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4231"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37395B" w14:textId="77777777" w:rsidR="00A97BB6" w:rsidRDefault="00A97BB6" w:rsidP="00A97BB6">
            <w:pPr>
              <w:pStyle w:val="NormalTableText"/>
            </w:pPr>
            <w:r>
              <w:t xml:space="preserve">I have read and understand all the information provided on this </w:t>
            </w:r>
            <w:proofErr w:type="spellStart"/>
            <w:r>
              <w:t>eCoaching</w:t>
            </w:r>
            <w:proofErr w:type="spellEnd"/>
            <w:r>
              <w:t xml:space="preserv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00C9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0F96A2" w14:textId="77777777" w:rsidR="00A97BB6" w:rsidRDefault="00A97BB6" w:rsidP="00A97BB6">
            <w:pPr>
              <w:pStyle w:val="NormalTableText"/>
              <w:jc w:val="center"/>
            </w:pPr>
          </w:p>
        </w:tc>
      </w:tr>
      <w:tr w:rsidR="00A97BB6" w:rsidRPr="002912E0" w14:paraId="23FBDB9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67E01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70D9FB7" w14:textId="77777777" w:rsidR="00A97BB6" w:rsidRDefault="00A97BB6" w:rsidP="00A97BB6">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B4E78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22FAC9" w14:textId="77777777" w:rsidR="00A97BB6" w:rsidRDefault="00A97BB6" w:rsidP="00A97BB6">
            <w:pPr>
              <w:pStyle w:val="NormalTableText"/>
              <w:jc w:val="center"/>
            </w:pPr>
            <w:r>
              <w:t>Display if log is OTA (</w:t>
            </w:r>
            <w:proofErr w:type="spellStart"/>
            <w:r>
              <w:t>OverTurned</w:t>
            </w:r>
            <w:proofErr w:type="spellEnd"/>
            <w:r>
              <w:t xml:space="preserve"> Appeal)</w:t>
            </w:r>
          </w:p>
        </w:tc>
      </w:tr>
      <w:tr w:rsidR="00A97BB6" w:rsidRPr="002912E0" w14:paraId="650C9A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0232EC2"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C57D3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1EF1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1F0B97" w14:textId="77777777" w:rsidR="00A97BB6" w:rsidRDefault="00A97BB6" w:rsidP="00A97BB6">
            <w:pPr>
              <w:pStyle w:val="NormalTableText"/>
              <w:jc w:val="center"/>
            </w:pPr>
            <w:r>
              <w:t>Required</w:t>
            </w:r>
          </w:p>
        </w:tc>
      </w:tr>
      <w:tr w:rsidR="00A97BB6" w:rsidRPr="002912E0" w14:paraId="0373B2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9BFA4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DDC372E" w14:textId="77777777" w:rsidR="00A97BB6" w:rsidRDefault="00A97BB6" w:rsidP="00A97BB6">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D8F97"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58BA7051" w14:textId="77777777" w:rsidR="00A97BB6" w:rsidRDefault="00A97BB6" w:rsidP="00A97BB6">
            <w:pPr>
              <w:pStyle w:val="NormalTableText"/>
              <w:jc w:val="center"/>
            </w:pPr>
            <w:r>
              <w:t>Display if user is the employee and acknowledges a DTT log</w:t>
            </w:r>
          </w:p>
        </w:tc>
      </w:tr>
      <w:tr w:rsidR="00A97BB6" w:rsidRPr="002912E0" w14:paraId="74E32CA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91CF" w14:textId="77777777" w:rsidR="00A97BB6"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A9672C" w14:textId="77777777" w:rsidR="00A97BB6" w:rsidRDefault="00A97BB6" w:rsidP="00A97BB6">
            <w:pPr>
              <w:pStyle w:val="NormalTableText"/>
            </w:pPr>
            <w:r w:rsidRPr="00A3580B">
              <w:t>ATT Updated - with Approved Absence</w:t>
            </w:r>
          </w:p>
          <w:p w14:paraId="39E7ECEF" w14:textId="77777777" w:rsidR="00A97BB6" w:rsidRDefault="00A97BB6" w:rsidP="00A97BB6">
            <w:pPr>
              <w:pStyle w:val="NormalTableText"/>
            </w:pPr>
          </w:p>
          <w:p w14:paraId="117960AC" w14:textId="77777777" w:rsidR="00A97BB6" w:rsidRDefault="00A97BB6" w:rsidP="00A97BB6">
            <w:pPr>
              <w:pStyle w:val="NormalTableText"/>
            </w:pPr>
            <w:r>
              <w:t>ATT Updated - with Unapproved Absence</w:t>
            </w:r>
          </w:p>
          <w:p w14:paraId="787E63C6" w14:textId="77777777" w:rsidR="00A97BB6" w:rsidRDefault="00A97BB6" w:rsidP="00A97BB6">
            <w:pPr>
              <w:pStyle w:val="NormalTableText"/>
            </w:pPr>
          </w:p>
          <w:p w14:paraId="23C69319" w14:textId="77777777" w:rsidR="00A97BB6" w:rsidRDefault="00A97BB6" w:rsidP="00A97BB6">
            <w:pPr>
              <w:pStyle w:val="NormalTableText"/>
            </w:pPr>
            <w:r>
              <w:t>ATT Not Updated - SWP notified that Empower is inaccurate</w:t>
            </w:r>
          </w:p>
          <w:p w14:paraId="1405FCC7" w14:textId="77777777" w:rsidR="00A97BB6" w:rsidRDefault="00A97BB6" w:rsidP="00A97BB6">
            <w:pPr>
              <w:pStyle w:val="NormalTableText"/>
            </w:pPr>
          </w:p>
          <w:p w14:paraId="44BF17D7" w14:textId="77777777" w:rsidR="00A97BB6" w:rsidRDefault="00A97BB6" w:rsidP="00A97BB6">
            <w:pPr>
              <w:pStyle w:val="NormalTableText"/>
            </w:pPr>
            <w:r>
              <w:t xml:space="preserve">ATT Not Updated and </w:t>
            </w:r>
            <w:r>
              <w:lastRenderedPageBreak/>
              <w:t>Empower will not be updated</w:t>
            </w:r>
          </w:p>
          <w:p w14:paraId="720259C3" w14:textId="77777777" w:rsidR="00A97BB6" w:rsidRDefault="00A97BB6" w:rsidP="00A97BB6">
            <w:pPr>
              <w:pStyle w:val="NormalTableText"/>
            </w:pPr>
          </w:p>
          <w:p w14:paraId="5F3A72B1" w14:textId="77777777" w:rsidR="00A97BB6" w:rsidRDefault="00A97BB6" w:rsidP="00A97BB6">
            <w:pPr>
              <w:pStyle w:val="NormalTableText"/>
            </w:pPr>
            <w:r>
              <w:t>ATT Not Updated - CSR Termed</w:t>
            </w:r>
          </w:p>
          <w:p w14:paraId="604EDD05" w14:textId="77777777" w:rsidR="00A97BB6" w:rsidRDefault="00A97BB6" w:rsidP="00A97BB6">
            <w:pPr>
              <w:pStyle w:val="NormalTableText"/>
            </w:pPr>
          </w:p>
          <w:p w14:paraId="4C81F829" w14:textId="77777777" w:rsidR="00A97BB6" w:rsidRDefault="00A97BB6" w:rsidP="00A97BB6">
            <w:pPr>
              <w:pStyle w:val="NormalTableText"/>
            </w:pPr>
            <w:r>
              <w:t>CSR on a Leave of Absence</w:t>
            </w:r>
          </w:p>
          <w:p w14:paraId="311A1396" w14:textId="77777777" w:rsidR="00A97BB6" w:rsidRDefault="00A97BB6" w:rsidP="00A97BB6">
            <w:pPr>
              <w:pStyle w:val="NormalTableText"/>
            </w:pPr>
          </w:p>
          <w:p w14:paraId="506E4166" w14:textId="77777777" w:rsidR="00A97BB6" w:rsidRDefault="00A97BB6" w:rsidP="00A97BB6">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FD314" w14:textId="77777777" w:rsidR="00A97BB6" w:rsidRPr="002912E0" w:rsidRDefault="00A97BB6" w:rsidP="00A97BB6">
            <w:pPr>
              <w:pStyle w:val="NormalTableText"/>
              <w:jc w:val="center"/>
            </w:pPr>
            <w:proofErr w:type="spellStart"/>
            <w:r>
              <w:lastRenderedPageBreak/>
              <w:t>Reasons_By_ReportCode</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14:paraId="2FE164C2" w14:textId="77777777" w:rsidR="00A97BB6" w:rsidRDefault="00A97BB6" w:rsidP="00A97BB6">
            <w:pPr>
              <w:pStyle w:val="NormalTableText"/>
              <w:jc w:val="center"/>
            </w:pPr>
          </w:p>
        </w:tc>
      </w:tr>
      <w:tr w:rsidR="00A97BB6" w:rsidRPr="002912E0" w14:paraId="60E2793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3616F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C7A1F" w14:textId="77777777" w:rsidR="00A97BB6" w:rsidRPr="002912E0" w:rsidRDefault="00A97BB6" w:rsidP="00A97BB6">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B00F"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7EBFFD25" w14:textId="77777777" w:rsidR="00A97BB6" w:rsidRDefault="00A97BB6" w:rsidP="00A97BB6">
            <w:pPr>
              <w:pStyle w:val="NormalTableText"/>
              <w:jc w:val="center"/>
            </w:pPr>
            <w:r>
              <w:t>Display if user is the employee and acknowledges a non DTT log.</w:t>
            </w:r>
          </w:p>
          <w:p w14:paraId="265F8282" w14:textId="77777777" w:rsidR="00A97BB6" w:rsidRDefault="00A97BB6" w:rsidP="00A97BB6">
            <w:pPr>
              <w:pStyle w:val="NormalTableText"/>
              <w:jc w:val="center"/>
            </w:pPr>
          </w:p>
          <w:p w14:paraId="391E77B0" w14:textId="77777777" w:rsidR="00A97BB6" w:rsidRPr="002912E0" w:rsidRDefault="00A97BB6" w:rsidP="00A97BB6">
            <w:pPr>
              <w:pStyle w:val="NormalTableText"/>
              <w:jc w:val="center"/>
            </w:pPr>
            <w:r>
              <w:t>Maximum 3000</w:t>
            </w:r>
          </w:p>
        </w:tc>
      </w:tr>
      <w:tr w:rsidR="00A97BB6" w:rsidRPr="002912E0" w14:paraId="7297A0D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506055" w14:textId="77777777" w:rsidR="00A97BB6" w:rsidRPr="002912E0"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8F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07772"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1A358F0" w14:textId="77777777" w:rsidR="00A97BB6" w:rsidRPr="002912E0" w:rsidRDefault="00A97BB6" w:rsidP="00A97BB6">
            <w:pPr>
              <w:pStyle w:val="NormalTableText"/>
              <w:jc w:val="center"/>
            </w:pPr>
          </w:p>
        </w:tc>
      </w:tr>
      <w:tr w:rsidR="00A97BB6" w:rsidRPr="002912E0" w14:paraId="3B105DD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288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36E484"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E96023" w14:textId="77777777" w:rsidR="00A97BB6" w:rsidRPr="002912E0"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021A03CC" w14:textId="77777777" w:rsidR="00A97BB6" w:rsidRPr="002912E0" w:rsidRDefault="00A97BB6" w:rsidP="00A97BB6">
            <w:pPr>
              <w:pStyle w:val="NormalTableText"/>
              <w:jc w:val="center"/>
            </w:pPr>
            <w:r>
              <w:t>Display if OTA (</w:t>
            </w:r>
            <w:proofErr w:type="spellStart"/>
            <w:r>
              <w:t>OverTurned</w:t>
            </w:r>
            <w:proofErr w:type="spellEnd"/>
            <w:r>
              <w:t xml:space="preserve"> Appeal) log. </w:t>
            </w:r>
          </w:p>
        </w:tc>
      </w:tr>
      <w:tr w:rsidR="00A97BB6" w:rsidRPr="002912E0" w14:paraId="4508DD6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D95F7"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F1BCB"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8FA0659"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AD268BD" w14:textId="77777777" w:rsidR="00A97BB6" w:rsidRPr="002912E0" w:rsidRDefault="00A97BB6" w:rsidP="00A97BB6">
            <w:pPr>
              <w:pStyle w:val="NormalTableText"/>
              <w:jc w:val="center"/>
            </w:pPr>
          </w:p>
        </w:tc>
      </w:tr>
      <w:tr w:rsidR="00A97BB6" w:rsidRPr="002912E0" w14:paraId="7053B77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0234C0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279F0C"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83A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5BEE" w14:textId="77777777" w:rsidR="00A97BB6" w:rsidRPr="002912E0" w:rsidRDefault="00A97BB6" w:rsidP="00A97BB6">
            <w:pPr>
              <w:pStyle w:val="NormalTableText"/>
              <w:jc w:val="center"/>
            </w:pPr>
          </w:p>
        </w:tc>
      </w:tr>
      <w:tr w:rsidR="00A97BB6" w:rsidRPr="002912E0" w14:paraId="0FBC1A1F"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6B3245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859657"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E549B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348ED15" w14:textId="77777777" w:rsidR="00A97BB6" w:rsidRPr="002912E0" w:rsidRDefault="00A97BB6" w:rsidP="00A97BB6">
            <w:pPr>
              <w:pStyle w:val="NormalTableText"/>
              <w:jc w:val="center"/>
            </w:pPr>
            <w:r>
              <w:t>As user types, the number of remaining dynamically changes</w:t>
            </w:r>
          </w:p>
        </w:tc>
      </w:tr>
      <w:tr w:rsidR="00A97BB6" w:rsidRPr="002912E0" w14:paraId="62D07C0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42C2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974B0"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5A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8F12C9" w14:textId="77777777" w:rsidR="00A97BB6" w:rsidRDefault="00A97BB6" w:rsidP="00A97BB6">
            <w:pPr>
              <w:pStyle w:val="NormalTableText"/>
              <w:jc w:val="center"/>
            </w:pPr>
          </w:p>
        </w:tc>
      </w:tr>
      <w:tr w:rsidR="00A97BB6" w:rsidRPr="002912E0" w14:paraId="1744139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3336F5C" w14:textId="77777777" w:rsidR="00A97BB6" w:rsidRPr="002912E0" w:rsidRDefault="00A97BB6" w:rsidP="00A97BB6">
            <w:pPr>
              <w:pStyle w:val="NormalTableText"/>
            </w:pPr>
            <w:r>
              <w:rPr>
                <w:b/>
                <w:i/>
                <w:sz w:val="18"/>
                <w:szCs w:val="18"/>
              </w:rPr>
              <w:t>End – Acknowledge Pending</w:t>
            </w:r>
            <w:r w:rsidRPr="00920750">
              <w:rPr>
                <w:b/>
                <w:i/>
                <w:sz w:val="18"/>
                <w:szCs w:val="18"/>
              </w:rPr>
              <w:t xml:space="preserve"> </w:t>
            </w:r>
            <w:r>
              <w:rPr>
                <w:b/>
                <w:i/>
                <w:sz w:val="18"/>
                <w:szCs w:val="18"/>
              </w:rPr>
              <w:t>Form</w:t>
            </w:r>
          </w:p>
        </w:tc>
      </w:tr>
      <w:tr w:rsidR="00A97BB6" w:rsidRPr="002912E0" w14:paraId="3F8ED978" w14:textId="77777777"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9AF2799" w14:textId="77777777" w:rsidR="00A97BB6" w:rsidRPr="00920750" w:rsidRDefault="00A97BB6" w:rsidP="00A97BB6">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A97BB6" w:rsidRPr="002912E0" w14:paraId="331CAB2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39B5F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06E21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61C043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BD986FF" w14:textId="77777777" w:rsidR="00A97BB6" w:rsidRPr="002912E0" w:rsidRDefault="00A97BB6" w:rsidP="00A97BB6">
            <w:pPr>
              <w:pStyle w:val="NormalTableText"/>
              <w:jc w:val="center"/>
            </w:pPr>
            <w:r>
              <w:t>Instruction text, see section “8. Instruction Text” for details.</w:t>
            </w:r>
          </w:p>
        </w:tc>
      </w:tr>
      <w:tr w:rsidR="00A97BB6" w:rsidRPr="002912E0" w14:paraId="32FCDFF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DDE815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1574E0" w14:textId="77777777" w:rsidR="00A97BB6" w:rsidRPr="002912E0" w:rsidRDefault="00A97BB6" w:rsidP="00A97BB6">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6FB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998B8F8" w14:textId="77777777" w:rsidR="00A97BB6" w:rsidRPr="002912E0" w:rsidRDefault="00A97BB6" w:rsidP="00A97BB6">
            <w:pPr>
              <w:pStyle w:val="NormalTableText"/>
              <w:jc w:val="center"/>
            </w:pPr>
          </w:p>
        </w:tc>
      </w:tr>
      <w:tr w:rsidR="00A97BB6" w:rsidRPr="002912E0" w14:paraId="33FB323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296A8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04A0" w14:textId="77777777" w:rsidR="00A97BB6" w:rsidRPr="002912E0" w:rsidRDefault="00A97BB6" w:rsidP="00A97BB6">
            <w:pPr>
              <w:pStyle w:val="NormalTableText"/>
            </w:pPr>
            <w:proofErr w:type="spellStart"/>
            <w:r>
              <w:t>FormName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062A3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8E73BF" w14:textId="77777777" w:rsidR="00A97BB6" w:rsidRPr="002912E0" w:rsidRDefault="00A97BB6" w:rsidP="00A97BB6">
            <w:pPr>
              <w:pStyle w:val="NormalTableText"/>
              <w:jc w:val="center"/>
            </w:pPr>
          </w:p>
        </w:tc>
      </w:tr>
      <w:tr w:rsidR="00A97BB6" w:rsidRPr="002912E0" w14:paraId="7EDA233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3AE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5B72DC" w14:textId="77777777" w:rsidR="00A97BB6" w:rsidRPr="002912E0" w:rsidRDefault="00A97BB6" w:rsidP="00A97BB6">
            <w:pPr>
              <w:pStyle w:val="NormalTableText"/>
            </w:pPr>
            <w:proofErr w:type="spellStart"/>
            <w:r>
              <w:t>ModuleName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5236D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0DC20C" w14:textId="77777777" w:rsidR="00A97BB6" w:rsidRPr="002912E0" w:rsidRDefault="00A97BB6" w:rsidP="00A97BB6">
            <w:pPr>
              <w:pStyle w:val="NormalTableText"/>
              <w:jc w:val="center"/>
            </w:pPr>
          </w:p>
        </w:tc>
      </w:tr>
      <w:tr w:rsidR="00A97BB6" w:rsidRPr="002912E0" w14:paraId="292E4CE2"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185110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EB07B2" w14:textId="77777777" w:rsidR="00A97BB6" w:rsidRPr="002912E0" w:rsidRDefault="00A97BB6" w:rsidP="00A97BB6">
            <w:pPr>
              <w:pStyle w:val="NormalTableText"/>
            </w:pPr>
            <w:proofErr w:type="spellStart"/>
            <w:r>
              <w:t>StatusId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92FC7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B97E0" w14:textId="77777777" w:rsidR="00A97BB6" w:rsidRPr="002912E0" w:rsidRDefault="00A97BB6" w:rsidP="00A97BB6">
            <w:pPr>
              <w:pStyle w:val="NormalTableText"/>
              <w:jc w:val="center"/>
            </w:pPr>
          </w:p>
        </w:tc>
      </w:tr>
      <w:tr w:rsidR="00A97BB6" w:rsidRPr="002912E0" w14:paraId="313F706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22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1954" w14:textId="77777777" w:rsidR="00A97BB6" w:rsidRPr="002912E0" w:rsidRDefault="00A97BB6" w:rsidP="00A97BB6">
            <w:pPr>
              <w:pStyle w:val="NormalTableText"/>
            </w:pPr>
            <w:proofErr w:type="spellStart"/>
            <w:r>
              <w:t>SupervisorEmail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CC74D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C622F" w14:textId="77777777" w:rsidR="00A97BB6" w:rsidRPr="002912E0" w:rsidRDefault="00A97BB6" w:rsidP="00A97BB6">
            <w:pPr>
              <w:pStyle w:val="NormalTableText"/>
              <w:jc w:val="center"/>
            </w:pPr>
          </w:p>
        </w:tc>
      </w:tr>
      <w:tr w:rsidR="00A97BB6" w:rsidRPr="002912E0" w14:paraId="65E597DC"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C701C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9BB5D1" w14:textId="77777777" w:rsidR="00A97BB6" w:rsidRPr="002912E0" w:rsidRDefault="00A97BB6" w:rsidP="00A97BB6">
            <w:pPr>
              <w:pStyle w:val="NormalTableText"/>
            </w:pPr>
            <w:proofErr w:type="spellStart"/>
            <w:r>
              <w:t>ManagerEmail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ABED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97DC27" w14:textId="77777777" w:rsidR="00A97BB6" w:rsidRPr="002912E0" w:rsidRDefault="00A97BB6" w:rsidP="00A97BB6">
            <w:pPr>
              <w:pStyle w:val="NormalTableText"/>
              <w:jc w:val="center"/>
            </w:pPr>
          </w:p>
        </w:tc>
      </w:tr>
      <w:tr w:rsidR="00A97BB6" w:rsidRPr="002912E0" w14:paraId="0999065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FFCF01"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B52B68" w14:textId="77777777" w:rsidR="00A97BB6" w:rsidRPr="002912E0" w:rsidRDefault="00A97BB6" w:rsidP="00A97BB6">
            <w:pPr>
              <w:pStyle w:val="NormalTableText"/>
            </w:pPr>
            <w:proofErr w:type="spellStart"/>
            <w:r>
              <w:t>SupervisorEmpId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4F310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18203A" w14:textId="77777777" w:rsidR="00A97BB6" w:rsidRPr="002912E0" w:rsidRDefault="00A97BB6" w:rsidP="00A97BB6">
            <w:pPr>
              <w:pStyle w:val="NormalTableText"/>
              <w:jc w:val="center"/>
            </w:pPr>
          </w:p>
        </w:tc>
      </w:tr>
      <w:tr w:rsidR="00A97BB6" w:rsidRPr="002912E0" w14:paraId="0C1A405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953D6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62682C" w14:textId="77777777" w:rsidR="00A97BB6" w:rsidRPr="002912E0" w:rsidRDefault="00A97BB6" w:rsidP="00A97BB6">
            <w:pPr>
              <w:pStyle w:val="NormalTableText"/>
            </w:pPr>
            <w:proofErr w:type="spellStart"/>
            <w:r>
              <w:t>ManagerEmpId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43373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989DA" w14:textId="77777777" w:rsidR="00A97BB6" w:rsidRPr="002912E0" w:rsidRDefault="00A97BB6" w:rsidP="00A97BB6">
            <w:pPr>
              <w:pStyle w:val="NormalTableText"/>
              <w:jc w:val="center"/>
            </w:pPr>
          </w:p>
        </w:tc>
      </w:tr>
      <w:tr w:rsidR="00A97BB6" w:rsidRPr="002912E0" w14:paraId="7FA76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243D9F"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75CF70C" w14:textId="77777777" w:rsidR="00A97BB6" w:rsidRPr="002912E0" w:rsidRDefault="00A97BB6" w:rsidP="00A97BB6">
            <w:pPr>
              <w:pStyle w:val="NormalTableText"/>
            </w:pPr>
            <w:proofErr w:type="spellStart"/>
            <w:r>
              <w:t>IsRegularPendingForm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7E4B9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D872" w14:textId="77777777" w:rsidR="00A97BB6" w:rsidRPr="002912E0" w:rsidRDefault="00A97BB6" w:rsidP="00A97BB6">
            <w:pPr>
              <w:pStyle w:val="NormalTableText"/>
              <w:jc w:val="center"/>
            </w:pPr>
          </w:p>
        </w:tc>
      </w:tr>
      <w:tr w:rsidR="00A97BB6" w:rsidRPr="002912E0" w14:paraId="178AE411"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C3BF33" w14:textId="77777777" w:rsidR="00A97BB6" w:rsidRDefault="00A97BB6" w:rsidP="00A97BB6">
            <w:pPr>
              <w:pStyle w:val="NormalTableText"/>
            </w:pPr>
            <w:r>
              <w:t>If follow up is required:</w:t>
            </w:r>
          </w:p>
        </w:tc>
      </w:tr>
      <w:tr w:rsidR="00A97BB6" w:rsidRPr="002912E0" w14:paraId="60B509B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5C202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74AC9BE" w14:textId="77777777" w:rsidR="00A97BB6"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2A59BC"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C167B9" w14:textId="77777777" w:rsidR="00A97BB6" w:rsidRDefault="00A97BB6" w:rsidP="00A97BB6">
            <w:pPr>
              <w:pStyle w:val="NormalTableText"/>
              <w:jc w:val="center"/>
            </w:pPr>
            <w:r>
              <w:t>Display if the log is “Pending Follow-up”</w:t>
            </w:r>
          </w:p>
        </w:tc>
      </w:tr>
      <w:tr w:rsidR="00A97BB6" w:rsidRPr="002912E0" w14:paraId="52BC1865"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C434FD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5B673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947178" w14:textId="77777777" w:rsidR="00A97BB6"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D1C80F" w14:textId="77777777" w:rsidR="00A97BB6" w:rsidRDefault="00A97BB6" w:rsidP="00A97BB6">
            <w:pPr>
              <w:pStyle w:val="NormalTableText"/>
              <w:jc w:val="center"/>
            </w:pPr>
            <w:r>
              <w:t>Display if the log is “Pending Follow-up”</w:t>
            </w:r>
          </w:p>
          <w:p w14:paraId="25F4BB85" w14:textId="77777777" w:rsidR="00A97BB6" w:rsidRDefault="00A97BB6" w:rsidP="00A97BB6">
            <w:pPr>
              <w:pStyle w:val="NormalTableText"/>
              <w:jc w:val="center"/>
            </w:pPr>
          </w:p>
          <w:p w14:paraId="38CAAF83" w14:textId="77777777" w:rsidR="00A97BB6" w:rsidRDefault="00A97BB6" w:rsidP="00A97BB6">
            <w:pPr>
              <w:pStyle w:val="NormalTableText"/>
              <w:jc w:val="center"/>
            </w:pPr>
            <w:r>
              <w:t>Display employee name and the date time when the employee reviewed the log</w:t>
            </w:r>
          </w:p>
        </w:tc>
      </w:tr>
      <w:tr w:rsidR="00A97BB6" w:rsidRPr="002912E0" w14:paraId="24D7A58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500B26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1AB3"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6F1EB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FA3C95" w14:textId="77777777" w:rsidR="00A97BB6" w:rsidRDefault="00A97BB6" w:rsidP="00A97BB6">
            <w:pPr>
              <w:pStyle w:val="NormalTableText"/>
              <w:jc w:val="center"/>
            </w:pPr>
            <w:r>
              <w:t>Display if the log is “Pending Follow-up”</w:t>
            </w:r>
          </w:p>
          <w:p w14:paraId="69F2DB65" w14:textId="77777777" w:rsidR="00A97BB6" w:rsidRDefault="00A97BB6" w:rsidP="00A97BB6">
            <w:pPr>
              <w:pStyle w:val="NormalTableText"/>
              <w:jc w:val="center"/>
            </w:pPr>
          </w:p>
        </w:tc>
      </w:tr>
      <w:tr w:rsidR="00A97BB6" w:rsidRPr="002912E0" w14:paraId="19069E20"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F625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E0AB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CEDEB9E" w14:textId="77777777" w:rsidR="00A97BB6"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74DDC5" w14:textId="77777777" w:rsidR="00A97BB6" w:rsidRDefault="00A97BB6" w:rsidP="00A97BB6">
            <w:pPr>
              <w:pStyle w:val="NormalTableText"/>
              <w:jc w:val="center"/>
            </w:pPr>
            <w:r>
              <w:t>Display if the log is “Pending Follow-up”</w:t>
            </w:r>
          </w:p>
          <w:p w14:paraId="446CB272" w14:textId="77777777" w:rsidR="00A97BB6" w:rsidRDefault="00A97BB6" w:rsidP="00A97BB6">
            <w:pPr>
              <w:pStyle w:val="NormalTableText"/>
              <w:jc w:val="center"/>
            </w:pPr>
          </w:p>
        </w:tc>
      </w:tr>
      <w:tr w:rsidR="00A97BB6" w:rsidRPr="002912E0" w14:paraId="6E2B6EF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ECFBE1" w14:textId="77777777" w:rsidR="00A97BB6" w:rsidRDefault="00A97BB6" w:rsidP="00A97BB6">
            <w:pPr>
              <w:jc w:val="center"/>
            </w:pPr>
            <w:r>
              <w:lastRenderedPageBreak/>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87C0CD"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DFC5F0D"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D742D3" w14:textId="77777777" w:rsidR="00A97BB6" w:rsidRDefault="00A97BB6" w:rsidP="00A97BB6">
            <w:pPr>
              <w:pStyle w:val="NormalTableText"/>
              <w:jc w:val="center"/>
            </w:pPr>
            <w:r>
              <w:t>Display if follow-up has not happened yet.</w:t>
            </w:r>
          </w:p>
        </w:tc>
      </w:tr>
      <w:tr w:rsidR="00A97BB6" w:rsidRPr="002912E0" w14:paraId="4BD38341"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4D0387"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D0705"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9530E6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5C591D" w14:textId="77777777" w:rsidR="00A97BB6" w:rsidRPr="002912E0" w:rsidRDefault="00A97BB6" w:rsidP="00A97BB6">
            <w:pPr>
              <w:pStyle w:val="NormalTableText"/>
              <w:jc w:val="center"/>
            </w:pPr>
            <w:r>
              <w:t>Display if Follow-up has happened.</w:t>
            </w:r>
          </w:p>
        </w:tc>
      </w:tr>
      <w:tr w:rsidR="00A97BB6" w:rsidRPr="002912E0" w14:paraId="3CE26907"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5F26AA" w14:textId="77777777" w:rsidR="00A97BB6" w:rsidRDefault="00A97BB6" w:rsidP="00A97BB6">
            <w:pPr>
              <w:jc w:val="center"/>
            </w:pPr>
            <w:proofErr w:type="gramStart"/>
            <w:r>
              <w:t>L:abel</w:t>
            </w:r>
            <w:proofErr w:type="gram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AF743"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1CCA55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EF2EC7" w14:textId="77777777" w:rsidR="00A97BB6" w:rsidRPr="002912E0" w:rsidRDefault="00A97BB6" w:rsidP="00A97BB6">
            <w:pPr>
              <w:pStyle w:val="NormalTableText"/>
              <w:jc w:val="center"/>
            </w:pPr>
            <w:r>
              <w:t>Display if Follow-up has happened.</w:t>
            </w:r>
          </w:p>
        </w:tc>
      </w:tr>
      <w:tr w:rsidR="00A97BB6" w:rsidRPr="002912E0" w14:paraId="5CC94BC6"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E3F82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2C183"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B688EC" w14:textId="77777777" w:rsidR="00A97BB6"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1AF8067" w14:textId="77777777" w:rsidR="00A97BB6" w:rsidRDefault="00A97BB6" w:rsidP="00A97BB6">
            <w:pPr>
              <w:pStyle w:val="NormalTableText"/>
              <w:jc w:val="center"/>
            </w:pPr>
            <w:r>
              <w:t>Display if Follow-up has happened.</w:t>
            </w:r>
          </w:p>
          <w:p w14:paraId="54DDD1DF" w14:textId="77777777" w:rsidR="00A97BB6" w:rsidRPr="002912E0" w:rsidRDefault="00A97BB6" w:rsidP="00A97BB6">
            <w:pPr>
              <w:pStyle w:val="NormalTableText"/>
              <w:jc w:val="center"/>
            </w:pPr>
            <w:r>
              <w:t>Notes from Supervisor Follow-up</w:t>
            </w:r>
          </w:p>
        </w:tc>
      </w:tr>
      <w:tr w:rsidR="00A97BB6" w:rsidRPr="002912E0" w14:paraId="570341AE"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CDD1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6BC135"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DFEB0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47CD58" w14:textId="77777777" w:rsidR="00A97BB6" w:rsidRDefault="00A97BB6" w:rsidP="00A97BB6">
            <w:pPr>
              <w:pStyle w:val="NormalTableText"/>
              <w:jc w:val="center"/>
            </w:pPr>
            <w:r>
              <w:t>Display if Follow-up has happened.</w:t>
            </w:r>
          </w:p>
          <w:p w14:paraId="1A9DA175" w14:textId="77777777" w:rsidR="00A97BB6" w:rsidRDefault="00A97BB6" w:rsidP="00A97BB6">
            <w:pPr>
              <w:pStyle w:val="NormalTableText"/>
              <w:jc w:val="center"/>
            </w:pPr>
          </w:p>
          <w:p w14:paraId="2C47BBFA" w14:textId="77777777" w:rsidR="00A97BB6" w:rsidRPr="002912E0" w:rsidRDefault="00A97BB6" w:rsidP="00A97BB6">
            <w:pPr>
              <w:pStyle w:val="NormalTableText"/>
              <w:jc w:val="center"/>
            </w:pPr>
            <w:r>
              <w:t xml:space="preserve">Supervisor Name and </w:t>
            </w:r>
            <w:proofErr w:type="spellStart"/>
            <w:r>
              <w:t>Followup</w:t>
            </w:r>
            <w:proofErr w:type="spellEnd"/>
            <w:r>
              <w:t xml:space="preserve"> Timestamp</w:t>
            </w:r>
          </w:p>
        </w:tc>
      </w:tr>
      <w:tr w:rsidR="00A97BB6" w:rsidRPr="002912E0" w14:paraId="1EC7EECF"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2FBA49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E5789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50F760" w14:textId="77777777" w:rsidR="00A97BB6"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D2EFDB5" w14:textId="77777777" w:rsidR="00A97BB6" w:rsidRPr="002912E0" w:rsidRDefault="00A97BB6" w:rsidP="00A97BB6">
            <w:pPr>
              <w:pStyle w:val="NormalTableText"/>
              <w:jc w:val="center"/>
            </w:pPr>
            <w:r>
              <w:t>Display if Follow-up has happened.</w:t>
            </w:r>
          </w:p>
        </w:tc>
      </w:tr>
      <w:tr w:rsidR="00A97BB6" w:rsidRPr="002912E0" w14:paraId="5B3CF579"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213DCF"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4D1A65" w14:textId="77777777" w:rsidR="00A97BB6" w:rsidRDefault="00A97BB6" w:rsidP="00A97BB6">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FA79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895F0" w14:textId="77777777" w:rsidR="00A97BB6" w:rsidRDefault="00A97BB6" w:rsidP="00A97BB6">
            <w:pPr>
              <w:pStyle w:val="NormalTableText"/>
              <w:jc w:val="center"/>
            </w:pPr>
            <w:r>
              <w:t>Display if today is before follow-up due date and User is the Supervisor</w:t>
            </w:r>
          </w:p>
        </w:tc>
      </w:tr>
      <w:tr w:rsidR="00A97BB6" w:rsidRPr="002912E0" w14:paraId="60ACEEE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CA20244" w14:textId="77777777" w:rsidR="00A97BB6" w:rsidRDefault="00A97BB6" w:rsidP="00A97BB6">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C65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EED71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FBD6A89" w14:textId="77777777" w:rsidR="00A97BB6" w:rsidRDefault="00A97BB6" w:rsidP="00A97BB6">
            <w:pPr>
              <w:pStyle w:val="NormalTableText"/>
              <w:jc w:val="center"/>
            </w:pPr>
          </w:p>
        </w:tc>
      </w:tr>
      <w:tr w:rsidR="00A97BB6" w:rsidRPr="002912E0" w14:paraId="58EAB34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B5D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89E3D9" w14:textId="77777777" w:rsidR="00A97BB6" w:rsidRDefault="00A97BB6" w:rsidP="00A97BB6">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6DC4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76CEDC6" w14:textId="77777777" w:rsidR="00A97BB6" w:rsidRDefault="00A97BB6" w:rsidP="00A97BB6">
            <w:pPr>
              <w:pStyle w:val="NormalTableText"/>
              <w:jc w:val="center"/>
            </w:pPr>
            <w:r>
              <w:t>Display if Pending Follow-up and User is the Supervisor</w:t>
            </w:r>
          </w:p>
        </w:tc>
      </w:tr>
      <w:tr w:rsidR="00A97BB6" w:rsidRPr="002912E0" w14:paraId="40BB7D63"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ED59CE" w14:textId="77777777" w:rsidR="00A97BB6" w:rsidRDefault="00A97BB6" w:rsidP="00A97BB6">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29AFC9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D915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07B3A2" w14:textId="77777777" w:rsidR="00A97BB6" w:rsidRDefault="00A97BB6" w:rsidP="00A97BB6">
            <w:pPr>
              <w:pStyle w:val="NormalTableText"/>
              <w:jc w:val="center"/>
            </w:pPr>
            <w:r>
              <w:t xml:space="preserve">Display if User is the </w:t>
            </w:r>
            <w:proofErr w:type="gramStart"/>
            <w:r>
              <w:t>Supervisor;</w:t>
            </w:r>
            <w:proofErr w:type="gramEnd"/>
          </w:p>
          <w:p w14:paraId="678339D2" w14:textId="77777777" w:rsidR="00A97BB6" w:rsidRDefault="00A97BB6" w:rsidP="00A97BB6">
            <w:pPr>
              <w:pStyle w:val="NormalTableText"/>
              <w:jc w:val="center"/>
            </w:pPr>
          </w:p>
          <w:p w14:paraId="304E23AD" w14:textId="77777777" w:rsidR="00A97BB6" w:rsidRDefault="00A97BB6" w:rsidP="00A97BB6">
            <w:pPr>
              <w:pStyle w:val="NormalTableText"/>
              <w:jc w:val="center"/>
            </w:pPr>
            <w:r>
              <w:t>Disabled if today is before follow-up due date</w:t>
            </w:r>
          </w:p>
        </w:tc>
      </w:tr>
      <w:tr w:rsidR="00A97BB6" w:rsidRPr="002912E0" w14:paraId="6589EF3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C61B2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0B8480" w14:textId="77777777" w:rsidR="00A97BB6" w:rsidRDefault="00A97BB6" w:rsidP="00A97BB6">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E6EF4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773DC7" w14:textId="77777777" w:rsidR="00A97BB6" w:rsidRDefault="00A97BB6" w:rsidP="00A97BB6">
            <w:pPr>
              <w:pStyle w:val="NormalTableText"/>
              <w:jc w:val="center"/>
            </w:pPr>
            <w:r>
              <w:t>If Pending Follow-up and User is the Supervisor</w:t>
            </w:r>
          </w:p>
        </w:tc>
      </w:tr>
      <w:tr w:rsidR="00A97BB6" w:rsidRPr="002912E0" w14:paraId="49F40FF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9E04" w14:textId="77777777" w:rsidR="00A97BB6" w:rsidRDefault="00A97BB6" w:rsidP="00A97BB6">
            <w:pPr>
              <w:jc w:val="center"/>
            </w:pP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7CF08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23FB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83A1BC" w14:textId="77777777" w:rsidR="00A97BB6" w:rsidRDefault="00A97BB6" w:rsidP="00A97BB6">
            <w:pPr>
              <w:pStyle w:val="NormalTableText"/>
              <w:jc w:val="center"/>
            </w:pPr>
            <w:r>
              <w:t xml:space="preserve">Display if User is the </w:t>
            </w:r>
            <w:proofErr w:type="gramStart"/>
            <w:r>
              <w:t>Supervisor;</w:t>
            </w:r>
            <w:proofErr w:type="gramEnd"/>
          </w:p>
          <w:p w14:paraId="6EE09AD0" w14:textId="77777777" w:rsidR="00A97BB6" w:rsidRDefault="00A97BB6" w:rsidP="00A97BB6">
            <w:pPr>
              <w:pStyle w:val="NormalTableText"/>
              <w:jc w:val="center"/>
            </w:pPr>
          </w:p>
          <w:p w14:paraId="399FFE85" w14:textId="77777777" w:rsidR="00A97BB6" w:rsidRDefault="00A97BB6" w:rsidP="00A97BB6">
            <w:pPr>
              <w:pStyle w:val="NormalTableText"/>
              <w:jc w:val="center"/>
            </w:pPr>
            <w:r>
              <w:t xml:space="preserve">Disabled if today is before follow-up due date </w:t>
            </w:r>
          </w:p>
        </w:tc>
      </w:tr>
      <w:tr w:rsidR="00A97BB6" w:rsidRPr="002912E0" w14:paraId="43591FA8"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314E31A" w14:textId="77777777" w:rsidR="00A97BB6" w:rsidRDefault="00A97BB6" w:rsidP="00A97BB6">
            <w:pPr>
              <w:pStyle w:val="NormalTableText"/>
            </w:pPr>
            <w:r>
              <w:t>End – if follow up is required</w:t>
            </w:r>
          </w:p>
        </w:tc>
      </w:tr>
      <w:tr w:rsidR="00A97BB6" w:rsidRPr="002912E0" w14:paraId="40CBE4D8"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0473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5A2635" w14:textId="77777777" w:rsidR="00A97BB6" w:rsidRPr="002912E0" w:rsidRDefault="00A97BB6" w:rsidP="00A97BB6">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B5C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2EDDB" w14:textId="77777777" w:rsidR="00A97BB6" w:rsidRPr="002912E0" w:rsidRDefault="00A97BB6" w:rsidP="00A97BB6">
            <w:pPr>
              <w:pStyle w:val="NormalTableText"/>
              <w:jc w:val="center"/>
            </w:pPr>
            <w:r>
              <w:t>If status is NOT Pending Follow-up</w:t>
            </w:r>
          </w:p>
        </w:tc>
      </w:tr>
      <w:tr w:rsidR="00A97BB6" w:rsidRPr="002912E0" w14:paraId="0AC63F7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6F6BA"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04299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BD696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80F6C0" w14:textId="77777777" w:rsidR="00A97BB6" w:rsidRDefault="00A97BB6" w:rsidP="00A97BB6">
            <w:pPr>
              <w:pStyle w:val="NormalTableText"/>
              <w:jc w:val="center"/>
            </w:pPr>
            <w:r>
              <w:t>If status is NOT Pending Follow-up</w:t>
            </w:r>
          </w:p>
          <w:p w14:paraId="5686D9EC" w14:textId="77777777" w:rsidR="00A97BB6" w:rsidRDefault="00A97BB6" w:rsidP="00A97BB6">
            <w:pPr>
              <w:pStyle w:val="NormalTableText"/>
              <w:jc w:val="center"/>
            </w:pPr>
          </w:p>
          <w:p w14:paraId="0E631917" w14:textId="77777777" w:rsidR="00A97BB6" w:rsidRPr="002912E0" w:rsidRDefault="00A97BB6" w:rsidP="00A97BB6">
            <w:pPr>
              <w:pStyle w:val="NormalTableText"/>
              <w:jc w:val="center"/>
            </w:pPr>
            <w:r>
              <w:t>Must be a valid past or current date.</w:t>
            </w:r>
          </w:p>
        </w:tc>
      </w:tr>
      <w:tr w:rsidR="00A97BB6" w:rsidRPr="002912E0" w14:paraId="72E5764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7E0708" w14:textId="77777777" w:rsidR="00A97BB6" w:rsidRPr="002912E0"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E0A455" w14:textId="77777777" w:rsidR="00A97BB6" w:rsidRPr="002912E0" w:rsidRDefault="00A97BB6" w:rsidP="00A97BB6">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0D36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D1258" w14:textId="77777777" w:rsidR="00A97BB6" w:rsidRPr="002912E0" w:rsidRDefault="00A97BB6" w:rsidP="00A97BB6">
            <w:pPr>
              <w:pStyle w:val="NormalTableText"/>
              <w:jc w:val="center"/>
            </w:pPr>
          </w:p>
        </w:tc>
      </w:tr>
      <w:tr w:rsidR="00A97BB6" w:rsidRPr="002912E0" w14:paraId="3CF1EA9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F7B0D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47747B"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4C66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0ECC4F" w14:textId="77777777" w:rsidR="00A97BB6" w:rsidRDefault="00A97BB6" w:rsidP="00A97BB6">
            <w:pPr>
              <w:pStyle w:val="NormalTableText"/>
              <w:jc w:val="center"/>
            </w:pPr>
            <w:r>
              <w:t>If status is NOT Pending Follow-up</w:t>
            </w:r>
          </w:p>
          <w:p w14:paraId="6CC0D680" w14:textId="77777777" w:rsidR="00A97BB6" w:rsidRPr="002912E0" w:rsidRDefault="00A97BB6" w:rsidP="00A97BB6">
            <w:pPr>
              <w:pStyle w:val="NormalTableText"/>
              <w:jc w:val="center"/>
            </w:pPr>
          </w:p>
        </w:tc>
      </w:tr>
      <w:tr w:rsidR="00A97BB6" w:rsidRPr="002912E0" w14:paraId="6B6AA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7C20AC3" w14:textId="77777777" w:rsidR="00A97BB6" w:rsidRPr="002912E0"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3952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1D1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7BB85" w14:textId="77777777" w:rsidR="00A97BB6" w:rsidRDefault="00A97BB6" w:rsidP="00A97BB6">
            <w:pPr>
              <w:pStyle w:val="NormalTableText"/>
              <w:jc w:val="center"/>
            </w:pPr>
            <w:r>
              <w:t>Required</w:t>
            </w:r>
          </w:p>
          <w:p w14:paraId="24F1CDA3" w14:textId="77777777" w:rsidR="00A97BB6" w:rsidRPr="002912E0" w:rsidRDefault="00A97BB6" w:rsidP="00A97BB6">
            <w:pPr>
              <w:pStyle w:val="NormalTableText"/>
              <w:jc w:val="center"/>
            </w:pPr>
            <w:r>
              <w:t>Maximum 3000</w:t>
            </w:r>
          </w:p>
        </w:tc>
      </w:tr>
      <w:tr w:rsidR="00A97BB6" w:rsidRPr="002912E0" w14:paraId="61EA539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31FA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9630C4A"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B31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F396BA" w14:textId="77777777" w:rsidR="00A97BB6" w:rsidRPr="002912E0" w:rsidRDefault="00A97BB6" w:rsidP="00A97BB6">
            <w:pPr>
              <w:pStyle w:val="NormalTableText"/>
              <w:jc w:val="center"/>
            </w:pPr>
          </w:p>
        </w:tc>
      </w:tr>
      <w:tr w:rsidR="00A97BB6" w:rsidRPr="002912E0" w14:paraId="0FA32D0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95584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67FA12"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18EE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52D30" w14:textId="77777777" w:rsidR="00A97BB6" w:rsidRPr="002912E0" w:rsidRDefault="00A97BB6" w:rsidP="00A97BB6">
            <w:pPr>
              <w:pStyle w:val="NormalTableText"/>
              <w:jc w:val="center"/>
            </w:pPr>
            <w:r>
              <w:t>As user types, the number of remaining dynamically changes</w:t>
            </w:r>
          </w:p>
        </w:tc>
      </w:tr>
      <w:tr w:rsidR="00A97BB6" w:rsidRPr="002912E0" w14:paraId="1991C8FD"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48C8"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68DA33"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87C38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65CDB7" w14:textId="77777777" w:rsidR="00A97BB6" w:rsidRDefault="00A97BB6" w:rsidP="00A97BB6">
            <w:pPr>
              <w:pStyle w:val="NormalTableText"/>
              <w:jc w:val="center"/>
            </w:pPr>
          </w:p>
        </w:tc>
      </w:tr>
      <w:tr w:rsidR="00A97BB6" w:rsidRPr="002912E0" w14:paraId="6D2CAA26"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8D84DC8" w14:textId="77777777" w:rsidR="00A97BB6" w:rsidRPr="002912E0" w:rsidRDefault="00A97BB6" w:rsidP="00A97BB6">
            <w:pPr>
              <w:pStyle w:val="NormalTableText"/>
            </w:pPr>
            <w:r>
              <w:rPr>
                <w:b/>
                <w:i/>
                <w:sz w:val="18"/>
                <w:szCs w:val="18"/>
              </w:rPr>
              <w:lastRenderedPageBreak/>
              <w:t xml:space="preserve">End - </w:t>
            </w:r>
            <w:r w:rsidRPr="00920750">
              <w:rPr>
                <w:b/>
                <w:i/>
                <w:sz w:val="18"/>
                <w:szCs w:val="18"/>
              </w:rPr>
              <w:t xml:space="preserve">Review Pending </w:t>
            </w:r>
            <w:r>
              <w:rPr>
                <w:b/>
                <w:i/>
                <w:sz w:val="18"/>
                <w:szCs w:val="18"/>
              </w:rPr>
              <w:t>Form</w:t>
            </w:r>
          </w:p>
        </w:tc>
      </w:tr>
      <w:tr w:rsidR="00A97BB6" w:rsidRPr="002912E0" w14:paraId="3E980552"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588725B" w14:textId="77777777" w:rsidR="00A97BB6" w:rsidRPr="002557FC" w:rsidRDefault="00A97BB6" w:rsidP="00A97BB6">
            <w:pPr>
              <w:pStyle w:val="NormalTableText"/>
              <w:rPr>
                <w:b/>
                <w:i/>
                <w:sz w:val="18"/>
                <w:szCs w:val="18"/>
              </w:rPr>
            </w:pPr>
            <w:r w:rsidRPr="002557FC">
              <w:rPr>
                <w:b/>
                <w:i/>
                <w:sz w:val="18"/>
                <w:szCs w:val="18"/>
              </w:rPr>
              <w:t xml:space="preserve">Start – Research Pending Form </w:t>
            </w:r>
          </w:p>
        </w:tc>
      </w:tr>
      <w:tr w:rsidR="00A97BB6" w:rsidRPr="002912E0" w14:paraId="060FBBF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0E2B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D69512" w14:textId="77777777" w:rsidR="00A97BB6" w:rsidRPr="002912E0" w:rsidRDefault="00A97BB6" w:rsidP="00A97BB6">
            <w:pPr>
              <w:pStyle w:val="NormalTableText"/>
            </w:pPr>
            <w:proofErr w:type="spellStart"/>
            <w:r>
              <w:t>IsResearchPendingForm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21A06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13EA49" w14:textId="77777777" w:rsidR="00A97BB6" w:rsidRPr="002912E0" w:rsidRDefault="00A97BB6" w:rsidP="00A97BB6">
            <w:pPr>
              <w:pStyle w:val="NormalTableText"/>
              <w:jc w:val="center"/>
            </w:pPr>
          </w:p>
        </w:tc>
      </w:tr>
      <w:tr w:rsidR="00A97BB6" w:rsidRPr="002912E0" w14:paraId="671C79AA"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4AA336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83570E" w14:textId="77777777" w:rsidR="00A97BB6" w:rsidRPr="002912E0" w:rsidRDefault="00A97BB6" w:rsidP="00A97BB6">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AF7CF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EC00" w14:textId="77777777" w:rsidR="00A97BB6" w:rsidRPr="002912E0" w:rsidRDefault="00A97BB6" w:rsidP="00A97BB6">
            <w:pPr>
              <w:pStyle w:val="NormalTableText"/>
              <w:jc w:val="center"/>
            </w:pPr>
          </w:p>
        </w:tc>
      </w:tr>
      <w:tr w:rsidR="00A97BB6" w:rsidRPr="002912E0" w14:paraId="2B463FD9"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745B67"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E366CA" w14:textId="77777777" w:rsidR="00A97BB6" w:rsidRDefault="00A97BB6" w:rsidP="00A97BB6">
            <w:pPr>
              <w:pStyle w:val="NormalTableText"/>
            </w:pPr>
            <w:r>
              <w:t xml:space="preserve">You are receiving this </w:t>
            </w:r>
            <w:proofErr w:type="spellStart"/>
            <w:r>
              <w:t>eCL</w:t>
            </w:r>
            <w:proofErr w:type="spellEnd"/>
            <w:r>
              <w:t xml:space="preserve">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 xml:space="preserve">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AEB548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17D17B" w14:textId="77777777" w:rsidR="00A97BB6" w:rsidRDefault="00A97BB6" w:rsidP="00A97BB6">
            <w:pPr>
              <w:pStyle w:val="NormalTableText"/>
            </w:pPr>
            <w:r>
              <w:rPr>
                <w:color w:val="0070C0"/>
              </w:rPr>
              <w:t>“</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OMR): Outlier Research Process SOP</w:t>
            </w:r>
            <w:r>
              <w:rPr>
                <w:color w:val="0070C0"/>
              </w:rPr>
              <w:t>” will be the following hyperlink:</w:t>
            </w:r>
          </w:p>
          <w:p w14:paraId="69CC4C4C" w14:textId="77777777" w:rsidR="00A97BB6" w:rsidRDefault="00A97BB6" w:rsidP="00A97BB6">
            <w:pPr>
              <w:pStyle w:val="NormalTableText"/>
            </w:pPr>
          </w:p>
          <w:p w14:paraId="5D980009" w14:textId="77777777" w:rsidR="00A97BB6" w:rsidRPr="002912E0" w:rsidRDefault="00A97BB6" w:rsidP="00A97BB6">
            <w:pPr>
              <w:pStyle w:val="NormalTableText"/>
            </w:pPr>
            <w:r w:rsidRPr="00C23C8B">
              <w:t>https://maximus365.sharepoint.com/sites/CCO/Resources/SOP/Contact%20Center%20Operations/Forms/AllItems.aspx</w:t>
            </w:r>
          </w:p>
        </w:tc>
      </w:tr>
      <w:tr w:rsidR="00A97BB6" w:rsidRPr="002912E0" w14:paraId="67D2440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0C34D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54AB46" w14:textId="77777777" w:rsidR="00A97BB6" w:rsidRPr="002912E0" w:rsidRDefault="00A97BB6" w:rsidP="00A97BB6">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3B5D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B83514A" w14:textId="77777777" w:rsidR="00A97BB6" w:rsidRPr="002912E0" w:rsidRDefault="00A97BB6" w:rsidP="00A97BB6">
            <w:pPr>
              <w:pStyle w:val="NormalTableText"/>
              <w:jc w:val="center"/>
            </w:pPr>
          </w:p>
        </w:tc>
      </w:tr>
      <w:tr w:rsidR="00A97BB6" w:rsidRPr="002912E0" w14:paraId="23ADD0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88603E"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D7A1"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BD22A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0E7B23F" w14:textId="77777777" w:rsidR="00A97BB6" w:rsidRPr="002912E0" w:rsidRDefault="00A97BB6" w:rsidP="00A97BB6">
            <w:pPr>
              <w:pStyle w:val="NormalTableText"/>
              <w:jc w:val="center"/>
            </w:pPr>
            <w:r>
              <w:t>Must be a valid past or current date.</w:t>
            </w:r>
          </w:p>
        </w:tc>
      </w:tr>
      <w:tr w:rsidR="00A97BB6" w:rsidRPr="002912E0" w14:paraId="7B02D5C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1A743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9429" w14:textId="77777777" w:rsidR="00A97BB6" w:rsidRPr="002912E0" w:rsidRDefault="00A97BB6" w:rsidP="00A97BB6">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E5C07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163BDA" w14:textId="77777777" w:rsidR="00A97BB6" w:rsidRPr="002912E0" w:rsidRDefault="00A97BB6" w:rsidP="00A97BB6">
            <w:pPr>
              <w:pStyle w:val="NormalTableText"/>
              <w:jc w:val="center"/>
            </w:pPr>
          </w:p>
        </w:tc>
      </w:tr>
      <w:tr w:rsidR="00A97BB6" w:rsidRPr="002912E0" w14:paraId="5A939D76"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6CF8331" w14:textId="77777777" w:rsidR="00A97BB6" w:rsidRPr="002912E0"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8B143" w14:textId="77777777" w:rsidR="00A97BB6" w:rsidRDefault="00A97BB6" w:rsidP="00A97BB6">
            <w:pPr>
              <w:pStyle w:val="NormalTableText"/>
            </w:pPr>
            <w:r>
              <w:t>Yes</w:t>
            </w:r>
          </w:p>
          <w:p w14:paraId="66E53599" w14:textId="77777777" w:rsidR="00A97BB6" w:rsidRPr="002912E0" w:rsidRDefault="00A97BB6" w:rsidP="00A97BB6">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461BC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6A3878A" w14:textId="77777777" w:rsidR="00A97BB6" w:rsidRPr="002912E0" w:rsidRDefault="00A97BB6" w:rsidP="00A97BB6">
            <w:pPr>
              <w:pStyle w:val="NormalTableText"/>
              <w:jc w:val="center"/>
            </w:pPr>
            <w:r>
              <w:t>Default to “No”</w:t>
            </w:r>
          </w:p>
        </w:tc>
      </w:tr>
      <w:tr w:rsidR="00A97BB6" w:rsidRPr="002912E0" w14:paraId="0420F340"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C0CB106"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DF0285E" w14:textId="77777777" w:rsidR="00A97BB6" w:rsidRPr="002912E0" w:rsidRDefault="00A97BB6" w:rsidP="00A97BB6">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97B49"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3B0B70E4" w14:textId="77777777" w:rsidR="00A97BB6" w:rsidRDefault="00A97BB6" w:rsidP="00A97BB6">
            <w:pPr>
              <w:pStyle w:val="NormalTableText"/>
              <w:jc w:val="center"/>
            </w:pPr>
            <w:r>
              <w:t xml:space="preserve">Display if “No” is </w:t>
            </w:r>
            <w:proofErr w:type="gramStart"/>
            <w:r>
              <w:t>selected;</w:t>
            </w:r>
            <w:proofErr w:type="gramEnd"/>
          </w:p>
          <w:p w14:paraId="40F6BEB5" w14:textId="77777777" w:rsidR="00A97BB6" w:rsidRDefault="00A97BB6" w:rsidP="00A97BB6">
            <w:pPr>
              <w:pStyle w:val="NormalTableText"/>
              <w:jc w:val="center"/>
            </w:pPr>
          </w:p>
          <w:p w14:paraId="54FF0476" w14:textId="77777777" w:rsidR="00A97BB6" w:rsidRDefault="00A97BB6" w:rsidP="00A97BB6">
            <w:pPr>
              <w:pStyle w:val="NormalTableText"/>
              <w:jc w:val="center"/>
            </w:pPr>
            <w:r>
              <w:t>Dropdown:</w:t>
            </w:r>
          </w:p>
          <w:p w14:paraId="565B137C" w14:textId="77777777" w:rsidR="00A97BB6" w:rsidRDefault="00A97BB6" w:rsidP="00A97BB6">
            <w:pPr>
              <w:pStyle w:val="NormalTableText"/>
              <w:jc w:val="center"/>
            </w:pPr>
            <w:r>
              <w:t>Required</w:t>
            </w:r>
          </w:p>
          <w:p w14:paraId="7F07561B" w14:textId="77777777" w:rsidR="00A97BB6" w:rsidRDefault="00A97BB6" w:rsidP="00A97BB6">
            <w:pPr>
              <w:pStyle w:val="NormalTableText"/>
              <w:jc w:val="center"/>
            </w:pPr>
          </w:p>
          <w:p w14:paraId="577F56BF" w14:textId="77777777" w:rsidR="00A97BB6" w:rsidRDefault="00A97BB6" w:rsidP="00A97BB6">
            <w:pPr>
              <w:pStyle w:val="NormalTableText"/>
              <w:jc w:val="center"/>
            </w:pPr>
            <w:r>
              <w:t xml:space="preserve">Input </w:t>
            </w:r>
            <w:proofErr w:type="spellStart"/>
            <w:r>
              <w:t>textarea</w:t>
            </w:r>
            <w:proofErr w:type="spellEnd"/>
            <w:r>
              <w:t>:</w:t>
            </w:r>
          </w:p>
          <w:p w14:paraId="4B2FD0DA" w14:textId="77777777" w:rsidR="00A97BB6" w:rsidRDefault="00A97BB6" w:rsidP="00A97BB6">
            <w:pPr>
              <w:pStyle w:val="NormalTableText"/>
              <w:jc w:val="center"/>
            </w:pPr>
            <w:r>
              <w:t xml:space="preserve"> maximum characters: 3000</w:t>
            </w:r>
          </w:p>
          <w:p w14:paraId="046C1184" w14:textId="77777777" w:rsidR="00A97BB6" w:rsidRDefault="00A97BB6" w:rsidP="00A97BB6">
            <w:pPr>
              <w:pStyle w:val="NormalTableText"/>
              <w:jc w:val="center"/>
            </w:pPr>
            <w:r>
              <w:t>Required</w:t>
            </w:r>
          </w:p>
          <w:p w14:paraId="40E8B205" w14:textId="77777777" w:rsidR="00A97BB6" w:rsidRPr="002912E0" w:rsidRDefault="00A97BB6" w:rsidP="00A97BB6">
            <w:pPr>
              <w:pStyle w:val="NormalTableText"/>
              <w:jc w:val="center"/>
            </w:pPr>
          </w:p>
          <w:p w14:paraId="3A024514" w14:textId="77777777" w:rsidR="00A97BB6" w:rsidRPr="002912E0" w:rsidRDefault="00A97BB6" w:rsidP="00A97BB6">
            <w:pPr>
              <w:pStyle w:val="NormalTableText"/>
              <w:jc w:val="center"/>
            </w:pPr>
          </w:p>
        </w:tc>
      </w:tr>
      <w:tr w:rsidR="00A97BB6" w:rsidRPr="002912E0" w14:paraId="4CA1B1D8"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208FB3" w14:textId="77777777" w:rsidR="00A97BB6" w:rsidRPr="002912E0"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F35C1BC" w14:textId="77777777" w:rsidR="00A97BB6" w:rsidRPr="00F64345" w:rsidRDefault="00A97BB6" w:rsidP="00A97BB6">
            <w:pPr>
              <w:pStyle w:val="NormalTableText"/>
              <w:jc w:val="center"/>
              <w:rPr>
                <w:b/>
              </w:rPr>
            </w:pPr>
            <w:r w:rsidRPr="00F64345">
              <w:rPr>
                <w:b/>
              </w:rPr>
              <w:t>If OMR/BRL or OMR/BRN:</w:t>
            </w:r>
          </w:p>
          <w:p w14:paraId="6C561EF0" w14:textId="77777777" w:rsidR="00A97BB6" w:rsidRDefault="00A97BB6" w:rsidP="00A97BB6">
            <w:pPr>
              <w:pStyle w:val="NormalTableText"/>
              <w:jc w:val="center"/>
            </w:pPr>
            <w:r>
              <w:t>Approved accommodation on file</w:t>
            </w:r>
          </w:p>
          <w:p w14:paraId="3EEDCEA1" w14:textId="77777777" w:rsidR="00A97BB6" w:rsidRDefault="00A97BB6" w:rsidP="00A97BB6">
            <w:pPr>
              <w:pStyle w:val="NormalTableText"/>
              <w:jc w:val="center"/>
            </w:pPr>
            <w:r>
              <w:t>Other</w:t>
            </w:r>
          </w:p>
          <w:p w14:paraId="441CD0A1" w14:textId="77777777" w:rsidR="00A97BB6" w:rsidRDefault="00A97BB6" w:rsidP="00A97BB6">
            <w:pPr>
              <w:pStyle w:val="NormalTableText"/>
              <w:jc w:val="center"/>
            </w:pPr>
          </w:p>
          <w:p w14:paraId="207C77AC" w14:textId="77777777" w:rsidR="00A97BB6" w:rsidRPr="00F64345" w:rsidRDefault="00A97BB6" w:rsidP="00A97BB6">
            <w:pPr>
              <w:pStyle w:val="NormalTableText"/>
              <w:jc w:val="center"/>
              <w:rPr>
                <w:b/>
              </w:rPr>
            </w:pPr>
            <w:r w:rsidRPr="00F64345">
              <w:rPr>
                <w:b/>
              </w:rPr>
              <w:t>If OMR/IAE:</w:t>
            </w:r>
          </w:p>
          <w:p w14:paraId="6207CA63" w14:textId="77777777" w:rsidR="00A97BB6" w:rsidRDefault="00A97BB6" w:rsidP="00A97BB6">
            <w:pPr>
              <w:pStyle w:val="NormalTableText"/>
              <w:jc w:val="center"/>
            </w:pPr>
            <w:r w:rsidRPr="00091888">
              <w:t>Agent no longer employed or on LOA</w:t>
            </w:r>
          </w:p>
          <w:p w14:paraId="5FEC2E0D" w14:textId="77777777" w:rsidR="00A97BB6" w:rsidRDefault="00A97BB6" w:rsidP="00A97BB6">
            <w:pPr>
              <w:pStyle w:val="NormalTableText"/>
              <w:jc w:val="center"/>
            </w:pPr>
            <w:r w:rsidRPr="00091888">
              <w:t>Escalation was appropriate</w:t>
            </w:r>
          </w:p>
          <w:p w14:paraId="02AF8CC2" w14:textId="77777777" w:rsidR="00A97BB6" w:rsidRDefault="00A97BB6" w:rsidP="00A97BB6">
            <w:pPr>
              <w:pStyle w:val="NormalTableText"/>
              <w:jc w:val="center"/>
            </w:pPr>
            <w:r w:rsidRPr="00575BDE">
              <w:t>ISG or Supervisor told agent to escalate</w:t>
            </w:r>
          </w:p>
          <w:p w14:paraId="23B78E66" w14:textId="77777777" w:rsidR="00A97BB6" w:rsidRDefault="00A97BB6" w:rsidP="00A97BB6">
            <w:pPr>
              <w:pStyle w:val="NormalTableText"/>
              <w:jc w:val="center"/>
            </w:pPr>
            <w:r w:rsidRPr="00575BDE">
              <w:t>Not enough information to coach</w:t>
            </w:r>
          </w:p>
          <w:p w14:paraId="53DEA111" w14:textId="77777777" w:rsidR="00A97BB6" w:rsidRDefault="00A97BB6" w:rsidP="00A97BB6">
            <w:pPr>
              <w:pStyle w:val="NormalTableText"/>
              <w:jc w:val="center"/>
            </w:pPr>
            <w:r w:rsidRPr="00575BDE">
              <w:t>Other</w:t>
            </w:r>
          </w:p>
          <w:p w14:paraId="1ED5FAFF" w14:textId="77777777" w:rsidR="00A97BB6" w:rsidRDefault="00A97BB6" w:rsidP="00A97BB6">
            <w:pPr>
              <w:pStyle w:val="NormalTableText"/>
              <w:jc w:val="center"/>
            </w:pPr>
          </w:p>
          <w:p w14:paraId="120AB8BE" w14:textId="77777777" w:rsidR="00A97BB6" w:rsidRPr="00F64345" w:rsidRDefault="00A97BB6" w:rsidP="00A97BB6">
            <w:pPr>
              <w:pStyle w:val="NormalTableText"/>
              <w:jc w:val="center"/>
              <w:rPr>
                <w:b/>
              </w:rPr>
            </w:pPr>
            <w:r w:rsidRPr="00F64345">
              <w:rPr>
                <w:b/>
              </w:rPr>
              <w:t>Otherwise:</w:t>
            </w:r>
          </w:p>
          <w:p w14:paraId="405E1C07" w14:textId="77777777" w:rsidR="00A97BB6" w:rsidRPr="002912E0" w:rsidRDefault="00A97BB6" w:rsidP="00A97BB6">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660B90" w14:textId="77777777" w:rsidR="00A97BB6" w:rsidRPr="002912E0" w:rsidRDefault="00A97BB6" w:rsidP="00A97BB6">
            <w:pPr>
              <w:pStyle w:val="NormalTableText"/>
              <w:jc w:val="center"/>
            </w:pPr>
            <w:proofErr w:type="spellStart"/>
            <w:r>
              <w:t>Reasons_By_ReportCode</w:t>
            </w:r>
            <w:proofErr w:type="spellEnd"/>
          </w:p>
        </w:tc>
        <w:tc>
          <w:tcPr>
            <w:tcW w:w="2970" w:type="dxa"/>
            <w:vMerge/>
            <w:tcBorders>
              <w:left w:val="single" w:sz="4" w:space="0" w:color="auto"/>
              <w:right w:val="single" w:sz="4" w:space="0" w:color="auto"/>
            </w:tcBorders>
            <w:shd w:val="clear" w:color="auto" w:fill="EAF1DD" w:themeFill="accent3" w:themeFillTint="33"/>
          </w:tcPr>
          <w:p w14:paraId="66D6770A" w14:textId="77777777" w:rsidR="00A97BB6" w:rsidRPr="002912E0" w:rsidRDefault="00A97BB6" w:rsidP="00A97BB6">
            <w:pPr>
              <w:pStyle w:val="NormalTableText"/>
              <w:jc w:val="center"/>
            </w:pPr>
          </w:p>
        </w:tc>
      </w:tr>
      <w:tr w:rsidR="00A97BB6" w:rsidRPr="002912E0" w14:paraId="661622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084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689A04" w14:textId="77777777" w:rsidR="00A97BB6" w:rsidRPr="002912E0" w:rsidRDefault="00A97BB6" w:rsidP="00A97BB6">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E97986"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CE7DCFF" w14:textId="77777777" w:rsidR="00A97BB6" w:rsidRPr="002912E0" w:rsidRDefault="00A97BB6" w:rsidP="00A97BB6">
            <w:pPr>
              <w:pStyle w:val="NormalTableText"/>
              <w:jc w:val="center"/>
            </w:pPr>
          </w:p>
        </w:tc>
      </w:tr>
      <w:tr w:rsidR="00A97BB6" w:rsidRPr="002912E0" w14:paraId="068DADF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A2C64E2"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27336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ECCA3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1D169638" w14:textId="77777777" w:rsidR="00A97BB6" w:rsidRPr="002912E0" w:rsidRDefault="00A97BB6" w:rsidP="00A97BB6">
            <w:pPr>
              <w:pStyle w:val="NormalTableText"/>
              <w:jc w:val="center"/>
            </w:pPr>
          </w:p>
        </w:tc>
      </w:tr>
      <w:tr w:rsidR="00A97BB6" w:rsidRPr="002912E0" w14:paraId="432BC9FB"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4570152" w14:textId="77777777" w:rsidR="00A97BB6"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DA698E" w14:textId="77777777" w:rsidR="00A97BB6" w:rsidRPr="002912E0" w:rsidRDefault="00A97BB6" w:rsidP="00A97BB6">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1019FF"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AC201F6" w14:textId="77777777" w:rsidR="00A97BB6" w:rsidRDefault="00A97BB6" w:rsidP="00A97BB6">
            <w:pPr>
              <w:pStyle w:val="NormalTableText"/>
              <w:jc w:val="center"/>
            </w:pPr>
            <w:r>
              <w:t>If “Yes” is selected.</w:t>
            </w:r>
          </w:p>
          <w:p w14:paraId="1FD2084B" w14:textId="77777777" w:rsidR="00A97BB6" w:rsidRDefault="00A97BB6" w:rsidP="00A97BB6">
            <w:pPr>
              <w:pStyle w:val="NormalTableText"/>
              <w:jc w:val="center"/>
            </w:pPr>
          </w:p>
          <w:p w14:paraId="5794FB7D" w14:textId="77777777" w:rsidR="00A97BB6" w:rsidRDefault="00A97BB6" w:rsidP="00A97BB6">
            <w:pPr>
              <w:pStyle w:val="NormalTableText"/>
              <w:jc w:val="center"/>
            </w:pPr>
            <w:r>
              <w:t>Dropdown:</w:t>
            </w:r>
          </w:p>
          <w:p w14:paraId="0980C6E0" w14:textId="77777777" w:rsidR="00A97BB6" w:rsidRDefault="00A97BB6" w:rsidP="00A97BB6">
            <w:pPr>
              <w:pStyle w:val="NormalTableText"/>
              <w:jc w:val="center"/>
            </w:pPr>
            <w:r>
              <w:t>Required</w:t>
            </w:r>
          </w:p>
          <w:p w14:paraId="2C5A3866" w14:textId="77777777" w:rsidR="00A97BB6" w:rsidRDefault="00A97BB6" w:rsidP="00A97BB6">
            <w:pPr>
              <w:pStyle w:val="NormalTableText"/>
              <w:jc w:val="center"/>
            </w:pPr>
          </w:p>
          <w:p w14:paraId="1C325D4D" w14:textId="77777777" w:rsidR="00A97BB6" w:rsidRDefault="00A97BB6" w:rsidP="00A97BB6">
            <w:pPr>
              <w:pStyle w:val="NormalTableText"/>
              <w:jc w:val="center"/>
            </w:pPr>
            <w:r>
              <w:t xml:space="preserve">Input </w:t>
            </w:r>
            <w:proofErr w:type="spellStart"/>
            <w:r>
              <w:t>textarea</w:t>
            </w:r>
            <w:proofErr w:type="spellEnd"/>
            <w:r>
              <w:t>:</w:t>
            </w:r>
          </w:p>
          <w:p w14:paraId="533207F2" w14:textId="77777777" w:rsidR="00A97BB6" w:rsidRDefault="00A97BB6" w:rsidP="00A97BB6">
            <w:pPr>
              <w:pStyle w:val="NormalTableText"/>
              <w:jc w:val="center"/>
            </w:pPr>
            <w:r>
              <w:t xml:space="preserve"> maximum characters: 3000</w:t>
            </w:r>
          </w:p>
          <w:p w14:paraId="4167B8DD" w14:textId="77777777" w:rsidR="00A97BB6" w:rsidRPr="002912E0" w:rsidRDefault="00A97BB6" w:rsidP="00A97BB6">
            <w:pPr>
              <w:pStyle w:val="NormalTableText"/>
              <w:jc w:val="center"/>
            </w:pPr>
            <w:r>
              <w:t>Required</w:t>
            </w:r>
          </w:p>
        </w:tc>
      </w:tr>
      <w:tr w:rsidR="00A97BB6" w:rsidRPr="002912E0" w14:paraId="2233F321"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F077E8"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34AAF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8F9B99"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C513391" w14:textId="77777777" w:rsidR="00A97BB6" w:rsidRPr="002912E0" w:rsidRDefault="00A97BB6" w:rsidP="00A97BB6">
            <w:pPr>
              <w:pStyle w:val="NormalTableText"/>
              <w:jc w:val="center"/>
            </w:pPr>
          </w:p>
        </w:tc>
      </w:tr>
      <w:tr w:rsidR="00A97BB6" w:rsidRPr="002912E0" w14:paraId="14377FA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0E5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649A873" w14:textId="77777777" w:rsidR="00A97BB6" w:rsidRPr="002912E0" w:rsidRDefault="00A97BB6" w:rsidP="00A97BB6">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D007E4"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1CB6D94" w14:textId="77777777" w:rsidR="00A97BB6" w:rsidRPr="002912E0" w:rsidRDefault="00A97BB6" w:rsidP="00A97BB6">
            <w:pPr>
              <w:pStyle w:val="NormalTableText"/>
              <w:jc w:val="center"/>
            </w:pPr>
          </w:p>
        </w:tc>
      </w:tr>
      <w:tr w:rsidR="00A97BB6" w:rsidRPr="002912E0" w14:paraId="036479AC"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2864E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B315AF"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539D6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7CA9FE3" w14:textId="77777777" w:rsidR="00A97BB6" w:rsidRPr="002912E0" w:rsidRDefault="00A97BB6" w:rsidP="00A97BB6">
            <w:pPr>
              <w:pStyle w:val="NormalTableText"/>
              <w:jc w:val="center"/>
            </w:pPr>
            <w:r>
              <w:t>As user types, the number of remaining dynamically changes</w:t>
            </w:r>
          </w:p>
        </w:tc>
      </w:tr>
      <w:tr w:rsidR="00A97BB6" w:rsidRPr="002912E0" w14:paraId="3DAE50B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9C63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9EF8F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196D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50C5572E" w14:textId="77777777" w:rsidR="00A97BB6" w:rsidRPr="002912E0" w:rsidRDefault="00A97BB6" w:rsidP="00A97BB6">
            <w:pPr>
              <w:pStyle w:val="NormalTableText"/>
              <w:jc w:val="center"/>
            </w:pPr>
          </w:p>
        </w:tc>
      </w:tr>
      <w:tr w:rsidR="00A97BB6" w:rsidRPr="002912E0" w14:paraId="3894267C"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35B1727" w14:textId="77777777" w:rsidR="00A97BB6" w:rsidRPr="002912E0" w:rsidRDefault="00A97BB6" w:rsidP="00A97BB6">
            <w:pPr>
              <w:pStyle w:val="NormalTableText"/>
            </w:pPr>
            <w:r>
              <w:rPr>
                <w:b/>
                <w:i/>
                <w:sz w:val="18"/>
                <w:szCs w:val="18"/>
              </w:rPr>
              <w:t>End</w:t>
            </w:r>
            <w:r w:rsidRPr="002557FC">
              <w:rPr>
                <w:b/>
                <w:i/>
                <w:sz w:val="18"/>
                <w:szCs w:val="18"/>
              </w:rPr>
              <w:t xml:space="preserve"> – Research Pending Form</w:t>
            </w:r>
          </w:p>
        </w:tc>
      </w:tr>
      <w:tr w:rsidR="00A97BB6" w:rsidRPr="002912E0" w14:paraId="43AFE045"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6952B6E" w14:textId="77777777" w:rsidR="00A97BB6" w:rsidRPr="001976B1" w:rsidRDefault="00A97BB6" w:rsidP="00A97BB6">
            <w:pPr>
              <w:pStyle w:val="NormalTableText"/>
              <w:rPr>
                <w:b/>
                <w:i/>
                <w:sz w:val="18"/>
                <w:szCs w:val="18"/>
              </w:rPr>
            </w:pPr>
            <w:r>
              <w:rPr>
                <w:b/>
                <w:i/>
                <w:sz w:val="18"/>
                <w:szCs w:val="18"/>
              </w:rPr>
              <w:t>Start – CSE Pending Form</w:t>
            </w:r>
          </w:p>
        </w:tc>
      </w:tr>
      <w:tr w:rsidR="00A97BB6" w:rsidRPr="002912E0" w14:paraId="31EA92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3B9194"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CC4CB" w14:textId="77777777" w:rsidR="00A97BB6" w:rsidRPr="00BF1B4A" w:rsidRDefault="00A97BB6" w:rsidP="00A97BB6">
            <w:pPr>
              <w:pStyle w:val="NormalTableText"/>
            </w:pPr>
            <w:proofErr w:type="spellStart"/>
            <w:r>
              <w:t>IsCsePendingForm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26540B"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E7321F5" w14:textId="77777777" w:rsidR="00A97BB6" w:rsidRPr="002912E0" w:rsidRDefault="00A97BB6" w:rsidP="00A97BB6">
            <w:pPr>
              <w:pStyle w:val="NormalTableText"/>
              <w:jc w:val="center"/>
            </w:pPr>
          </w:p>
        </w:tc>
      </w:tr>
      <w:tr w:rsidR="00A97BB6" w:rsidRPr="002912E0" w14:paraId="6ADA88B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F161E7"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458D58" w14:textId="77777777" w:rsidR="00A97BB6" w:rsidRDefault="00A97BB6" w:rsidP="00A97BB6">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4C4C2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A1320B5" w14:textId="77777777" w:rsidR="00A97BB6" w:rsidRPr="002912E0" w:rsidRDefault="00A97BB6" w:rsidP="00A97BB6">
            <w:pPr>
              <w:pStyle w:val="NormalTableText"/>
              <w:jc w:val="center"/>
            </w:pPr>
          </w:p>
        </w:tc>
      </w:tr>
      <w:tr w:rsidR="00A97BB6" w:rsidRPr="002912E0" w14:paraId="314348F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BC6AFD"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614BE5" w14:textId="77777777" w:rsidR="00A97BB6" w:rsidRDefault="00A97BB6" w:rsidP="00A97BB6">
            <w:pPr>
              <w:pStyle w:val="NormalTableText"/>
            </w:pPr>
            <w:proofErr w:type="spellStart"/>
            <w:r>
              <w:t>ModuleId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A95DD2"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A80FBA9" w14:textId="77777777" w:rsidR="00A97BB6" w:rsidRPr="002912E0" w:rsidRDefault="00A97BB6" w:rsidP="00A97BB6">
            <w:pPr>
              <w:pStyle w:val="NormalTableText"/>
              <w:jc w:val="center"/>
            </w:pPr>
          </w:p>
        </w:tc>
      </w:tr>
      <w:tr w:rsidR="00A97BB6" w:rsidRPr="002912E0" w14:paraId="2E933DBF"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537CB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E3F616" w14:textId="77777777" w:rsidR="00A97BB6" w:rsidRPr="002912E0" w:rsidRDefault="00A97BB6" w:rsidP="00A97BB6">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64A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07689DB" w14:textId="77777777" w:rsidR="00A97BB6" w:rsidRPr="002912E0" w:rsidRDefault="00A97BB6" w:rsidP="00A97BB6">
            <w:pPr>
              <w:pStyle w:val="NormalTableText"/>
              <w:jc w:val="center"/>
            </w:pPr>
          </w:p>
        </w:tc>
      </w:tr>
      <w:tr w:rsidR="00A97BB6" w:rsidRPr="002912E0" w14:paraId="5FB13EA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1B4A22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BD7CDF" w14:textId="77777777" w:rsidR="00A97BB6" w:rsidRPr="00BF1B4A" w:rsidRDefault="00A97BB6" w:rsidP="00A97BB6">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6C5486"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7F36688" w14:textId="77777777" w:rsidR="00A97BB6" w:rsidRPr="002912E0" w:rsidRDefault="00A97BB6" w:rsidP="00A97BB6">
            <w:pPr>
              <w:pStyle w:val="NormalTableText"/>
              <w:jc w:val="center"/>
            </w:pPr>
          </w:p>
        </w:tc>
      </w:tr>
      <w:tr w:rsidR="00A97BB6" w:rsidRPr="002912E0" w14:paraId="4B3FB29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BE79CC" w14:textId="77777777" w:rsidR="00A97BB6"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533FC0" w14:textId="77777777" w:rsidR="00A97BB6" w:rsidRDefault="00A97BB6" w:rsidP="00A97BB6">
            <w:pPr>
              <w:pStyle w:val="NormalTableText"/>
            </w:pPr>
            <w:r>
              <w:t>Yes, this is a confirmed Customer Service Escalation.</w:t>
            </w:r>
          </w:p>
          <w:p w14:paraId="37C1B53E" w14:textId="77777777" w:rsidR="00A97BB6" w:rsidRDefault="00A97BB6" w:rsidP="00A97BB6">
            <w:pPr>
              <w:pStyle w:val="NormalTableText"/>
            </w:pPr>
          </w:p>
          <w:p w14:paraId="1D52D52E" w14:textId="77777777" w:rsidR="00A97BB6" w:rsidRPr="002912E0" w:rsidRDefault="00A97BB6" w:rsidP="00A97BB6">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C90E65"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7539F382" w14:textId="77777777" w:rsidR="00A97BB6" w:rsidRPr="002912E0" w:rsidRDefault="00A97BB6" w:rsidP="00A97BB6">
            <w:pPr>
              <w:pStyle w:val="NormalTableText"/>
              <w:jc w:val="center"/>
            </w:pPr>
          </w:p>
        </w:tc>
      </w:tr>
      <w:tr w:rsidR="00A97BB6" w:rsidRPr="002912E0" w14:paraId="75C59F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B442E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78244F" w14:textId="77777777" w:rsidR="00A97BB6" w:rsidRPr="002912E0" w:rsidRDefault="00A97BB6" w:rsidP="00A97BB6">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5DCF7"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CAC9A6" w14:textId="77777777" w:rsidR="00A97BB6" w:rsidRDefault="00A97BB6" w:rsidP="00A97BB6">
            <w:pPr>
              <w:pStyle w:val="NormalTableText"/>
              <w:jc w:val="center"/>
            </w:pPr>
            <w:r>
              <w:t>Display if “Yes” is selected.</w:t>
            </w:r>
          </w:p>
          <w:p w14:paraId="42A69795" w14:textId="77777777" w:rsidR="00A97BB6" w:rsidRDefault="00A97BB6" w:rsidP="00A97BB6">
            <w:pPr>
              <w:pStyle w:val="NormalTableText"/>
              <w:jc w:val="center"/>
            </w:pPr>
          </w:p>
          <w:p w14:paraId="0C120467" w14:textId="77777777" w:rsidR="00A97BB6" w:rsidRDefault="00A97BB6" w:rsidP="00A97BB6">
            <w:pPr>
              <w:pStyle w:val="NormalTableText"/>
              <w:jc w:val="center"/>
            </w:pPr>
            <w:r>
              <w:t>Date must be a valid past or current date.</w:t>
            </w:r>
          </w:p>
          <w:p w14:paraId="2A3F8BA8" w14:textId="77777777" w:rsidR="00A97BB6" w:rsidRDefault="00A97BB6" w:rsidP="00A97BB6">
            <w:pPr>
              <w:pStyle w:val="NormalTableText"/>
              <w:jc w:val="center"/>
            </w:pPr>
            <w:r>
              <w:t>Required.</w:t>
            </w:r>
          </w:p>
          <w:p w14:paraId="62DD7443" w14:textId="77777777" w:rsidR="00A97BB6" w:rsidRDefault="00A97BB6" w:rsidP="00A97BB6">
            <w:pPr>
              <w:pStyle w:val="NormalTableText"/>
              <w:jc w:val="center"/>
            </w:pPr>
          </w:p>
          <w:p w14:paraId="64C20C13" w14:textId="77777777" w:rsidR="00A97BB6" w:rsidRDefault="00A97BB6" w:rsidP="00A97BB6">
            <w:pPr>
              <w:pStyle w:val="NormalTableText"/>
              <w:jc w:val="center"/>
            </w:pPr>
            <w:r>
              <w:t>Input area:</w:t>
            </w:r>
          </w:p>
          <w:p w14:paraId="035617A9" w14:textId="77777777" w:rsidR="00A97BB6" w:rsidRDefault="00A97BB6" w:rsidP="00A97BB6">
            <w:pPr>
              <w:pStyle w:val="NormalTableText"/>
              <w:jc w:val="center"/>
            </w:pPr>
            <w:r>
              <w:t>Maximum characters: 3000</w:t>
            </w:r>
          </w:p>
          <w:p w14:paraId="18D6714F" w14:textId="77777777" w:rsidR="00A97BB6" w:rsidRPr="002912E0" w:rsidRDefault="00A97BB6" w:rsidP="00A97BB6">
            <w:pPr>
              <w:pStyle w:val="NormalTableText"/>
              <w:jc w:val="center"/>
            </w:pPr>
            <w:r>
              <w:t>Required</w:t>
            </w:r>
          </w:p>
        </w:tc>
      </w:tr>
      <w:tr w:rsidR="00A97BB6" w:rsidRPr="002912E0" w14:paraId="6321B70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733D71"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508E6C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18B1CA5"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20D69513" w14:textId="77777777" w:rsidR="00A97BB6" w:rsidRPr="002912E0" w:rsidRDefault="00A97BB6" w:rsidP="00A97BB6">
            <w:pPr>
              <w:pStyle w:val="NormalTableText"/>
              <w:jc w:val="center"/>
            </w:pPr>
          </w:p>
        </w:tc>
      </w:tr>
      <w:tr w:rsidR="00A97BB6" w:rsidRPr="002912E0" w14:paraId="53526AB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033B"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0A6EE" w14:textId="77777777" w:rsidR="00A97BB6" w:rsidRPr="002912E0" w:rsidRDefault="00A97BB6" w:rsidP="00A97BB6">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1B0D0A7"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741687D" w14:textId="77777777" w:rsidR="00A97BB6" w:rsidRPr="002912E0" w:rsidRDefault="00A97BB6" w:rsidP="00A97BB6">
            <w:pPr>
              <w:pStyle w:val="NormalTableText"/>
              <w:jc w:val="center"/>
            </w:pPr>
          </w:p>
        </w:tc>
      </w:tr>
      <w:tr w:rsidR="00A97BB6" w:rsidRPr="002912E0" w14:paraId="067E547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D59AA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9A7871"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0B725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B2E9E5E" w14:textId="77777777" w:rsidR="00A97BB6" w:rsidRPr="002912E0" w:rsidRDefault="00A97BB6" w:rsidP="00A97BB6">
            <w:pPr>
              <w:pStyle w:val="NormalTableText"/>
              <w:jc w:val="center"/>
            </w:pPr>
          </w:p>
        </w:tc>
      </w:tr>
      <w:tr w:rsidR="00A97BB6" w:rsidRPr="002912E0" w14:paraId="2E70221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7C1F2B"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C493B5"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34D7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33A079DF" w14:textId="77777777" w:rsidR="00A97BB6" w:rsidRPr="002912E0" w:rsidRDefault="00A97BB6" w:rsidP="00A97BB6">
            <w:pPr>
              <w:pStyle w:val="NormalTableText"/>
              <w:jc w:val="center"/>
            </w:pPr>
          </w:p>
        </w:tc>
      </w:tr>
      <w:tr w:rsidR="00A97BB6" w:rsidRPr="002912E0" w14:paraId="6384DF1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D8FA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1CCBB4" w14:textId="77777777" w:rsidR="00A97BB6" w:rsidRPr="002912E0" w:rsidRDefault="00A97BB6" w:rsidP="00A97BB6">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BF5C95"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4F8FB5" w14:textId="77777777" w:rsidR="00A97BB6" w:rsidRDefault="00A97BB6" w:rsidP="00A97BB6">
            <w:pPr>
              <w:pStyle w:val="NormalTableText"/>
              <w:jc w:val="center"/>
            </w:pPr>
            <w:r>
              <w:t>Display if “No” is selected.</w:t>
            </w:r>
          </w:p>
          <w:p w14:paraId="4B48C27C" w14:textId="77777777" w:rsidR="00A97BB6" w:rsidRDefault="00A97BB6" w:rsidP="00A97BB6">
            <w:pPr>
              <w:pStyle w:val="NormalTableText"/>
              <w:jc w:val="center"/>
            </w:pPr>
          </w:p>
          <w:p w14:paraId="4159DD92" w14:textId="77777777" w:rsidR="00A97BB6" w:rsidRDefault="00A97BB6" w:rsidP="00A97BB6">
            <w:pPr>
              <w:pStyle w:val="NormalTableText"/>
              <w:jc w:val="center"/>
            </w:pPr>
            <w:r>
              <w:t xml:space="preserve">Date must be a valid past or </w:t>
            </w:r>
            <w:r>
              <w:lastRenderedPageBreak/>
              <w:t>current date.</w:t>
            </w:r>
          </w:p>
          <w:p w14:paraId="2F9611AB" w14:textId="77777777" w:rsidR="00A97BB6" w:rsidRDefault="00A97BB6" w:rsidP="00A97BB6">
            <w:pPr>
              <w:pStyle w:val="NormalTableText"/>
              <w:jc w:val="center"/>
            </w:pPr>
            <w:r>
              <w:t>Required.</w:t>
            </w:r>
          </w:p>
          <w:p w14:paraId="2B30889E" w14:textId="77777777" w:rsidR="00A97BB6" w:rsidRDefault="00A97BB6" w:rsidP="00A97BB6">
            <w:pPr>
              <w:pStyle w:val="NormalTableText"/>
              <w:jc w:val="center"/>
            </w:pPr>
          </w:p>
          <w:p w14:paraId="7FF5D16A" w14:textId="77777777" w:rsidR="00A97BB6" w:rsidRDefault="00A97BB6" w:rsidP="00A97BB6">
            <w:pPr>
              <w:pStyle w:val="NormalTableText"/>
              <w:jc w:val="center"/>
            </w:pPr>
            <w:r>
              <w:t>Input area:</w:t>
            </w:r>
          </w:p>
          <w:p w14:paraId="146FBC4F" w14:textId="77777777" w:rsidR="00A97BB6" w:rsidRDefault="00A97BB6" w:rsidP="00A97BB6">
            <w:pPr>
              <w:pStyle w:val="NormalTableText"/>
              <w:jc w:val="center"/>
            </w:pPr>
            <w:r>
              <w:t>Maximum characters: 3000</w:t>
            </w:r>
          </w:p>
          <w:p w14:paraId="1D97CC49" w14:textId="77777777" w:rsidR="00A97BB6" w:rsidRPr="002912E0" w:rsidRDefault="00A97BB6" w:rsidP="00A97BB6">
            <w:pPr>
              <w:pStyle w:val="NormalTableText"/>
              <w:jc w:val="center"/>
            </w:pPr>
            <w:r>
              <w:t>Required</w:t>
            </w:r>
          </w:p>
        </w:tc>
      </w:tr>
      <w:tr w:rsidR="00A97BB6" w:rsidRPr="002912E0" w14:paraId="185C4E20"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6F55A3"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3537B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9A737BB"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F11C916" w14:textId="77777777" w:rsidR="00A97BB6" w:rsidRPr="002912E0" w:rsidRDefault="00A97BB6" w:rsidP="00A97BB6">
            <w:pPr>
              <w:pStyle w:val="NormalTableText"/>
              <w:jc w:val="center"/>
            </w:pPr>
          </w:p>
        </w:tc>
      </w:tr>
      <w:tr w:rsidR="00A97BB6" w:rsidRPr="002912E0" w14:paraId="0D50E6DD"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E24A"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4F015C" w14:textId="77777777" w:rsidR="00A97BB6" w:rsidRPr="002912E0" w:rsidRDefault="00A97BB6" w:rsidP="00A97BB6">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DD0C"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E73D8CD" w14:textId="77777777" w:rsidR="00A97BB6" w:rsidRPr="002912E0" w:rsidRDefault="00A97BB6" w:rsidP="00A97BB6">
            <w:pPr>
              <w:pStyle w:val="NormalTableText"/>
              <w:jc w:val="center"/>
            </w:pPr>
          </w:p>
        </w:tc>
      </w:tr>
      <w:tr w:rsidR="00A97BB6" w:rsidRPr="002912E0" w14:paraId="1F9493B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B571EE" w14:textId="77777777" w:rsidR="00A97BB6"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09E27" w14:textId="77777777" w:rsidR="00A97BB6" w:rsidRPr="002912E0" w:rsidRDefault="00A97BB6" w:rsidP="00A97BB6">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E200294"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D0FBB63" w14:textId="77777777" w:rsidR="00A97BB6" w:rsidRPr="002912E0" w:rsidRDefault="00A97BB6" w:rsidP="00A97BB6">
            <w:pPr>
              <w:pStyle w:val="NormalTableText"/>
              <w:jc w:val="center"/>
            </w:pPr>
          </w:p>
        </w:tc>
      </w:tr>
      <w:tr w:rsidR="00A97BB6" w:rsidRPr="002912E0" w14:paraId="21779391"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1F3A9A6"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01AC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D0E79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70525443" w14:textId="77777777" w:rsidR="00A97BB6" w:rsidRPr="002912E0" w:rsidRDefault="00A97BB6" w:rsidP="00A97BB6">
            <w:pPr>
              <w:pStyle w:val="NormalTableText"/>
              <w:jc w:val="center"/>
            </w:pPr>
          </w:p>
        </w:tc>
      </w:tr>
      <w:tr w:rsidR="00A97BB6" w:rsidRPr="002912E0" w14:paraId="53383128"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364D3A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88D6D"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EF66DAF"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6EDA994E" w14:textId="77777777" w:rsidR="00A97BB6" w:rsidRPr="002912E0" w:rsidRDefault="00A97BB6" w:rsidP="00A97BB6">
            <w:pPr>
              <w:pStyle w:val="NormalTableText"/>
              <w:jc w:val="center"/>
            </w:pPr>
          </w:p>
        </w:tc>
      </w:tr>
      <w:tr w:rsidR="00A97BB6" w:rsidRPr="002912E0" w14:paraId="234B6E95"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C2B40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265D6"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99A0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3E71633" w14:textId="77777777" w:rsidR="00A97BB6" w:rsidRPr="002912E0" w:rsidRDefault="00A97BB6" w:rsidP="00A97BB6">
            <w:pPr>
              <w:pStyle w:val="NormalTableText"/>
              <w:jc w:val="center"/>
            </w:pPr>
            <w:r>
              <w:t>As user types, the number of remaining dynamically changes</w:t>
            </w:r>
          </w:p>
        </w:tc>
      </w:tr>
      <w:tr w:rsidR="00A97BB6" w:rsidRPr="002912E0" w14:paraId="55F7093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DE0B9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07CCC"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707421" w14:textId="77777777" w:rsidR="00A97BB6" w:rsidRDefault="00A97BB6" w:rsidP="00A97BB6">
            <w:pPr>
              <w:pStyle w:val="NormalTableText"/>
              <w:jc w:val="center"/>
            </w:pPr>
            <w:proofErr w:type="spellStart"/>
            <w:r>
              <w:t>Coaching_Log</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14:paraId="1723DD8C" w14:textId="77777777" w:rsidR="00A97BB6" w:rsidRPr="002912E0" w:rsidRDefault="00A97BB6" w:rsidP="00A97BB6">
            <w:pPr>
              <w:pStyle w:val="NormalTableText"/>
              <w:jc w:val="center"/>
            </w:pPr>
            <w:r>
              <w:t>Display if follow-up is required.</w:t>
            </w:r>
          </w:p>
        </w:tc>
      </w:tr>
      <w:tr w:rsidR="00A97BB6" w:rsidRPr="002912E0" w14:paraId="5C465A8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2A7102"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3E194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D5C20BD"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260F291" w14:textId="77777777" w:rsidR="00A97BB6" w:rsidRPr="002912E0" w:rsidRDefault="00A97BB6" w:rsidP="00A97BB6">
            <w:pPr>
              <w:pStyle w:val="NormalTableText"/>
              <w:jc w:val="center"/>
            </w:pPr>
          </w:p>
        </w:tc>
      </w:tr>
      <w:tr w:rsidR="00A97BB6" w:rsidRPr="002912E0" w14:paraId="090AE201" w14:textId="77777777"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0C9DB5" w14:textId="77777777" w:rsidR="00A97BB6" w:rsidRPr="001D039D" w:rsidRDefault="00A97BB6" w:rsidP="00A97BB6">
            <w:pPr>
              <w:pStyle w:val="NormalTableText"/>
              <w:rPr>
                <w:b/>
                <w:i/>
                <w:sz w:val="18"/>
                <w:szCs w:val="18"/>
              </w:rPr>
            </w:pPr>
            <w:r>
              <w:rPr>
                <w:b/>
                <w:i/>
                <w:sz w:val="18"/>
                <w:szCs w:val="18"/>
              </w:rPr>
              <w:t>End – CSE Pending Form</w:t>
            </w:r>
          </w:p>
        </w:tc>
      </w:tr>
      <w:tr w:rsidR="00A97BB6" w:rsidRPr="002912E0" w14:paraId="1625DFC8"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18CEB27" w14:textId="77777777" w:rsidR="00A97BB6" w:rsidRPr="00E61A3B" w:rsidRDefault="00A97BB6" w:rsidP="00A97BB6">
            <w:pPr>
              <w:pStyle w:val="NormalTableText"/>
              <w:rPr>
                <w:b/>
                <w:i/>
                <w:sz w:val="18"/>
                <w:szCs w:val="18"/>
              </w:rPr>
            </w:pPr>
            <w:r w:rsidRPr="00E61A3B">
              <w:rPr>
                <w:b/>
                <w:i/>
                <w:sz w:val="18"/>
                <w:szCs w:val="18"/>
              </w:rPr>
              <w:t>Start – View Coaching (read only)</w:t>
            </w:r>
          </w:p>
        </w:tc>
      </w:tr>
      <w:tr w:rsidR="00A97BB6" w:rsidRPr="002912E0" w14:paraId="1920588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06C05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0EAAC9" w14:textId="77777777" w:rsidR="00A97BB6" w:rsidRPr="002912E0" w:rsidRDefault="00A97BB6" w:rsidP="00A97BB6">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BA878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EE542E" w14:textId="77777777" w:rsidR="00A97BB6" w:rsidRPr="002912E0" w:rsidRDefault="00A97BB6" w:rsidP="00A97BB6">
            <w:pPr>
              <w:pStyle w:val="NormalTableText"/>
              <w:jc w:val="center"/>
            </w:pPr>
            <w:r>
              <w:t>Display if log is completed</w:t>
            </w:r>
          </w:p>
        </w:tc>
      </w:tr>
      <w:tr w:rsidR="00A97BB6" w:rsidRPr="002912E0" w14:paraId="36F9BEC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F0270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015188D" w14:textId="77777777" w:rsidR="00A97BB6" w:rsidRPr="002912E0" w:rsidRDefault="00A97BB6" w:rsidP="00A97BB6">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5B7B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7DDEF" w14:textId="77777777" w:rsidR="00A97BB6" w:rsidRPr="002912E0" w:rsidRDefault="00A97BB6" w:rsidP="00A97BB6">
            <w:pPr>
              <w:pStyle w:val="NormalTableText"/>
              <w:jc w:val="center"/>
            </w:pPr>
            <w:r>
              <w:t>Display if log is pending</w:t>
            </w:r>
          </w:p>
        </w:tc>
      </w:tr>
      <w:tr w:rsidR="00A97BB6" w:rsidRPr="002912E0" w14:paraId="6F3ADD7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6182DB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588C"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149E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1BAFFB" w14:textId="77777777" w:rsidR="00A97BB6" w:rsidRPr="002912E0" w:rsidRDefault="00A97BB6" w:rsidP="00A97BB6">
            <w:pPr>
              <w:pStyle w:val="NormalTableText"/>
              <w:jc w:val="center"/>
            </w:pPr>
          </w:p>
        </w:tc>
      </w:tr>
      <w:tr w:rsidR="00A97BB6" w:rsidRPr="002912E0" w14:paraId="4613736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4E06CD"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7BCB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BF94F2"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C0F0" w14:textId="77777777" w:rsidR="00A97BB6" w:rsidRPr="002912E0" w:rsidRDefault="00A97BB6" w:rsidP="00A97BB6">
            <w:pPr>
              <w:pStyle w:val="NormalTableText"/>
              <w:jc w:val="center"/>
            </w:pPr>
            <w:r>
              <w:t>Non-editable</w:t>
            </w:r>
          </w:p>
        </w:tc>
      </w:tr>
      <w:tr w:rsidR="00A97BB6" w:rsidRPr="002912E0" w14:paraId="4F0B232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40354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94FD9" w14:textId="77777777" w:rsidR="00A97BB6" w:rsidRPr="002912E0" w:rsidRDefault="00A97BB6" w:rsidP="00A97BB6">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88E3F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9E540C" w14:textId="77777777" w:rsidR="00A97BB6" w:rsidRPr="002912E0" w:rsidRDefault="00A97BB6" w:rsidP="00A97BB6">
            <w:pPr>
              <w:pStyle w:val="NormalTableText"/>
              <w:jc w:val="center"/>
            </w:pPr>
          </w:p>
        </w:tc>
      </w:tr>
      <w:tr w:rsidR="00A97BB6" w:rsidRPr="002912E0" w14:paraId="381352E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950845A"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2743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060739D"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01285" w14:textId="77777777" w:rsidR="00A97BB6" w:rsidRPr="002912E0" w:rsidRDefault="00A97BB6" w:rsidP="00A97BB6">
            <w:pPr>
              <w:pStyle w:val="NormalTableText"/>
              <w:jc w:val="center"/>
            </w:pPr>
            <w:r>
              <w:t>Non-editable</w:t>
            </w:r>
          </w:p>
        </w:tc>
      </w:tr>
      <w:tr w:rsidR="00A97BB6" w:rsidRPr="002912E0" w14:paraId="4AC318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6058E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3FB931" w14:textId="77777777" w:rsidR="00A97BB6" w:rsidRPr="002912E0" w:rsidRDefault="00A97BB6" w:rsidP="00A97BB6">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386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970E30D" w14:textId="77777777" w:rsidR="00A97BB6" w:rsidRDefault="00A97BB6" w:rsidP="00A97BB6">
            <w:pPr>
              <w:pStyle w:val="NormalTableText"/>
              <w:jc w:val="center"/>
            </w:pPr>
            <w:r>
              <w:t>Display if confirmed CSE.</w:t>
            </w:r>
          </w:p>
        </w:tc>
      </w:tr>
      <w:tr w:rsidR="00A97BB6" w:rsidRPr="002912E0" w14:paraId="6DEFAB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8087F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E005B" w14:textId="77777777" w:rsidR="00A97BB6" w:rsidRDefault="00A97BB6" w:rsidP="00A97BB6">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057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F85753E" w14:textId="77777777" w:rsidR="00A97BB6" w:rsidRDefault="00A97BB6" w:rsidP="00A97BB6">
            <w:pPr>
              <w:pStyle w:val="NormalTableText"/>
              <w:jc w:val="center"/>
            </w:pPr>
            <w:r>
              <w:t>Display if confirmed NOT CSE.</w:t>
            </w:r>
          </w:p>
        </w:tc>
      </w:tr>
      <w:tr w:rsidR="00A97BB6" w:rsidRPr="002912E0" w14:paraId="2D940847"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47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5020A3" w14:textId="77777777" w:rsidR="00A97BB6" w:rsidRPr="002912E0" w:rsidRDefault="00A97BB6" w:rsidP="00A97BB6">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00D2E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9A7988B" w14:textId="77777777" w:rsidR="00A97BB6" w:rsidRPr="002912E0" w:rsidRDefault="00A97BB6" w:rsidP="00A97BB6">
            <w:pPr>
              <w:pStyle w:val="NormalTableText"/>
              <w:jc w:val="center"/>
            </w:pPr>
          </w:p>
        </w:tc>
      </w:tr>
      <w:tr w:rsidR="00A97BB6" w:rsidRPr="002912E0" w14:paraId="2DDA9F3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30E6855"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C544D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EFD721"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1D0F24" w14:textId="77777777" w:rsidR="00A97BB6" w:rsidRPr="002912E0" w:rsidRDefault="00A97BB6" w:rsidP="00A97BB6">
            <w:pPr>
              <w:pStyle w:val="NormalTableText"/>
              <w:jc w:val="center"/>
            </w:pPr>
          </w:p>
        </w:tc>
      </w:tr>
      <w:tr w:rsidR="00A97BB6" w:rsidRPr="002912E0" w14:paraId="505DA8B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19B66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7654B8" w14:textId="77777777" w:rsidR="00A97BB6" w:rsidRDefault="00A97BB6" w:rsidP="00A97BB6">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FA81"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2CA74" w14:textId="77777777" w:rsidR="00A97BB6" w:rsidRPr="002912E0" w:rsidRDefault="00A97BB6" w:rsidP="00A97BB6">
            <w:pPr>
              <w:pStyle w:val="NormalTableText"/>
              <w:jc w:val="center"/>
            </w:pPr>
          </w:p>
        </w:tc>
      </w:tr>
      <w:tr w:rsidR="00A97BB6" w:rsidRPr="002912E0" w14:paraId="10C7C9D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1D855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920C4F" w14:textId="77777777" w:rsidR="00A97BB6" w:rsidRDefault="00A97BB6" w:rsidP="00A97BB6">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EF367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A9375" w14:textId="77777777" w:rsidR="00A97BB6" w:rsidRPr="002912E0" w:rsidRDefault="00A97BB6" w:rsidP="00A97BB6">
            <w:pPr>
              <w:pStyle w:val="NormalTableText"/>
              <w:jc w:val="center"/>
            </w:pPr>
          </w:p>
        </w:tc>
      </w:tr>
      <w:tr w:rsidR="00A97BB6" w:rsidRPr="002912E0" w14:paraId="4ACCAFB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B9825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EC8033"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F1BBC" w14:textId="77777777" w:rsidR="00A97BB6" w:rsidRDefault="00A97BB6" w:rsidP="00A97BB6">
            <w:pPr>
              <w:pStyle w:val="NormalTableText"/>
              <w:jc w:val="center"/>
            </w:pPr>
            <w:proofErr w:type="spellStart"/>
            <w:r>
              <w:t>MgrReviewAutoDate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7FB32" w14:textId="77777777" w:rsidR="00A97BB6" w:rsidRPr="002912E0" w:rsidRDefault="00A97BB6" w:rsidP="00A97BB6">
            <w:pPr>
              <w:pStyle w:val="NormalTableText"/>
              <w:jc w:val="center"/>
            </w:pPr>
          </w:p>
        </w:tc>
      </w:tr>
      <w:tr w:rsidR="00A97BB6" w:rsidRPr="002912E0" w14:paraId="71B145D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DCF6"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35A4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E2988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015F4A" w14:textId="77777777" w:rsidR="00A97BB6" w:rsidRPr="002912E0" w:rsidRDefault="00A97BB6" w:rsidP="00A97BB6">
            <w:pPr>
              <w:pStyle w:val="NormalTableText"/>
              <w:jc w:val="center"/>
            </w:pPr>
          </w:p>
        </w:tc>
      </w:tr>
      <w:tr w:rsidR="00A97BB6" w:rsidRPr="002912E0" w14:paraId="028460A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D2210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49D93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1E09DC" w14:textId="77777777" w:rsidR="00A97BB6" w:rsidRPr="002912E0" w:rsidRDefault="00A97BB6" w:rsidP="00A97BB6">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6D2DD8" w14:textId="77777777" w:rsidR="00A97BB6" w:rsidRPr="002912E0" w:rsidRDefault="00A97BB6" w:rsidP="00A97BB6">
            <w:pPr>
              <w:pStyle w:val="NormalTableText"/>
              <w:jc w:val="center"/>
            </w:pPr>
          </w:p>
        </w:tc>
      </w:tr>
      <w:tr w:rsidR="00A97BB6" w:rsidRPr="002912E0" w14:paraId="12AFDD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7DC94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A083DE" w14:textId="77777777" w:rsidR="00A97BB6" w:rsidRPr="002912E0" w:rsidRDefault="00A97BB6" w:rsidP="00A97BB6">
            <w:pPr>
              <w:pStyle w:val="NormalTableText"/>
            </w:pPr>
            <w:r>
              <w:t xml:space="preserve">Supervisor </w:t>
            </w:r>
            <w:proofErr w:type="spellStart"/>
            <w:r>
              <w:t>Reviw</w:t>
            </w:r>
            <w:proofErr w:type="spellEnd"/>
            <w:r>
              <w:t xml:space="preserve">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FEF8D8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163303" w14:textId="77777777" w:rsidR="00A97BB6" w:rsidRPr="002912E0" w:rsidRDefault="00A97BB6" w:rsidP="00A97BB6">
            <w:pPr>
              <w:pStyle w:val="NormalTableText"/>
              <w:jc w:val="center"/>
            </w:pPr>
          </w:p>
        </w:tc>
      </w:tr>
      <w:tr w:rsidR="00A97BB6" w:rsidRPr="002912E0" w14:paraId="7A084F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C972F7"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4C5D12"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9B78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173FEF2" w14:textId="77777777" w:rsidR="00A97BB6" w:rsidRPr="002912E0" w:rsidRDefault="00A97BB6" w:rsidP="00A97BB6">
            <w:pPr>
              <w:pStyle w:val="NormalTableText"/>
              <w:jc w:val="center"/>
            </w:pPr>
          </w:p>
        </w:tc>
      </w:tr>
      <w:tr w:rsidR="00A97BB6" w:rsidRPr="002912E0" w14:paraId="0C6AB74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D70F1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46AE88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686B73" w14:textId="77777777" w:rsidR="00A97BB6" w:rsidRPr="002912E0" w:rsidRDefault="00A97BB6" w:rsidP="00A97BB6">
            <w:pPr>
              <w:pStyle w:val="NormalTableText"/>
              <w:jc w:val="center"/>
            </w:pPr>
            <w:proofErr w:type="spellStart"/>
            <w:r>
              <w:t>SupReviewedAutoDate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EE8ED" w14:textId="77777777" w:rsidR="00A97BB6" w:rsidRPr="002912E0" w:rsidRDefault="00A97BB6" w:rsidP="00A97BB6">
            <w:pPr>
              <w:pStyle w:val="NormalTableText"/>
              <w:jc w:val="center"/>
            </w:pPr>
          </w:p>
        </w:tc>
      </w:tr>
      <w:tr w:rsidR="00A97BB6" w:rsidRPr="002912E0" w14:paraId="2528B6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04BC2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B252CC" w14:textId="77777777" w:rsidR="00A97BB6" w:rsidRPr="002912E0"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1F2C0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3EA0E05" w14:textId="77777777" w:rsidR="00A97BB6" w:rsidRPr="002912E0" w:rsidRDefault="00A97BB6" w:rsidP="00A97BB6">
            <w:pPr>
              <w:pStyle w:val="NormalTableText"/>
              <w:jc w:val="center"/>
            </w:pPr>
          </w:p>
        </w:tc>
      </w:tr>
      <w:tr w:rsidR="00A97BB6" w:rsidRPr="002912E0" w14:paraId="03962D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DEC695"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75126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4EDB52" w14:textId="77777777" w:rsidR="00A97BB6" w:rsidRPr="002912E0" w:rsidRDefault="00A97BB6" w:rsidP="00A97BB6">
            <w:pPr>
              <w:pStyle w:val="NormalTableText"/>
              <w:jc w:val="center"/>
            </w:pPr>
            <w:proofErr w:type="spellStart"/>
            <w:r>
              <w:t>EmployeeName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40A8BE" w14:textId="77777777" w:rsidR="00A97BB6" w:rsidRPr="002912E0" w:rsidRDefault="00A97BB6" w:rsidP="00A97BB6">
            <w:pPr>
              <w:pStyle w:val="NormalTableText"/>
              <w:jc w:val="center"/>
            </w:pPr>
          </w:p>
        </w:tc>
      </w:tr>
      <w:tr w:rsidR="00A97BB6" w:rsidRPr="002912E0" w14:paraId="3E3C1573"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5210B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5825FA"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B5DE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107B" w14:textId="77777777" w:rsidR="00A97BB6" w:rsidRDefault="00A97BB6" w:rsidP="00A97BB6">
            <w:pPr>
              <w:pStyle w:val="NormalTableText"/>
              <w:jc w:val="center"/>
            </w:pPr>
          </w:p>
        </w:tc>
      </w:tr>
      <w:tr w:rsidR="00A97BB6" w:rsidRPr="002912E0" w14:paraId="35B45A0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20FC3A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D1C69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BB8D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13FBFF7" w14:textId="77777777" w:rsidR="00A97BB6" w:rsidRDefault="00A97BB6" w:rsidP="00A97BB6">
            <w:pPr>
              <w:pStyle w:val="NormalTableText"/>
              <w:jc w:val="center"/>
            </w:pPr>
          </w:p>
        </w:tc>
      </w:tr>
      <w:tr w:rsidR="00A97BB6" w:rsidRPr="002912E0" w14:paraId="1854A7B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EF46D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07C8C35"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B7D4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AA21D8E" w14:textId="77777777" w:rsidR="00A97BB6" w:rsidRPr="002912E0" w:rsidRDefault="00A97BB6" w:rsidP="00A97BB6">
            <w:pPr>
              <w:pStyle w:val="NormalTableText"/>
              <w:jc w:val="center"/>
            </w:pPr>
            <w:r>
              <w:t>Display if IQS and Completed</w:t>
            </w:r>
          </w:p>
        </w:tc>
      </w:tr>
      <w:tr w:rsidR="00A97BB6" w:rsidRPr="002912E0" w14:paraId="690CD7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B36DEE"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8CF165" w14:textId="77777777" w:rsidR="00A97BB6" w:rsidRPr="002912E0" w:rsidRDefault="00A97BB6" w:rsidP="00A97BB6">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21570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B871A67" w14:textId="77777777" w:rsidR="00A97BB6" w:rsidRPr="002912E0" w:rsidRDefault="00A97BB6" w:rsidP="00A97BB6">
            <w:pPr>
              <w:pStyle w:val="NormalTableText"/>
              <w:jc w:val="center"/>
            </w:pPr>
            <w:r>
              <w:t>Display if Not IQS and Not Completed</w:t>
            </w:r>
          </w:p>
        </w:tc>
      </w:tr>
      <w:tr w:rsidR="00A97BB6" w:rsidRPr="002912E0" w14:paraId="678493B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CB733C4"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B49A85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CCE089" w14:textId="77777777" w:rsidR="00A97BB6" w:rsidRPr="002912E0" w:rsidRDefault="00A97BB6" w:rsidP="00A97BB6">
            <w:pPr>
              <w:pStyle w:val="NormalTableText"/>
              <w:jc w:val="center"/>
            </w:pPr>
            <w:proofErr w:type="spellStart"/>
            <w:r>
              <w:t>EmloyeeReviewDate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CEBF11" w14:textId="77777777" w:rsidR="00A97BB6" w:rsidRPr="002912E0" w:rsidRDefault="00A97BB6" w:rsidP="00A97BB6">
            <w:pPr>
              <w:pStyle w:val="NormalTableText"/>
              <w:jc w:val="center"/>
            </w:pPr>
          </w:p>
        </w:tc>
      </w:tr>
      <w:tr w:rsidR="00A97BB6" w:rsidRPr="002912E0" w14:paraId="6DEA3CC0"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24AC13" w14:textId="77777777" w:rsidR="00A97BB6" w:rsidRPr="002912E0" w:rsidRDefault="00A97BB6" w:rsidP="00A97BB6">
            <w:pPr>
              <w:pStyle w:val="NormalTableText"/>
              <w:jc w:val="center"/>
            </w:pPr>
            <w:r>
              <w:t>Start – Follow up is required</w:t>
            </w:r>
          </w:p>
        </w:tc>
      </w:tr>
      <w:tr w:rsidR="00A97BB6" w:rsidRPr="002912E0" w14:paraId="029FF29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29888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66DFAF" w14:textId="77777777" w:rsidR="00A97BB6" w:rsidRDefault="00A97BB6" w:rsidP="00A97BB6">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00B1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D6A5B5" w14:textId="77777777" w:rsidR="00A97BB6" w:rsidRPr="002912E0" w:rsidRDefault="00A97BB6" w:rsidP="00A97BB6">
            <w:pPr>
              <w:pStyle w:val="NormalTableText"/>
              <w:jc w:val="center"/>
            </w:pPr>
            <w:r>
              <w:t>Display if Follow-up has not happened yet.</w:t>
            </w:r>
          </w:p>
        </w:tc>
      </w:tr>
      <w:tr w:rsidR="00A97BB6" w:rsidRPr="002912E0" w14:paraId="482EB725"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B2D0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C3886"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C12D4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F27992" w14:textId="77777777" w:rsidR="00A97BB6" w:rsidRPr="002912E0" w:rsidRDefault="00A97BB6" w:rsidP="00A97BB6">
            <w:pPr>
              <w:pStyle w:val="NormalTableText"/>
              <w:jc w:val="center"/>
            </w:pPr>
            <w:r>
              <w:t>Display if Follow-up has happened.</w:t>
            </w:r>
          </w:p>
        </w:tc>
      </w:tr>
      <w:tr w:rsidR="00A97BB6" w:rsidRPr="002912E0" w14:paraId="146B5E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334EFDE" w14:textId="77777777" w:rsidR="00A97BB6" w:rsidRDefault="00A97BB6" w:rsidP="00A97BB6">
            <w:pPr>
              <w:jc w:val="center"/>
            </w:pPr>
            <w:proofErr w:type="gramStart"/>
            <w:r>
              <w:t>L:abel</w:t>
            </w:r>
            <w:proofErr w:type="gram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E2E0ED"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BD6A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C7072E" w14:textId="77777777" w:rsidR="00A97BB6" w:rsidRPr="002912E0" w:rsidRDefault="00A97BB6" w:rsidP="00A97BB6">
            <w:pPr>
              <w:pStyle w:val="NormalTableText"/>
              <w:jc w:val="center"/>
            </w:pPr>
            <w:r>
              <w:t>Display if Follow-up has happened.</w:t>
            </w:r>
          </w:p>
        </w:tc>
      </w:tr>
      <w:tr w:rsidR="00A97BB6" w:rsidRPr="002912E0" w14:paraId="1DFC41D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60AD4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B8F6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94B6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0E2786" w14:textId="77777777" w:rsidR="00A97BB6" w:rsidRDefault="00A97BB6" w:rsidP="00A97BB6">
            <w:pPr>
              <w:pStyle w:val="NormalTableText"/>
              <w:jc w:val="center"/>
            </w:pPr>
            <w:r>
              <w:t>Display if Follow-up has happened.</w:t>
            </w:r>
          </w:p>
          <w:p w14:paraId="560F249B" w14:textId="77777777" w:rsidR="00A97BB6" w:rsidRPr="002912E0" w:rsidRDefault="00A97BB6" w:rsidP="00A97BB6">
            <w:pPr>
              <w:pStyle w:val="NormalTableText"/>
              <w:jc w:val="center"/>
            </w:pPr>
            <w:r>
              <w:t>Notes from Supervisor Follow-up</w:t>
            </w:r>
          </w:p>
        </w:tc>
      </w:tr>
      <w:tr w:rsidR="00A97BB6" w:rsidRPr="002912E0" w14:paraId="5E50335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76FF1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260134"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0929E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98EF5D" w14:textId="77777777" w:rsidR="00A97BB6" w:rsidRDefault="00A97BB6" w:rsidP="00A97BB6">
            <w:pPr>
              <w:pStyle w:val="NormalTableText"/>
              <w:jc w:val="center"/>
            </w:pPr>
            <w:r>
              <w:t>Display if Follow-up has happened.</w:t>
            </w:r>
          </w:p>
          <w:p w14:paraId="3E238CF7" w14:textId="77777777" w:rsidR="00A97BB6" w:rsidRDefault="00A97BB6" w:rsidP="00A97BB6">
            <w:pPr>
              <w:pStyle w:val="NormalTableText"/>
              <w:jc w:val="center"/>
            </w:pPr>
          </w:p>
          <w:p w14:paraId="74E3B2D3" w14:textId="77777777" w:rsidR="00A97BB6" w:rsidRPr="002912E0" w:rsidRDefault="00A97BB6" w:rsidP="00A97BB6">
            <w:pPr>
              <w:pStyle w:val="NormalTableText"/>
              <w:jc w:val="center"/>
            </w:pPr>
            <w:r>
              <w:t xml:space="preserve">Supervisor Name and </w:t>
            </w:r>
            <w:proofErr w:type="spellStart"/>
            <w:r>
              <w:t>Followup</w:t>
            </w:r>
            <w:proofErr w:type="spellEnd"/>
            <w:r>
              <w:t xml:space="preserve"> Timestamp</w:t>
            </w:r>
          </w:p>
        </w:tc>
      </w:tr>
      <w:tr w:rsidR="00A97BB6" w:rsidRPr="002912E0" w14:paraId="1865399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5CED059"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1BB93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9CD5B0"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FBE7398" w14:textId="77777777" w:rsidR="00A97BB6" w:rsidRPr="002912E0" w:rsidRDefault="00A97BB6" w:rsidP="00A97BB6">
            <w:pPr>
              <w:pStyle w:val="NormalTableText"/>
              <w:jc w:val="center"/>
            </w:pPr>
            <w:r>
              <w:t>Display if Follow-up has happened.</w:t>
            </w:r>
          </w:p>
        </w:tc>
      </w:tr>
      <w:tr w:rsidR="00A97BB6" w:rsidRPr="002912E0" w14:paraId="508862AE"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E5FA94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EDF71" w14:textId="77777777" w:rsidR="00A97BB6" w:rsidRPr="002912E0" w:rsidRDefault="00A97BB6" w:rsidP="00A97BB6">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FEBE4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D5930A" w14:textId="77777777" w:rsidR="00A97BB6" w:rsidRDefault="00A97BB6" w:rsidP="00A97BB6">
            <w:pPr>
              <w:pStyle w:val="NormalTableText"/>
              <w:jc w:val="center"/>
            </w:pPr>
            <w:r>
              <w:t>Display if log is completed.</w:t>
            </w:r>
          </w:p>
          <w:p w14:paraId="0B76AECB" w14:textId="77777777" w:rsidR="00A97BB6" w:rsidRDefault="00A97BB6" w:rsidP="00A97BB6">
            <w:pPr>
              <w:pStyle w:val="NormalTableText"/>
              <w:jc w:val="center"/>
            </w:pPr>
          </w:p>
          <w:p w14:paraId="631C5226" w14:textId="77777777" w:rsidR="00A97BB6" w:rsidRPr="002912E0" w:rsidRDefault="00A97BB6" w:rsidP="00A97BB6">
            <w:pPr>
              <w:pStyle w:val="NormalTableText"/>
              <w:jc w:val="center"/>
            </w:pPr>
            <w:r>
              <w:t>Employee Name and Timestamp</w:t>
            </w:r>
          </w:p>
        </w:tc>
      </w:tr>
      <w:tr w:rsidR="00A97BB6" w:rsidRPr="002912E0" w14:paraId="718FF0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3E961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11956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9D531A"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A89FF9C" w14:textId="77777777" w:rsidR="00A97BB6" w:rsidRDefault="00A97BB6" w:rsidP="00A97BB6">
            <w:pPr>
              <w:pStyle w:val="NormalTableText"/>
              <w:jc w:val="center"/>
            </w:pPr>
            <w:r>
              <w:t>Display if log is completed.</w:t>
            </w:r>
          </w:p>
          <w:p w14:paraId="5B1FE48E" w14:textId="77777777" w:rsidR="00A97BB6" w:rsidRPr="002912E0" w:rsidRDefault="00A97BB6" w:rsidP="00A97BB6">
            <w:pPr>
              <w:pStyle w:val="NormalTableText"/>
              <w:jc w:val="center"/>
            </w:pPr>
          </w:p>
        </w:tc>
      </w:tr>
      <w:tr w:rsidR="00A97BB6" w:rsidRPr="002912E0" w14:paraId="5857FE76"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FB117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FD95A4B" w14:textId="77777777" w:rsidR="00A97BB6" w:rsidRPr="002912E0" w:rsidRDefault="00A97BB6" w:rsidP="00A97BB6">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69D03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6653686" w14:textId="77777777" w:rsidR="00A97BB6" w:rsidRDefault="00A97BB6" w:rsidP="00A97BB6">
            <w:pPr>
              <w:pStyle w:val="NormalTableText"/>
              <w:jc w:val="center"/>
            </w:pPr>
            <w:r>
              <w:t>Display if log is completed.</w:t>
            </w:r>
          </w:p>
          <w:p w14:paraId="23E9B881" w14:textId="77777777" w:rsidR="00A97BB6" w:rsidRPr="002912E0" w:rsidRDefault="00A97BB6" w:rsidP="00A97BB6">
            <w:pPr>
              <w:pStyle w:val="NormalTableText"/>
              <w:jc w:val="center"/>
            </w:pPr>
          </w:p>
        </w:tc>
      </w:tr>
      <w:tr w:rsidR="00A97BB6" w:rsidRPr="002912E0" w14:paraId="722D99E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2C9C74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F343A"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0B386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7A90F" w14:textId="77777777" w:rsidR="00A97BB6" w:rsidRPr="002912E0" w:rsidRDefault="00A97BB6" w:rsidP="00A97BB6">
            <w:pPr>
              <w:pStyle w:val="NormalTableText"/>
              <w:jc w:val="center"/>
            </w:pPr>
            <w:r>
              <w:t>Notes from Employee after follow-up</w:t>
            </w:r>
          </w:p>
        </w:tc>
      </w:tr>
      <w:tr w:rsidR="00A97BB6" w:rsidRPr="002912E0" w14:paraId="307DF8B5"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775ED5" w14:textId="77777777" w:rsidR="00A97BB6" w:rsidRPr="002912E0" w:rsidRDefault="00A97BB6" w:rsidP="00A97BB6">
            <w:pPr>
              <w:pStyle w:val="NormalTableText"/>
              <w:jc w:val="center"/>
            </w:pPr>
            <w:r>
              <w:t>End – Follow up is required</w:t>
            </w:r>
          </w:p>
        </w:tc>
      </w:tr>
      <w:tr w:rsidR="00A97BB6" w:rsidRPr="002912E0" w14:paraId="28EC2CD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BAFDBC"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A50829" w14:textId="77777777" w:rsidR="00A97BB6" w:rsidRPr="002912E0" w:rsidRDefault="00A97BB6" w:rsidP="00A97BB6">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36F84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DF2DC8" w14:textId="77777777" w:rsidR="00A97BB6" w:rsidRPr="002912E0" w:rsidRDefault="00A97BB6" w:rsidP="00A97BB6">
            <w:pPr>
              <w:pStyle w:val="NormalTableText"/>
              <w:jc w:val="center"/>
            </w:pPr>
          </w:p>
        </w:tc>
      </w:tr>
      <w:tr w:rsidR="00A97BB6" w:rsidRPr="002912E0" w14:paraId="0313E8A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81367C" w14:textId="77777777" w:rsidR="00A97BB6" w:rsidRPr="00C71B0D" w:rsidRDefault="00A97BB6" w:rsidP="00A97BB6">
            <w:pPr>
              <w:pStyle w:val="NormalTableText"/>
              <w:rPr>
                <w:b/>
                <w:i/>
                <w:sz w:val="18"/>
                <w:szCs w:val="18"/>
              </w:rPr>
            </w:pPr>
            <w:r>
              <w:rPr>
                <w:b/>
                <w:i/>
                <w:sz w:val="18"/>
                <w:szCs w:val="18"/>
              </w:rPr>
              <w:t>End – View Coaching (read only)</w:t>
            </w:r>
          </w:p>
        </w:tc>
      </w:tr>
      <w:tr w:rsidR="00A97BB6" w:rsidRPr="002912E0" w14:paraId="1D530F07" w14:textId="77777777"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2DCFF0BB" w14:textId="77777777" w:rsidR="00A97BB6" w:rsidRPr="005B478C" w:rsidRDefault="00A97BB6" w:rsidP="00A97BB6">
            <w:pPr>
              <w:pStyle w:val="NormalTableText"/>
              <w:rPr>
                <w:b/>
              </w:rPr>
            </w:pPr>
            <w:r w:rsidRPr="005B478C">
              <w:rPr>
                <w:b/>
              </w:rPr>
              <w:t>End – Coaching Information displayed on right.</w:t>
            </w:r>
          </w:p>
        </w:tc>
      </w:tr>
      <w:tr w:rsidR="00A97BB6" w:rsidRPr="002912E0" w14:paraId="061D72B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167448E7" w14:textId="77777777" w:rsidR="00A97BB6" w:rsidRPr="00541B8E" w:rsidRDefault="00A97BB6" w:rsidP="00A97BB6">
            <w:pPr>
              <w:pStyle w:val="NormalTableText"/>
              <w:rPr>
                <w:b/>
                <w:i/>
              </w:rPr>
            </w:pPr>
            <w:r>
              <w:rPr>
                <w:b/>
              </w:rPr>
              <w:t xml:space="preserve">Warning Information displayed on left </w:t>
            </w:r>
            <w:r w:rsidRPr="00EA1C98">
              <w:rPr>
                <w:b/>
              </w:rPr>
              <w:t>(non-editable)</w:t>
            </w:r>
            <w:r>
              <w:rPr>
                <w:b/>
              </w:rPr>
              <w:t xml:space="preserve"> - _</w:t>
            </w:r>
            <w:proofErr w:type="spellStart"/>
            <w:r>
              <w:rPr>
                <w:b/>
              </w:rPr>
              <w:t>WarningLogInfo.cshtml</w:t>
            </w:r>
            <w:proofErr w:type="spellEnd"/>
            <w:r>
              <w:rPr>
                <w:b/>
              </w:rPr>
              <w:t>:</w:t>
            </w:r>
          </w:p>
        </w:tc>
      </w:tr>
      <w:tr w:rsidR="00A97BB6" w:rsidRPr="002912E0" w14:paraId="27E440D6"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C714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789DE9" w14:textId="77777777" w:rsidR="00A97BB6" w:rsidRPr="002912E0" w:rsidRDefault="00A97BB6" w:rsidP="00A97BB6">
            <w:pPr>
              <w:pStyle w:val="NormalTableText"/>
            </w:pPr>
            <w:proofErr w:type="spellStart"/>
            <w:r>
              <w:t>FormID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4EA087"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712D51" w14:textId="77777777" w:rsidR="00A97BB6" w:rsidRPr="002912E0" w:rsidRDefault="00A97BB6" w:rsidP="00A97BB6">
            <w:pPr>
              <w:pStyle w:val="NormalTableText"/>
              <w:jc w:val="center"/>
            </w:pPr>
          </w:p>
        </w:tc>
      </w:tr>
      <w:tr w:rsidR="00A97BB6" w:rsidRPr="002912E0" w14:paraId="6D596C9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98255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DE2F8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D27104"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465C8C" w14:textId="77777777" w:rsidR="00A97BB6" w:rsidRPr="002912E0" w:rsidRDefault="00A97BB6" w:rsidP="00A97BB6">
            <w:pPr>
              <w:pStyle w:val="NormalTableText"/>
              <w:jc w:val="center"/>
            </w:pPr>
          </w:p>
        </w:tc>
      </w:tr>
      <w:tr w:rsidR="00A97BB6" w:rsidRPr="002912E0" w14:paraId="552C9D7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A858F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6AC44A" w14:textId="77777777" w:rsidR="00A97BB6" w:rsidRPr="002912E0" w:rsidRDefault="00A97BB6" w:rsidP="00A97BB6">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F937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D9DE29" w14:textId="77777777" w:rsidR="00A97BB6" w:rsidRPr="002912E0" w:rsidRDefault="00A97BB6" w:rsidP="00A97BB6">
            <w:pPr>
              <w:pStyle w:val="NormalTableText"/>
              <w:jc w:val="center"/>
            </w:pPr>
          </w:p>
        </w:tc>
      </w:tr>
      <w:tr w:rsidR="00A97BB6" w:rsidRPr="002912E0" w14:paraId="45B60CFF"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A1BE8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16911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7C8EF9B"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9CD577" w14:textId="77777777" w:rsidR="00A97BB6" w:rsidRPr="002912E0" w:rsidRDefault="00A97BB6" w:rsidP="00A97BB6">
            <w:pPr>
              <w:pStyle w:val="NormalTableText"/>
              <w:jc w:val="center"/>
            </w:pPr>
          </w:p>
        </w:tc>
      </w:tr>
      <w:tr w:rsidR="00A97BB6" w:rsidRPr="002912E0" w14:paraId="009156A9"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1D798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9CB7F7E" w14:textId="77777777" w:rsidR="00A97BB6" w:rsidRPr="002912E0" w:rsidRDefault="00A97BB6" w:rsidP="00A97BB6">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E6C3A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5EC2D43" w14:textId="77777777" w:rsidR="00A97BB6" w:rsidRPr="002912E0" w:rsidRDefault="00A97BB6" w:rsidP="00A97BB6">
            <w:pPr>
              <w:pStyle w:val="NormalTableText"/>
              <w:jc w:val="center"/>
            </w:pPr>
          </w:p>
        </w:tc>
      </w:tr>
      <w:tr w:rsidR="00A97BB6" w:rsidRPr="002912E0" w14:paraId="668A746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337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E20EB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5A57CB"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E6E921" w14:textId="77777777" w:rsidR="00A97BB6" w:rsidRPr="002912E0" w:rsidRDefault="00A97BB6" w:rsidP="00A97BB6">
            <w:pPr>
              <w:pStyle w:val="NormalTableText"/>
              <w:jc w:val="center"/>
            </w:pPr>
          </w:p>
        </w:tc>
      </w:tr>
      <w:tr w:rsidR="00A97BB6" w:rsidRPr="002912E0" w14:paraId="0DA6A4C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A140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338215" w14:textId="77777777" w:rsidR="00A97BB6" w:rsidRPr="002912E0" w:rsidRDefault="00A97BB6" w:rsidP="00A97BB6">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12197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68197D" w14:textId="77777777" w:rsidR="00A97BB6" w:rsidRPr="002912E0" w:rsidRDefault="00A97BB6" w:rsidP="00A97BB6">
            <w:pPr>
              <w:pStyle w:val="NormalTableText"/>
              <w:jc w:val="center"/>
            </w:pPr>
          </w:p>
        </w:tc>
      </w:tr>
      <w:tr w:rsidR="00A97BB6" w:rsidRPr="002912E0" w14:paraId="38085D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0C545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0D471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6DB00D"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07A316" w14:textId="77777777" w:rsidR="00A97BB6" w:rsidRPr="002912E0" w:rsidRDefault="00A97BB6" w:rsidP="00A97BB6">
            <w:pPr>
              <w:pStyle w:val="NormalTableText"/>
              <w:jc w:val="center"/>
            </w:pPr>
          </w:p>
        </w:tc>
      </w:tr>
      <w:tr w:rsidR="00A97BB6" w:rsidRPr="002912E0" w14:paraId="4D0A3DC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09471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F9E578" w14:textId="77777777" w:rsidR="00A97BB6" w:rsidRPr="002912E0" w:rsidRDefault="00A97BB6" w:rsidP="00A97BB6">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526C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0E6A21" w14:textId="77777777" w:rsidR="00A97BB6" w:rsidRPr="002912E0" w:rsidRDefault="00A97BB6" w:rsidP="00A97BB6">
            <w:pPr>
              <w:pStyle w:val="NormalTableText"/>
              <w:jc w:val="center"/>
            </w:pPr>
          </w:p>
        </w:tc>
      </w:tr>
      <w:tr w:rsidR="00A97BB6" w:rsidRPr="002912E0" w14:paraId="75AF840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F16B5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B0A7B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F5559"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51A1BF6" w14:textId="77777777" w:rsidR="00A97BB6" w:rsidRPr="002912E0" w:rsidRDefault="00A97BB6" w:rsidP="00A97BB6">
            <w:pPr>
              <w:pStyle w:val="NormalTableText"/>
              <w:jc w:val="center"/>
            </w:pPr>
          </w:p>
        </w:tc>
      </w:tr>
      <w:tr w:rsidR="00A97BB6" w:rsidRPr="002912E0" w14:paraId="3426DC10"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6914A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4B0EBB" w14:textId="77777777" w:rsidR="00A97BB6" w:rsidRPr="002912E0" w:rsidRDefault="00A97BB6" w:rsidP="00A97BB6">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810C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CE3728" w14:textId="77777777" w:rsidR="00A97BB6" w:rsidRPr="002912E0" w:rsidRDefault="00A97BB6" w:rsidP="00A97BB6">
            <w:pPr>
              <w:pStyle w:val="NormalTableText"/>
              <w:jc w:val="center"/>
            </w:pPr>
          </w:p>
        </w:tc>
      </w:tr>
      <w:tr w:rsidR="00A97BB6" w:rsidRPr="002912E0" w14:paraId="406FB91A"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D5262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26A0C7"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2EBFA"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753AF0F" w14:textId="77777777" w:rsidR="00A97BB6" w:rsidRPr="002912E0" w:rsidRDefault="00A97BB6" w:rsidP="00A97BB6">
            <w:pPr>
              <w:pStyle w:val="NormalTableText"/>
              <w:jc w:val="center"/>
            </w:pPr>
          </w:p>
        </w:tc>
      </w:tr>
      <w:tr w:rsidR="00A97BB6" w:rsidRPr="002912E0" w14:paraId="47DF7E83"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CEE7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F43048" w14:textId="77777777" w:rsidR="00A97BB6" w:rsidRPr="002912E0" w:rsidRDefault="00A97BB6" w:rsidP="00A97BB6">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ECFBB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819936" w14:textId="77777777" w:rsidR="00A97BB6" w:rsidRPr="002912E0" w:rsidRDefault="00A97BB6" w:rsidP="00A97BB6">
            <w:pPr>
              <w:pStyle w:val="NormalTableText"/>
              <w:jc w:val="center"/>
            </w:pPr>
          </w:p>
        </w:tc>
      </w:tr>
      <w:tr w:rsidR="00A97BB6" w:rsidRPr="002912E0" w14:paraId="2C37A73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0555E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BCA75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6C0E64"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FA1A" w14:textId="77777777" w:rsidR="00A97BB6" w:rsidRPr="002912E0" w:rsidRDefault="00A97BB6" w:rsidP="00A97BB6">
            <w:pPr>
              <w:pStyle w:val="NormalTableText"/>
              <w:jc w:val="center"/>
            </w:pPr>
          </w:p>
        </w:tc>
      </w:tr>
      <w:tr w:rsidR="00A97BB6" w:rsidRPr="002912E0" w14:paraId="1DB478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17A94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C6B628" w14:textId="77777777" w:rsidR="00A97BB6" w:rsidRPr="002912E0" w:rsidRDefault="00A97BB6" w:rsidP="00A97BB6">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46E59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E28927" w14:textId="77777777" w:rsidR="00A97BB6" w:rsidRPr="002912E0" w:rsidRDefault="00A97BB6" w:rsidP="00A97BB6">
            <w:pPr>
              <w:pStyle w:val="NormalTableText"/>
              <w:jc w:val="center"/>
            </w:pPr>
          </w:p>
        </w:tc>
      </w:tr>
      <w:tr w:rsidR="00A97BB6" w:rsidRPr="002912E0" w14:paraId="2498253E"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91160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07389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343E9"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212513" w14:textId="77777777" w:rsidR="00A97BB6" w:rsidRPr="002912E0" w:rsidRDefault="00A97BB6" w:rsidP="00A97BB6">
            <w:pPr>
              <w:pStyle w:val="NormalTableText"/>
              <w:jc w:val="center"/>
            </w:pPr>
          </w:p>
        </w:tc>
      </w:tr>
      <w:tr w:rsidR="00A97BB6" w:rsidRPr="002912E0" w14:paraId="17DC37E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D97F1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1EE28DD" w14:textId="77777777" w:rsidR="00A97BB6" w:rsidRPr="002912E0" w:rsidRDefault="00A97BB6" w:rsidP="00A97BB6">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2A27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3EA210" w14:textId="77777777" w:rsidR="00A97BB6" w:rsidRPr="002912E0" w:rsidRDefault="00A97BB6" w:rsidP="00A97BB6">
            <w:pPr>
              <w:pStyle w:val="NormalTableText"/>
              <w:jc w:val="center"/>
            </w:pPr>
          </w:p>
        </w:tc>
      </w:tr>
      <w:tr w:rsidR="00A97BB6" w:rsidRPr="002912E0" w14:paraId="1D2338A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5A391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4D17D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7C5DA"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8E320F" w14:textId="77777777" w:rsidR="00A97BB6" w:rsidRPr="002912E0" w:rsidRDefault="00A97BB6" w:rsidP="00A97BB6">
            <w:pPr>
              <w:pStyle w:val="NormalTableText"/>
              <w:jc w:val="center"/>
            </w:pPr>
          </w:p>
        </w:tc>
      </w:tr>
      <w:tr w:rsidR="00A97BB6" w:rsidRPr="002912E0" w14:paraId="0844E5B1"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111EB"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94780" w14:textId="77777777" w:rsidR="00A97BB6" w:rsidRPr="002912E0" w:rsidRDefault="00A97BB6" w:rsidP="00A97BB6">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18D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3C6D95" w14:textId="77777777" w:rsidR="00A97BB6" w:rsidRPr="002912E0" w:rsidRDefault="00A97BB6" w:rsidP="00A97BB6">
            <w:pPr>
              <w:pStyle w:val="NormalTableText"/>
              <w:jc w:val="center"/>
            </w:pPr>
          </w:p>
        </w:tc>
      </w:tr>
      <w:tr w:rsidR="00A97BB6" w:rsidRPr="002912E0" w14:paraId="361E5E9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2C74D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8A54A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DDBB79"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C4A9" w14:textId="77777777" w:rsidR="00A97BB6" w:rsidRPr="002912E0" w:rsidRDefault="00A97BB6" w:rsidP="00A97BB6">
            <w:pPr>
              <w:pStyle w:val="NormalTableText"/>
              <w:jc w:val="center"/>
            </w:pPr>
          </w:p>
        </w:tc>
      </w:tr>
      <w:tr w:rsidR="00A97BB6" w:rsidRPr="002912E0" w14:paraId="33B0E3D4"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2070F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9BB6CF" w14:textId="77777777" w:rsidR="00A97BB6" w:rsidRPr="002912E0" w:rsidRDefault="00A97BB6" w:rsidP="00A97BB6">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0A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C362C5" w14:textId="77777777" w:rsidR="00A97BB6" w:rsidRPr="002912E0" w:rsidRDefault="00A97BB6" w:rsidP="00A97BB6">
            <w:pPr>
              <w:pStyle w:val="NormalTableText"/>
              <w:jc w:val="center"/>
            </w:pPr>
          </w:p>
        </w:tc>
      </w:tr>
      <w:tr w:rsidR="00A97BB6" w:rsidRPr="002912E0" w14:paraId="28FFF53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2101B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4B070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59203C"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367A56" w14:textId="77777777" w:rsidR="00A97BB6" w:rsidRPr="002912E0" w:rsidRDefault="00A97BB6" w:rsidP="00A97BB6">
            <w:pPr>
              <w:pStyle w:val="NormalTableText"/>
              <w:jc w:val="center"/>
            </w:pPr>
          </w:p>
        </w:tc>
      </w:tr>
      <w:tr w:rsidR="00A97BB6" w:rsidRPr="002912E0" w14:paraId="1EC93116"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7E6FB6EA" w14:textId="77777777" w:rsidR="00A97BB6" w:rsidRPr="00FE3D09" w:rsidRDefault="00A97BB6" w:rsidP="00A97BB6">
            <w:pPr>
              <w:pStyle w:val="NormalTableText"/>
              <w:rPr>
                <w:b/>
              </w:rPr>
            </w:pPr>
            <w:r w:rsidRPr="00FE3D09">
              <w:rPr>
                <w:b/>
              </w:rPr>
              <w:t>End – Warning Information displayed on left</w:t>
            </w:r>
            <w:r>
              <w:rPr>
                <w:b/>
              </w:rPr>
              <w:t xml:space="preserve"> (non-editable) - _</w:t>
            </w:r>
            <w:proofErr w:type="spellStart"/>
            <w:r>
              <w:rPr>
                <w:b/>
              </w:rPr>
              <w:t>ViewWarningLog.cshtml</w:t>
            </w:r>
            <w:proofErr w:type="spellEnd"/>
            <w:r w:rsidRPr="00FE3D09">
              <w:rPr>
                <w:b/>
              </w:rPr>
              <w:t>.</w:t>
            </w:r>
          </w:p>
        </w:tc>
      </w:tr>
      <w:tr w:rsidR="00A97BB6" w:rsidRPr="002912E0" w14:paraId="15CFD38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6CD90F" w14:textId="77777777" w:rsidR="00A97BB6" w:rsidRPr="002912E0" w:rsidRDefault="00A97BB6" w:rsidP="00A97BB6">
            <w:pPr>
              <w:pStyle w:val="NormalTableText"/>
            </w:pPr>
            <w:r>
              <w:rPr>
                <w:b/>
                <w:i/>
              </w:rPr>
              <w:t>Warning Information displayed on right:</w:t>
            </w:r>
          </w:p>
        </w:tc>
      </w:tr>
      <w:tr w:rsidR="00A97BB6" w:rsidRPr="002912E0" w14:paraId="0B8D79DD"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0F32CB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079C02"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F8DAA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4875" w14:textId="77777777" w:rsidR="00A97BB6" w:rsidRPr="002912E0" w:rsidRDefault="00A97BB6" w:rsidP="00A97BB6">
            <w:pPr>
              <w:pStyle w:val="NormalTableText"/>
              <w:jc w:val="center"/>
            </w:pPr>
          </w:p>
        </w:tc>
      </w:tr>
      <w:tr w:rsidR="00A97BB6" w:rsidRPr="002912E0" w14:paraId="28EC2922"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88C01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3E240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8C2B5" w14:textId="77777777" w:rsidR="00A97BB6" w:rsidRPr="002912E0" w:rsidRDefault="00A97BB6" w:rsidP="00A97BB6">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52935E" w14:textId="77777777" w:rsidR="00A97BB6" w:rsidRPr="002912E0" w:rsidRDefault="00A97BB6" w:rsidP="00A97BB6">
            <w:pPr>
              <w:pStyle w:val="NormalTableText"/>
              <w:jc w:val="center"/>
            </w:pPr>
            <w:r>
              <w:t>Non-editable</w:t>
            </w:r>
          </w:p>
        </w:tc>
      </w:tr>
      <w:tr w:rsidR="00A97BB6" w:rsidRPr="002912E0" w14:paraId="18885690"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F2C8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0B7D6F"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D7DA72" w14:textId="77777777" w:rsidR="00A97BB6" w:rsidRPr="002912E0" w:rsidRDefault="00A97BB6" w:rsidP="00A97BB6">
            <w:pPr>
              <w:pStyle w:val="NormalTableText"/>
              <w:jc w:val="center"/>
            </w:pPr>
            <w:proofErr w:type="spellStart"/>
            <w:r>
              <w:t>Warning_Log_StaticText</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4406C" w14:textId="77777777" w:rsidR="00A97BB6" w:rsidRPr="002912E0" w:rsidRDefault="00A97BB6" w:rsidP="00A97BB6">
            <w:pPr>
              <w:pStyle w:val="NormalTableText"/>
            </w:pPr>
          </w:p>
        </w:tc>
      </w:tr>
      <w:tr w:rsidR="00A97BB6" w:rsidRPr="002912E0" w14:paraId="47309F1F"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6D984C" w14:textId="77777777" w:rsidR="00A97BB6" w:rsidRDefault="00A97BB6" w:rsidP="00A97BB6">
            <w:pPr>
              <w:jc w:val="center"/>
            </w:pPr>
            <w:proofErr w:type="spellStart"/>
            <w:r>
              <w:t>Lable</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8681D" w14:textId="77777777" w:rsidR="00A97BB6" w:rsidRDefault="00A97BB6" w:rsidP="00A97BB6">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EE57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F60AA2" w14:textId="77777777" w:rsidR="00A97BB6" w:rsidRDefault="00A97BB6" w:rsidP="00A97BB6">
            <w:pPr>
              <w:pStyle w:val="NormalTableText"/>
            </w:pPr>
            <w:r>
              <w:t>Display only when:</w:t>
            </w:r>
          </w:p>
          <w:p w14:paraId="0F029AC2" w14:textId="77777777" w:rsidR="00A97BB6" w:rsidRDefault="00A97BB6" w:rsidP="00A97BB6">
            <w:pPr>
              <w:pStyle w:val="NormalTableText"/>
              <w:numPr>
                <w:ilvl w:val="0"/>
                <w:numId w:val="22"/>
              </w:numPr>
            </w:pPr>
            <w:r>
              <w:t>User is the employee of the log, AND</w:t>
            </w:r>
          </w:p>
          <w:p w14:paraId="71F7B6E7" w14:textId="77777777" w:rsidR="00A97BB6" w:rsidRPr="002912E0" w:rsidRDefault="00A97BB6" w:rsidP="00A97BB6">
            <w:pPr>
              <w:pStyle w:val="NormalTableText"/>
              <w:numPr>
                <w:ilvl w:val="0"/>
                <w:numId w:val="22"/>
              </w:numPr>
            </w:pPr>
            <w:r>
              <w:t>Pending Employee Review</w:t>
            </w:r>
          </w:p>
        </w:tc>
      </w:tr>
      <w:tr w:rsidR="00A97BB6" w:rsidRPr="002912E0" w14:paraId="591E9CC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54FC"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1086"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8E1BC"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108C948" w14:textId="77777777" w:rsidR="00A97BB6" w:rsidRPr="002912E0" w:rsidRDefault="00A97BB6" w:rsidP="00A97BB6">
            <w:pPr>
              <w:pStyle w:val="NormalTableText"/>
              <w:jc w:val="center"/>
            </w:pPr>
          </w:p>
        </w:tc>
      </w:tr>
      <w:tr w:rsidR="00A97BB6" w:rsidRPr="002912E0" w14:paraId="660F135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71856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13E9" w14:textId="77777777" w:rsidR="00A97BB6" w:rsidRDefault="00A97BB6" w:rsidP="00A97BB6">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C63AF88"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751BEBD" w14:textId="77777777" w:rsidR="00A97BB6" w:rsidRPr="002912E0" w:rsidRDefault="00A97BB6" w:rsidP="00A97BB6">
            <w:pPr>
              <w:pStyle w:val="NormalTableText"/>
              <w:jc w:val="center"/>
            </w:pPr>
          </w:p>
        </w:tc>
      </w:tr>
      <w:tr w:rsidR="00A97BB6" w:rsidRPr="002912E0" w14:paraId="1D9D6652"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655FF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1FA0DC" w14:textId="77777777" w:rsidR="00A97BB6" w:rsidRDefault="00A97BB6" w:rsidP="00A97BB6">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6AE3D2"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AB2EF91" w14:textId="77777777" w:rsidR="00A97BB6" w:rsidRPr="002912E0" w:rsidRDefault="00A97BB6" w:rsidP="00A97BB6">
            <w:pPr>
              <w:pStyle w:val="NormalTableText"/>
              <w:jc w:val="center"/>
            </w:pPr>
          </w:p>
        </w:tc>
      </w:tr>
      <w:tr w:rsidR="00A97BB6" w:rsidRPr="002912E0" w14:paraId="396D8BB5"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6B06B2" w14:textId="77777777" w:rsidR="00A97BB6" w:rsidRDefault="00A97BB6" w:rsidP="00A97BB6">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CA944"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265DEF"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AEE778F" w14:textId="77777777" w:rsidR="00A97BB6" w:rsidRPr="002912E0" w:rsidRDefault="00A97BB6" w:rsidP="00A97BB6">
            <w:pPr>
              <w:pStyle w:val="NormalTableText"/>
              <w:jc w:val="center"/>
            </w:pPr>
          </w:p>
        </w:tc>
      </w:tr>
      <w:tr w:rsidR="00A97BB6" w:rsidRPr="002912E0" w14:paraId="4A9F7BE1"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561AA"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FD09878" w14:textId="77777777" w:rsidR="00A97BB6" w:rsidRDefault="00A97BB6" w:rsidP="00A97BB6">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75E1AD"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555F7885" w14:textId="77777777" w:rsidR="00A97BB6" w:rsidRPr="002912E0" w:rsidRDefault="00A97BB6" w:rsidP="00A97BB6">
            <w:pPr>
              <w:pStyle w:val="NormalTableText"/>
              <w:jc w:val="center"/>
            </w:pPr>
          </w:p>
        </w:tc>
      </w:tr>
      <w:tr w:rsidR="00A97BB6" w:rsidRPr="002912E0" w14:paraId="4B3A15E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360405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919FD2" w14:textId="77777777" w:rsidR="00A97BB6" w:rsidRDefault="00A97BB6" w:rsidP="00A97BB6">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AD476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992E09" w14:textId="77777777" w:rsidR="00A97BB6" w:rsidRDefault="00A97BB6" w:rsidP="00A97BB6">
            <w:pPr>
              <w:pStyle w:val="NormalTableText"/>
              <w:jc w:val="center"/>
            </w:pPr>
            <w:r>
              <w:t xml:space="preserve">Display </w:t>
            </w:r>
            <w:r w:rsidRPr="00F81180">
              <w:t xml:space="preserve">Employee Review </w:t>
            </w:r>
            <w:r>
              <w:t>information and Employee Comments/Feedback when:</w:t>
            </w:r>
          </w:p>
          <w:p w14:paraId="2487CD2A" w14:textId="77777777" w:rsidR="00A97BB6" w:rsidRDefault="00A97BB6" w:rsidP="00A97BB6">
            <w:pPr>
              <w:pStyle w:val="NormalTableText"/>
              <w:jc w:val="center"/>
            </w:pPr>
            <w:r>
              <w:t xml:space="preserve">User is the supervisor or manager of the </w:t>
            </w:r>
            <w:proofErr w:type="gramStart"/>
            <w:r>
              <w:t>employee</w:t>
            </w:r>
            <w:proofErr w:type="gramEnd"/>
            <w:r>
              <w:t xml:space="preserve"> and the warning log is completed.</w:t>
            </w:r>
          </w:p>
          <w:p w14:paraId="08D67916" w14:textId="77777777" w:rsidR="00A97BB6" w:rsidRDefault="00A97BB6" w:rsidP="00A97BB6">
            <w:pPr>
              <w:pStyle w:val="NormalTableText"/>
              <w:jc w:val="center"/>
            </w:pPr>
          </w:p>
          <w:p w14:paraId="26EFF6A5" w14:textId="77777777" w:rsidR="00A97BB6" w:rsidRDefault="00A97BB6" w:rsidP="00A97BB6">
            <w:pPr>
              <w:pStyle w:val="NormalTableText"/>
              <w:jc w:val="center"/>
            </w:pPr>
            <w:r>
              <w:t>Display “Close” button when:</w:t>
            </w:r>
          </w:p>
          <w:p w14:paraId="5ED5CD83" w14:textId="77777777" w:rsidR="00A97BB6" w:rsidRDefault="00A97BB6" w:rsidP="00A97BB6">
            <w:pPr>
              <w:pStyle w:val="NormalTableText"/>
              <w:jc w:val="center"/>
            </w:pPr>
            <w:r>
              <w:t>User is the supervisor or manager of the employee</w:t>
            </w:r>
          </w:p>
        </w:tc>
      </w:tr>
      <w:tr w:rsidR="00A97BB6" w:rsidRPr="002912E0" w14:paraId="0CD6DA2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7D7D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0CF925E"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FC62" w14:textId="77777777" w:rsidR="00A97BB6" w:rsidRPr="002912E0" w:rsidRDefault="00A97BB6" w:rsidP="00A97BB6">
            <w:pPr>
              <w:pStyle w:val="NormalTableText"/>
              <w:jc w:val="center"/>
            </w:pPr>
            <w:proofErr w:type="spellStart"/>
            <w:r>
              <w:t>Warning_Log.CSRReviewDate</w:t>
            </w:r>
            <w:proofErr w:type="spellEnd"/>
          </w:p>
        </w:tc>
        <w:tc>
          <w:tcPr>
            <w:tcW w:w="2970" w:type="dxa"/>
            <w:vMerge/>
            <w:tcBorders>
              <w:top w:val="single" w:sz="4" w:space="0" w:color="auto"/>
              <w:left w:val="single" w:sz="4" w:space="0" w:color="auto"/>
              <w:right w:val="single" w:sz="4" w:space="0" w:color="auto"/>
            </w:tcBorders>
            <w:shd w:val="clear" w:color="auto" w:fill="FFFFFF" w:themeFill="background1"/>
          </w:tcPr>
          <w:p w14:paraId="03952C73" w14:textId="77777777" w:rsidR="00A97BB6" w:rsidRDefault="00A97BB6" w:rsidP="00A97BB6">
            <w:pPr>
              <w:pStyle w:val="NormalTableText"/>
              <w:jc w:val="center"/>
            </w:pPr>
          </w:p>
        </w:tc>
      </w:tr>
      <w:tr w:rsidR="00A97BB6" w:rsidRPr="002912E0" w14:paraId="0131E58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8BC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0AF0D7" w14:textId="77777777" w:rsidR="00A97BB6" w:rsidRDefault="00A97BB6" w:rsidP="00A97BB6">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C62DA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DD1B5A2" w14:textId="77777777" w:rsidR="00A97BB6" w:rsidRDefault="00A97BB6" w:rsidP="00A97BB6">
            <w:pPr>
              <w:pStyle w:val="NormalTableText"/>
              <w:jc w:val="center"/>
            </w:pPr>
          </w:p>
        </w:tc>
      </w:tr>
      <w:tr w:rsidR="00A97BB6" w:rsidRPr="002912E0" w14:paraId="18BAEA7B"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EB9D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6C527B"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53B49" w14:textId="77777777" w:rsidR="00A97BB6" w:rsidRPr="002912E0" w:rsidRDefault="00A97BB6" w:rsidP="00A97BB6">
            <w:pPr>
              <w:pStyle w:val="NormalTableText"/>
              <w:jc w:val="center"/>
            </w:pPr>
            <w:proofErr w:type="spellStart"/>
            <w:r>
              <w:t>Warning_Log.CSRComments</w:t>
            </w:r>
            <w:proofErr w:type="spellEnd"/>
          </w:p>
        </w:tc>
        <w:tc>
          <w:tcPr>
            <w:tcW w:w="2970" w:type="dxa"/>
            <w:vMerge/>
            <w:tcBorders>
              <w:left w:val="single" w:sz="4" w:space="0" w:color="auto"/>
              <w:right w:val="single" w:sz="4" w:space="0" w:color="auto"/>
            </w:tcBorders>
            <w:shd w:val="clear" w:color="auto" w:fill="FFFFFF" w:themeFill="background1"/>
          </w:tcPr>
          <w:p w14:paraId="1EE02A13" w14:textId="77777777" w:rsidR="00A97BB6" w:rsidRDefault="00A97BB6" w:rsidP="00A97BB6">
            <w:pPr>
              <w:pStyle w:val="NormalTableText"/>
              <w:jc w:val="center"/>
            </w:pPr>
          </w:p>
        </w:tc>
      </w:tr>
      <w:tr w:rsidR="00A97BB6" w:rsidRPr="002912E0" w14:paraId="669642B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5C22069"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625109" w14:textId="77777777" w:rsidR="00A97BB6" w:rsidRPr="002912E0" w:rsidRDefault="00A97BB6" w:rsidP="00A97BB6">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DCB8788"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441B4E43" w14:textId="77777777" w:rsidR="00A97BB6" w:rsidRPr="002912E0" w:rsidRDefault="00A97BB6" w:rsidP="00A97BB6">
            <w:pPr>
              <w:pStyle w:val="NormalTableText"/>
              <w:jc w:val="center"/>
            </w:pPr>
          </w:p>
        </w:tc>
      </w:tr>
      <w:tr w:rsidR="00A97BB6" w:rsidRPr="002912E0" w14:paraId="34695887"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8A79A4" w14:textId="77777777" w:rsidR="00A97BB6" w:rsidRPr="006025DF" w:rsidRDefault="00A97BB6" w:rsidP="00A97BB6">
            <w:pPr>
              <w:pStyle w:val="NormalTableText"/>
              <w:rPr>
                <w:b/>
                <w:i/>
              </w:rPr>
            </w:pPr>
            <w:r>
              <w:rPr>
                <w:b/>
                <w:i/>
              </w:rPr>
              <w:t>End – Warning Information displayed on right.</w:t>
            </w:r>
          </w:p>
        </w:tc>
      </w:tr>
    </w:tbl>
    <w:p w14:paraId="4876059D" w14:textId="77777777" w:rsidR="00E54C8C" w:rsidRDefault="00E54C8C" w:rsidP="00E54C8C">
      <w:pPr>
        <w:autoSpaceDE w:val="0"/>
        <w:autoSpaceDN w:val="0"/>
        <w:adjustRightInd w:val="0"/>
        <w:ind w:left="1440"/>
        <w:outlineLvl w:val="1"/>
        <w:sectPr w:rsidR="00E54C8C">
          <w:headerReference w:type="even" r:id="rId37"/>
          <w:headerReference w:type="default" r:id="rId38"/>
          <w:footerReference w:type="even" r:id="rId39"/>
          <w:footerReference w:type="default" r:id="rId40"/>
          <w:headerReference w:type="first" r:id="rId41"/>
          <w:footerReference w:type="first" r:id="rId42"/>
          <w:pgSz w:w="12240" w:h="15840"/>
          <w:pgMar w:top="1440" w:right="1800" w:bottom="1440" w:left="1800" w:header="720" w:footer="720" w:gutter="0"/>
          <w:cols w:space="720"/>
        </w:sectPr>
      </w:pPr>
    </w:p>
    <w:p w14:paraId="72C23851" w14:textId="77777777" w:rsidR="006E014A" w:rsidRDefault="006E014A" w:rsidP="007A38A2">
      <w:pPr>
        <w:numPr>
          <w:ilvl w:val="0"/>
          <w:numId w:val="4"/>
        </w:numPr>
        <w:tabs>
          <w:tab w:val="num" w:pos="1080"/>
        </w:tabs>
        <w:autoSpaceDE w:val="0"/>
        <w:autoSpaceDN w:val="0"/>
        <w:adjustRightInd w:val="0"/>
        <w:outlineLvl w:val="1"/>
        <w:rPr>
          <w:b/>
        </w:rPr>
      </w:pPr>
      <w:bookmarkStart w:id="23" w:name="_Toc82082800"/>
      <w:r>
        <w:rPr>
          <w:b/>
        </w:rPr>
        <w:lastRenderedPageBreak/>
        <w:t>Stored Procedures</w:t>
      </w:r>
      <w:bookmarkEnd w:id="23"/>
    </w:p>
    <w:p w14:paraId="1FF764ED" w14:textId="77777777" w:rsidR="00C3614E" w:rsidRDefault="00C3614E" w:rsidP="007A38A2">
      <w:pPr>
        <w:pStyle w:val="ListParagraph"/>
        <w:numPr>
          <w:ilvl w:val="1"/>
          <w:numId w:val="4"/>
        </w:numPr>
        <w:outlineLvl w:val="1"/>
      </w:pPr>
      <w:bookmarkStart w:id="24" w:name="_Toc82082801"/>
      <w:proofErr w:type="spellStart"/>
      <w:r>
        <w:t>sp_SelectReviewFrom_Coaching_Log</w:t>
      </w:r>
      <w:bookmarkEnd w:id="24"/>
      <w:proofErr w:type="spellEnd"/>
    </w:p>
    <w:p w14:paraId="70E7A858" w14:textId="77777777" w:rsidR="00C3614E" w:rsidRDefault="00C3614E" w:rsidP="007A38A2">
      <w:pPr>
        <w:pStyle w:val="ListParagraph"/>
        <w:numPr>
          <w:ilvl w:val="1"/>
          <w:numId w:val="4"/>
        </w:numPr>
        <w:outlineLvl w:val="1"/>
      </w:pPr>
      <w:bookmarkStart w:id="25" w:name="_Toc82082802"/>
      <w:proofErr w:type="spellStart"/>
      <w:r>
        <w:t>sp_SelectReviewFrom_Coaching_Log_Reasons</w:t>
      </w:r>
      <w:bookmarkEnd w:id="25"/>
      <w:proofErr w:type="spellEnd"/>
    </w:p>
    <w:p w14:paraId="0232266B" w14:textId="77777777" w:rsidR="00C3614E" w:rsidRDefault="00C3614E" w:rsidP="007A38A2">
      <w:pPr>
        <w:pStyle w:val="ListParagraph"/>
        <w:numPr>
          <w:ilvl w:val="1"/>
          <w:numId w:val="4"/>
        </w:numPr>
        <w:outlineLvl w:val="1"/>
      </w:pPr>
      <w:bookmarkStart w:id="26" w:name="_Toc82082803"/>
      <w:proofErr w:type="spellStart"/>
      <w:r>
        <w:t>sp_SelectReviewFrom_Warning_Log_Reasons</w:t>
      </w:r>
      <w:bookmarkEnd w:id="26"/>
      <w:proofErr w:type="spellEnd"/>
    </w:p>
    <w:p w14:paraId="58F88075" w14:textId="77777777" w:rsidR="00C3614E" w:rsidRDefault="00C16263" w:rsidP="007A38A2">
      <w:pPr>
        <w:pStyle w:val="ListParagraph"/>
        <w:numPr>
          <w:ilvl w:val="1"/>
          <w:numId w:val="4"/>
        </w:numPr>
        <w:outlineLvl w:val="1"/>
      </w:pPr>
      <w:bookmarkStart w:id="27" w:name="_Toc82082804"/>
      <w:proofErr w:type="spellStart"/>
      <w:r>
        <w:t>sp_Update_Review_Coaching_Log_Suerpvisor_Pending</w:t>
      </w:r>
      <w:bookmarkEnd w:id="27"/>
      <w:proofErr w:type="spellEnd"/>
    </w:p>
    <w:p w14:paraId="5064DB14" w14:textId="77777777" w:rsidR="006320EB" w:rsidRDefault="006320EB" w:rsidP="007A38A2">
      <w:pPr>
        <w:pStyle w:val="ListParagraph"/>
        <w:numPr>
          <w:ilvl w:val="1"/>
          <w:numId w:val="4"/>
        </w:numPr>
        <w:outlineLvl w:val="1"/>
      </w:pPr>
      <w:bookmarkStart w:id="28" w:name="_Toc82082805"/>
      <w:proofErr w:type="spellStart"/>
      <w:r>
        <w:t>sp_Update_Review_Coaching_Log_Supervisor_Acknowledge</w:t>
      </w:r>
      <w:bookmarkEnd w:id="28"/>
      <w:proofErr w:type="spellEnd"/>
    </w:p>
    <w:p w14:paraId="48355F30" w14:textId="77777777" w:rsidR="006320EB" w:rsidRDefault="00973AEA" w:rsidP="007A38A2">
      <w:pPr>
        <w:pStyle w:val="ListParagraph"/>
        <w:numPr>
          <w:ilvl w:val="1"/>
          <w:numId w:val="4"/>
        </w:numPr>
        <w:outlineLvl w:val="1"/>
      </w:pPr>
      <w:bookmarkStart w:id="29" w:name="_Toc82082806"/>
      <w:proofErr w:type="spellStart"/>
      <w:r>
        <w:t>sp_Update_Review_Coaching_Log_Employee_Pending</w:t>
      </w:r>
      <w:bookmarkEnd w:id="29"/>
      <w:proofErr w:type="spellEnd"/>
    </w:p>
    <w:p w14:paraId="429194DF" w14:textId="77777777" w:rsidR="00C16263" w:rsidRDefault="00C16263" w:rsidP="007A38A2">
      <w:pPr>
        <w:pStyle w:val="ListParagraph"/>
        <w:numPr>
          <w:ilvl w:val="1"/>
          <w:numId w:val="4"/>
        </w:numPr>
        <w:outlineLvl w:val="1"/>
      </w:pPr>
      <w:bookmarkStart w:id="30" w:name="_Toc82082807"/>
      <w:proofErr w:type="spellStart"/>
      <w:r>
        <w:t>sp_Update_Review_Coaching_Log_Employee_Acknowledge</w:t>
      </w:r>
      <w:bookmarkEnd w:id="30"/>
      <w:proofErr w:type="spellEnd"/>
    </w:p>
    <w:p w14:paraId="66090015" w14:textId="77777777" w:rsidR="00FA782E" w:rsidRDefault="00FA782E" w:rsidP="007A38A2">
      <w:pPr>
        <w:pStyle w:val="ListParagraph"/>
        <w:numPr>
          <w:ilvl w:val="1"/>
          <w:numId w:val="4"/>
        </w:numPr>
        <w:outlineLvl w:val="1"/>
      </w:pPr>
      <w:bookmarkStart w:id="31" w:name="_Toc82082808"/>
      <w:proofErr w:type="spellStart"/>
      <w:r>
        <w:t>sp_Update_Review_Coaching_Log_Manager_Pending_Research</w:t>
      </w:r>
      <w:bookmarkEnd w:id="31"/>
      <w:proofErr w:type="spellEnd"/>
    </w:p>
    <w:p w14:paraId="02551401" w14:textId="77777777" w:rsidR="00FA782E" w:rsidRDefault="00FA782E" w:rsidP="007A38A2">
      <w:pPr>
        <w:pStyle w:val="ListParagraph"/>
        <w:numPr>
          <w:ilvl w:val="1"/>
          <w:numId w:val="4"/>
        </w:numPr>
        <w:outlineLvl w:val="1"/>
      </w:pPr>
      <w:bookmarkStart w:id="32" w:name="_Toc82082809"/>
      <w:proofErr w:type="spellStart"/>
      <w:r>
        <w:t>sp_Update_Review_Coaching_Log_Manager_Pending_CSE</w:t>
      </w:r>
      <w:bookmarkEnd w:id="32"/>
      <w:proofErr w:type="spellEnd"/>
    </w:p>
    <w:p w14:paraId="14ED0CD5" w14:textId="77777777" w:rsidR="00AC7FF8" w:rsidRDefault="00AC7FF8" w:rsidP="007A38A2">
      <w:pPr>
        <w:pStyle w:val="ListParagraph"/>
        <w:numPr>
          <w:ilvl w:val="1"/>
          <w:numId w:val="4"/>
        </w:numPr>
        <w:outlineLvl w:val="1"/>
      </w:pPr>
      <w:bookmarkStart w:id="33" w:name="_Toc82082810"/>
      <w:proofErr w:type="spellStart"/>
      <w:r>
        <w:t>sp_SelectReviewFrom_Coaching_Log_Quality_Now</w:t>
      </w:r>
      <w:bookmarkEnd w:id="33"/>
      <w:proofErr w:type="spellEnd"/>
    </w:p>
    <w:p w14:paraId="65121022" w14:textId="77777777" w:rsidR="00897564" w:rsidRDefault="002A22C0" w:rsidP="007A38A2">
      <w:pPr>
        <w:pStyle w:val="ListParagraph"/>
        <w:numPr>
          <w:ilvl w:val="1"/>
          <w:numId w:val="4"/>
        </w:numPr>
        <w:outlineLvl w:val="1"/>
      </w:pPr>
      <w:bookmarkStart w:id="34" w:name="_Toc82082811"/>
      <w:proofErr w:type="spellStart"/>
      <w:r>
        <w:t>sp_ShortCalls_Get_BehaviorList</w:t>
      </w:r>
      <w:bookmarkEnd w:id="34"/>
      <w:proofErr w:type="spellEnd"/>
    </w:p>
    <w:p w14:paraId="0101E782" w14:textId="77777777" w:rsidR="002A22C0" w:rsidRDefault="002A22C0" w:rsidP="007A38A2">
      <w:pPr>
        <w:pStyle w:val="ListParagraph"/>
        <w:numPr>
          <w:ilvl w:val="1"/>
          <w:numId w:val="4"/>
        </w:numPr>
        <w:outlineLvl w:val="1"/>
      </w:pPr>
      <w:bookmarkStart w:id="35" w:name="_Toc82082812"/>
      <w:proofErr w:type="spellStart"/>
      <w:r>
        <w:t>sp_ShortCalls_Get_Actions</w:t>
      </w:r>
      <w:bookmarkEnd w:id="35"/>
      <w:proofErr w:type="spellEnd"/>
    </w:p>
    <w:p w14:paraId="411B2312" w14:textId="77777777" w:rsidR="002A22C0" w:rsidRDefault="002A22C0" w:rsidP="007A38A2">
      <w:pPr>
        <w:pStyle w:val="ListParagraph"/>
        <w:numPr>
          <w:ilvl w:val="1"/>
          <w:numId w:val="4"/>
        </w:numPr>
        <w:outlineLvl w:val="1"/>
      </w:pPr>
      <w:bookmarkStart w:id="36" w:name="_Toc82082813"/>
      <w:proofErr w:type="spellStart"/>
      <w:r>
        <w:t>sp_ShortCalls_Get_CallList</w:t>
      </w:r>
      <w:bookmarkEnd w:id="36"/>
      <w:proofErr w:type="spellEnd"/>
    </w:p>
    <w:p w14:paraId="491D2FE6" w14:textId="77777777" w:rsidR="002A22C0" w:rsidRDefault="002A22C0" w:rsidP="007A38A2">
      <w:pPr>
        <w:pStyle w:val="ListParagraph"/>
        <w:numPr>
          <w:ilvl w:val="1"/>
          <w:numId w:val="4"/>
        </w:numPr>
        <w:outlineLvl w:val="1"/>
      </w:pPr>
      <w:bookmarkStart w:id="37" w:name="_Toc82082814"/>
      <w:proofErr w:type="spellStart"/>
      <w:r>
        <w:t>sp_ShortCalls_Get_SupReivewDetails</w:t>
      </w:r>
      <w:bookmarkEnd w:id="37"/>
      <w:proofErr w:type="spellEnd"/>
    </w:p>
    <w:p w14:paraId="7FC35EFF" w14:textId="77777777" w:rsidR="002A22C0" w:rsidRDefault="002A22C0" w:rsidP="007A38A2">
      <w:pPr>
        <w:pStyle w:val="ListParagraph"/>
        <w:numPr>
          <w:ilvl w:val="1"/>
          <w:numId w:val="4"/>
        </w:numPr>
        <w:outlineLvl w:val="1"/>
      </w:pPr>
      <w:bookmarkStart w:id="38" w:name="_Toc82082815"/>
      <w:proofErr w:type="spellStart"/>
      <w:r>
        <w:t>sp_ShortCalls_SupReview_Submit</w:t>
      </w:r>
      <w:bookmarkEnd w:id="38"/>
      <w:proofErr w:type="spellEnd"/>
    </w:p>
    <w:p w14:paraId="052051AE" w14:textId="77777777" w:rsidR="002A22C0" w:rsidRDefault="002A22C0" w:rsidP="007A38A2">
      <w:pPr>
        <w:pStyle w:val="ListParagraph"/>
        <w:numPr>
          <w:ilvl w:val="1"/>
          <w:numId w:val="4"/>
        </w:numPr>
        <w:outlineLvl w:val="1"/>
      </w:pPr>
      <w:bookmarkStart w:id="39" w:name="_Toc82082816"/>
      <w:proofErr w:type="spellStart"/>
      <w:r>
        <w:t>sp_ShortCalls_MgrReivew_Submit</w:t>
      </w:r>
      <w:bookmarkEnd w:id="39"/>
      <w:proofErr w:type="spellEnd"/>
    </w:p>
    <w:p w14:paraId="43EA2932" w14:textId="77777777" w:rsidR="002D6656" w:rsidRDefault="003D32AC" w:rsidP="007E27E7">
      <w:pPr>
        <w:pStyle w:val="ListParagraph"/>
        <w:numPr>
          <w:ilvl w:val="1"/>
          <w:numId w:val="4"/>
        </w:numPr>
        <w:outlineLvl w:val="1"/>
      </w:pPr>
      <w:bookmarkStart w:id="40" w:name="_Toc82082817"/>
      <w:proofErr w:type="spellStart"/>
      <w:r>
        <w:t>sp_ShortCalls_getMgrReviewDetails</w:t>
      </w:r>
      <w:bookmarkEnd w:id="40"/>
      <w:proofErr w:type="spellEnd"/>
    </w:p>
    <w:p w14:paraId="093B4AB8" w14:textId="77777777" w:rsidR="00D1548C" w:rsidRDefault="00D1548C" w:rsidP="007E27E7">
      <w:pPr>
        <w:pStyle w:val="ListParagraph"/>
        <w:numPr>
          <w:ilvl w:val="1"/>
          <w:numId w:val="4"/>
        </w:numPr>
        <w:outlineLvl w:val="1"/>
      </w:pPr>
      <w:bookmarkStart w:id="41" w:name="_Toc82082818"/>
      <w:proofErr w:type="spellStart"/>
      <w:r>
        <w:t>sp_Update_Review_Caoching_Log_Supervisor_Pending_Followup</w:t>
      </w:r>
      <w:bookmarkEnd w:id="41"/>
      <w:proofErr w:type="spellEnd"/>
    </w:p>
    <w:p w14:paraId="42AE295E" w14:textId="77777777" w:rsidR="00143B4B" w:rsidRDefault="00143B4B" w:rsidP="007E27E7">
      <w:pPr>
        <w:pStyle w:val="ListParagraph"/>
        <w:numPr>
          <w:ilvl w:val="1"/>
          <w:numId w:val="4"/>
        </w:numPr>
        <w:outlineLvl w:val="1"/>
      </w:pPr>
      <w:bookmarkStart w:id="42" w:name="_Toc82082819"/>
      <w:proofErr w:type="spellStart"/>
      <w:r>
        <w:t>sp_Update_Review_Caoching_Log_Employee_Pending_Followup</w:t>
      </w:r>
      <w:bookmarkEnd w:id="42"/>
      <w:proofErr w:type="spellEnd"/>
    </w:p>
    <w:p w14:paraId="2E75E1A7" w14:textId="77777777" w:rsidR="00C3614E" w:rsidRDefault="00C3614E" w:rsidP="00C3614E">
      <w:pPr>
        <w:pStyle w:val="ListParagraph"/>
        <w:ind w:left="792"/>
        <w:outlineLvl w:val="1"/>
      </w:pPr>
    </w:p>
    <w:p w14:paraId="7B5E89B9" w14:textId="77777777" w:rsidR="00C3614E" w:rsidRDefault="00C3614E" w:rsidP="00C3614E">
      <w:pPr>
        <w:ind w:left="360"/>
      </w:pPr>
      <w:r>
        <w:t xml:space="preserve">Refer </w:t>
      </w:r>
      <w:r w:rsidRPr="00D316F4">
        <w:t>CCO_eCoaching_Log_Database_DD</w:t>
      </w:r>
      <w:r>
        <w:t>.docx for details.</w:t>
      </w:r>
    </w:p>
    <w:p w14:paraId="74D6780A" w14:textId="77777777" w:rsidR="00C3614E" w:rsidRDefault="00C3614E" w:rsidP="00C3614E">
      <w:pPr>
        <w:autoSpaceDE w:val="0"/>
        <w:autoSpaceDN w:val="0"/>
        <w:adjustRightInd w:val="0"/>
        <w:ind w:left="360"/>
        <w:outlineLvl w:val="1"/>
        <w:rPr>
          <w:b/>
        </w:rPr>
      </w:pPr>
    </w:p>
    <w:p w14:paraId="62C7FEF5" w14:textId="77777777" w:rsidR="00C3614E" w:rsidRDefault="00EC18F3" w:rsidP="007A38A2">
      <w:pPr>
        <w:numPr>
          <w:ilvl w:val="0"/>
          <w:numId w:val="4"/>
        </w:numPr>
        <w:tabs>
          <w:tab w:val="num" w:pos="1080"/>
        </w:tabs>
        <w:autoSpaceDE w:val="0"/>
        <w:autoSpaceDN w:val="0"/>
        <w:adjustRightInd w:val="0"/>
        <w:outlineLvl w:val="1"/>
        <w:rPr>
          <w:b/>
        </w:rPr>
      </w:pPr>
      <w:bookmarkStart w:id="43" w:name="_Toc82082820"/>
      <w:r>
        <w:rPr>
          <w:b/>
        </w:rPr>
        <w:t>Logic to d</w:t>
      </w:r>
      <w:r w:rsidR="006C1828">
        <w:rPr>
          <w:b/>
        </w:rPr>
        <w:t xml:space="preserve">etermine </w:t>
      </w:r>
      <w:r>
        <w:rPr>
          <w:b/>
        </w:rPr>
        <w:t>pending form type</w:t>
      </w:r>
      <w:bookmarkEnd w:id="43"/>
    </w:p>
    <w:p w14:paraId="2D8CE96D" w14:textId="77777777" w:rsidR="00015568" w:rsidRDefault="00015568" w:rsidP="007A38A2">
      <w:pPr>
        <w:pStyle w:val="ListParagraph"/>
        <w:numPr>
          <w:ilvl w:val="1"/>
          <w:numId w:val="4"/>
        </w:numPr>
        <w:outlineLvl w:val="1"/>
      </w:pPr>
      <w:bookmarkStart w:id="44" w:name="_Toc82082821"/>
      <w:r>
        <w:t>Pending Acknowledgement</w:t>
      </w:r>
      <w:bookmarkEnd w:id="44"/>
    </w:p>
    <w:p w14:paraId="11E3CE12" w14:textId="77777777" w:rsidR="00F84E95" w:rsidRDefault="00E01CB3" w:rsidP="00F87424">
      <w:pPr>
        <w:pStyle w:val="ListParagraph"/>
        <w:ind w:left="792"/>
      </w:pPr>
      <w:r>
        <w:t>User is Manager</w:t>
      </w:r>
    </w:p>
    <w:p w14:paraId="6B65495A" w14:textId="77777777" w:rsidR="00F84E95" w:rsidRDefault="00F84E95" w:rsidP="007A38A2">
      <w:pPr>
        <w:pStyle w:val="ListParagraph"/>
        <w:numPr>
          <w:ilvl w:val="0"/>
          <w:numId w:val="9"/>
        </w:numPr>
      </w:pPr>
      <w:r>
        <w:t>Pending acknowledgement</w:t>
      </w:r>
    </w:p>
    <w:p w14:paraId="27BBE01B" w14:textId="77777777" w:rsidR="00E01CB3" w:rsidRDefault="00E01CB3" w:rsidP="00F87424">
      <w:pPr>
        <w:pStyle w:val="ListParagraph"/>
        <w:ind w:left="792"/>
      </w:pPr>
    </w:p>
    <w:p w14:paraId="6D91408D" w14:textId="77777777" w:rsidR="00CF0B34" w:rsidRDefault="00A4796D" w:rsidP="00F87424">
      <w:pPr>
        <w:pStyle w:val="ListParagraph"/>
        <w:ind w:left="792"/>
      </w:pPr>
      <w:r>
        <w:t>U</w:t>
      </w:r>
      <w:r w:rsidR="00CF0B34">
        <w:t>ser is the Supervisor or reassigned to</w:t>
      </w:r>
    </w:p>
    <w:p w14:paraId="78664BC5" w14:textId="77777777" w:rsidR="00896DE8" w:rsidRDefault="00896DE8" w:rsidP="007A38A2">
      <w:pPr>
        <w:pStyle w:val="ListParagraph"/>
        <w:numPr>
          <w:ilvl w:val="0"/>
          <w:numId w:val="9"/>
        </w:numPr>
      </w:pPr>
      <w:r>
        <w:t>Pending supervisor review and the employee has acknowledged, OR</w:t>
      </w:r>
    </w:p>
    <w:p w14:paraId="0775A9CC" w14:textId="77777777" w:rsidR="004E7417" w:rsidRDefault="00896DE8" w:rsidP="007A38A2">
      <w:pPr>
        <w:pStyle w:val="ListParagraph"/>
        <w:numPr>
          <w:ilvl w:val="0"/>
          <w:numId w:val="9"/>
        </w:numPr>
      </w:pPr>
      <w:r>
        <w:t>Pending acknowledgement</w:t>
      </w:r>
      <w:r w:rsidR="004E7417">
        <w:t>, OR</w:t>
      </w:r>
    </w:p>
    <w:p w14:paraId="47FFB9DF" w14:textId="77777777" w:rsidR="00896DE8" w:rsidRDefault="004E7417" w:rsidP="007A38A2">
      <w:pPr>
        <w:pStyle w:val="ListParagraph"/>
        <w:numPr>
          <w:ilvl w:val="0"/>
          <w:numId w:val="9"/>
        </w:numPr>
      </w:pPr>
      <w:proofErr w:type="spellStart"/>
      <w:r>
        <w:t>OverTurned</w:t>
      </w:r>
      <w:proofErr w:type="spellEnd"/>
      <w:r>
        <w:t xml:space="preserve"> Appeal (OTA) log, Pending Quality Lead Review</w:t>
      </w:r>
    </w:p>
    <w:p w14:paraId="388A73C8" w14:textId="77777777" w:rsidR="00E01CB3" w:rsidRDefault="00E01CB3" w:rsidP="00F87424">
      <w:pPr>
        <w:pStyle w:val="ListParagraph"/>
        <w:ind w:left="792"/>
      </w:pPr>
    </w:p>
    <w:p w14:paraId="32889C58" w14:textId="77777777" w:rsidR="00211C04" w:rsidRDefault="00211C04" w:rsidP="00F87424">
      <w:pPr>
        <w:pStyle w:val="ListParagraph"/>
        <w:ind w:left="792"/>
      </w:pPr>
      <w:r>
        <w:t>User is the employee</w:t>
      </w:r>
    </w:p>
    <w:p w14:paraId="3DE2A9E5" w14:textId="77777777" w:rsidR="007B61F8" w:rsidRDefault="00211C04" w:rsidP="007A38A2">
      <w:pPr>
        <w:pStyle w:val="ListParagraph"/>
        <w:numPr>
          <w:ilvl w:val="0"/>
          <w:numId w:val="9"/>
        </w:numPr>
      </w:pPr>
      <w:r>
        <w:t>Pending employee review, OR</w:t>
      </w:r>
    </w:p>
    <w:p w14:paraId="3B9C8C6F" w14:textId="77777777" w:rsidR="00211C04" w:rsidRDefault="00211C04" w:rsidP="007A38A2">
      <w:pPr>
        <w:pStyle w:val="ListParagraph"/>
        <w:numPr>
          <w:ilvl w:val="0"/>
          <w:numId w:val="9"/>
        </w:numPr>
      </w:pPr>
      <w:r>
        <w:t>Pending acknowledgement</w:t>
      </w:r>
    </w:p>
    <w:p w14:paraId="7FC45AC8" w14:textId="77777777" w:rsidR="00B344E6" w:rsidRDefault="00B344E6" w:rsidP="00B344E6">
      <w:pPr>
        <w:pStyle w:val="ListParagraph"/>
        <w:ind w:left="792"/>
        <w:outlineLvl w:val="1"/>
      </w:pPr>
    </w:p>
    <w:p w14:paraId="2ADBB068" w14:textId="77777777" w:rsidR="00015568" w:rsidRDefault="00015568" w:rsidP="007A38A2">
      <w:pPr>
        <w:pStyle w:val="ListParagraph"/>
        <w:numPr>
          <w:ilvl w:val="1"/>
          <w:numId w:val="4"/>
        </w:numPr>
        <w:outlineLvl w:val="1"/>
      </w:pPr>
      <w:bookmarkStart w:id="45" w:name="_Toc82082822"/>
      <w:r>
        <w:t>Pending Research</w:t>
      </w:r>
      <w:bookmarkEnd w:id="45"/>
    </w:p>
    <w:p w14:paraId="490B4219" w14:textId="77777777" w:rsidR="00233241" w:rsidRDefault="00306ADF" w:rsidP="007A38A2">
      <w:pPr>
        <w:pStyle w:val="ListParagraph"/>
        <w:numPr>
          <w:ilvl w:val="0"/>
          <w:numId w:val="11"/>
        </w:numPr>
      </w:pPr>
      <w:r>
        <w:t xml:space="preserve">If Coaching </w:t>
      </w:r>
      <w:r w:rsidR="00AF130C">
        <w:t>Value</w:t>
      </w:r>
      <w:r>
        <w:t xml:space="preserve"> is “Research Required</w:t>
      </w:r>
      <w:proofErr w:type="gramStart"/>
      <w:r>
        <w:t>”</w:t>
      </w:r>
      <w:r w:rsidR="008368AA">
        <w:t xml:space="preserve"> ”</w:t>
      </w:r>
      <w:proofErr w:type="gramEnd"/>
      <w:r w:rsidR="008368AA">
        <w:t xml:space="preserve"> and the log is ACTIVE and not COMPLETED.</w:t>
      </w:r>
    </w:p>
    <w:p w14:paraId="4FF39B63" w14:textId="77777777" w:rsidR="00B344E6" w:rsidRDefault="00B344E6" w:rsidP="00F87424">
      <w:pPr>
        <w:pStyle w:val="ListParagraph"/>
        <w:ind w:left="792"/>
      </w:pPr>
    </w:p>
    <w:p w14:paraId="4F9D0ACB" w14:textId="77777777"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14:paraId="56B3E1D1" w14:textId="77777777" w:rsidR="00871A9C" w:rsidRDefault="0055135E" w:rsidP="007A38A2">
      <w:pPr>
        <w:pStyle w:val="ListParagraph"/>
        <w:numPr>
          <w:ilvl w:val="0"/>
          <w:numId w:val="12"/>
        </w:numPr>
      </w:pPr>
      <w:r>
        <w:t xml:space="preserve">Pending manager review, </w:t>
      </w:r>
      <w:r w:rsidR="00871A9C">
        <w:t xml:space="preserve">and one of the following </w:t>
      </w:r>
      <w:proofErr w:type="gramStart"/>
      <w:r w:rsidR="00871A9C">
        <w:t>condition</w:t>
      </w:r>
      <w:proofErr w:type="gramEnd"/>
      <w:r w:rsidR="00871A9C">
        <w:t xml:space="preserve"> is met:</w:t>
      </w:r>
    </w:p>
    <w:p w14:paraId="4DEAE11F" w14:textId="77777777" w:rsidR="00871A9C" w:rsidRDefault="00871A9C" w:rsidP="00527BF0">
      <w:pPr>
        <w:pStyle w:val="ListParagraph"/>
        <w:numPr>
          <w:ilvl w:val="1"/>
          <w:numId w:val="17"/>
        </w:numPr>
      </w:pPr>
      <w:r>
        <w:t>Current Coaching Initiative</w:t>
      </w:r>
    </w:p>
    <w:p w14:paraId="46CB4611" w14:textId="77777777" w:rsidR="00871A9C" w:rsidRDefault="00871A9C" w:rsidP="00527BF0">
      <w:pPr>
        <w:pStyle w:val="ListParagraph"/>
        <w:numPr>
          <w:ilvl w:val="1"/>
          <w:numId w:val="17"/>
        </w:numPr>
      </w:pPr>
      <w:r>
        <w:t>OMR Exception but NOT Short Calls</w:t>
      </w:r>
    </w:p>
    <w:p w14:paraId="7F4BD1EA" w14:textId="77777777" w:rsidR="00871A9C" w:rsidRDefault="00871A9C" w:rsidP="00527BF0">
      <w:pPr>
        <w:pStyle w:val="ListParagraph"/>
        <w:numPr>
          <w:ilvl w:val="1"/>
          <w:numId w:val="17"/>
        </w:numPr>
      </w:pPr>
      <w:r>
        <w:t xml:space="preserve">Low CSAT </w:t>
      </w:r>
    </w:p>
    <w:p w14:paraId="1AC0F2C0" w14:textId="77777777" w:rsidR="00015568" w:rsidRDefault="00015568" w:rsidP="007A38A2">
      <w:pPr>
        <w:pStyle w:val="ListParagraph"/>
        <w:numPr>
          <w:ilvl w:val="1"/>
          <w:numId w:val="4"/>
        </w:numPr>
        <w:outlineLvl w:val="1"/>
      </w:pPr>
      <w:bookmarkStart w:id="46" w:name="_Toc82082823"/>
      <w:r>
        <w:t>Pending CSE</w:t>
      </w:r>
      <w:bookmarkEnd w:id="46"/>
    </w:p>
    <w:p w14:paraId="772D6339" w14:textId="77777777" w:rsidR="00D35F1D" w:rsidRDefault="009D13C8" w:rsidP="002A4D41">
      <w:pPr>
        <w:pStyle w:val="ListParagraph"/>
        <w:ind w:left="792"/>
      </w:pPr>
      <w:r>
        <w:t>If Coaching Reason is “Customer Service Escalation”</w:t>
      </w:r>
      <w:r w:rsidR="00106F93">
        <w:t xml:space="preserve"> and the log is ACTIVE and not COMPLETED</w:t>
      </w:r>
      <w:r>
        <w:t>.</w:t>
      </w:r>
    </w:p>
    <w:p w14:paraId="234479BF" w14:textId="77777777" w:rsidR="00652BBE" w:rsidRDefault="00652BBE" w:rsidP="00652BBE">
      <w:pPr>
        <w:pStyle w:val="ListParagraph"/>
        <w:ind w:left="792"/>
        <w:outlineLvl w:val="1"/>
      </w:pPr>
    </w:p>
    <w:p w14:paraId="14FF4791" w14:textId="77777777" w:rsidR="00F16903" w:rsidRDefault="006D0811" w:rsidP="00F16903">
      <w:pPr>
        <w:pStyle w:val="ListParagraph"/>
        <w:numPr>
          <w:ilvl w:val="1"/>
          <w:numId w:val="4"/>
        </w:numPr>
        <w:outlineLvl w:val="1"/>
      </w:pPr>
      <w:bookmarkStart w:id="47" w:name="_Toc82082824"/>
      <w:r>
        <w:t>Pending Short Call Review</w:t>
      </w:r>
      <w:r w:rsidR="00B53039">
        <w:t xml:space="preserve"> (Supervisor)</w:t>
      </w:r>
      <w:bookmarkEnd w:id="47"/>
    </w:p>
    <w:p w14:paraId="20693B7A" w14:textId="77777777" w:rsidR="00F16903" w:rsidRDefault="00F16903" w:rsidP="003F400D">
      <w:pPr>
        <w:pStyle w:val="ListParagraph"/>
        <w:ind w:left="792"/>
      </w:pPr>
      <w:r>
        <w:t xml:space="preserve">If </w:t>
      </w:r>
      <w:r w:rsidR="00EE70FB">
        <w:t>coaching log is Short Call and status is “Pending Supervisor Review”.</w:t>
      </w:r>
    </w:p>
    <w:p w14:paraId="001B7AD6" w14:textId="77777777" w:rsidR="006D0811" w:rsidRDefault="006D0811" w:rsidP="000435AC">
      <w:pPr>
        <w:pStyle w:val="ListParagraph"/>
        <w:ind w:left="792"/>
        <w:outlineLvl w:val="1"/>
      </w:pPr>
    </w:p>
    <w:p w14:paraId="39440A1B" w14:textId="77777777" w:rsidR="006D0811" w:rsidRDefault="006D0811" w:rsidP="006D0811">
      <w:pPr>
        <w:pStyle w:val="ListParagraph"/>
        <w:numPr>
          <w:ilvl w:val="1"/>
          <w:numId w:val="4"/>
        </w:numPr>
        <w:outlineLvl w:val="1"/>
      </w:pPr>
      <w:bookmarkStart w:id="48" w:name="_Toc82082825"/>
      <w:r>
        <w:t>Pending Short Call Confirm</w:t>
      </w:r>
      <w:r w:rsidR="00B53039">
        <w:t xml:space="preserve"> (Manager)</w:t>
      </w:r>
      <w:bookmarkEnd w:id="48"/>
    </w:p>
    <w:p w14:paraId="024487A7" w14:textId="77777777" w:rsidR="00742889" w:rsidRDefault="00742889" w:rsidP="00B17210">
      <w:pPr>
        <w:pStyle w:val="ListParagraph"/>
        <w:ind w:left="792"/>
      </w:pPr>
      <w:r>
        <w:t xml:space="preserve">If </w:t>
      </w:r>
      <w:r w:rsidR="00EE70FB">
        <w:t>Coaching Log is Short Call and status is “Pending Manager Review”.</w:t>
      </w:r>
    </w:p>
    <w:p w14:paraId="1A14CB5E" w14:textId="77777777" w:rsidR="00A602B8" w:rsidRDefault="00A602B8" w:rsidP="00A602B8">
      <w:pPr>
        <w:pStyle w:val="ListParagraph"/>
        <w:numPr>
          <w:ilvl w:val="1"/>
          <w:numId w:val="4"/>
        </w:numPr>
        <w:outlineLvl w:val="1"/>
      </w:pPr>
      <w:bookmarkStart w:id="49" w:name="_Toc82082826"/>
      <w:r>
        <w:lastRenderedPageBreak/>
        <w:t>Pending Follow-Up (Supervisor)</w:t>
      </w:r>
      <w:bookmarkEnd w:id="49"/>
    </w:p>
    <w:p w14:paraId="2ACA8362" w14:textId="77777777" w:rsidR="00A602B8" w:rsidRDefault="00A602B8" w:rsidP="002232B2">
      <w:pPr>
        <w:ind w:left="720" w:firstLine="72"/>
      </w:pPr>
      <w:r>
        <w:t>If coaching log requires follow-up and status is “Pending Follow-Up”.</w:t>
      </w:r>
    </w:p>
    <w:p w14:paraId="361F13DB" w14:textId="77777777" w:rsidR="0053696C" w:rsidRDefault="0053696C" w:rsidP="007A38A2">
      <w:pPr>
        <w:pStyle w:val="ListParagraph"/>
        <w:numPr>
          <w:ilvl w:val="1"/>
          <w:numId w:val="4"/>
        </w:numPr>
        <w:outlineLvl w:val="1"/>
      </w:pPr>
      <w:bookmarkStart w:id="50" w:name="_Toc82082827"/>
      <w:r>
        <w:t xml:space="preserve">Pending </w:t>
      </w:r>
      <w:r w:rsidR="008F585E">
        <w:t xml:space="preserve">Regular </w:t>
      </w:r>
      <w:r>
        <w:t>Review</w:t>
      </w:r>
      <w:bookmarkEnd w:id="50"/>
    </w:p>
    <w:p w14:paraId="61497673" w14:textId="77777777" w:rsidR="008E081A" w:rsidRDefault="008E081A" w:rsidP="00F87424">
      <w:pPr>
        <w:pStyle w:val="ListParagraph"/>
        <w:ind w:left="792"/>
      </w:pPr>
      <w:r>
        <w:t>None of the above.</w:t>
      </w:r>
    </w:p>
    <w:p w14:paraId="5A51F4F7" w14:textId="77777777" w:rsidR="00015568" w:rsidRPr="00015568" w:rsidRDefault="00015568" w:rsidP="006C1828">
      <w:pPr>
        <w:autoSpaceDE w:val="0"/>
        <w:autoSpaceDN w:val="0"/>
        <w:adjustRightInd w:val="0"/>
        <w:ind w:left="360"/>
        <w:outlineLvl w:val="1"/>
      </w:pPr>
    </w:p>
    <w:p w14:paraId="152F83BF" w14:textId="77777777" w:rsidR="00EB4DD9" w:rsidRDefault="00B75535" w:rsidP="007A38A2">
      <w:pPr>
        <w:numPr>
          <w:ilvl w:val="0"/>
          <w:numId w:val="4"/>
        </w:numPr>
        <w:tabs>
          <w:tab w:val="num" w:pos="1080"/>
        </w:tabs>
        <w:autoSpaceDE w:val="0"/>
        <w:autoSpaceDN w:val="0"/>
        <w:adjustRightInd w:val="0"/>
        <w:outlineLvl w:val="1"/>
        <w:rPr>
          <w:b/>
        </w:rPr>
      </w:pPr>
      <w:bookmarkStart w:id="51" w:name="_Toc82082828"/>
      <w:r>
        <w:rPr>
          <w:b/>
        </w:rPr>
        <w:t xml:space="preserve">Logic to determine who can </w:t>
      </w:r>
      <w:r w:rsidR="00C23645">
        <w:rPr>
          <w:b/>
        </w:rPr>
        <w:t>view</w:t>
      </w:r>
      <w:r>
        <w:rPr>
          <w:b/>
        </w:rPr>
        <w:t xml:space="preserve"> Log Details</w:t>
      </w:r>
      <w:bookmarkEnd w:id="51"/>
    </w:p>
    <w:tbl>
      <w:tblPr>
        <w:tblStyle w:val="TableGrid"/>
        <w:tblW w:w="0" w:type="auto"/>
        <w:tblInd w:w="360" w:type="dxa"/>
        <w:tblLook w:val="04A0" w:firstRow="1" w:lastRow="0" w:firstColumn="1" w:lastColumn="0" w:noHBand="0" w:noVBand="1"/>
      </w:tblPr>
      <w:tblGrid>
        <w:gridCol w:w="4247"/>
        <w:gridCol w:w="4249"/>
      </w:tblGrid>
      <w:tr w:rsidR="00B75535" w14:paraId="604FE955" w14:textId="77777777" w:rsidTr="00D22B05">
        <w:tc>
          <w:tcPr>
            <w:tcW w:w="4247" w:type="dxa"/>
          </w:tcPr>
          <w:p w14:paraId="5ADDEBF6" w14:textId="77777777" w:rsidR="00B75535" w:rsidRDefault="00B75535" w:rsidP="00AB01B6">
            <w:pPr>
              <w:autoSpaceDE w:val="0"/>
              <w:autoSpaceDN w:val="0"/>
              <w:adjustRightInd w:val="0"/>
              <w:rPr>
                <w:b/>
              </w:rPr>
            </w:pPr>
            <w:r>
              <w:rPr>
                <w:b/>
              </w:rPr>
              <w:t xml:space="preserve">My Submission </w:t>
            </w:r>
          </w:p>
        </w:tc>
        <w:tc>
          <w:tcPr>
            <w:tcW w:w="4249" w:type="dxa"/>
          </w:tcPr>
          <w:p w14:paraId="0EB21157" w14:textId="77777777" w:rsidR="00B75535" w:rsidRDefault="00B75535" w:rsidP="00AB01B6">
            <w:pPr>
              <w:autoSpaceDE w:val="0"/>
              <w:autoSpaceDN w:val="0"/>
              <w:adjustRightInd w:val="0"/>
              <w:rPr>
                <w:b/>
              </w:rPr>
            </w:pPr>
            <w:r>
              <w:rPr>
                <w:b/>
              </w:rPr>
              <w:t>Submitter only</w:t>
            </w:r>
          </w:p>
        </w:tc>
      </w:tr>
      <w:tr w:rsidR="00B75535" w14:paraId="1DADFFAA" w14:textId="77777777" w:rsidTr="00D22B05">
        <w:tc>
          <w:tcPr>
            <w:tcW w:w="4247" w:type="dxa"/>
          </w:tcPr>
          <w:p w14:paraId="74B73A97" w14:textId="77777777" w:rsidR="00B75535" w:rsidRDefault="00B75535" w:rsidP="00AB01B6">
            <w:pPr>
              <w:autoSpaceDE w:val="0"/>
              <w:autoSpaceDN w:val="0"/>
              <w:adjustRightInd w:val="0"/>
              <w:rPr>
                <w:b/>
              </w:rPr>
            </w:pPr>
            <w:r>
              <w:rPr>
                <w:b/>
              </w:rPr>
              <w:t>Historical Dashboard</w:t>
            </w:r>
          </w:p>
        </w:tc>
        <w:tc>
          <w:tcPr>
            <w:tcW w:w="4249" w:type="dxa"/>
          </w:tcPr>
          <w:p w14:paraId="344FB575" w14:textId="77777777" w:rsidR="00D8737F" w:rsidRDefault="001411F1" w:rsidP="00AB01B6">
            <w:pPr>
              <w:autoSpaceDE w:val="0"/>
              <w:autoSpaceDN w:val="0"/>
              <w:adjustRightInd w:val="0"/>
              <w:rPr>
                <w:b/>
              </w:rPr>
            </w:pPr>
            <w:proofErr w:type="gramStart"/>
            <w:r>
              <w:rPr>
                <w:b/>
              </w:rPr>
              <w:t>Director</w:t>
            </w:r>
            <w:r w:rsidR="00D8737F">
              <w:rPr>
                <w:b/>
              </w:rPr>
              <w:t>;</w:t>
            </w:r>
            <w:proofErr w:type="gramEnd"/>
          </w:p>
          <w:p w14:paraId="70F1140E" w14:textId="77777777" w:rsidR="001411F1" w:rsidRDefault="001411F1" w:rsidP="00AB01B6">
            <w:pPr>
              <w:autoSpaceDE w:val="0"/>
              <w:autoSpaceDN w:val="0"/>
              <w:adjustRightInd w:val="0"/>
              <w:rPr>
                <w:b/>
              </w:rPr>
            </w:pPr>
            <w:r>
              <w:rPr>
                <w:b/>
              </w:rPr>
              <w:t xml:space="preserve">Senior </w:t>
            </w:r>
            <w:proofErr w:type="gramStart"/>
            <w:r>
              <w:rPr>
                <w:b/>
              </w:rPr>
              <w:t>Man</w:t>
            </w:r>
            <w:r w:rsidR="00D8737F">
              <w:rPr>
                <w:b/>
              </w:rPr>
              <w:t>a</w:t>
            </w:r>
            <w:r>
              <w:rPr>
                <w:b/>
              </w:rPr>
              <w:t>ger;</w:t>
            </w:r>
            <w:proofErr w:type="gramEnd"/>
          </w:p>
          <w:p w14:paraId="6B9B5305" w14:textId="77777777" w:rsidR="00B75535" w:rsidRDefault="00B75535" w:rsidP="00AB01B6">
            <w:pPr>
              <w:autoSpaceDE w:val="0"/>
              <w:autoSpaceDN w:val="0"/>
              <w:adjustRightInd w:val="0"/>
              <w:rPr>
                <w:b/>
              </w:rPr>
            </w:pPr>
            <w:proofErr w:type="gramStart"/>
            <w:r>
              <w:rPr>
                <w:b/>
              </w:rPr>
              <w:t>Submitter;</w:t>
            </w:r>
            <w:proofErr w:type="gramEnd"/>
          </w:p>
          <w:p w14:paraId="40CCE36C" w14:textId="77777777" w:rsidR="00B75535" w:rsidRDefault="001411F1" w:rsidP="00AB01B6">
            <w:pPr>
              <w:autoSpaceDE w:val="0"/>
              <w:autoSpaceDN w:val="0"/>
              <w:adjustRightInd w:val="0"/>
              <w:rPr>
                <w:b/>
              </w:rPr>
            </w:pPr>
            <w:proofErr w:type="gramStart"/>
            <w:r>
              <w:rPr>
                <w:b/>
              </w:rPr>
              <w:t>Employee</w:t>
            </w:r>
            <w:r w:rsidR="00B75535">
              <w:rPr>
                <w:b/>
              </w:rPr>
              <w:t>;</w:t>
            </w:r>
            <w:proofErr w:type="gramEnd"/>
          </w:p>
          <w:p w14:paraId="0F3D82C6" w14:textId="77777777" w:rsidR="00B75535" w:rsidRDefault="00B75535" w:rsidP="00AB01B6">
            <w:pPr>
              <w:autoSpaceDE w:val="0"/>
              <w:autoSpaceDN w:val="0"/>
              <w:adjustRightInd w:val="0"/>
              <w:rPr>
                <w:b/>
              </w:rPr>
            </w:pPr>
            <w:proofErr w:type="gramStart"/>
            <w:r>
              <w:rPr>
                <w:b/>
              </w:rPr>
              <w:t>Supervisor;</w:t>
            </w:r>
            <w:proofErr w:type="gramEnd"/>
          </w:p>
          <w:p w14:paraId="45CEA5EB" w14:textId="77777777" w:rsidR="00B75535" w:rsidRDefault="00B75535" w:rsidP="00AB01B6">
            <w:pPr>
              <w:autoSpaceDE w:val="0"/>
              <w:autoSpaceDN w:val="0"/>
              <w:adjustRightInd w:val="0"/>
              <w:rPr>
                <w:b/>
              </w:rPr>
            </w:pPr>
            <w:proofErr w:type="gramStart"/>
            <w:r>
              <w:rPr>
                <w:b/>
              </w:rPr>
              <w:t>Manager;</w:t>
            </w:r>
            <w:proofErr w:type="gramEnd"/>
          </w:p>
          <w:p w14:paraId="23C006DC" w14:textId="77777777" w:rsidR="00B75535" w:rsidRDefault="00555D75" w:rsidP="00AB01B6">
            <w:pPr>
              <w:autoSpaceDE w:val="0"/>
              <w:autoSpaceDN w:val="0"/>
              <w:adjustRightInd w:val="0"/>
              <w:rPr>
                <w:b/>
              </w:rPr>
            </w:pPr>
            <w:r>
              <w:rPr>
                <w:b/>
              </w:rPr>
              <w:t>“ECL”</w:t>
            </w:r>
            <w:r w:rsidR="00CE57F2">
              <w:rPr>
                <w:b/>
              </w:rPr>
              <w:t xml:space="preserve"> </w:t>
            </w:r>
            <w:proofErr w:type="gramStart"/>
            <w:r w:rsidR="00CE57F2">
              <w:rPr>
                <w:b/>
              </w:rPr>
              <w:t>user;</w:t>
            </w:r>
            <w:proofErr w:type="gramEnd"/>
          </w:p>
          <w:p w14:paraId="18D3DB46" w14:textId="77777777" w:rsidR="00B75535" w:rsidRDefault="00D42608" w:rsidP="00AB01B6">
            <w:pPr>
              <w:autoSpaceDE w:val="0"/>
              <w:autoSpaceDN w:val="0"/>
              <w:adjustRightInd w:val="0"/>
              <w:rPr>
                <w:b/>
              </w:rPr>
            </w:pPr>
            <w:r>
              <w:rPr>
                <w:b/>
              </w:rPr>
              <w:t xml:space="preserve">HR with job codes starting WHHR or WHER or </w:t>
            </w:r>
            <w:proofErr w:type="gramStart"/>
            <w:r>
              <w:rPr>
                <w:b/>
              </w:rPr>
              <w:t>WHRC</w:t>
            </w:r>
            <w:r w:rsidR="00CE57F2">
              <w:rPr>
                <w:b/>
              </w:rPr>
              <w:t>;</w:t>
            </w:r>
            <w:proofErr w:type="gramEnd"/>
          </w:p>
          <w:p w14:paraId="128FCC7F" w14:textId="77777777" w:rsidR="00CE57F2" w:rsidRDefault="00CE57F2" w:rsidP="00AB01B6">
            <w:pPr>
              <w:autoSpaceDE w:val="0"/>
              <w:autoSpaceDN w:val="0"/>
              <w:adjustRightInd w:val="0"/>
              <w:rPr>
                <w:b/>
              </w:rPr>
            </w:pPr>
          </w:p>
          <w:p w14:paraId="31A4E33A" w14:textId="77777777" w:rsidR="00CE57F2" w:rsidRDefault="00CE57F2" w:rsidP="00AB01B6">
            <w:pPr>
              <w:autoSpaceDE w:val="0"/>
              <w:autoSpaceDN w:val="0"/>
              <w:adjustRightInd w:val="0"/>
              <w:rPr>
                <w:b/>
              </w:rPr>
            </w:pPr>
            <w:r>
              <w:rPr>
                <w:b/>
              </w:rPr>
              <w:t>Note: Display Warning logs for HR users only.</w:t>
            </w:r>
          </w:p>
        </w:tc>
      </w:tr>
      <w:tr w:rsidR="00B75535" w14:paraId="116A20E3" w14:textId="77777777" w:rsidTr="00D22B05">
        <w:tc>
          <w:tcPr>
            <w:tcW w:w="4247" w:type="dxa"/>
          </w:tcPr>
          <w:p w14:paraId="3735DD32" w14:textId="77777777" w:rsidR="00B75535" w:rsidRDefault="00D15BDE" w:rsidP="00AB01B6">
            <w:pPr>
              <w:autoSpaceDE w:val="0"/>
              <w:autoSpaceDN w:val="0"/>
              <w:adjustRightInd w:val="0"/>
              <w:rPr>
                <w:b/>
              </w:rPr>
            </w:pPr>
            <w:r>
              <w:rPr>
                <w:b/>
              </w:rPr>
              <w:t>My Dashboard</w:t>
            </w:r>
          </w:p>
        </w:tc>
        <w:tc>
          <w:tcPr>
            <w:tcW w:w="4249" w:type="dxa"/>
          </w:tcPr>
          <w:p w14:paraId="2873A919" w14:textId="77777777" w:rsidR="001411F1" w:rsidRDefault="001411F1" w:rsidP="001411F1">
            <w:pPr>
              <w:autoSpaceDE w:val="0"/>
              <w:autoSpaceDN w:val="0"/>
              <w:adjustRightInd w:val="0"/>
              <w:rPr>
                <w:b/>
                <w:u w:val="single"/>
              </w:rPr>
            </w:pPr>
            <w:proofErr w:type="gramStart"/>
            <w:r>
              <w:rPr>
                <w:b/>
                <w:u w:val="single"/>
              </w:rPr>
              <w:t>Director;</w:t>
            </w:r>
            <w:proofErr w:type="gramEnd"/>
          </w:p>
          <w:p w14:paraId="782AE711" w14:textId="77777777" w:rsidR="001411F1" w:rsidRPr="00D22B05" w:rsidRDefault="001411F1" w:rsidP="001411F1">
            <w:pPr>
              <w:autoSpaceDE w:val="0"/>
              <w:autoSpaceDN w:val="0"/>
              <w:adjustRightInd w:val="0"/>
              <w:rPr>
                <w:b/>
                <w:u w:val="single"/>
              </w:rPr>
            </w:pPr>
            <w:r>
              <w:rPr>
                <w:b/>
                <w:u w:val="single"/>
              </w:rPr>
              <w:t xml:space="preserve">Senior </w:t>
            </w:r>
            <w:proofErr w:type="gramStart"/>
            <w:r>
              <w:rPr>
                <w:b/>
                <w:u w:val="single"/>
              </w:rPr>
              <w:t>Manager;</w:t>
            </w:r>
            <w:proofErr w:type="gramEnd"/>
          </w:p>
          <w:p w14:paraId="20EF5FDA" w14:textId="77777777" w:rsidR="001411F1" w:rsidRDefault="001411F1" w:rsidP="00AB01B6">
            <w:pPr>
              <w:autoSpaceDE w:val="0"/>
              <w:autoSpaceDN w:val="0"/>
              <w:adjustRightInd w:val="0"/>
              <w:rPr>
                <w:b/>
                <w:u w:val="single"/>
              </w:rPr>
            </w:pPr>
          </w:p>
          <w:p w14:paraId="1A3CFE99" w14:textId="77777777" w:rsidR="00955421" w:rsidRDefault="00955421" w:rsidP="00AB01B6">
            <w:pPr>
              <w:autoSpaceDE w:val="0"/>
              <w:autoSpaceDN w:val="0"/>
              <w:adjustRightInd w:val="0"/>
              <w:rPr>
                <w:b/>
                <w:u w:val="single"/>
              </w:rPr>
            </w:pPr>
            <w:r w:rsidRPr="00D22B05">
              <w:rPr>
                <w:b/>
                <w:u w:val="single"/>
              </w:rPr>
              <w:t>Coaching Logs:</w:t>
            </w:r>
          </w:p>
          <w:p w14:paraId="30FFE33D" w14:textId="77777777" w:rsidR="00955421" w:rsidRDefault="00955421" w:rsidP="00AB01B6">
            <w:pPr>
              <w:autoSpaceDE w:val="0"/>
              <w:autoSpaceDN w:val="0"/>
              <w:adjustRightInd w:val="0"/>
              <w:rPr>
                <w:b/>
              </w:rPr>
            </w:pPr>
            <w:r>
              <w:rPr>
                <w:b/>
              </w:rPr>
              <w:t xml:space="preserve">Non-ARC </w:t>
            </w:r>
            <w:proofErr w:type="gramStart"/>
            <w:r>
              <w:rPr>
                <w:b/>
              </w:rPr>
              <w:t>submitter;</w:t>
            </w:r>
            <w:proofErr w:type="gramEnd"/>
          </w:p>
          <w:p w14:paraId="63BD62B7" w14:textId="77777777" w:rsidR="00955421" w:rsidRDefault="00955421" w:rsidP="00AB01B6">
            <w:pPr>
              <w:autoSpaceDE w:val="0"/>
              <w:autoSpaceDN w:val="0"/>
              <w:adjustRightInd w:val="0"/>
              <w:rPr>
                <w:b/>
              </w:rPr>
            </w:pPr>
            <w:proofErr w:type="gramStart"/>
            <w:r>
              <w:rPr>
                <w:b/>
              </w:rPr>
              <w:t>Employee;</w:t>
            </w:r>
            <w:proofErr w:type="gramEnd"/>
          </w:p>
          <w:p w14:paraId="7380F239" w14:textId="77777777" w:rsidR="00955421" w:rsidRDefault="00955421" w:rsidP="00AB01B6">
            <w:pPr>
              <w:autoSpaceDE w:val="0"/>
              <w:autoSpaceDN w:val="0"/>
              <w:adjustRightInd w:val="0"/>
              <w:rPr>
                <w:b/>
              </w:rPr>
            </w:pPr>
            <w:proofErr w:type="gramStart"/>
            <w:r>
              <w:rPr>
                <w:b/>
              </w:rPr>
              <w:t>Supervisor;</w:t>
            </w:r>
            <w:proofErr w:type="gramEnd"/>
          </w:p>
          <w:p w14:paraId="34D97C8E" w14:textId="77777777" w:rsidR="00955421" w:rsidRDefault="00955421" w:rsidP="00AB01B6">
            <w:pPr>
              <w:autoSpaceDE w:val="0"/>
              <w:autoSpaceDN w:val="0"/>
              <w:adjustRightInd w:val="0"/>
              <w:rPr>
                <w:b/>
              </w:rPr>
            </w:pPr>
            <w:proofErr w:type="gramStart"/>
            <w:r>
              <w:rPr>
                <w:b/>
              </w:rPr>
              <w:t>Manager;</w:t>
            </w:r>
            <w:proofErr w:type="gramEnd"/>
          </w:p>
          <w:p w14:paraId="168C1334" w14:textId="77777777" w:rsidR="00955421" w:rsidRDefault="00955421" w:rsidP="00AB01B6">
            <w:pPr>
              <w:autoSpaceDE w:val="0"/>
              <w:autoSpaceDN w:val="0"/>
              <w:adjustRightInd w:val="0"/>
              <w:rPr>
                <w:b/>
              </w:rPr>
            </w:pPr>
            <w:r>
              <w:rPr>
                <w:b/>
              </w:rPr>
              <w:t xml:space="preserve">Reassigned </w:t>
            </w:r>
            <w:proofErr w:type="gramStart"/>
            <w:r>
              <w:rPr>
                <w:b/>
              </w:rPr>
              <w:t>user;</w:t>
            </w:r>
            <w:proofErr w:type="gramEnd"/>
          </w:p>
          <w:p w14:paraId="16C96D89" w14:textId="77777777" w:rsidR="00955421" w:rsidRDefault="00955421" w:rsidP="00AB01B6">
            <w:pPr>
              <w:autoSpaceDE w:val="0"/>
              <w:autoSpaceDN w:val="0"/>
              <w:adjustRightInd w:val="0"/>
              <w:rPr>
                <w:b/>
              </w:rPr>
            </w:pPr>
            <w:r>
              <w:rPr>
                <w:b/>
              </w:rPr>
              <w:t>Log Manager (Low CSAT)</w:t>
            </w:r>
          </w:p>
          <w:p w14:paraId="487BEAB9" w14:textId="77777777" w:rsidR="00955421" w:rsidRDefault="00955421" w:rsidP="00AB01B6">
            <w:pPr>
              <w:autoSpaceDE w:val="0"/>
              <w:autoSpaceDN w:val="0"/>
              <w:adjustRightInd w:val="0"/>
              <w:rPr>
                <w:b/>
              </w:rPr>
            </w:pPr>
          </w:p>
          <w:p w14:paraId="54E89FC3" w14:textId="77777777" w:rsidR="00555D75" w:rsidRDefault="00955421" w:rsidP="00AB01B6">
            <w:pPr>
              <w:autoSpaceDE w:val="0"/>
              <w:autoSpaceDN w:val="0"/>
              <w:adjustRightInd w:val="0"/>
              <w:rPr>
                <w:b/>
                <w:u w:val="single"/>
              </w:rPr>
            </w:pPr>
            <w:r w:rsidRPr="00D22B05">
              <w:rPr>
                <w:b/>
                <w:u w:val="single"/>
              </w:rPr>
              <w:t>Warning Logs:</w:t>
            </w:r>
          </w:p>
          <w:p w14:paraId="7B45CC89" w14:textId="77777777" w:rsidR="00955421" w:rsidRDefault="00955421" w:rsidP="00AB01B6">
            <w:pPr>
              <w:autoSpaceDE w:val="0"/>
              <w:autoSpaceDN w:val="0"/>
              <w:adjustRightInd w:val="0"/>
              <w:rPr>
                <w:b/>
                <w:u w:val="single"/>
              </w:rPr>
            </w:pPr>
            <w:proofErr w:type="gramStart"/>
            <w:r>
              <w:rPr>
                <w:b/>
                <w:u w:val="single"/>
              </w:rPr>
              <w:t>Submitter;</w:t>
            </w:r>
            <w:proofErr w:type="gramEnd"/>
          </w:p>
          <w:p w14:paraId="3FC495A9" w14:textId="77777777" w:rsidR="00955421" w:rsidRDefault="00955421" w:rsidP="00AB01B6">
            <w:pPr>
              <w:autoSpaceDE w:val="0"/>
              <w:autoSpaceDN w:val="0"/>
              <w:adjustRightInd w:val="0"/>
              <w:rPr>
                <w:b/>
                <w:u w:val="single"/>
              </w:rPr>
            </w:pPr>
            <w:proofErr w:type="gramStart"/>
            <w:r>
              <w:rPr>
                <w:b/>
                <w:u w:val="single"/>
              </w:rPr>
              <w:t>Employee;</w:t>
            </w:r>
            <w:proofErr w:type="gramEnd"/>
          </w:p>
          <w:p w14:paraId="73AE51D4" w14:textId="77777777" w:rsidR="00955421" w:rsidRDefault="00955421" w:rsidP="00AB01B6">
            <w:pPr>
              <w:autoSpaceDE w:val="0"/>
              <w:autoSpaceDN w:val="0"/>
              <w:adjustRightInd w:val="0"/>
              <w:rPr>
                <w:b/>
                <w:u w:val="single"/>
              </w:rPr>
            </w:pPr>
            <w:proofErr w:type="gramStart"/>
            <w:r>
              <w:rPr>
                <w:b/>
                <w:u w:val="single"/>
              </w:rPr>
              <w:t>Supervisor;</w:t>
            </w:r>
            <w:proofErr w:type="gramEnd"/>
          </w:p>
          <w:p w14:paraId="01861F44" w14:textId="77777777" w:rsidR="00955421" w:rsidRPr="00D22B05" w:rsidRDefault="00955421" w:rsidP="00AB01B6">
            <w:pPr>
              <w:autoSpaceDE w:val="0"/>
              <w:autoSpaceDN w:val="0"/>
              <w:adjustRightInd w:val="0"/>
              <w:rPr>
                <w:b/>
                <w:u w:val="single"/>
              </w:rPr>
            </w:pPr>
            <w:r>
              <w:rPr>
                <w:b/>
                <w:u w:val="single"/>
              </w:rPr>
              <w:t>Manager</w:t>
            </w:r>
          </w:p>
        </w:tc>
      </w:tr>
      <w:tr w:rsidR="00B75535" w14:paraId="7B74DA9D" w14:textId="77777777" w:rsidTr="00D22B05">
        <w:tc>
          <w:tcPr>
            <w:tcW w:w="4247" w:type="dxa"/>
          </w:tcPr>
          <w:p w14:paraId="2F7C6C40" w14:textId="77777777" w:rsidR="00B75535" w:rsidRDefault="002A66AE" w:rsidP="00AB01B6">
            <w:pPr>
              <w:autoSpaceDE w:val="0"/>
              <w:autoSpaceDN w:val="0"/>
              <w:adjustRightInd w:val="0"/>
              <w:rPr>
                <w:b/>
              </w:rPr>
            </w:pPr>
            <w:r>
              <w:rPr>
                <w:b/>
              </w:rPr>
              <w:t>Survey</w:t>
            </w:r>
          </w:p>
        </w:tc>
        <w:tc>
          <w:tcPr>
            <w:tcW w:w="4249" w:type="dxa"/>
          </w:tcPr>
          <w:p w14:paraId="535192AD" w14:textId="77777777" w:rsidR="00B75535" w:rsidRDefault="002A66AE" w:rsidP="00AB01B6">
            <w:pPr>
              <w:autoSpaceDE w:val="0"/>
              <w:autoSpaceDN w:val="0"/>
              <w:adjustRightInd w:val="0"/>
              <w:rPr>
                <w:b/>
              </w:rPr>
            </w:pPr>
            <w:r>
              <w:rPr>
                <w:b/>
              </w:rPr>
              <w:t>Employee of the log</w:t>
            </w:r>
          </w:p>
        </w:tc>
      </w:tr>
    </w:tbl>
    <w:p w14:paraId="4CF3A070" w14:textId="77777777" w:rsidR="00B75535" w:rsidRDefault="00B75535" w:rsidP="00D22B05">
      <w:pPr>
        <w:autoSpaceDE w:val="0"/>
        <w:autoSpaceDN w:val="0"/>
        <w:adjustRightInd w:val="0"/>
        <w:ind w:left="360"/>
        <w:outlineLvl w:val="1"/>
        <w:rPr>
          <w:b/>
        </w:rPr>
      </w:pPr>
    </w:p>
    <w:p w14:paraId="395EB5A4" w14:textId="77777777" w:rsidR="004D3050" w:rsidRDefault="004D3050" w:rsidP="007A38A2">
      <w:pPr>
        <w:numPr>
          <w:ilvl w:val="0"/>
          <w:numId w:val="4"/>
        </w:numPr>
        <w:tabs>
          <w:tab w:val="num" w:pos="1080"/>
        </w:tabs>
        <w:autoSpaceDE w:val="0"/>
        <w:autoSpaceDN w:val="0"/>
        <w:adjustRightInd w:val="0"/>
        <w:outlineLvl w:val="1"/>
        <w:rPr>
          <w:b/>
        </w:rPr>
      </w:pPr>
      <w:bookmarkStart w:id="52" w:name="_Toc82082829"/>
      <w:r>
        <w:rPr>
          <w:b/>
        </w:rPr>
        <w:t>Logic to determine Review Page display mode (Ready Only vs Editable)</w:t>
      </w:r>
      <w:bookmarkEnd w:id="52"/>
    </w:p>
    <w:tbl>
      <w:tblPr>
        <w:tblStyle w:val="TableGrid"/>
        <w:tblW w:w="0" w:type="auto"/>
        <w:tblInd w:w="360" w:type="dxa"/>
        <w:tblLook w:val="04A0" w:firstRow="1" w:lastRow="0" w:firstColumn="1" w:lastColumn="0" w:noHBand="0" w:noVBand="1"/>
      </w:tblPr>
      <w:tblGrid>
        <w:gridCol w:w="4256"/>
        <w:gridCol w:w="4240"/>
      </w:tblGrid>
      <w:tr w:rsidR="006E4C4F" w14:paraId="6EFF9D5C" w14:textId="77777777" w:rsidTr="00072DCF">
        <w:tc>
          <w:tcPr>
            <w:tcW w:w="4256" w:type="dxa"/>
          </w:tcPr>
          <w:p w14:paraId="016B1CF7" w14:textId="77777777"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14:paraId="0542CEAE" w14:textId="77777777" w:rsidR="006E4C4F" w:rsidRDefault="006E4C4F" w:rsidP="004F50C4">
            <w:pPr>
              <w:autoSpaceDE w:val="0"/>
              <w:autoSpaceDN w:val="0"/>
              <w:adjustRightInd w:val="0"/>
              <w:rPr>
                <w:b/>
              </w:rPr>
            </w:pPr>
            <w:r>
              <w:rPr>
                <w:b/>
              </w:rPr>
              <w:t>If user is the manager or reassigned to, then Editable; Otherwise Read Only</w:t>
            </w:r>
          </w:p>
        </w:tc>
      </w:tr>
      <w:tr w:rsidR="006E4C4F" w14:paraId="4EAB7A4A" w14:textId="77777777" w:rsidTr="00072DCF">
        <w:tc>
          <w:tcPr>
            <w:tcW w:w="4256" w:type="dxa"/>
          </w:tcPr>
          <w:p w14:paraId="5F44C7F1" w14:textId="77777777" w:rsidR="006E4C4F" w:rsidRDefault="007E1950" w:rsidP="004F50C4">
            <w:pPr>
              <w:autoSpaceDE w:val="0"/>
              <w:autoSpaceDN w:val="0"/>
              <w:adjustRightInd w:val="0"/>
              <w:rPr>
                <w:b/>
              </w:rPr>
            </w:pPr>
            <w:r>
              <w:rPr>
                <w:b/>
              </w:rPr>
              <w:t>Short Call – Pending Supervisor Review</w:t>
            </w:r>
          </w:p>
        </w:tc>
        <w:tc>
          <w:tcPr>
            <w:tcW w:w="4240" w:type="dxa"/>
          </w:tcPr>
          <w:p w14:paraId="6CB74A54" w14:textId="77777777" w:rsidR="006E4C4F" w:rsidRDefault="007E1950" w:rsidP="004F50C4">
            <w:pPr>
              <w:autoSpaceDE w:val="0"/>
              <w:autoSpaceDN w:val="0"/>
              <w:adjustRightInd w:val="0"/>
              <w:rPr>
                <w:b/>
              </w:rPr>
            </w:pPr>
            <w:r>
              <w:rPr>
                <w:b/>
              </w:rPr>
              <w:t>If user is the supervisor or reassigned to, then Editable; Otherwise Read Only</w:t>
            </w:r>
          </w:p>
        </w:tc>
      </w:tr>
      <w:tr w:rsidR="006E4C4F" w14:paraId="54355462" w14:textId="77777777" w:rsidTr="00072DCF">
        <w:tc>
          <w:tcPr>
            <w:tcW w:w="4256" w:type="dxa"/>
          </w:tcPr>
          <w:p w14:paraId="237F59CD" w14:textId="77777777" w:rsidR="006E4C4F" w:rsidRDefault="001003F8" w:rsidP="004F50C4">
            <w:pPr>
              <w:autoSpaceDE w:val="0"/>
              <w:autoSpaceDN w:val="0"/>
              <w:adjustRightInd w:val="0"/>
              <w:rPr>
                <w:b/>
              </w:rPr>
            </w:pPr>
            <w:r>
              <w:rPr>
                <w:b/>
              </w:rPr>
              <w:t>Customer Service Escalation – Pending determination</w:t>
            </w:r>
          </w:p>
        </w:tc>
        <w:tc>
          <w:tcPr>
            <w:tcW w:w="4240" w:type="dxa"/>
          </w:tcPr>
          <w:p w14:paraId="67A4DD0B" w14:textId="77777777" w:rsidR="004E494D" w:rsidRDefault="001003F8" w:rsidP="004F50C4">
            <w:pPr>
              <w:autoSpaceDE w:val="0"/>
              <w:autoSpaceDN w:val="0"/>
              <w:adjustRightInd w:val="0"/>
              <w:rPr>
                <w:b/>
              </w:rPr>
            </w:pPr>
            <w:r>
              <w:rPr>
                <w:b/>
              </w:rPr>
              <w:t xml:space="preserve">If Pending Manager </w:t>
            </w:r>
            <w:proofErr w:type="gramStart"/>
            <w:r>
              <w:rPr>
                <w:b/>
              </w:rPr>
              <w:t>Review</w:t>
            </w:r>
            <w:r w:rsidR="004E494D">
              <w:rPr>
                <w:b/>
              </w:rPr>
              <w:t>;</w:t>
            </w:r>
            <w:proofErr w:type="gramEnd"/>
          </w:p>
          <w:p w14:paraId="3AC0EB74" w14:textId="77777777" w:rsidR="004E494D" w:rsidRDefault="004E494D" w:rsidP="004F50C4">
            <w:pPr>
              <w:autoSpaceDE w:val="0"/>
              <w:autoSpaceDN w:val="0"/>
              <w:adjustRightInd w:val="0"/>
              <w:rPr>
                <w:b/>
              </w:rPr>
            </w:pPr>
            <w:r>
              <w:rPr>
                <w:b/>
              </w:rPr>
              <w:t xml:space="preserve">    If </w:t>
            </w:r>
            <w:r w:rsidR="001003F8">
              <w:rPr>
                <w:b/>
              </w:rPr>
              <w:t xml:space="preserve">user is the manager (or reassigned to), hen </w:t>
            </w:r>
            <w:proofErr w:type="gramStart"/>
            <w:r w:rsidR="001003F8">
              <w:rPr>
                <w:b/>
              </w:rPr>
              <w:t>Editable;</w:t>
            </w:r>
            <w:proofErr w:type="gramEnd"/>
            <w:r w:rsidR="001003F8">
              <w:rPr>
                <w:b/>
              </w:rPr>
              <w:t xml:space="preserve"> </w:t>
            </w:r>
          </w:p>
          <w:p w14:paraId="16158FAB" w14:textId="77777777" w:rsidR="006E4C4F" w:rsidRDefault="004E494D" w:rsidP="004F50C4">
            <w:pPr>
              <w:autoSpaceDE w:val="0"/>
              <w:autoSpaceDN w:val="0"/>
              <w:adjustRightInd w:val="0"/>
              <w:rPr>
                <w:b/>
              </w:rPr>
            </w:pPr>
            <w:r>
              <w:rPr>
                <w:b/>
              </w:rPr>
              <w:t xml:space="preserve">    Else </w:t>
            </w:r>
            <w:r w:rsidR="001003F8">
              <w:rPr>
                <w:b/>
              </w:rPr>
              <w:t>Read Only</w:t>
            </w:r>
          </w:p>
        </w:tc>
      </w:tr>
      <w:tr w:rsidR="006E4C4F" w14:paraId="405A9CEF" w14:textId="77777777" w:rsidTr="00072DCF">
        <w:tc>
          <w:tcPr>
            <w:tcW w:w="4256" w:type="dxa"/>
          </w:tcPr>
          <w:p w14:paraId="1CF31576" w14:textId="77777777" w:rsidR="006E4C4F" w:rsidRDefault="00E91B28" w:rsidP="004F50C4">
            <w:pPr>
              <w:autoSpaceDE w:val="0"/>
              <w:autoSpaceDN w:val="0"/>
              <w:adjustRightInd w:val="0"/>
              <w:rPr>
                <w:b/>
              </w:rPr>
            </w:pPr>
            <w:r>
              <w:rPr>
                <w:b/>
              </w:rPr>
              <w:t xml:space="preserve">Research Required </w:t>
            </w:r>
          </w:p>
        </w:tc>
        <w:tc>
          <w:tcPr>
            <w:tcW w:w="4240" w:type="dxa"/>
          </w:tcPr>
          <w:p w14:paraId="348B0BE3" w14:textId="77777777" w:rsidR="008F4DBE" w:rsidRDefault="008F4DBE" w:rsidP="004F50C4">
            <w:pPr>
              <w:autoSpaceDE w:val="0"/>
              <w:autoSpaceDN w:val="0"/>
              <w:adjustRightInd w:val="0"/>
              <w:rPr>
                <w:b/>
              </w:rPr>
            </w:pPr>
            <w:r>
              <w:rPr>
                <w:b/>
              </w:rPr>
              <w:t xml:space="preserve">If Pending Supervisor </w:t>
            </w:r>
            <w:proofErr w:type="gramStart"/>
            <w:r>
              <w:rPr>
                <w:b/>
              </w:rPr>
              <w:t>Review;</w:t>
            </w:r>
            <w:proofErr w:type="gramEnd"/>
          </w:p>
          <w:p w14:paraId="5553C9E5" w14:textId="77777777" w:rsidR="008F4DBE" w:rsidRDefault="008F4DBE" w:rsidP="004F50C4">
            <w:pPr>
              <w:autoSpaceDE w:val="0"/>
              <w:autoSpaceDN w:val="0"/>
              <w:adjustRightInd w:val="0"/>
              <w:rPr>
                <w:b/>
              </w:rPr>
            </w:pPr>
            <w:r>
              <w:rPr>
                <w:b/>
              </w:rPr>
              <w:t xml:space="preserve">    </w:t>
            </w:r>
            <w:proofErr w:type="gramStart"/>
            <w:r>
              <w:rPr>
                <w:b/>
              </w:rPr>
              <w:t>If  user</w:t>
            </w:r>
            <w:proofErr w:type="gramEnd"/>
            <w:r>
              <w:rPr>
                <w:b/>
              </w:rPr>
              <w:t xml:space="preserve"> is the supervisor (or reassigned to), then Editable;</w:t>
            </w:r>
          </w:p>
          <w:p w14:paraId="0A754C82" w14:textId="77777777" w:rsidR="008F4DBE" w:rsidRDefault="008F4DBE" w:rsidP="004F50C4">
            <w:pPr>
              <w:autoSpaceDE w:val="0"/>
              <w:autoSpaceDN w:val="0"/>
              <w:adjustRightInd w:val="0"/>
              <w:rPr>
                <w:b/>
              </w:rPr>
            </w:pPr>
            <w:r>
              <w:rPr>
                <w:b/>
              </w:rPr>
              <w:t xml:space="preserve">    Else Read </w:t>
            </w:r>
            <w:proofErr w:type="gramStart"/>
            <w:r>
              <w:rPr>
                <w:b/>
              </w:rPr>
              <w:t>Only;</w:t>
            </w:r>
            <w:proofErr w:type="gramEnd"/>
          </w:p>
          <w:p w14:paraId="5104C36F" w14:textId="77777777" w:rsidR="008F4DBE" w:rsidRDefault="008F4DBE" w:rsidP="004F50C4">
            <w:pPr>
              <w:autoSpaceDE w:val="0"/>
              <w:autoSpaceDN w:val="0"/>
              <w:adjustRightInd w:val="0"/>
              <w:rPr>
                <w:b/>
              </w:rPr>
            </w:pPr>
          </w:p>
          <w:p w14:paraId="3ECA599C" w14:textId="77777777" w:rsidR="008F4DBE" w:rsidRDefault="008F4DBE" w:rsidP="004F50C4">
            <w:pPr>
              <w:autoSpaceDE w:val="0"/>
              <w:autoSpaceDN w:val="0"/>
              <w:adjustRightInd w:val="0"/>
              <w:rPr>
                <w:b/>
              </w:rPr>
            </w:pPr>
            <w:r>
              <w:rPr>
                <w:b/>
              </w:rPr>
              <w:t xml:space="preserve">If Pending Manager </w:t>
            </w:r>
            <w:proofErr w:type="gramStart"/>
            <w:r>
              <w:rPr>
                <w:b/>
              </w:rPr>
              <w:t>Review;</w:t>
            </w:r>
            <w:proofErr w:type="gramEnd"/>
          </w:p>
          <w:p w14:paraId="73DC78CE" w14:textId="77777777"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w:t>
            </w:r>
            <w:proofErr w:type="gramStart"/>
            <w:r>
              <w:rPr>
                <w:b/>
              </w:rPr>
              <w:t>Editable;</w:t>
            </w:r>
            <w:proofErr w:type="gramEnd"/>
          </w:p>
          <w:p w14:paraId="6C136D72" w14:textId="77777777" w:rsidR="00D57ADA" w:rsidRDefault="008F4DBE" w:rsidP="004F50C4">
            <w:pPr>
              <w:autoSpaceDE w:val="0"/>
              <w:autoSpaceDN w:val="0"/>
              <w:adjustRightInd w:val="0"/>
              <w:rPr>
                <w:b/>
              </w:rPr>
            </w:pPr>
            <w:r>
              <w:rPr>
                <w:b/>
              </w:rPr>
              <w:lastRenderedPageBreak/>
              <w:t xml:space="preserve">    Else Read Only</w:t>
            </w:r>
          </w:p>
        </w:tc>
      </w:tr>
      <w:tr w:rsidR="006E4C4F" w14:paraId="102655CC" w14:textId="77777777" w:rsidTr="00072DCF">
        <w:tc>
          <w:tcPr>
            <w:tcW w:w="4256" w:type="dxa"/>
          </w:tcPr>
          <w:p w14:paraId="6F4353AA" w14:textId="77777777" w:rsidR="006E4C4F" w:rsidRDefault="00276412" w:rsidP="004F50C4">
            <w:pPr>
              <w:autoSpaceDE w:val="0"/>
              <w:autoSpaceDN w:val="0"/>
              <w:adjustRightInd w:val="0"/>
              <w:rPr>
                <w:b/>
              </w:rPr>
            </w:pPr>
            <w:r>
              <w:rPr>
                <w:b/>
              </w:rPr>
              <w:t>Acknowledge</w:t>
            </w:r>
            <w:r w:rsidR="00357C21">
              <w:rPr>
                <w:b/>
              </w:rPr>
              <w:t xml:space="preserve"> – Pending </w:t>
            </w:r>
            <w:proofErr w:type="spellStart"/>
            <w:r w:rsidR="00357C21">
              <w:rPr>
                <w:b/>
              </w:rPr>
              <w:t>Acknowlegement</w:t>
            </w:r>
            <w:proofErr w:type="spellEnd"/>
            <w:r>
              <w:rPr>
                <w:b/>
              </w:rPr>
              <w:t xml:space="preserve"> </w:t>
            </w:r>
          </w:p>
        </w:tc>
        <w:tc>
          <w:tcPr>
            <w:tcW w:w="4240" w:type="dxa"/>
          </w:tcPr>
          <w:p w14:paraId="04ED8E9B" w14:textId="77777777" w:rsidR="00557EF9" w:rsidRDefault="00557EF9" w:rsidP="004F50C4">
            <w:pPr>
              <w:autoSpaceDE w:val="0"/>
              <w:autoSpaceDN w:val="0"/>
              <w:adjustRightInd w:val="0"/>
              <w:rPr>
                <w:b/>
              </w:rPr>
            </w:pPr>
          </w:p>
          <w:p w14:paraId="28848EE0" w14:textId="77777777" w:rsidR="00557EF9" w:rsidRDefault="00557EF9" w:rsidP="004F50C4">
            <w:pPr>
              <w:autoSpaceDE w:val="0"/>
              <w:autoSpaceDN w:val="0"/>
              <w:adjustRightInd w:val="0"/>
              <w:rPr>
                <w:b/>
              </w:rPr>
            </w:pPr>
            <w:r>
              <w:rPr>
                <w:b/>
              </w:rPr>
              <w:t>Editable if:</w:t>
            </w:r>
          </w:p>
          <w:p w14:paraId="0069F48E" w14:textId="77777777" w:rsidR="00557EF9" w:rsidRDefault="00557EF9" w:rsidP="00F9093E">
            <w:pPr>
              <w:pStyle w:val="ListParagraph"/>
              <w:numPr>
                <w:ilvl w:val="0"/>
                <w:numId w:val="18"/>
              </w:numPr>
              <w:autoSpaceDE w:val="0"/>
              <w:autoSpaceDN w:val="0"/>
              <w:adjustRightInd w:val="0"/>
              <w:rPr>
                <w:b/>
              </w:rPr>
            </w:pPr>
            <w:r>
              <w:rPr>
                <w:b/>
              </w:rPr>
              <w:t xml:space="preserve">User is the Employee of the </w:t>
            </w:r>
            <w:proofErr w:type="gramStart"/>
            <w:r>
              <w:rPr>
                <w:b/>
              </w:rPr>
              <w:t>log;</w:t>
            </w:r>
            <w:proofErr w:type="gramEnd"/>
            <w:r>
              <w:rPr>
                <w:b/>
              </w:rPr>
              <w:t xml:space="preserve"> </w:t>
            </w:r>
            <w:r w:rsidR="002854E6">
              <w:rPr>
                <w:b/>
              </w:rPr>
              <w:t>OR</w:t>
            </w:r>
          </w:p>
          <w:p w14:paraId="7BD7A281" w14:textId="77777777" w:rsidR="00557EF9" w:rsidRPr="00F9093E" w:rsidRDefault="00557EF9" w:rsidP="00F9093E">
            <w:pPr>
              <w:pStyle w:val="ListParagraph"/>
              <w:numPr>
                <w:ilvl w:val="0"/>
                <w:numId w:val="18"/>
              </w:numPr>
              <w:autoSpaceDE w:val="0"/>
              <w:autoSpaceDN w:val="0"/>
              <w:adjustRightInd w:val="0"/>
              <w:rPr>
                <w:b/>
              </w:rPr>
            </w:pPr>
            <w:r>
              <w:rPr>
                <w:b/>
              </w:rPr>
              <w:t>User is the Supervisor (or reassigned to</w:t>
            </w:r>
            <w:proofErr w:type="gramStart"/>
            <w:r>
              <w:rPr>
                <w:b/>
              </w:rPr>
              <w:t>)</w:t>
            </w:r>
            <w:proofErr w:type="gramEnd"/>
            <w:r>
              <w:rPr>
                <w:b/>
              </w:rPr>
              <w:t xml:space="preserve"> and the log is not Quality Bingo.</w:t>
            </w:r>
          </w:p>
          <w:p w14:paraId="1A82348A" w14:textId="77777777" w:rsidR="006E4C4F" w:rsidRDefault="00276412" w:rsidP="004F50C4">
            <w:pPr>
              <w:autoSpaceDE w:val="0"/>
              <w:autoSpaceDN w:val="0"/>
              <w:adjustRightInd w:val="0"/>
              <w:rPr>
                <w:b/>
              </w:rPr>
            </w:pPr>
            <w:r>
              <w:rPr>
                <w:b/>
              </w:rPr>
              <w:t>Otherwise Read Only</w:t>
            </w:r>
          </w:p>
        </w:tc>
      </w:tr>
      <w:tr w:rsidR="00072DCF" w14:paraId="48ABB09C" w14:textId="77777777" w:rsidTr="00072DCF">
        <w:tc>
          <w:tcPr>
            <w:tcW w:w="4256" w:type="dxa"/>
          </w:tcPr>
          <w:p w14:paraId="29B62769" w14:textId="77777777" w:rsidR="00072DCF" w:rsidRDefault="00072DCF" w:rsidP="004F50C4">
            <w:pPr>
              <w:autoSpaceDE w:val="0"/>
              <w:autoSpaceDN w:val="0"/>
              <w:adjustRightInd w:val="0"/>
              <w:rPr>
                <w:b/>
              </w:rPr>
            </w:pPr>
            <w:r>
              <w:rPr>
                <w:b/>
              </w:rPr>
              <w:t>For all other logs</w:t>
            </w:r>
          </w:p>
        </w:tc>
        <w:tc>
          <w:tcPr>
            <w:tcW w:w="4240" w:type="dxa"/>
          </w:tcPr>
          <w:p w14:paraId="4C12B8BE" w14:textId="77777777" w:rsidR="00BD3F10" w:rsidRDefault="00072DCF" w:rsidP="004F50C4">
            <w:pPr>
              <w:autoSpaceDE w:val="0"/>
              <w:autoSpaceDN w:val="0"/>
              <w:adjustRightInd w:val="0"/>
              <w:rPr>
                <w:b/>
              </w:rPr>
            </w:pPr>
            <w:r>
              <w:rPr>
                <w:b/>
              </w:rPr>
              <w:t xml:space="preserve"> </w:t>
            </w:r>
            <w:r w:rsidR="00BD3F10">
              <w:rPr>
                <w:b/>
              </w:rPr>
              <w:t xml:space="preserve">If Pending Supervisor </w:t>
            </w:r>
            <w:proofErr w:type="gramStart"/>
            <w:r w:rsidR="00BD3F10">
              <w:rPr>
                <w:b/>
              </w:rPr>
              <w:t>Review;</w:t>
            </w:r>
            <w:proofErr w:type="gramEnd"/>
          </w:p>
          <w:p w14:paraId="05462373" w14:textId="77777777" w:rsidR="00BD3F10" w:rsidRDefault="00BD3F10" w:rsidP="004F50C4">
            <w:pPr>
              <w:autoSpaceDE w:val="0"/>
              <w:autoSpaceDN w:val="0"/>
              <w:adjustRightInd w:val="0"/>
              <w:rPr>
                <w:b/>
              </w:rPr>
            </w:pPr>
            <w:r>
              <w:rPr>
                <w:b/>
              </w:rPr>
              <w:t xml:space="preserve">    </w:t>
            </w:r>
            <w:proofErr w:type="gramStart"/>
            <w:r>
              <w:rPr>
                <w:b/>
              </w:rPr>
              <w:t>If  user</w:t>
            </w:r>
            <w:proofErr w:type="gramEnd"/>
            <w:r>
              <w:rPr>
                <w:b/>
              </w:rPr>
              <w:t xml:space="preserve"> is the supervisor (or reassigned to), then Editable;</w:t>
            </w:r>
          </w:p>
          <w:p w14:paraId="6ECA9EC2" w14:textId="77777777" w:rsidR="00BD3F10" w:rsidRDefault="00BD3F10" w:rsidP="004F50C4">
            <w:pPr>
              <w:autoSpaceDE w:val="0"/>
              <w:autoSpaceDN w:val="0"/>
              <w:adjustRightInd w:val="0"/>
              <w:rPr>
                <w:b/>
              </w:rPr>
            </w:pPr>
            <w:r>
              <w:rPr>
                <w:b/>
              </w:rPr>
              <w:t xml:space="preserve">    Else Read </w:t>
            </w:r>
            <w:proofErr w:type="gramStart"/>
            <w:r>
              <w:rPr>
                <w:b/>
              </w:rPr>
              <w:t>Only;</w:t>
            </w:r>
            <w:proofErr w:type="gramEnd"/>
          </w:p>
          <w:p w14:paraId="6E396A37" w14:textId="77777777" w:rsidR="00BD3F10" w:rsidRDefault="00BD3F10" w:rsidP="004F50C4">
            <w:pPr>
              <w:autoSpaceDE w:val="0"/>
              <w:autoSpaceDN w:val="0"/>
              <w:adjustRightInd w:val="0"/>
              <w:rPr>
                <w:b/>
              </w:rPr>
            </w:pPr>
          </w:p>
          <w:p w14:paraId="2BACB5FE" w14:textId="77777777" w:rsidR="00BD3F10" w:rsidRDefault="00BD3F10" w:rsidP="004F50C4">
            <w:pPr>
              <w:autoSpaceDE w:val="0"/>
              <w:autoSpaceDN w:val="0"/>
              <w:adjustRightInd w:val="0"/>
              <w:rPr>
                <w:b/>
              </w:rPr>
            </w:pPr>
            <w:r>
              <w:rPr>
                <w:b/>
              </w:rPr>
              <w:t xml:space="preserve">If Pending Employee </w:t>
            </w:r>
            <w:proofErr w:type="gramStart"/>
            <w:r>
              <w:rPr>
                <w:b/>
              </w:rPr>
              <w:t>Review;</w:t>
            </w:r>
            <w:proofErr w:type="gramEnd"/>
          </w:p>
          <w:p w14:paraId="1BCEAE69" w14:textId="77777777" w:rsidR="00BD3F10" w:rsidRDefault="00BD3F10" w:rsidP="004F50C4">
            <w:pPr>
              <w:autoSpaceDE w:val="0"/>
              <w:autoSpaceDN w:val="0"/>
              <w:adjustRightInd w:val="0"/>
              <w:rPr>
                <w:b/>
              </w:rPr>
            </w:pPr>
            <w:r>
              <w:rPr>
                <w:b/>
              </w:rPr>
              <w:t xml:space="preserve">    If user is the </w:t>
            </w:r>
            <w:r w:rsidR="009C2DAF">
              <w:rPr>
                <w:b/>
              </w:rPr>
              <w:t>employee</w:t>
            </w:r>
            <w:r>
              <w:rPr>
                <w:b/>
              </w:rPr>
              <w:t xml:space="preserve">, then </w:t>
            </w:r>
            <w:proofErr w:type="gramStart"/>
            <w:r>
              <w:rPr>
                <w:b/>
              </w:rPr>
              <w:t>Editable;</w:t>
            </w:r>
            <w:proofErr w:type="gramEnd"/>
          </w:p>
          <w:p w14:paraId="6305C384" w14:textId="77777777" w:rsidR="00072DCF" w:rsidRDefault="00BD3F10" w:rsidP="004F50C4">
            <w:pPr>
              <w:autoSpaceDE w:val="0"/>
              <w:autoSpaceDN w:val="0"/>
              <w:adjustRightInd w:val="0"/>
              <w:rPr>
                <w:b/>
              </w:rPr>
            </w:pPr>
            <w:r>
              <w:rPr>
                <w:b/>
              </w:rPr>
              <w:t xml:space="preserve">    Else Read </w:t>
            </w:r>
            <w:proofErr w:type="gramStart"/>
            <w:r>
              <w:rPr>
                <w:b/>
              </w:rPr>
              <w:t>Only</w:t>
            </w:r>
            <w:r w:rsidR="00272E1D">
              <w:rPr>
                <w:b/>
              </w:rPr>
              <w:t>;</w:t>
            </w:r>
            <w:proofErr w:type="gramEnd"/>
          </w:p>
          <w:p w14:paraId="6F2A82D4" w14:textId="77777777" w:rsidR="00272E1D" w:rsidRDefault="00272E1D" w:rsidP="004F50C4">
            <w:pPr>
              <w:autoSpaceDE w:val="0"/>
              <w:autoSpaceDN w:val="0"/>
              <w:adjustRightInd w:val="0"/>
              <w:rPr>
                <w:b/>
              </w:rPr>
            </w:pPr>
          </w:p>
          <w:p w14:paraId="4CEA0416" w14:textId="77777777" w:rsidR="00272E1D" w:rsidRDefault="00272E1D" w:rsidP="004F50C4">
            <w:pPr>
              <w:autoSpaceDE w:val="0"/>
              <w:autoSpaceDN w:val="0"/>
              <w:adjustRightInd w:val="0"/>
              <w:rPr>
                <w:b/>
              </w:rPr>
            </w:pPr>
            <w:r>
              <w:rPr>
                <w:b/>
              </w:rPr>
              <w:t xml:space="preserve">For all other Pending Statuses, Read Only </w:t>
            </w:r>
          </w:p>
        </w:tc>
      </w:tr>
    </w:tbl>
    <w:p w14:paraId="7DA32ABB" w14:textId="77777777" w:rsidR="004D3050" w:rsidRDefault="004D3050" w:rsidP="004D3050">
      <w:pPr>
        <w:autoSpaceDE w:val="0"/>
        <w:autoSpaceDN w:val="0"/>
        <w:adjustRightInd w:val="0"/>
        <w:ind w:left="360"/>
        <w:outlineLvl w:val="1"/>
        <w:rPr>
          <w:b/>
        </w:rPr>
      </w:pPr>
    </w:p>
    <w:p w14:paraId="77AB54DF" w14:textId="77777777" w:rsidR="004D3050" w:rsidRDefault="004D3050" w:rsidP="004D3050">
      <w:pPr>
        <w:autoSpaceDE w:val="0"/>
        <w:autoSpaceDN w:val="0"/>
        <w:adjustRightInd w:val="0"/>
        <w:ind w:left="360"/>
        <w:outlineLvl w:val="1"/>
        <w:rPr>
          <w:b/>
        </w:rPr>
      </w:pPr>
    </w:p>
    <w:p w14:paraId="02E3E27B" w14:textId="77777777" w:rsidR="00B3489C" w:rsidRDefault="00DA40CB" w:rsidP="007A38A2">
      <w:pPr>
        <w:numPr>
          <w:ilvl w:val="0"/>
          <w:numId w:val="4"/>
        </w:numPr>
        <w:tabs>
          <w:tab w:val="num" w:pos="1080"/>
        </w:tabs>
        <w:autoSpaceDE w:val="0"/>
        <w:autoSpaceDN w:val="0"/>
        <w:adjustRightInd w:val="0"/>
        <w:outlineLvl w:val="1"/>
        <w:rPr>
          <w:b/>
        </w:rPr>
      </w:pPr>
      <w:bookmarkStart w:id="53" w:name="_Toc82082830"/>
      <w:r>
        <w:rPr>
          <w:b/>
        </w:rPr>
        <w:t>Logic to determine next status</w:t>
      </w:r>
      <w:bookmarkEnd w:id="53"/>
    </w:p>
    <w:p w14:paraId="7B7438B6" w14:textId="77777777" w:rsidR="00C64664" w:rsidRDefault="00714AE8" w:rsidP="00C64664">
      <w:pPr>
        <w:pStyle w:val="ListParagraph"/>
        <w:numPr>
          <w:ilvl w:val="1"/>
          <w:numId w:val="4"/>
        </w:numPr>
        <w:outlineLvl w:val="1"/>
      </w:pPr>
      <w:bookmarkStart w:id="54" w:name="_Toc82082831"/>
      <w:r>
        <w:t>Pending Acknowledgement</w:t>
      </w:r>
      <w:bookmarkEnd w:id="54"/>
      <w:r w:rsidR="00C64664">
        <w:t xml:space="preserve"> </w:t>
      </w:r>
    </w:p>
    <w:p w14:paraId="34B08885" w14:textId="77777777" w:rsidR="000F753B" w:rsidRDefault="000F753B" w:rsidP="00AB01B6">
      <w:pPr>
        <w:pStyle w:val="ListParagraph"/>
        <w:ind w:left="792"/>
      </w:pPr>
      <w:r>
        <w:t>If the log is a warning log, next status will be “Completed</w:t>
      </w:r>
      <w:proofErr w:type="gramStart"/>
      <w:r>
        <w:t>”;</w:t>
      </w:r>
      <w:proofErr w:type="gramEnd"/>
    </w:p>
    <w:p w14:paraId="73721E2B" w14:textId="77777777" w:rsidR="00E37501" w:rsidRDefault="00E37501" w:rsidP="00AB01B6">
      <w:pPr>
        <w:pStyle w:val="ListParagraph"/>
        <w:ind w:left="792"/>
      </w:pPr>
    </w:p>
    <w:p w14:paraId="7BFC5F3D" w14:textId="77777777" w:rsidR="00DF7DF6" w:rsidRDefault="00E37501" w:rsidP="00AB01B6">
      <w:pPr>
        <w:pStyle w:val="ListParagraph"/>
        <w:ind w:left="792"/>
      </w:pPr>
      <w:r>
        <w:t>Otherwise:</w:t>
      </w:r>
    </w:p>
    <w:p w14:paraId="1BDE9EAC" w14:textId="77777777" w:rsidR="00C64664" w:rsidRDefault="00C64664" w:rsidP="00AB01B6">
      <w:pPr>
        <w:pStyle w:val="ListParagraph"/>
        <w:ind w:left="792"/>
      </w:pPr>
      <w:r>
        <w:t xml:space="preserve">For </w:t>
      </w:r>
      <w:proofErr w:type="spellStart"/>
      <w:r>
        <w:t>OverTurned</w:t>
      </w:r>
      <w:proofErr w:type="spellEnd"/>
      <w:r>
        <w:t xml:space="preserve"> Appeal (OTA) logs, next status will be “Completed</w:t>
      </w:r>
      <w:proofErr w:type="gramStart"/>
      <w:r>
        <w:t>”;</w:t>
      </w:r>
      <w:proofErr w:type="gramEnd"/>
    </w:p>
    <w:p w14:paraId="4679FB89" w14:textId="77777777" w:rsidR="004262F2" w:rsidRDefault="00E7189A" w:rsidP="00AB01B6">
      <w:pPr>
        <w:pStyle w:val="ListParagraph"/>
        <w:ind w:left="792"/>
      </w:pPr>
      <w:r>
        <w:t>If no more reviews needed</w:t>
      </w:r>
      <w:r w:rsidR="004262F2">
        <w:t>, next status will be “Completed</w:t>
      </w:r>
      <w:proofErr w:type="gramStart"/>
      <w:r w:rsidR="004262F2">
        <w:t>”;</w:t>
      </w:r>
      <w:proofErr w:type="gramEnd"/>
    </w:p>
    <w:p w14:paraId="50B38272" w14:textId="77777777" w:rsidR="0022730B" w:rsidRPr="00986D3E" w:rsidRDefault="0022730B" w:rsidP="00FF7D40">
      <w:pPr>
        <w:pStyle w:val="ListParagraph"/>
        <w:ind w:left="792"/>
        <w:rPr>
          <w:i/>
          <w:sz w:val="18"/>
          <w:szCs w:val="18"/>
        </w:rPr>
      </w:pPr>
      <w:r w:rsidRPr="00986D3E">
        <w:rPr>
          <w:i/>
          <w:sz w:val="18"/>
          <w:szCs w:val="18"/>
        </w:rPr>
        <w:t>(Note: logic for more reviews needed:</w:t>
      </w:r>
    </w:p>
    <w:p w14:paraId="11A03ACA" w14:textId="77777777"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14:paraId="4AFC1606" w14:textId="77777777"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14:paraId="43E5B853" w14:textId="77777777"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14:paraId="5EDD2151" w14:textId="77777777"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14:paraId="6454001B" w14:textId="77777777"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14:paraId="05950A4B" w14:textId="77777777"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14:paraId="41B883BD" w14:textId="77777777" w:rsidR="007D415B" w:rsidRPr="00986D3E" w:rsidRDefault="007D415B" w:rsidP="00986D3E">
      <w:pPr>
        <w:ind w:left="792"/>
        <w:rPr>
          <w:i/>
          <w:sz w:val="18"/>
          <w:szCs w:val="18"/>
        </w:rPr>
      </w:pPr>
      <w:r w:rsidRPr="00986D3E">
        <w:rPr>
          <w:i/>
          <w:sz w:val="18"/>
          <w:szCs w:val="18"/>
        </w:rPr>
        <w:t>)</w:t>
      </w:r>
    </w:p>
    <w:p w14:paraId="5EA2AEBE" w14:textId="77777777" w:rsidR="004262F2" w:rsidRDefault="004262F2" w:rsidP="00FF7D40">
      <w:pPr>
        <w:pStyle w:val="ListParagraph"/>
        <w:ind w:left="792"/>
      </w:pPr>
      <w:proofErr w:type="gramStart"/>
      <w:r>
        <w:t>Otherwise :</w:t>
      </w:r>
      <w:proofErr w:type="gramEnd"/>
    </w:p>
    <w:p w14:paraId="22169AFF" w14:textId="77777777" w:rsidR="004262F2" w:rsidRDefault="004262F2" w:rsidP="007A38A2">
      <w:pPr>
        <w:pStyle w:val="ListParagraph"/>
        <w:numPr>
          <w:ilvl w:val="0"/>
          <w:numId w:val="12"/>
        </w:numPr>
      </w:pPr>
      <w:r>
        <w:t>If user is the employee of the log,</w:t>
      </w:r>
    </w:p>
    <w:p w14:paraId="5844F8A9" w14:textId="77777777" w:rsidR="00DF3968" w:rsidRDefault="00DF3968" w:rsidP="007A38A2">
      <w:pPr>
        <w:pStyle w:val="ListParagraph"/>
        <w:numPr>
          <w:ilvl w:val="0"/>
          <w:numId w:val="13"/>
        </w:numPr>
      </w:pPr>
      <w:r>
        <w:t xml:space="preserve">If follow-up is required, </w:t>
      </w:r>
    </w:p>
    <w:p w14:paraId="690444EF" w14:textId="77777777" w:rsidR="00967C55" w:rsidRDefault="00967C55" w:rsidP="00967C55">
      <w:pPr>
        <w:pStyle w:val="ListParagraph"/>
        <w:numPr>
          <w:ilvl w:val="0"/>
          <w:numId w:val="19"/>
        </w:numPr>
      </w:pPr>
      <w:r>
        <w:t>If follow-up</w:t>
      </w:r>
      <w:r w:rsidR="00EF6994">
        <w:t xml:space="preserve"> has happened</w:t>
      </w:r>
      <w:r>
        <w:t>, then next status will be “Completed</w:t>
      </w:r>
      <w:proofErr w:type="gramStart"/>
      <w:r>
        <w:t>”;</w:t>
      </w:r>
      <w:proofErr w:type="gramEnd"/>
    </w:p>
    <w:p w14:paraId="63D560FC" w14:textId="77777777" w:rsidR="00967C55" w:rsidRDefault="00967C55" w:rsidP="00967C55">
      <w:pPr>
        <w:pStyle w:val="ListParagraph"/>
        <w:numPr>
          <w:ilvl w:val="0"/>
          <w:numId w:val="19"/>
        </w:numPr>
      </w:pPr>
      <w:r>
        <w:t>Otherwise, next status will be “Pending Follow-up</w:t>
      </w:r>
      <w:proofErr w:type="gramStart"/>
      <w:r>
        <w:t>”;</w:t>
      </w:r>
      <w:proofErr w:type="gramEnd"/>
    </w:p>
    <w:p w14:paraId="0BF68D6D" w14:textId="77777777"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roofErr w:type="gramStart"/>
      <w:r>
        <w:t>”;</w:t>
      </w:r>
      <w:proofErr w:type="gramEnd"/>
    </w:p>
    <w:p w14:paraId="0C9C34F7" w14:textId="77777777"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14:paraId="5FA89B34" w14:textId="77777777" w:rsidR="004262F2" w:rsidRDefault="004262F2" w:rsidP="007A38A2">
      <w:pPr>
        <w:pStyle w:val="ListParagraph"/>
        <w:numPr>
          <w:ilvl w:val="0"/>
          <w:numId w:val="14"/>
        </w:numPr>
      </w:pPr>
      <w:r>
        <w:t xml:space="preserve">“Pending Supervisor Review” for CSR and TRAINING </w:t>
      </w:r>
      <w:proofErr w:type="gramStart"/>
      <w:r>
        <w:t>modules;</w:t>
      </w:r>
      <w:proofErr w:type="gramEnd"/>
    </w:p>
    <w:p w14:paraId="625711ED" w14:textId="77777777" w:rsidR="00EE37DD" w:rsidRDefault="00EE37DD" w:rsidP="007A38A2">
      <w:pPr>
        <w:pStyle w:val="ListParagraph"/>
        <w:numPr>
          <w:ilvl w:val="0"/>
          <w:numId w:val="14"/>
        </w:numPr>
      </w:pPr>
      <w:r>
        <w:t xml:space="preserve">“Completed” for SUPERVISOR module </w:t>
      </w:r>
      <w:r w:rsidR="00911D25">
        <w:t>(</w:t>
      </w:r>
      <w:r>
        <w:t>bingo log</w:t>
      </w:r>
      <w:proofErr w:type="gramStart"/>
      <w:r w:rsidR="00911D25">
        <w:t>)</w:t>
      </w:r>
      <w:r>
        <w:t>;</w:t>
      </w:r>
      <w:proofErr w:type="gramEnd"/>
    </w:p>
    <w:p w14:paraId="41578A7D" w14:textId="77777777" w:rsidR="004262F2" w:rsidRDefault="004262F2" w:rsidP="007A38A2">
      <w:pPr>
        <w:pStyle w:val="ListParagraph"/>
        <w:numPr>
          <w:ilvl w:val="0"/>
          <w:numId w:val="14"/>
        </w:numPr>
      </w:pPr>
      <w:r>
        <w:t>“Pending Manager Review” for SUPERVISOR module</w:t>
      </w:r>
      <w:r w:rsidR="00EE37DD">
        <w:t xml:space="preserve"> </w:t>
      </w:r>
      <w:r w:rsidR="00911D25">
        <w:t>(</w:t>
      </w:r>
      <w:proofErr w:type="spellStart"/>
      <w:r w:rsidR="00EE37DD">
        <w:t>non bingo</w:t>
      </w:r>
      <w:proofErr w:type="spellEnd"/>
      <w:r w:rsidR="00EE37DD">
        <w:t xml:space="preserve"> log</w:t>
      </w:r>
      <w:proofErr w:type="gramStart"/>
      <w:r w:rsidR="00911D25">
        <w:t>)</w:t>
      </w:r>
      <w:r>
        <w:t>;</w:t>
      </w:r>
      <w:proofErr w:type="gramEnd"/>
    </w:p>
    <w:p w14:paraId="5668ABA2" w14:textId="77777777" w:rsidR="004262F2" w:rsidRDefault="004262F2" w:rsidP="007A38A2">
      <w:pPr>
        <w:pStyle w:val="ListParagraph"/>
        <w:numPr>
          <w:ilvl w:val="0"/>
          <w:numId w:val="14"/>
        </w:numPr>
      </w:pPr>
      <w:r>
        <w:t>“Pending Quality Lead Review” for QUALITY module.</w:t>
      </w:r>
    </w:p>
    <w:p w14:paraId="088D57F9" w14:textId="77777777" w:rsidR="00273BC7" w:rsidRDefault="00273BC7" w:rsidP="007A38A2">
      <w:pPr>
        <w:pStyle w:val="ListParagraph"/>
        <w:numPr>
          <w:ilvl w:val="0"/>
          <w:numId w:val="12"/>
        </w:numPr>
      </w:pPr>
      <w:r>
        <w:t>If user is NOT the employee of the log,</w:t>
      </w:r>
    </w:p>
    <w:p w14:paraId="31749112" w14:textId="77777777" w:rsidR="00273BC7" w:rsidRDefault="007A5973" w:rsidP="007A38A2">
      <w:pPr>
        <w:pStyle w:val="ListParagraph"/>
        <w:numPr>
          <w:ilvl w:val="0"/>
          <w:numId w:val="13"/>
        </w:numPr>
      </w:pPr>
      <w:r>
        <w:t>If current status is “Pending Acknowledgement”, then next status will be “Pending Employee Revi</w:t>
      </w:r>
      <w:r w:rsidR="007708AB">
        <w:t>e</w:t>
      </w:r>
      <w:r>
        <w:t>w</w:t>
      </w:r>
      <w:proofErr w:type="gramStart"/>
      <w:r>
        <w:t>”;</w:t>
      </w:r>
      <w:proofErr w:type="gramEnd"/>
    </w:p>
    <w:p w14:paraId="5FEE406B" w14:textId="77777777" w:rsidR="00273BC7" w:rsidRDefault="007A5973" w:rsidP="007A38A2">
      <w:pPr>
        <w:pStyle w:val="ListParagraph"/>
        <w:numPr>
          <w:ilvl w:val="0"/>
          <w:numId w:val="13"/>
        </w:numPr>
      </w:pPr>
      <w:r>
        <w:t>Otherwise, next status will be “Completed”.</w:t>
      </w:r>
    </w:p>
    <w:p w14:paraId="522A43C1" w14:textId="77777777" w:rsidR="007A5973" w:rsidRDefault="007A5973" w:rsidP="00D64C1F">
      <w:pPr>
        <w:pStyle w:val="ListParagraph"/>
        <w:ind w:left="2232"/>
        <w:outlineLvl w:val="1"/>
      </w:pPr>
    </w:p>
    <w:p w14:paraId="3A7618C2" w14:textId="77777777" w:rsidR="00D94088" w:rsidRDefault="00D94088" w:rsidP="007A38A2">
      <w:pPr>
        <w:pStyle w:val="ListParagraph"/>
        <w:numPr>
          <w:ilvl w:val="1"/>
          <w:numId w:val="4"/>
        </w:numPr>
        <w:outlineLvl w:val="1"/>
      </w:pPr>
      <w:bookmarkStart w:id="55" w:name="_Toc82082832"/>
      <w:r>
        <w:t>Pending Research</w:t>
      </w:r>
      <w:bookmarkEnd w:id="55"/>
    </w:p>
    <w:p w14:paraId="5FA0958E" w14:textId="77777777" w:rsidR="000B0D78" w:rsidRDefault="000B0D78" w:rsidP="007A38A2">
      <w:pPr>
        <w:pStyle w:val="ListParagraph"/>
        <w:numPr>
          <w:ilvl w:val="0"/>
          <w:numId w:val="12"/>
        </w:numPr>
      </w:pPr>
      <w:r>
        <w:t>If Coaching is NOT required, then next status will be “Inactive</w:t>
      </w:r>
      <w:proofErr w:type="gramStart"/>
      <w:r>
        <w:t>”;</w:t>
      </w:r>
      <w:proofErr w:type="gramEnd"/>
    </w:p>
    <w:p w14:paraId="2E964294" w14:textId="77777777" w:rsidR="00D64C1F" w:rsidRDefault="002E482F" w:rsidP="007A38A2">
      <w:pPr>
        <w:pStyle w:val="ListParagraph"/>
        <w:numPr>
          <w:ilvl w:val="0"/>
          <w:numId w:val="12"/>
        </w:numPr>
      </w:pPr>
      <w:r>
        <w:t>Otherwise:</w:t>
      </w:r>
    </w:p>
    <w:p w14:paraId="5584E103" w14:textId="77777777" w:rsidR="00D64C1F" w:rsidRDefault="00D64C1F" w:rsidP="007A38A2">
      <w:pPr>
        <w:pStyle w:val="ListParagraph"/>
        <w:numPr>
          <w:ilvl w:val="0"/>
          <w:numId w:val="13"/>
        </w:numPr>
      </w:pPr>
      <w:r>
        <w:lastRenderedPageBreak/>
        <w:t>I</w:t>
      </w:r>
      <w:r w:rsidR="00712DED">
        <w:t>f CSR or TRAINING module, next status will be</w:t>
      </w:r>
    </w:p>
    <w:p w14:paraId="65B9013C" w14:textId="77777777" w:rsidR="00712DED" w:rsidRDefault="00FE7BA8" w:rsidP="007A38A2">
      <w:pPr>
        <w:pStyle w:val="ListParagraph"/>
        <w:numPr>
          <w:ilvl w:val="0"/>
          <w:numId w:val="15"/>
        </w:numPr>
      </w:pPr>
      <w:r>
        <w:t xml:space="preserve">“Pending Supervisor Review” if the log is Current Coaching Initiative or OMR Exception or Low </w:t>
      </w:r>
      <w:proofErr w:type="gramStart"/>
      <w:r>
        <w:t>CSAT;</w:t>
      </w:r>
      <w:proofErr w:type="gramEnd"/>
    </w:p>
    <w:p w14:paraId="05715023" w14:textId="77777777" w:rsidR="00FE7BA8" w:rsidRDefault="00FE7BA8" w:rsidP="007A38A2">
      <w:pPr>
        <w:pStyle w:val="ListParagraph"/>
        <w:numPr>
          <w:ilvl w:val="0"/>
          <w:numId w:val="15"/>
        </w:numPr>
      </w:pPr>
      <w:r>
        <w:t xml:space="preserve">“Pending Employee Review” if the log is IAE or IAEF or IAT or OAE or Training Short Duration or Training Overdue or BRL or </w:t>
      </w:r>
      <w:proofErr w:type="gramStart"/>
      <w:r>
        <w:t>BRN</w:t>
      </w:r>
      <w:r w:rsidR="00161EBF">
        <w:t>;</w:t>
      </w:r>
      <w:proofErr w:type="gramEnd"/>
    </w:p>
    <w:p w14:paraId="671C136C" w14:textId="77777777" w:rsidR="00161EBF" w:rsidRDefault="00161EBF" w:rsidP="007A38A2">
      <w:pPr>
        <w:pStyle w:val="ListParagraph"/>
        <w:numPr>
          <w:ilvl w:val="0"/>
          <w:numId w:val="15"/>
        </w:numPr>
      </w:pPr>
      <w:r>
        <w:t xml:space="preserve">“Pending Employee Review” if user is the Supervisor or reassigned </w:t>
      </w:r>
      <w:proofErr w:type="gramStart"/>
      <w:r>
        <w:t>to;</w:t>
      </w:r>
      <w:proofErr w:type="gramEnd"/>
    </w:p>
    <w:p w14:paraId="3B2205BA" w14:textId="77777777" w:rsidR="00161EBF" w:rsidRDefault="00161EBF" w:rsidP="00BC3667">
      <w:pPr>
        <w:pStyle w:val="ListParagraph"/>
        <w:ind w:left="2952"/>
      </w:pPr>
    </w:p>
    <w:p w14:paraId="23429533" w14:textId="77777777" w:rsidR="00D64C1F" w:rsidRDefault="00D64C1F" w:rsidP="007A38A2">
      <w:pPr>
        <w:pStyle w:val="ListParagraph"/>
        <w:numPr>
          <w:ilvl w:val="0"/>
          <w:numId w:val="13"/>
        </w:numPr>
      </w:pPr>
      <w:r>
        <w:t xml:space="preserve">If </w:t>
      </w:r>
      <w:r w:rsidR="00E45643">
        <w:t>SUPERVISOR module, next status will be</w:t>
      </w:r>
    </w:p>
    <w:p w14:paraId="4C629D31" w14:textId="77777777" w:rsidR="00D64C1F" w:rsidRDefault="00D64C1F" w:rsidP="007A38A2">
      <w:pPr>
        <w:pStyle w:val="ListParagraph"/>
        <w:numPr>
          <w:ilvl w:val="0"/>
          <w:numId w:val="14"/>
        </w:numPr>
      </w:pPr>
      <w:r>
        <w:t xml:space="preserve">“Pending </w:t>
      </w:r>
      <w:r w:rsidR="00E45643">
        <w:t>Manager</w:t>
      </w:r>
      <w:r>
        <w:t xml:space="preserve"> Review” </w:t>
      </w:r>
      <w:r w:rsidR="00E45643">
        <w:t xml:space="preserve">if the log is Current Coaching Initiative or OMR </w:t>
      </w:r>
      <w:proofErr w:type="gramStart"/>
      <w:r w:rsidR="00E45643">
        <w:t>Exception</w:t>
      </w:r>
      <w:r w:rsidR="00C678D0">
        <w:t>;</w:t>
      </w:r>
      <w:proofErr w:type="gramEnd"/>
    </w:p>
    <w:p w14:paraId="7E354E91" w14:textId="77777777" w:rsidR="00C678D0" w:rsidRDefault="00C678D0" w:rsidP="007A38A2">
      <w:pPr>
        <w:pStyle w:val="ListParagraph"/>
        <w:numPr>
          <w:ilvl w:val="0"/>
          <w:numId w:val="14"/>
        </w:numPr>
      </w:pPr>
      <w:r>
        <w:t xml:space="preserve">“Pending Employee Review” </w:t>
      </w:r>
      <w:proofErr w:type="gramStart"/>
      <w:r>
        <w:t>otherwise;</w:t>
      </w:r>
      <w:proofErr w:type="gramEnd"/>
    </w:p>
    <w:p w14:paraId="5E1414D9" w14:textId="77777777" w:rsidR="00D64C1F" w:rsidRDefault="00D64C1F" w:rsidP="00BC3667"/>
    <w:p w14:paraId="4370B28E" w14:textId="77777777" w:rsidR="0040381F" w:rsidRDefault="0040381F" w:rsidP="007A38A2">
      <w:pPr>
        <w:pStyle w:val="ListParagraph"/>
        <w:numPr>
          <w:ilvl w:val="0"/>
          <w:numId w:val="13"/>
        </w:numPr>
      </w:pPr>
      <w:r>
        <w:t xml:space="preserve">If </w:t>
      </w:r>
      <w:r w:rsidR="002D0D59">
        <w:t>QUALITY</w:t>
      </w:r>
      <w:r>
        <w:t xml:space="preserve"> module, next status will be</w:t>
      </w:r>
    </w:p>
    <w:p w14:paraId="557ED6BD" w14:textId="77777777"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w:t>
      </w:r>
      <w:proofErr w:type="gramStart"/>
      <w:r>
        <w:t>Exception;</w:t>
      </w:r>
      <w:proofErr w:type="gramEnd"/>
    </w:p>
    <w:p w14:paraId="7E00F2BD" w14:textId="77777777" w:rsidR="0040381F" w:rsidRDefault="0040381F" w:rsidP="007A38A2">
      <w:pPr>
        <w:pStyle w:val="ListParagraph"/>
        <w:numPr>
          <w:ilvl w:val="0"/>
          <w:numId w:val="14"/>
        </w:numPr>
      </w:pPr>
      <w:r>
        <w:t xml:space="preserve">“Pending Employee Review” </w:t>
      </w:r>
      <w:proofErr w:type="gramStart"/>
      <w:r>
        <w:t>otherwise;</w:t>
      </w:r>
      <w:proofErr w:type="gramEnd"/>
    </w:p>
    <w:p w14:paraId="056D33F3" w14:textId="77777777" w:rsidR="00E66AA2" w:rsidRDefault="00E66AA2" w:rsidP="00BC3667">
      <w:pPr>
        <w:pStyle w:val="ListParagraph"/>
        <w:ind w:left="2952"/>
      </w:pPr>
    </w:p>
    <w:p w14:paraId="496EAB59" w14:textId="77777777" w:rsidR="00E66AA2" w:rsidRDefault="00F81BF1" w:rsidP="007A38A2">
      <w:pPr>
        <w:pStyle w:val="ListParagraph"/>
        <w:numPr>
          <w:ilvl w:val="0"/>
          <w:numId w:val="13"/>
        </w:numPr>
      </w:pPr>
      <w:r>
        <w:t>For all other modules</w:t>
      </w:r>
      <w:r w:rsidR="00E66AA2">
        <w:t>, next status will be</w:t>
      </w:r>
      <w:r>
        <w:t xml:space="preserve"> “Pending Employee Review”</w:t>
      </w:r>
    </w:p>
    <w:p w14:paraId="35B04668" w14:textId="77777777" w:rsidR="00D64C1F" w:rsidRDefault="00D64C1F" w:rsidP="00D64C1F">
      <w:pPr>
        <w:pStyle w:val="ListParagraph"/>
        <w:ind w:left="792"/>
        <w:outlineLvl w:val="1"/>
      </w:pPr>
    </w:p>
    <w:p w14:paraId="4689CBCA" w14:textId="77777777" w:rsidR="00D94088" w:rsidRDefault="00D94088" w:rsidP="007A38A2">
      <w:pPr>
        <w:pStyle w:val="ListParagraph"/>
        <w:numPr>
          <w:ilvl w:val="1"/>
          <w:numId w:val="4"/>
        </w:numPr>
        <w:outlineLvl w:val="1"/>
      </w:pPr>
      <w:bookmarkStart w:id="56" w:name="_Toc82082833"/>
      <w:r>
        <w:t>Pending CSE</w:t>
      </w:r>
      <w:bookmarkEnd w:id="56"/>
    </w:p>
    <w:p w14:paraId="2F5BCD37" w14:textId="77777777" w:rsidR="00C8140B" w:rsidRDefault="00CD6735" w:rsidP="00C624DE">
      <w:pPr>
        <w:pStyle w:val="ListParagraph"/>
        <w:ind w:left="792"/>
      </w:pPr>
      <w:r>
        <w:t>Next status will be:</w:t>
      </w:r>
    </w:p>
    <w:p w14:paraId="6FDC7FBC" w14:textId="77777777" w:rsidR="00CD6735" w:rsidRDefault="00CD6735" w:rsidP="007A38A2">
      <w:pPr>
        <w:pStyle w:val="ListParagraph"/>
        <w:numPr>
          <w:ilvl w:val="0"/>
          <w:numId w:val="16"/>
        </w:numPr>
      </w:pPr>
      <w:r>
        <w:t xml:space="preserve">“Pending Supervisor Review” for CSR, TRAINING </w:t>
      </w:r>
      <w:proofErr w:type="gramStart"/>
      <w:r>
        <w:t>modules;</w:t>
      </w:r>
      <w:proofErr w:type="gramEnd"/>
    </w:p>
    <w:p w14:paraId="791D3772" w14:textId="77777777" w:rsidR="00CD6735" w:rsidRDefault="00CD6735" w:rsidP="007A38A2">
      <w:pPr>
        <w:pStyle w:val="ListParagraph"/>
        <w:numPr>
          <w:ilvl w:val="0"/>
          <w:numId w:val="16"/>
        </w:numPr>
      </w:pPr>
      <w:r>
        <w:t xml:space="preserve">“Pending Manager Review” for SUPERVISOR </w:t>
      </w:r>
      <w:proofErr w:type="gramStart"/>
      <w:r>
        <w:t>module;</w:t>
      </w:r>
      <w:proofErr w:type="gramEnd"/>
    </w:p>
    <w:p w14:paraId="70E4FCD5" w14:textId="77777777" w:rsidR="00CD6735" w:rsidRDefault="00CD6735" w:rsidP="007A38A2">
      <w:pPr>
        <w:pStyle w:val="ListParagraph"/>
        <w:numPr>
          <w:ilvl w:val="0"/>
          <w:numId w:val="16"/>
        </w:numPr>
      </w:pPr>
      <w:r>
        <w:t>“Pending Quality Lead Review” for QUALITY module.</w:t>
      </w:r>
    </w:p>
    <w:p w14:paraId="1BC4714A" w14:textId="77777777" w:rsidR="005D54C1" w:rsidRDefault="005D54C1" w:rsidP="00C8140B">
      <w:pPr>
        <w:pStyle w:val="ListParagraph"/>
        <w:ind w:left="792"/>
        <w:outlineLvl w:val="1"/>
      </w:pPr>
    </w:p>
    <w:p w14:paraId="5A3AEBBD" w14:textId="77777777" w:rsidR="00DE30AE" w:rsidRDefault="00DE30AE" w:rsidP="007A38A2">
      <w:pPr>
        <w:pStyle w:val="ListParagraph"/>
        <w:numPr>
          <w:ilvl w:val="1"/>
          <w:numId w:val="4"/>
        </w:numPr>
        <w:outlineLvl w:val="1"/>
      </w:pPr>
      <w:bookmarkStart w:id="57" w:name="_Toc82082834"/>
      <w:r>
        <w:t>Pending Short Call Review (Supervisor)</w:t>
      </w:r>
      <w:bookmarkEnd w:id="57"/>
    </w:p>
    <w:p w14:paraId="217292EB" w14:textId="77777777" w:rsidR="00DE30AE" w:rsidRDefault="00DE30AE" w:rsidP="005E0AC4">
      <w:pPr>
        <w:pStyle w:val="ListParagraph"/>
        <w:ind w:left="792"/>
      </w:pPr>
      <w:r>
        <w:t>Next status will be “Pending Manager Review”</w:t>
      </w:r>
      <w:r w:rsidR="00725463">
        <w:t>.</w:t>
      </w:r>
    </w:p>
    <w:p w14:paraId="437B125E" w14:textId="77777777" w:rsidR="00DE30AE" w:rsidRDefault="00DE30AE" w:rsidP="00D652D1">
      <w:pPr>
        <w:pStyle w:val="ListParagraph"/>
        <w:ind w:left="792"/>
        <w:outlineLvl w:val="1"/>
      </w:pPr>
    </w:p>
    <w:p w14:paraId="637C878C" w14:textId="77777777" w:rsidR="00DE30AE" w:rsidRDefault="00DE30AE" w:rsidP="00DE30AE">
      <w:pPr>
        <w:pStyle w:val="ListParagraph"/>
        <w:numPr>
          <w:ilvl w:val="1"/>
          <w:numId w:val="4"/>
        </w:numPr>
        <w:outlineLvl w:val="1"/>
      </w:pPr>
      <w:bookmarkStart w:id="58" w:name="_Toc82082835"/>
      <w:r>
        <w:t xml:space="preserve">Pending Short Call </w:t>
      </w:r>
      <w:r w:rsidR="00AD503D">
        <w:t>Confirm</w:t>
      </w:r>
      <w:r>
        <w:t xml:space="preserve"> (</w:t>
      </w:r>
      <w:r w:rsidR="00D548C6">
        <w:t>Manager</w:t>
      </w:r>
      <w:r>
        <w:t>)</w:t>
      </w:r>
      <w:bookmarkEnd w:id="58"/>
    </w:p>
    <w:p w14:paraId="3B68F92D" w14:textId="77777777" w:rsidR="00DE30AE" w:rsidRDefault="00DE30AE" w:rsidP="005E0AC4">
      <w:pPr>
        <w:pStyle w:val="ListParagraph"/>
        <w:ind w:left="792"/>
      </w:pPr>
      <w:r>
        <w:t>Next status will be “Completed”.</w:t>
      </w:r>
    </w:p>
    <w:p w14:paraId="452BFBBA" w14:textId="77777777" w:rsidR="00DE30AE" w:rsidRDefault="00DE30AE" w:rsidP="00D652D1">
      <w:pPr>
        <w:outlineLvl w:val="1"/>
      </w:pPr>
    </w:p>
    <w:p w14:paraId="4364FA3E" w14:textId="77777777" w:rsidR="00D94088" w:rsidRDefault="00177B53" w:rsidP="007A38A2">
      <w:pPr>
        <w:pStyle w:val="ListParagraph"/>
        <w:numPr>
          <w:ilvl w:val="1"/>
          <w:numId w:val="4"/>
        </w:numPr>
        <w:outlineLvl w:val="1"/>
      </w:pPr>
      <w:bookmarkStart w:id="59" w:name="_Toc82082836"/>
      <w:r>
        <w:t xml:space="preserve">Pending </w:t>
      </w:r>
      <w:r w:rsidR="0021598C">
        <w:t xml:space="preserve">Regular </w:t>
      </w:r>
      <w:r>
        <w:t>Review</w:t>
      </w:r>
      <w:bookmarkEnd w:id="59"/>
    </w:p>
    <w:p w14:paraId="13E0F70A" w14:textId="77777777" w:rsidR="00177B53" w:rsidRDefault="00177B53" w:rsidP="00522D50">
      <w:pPr>
        <w:pStyle w:val="ListParagraph"/>
        <w:ind w:left="792"/>
      </w:pPr>
      <w:bookmarkStart w:id="60" w:name="_Toc19103695"/>
      <w:bookmarkEnd w:id="60"/>
      <w:r>
        <w:t>Next status will be “Pending Employee Review”.</w:t>
      </w:r>
    </w:p>
    <w:p w14:paraId="3871FE4B" w14:textId="77777777" w:rsidR="002C329C" w:rsidRDefault="002C329C" w:rsidP="00522D50">
      <w:pPr>
        <w:pStyle w:val="ListParagraph"/>
        <w:ind w:left="792"/>
      </w:pPr>
    </w:p>
    <w:p w14:paraId="08355DEA" w14:textId="77777777" w:rsidR="002C329C" w:rsidRDefault="002C329C" w:rsidP="002C329C">
      <w:pPr>
        <w:pStyle w:val="ListParagraph"/>
        <w:numPr>
          <w:ilvl w:val="1"/>
          <w:numId w:val="4"/>
        </w:numPr>
        <w:outlineLvl w:val="1"/>
      </w:pPr>
      <w:bookmarkStart w:id="61" w:name="_Toc82082837"/>
      <w:r>
        <w:t>Pending Follow-Up</w:t>
      </w:r>
      <w:bookmarkEnd w:id="61"/>
    </w:p>
    <w:p w14:paraId="0260853F" w14:textId="77777777" w:rsidR="002C329C" w:rsidRDefault="002C329C" w:rsidP="00522D50">
      <w:pPr>
        <w:pStyle w:val="ListParagraph"/>
        <w:ind w:left="792"/>
      </w:pPr>
      <w:r>
        <w:t>Next status will be “Pending Employee Review”</w:t>
      </w:r>
    </w:p>
    <w:p w14:paraId="4BE46DF2" w14:textId="77777777" w:rsidR="005E2E97" w:rsidRDefault="005E2E97" w:rsidP="00522D50">
      <w:pPr>
        <w:pStyle w:val="ListParagraph"/>
        <w:ind w:left="792"/>
      </w:pPr>
    </w:p>
    <w:p w14:paraId="155AAF44" w14:textId="77777777" w:rsidR="005E2E97" w:rsidRDefault="005E2E97" w:rsidP="005E2E97">
      <w:pPr>
        <w:pStyle w:val="ListParagraph"/>
        <w:numPr>
          <w:ilvl w:val="1"/>
          <w:numId w:val="4"/>
        </w:numPr>
        <w:outlineLvl w:val="1"/>
      </w:pPr>
      <w:bookmarkStart w:id="62" w:name="_Toc82082838"/>
      <w:r>
        <w:t>Pending Employee Review</w:t>
      </w:r>
      <w:bookmarkEnd w:id="62"/>
    </w:p>
    <w:p w14:paraId="53027FB8" w14:textId="77777777" w:rsidR="005E2E97" w:rsidRDefault="005E2E97" w:rsidP="005E2E97">
      <w:pPr>
        <w:pStyle w:val="ListParagraph"/>
        <w:ind w:left="792"/>
      </w:pPr>
      <w:r>
        <w:t>Next status will be “Completed”</w:t>
      </w:r>
    </w:p>
    <w:p w14:paraId="21EAA2A4" w14:textId="77777777" w:rsidR="00737C80" w:rsidRDefault="00737C80" w:rsidP="00DA40CB">
      <w:pPr>
        <w:autoSpaceDE w:val="0"/>
        <w:autoSpaceDN w:val="0"/>
        <w:adjustRightInd w:val="0"/>
        <w:ind w:left="360"/>
        <w:outlineLvl w:val="1"/>
        <w:rPr>
          <w:b/>
        </w:rPr>
      </w:pPr>
    </w:p>
    <w:p w14:paraId="416E3D87" w14:textId="77777777" w:rsidR="00DA40CB" w:rsidRDefault="00DA40CB" w:rsidP="007A38A2">
      <w:pPr>
        <w:numPr>
          <w:ilvl w:val="0"/>
          <w:numId w:val="4"/>
        </w:numPr>
        <w:tabs>
          <w:tab w:val="num" w:pos="1080"/>
        </w:tabs>
        <w:autoSpaceDE w:val="0"/>
        <w:autoSpaceDN w:val="0"/>
        <w:adjustRightInd w:val="0"/>
        <w:outlineLvl w:val="1"/>
        <w:rPr>
          <w:b/>
        </w:rPr>
      </w:pPr>
      <w:bookmarkStart w:id="63" w:name="_Toc82082839"/>
      <w:r>
        <w:rPr>
          <w:b/>
        </w:rPr>
        <w:t>Instruction text</w:t>
      </w:r>
      <w:bookmarkEnd w:id="63"/>
    </w:p>
    <w:p w14:paraId="3D3B369D" w14:textId="77777777"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14:paraId="23AB0552" w14:textId="77777777"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14:paraId="72F7DDEC" w14:textId="77777777" w:rsidR="00C3614E" w:rsidRPr="004950E2" w:rsidRDefault="00C3614E" w:rsidP="00C66EA1">
      <w:pPr>
        <w:autoSpaceDE w:val="0"/>
        <w:autoSpaceDN w:val="0"/>
        <w:adjustRightInd w:val="0"/>
        <w:ind w:left="360"/>
        <w:rPr>
          <w:b/>
        </w:rPr>
      </w:pPr>
    </w:p>
    <w:p w14:paraId="2A099D59" w14:textId="77777777"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14:paraId="4DE6277D" w14:textId="77777777" w:rsidR="00122762" w:rsidRDefault="005F2D50" w:rsidP="00122762">
      <w:pPr>
        <w:pStyle w:val="ListParagraph"/>
        <w:ind w:left="792"/>
      </w:pPr>
      <w:r>
        <w:t xml:space="preserve">You are receiving this </w:t>
      </w:r>
      <w:proofErr w:type="spellStart"/>
      <w:r>
        <w:t>eCL</w:t>
      </w:r>
      <w:proofErr w:type="spellEnd"/>
      <w:r>
        <w:t xml:space="preserve">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14:paraId="1185BD2E" w14:textId="77777777" w:rsidR="00122762" w:rsidRDefault="00122762" w:rsidP="00122762">
      <w:pPr>
        <w:ind w:left="792"/>
      </w:pPr>
      <w:r>
        <w:t>Contact Center Operations 46.0 Outlier Management Report (OMR): Outlier Research Process SOP&lt;/a&gt; and provide the details in the record below.</w:t>
      </w:r>
    </w:p>
    <w:p w14:paraId="52B74E39" w14:textId="77777777" w:rsidR="00A24CC2" w:rsidRDefault="00A24CC2" w:rsidP="00122762">
      <w:pPr>
        <w:pStyle w:val="ListParagraph"/>
        <w:ind w:left="792"/>
      </w:pPr>
    </w:p>
    <w:p w14:paraId="5D40C99B" w14:textId="77777777" w:rsidR="000D21F6" w:rsidRDefault="000D21F6" w:rsidP="00C66EA1">
      <w:pPr>
        <w:pStyle w:val="ListParagraph"/>
        <w:ind w:left="792"/>
      </w:pPr>
    </w:p>
    <w:p w14:paraId="1983248A" w14:textId="77777777" w:rsidR="00A368CE" w:rsidRDefault="00A453F4" w:rsidP="007A38A2">
      <w:pPr>
        <w:pStyle w:val="ListParagraph"/>
        <w:numPr>
          <w:ilvl w:val="1"/>
          <w:numId w:val="4"/>
        </w:numPr>
      </w:pPr>
      <w:r>
        <w:t>Pending Review</w:t>
      </w:r>
    </w:p>
    <w:p w14:paraId="7CF97BF3" w14:textId="03682899" w:rsidR="00690A06" w:rsidRDefault="00690A06" w:rsidP="007A38A2">
      <w:pPr>
        <w:pStyle w:val="ListParagraph"/>
        <w:numPr>
          <w:ilvl w:val="0"/>
          <w:numId w:val="12"/>
        </w:numPr>
        <w:rPr>
          <w:b/>
        </w:rPr>
      </w:pPr>
      <w:r>
        <w:rPr>
          <w:b/>
        </w:rPr>
        <w:t>Survey – user is the supervisor or reassigned to, Pending Supervisor Review</w:t>
      </w:r>
    </w:p>
    <w:p w14:paraId="4DEA1F51" w14:textId="487C2C31" w:rsidR="00690A06" w:rsidRPr="00164AC4" w:rsidRDefault="00690A06" w:rsidP="00690A06">
      <w:pPr>
        <w:pStyle w:val="ListParagraph"/>
        <w:ind w:left="1512"/>
        <w:rPr>
          <w:b/>
          <w:color w:val="000000" w:themeColor="text1"/>
        </w:rPr>
      </w:pPr>
      <w:r w:rsidRPr="00164AC4">
        <w:rPr>
          <w:color w:val="000000" w:themeColor="text1"/>
          <w:shd w:val="clear" w:color="auto" w:fill="FFFFFF"/>
        </w:rPr>
        <w:t>Please contact your survey point of contact and/or manager with any questions.</w:t>
      </w:r>
    </w:p>
    <w:p w14:paraId="506E16DD" w14:textId="77777777" w:rsidR="00690A06" w:rsidRDefault="00690A06" w:rsidP="00164AC4">
      <w:pPr>
        <w:pStyle w:val="ListParagraph"/>
        <w:ind w:left="1512"/>
        <w:rPr>
          <w:b/>
        </w:rPr>
      </w:pPr>
    </w:p>
    <w:p w14:paraId="571D84D1" w14:textId="45F9031E"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14:paraId="227D3918" w14:textId="775224D6" w:rsidR="00AA293C" w:rsidRDefault="009B761F" w:rsidP="00C66EA1">
      <w:pPr>
        <w:pStyle w:val="ListParagraph"/>
        <w:ind w:left="1512"/>
        <w:rPr>
          <w:ins w:id="64" w:author="Huang, Lili" w:date="2022-03-25T11:57:00Z"/>
        </w:rPr>
      </w:pPr>
      <w:r>
        <w:t>The CSR has multiple short calls that exceed the threshold. Please coach the behavior so the CSR has fewer short calls.</w:t>
      </w:r>
    </w:p>
    <w:p w14:paraId="255C1490" w14:textId="77777777" w:rsidR="00690A06" w:rsidRDefault="00690A06" w:rsidP="00C66EA1">
      <w:pPr>
        <w:pStyle w:val="ListParagraph"/>
        <w:ind w:left="1512"/>
      </w:pPr>
    </w:p>
    <w:p w14:paraId="3904082A" w14:textId="77777777"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14:paraId="6ABA00CE" w14:textId="77777777" w:rsidR="00C3737F" w:rsidRPr="006250F3" w:rsidRDefault="006250F3" w:rsidP="00C66EA1">
      <w:pPr>
        <w:ind w:left="1512"/>
      </w:pPr>
      <w:r w:rsidRPr="006250F3">
        <w:t xml:space="preserve">You are receiving this </w:t>
      </w:r>
      <w:proofErr w:type="spellStart"/>
      <w:r w:rsidRPr="006250F3">
        <w:t>eCL</w:t>
      </w:r>
      <w:proofErr w:type="spellEnd"/>
      <w:r w:rsidRPr="006250F3">
        <w:t xml:space="preserve"> because you have been assigned to listen to and provide feedback on a call that was identified as having low customer satisfaction. Please </w:t>
      </w:r>
      <w:r w:rsidR="00A40483">
        <w:t>review</w:t>
      </w:r>
      <w:r w:rsidRPr="006250F3">
        <w:t xml:space="preserve"> the call from a </w:t>
      </w:r>
      <w:proofErr w:type="spellStart"/>
      <w:r w:rsidRPr="006250F3">
        <w:t>PPoM</w:t>
      </w:r>
      <w:proofErr w:type="spellEnd"/>
      <w:r w:rsidRPr="006250F3">
        <w:t xml:space="preserve"> perspective and provide details on the specific opportunities requiring coaching in the record below.</w:t>
      </w:r>
      <w:r w:rsidR="00C3737F" w:rsidRPr="006250F3">
        <w:br/>
      </w:r>
    </w:p>
    <w:p w14:paraId="7CBDDEF6" w14:textId="77777777"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14:paraId="1B1F7470" w14:textId="77777777" w:rsidR="0022207D" w:rsidRPr="005C42BC" w:rsidRDefault="005C42BC" w:rsidP="00C66EA1">
      <w:pPr>
        <w:ind w:left="1512"/>
      </w:pPr>
      <w:r w:rsidRPr="005C42BC">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5C42BC">
        <w:t>the majority of</w:t>
      </w:r>
      <w:proofErr w:type="gramEnd"/>
      <w:r w:rsidRPr="005C42BC">
        <w:t xml:space="preserve"> the scheduled time to review each eLearning module assigned.</w:t>
      </w:r>
    </w:p>
    <w:p w14:paraId="20C2A3E9" w14:textId="77777777" w:rsidR="0022207D" w:rsidRPr="0022207D" w:rsidRDefault="0022207D" w:rsidP="00C66EA1">
      <w:pPr>
        <w:rPr>
          <w:b/>
        </w:rPr>
      </w:pPr>
    </w:p>
    <w:p w14:paraId="6616F676" w14:textId="77777777"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14:paraId="19F9FE63" w14:textId="77777777" w:rsidR="0090792F" w:rsidRDefault="0090792F" w:rsidP="00C66EA1">
      <w:pPr>
        <w:ind w:left="1512"/>
      </w:pPr>
      <w:r w:rsidRPr="0090792F">
        <w:t>The above training is now overdue. Please have the training completed and provide coaching on the specific reasons it was overdue.</w:t>
      </w:r>
    </w:p>
    <w:p w14:paraId="26A0D690" w14:textId="77777777" w:rsidR="0090792F" w:rsidRDefault="0090792F" w:rsidP="00C66EA1"/>
    <w:p w14:paraId="03540771" w14:textId="77777777"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14:paraId="49AE2536" w14:textId="77777777" w:rsidR="000E21E1" w:rsidRDefault="001469E1" w:rsidP="00C66EA1">
      <w:pPr>
        <w:pStyle w:val="ListParagraph"/>
        <w:ind w:left="1512"/>
      </w:pPr>
      <w:r w:rsidRPr="001469E1">
        <w:t xml:space="preserve">Customer satisfaction is critical to our success; therefore, to help gauge our performance, every caller is offered the option to complete a Customer Satisfaction (CSAT) survey. Using a scale from one to five, callers </w:t>
      </w:r>
      <w:proofErr w:type="gramStart"/>
      <w:r w:rsidRPr="001469E1">
        <w:t>are able to</w:t>
      </w:r>
      <w:proofErr w:type="gramEnd"/>
      <w:r w:rsidRPr="001469E1">
        <w:t xml:space="preserve"> rate their overall satisfaction. Top box, or a rating of 5, indicates the caller was extremely satisfied! Thank you for taking good care of your callers; you make a difference for each caller AND for the CCO!</w:t>
      </w:r>
    </w:p>
    <w:p w14:paraId="38D65413" w14:textId="77777777" w:rsidR="000E21E1" w:rsidRDefault="000E21E1" w:rsidP="00C66EA1"/>
    <w:p w14:paraId="11642403" w14:textId="77777777"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14:paraId="49C64907" w14:textId="77777777"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14:paraId="56EC6563" w14:textId="77777777" w:rsidR="006057FB" w:rsidRDefault="006057FB" w:rsidP="00C66EA1"/>
    <w:p w14:paraId="45FA6A9F" w14:textId="77777777"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14:paraId="32D91F91" w14:textId="77777777"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14:paraId="4E9CD44B" w14:textId="77777777" w:rsidR="00841C5E" w:rsidRDefault="00841C5E" w:rsidP="00C66EA1"/>
    <w:p w14:paraId="71891A2F" w14:textId="77777777"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14:paraId="33BE6E38" w14:textId="77777777" w:rsidR="004661FA" w:rsidRDefault="004661FA" w:rsidP="004661FA">
      <w:pPr>
        <w:pStyle w:val="ListParagraph"/>
        <w:ind w:left="1512"/>
      </w:pPr>
      <w:r>
        <w:t xml:space="preserve">You are receiving this </w:t>
      </w:r>
      <w:proofErr w:type="spellStart"/>
      <w:r>
        <w:t>eCL</w:t>
      </w:r>
      <w:proofErr w:type="spellEnd"/>
      <w:r>
        <w:t xml:space="preserve"> record because an Employee on your team was identified in a Break Outlier Report. Please review the &lt;b&gt;&lt;a </w:t>
      </w:r>
      <w:r>
        <w:lastRenderedPageBreak/>
        <w:t>href='</w:t>
      </w:r>
      <w:r w:rsidRPr="006C4594">
        <w:t>https://maximus365.sharepoint.com/sites/CCO/bi/ReportsCatalog/CSRDashboard/Forms/AllItems.aspx</w:t>
      </w:r>
      <w:r>
        <w:t xml:space="preserve">' target='_blank'&gt;ETS Breaks Outlier Report&lt;/a&gt;, </w:t>
      </w:r>
    </w:p>
    <w:p w14:paraId="2B97189C" w14:textId="77777777" w:rsidR="004661FA" w:rsidRDefault="004661FA" w:rsidP="004661FA">
      <w:pPr>
        <w:pStyle w:val="ListParagraph"/>
        <w:ind w:left="1512"/>
      </w:pPr>
      <w:r>
        <w:t>the ETS entries&lt;/b</w:t>
      </w:r>
      <w:proofErr w:type="gramStart"/>
      <w:r>
        <w:t>&gt;, and</w:t>
      </w:r>
      <w:proofErr w:type="gramEnd"/>
      <w:r>
        <w:t xml:space="preserve"> refer to HCSD-POL-HR-MISC-08 Break Time Policy and Break Policy Reference guide for additional information and provide the details in the record below.</w:t>
      </w:r>
    </w:p>
    <w:p w14:paraId="5E97F056" w14:textId="77777777" w:rsidR="00AA6F9A" w:rsidRDefault="00AA6F9A" w:rsidP="00C66EA1"/>
    <w:p w14:paraId="05EC0104" w14:textId="77777777"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14:paraId="49EFADE6" w14:textId="77777777" w:rsidR="008A4405" w:rsidRDefault="008A4405" w:rsidP="00C66EA1">
      <w:pPr>
        <w:pStyle w:val="ListParagraph"/>
        <w:ind w:left="1512"/>
      </w:pPr>
      <w:r>
        <w:t xml:space="preserve">To review your full details, please visit the &lt;a </w:t>
      </w:r>
      <w:proofErr w:type="spellStart"/>
      <w:r>
        <w:t>href</w:t>
      </w:r>
      <w:proofErr w:type="spellEnd"/>
      <w:r>
        <w:t>=</w:t>
      </w:r>
      <w:r w:rsidR="00A8208B">
        <w:rPr>
          <w:rFonts w:ascii="Consolas" w:hAnsi="Consolas" w:cs="Consolas"/>
          <w:color w:val="A31515"/>
          <w:sz w:val="19"/>
          <w:szCs w:val="19"/>
        </w:rPr>
        <w:t>https://f3420-mwbp11.ad.local/scorecard/csrscorecard.aspx</w:t>
      </w:r>
      <w:r>
        <w:t>' target='_blank'&gt;CCO Performance Scorecard&lt;/a&gt;.</w:t>
      </w:r>
    </w:p>
    <w:p w14:paraId="0AEF3A48" w14:textId="77777777" w:rsidR="00FF1D89" w:rsidRDefault="008A4405" w:rsidP="00C66EA1">
      <w:pPr>
        <w:pStyle w:val="ListParagraph"/>
        <w:ind w:left="1512"/>
      </w:pPr>
      <w:r>
        <w:t>If you have any questions, please see your supervisor.</w:t>
      </w:r>
    </w:p>
    <w:p w14:paraId="169B9AF3" w14:textId="77777777" w:rsidR="00D63C4F" w:rsidRDefault="00D63C4F" w:rsidP="00C66EA1">
      <w:pPr>
        <w:pStyle w:val="ListParagraph"/>
        <w:ind w:left="1512"/>
      </w:pPr>
    </w:p>
    <w:p w14:paraId="6A9417FE" w14:textId="77777777"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14:paraId="4E69628F" w14:textId="77777777" w:rsidR="00FF1D89" w:rsidRDefault="001C1E47" w:rsidP="00E772AA">
      <w:pPr>
        <w:ind w:left="1500"/>
      </w:pPr>
      <w:r w:rsidRPr="001C1E47">
        <w:t xml:space="preserve">To view in full detail, your </w:t>
      </w:r>
      <w:proofErr w:type="gramStart"/>
      <w:r w:rsidRPr="001C1E47">
        <w:t>Supervisor</w:t>
      </w:r>
      <w:proofErr w:type="gramEnd"/>
      <w:r w:rsidRPr="001C1E47">
        <w:t xml:space="preserve"> will review your Performance Dashboard with </w:t>
      </w:r>
      <w:r w:rsidR="0051523E">
        <w:t xml:space="preserve">      </w:t>
      </w:r>
      <w:r w:rsidRPr="001C1E47">
        <w:t xml:space="preserve">you during your next coaching session. An overview of your scores is also contained within the </w:t>
      </w:r>
      <w:proofErr w:type="spellStart"/>
      <w:r w:rsidRPr="001C1E47">
        <w:t>eCL</w:t>
      </w:r>
      <w:proofErr w:type="spellEnd"/>
      <w:r w:rsidRPr="001C1E47">
        <w:t>.</w:t>
      </w:r>
    </w:p>
    <w:p w14:paraId="3BF6E862" w14:textId="77777777" w:rsidR="00176F1F" w:rsidRDefault="00176F1F" w:rsidP="00E772AA">
      <w:pPr>
        <w:ind w:left="1500"/>
      </w:pPr>
    </w:p>
    <w:p w14:paraId="0A3DC8AD" w14:textId="77777777"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14:paraId="7F485CDA" w14:textId="77777777" w:rsidR="00461D75" w:rsidRDefault="00461D75" w:rsidP="00461D75">
      <w:pPr>
        <w:pStyle w:val="ListParagraph"/>
        <w:ind w:left="1512"/>
      </w:pPr>
      <w:r>
        <w:t xml:space="preserve">To review your full details, please visit the &lt;a </w:t>
      </w:r>
      <w:proofErr w:type="spellStart"/>
      <w:r>
        <w:t>href</w:t>
      </w:r>
      <w:proofErr w:type="spellEnd"/>
      <w:r>
        <w:t>=</w:t>
      </w:r>
      <w:r w:rsidR="003677E5">
        <w:rPr>
          <w:rFonts w:ascii="Consolas" w:hAnsi="Consolas" w:cs="Consolas"/>
          <w:color w:val="A31515"/>
          <w:sz w:val="19"/>
          <w:szCs w:val="19"/>
        </w:rPr>
        <w:t>https://f3420-mwbp11.ad.local/scorecard/csrscorecard.aspx</w:t>
      </w:r>
      <w:r>
        <w:t xml:space="preserve">' target='_blank'&gt;CCO Performance Scorecard&lt;/a&gt;. </w:t>
      </w:r>
    </w:p>
    <w:p w14:paraId="161F0664" w14:textId="77777777"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14:paraId="3F44F315" w14:textId="77777777"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14:paraId="532E54C7" w14:textId="77777777" w:rsidR="00461D75" w:rsidRDefault="00461D75" w:rsidP="00461D75">
      <w:pPr>
        <w:pStyle w:val="ListParagraph"/>
        <w:ind w:left="1512"/>
      </w:pPr>
      <w:r>
        <w:t>SharePoint site.</w:t>
      </w:r>
    </w:p>
    <w:p w14:paraId="33774291" w14:textId="77777777" w:rsidR="00AA23C1" w:rsidRDefault="00AA23C1" w:rsidP="00C66EA1">
      <w:pPr>
        <w:pStyle w:val="ListParagraph"/>
        <w:ind w:left="1512"/>
      </w:pPr>
    </w:p>
    <w:p w14:paraId="01417A37" w14:textId="77777777"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14:paraId="47FA32AC" w14:textId="77777777"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14:paraId="6476CE25" w14:textId="77777777" w:rsidR="00AE0C9C" w:rsidRDefault="00AE0C9C" w:rsidP="00AE0C9C">
      <w:pPr>
        <w:pStyle w:val="ListParagraph"/>
        <w:ind w:left="1512"/>
      </w:pPr>
      <w:r>
        <w:t>to view the report containing the details of these changes.</w:t>
      </w:r>
    </w:p>
    <w:p w14:paraId="3CCF48B1" w14:textId="77777777" w:rsidR="00D1675D" w:rsidRDefault="00D1675D" w:rsidP="00C66EA1">
      <w:pPr>
        <w:pStyle w:val="ListParagraph"/>
        <w:ind w:left="1512"/>
      </w:pPr>
    </w:p>
    <w:p w14:paraId="772493AD" w14:textId="77777777"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14:paraId="51424AD5" w14:textId="77777777" w:rsidR="00BF0E14" w:rsidRDefault="00BF0E14" w:rsidP="00BF0E14">
      <w:pPr>
        <w:pStyle w:val="ListParagraph"/>
        <w:ind w:left="1512"/>
      </w:pPr>
      <w:r>
        <w:t xml:space="preserve">You are receiving this </w:t>
      </w:r>
      <w:proofErr w:type="spellStart"/>
      <w:r>
        <w:t>eCL</w:t>
      </w:r>
      <w:proofErr w:type="spellEnd"/>
      <w:r>
        <w:t xml:space="preserve"> record because an Employee on your team was identified on the CCO TC Outstanding Actions report (also known as the TC Compliance Action report).  Please research why the employee did not complete their timecard before the deadline laid out in the latest</w:t>
      </w:r>
    </w:p>
    <w:p w14:paraId="773DB84C" w14:textId="77777777"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14:paraId="15D44388" w14:textId="77777777" w:rsidR="00E50BB8" w:rsidRDefault="00E50BB8" w:rsidP="00C66EA1">
      <w:pPr>
        <w:pStyle w:val="ListParagraph"/>
        <w:ind w:left="1512"/>
      </w:pPr>
    </w:p>
    <w:p w14:paraId="0B2F7F11" w14:textId="77777777"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14:paraId="382A6DAB" w14:textId="77777777" w:rsidR="007A1BAF" w:rsidRDefault="007A1BAF" w:rsidP="007A1BAF">
      <w:pPr>
        <w:pStyle w:val="ListParagraph"/>
        <w:ind w:left="1512"/>
      </w:pPr>
      <w:r>
        <w:t xml:space="preserve">You are receiving this </w:t>
      </w:r>
      <w:proofErr w:type="spellStart"/>
      <w:r>
        <w:t>eCL</w:t>
      </w:r>
      <w:proofErr w:type="spellEnd"/>
      <w:r>
        <w:t xml:space="preserve"> record because a </w:t>
      </w:r>
      <w:proofErr w:type="gramStart"/>
      <w:r>
        <w:t>Supervisor</w:t>
      </w:r>
      <w:proofErr w:type="gramEnd"/>
      <w:r>
        <w:t xml:space="preserve"> on your team was identified on the CCO TC Outstanding Actions report (also known as the TC Compliance Action report).  Please research why the supervisor did not approve or reject their CSR’s timecard before the deadline laid out in the latest</w:t>
      </w:r>
    </w:p>
    <w:p w14:paraId="4EBDFF54" w14:textId="77777777" w:rsidR="007A1BAF" w:rsidRPr="0029709D" w:rsidRDefault="007A1BAF" w:rsidP="007A1BAF">
      <w:pPr>
        <w:pStyle w:val="ListParagraph"/>
        <w:ind w:left="1512"/>
      </w:pPr>
      <w:r>
        <w:lastRenderedPageBreak/>
        <w:t>&lt;a href='</w:t>
      </w:r>
      <w:r w:rsidRPr="00872631">
        <w:t>https://maximus365.sharepoint.com/sites/CCO/Resources/SOP/Contact%20Center%20Operations/Forms/AllItems.aspx</w:t>
      </w:r>
      <w:r>
        <w:t>' target='_blank'&gt;CCO Performance Scorecard&lt;/a&gt;. Contact Center Operations 3.06 Timecard Audit SOP.</w:t>
      </w:r>
    </w:p>
    <w:p w14:paraId="69F91AEC" w14:textId="77777777" w:rsidR="0029709D" w:rsidRPr="0029709D" w:rsidRDefault="0029709D" w:rsidP="0029709D"/>
    <w:p w14:paraId="148AAEAC" w14:textId="77777777" w:rsidR="00FA3FF0" w:rsidRPr="00C92257" w:rsidRDefault="00FA3FF0" w:rsidP="007A38A2">
      <w:pPr>
        <w:pStyle w:val="ListParagraph"/>
        <w:numPr>
          <w:ilvl w:val="0"/>
          <w:numId w:val="12"/>
        </w:numPr>
        <w:rPr>
          <w:b/>
        </w:rPr>
      </w:pPr>
      <w:r>
        <w:rPr>
          <w:b/>
        </w:rPr>
        <w:t>OMR/PBH</w:t>
      </w:r>
      <w:r w:rsidR="000E542A">
        <w:rPr>
          <w:b/>
        </w:rPr>
        <w:t xml:space="preserve"> – user is the CSR or Supervisor, log is “PBH”</w:t>
      </w:r>
    </w:p>
    <w:p w14:paraId="275BB548" w14:textId="77777777"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044658DC" w14:textId="77777777" w:rsidR="00A8602E" w:rsidRDefault="00A8602E" w:rsidP="00A8602E"/>
    <w:p w14:paraId="19CBB143" w14:textId="77777777"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365C19CD" w14:textId="77777777" w:rsidR="00A8602E" w:rsidRDefault="00A8602E" w:rsidP="00A8602E">
      <w:pPr>
        <w:ind w:left="1440"/>
      </w:pPr>
    </w:p>
    <w:p w14:paraId="0656ABBC" w14:textId="77777777" w:rsidR="00A8602E" w:rsidRDefault="00A8602E" w:rsidP="00A8602E">
      <w:pPr>
        <w:ind w:left="1440"/>
      </w:pPr>
      <w:r>
        <w:t>-If the address is correct, you must order a replacement card for the beneficiary using the “Medicare Card” button (even if they don’t think they need one).</w:t>
      </w:r>
    </w:p>
    <w:p w14:paraId="4607121B" w14:textId="77777777" w:rsidR="00A8602E" w:rsidRDefault="00A8602E" w:rsidP="00A8602E">
      <w:pPr>
        <w:ind w:left="1440"/>
      </w:pPr>
      <w:r>
        <w:t>-If the address is incorrect, you must refer the beneficiary to the Social Security Administration (SSA) using information in Agent Partner Search.</w:t>
      </w:r>
    </w:p>
    <w:p w14:paraId="184E623D" w14:textId="77777777" w:rsidR="00A8602E" w:rsidRDefault="00A8602E" w:rsidP="00A8602E">
      <w:pPr>
        <w:ind w:left="1440"/>
      </w:pPr>
    </w:p>
    <w:p w14:paraId="121B7C21" w14:textId="77777777"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14:paraId="4375B9C8" w14:textId="77777777" w:rsidR="0029709D" w:rsidRDefault="0029709D" w:rsidP="00A8602E">
      <w:pPr>
        <w:ind w:left="1440"/>
      </w:pPr>
    </w:p>
    <w:p w14:paraId="1665058D" w14:textId="77777777"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14:paraId="3C92A82C" w14:textId="0713C55E" w:rsidR="00955F36" w:rsidRDefault="00BC36A7" w:rsidP="00BC36A7">
      <w:pPr>
        <w:pStyle w:val="ListParagraph"/>
        <w:ind w:left="1512"/>
      </w:pPr>
      <w:r>
        <w:rPr>
          <w:i/>
          <w:iCs/>
        </w:rPr>
        <w:t xml:space="preserve">Your CSR has reached a major attendance milestone with </w:t>
      </w:r>
      <w:r w:rsidR="00AD2A3F">
        <w:rPr>
          <w:i/>
          <w:iCs/>
        </w:rPr>
        <w:t>11</w:t>
      </w:r>
      <w:r>
        <w:rPr>
          <w:i/>
          <w:iCs/>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14:paraId="614A716E" w14:textId="77777777" w:rsidR="00FA2333" w:rsidRDefault="00FA2333" w:rsidP="00BC36A7">
      <w:pPr>
        <w:pStyle w:val="ListParagraph"/>
        <w:ind w:left="1512"/>
      </w:pPr>
    </w:p>
    <w:p w14:paraId="7FEE73CE" w14:textId="77777777"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14:paraId="79DDA6C9" w14:textId="77777777" w:rsidR="00FA2333" w:rsidRDefault="00FA2333" w:rsidP="00FA2333">
      <w:pPr>
        <w:pStyle w:val="ListParagraph"/>
        <w:ind w:left="1512"/>
        <w:rPr>
          <w:i/>
          <w:iCs/>
        </w:rPr>
      </w:pPr>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p w14:paraId="47545E16" w14:textId="77777777" w:rsidR="00116FD0" w:rsidRDefault="00116FD0" w:rsidP="00FA2333">
      <w:pPr>
        <w:pStyle w:val="ListParagraph"/>
        <w:ind w:left="1512"/>
        <w:rPr>
          <w:i/>
          <w:iCs/>
        </w:rPr>
      </w:pPr>
    </w:p>
    <w:p w14:paraId="0AAA4F95" w14:textId="77777777" w:rsidR="00116FD0" w:rsidRPr="00B5168C" w:rsidRDefault="00116FD0" w:rsidP="00B5168C">
      <w:pPr>
        <w:pStyle w:val="ListParagraph"/>
        <w:numPr>
          <w:ilvl w:val="0"/>
          <w:numId w:val="12"/>
        </w:numPr>
        <w:rPr>
          <w:i/>
        </w:rPr>
      </w:pPr>
      <w:r w:rsidRPr="00116FD0">
        <w:rPr>
          <w:b/>
        </w:rPr>
        <w:t>FC/</w:t>
      </w:r>
      <w:proofErr w:type="gramStart"/>
      <w:r w:rsidRPr="00116FD0">
        <w:rPr>
          <w:b/>
        </w:rPr>
        <w:t xml:space="preserve">ATTH </w:t>
      </w:r>
      <w:r>
        <w:rPr>
          <w:b/>
        </w:rPr>
        <w:t xml:space="preserve"> (</w:t>
      </w:r>
      <w:proofErr w:type="gramEnd"/>
      <w:r>
        <w:rPr>
          <w:b/>
        </w:rPr>
        <w:t>warning log)</w:t>
      </w:r>
    </w:p>
    <w:p w14:paraId="42BBB596" w14:textId="77777777" w:rsidR="00116FD0" w:rsidRDefault="00116FD0" w:rsidP="00B5168C">
      <w:pPr>
        <w:pStyle w:val="ListParagraph"/>
        <w:ind w:left="1512"/>
        <w:rPr>
          <w:i/>
        </w:rPr>
      </w:pPr>
      <w:r w:rsidRPr="00B5168C">
        <w:rPr>
          <w:i/>
        </w:rPr>
        <w:t xml:space="preserve">The Attendance Policy states employees that reach or exceed 16 hours of unexcused/unapproved absences in a rolling </w:t>
      </w:r>
      <w:proofErr w:type="gramStart"/>
      <w:r w:rsidRPr="00B5168C">
        <w:rPr>
          <w:i/>
        </w:rPr>
        <w:t>12 month</w:t>
      </w:r>
      <w:proofErr w:type="gramEnd"/>
      <w:r w:rsidRPr="00B5168C">
        <w:rPr>
          <w:i/>
        </w:rPr>
        <w:t xml:space="preserve"> period will receive a Formal Coaching.  You have exceeded 16 hours of unexcused / unapproved hours, and as a result you are receiving a Formal Coaching. Your supervisor will provide a detailed attendance report of hours missed</w:t>
      </w:r>
      <w:r w:rsidR="00BF5448">
        <w:rPr>
          <w:i/>
        </w:rPr>
        <w:t>.</w:t>
      </w:r>
    </w:p>
    <w:p w14:paraId="363206A5" w14:textId="77777777" w:rsidR="00BF5448" w:rsidRPr="00B5168C" w:rsidRDefault="00BF5448" w:rsidP="00B5168C">
      <w:pPr>
        <w:pStyle w:val="ListParagraph"/>
        <w:ind w:left="1512"/>
        <w:rPr>
          <w:i/>
        </w:rPr>
      </w:pPr>
    </w:p>
    <w:p w14:paraId="3835C8E6" w14:textId="77777777"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14:paraId="0268FB0C" w14:textId="77777777" w:rsidR="00BF5448" w:rsidRPr="00B5168C" w:rsidRDefault="00BF5448" w:rsidP="00116FD0">
      <w:pPr>
        <w:pStyle w:val="ListParagraph"/>
        <w:ind w:left="1512"/>
        <w:rPr>
          <w:i/>
        </w:rPr>
      </w:pPr>
    </w:p>
    <w:p w14:paraId="1073A685" w14:textId="77777777" w:rsidR="00116FD0" w:rsidRDefault="00116FD0" w:rsidP="00116FD0">
      <w:pPr>
        <w:pStyle w:val="ListParagraph"/>
        <w:ind w:left="1512"/>
        <w:rPr>
          <w:i/>
        </w:rPr>
      </w:pPr>
      <w:r w:rsidRPr="00B5168C">
        <w:rPr>
          <w:i/>
        </w:rPr>
        <w:lastRenderedPageBreak/>
        <w:t>Reliable and punctual attendance is a requirement of the position you hold. You must improve your attendance immediately. It is an expectation that you</w:t>
      </w:r>
      <w:r w:rsidR="00BF5448">
        <w:rPr>
          <w:i/>
        </w:rPr>
        <w:t>:</w:t>
      </w:r>
    </w:p>
    <w:p w14:paraId="3FC807C6" w14:textId="77777777" w:rsidR="00BF5448" w:rsidRPr="00B5168C" w:rsidRDefault="00BF5448" w:rsidP="00116FD0">
      <w:pPr>
        <w:pStyle w:val="ListParagraph"/>
        <w:ind w:left="1512"/>
        <w:rPr>
          <w:i/>
        </w:rPr>
      </w:pPr>
    </w:p>
    <w:p w14:paraId="77DEFE09" w14:textId="77777777"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14:paraId="40C48792" w14:textId="77777777" w:rsidR="00116FD0" w:rsidRPr="00B5168C" w:rsidRDefault="00116FD0" w:rsidP="00B5168C">
      <w:pPr>
        <w:pStyle w:val="ListParagraph"/>
        <w:numPr>
          <w:ilvl w:val="0"/>
          <w:numId w:val="24"/>
        </w:numPr>
        <w:rPr>
          <w:i/>
        </w:rPr>
      </w:pPr>
      <w:r w:rsidRPr="00B5168C">
        <w:rPr>
          <w:i/>
        </w:rPr>
        <w:t>If you are unable to come to work due to unexpected illness or other emergency, you must comply with notification guidelines outlined in the above attendance policy.</w:t>
      </w:r>
    </w:p>
    <w:p w14:paraId="4E91BFE2" w14:textId="77777777"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14:paraId="487B24C2" w14:textId="77777777" w:rsidR="00BF5448" w:rsidRPr="00B5168C" w:rsidRDefault="00BF5448" w:rsidP="00B5168C">
      <w:pPr>
        <w:pStyle w:val="ListParagraph"/>
        <w:ind w:left="2232"/>
        <w:rPr>
          <w:i/>
        </w:rPr>
      </w:pPr>
    </w:p>
    <w:p w14:paraId="373DF048" w14:textId="77777777"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14:paraId="5E37D0C6" w14:textId="77777777" w:rsidR="000C2D93" w:rsidRDefault="000C2D93" w:rsidP="00116FD0">
      <w:pPr>
        <w:pStyle w:val="ListParagraph"/>
        <w:ind w:left="1512"/>
        <w:rPr>
          <w:i/>
        </w:rPr>
      </w:pPr>
    </w:p>
    <w:p w14:paraId="1E5114DF" w14:textId="77777777" w:rsidR="000C2D93" w:rsidRPr="00B5168C" w:rsidRDefault="000C2D93" w:rsidP="000C2D93">
      <w:pPr>
        <w:pStyle w:val="ListParagraph"/>
        <w:numPr>
          <w:ilvl w:val="0"/>
          <w:numId w:val="12"/>
        </w:numPr>
        <w:rPr>
          <w:i/>
        </w:rPr>
      </w:pPr>
      <w:r w:rsidRPr="00255AC5">
        <w:rPr>
          <w:b/>
        </w:rPr>
        <w:t>FC</w:t>
      </w:r>
      <w:r w:rsidR="00970024">
        <w:rPr>
          <w:b/>
        </w:rPr>
        <w:t>/</w:t>
      </w:r>
      <w:proofErr w:type="gramStart"/>
      <w:r w:rsidR="00970024">
        <w:rPr>
          <w:b/>
        </w:rPr>
        <w:t>ATTT</w:t>
      </w:r>
      <w:r w:rsidRPr="00255AC5">
        <w:rPr>
          <w:b/>
        </w:rPr>
        <w:t xml:space="preserve"> </w:t>
      </w:r>
      <w:r>
        <w:rPr>
          <w:b/>
        </w:rPr>
        <w:t xml:space="preserve"> (</w:t>
      </w:r>
      <w:proofErr w:type="gramEnd"/>
      <w:r>
        <w:rPr>
          <w:b/>
        </w:rPr>
        <w:t>warning log)</w:t>
      </w:r>
    </w:p>
    <w:p w14:paraId="279A79CB" w14:textId="77777777" w:rsidR="00970024" w:rsidRDefault="00970024" w:rsidP="00970024">
      <w:pPr>
        <w:pStyle w:val="ListParagraph"/>
        <w:ind w:left="1512"/>
        <w:rPr>
          <w:i/>
        </w:rPr>
      </w:pPr>
      <w:r w:rsidRPr="00970024">
        <w:rPr>
          <w:i/>
        </w:rPr>
        <w:t xml:space="preserve">Trends are patterns of behavior and include documented unexcused/unapproved instances of being out of compliance from their assigned work schedule for a minimum of 1 consecutive hour. Trend examples </w:t>
      </w:r>
      <w:proofErr w:type="gramStart"/>
      <w:r w:rsidRPr="00970024">
        <w:rPr>
          <w:i/>
        </w:rPr>
        <w:t>include;</w:t>
      </w:r>
      <w:proofErr w:type="gramEnd"/>
      <w:r w:rsidRPr="00970024">
        <w:rPr>
          <w: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14:paraId="6C3F1EDC" w14:textId="77777777" w:rsidR="00387C6C" w:rsidRPr="00970024" w:rsidRDefault="00387C6C" w:rsidP="00970024">
      <w:pPr>
        <w:pStyle w:val="ListParagraph"/>
        <w:ind w:left="1512"/>
        <w:rPr>
          <w:i/>
        </w:rPr>
      </w:pPr>
    </w:p>
    <w:p w14:paraId="4C8FCE04" w14:textId="77777777" w:rsidR="00970024" w:rsidRDefault="00970024" w:rsidP="00970024">
      <w:pPr>
        <w:pStyle w:val="ListParagraph"/>
        <w:ind w:left="1512"/>
        <w:rPr>
          <w:i/>
        </w:rPr>
      </w:pPr>
      <w:r w:rsidRPr="00970024">
        <w:rPr>
          <w:i/>
        </w:rPr>
        <w:t>You completed Attendance Policy training and signed an acknowledgement form stating you understood the policies.</w:t>
      </w:r>
    </w:p>
    <w:p w14:paraId="43DF3F1A" w14:textId="77777777" w:rsidR="00387C6C" w:rsidRPr="00970024" w:rsidRDefault="00387C6C" w:rsidP="00970024">
      <w:pPr>
        <w:pStyle w:val="ListParagraph"/>
        <w:ind w:left="1512"/>
        <w:rPr>
          <w:i/>
        </w:rPr>
      </w:pPr>
    </w:p>
    <w:p w14:paraId="6684A581" w14:textId="77777777"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14:paraId="09CE36A2" w14:textId="77777777" w:rsidR="00970024" w:rsidRPr="00970024" w:rsidRDefault="00970024" w:rsidP="00B5168C">
      <w:pPr>
        <w:pStyle w:val="ListParagraph"/>
        <w:numPr>
          <w:ilvl w:val="0"/>
          <w:numId w:val="23"/>
        </w:numPr>
        <w:rPr>
          <w:i/>
        </w:rPr>
      </w:pPr>
      <w:r w:rsidRPr="00970024">
        <w:rPr>
          <w:i/>
        </w:rPr>
        <w:t>Correct your behavior of repeated unexcused/unapproved absences.</w:t>
      </w:r>
    </w:p>
    <w:p w14:paraId="4712A67D" w14:textId="77777777" w:rsidR="00970024" w:rsidRDefault="00970024" w:rsidP="00B5168C">
      <w:pPr>
        <w:pStyle w:val="ListParagraph"/>
        <w:numPr>
          <w:ilvl w:val="0"/>
          <w:numId w:val="23"/>
        </w:numPr>
        <w:rPr>
          <w:i/>
        </w:rPr>
      </w:pPr>
      <w:r w:rsidRPr="00970024">
        <w:rPr>
          <w:i/>
        </w:rPr>
        <w:t>Work your shift as scheduled.</w:t>
      </w:r>
    </w:p>
    <w:p w14:paraId="3189E7BF" w14:textId="77777777" w:rsidR="00387C6C" w:rsidRPr="00970024" w:rsidRDefault="00387C6C" w:rsidP="00B5168C">
      <w:pPr>
        <w:pStyle w:val="ListParagraph"/>
        <w:ind w:left="2232"/>
        <w:rPr>
          <w:i/>
        </w:rPr>
      </w:pPr>
    </w:p>
    <w:p w14:paraId="128C582A" w14:textId="77777777"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14:paraId="2D1F0B91" w14:textId="77777777" w:rsidR="00387C6C" w:rsidRPr="00970024" w:rsidRDefault="00387C6C" w:rsidP="00970024">
      <w:pPr>
        <w:pStyle w:val="ListParagraph"/>
        <w:ind w:left="1512"/>
        <w:rPr>
          <w:i/>
        </w:rPr>
      </w:pPr>
    </w:p>
    <w:p w14:paraId="1B0B7805" w14:textId="77777777" w:rsidR="00970024" w:rsidRDefault="00970024" w:rsidP="00970024">
      <w:pPr>
        <w:pStyle w:val="ListParagraph"/>
        <w:ind w:left="1512"/>
        <w:rPr>
          <w:i/>
        </w:rPr>
      </w:pPr>
      <w:r w:rsidRPr="00970024">
        <w:rPr>
          <w:i/>
        </w:rPr>
        <w:t>You must demonstrate immediate and sustained improvement in the areas noted above.</w:t>
      </w:r>
    </w:p>
    <w:p w14:paraId="22081017" w14:textId="77777777" w:rsidR="00387C6C" w:rsidRPr="00970024" w:rsidRDefault="00387C6C" w:rsidP="00970024">
      <w:pPr>
        <w:pStyle w:val="ListParagraph"/>
        <w:ind w:left="1512"/>
        <w:rPr>
          <w:i/>
        </w:rPr>
      </w:pPr>
    </w:p>
    <w:p w14:paraId="2A5E05A5" w14:textId="77777777" w:rsidR="00970024" w:rsidRDefault="00970024" w:rsidP="00970024">
      <w:pPr>
        <w:pStyle w:val="ListParagraph"/>
        <w:ind w:left="1512"/>
        <w:rPr>
          <w:i/>
        </w:rPr>
      </w:pPr>
      <w:r w:rsidRPr="00970024">
        <w:rPr>
          <w:i/>
        </w:rPr>
        <w:t xml:space="preserve">If you accrue 3 or more patterned absences in a </w:t>
      </w:r>
      <w:proofErr w:type="gramStart"/>
      <w:r w:rsidRPr="00970024">
        <w:rPr>
          <w:i/>
        </w:rPr>
        <w:t>60 day</w:t>
      </w:r>
      <w:proofErr w:type="gramEnd"/>
      <w:r w:rsidRPr="00970024">
        <w:rPr>
          <w:i/>
        </w:rPr>
        <w:t xml:space="preserve"> rolling period over 13 weeks for limited service employees or 12 months for regular service employees you will be subject to additional progressive discipline up to and including termination.</w:t>
      </w:r>
    </w:p>
    <w:p w14:paraId="740B42C3" w14:textId="77777777"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14:paraId="6EF2FC53" w14:textId="77777777" w:rsidTr="00387C6C">
        <w:tc>
          <w:tcPr>
            <w:tcW w:w="2952" w:type="dxa"/>
          </w:tcPr>
          <w:p w14:paraId="6F0D190A" w14:textId="77777777" w:rsidR="00387C6C" w:rsidRPr="00B5168C" w:rsidRDefault="00387C6C" w:rsidP="00970024">
            <w:pPr>
              <w:pStyle w:val="ListParagraph"/>
              <w:ind w:left="0"/>
              <w:rPr>
                <w:b/>
                <w:i/>
              </w:rPr>
            </w:pPr>
            <w:r w:rsidRPr="00B5168C">
              <w:rPr>
                <w:b/>
                <w:i/>
              </w:rPr>
              <w:t>Pattern Occurrences</w:t>
            </w:r>
          </w:p>
        </w:tc>
        <w:tc>
          <w:tcPr>
            <w:tcW w:w="2952" w:type="dxa"/>
          </w:tcPr>
          <w:p w14:paraId="64868B8B" w14:textId="77777777" w:rsidR="00387C6C" w:rsidRPr="00B5168C" w:rsidRDefault="00387C6C" w:rsidP="00970024">
            <w:pPr>
              <w:pStyle w:val="ListParagraph"/>
              <w:ind w:left="0"/>
              <w:rPr>
                <w:b/>
                <w:i/>
              </w:rPr>
            </w:pPr>
            <w:r w:rsidRPr="00B5168C">
              <w:rPr>
                <w:b/>
                <w:i/>
              </w:rPr>
              <w:t>Level of Disciplinary</w:t>
            </w:r>
          </w:p>
        </w:tc>
        <w:tc>
          <w:tcPr>
            <w:tcW w:w="2952" w:type="dxa"/>
          </w:tcPr>
          <w:p w14:paraId="18A43787" w14:textId="77777777" w:rsidR="00387C6C" w:rsidRPr="00B5168C" w:rsidRDefault="00387C6C" w:rsidP="00970024">
            <w:pPr>
              <w:pStyle w:val="ListParagraph"/>
              <w:ind w:left="0"/>
              <w:rPr>
                <w:b/>
                <w:i/>
              </w:rPr>
            </w:pPr>
            <w:r w:rsidRPr="00B5168C">
              <w:rPr>
                <w:b/>
                <w:i/>
              </w:rPr>
              <w:t>Action</w:t>
            </w:r>
          </w:p>
        </w:tc>
      </w:tr>
      <w:tr w:rsidR="00387C6C" w14:paraId="49B5EAA9" w14:textId="77777777" w:rsidTr="00387C6C">
        <w:tc>
          <w:tcPr>
            <w:tcW w:w="2952" w:type="dxa"/>
          </w:tcPr>
          <w:p w14:paraId="7AC6E486" w14:textId="77777777" w:rsidR="00387C6C" w:rsidRDefault="00387C6C" w:rsidP="00970024">
            <w:pPr>
              <w:pStyle w:val="ListParagraph"/>
              <w:ind w:left="0"/>
              <w:rPr>
                <w:i/>
              </w:rPr>
            </w:pPr>
            <w:r>
              <w:rPr>
                <w:i/>
              </w:rPr>
              <w:t>3 Occurrences</w:t>
            </w:r>
          </w:p>
        </w:tc>
        <w:tc>
          <w:tcPr>
            <w:tcW w:w="2952" w:type="dxa"/>
          </w:tcPr>
          <w:p w14:paraId="3B39E9EE" w14:textId="77777777" w:rsidR="00387C6C" w:rsidRDefault="00387C6C" w:rsidP="00970024">
            <w:pPr>
              <w:pStyle w:val="ListParagraph"/>
              <w:ind w:left="0"/>
              <w:rPr>
                <w:i/>
              </w:rPr>
            </w:pPr>
            <w:r>
              <w:rPr>
                <w:i/>
              </w:rPr>
              <w:t>Formal Coaching</w:t>
            </w:r>
          </w:p>
        </w:tc>
        <w:tc>
          <w:tcPr>
            <w:tcW w:w="2952" w:type="dxa"/>
          </w:tcPr>
          <w:p w14:paraId="37D0360A" w14:textId="77777777" w:rsidR="00387C6C" w:rsidRDefault="00387C6C" w:rsidP="00970024">
            <w:pPr>
              <w:pStyle w:val="ListParagraph"/>
              <w:ind w:left="0"/>
              <w:rPr>
                <w:i/>
              </w:rPr>
            </w:pPr>
          </w:p>
        </w:tc>
      </w:tr>
      <w:tr w:rsidR="00387C6C" w14:paraId="1AA52B63" w14:textId="77777777" w:rsidTr="00387C6C">
        <w:tc>
          <w:tcPr>
            <w:tcW w:w="2952" w:type="dxa"/>
          </w:tcPr>
          <w:p w14:paraId="62F824BE" w14:textId="77777777" w:rsidR="00387C6C" w:rsidRDefault="00387C6C" w:rsidP="00970024">
            <w:pPr>
              <w:pStyle w:val="ListParagraph"/>
              <w:ind w:left="0"/>
              <w:rPr>
                <w:i/>
              </w:rPr>
            </w:pPr>
            <w:r>
              <w:rPr>
                <w:i/>
              </w:rPr>
              <w:t>6 Occurrences</w:t>
            </w:r>
          </w:p>
        </w:tc>
        <w:tc>
          <w:tcPr>
            <w:tcW w:w="2952" w:type="dxa"/>
          </w:tcPr>
          <w:p w14:paraId="64A67493" w14:textId="77777777" w:rsidR="00387C6C" w:rsidRDefault="00387C6C" w:rsidP="00970024">
            <w:pPr>
              <w:pStyle w:val="ListParagraph"/>
              <w:ind w:left="0"/>
              <w:rPr>
                <w:i/>
              </w:rPr>
            </w:pPr>
            <w:r>
              <w:rPr>
                <w:i/>
              </w:rPr>
              <w:t>Verbal Warning</w:t>
            </w:r>
          </w:p>
        </w:tc>
        <w:tc>
          <w:tcPr>
            <w:tcW w:w="2952" w:type="dxa"/>
          </w:tcPr>
          <w:p w14:paraId="60D3064A" w14:textId="77777777" w:rsidR="00387C6C" w:rsidRDefault="00387C6C" w:rsidP="00970024">
            <w:pPr>
              <w:pStyle w:val="ListParagraph"/>
              <w:ind w:left="0"/>
              <w:rPr>
                <w:i/>
              </w:rPr>
            </w:pPr>
          </w:p>
        </w:tc>
      </w:tr>
      <w:tr w:rsidR="00387C6C" w14:paraId="3C4D002B" w14:textId="77777777" w:rsidTr="00387C6C">
        <w:tc>
          <w:tcPr>
            <w:tcW w:w="2952" w:type="dxa"/>
          </w:tcPr>
          <w:p w14:paraId="4D7E3B06" w14:textId="77777777" w:rsidR="00387C6C" w:rsidRDefault="00387C6C" w:rsidP="00970024">
            <w:pPr>
              <w:pStyle w:val="ListParagraph"/>
              <w:ind w:left="0"/>
              <w:rPr>
                <w:i/>
              </w:rPr>
            </w:pPr>
            <w:r>
              <w:rPr>
                <w:i/>
              </w:rPr>
              <w:t>9 Occurrences</w:t>
            </w:r>
          </w:p>
        </w:tc>
        <w:tc>
          <w:tcPr>
            <w:tcW w:w="2952" w:type="dxa"/>
          </w:tcPr>
          <w:p w14:paraId="7EAB28A5" w14:textId="77777777" w:rsidR="00387C6C" w:rsidRDefault="00387C6C" w:rsidP="00970024">
            <w:pPr>
              <w:pStyle w:val="ListParagraph"/>
              <w:ind w:left="0"/>
              <w:rPr>
                <w:i/>
              </w:rPr>
            </w:pPr>
            <w:r>
              <w:rPr>
                <w:i/>
              </w:rPr>
              <w:t>Written Warning</w:t>
            </w:r>
          </w:p>
        </w:tc>
        <w:tc>
          <w:tcPr>
            <w:tcW w:w="2952" w:type="dxa"/>
          </w:tcPr>
          <w:p w14:paraId="07434F7C" w14:textId="77777777" w:rsidR="00387C6C" w:rsidRDefault="00387C6C" w:rsidP="00970024">
            <w:pPr>
              <w:pStyle w:val="ListParagraph"/>
              <w:ind w:left="0"/>
              <w:rPr>
                <w:i/>
              </w:rPr>
            </w:pPr>
          </w:p>
        </w:tc>
      </w:tr>
      <w:tr w:rsidR="00387C6C" w14:paraId="331799EC" w14:textId="77777777" w:rsidTr="00387C6C">
        <w:tc>
          <w:tcPr>
            <w:tcW w:w="2952" w:type="dxa"/>
          </w:tcPr>
          <w:p w14:paraId="710C4D55" w14:textId="77777777" w:rsidR="00387C6C" w:rsidRDefault="00387C6C" w:rsidP="00970024">
            <w:pPr>
              <w:pStyle w:val="ListParagraph"/>
              <w:ind w:left="0"/>
              <w:rPr>
                <w:i/>
              </w:rPr>
            </w:pPr>
            <w:r>
              <w:rPr>
                <w:i/>
              </w:rPr>
              <w:t>12 Occurrences</w:t>
            </w:r>
          </w:p>
        </w:tc>
        <w:tc>
          <w:tcPr>
            <w:tcW w:w="2952" w:type="dxa"/>
          </w:tcPr>
          <w:p w14:paraId="7FFF9C4D" w14:textId="77777777" w:rsidR="00387C6C" w:rsidRDefault="00387C6C" w:rsidP="00970024">
            <w:pPr>
              <w:pStyle w:val="ListParagraph"/>
              <w:ind w:left="0"/>
              <w:rPr>
                <w:i/>
              </w:rPr>
            </w:pPr>
            <w:r>
              <w:rPr>
                <w:i/>
              </w:rPr>
              <w:t>Termination</w:t>
            </w:r>
          </w:p>
        </w:tc>
        <w:tc>
          <w:tcPr>
            <w:tcW w:w="2952" w:type="dxa"/>
          </w:tcPr>
          <w:p w14:paraId="0C1C41DE" w14:textId="77777777" w:rsidR="00387C6C" w:rsidRDefault="00387C6C" w:rsidP="00970024">
            <w:pPr>
              <w:pStyle w:val="ListParagraph"/>
              <w:ind w:left="0"/>
              <w:rPr>
                <w:i/>
              </w:rPr>
            </w:pPr>
          </w:p>
        </w:tc>
      </w:tr>
    </w:tbl>
    <w:p w14:paraId="2B78B606" w14:textId="77777777" w:rsidR="00387C6C" w:rsidRPr="00970024" w:rsidRDefault="00387C6C" w:rsidP="00970024">
      <w:pPr>
        <w:pStyle w:val="ListParagraph"/>
        <w:ind w:left="1512"/>
        <w:rPr>
          <w:i/>
        </w:rPr>
      </w:pPr>
    </w:p>
    <w:p w14:paraId="50EBBC00" w14:textId="77777777"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14:paraId="7E983233" w14:textId="77777777" w:rsidR="00286F9F" w:rsidRPr="00B5168C" w:rsidRDefault="00286F9F" w:rsidP="00B5168C">
      <w:pPr>
        <w:ind w:left="1296"/>
        <w:rPr>
          <w:i/>
        </w:rPr>
      </w:pPr>
    </w:p>
    <w:p w14:paraId="2FCAC571" w14:textId="77777777" w:rsidR="00970024" w:rsidRDefault="00970024" w:rsidP="00B5168C">
      <w:pPr>
        <w:ind w:left="1296"/>
        <w:rPr>
          <w:i/>
        </w:rPr>
      </w:pPr>
      <w:r w:rsidRPr="00B5168C">
        <w:rPr>
          <w:i/>
        </w:rPr>
        <w:t>This Formal Coaching may not impact your ability to be considered for in-staff transfers or promotional opportunities.</w:t>
      </w:r>
    </w:p>
    <w:p w14:paraId="11053DB8" w14:textId="77777777" w:rsidR="00726F63" w:rsidRDefault="00726F63" w:rsidP="00B5168C">
      <w:pPr>
        <w:ind w:left="1296"/>
        <w:rPr>
          <w:i/>
        </w:rPr>
      </w:pPr>
    </w:p>
    <w:p w14:paraId="3415EE00" w14:textId="0831A36F" w:rsidR="005561EB" w:rsidRDefault="009A7234" w:rsidP="005561EB">
      <w:pPr>
        <w:pStyle w:val="ListParagraph"/>
        <w:ind w:left="1512"/>
      </w:pPr>
      <w:r>
        <w:rPr>
          <w:b/>
        </w:rPr>
        <w:lastRenderedPageBreak/>
        <w:t xml:space="preserve">OMR/IDD </w:t>
      </w:r>
      <w:r w:rsidR="005561EB">
        <w:t xml:space="preserve">You are receiving this </w:t>
      </w:r>
      <w:proofErr w:type="spellStart"/>
      <w:r w:rsidR="005561EB">
        <w:t>eCL</w:t>
      </w:r>
      <w:proofErr w:type="spellEnd"/>
      <w:r w:rsidR="005561EB">
        <w:t xml:space="preserve"> record because there is a discrepancy in data associated with an Employee on your team.  Please review this item in accordance with the latest Contact Center Operations </w:t>
      </w:r>
      <w:r w:rsidR="005561EB">
        <w:rPr>
          <w:rFonts w:ascii="Consolas" w:hAnsi="Consolas" w:cs="Consolas"/>
          <w:color w:val="A31515"/>
          <w:sz w:val="19"/>
          <w:szCs w:val="19"/>
        </w:rPr>
        <w:t xml:space="preserve">&lt;a href='https://maximus365.sharepoint.com/sites/CCO/CCOps/Supervisor/Supervisor%20Job%20Aids/Forms/AllItems.aspx' target='_blank'&gt;Job Aid CCO Incentive Data Discrepancy&lt;/a&gt; </w:t>
      </w:r>
      <w:r w:rsidR="005561EB">
        <w:t>and provide the details in the record below.</w:t>
      </w:r>
    </w:p>
    <w:p w14:paraId="485850D0" w14:textId="77777777" w:rsidR="000C2D93" w:rsidRPr="00B5168C" w:rsidRDefault="000C2D93" w:rsidP="00116FD0">
      <w:pPr>
        <w:pStyle w:val="ListParagraph"/>
        <w:ind w:left="1512"/>
        <w:rPr>
          <w:i/>
        </w:rPr>
      </w:pPr>
    </w:p>
    <w:sectPr w:rsidR="000C2D93" w:rsidRPr="00B5168C" w:rsidSect="009B6177">
      <w:footerReference w:type="default" r:id="rId43"/>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CF5BD" w14:textId="77777777" w:rsidR="00F71BC5" w:rsidRDefault="00F71BC5">
      <w:r>
        <w:separator/>
      </w:r>
    </w:p>
  </w:endnote>
  <w:endnote w:type="continuationSeparator" w:id="0">
    <w:p w14:paraId="2CE4C4F1" w14:textId="77777777" w:rsidR="00F71BC5" w:rsidRDefault="00F71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7DF2" w14:textId="77777777" w:rsidR="00F15543" w:rsidRDefault="00F155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F070" w14:textId="7ED57228" w:rsidR="00F15543" w:rsidRDefault="00F15543" w:rsidP="0075562D">
    <w:pPr>
      <w:rPr>
        <w:sz w:val="18"/>
      </w:rPr>
    </w:pPr>
    <w:r>
      <w:rPr>
        <w:b/>
        <w:sz w:val="18"/>
      </w:rPr>
      <w:t>MAXIMUS CONFIDENTIAL</w:t>
    </w:r>
    <w:r>
      <w:rPr>
        <w:b/>
        <w:sz w:val="18"/>
      </w:rPr>
      <w:tab/>
      <w:t xml:space="preserve">                                     </w:t>
    </w:r>
    <w:r w:rsidR="00D07AF2">
      <w:rPr>
        <w:b/>
        <w:sz w:val="18"/>
      </w:rPr>
      <w:t xml:space="preserve">    </w:t>
    </w:r>
    <w:proofErr w:type="spellStart"/>
    <w:r>
      <w:rPr>
        <w:b/>
        <w:sz w:val="18"/>
      </w:rPr>
      <w:t>CCO_eCoaching_Log_Review</w:t>
    </w:r>
    <w:proofErr w:type="spellEnd"/>
    <w:r>
      <w:rPr>
        <w:b/>
        <w:sz w:val="18"/>
      </w:rPr>
      <w:t xml:space="preserve"> _</w:t>
    </w:r>
    <w:proofErr w:type="spellStart"/>
    <w:r w:rsidR="00D07AF2">
      <w:rPr>
        <w:b/>
        <w:sz w:val="18"/>
      </w:rPr>
      <w:t>Non_QualityNow_</w:t>
    </w:r>
    <w:r>
      <w:rPr>
        <w:b/>
        <w:sz w:val="18"/>
      </w:rPr>
      <w:t>DD</w:t>
    </w:r>
    <w:proofErr w:type="spellEnd"/>
  </w:p>
  <w:p w14:paraId="28FEF359"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7CA5E12"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7902" w14:textId="77777777" w:rsidR="00F15543" w:rsidRDefault="00F155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F7CD" w14:textId="26D8E22D" w:rsidR="00F15543" w:rsidRDefault="00F15543" w:rsidP="0075562D">
    <w:pPr>
      <w:rPr>
        <w:sz w:val="18"/>
      </w:rPr>
    </w:pPr>
    <w:r>
      <w:rPr>
        <w:b/>
        <w:sz w:val="18"/>
      </w:rPr>
      <w:t>MAXIMUS CONFIDENTIAL</w:t>
    </w:r>
    <w:r>
      <w:rPr>
        <w:b/>
        <w:sz w:val="18"/>
      </w:rPr>
      <w:tab/>
    </w:r>
    <w:r>
      <w:rPr>
        <w:b/>
        <w:sz w:val="18"/>
      </w:rPr>
      <w:tab/>
      <w:t xml:space="preserve">                                </w:t>
    </w:r>
    <w:proofErr w:type="spellStart"/>
    <w:r w:rsidR="0039716A">
      <w:rPr>
        <w:b/>
        <w:sz w:val="18"/>
      </w:rPr>
      <w:t>CCO_eCoaching_Log_Review</w:t>
    </w:r>
    <w:proofErr w:type="spellEnd"/>
    <w:r w:rsidR="0039716A">
      <w:rPr>
        <w:b/>
        <w:sz w:val="18"/>
      </w:rPr>
      <w:t xml:space="preserve"> _</w:t>
    </w:r>
    <w:proofErr w:type="spellStart"/>
    <w:r w:rsidR="0039716A">
      <w:rPr>
        <w:b/>
        <w:sz w:val="18"/>
      </w:rPr>
      <w:t>Non_QualityNow_DD</w:t>
    </w:r>
    <w:proofErr w:type="spellEnd"/>
  </w:p>
  <w:p w14:paraId="70CF3EC6"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9A820D3"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5CDE2" w14:textId="77777777" w:rsidR="00F71BC5" w:rsidRDefault="00F71BC5">
      <w:r>
        <w:separator/>
      </w:r>
    </w:p>
  </w:footnote>
  <w:footnote w:type="continuationSeparator" w:id="0">
    <w:p w14:paraId="5DEAAA04" w14:textId="77777777" w:rsidR="00F71BC5" w:rsidRDefault="00F71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7130" w14:textId="77777777" w:rsidR="00F15543" w:rsidRDefault="00F155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4B78" w14:textId="77777777" w:rsidR="00F15543" w:rsidRDefault="00F155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090D" w14:textId="77777777" w:rsidR="00F15543" w:rsidRDefault="00F15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595E3F4C"/>
    <w:multiLevelType w:val="hybridMultilevel"/>
    <w:tmpl w:val="ED56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2"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4"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8"/>
  </w:num>
  <w:num w:numId="7">
    <w:abstractNumId w:val="4"/>
  </w:num>
  <w:num w:numId="8">
    <w:abstractNumId w:val="22"/>
  </w:num>
  <w:num w:numId="9">
    <w:abstractNumId w:val="20"/>
  </w:num>
  <w:num w:numId="10">
    <w:abstractNumId w:val="5"/>
  </w:num>
  <w:num w:numId="11">
    <w:abstractNumId w:val="23"/>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9"/>
  </w:num>
  <w:num w:numId="19">
    <w:abstractNumId w:val="13"/>
  </w:num>
  <w:num w:numId="20">
    <w:abstractNumId w:val="15"/>
  </w:num>
  <w:num w:numId="21">
    <w:abstractNumId w:val="24"/>
  </w:num>
  <w:num w:numId="22">
    <w:abstractNumId w:val="2"/>
  </w:num>
  <w:num w:numId="23">
    <w:abstractNumId w:val="21"/>
  </w:num>
  <w:num w:numId="24">
    <w:abstractNumId w:val="1"/>
  </w:num>
  <w:num w:numId="25">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ang, Lili">
    <w15:presenceInfo w15:providerId="AD" w15:userId="S::lilihuang@maximus.com::62084b72-7463-4b72-8e66-19edcbf4e5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966"/>
    <w:rsid w:val="00036F9C"/>
    <w:rsid w:val="00037337"/>
    <w:rsid w:val="0003750F"/>
    <w:rsid w:val="000379BD"/>
    <w:rsid w:val="00037AEC"/>
    <w:rsid w:val="000400B6"/>
    <w:rsid w:val="000404EE"/>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4839"/>
    <w:rsid w:val="00085D95"/>
    <w:rsid w:val="00087B24"/>
    <w:rsid w:val="000917E3"/>
    <w:rsid w:val="00091888"/>
    <w:rsid w:val="0009251C"/>
    <w:rsid w:val="0009277D"/>
    <w:rsid w:val="000927DC"/>
    <w:rsid w:val="00092B77"/>
    <w:rsid w:val="000937BB"/>
    <w:rsid w:val="000949F2"/>
    <w:rsid w:val="00094EB3"/>
    <w:rsid w:val="00095023"/>
    <w:rsid w:val="0009516D"/>
    <w:rsid w:val="00095450"/>
    <w:rsid w:val="00095962"/>
    <w:rsid w:val="00095964"/>
    <w:rsid w:val="00096873"/>
    <w:rsid w:val="00097BFF"/>
    <w:rsid w:val="000A0821"/>
    <w:rsid w:val="000A12E5"/>
    <w:rsid w:val="000A23C7"/>
    <w:rsid w:val="000A2824"/>
    <w:rsid w:val="000A33FE"/>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C71A5"/>
    <w:rsid w:val="000D080D"/>
    <w:rsid w:val="000D1903"/>
    <w:rsid w:val="000D1C5F"/>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520"/>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20"/>
    <w:rsid w:val="001118A1"/>
    <w:rsid w:val="00111BB2"/>
    <w:rsid w:val="001122EA"/>
    <w:rsid w:val="0011242F"/>
    <w:rsid w:val="00114B68"/>
    <w:rsid w:val="00114F41"/>
    <w:rsid w:val="00115F93"/>
    <w:rsid w:val="00116757"/>
    <w:rsid w:val="00116A05"/>
    <w:rsid w:val="00116F1E"/>
    <w:rsid w:val="00116FD0"/>
    <w:rsid w:val="00117077"/>
    <w:rsid w:val="001170B6"/>
    <w:rsid w:val="0011719F"/>
    <w:rsid w:val="001177CE"/>
    <w:rsid w:val="00117846"/>
    <w:rsid w:val="00117A50"/>
    <w:rsid w:val="001204CA"/>
    <w:rsid w:val="001213D1"/>
    <w:rsid w:val="00122762"/>
    <w:rsid w:val="00123165"/>
    <w:rsid w:val="00124171"/>
    <w:rsid w:val="00124382"/>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1F1"/>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AC4"/>
    <w:rsid w:val="00164D0E"/>
    <w:rsid w:val="00165184"/>
    <w:rsid w:val="00165CB9"/>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115"/>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9D7"/>
    <w:rsid w:val="001C2F32"/>
    <w:rsid w:val="001C3470"/>
    <w:rsid w:val="001C407A"/>
    <w:rsid w:val="001C4917"/>
    <w:rsid w:val="001C4CD5"/>
    <w:rsid w:val="001C50E9"/>
    <w:rsid w:val="001C5520"/>
    <w:rsid w:val="001C56AA"/>
    <w:rsid w:val="001C5F30"/>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32B2"/>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3F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295A"/>
    <w:rsid w:val="002A3B45"/>
    <w:rsid w:val="002A4132"/>
    <w:rsid w:val="002A47C8"/>
    <w:rsid w:val="002A4D41"/>
    <w:rsid w:val="002A4EE8"/>
    <w:rsid w:val="002A66AE"/>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7F"/>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6"/>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54D3"/>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16A"/>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53"/>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0BB0"/>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049"/>
    <w:rsid w:val="00450262"/>
    <w:rsid w:val="00450609"/>
    <w:rsid w:val="0045114D"/>
    <w:rsid w:val="00451863"/>
    <w:rsid w:val="00451922"/>
    <w:rsid w:val="00452D33"/>
    <w:rsid w:val="00452DA5"/>
    <w:rsid w:val="00453BF5"/>
    <w:rsid w:val="004547BF"/>
    <w:rsid w:val="00455407"/>
    <w:rsid w:val="004555A4"/>
    <w:rsid w:val="004559DE"/>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12"/>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6C9F"/>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1E4E"/>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D75"/>
    <w:rsid w:val="00555F53"/>
    <w:rsid w:val="005561EB"/>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83"/>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030"/>
    <w:rsid w:val="0059739F"/>
    <w:rsid w:val="005978BE"/>
    <w:rsid w:val="005A03A1"/>
    <w:rsid w:val="005A0C86"/>
    <w:rsid w:val="005A11A1"/>
    <w:rsid w:val="005A1504"/>
    <w:rsid w:val="005A16A9"/>
    <w:rsid w:val="005A185D"/>
    <w:rsid w:val="005A1ACB"/>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4EA0"/>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298"/>
    <w:rsid w:val="005D1C22"/>
    <w:rsid w:val="005D1F00"/>
    <w:rsid w:val="005D2130"/>
    <w:rsid w:val="005D3056"/>
    <w:rsid w:val="005D3655"/>
    <w:rsid w:val="005D4B04"/>
    <w:rsid w:val="005D4E06"/>
    <w:rsid w:val="005D54C1"/>
    <w:rsid w:val="005D5778"/>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2E97"/>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5EB"/>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4D6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491"/>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AFF"/>
    <w:rsid w:val="00684BB0"/>
    <w:rsid w:val="00685F38"/>
    <w:rsid w:val="0068608D"/>
    <w:rsid w:val="006866BF"/>
    <w:rsid w:val="00686E41"/>
    <w:rsid w:val="00686E91"/>
    <w:rsid w:val="00690857"/>
    <w:rsid w:val="00690A06"/>
    <w:rsid w:val="00690E2C"/>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57CA"/>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226B"/>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4DD"/>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2E0"/>
    <w:rsid w:val="0072287D"/>
    <w:rsid w:val="00722CFB"/>
    <w:rsid w:val="007231BF"/>
    <w:rsid w:val="00723C32"/>
    <w:rsid w:val="00723C46"/>
    <w:rsid w:val="00723F6E"/>
    <w:rsid w:val="007241C0"/>
    <w:rsid w:val="007246A6"/>
    <w:rsid w:val="0072479C"/>
    <w:rsid w:val="00724FC3"/>
    <w:rsid w:val="00725463"/>
    <w:rsid w:val="00725AEE"/>
    <w:rsid w:val="00726F63"/>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751"/>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C84"/>
    <w:rsid w:val="00790DA4"/>
    <w:rsid w:val="00790F9A"/>
    <w:rsid w:val="00791ECA"/>
    <w:rsid w:val="007920FE"/>
    <w:rsid w:val="00792D61"/>
    <w:rsid w:val="00793350"/>
    <w:rsid w:val="00793A33"/>
    <w:rsid w:val="00793C13"/>
    <w:rsid w:val="00793D72"/>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773"/>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1A9"/>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AF1"/>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CAE"/>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2AC2"/>
    <w:rsid w:val="008D377C"/>
    <w:rsid w:val="008D405D"/>
    <w:rsid w:val="008D4709"/>
    <w:rsid w:val="008D4DE0"/>
    <w:rsid w:val="008D56FD"/>
    <w:rsid w:val="008D584D"/>
    <w:rsid w:val="008D6672"/>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06E"/>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75B"/>
    <w:rsid w:val="0090792F"/>
    <w:rsid w:val="00907C09"/>
    <w:rsid w:val="00907D9B"/>
    <w:rsid w:val="00910546"/>
    <w:rsid w:val="00910EA3"/>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421"/>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2F19"/>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234"/>
    <w:rsid w:val="009A767C"/>
    <w:rsid w:val="009B180C"/>
    <w:rsid w:val="009B252E"/>
    <w:rsid w:val="009B282E"/>
    <w:rsid w:val="009B2A2F"/>
    <w:rsid w:val="009B2B53"/>
    <w:rsid w:val="009B3262"/>
    <w:rsid w:val="009B3D30"/>
    <w:rsid w:val="009B3D78"/>
    <w:rsid w:val="009B476C"/>
    <w:rsid w:val="009B5D6F"/>
    <w:rsid w:val="009B6177"/>
    <w:rsid w:val="009B761F"/>
    <w:rsid w:val="009B773B"/>
    <w:rsid w:val="009C037C"/>
    <w:rsid w:val="009C0510"/>
    <w:rsid w:val="009C052D"/>
    <w:rsid w:val="009C0BF0"/>
    <w:rsid w:val="009C0FE4"/>
    <w:rsid w:val="009C2984"/>
    <w:rsid w:val="009C2DAF"/>
    <w:rsid w:val="009C34BA"/>
    <w:rsid w:val="009C3637"/>
    <w:rsid w:val="009C38E8"/>
    <w:rsid w:val="009C3A4D"/>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1F76"/>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1E1F"/>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4ADD"/>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33F"/>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BB6"/>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1B6"/>
    <w:rsid w:val="00AB048D"/>
    <w:rsid w:val="00AB0BFB"/>
    <w:rsid w:val="00AB0D0D"/>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A3F"/>
    <w:rsid w:val="00AD2B2A"/>
    <w:rsid w:val="00AD2FF0"/>
    <w:rsid w:val="00AD4C8B"/>
    <w:rsid w:val="00AD503D"/>
    <w:rsid w:val="00AD5387"/>
    <w:rsid w:val="00AD54BA"/>
    <w:rsid w:val="00AD5A2E"/>
    <w:rsid w:val="00AD5AC6"/>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1D37"/>
    <w:rsid w:val="00B26483"/>
    <w:rsid w:val="00B303EE"/>
    <w:rsid w:val="00B30791"/>
    <w:rsid w:val="00B309CA"/>
    <w:rsid w:val="00B3230A"/>
    <w:rsid w:val="00B3242F"/>
    <w:rsid w:val="00B32FBD"/>
    <w:rsid w:val="00B3383D"/>
    <w:rsid w:val="00B33E1E"/>
    <w:rsid w:val="00B343B7"/>
    <w:rsid w:val="00B344E6"/>
    <w:rsid w:val="00B3489C"/>
    <w:rsid w:val="00B36DB1"/>
    <w:rsid w:val="00B36EEC"/>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1FB"/>
    <w:rsid w:val="00B5168C"/>
    <w:rsid w:val="00B519B5"/>
    <w:rsid w:val="00B52E72"/>
    <w:rsid w:val="00B53039"/>
    <w:rsid w:val="00B53480"/>
    <w:rsid w:val="00B53ADA"/>
    <w:rsid w:val="00B54921"/>
    <w:rsid w:val="00B5639F"/>
    <w:rsid w:val="00B564DA"/>
    <w:rsid w:val="00B56548"/>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5535"/>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5BF2"/>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3645"/>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07B"/>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237"/>
    <w:rsid w:val="00C516A7"/>
    <w:rsid w:val="00C51E61"/>
    <w:rsid w:val="00C52D5E"/>
    <w:rsid w:val="00C531CE"/>
    <w:rsid w:val="00C5347E"/>
    <w:rsid w:val="00C53F50"/>
    <w:rsid w:val="00C54605"/>
    <w:rsid w:val="00C5533E"/>
    <w:rsid w:val="00C55615"/>
    <w:rsid w:val="00C558F8"/>
    <w:rsid w:val="00C55927"/>
    <w:rsid w:val="00C57CF9"/>
    <w:rsid w:val="00C60C43"/>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6D96"/>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6A"/>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1987"/>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7F2"/>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07AF2"/>
    <w:rsid w:val="00D10F50"/>
    <w:rsid w:val="00D1156D"/>
    <w:rsid w:val="00D11BCE"/>
    <w:rsid w:val="00D11ECF"/>
    <w:rsid w:val="00D12495"/>
    <w:rsid w:val="00D12734"/>
    <w:rsid w:val="00D12B1B"/>
    <w:rsid w:val="00D12D29"/>
    <w:rsid w:val="00D13BAB"/>
    <w:rsid w:val="00D14419"/>
    <w:rsid w:val="00D1492E"/>
    <w:rsid w:val="00D1548C"/>
    <w:rsid w:val="00D15BDE"/>
    <w:rsid w:val="00D15CD1"/>
    <w:rsid w:val="00D1675D"/>
    <w:rsid w:val="00D169C5"/>
    <w:rsid w:val="00D169F9"/>
    <w:rsid w:val="00D16DA8"/>
    <w:rsid w:val="00D177C4"/>
    <w:rsid w:val="00D17FA4"/>
    <w:rsid w:val="00D210FA"/>
    <w:rsid w:val="00D211CE"/>
    <w:rsid w:val="00D21427"/>
    <w:rsid w:val="00D22B05"/>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608"/>
    <w:rsid w:val="00D42836"/>
    <w:rsid w:val="00D436CA"/>
    <w:rsid w:val="00D43F5B"/>
    <w:rsid w:val="00D44249"/>
    <w:rsid w:val="00D4463B"/>
    <w:rsid w:val="00D453F6"/>
    <w:rsid w:val="00D463D4"/>
    <w:rsid w:val="00D46E3B"/>
    <w:rsid w:val="00D46ECE"/>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37F"/>
    <w:rsid w:val="00D877A2"/>
    <w:rsid w:val="00D90306"/>
    <w:rsid w:val="00D90936"/>
    <w:rsid w:val="00D91FD4"/>
    <w:rsid w:val="00D94088"/>
    <w:rsid w:val="00D941EA"/>
    <w:rsid w:val="00D944B8"/>
    <w:rsid w:val="00D946E7"/>
    <w:rsid w:val="00D95446"/>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3BBE"/>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896"/>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3BFB"/>
    <w:rsid w:val="00E141C3"/>
    <w:rsid w:val="00E14403"/>
    <w:rsid w:val="00E1492E"/>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5F8"/>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4758C"/>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1C"/>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4DD9"/>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5F53"/>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184"/>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543"/>
    <w:rsid w:val="00F1560A"/>
    <w:rsid w:val="00F15617"/>
    <w:rsid w:val="00F15851"/>
    <w:rsid w:val="00F15D6D"/>
    <w:rsid w:val="00F164C5"/>
    <w:rsid w:val="00F16596"/>
    <w:rsid w:val="00F16903"/>
    <w:rsid w:val="00F16BDA"/>
    <w:rsid w:val="00F16FE9"/>
    <w:rsid w:val="00F20089"/>
    <w:rsid w:val="00F20485"/>
    <w:rsid w:val="00F21AB7"/>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1BC5"/>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489"/>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CA3"/>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1D22"/>
    <w:rsid w:val="00FC2EC7"/>
    <w:rsid w:val="00FC2F04"/>
    <w:rsid w:val="00FC3AA3"/>
    <w:rsid w:val="00FC4C92"/>
    <w:rsid w:val="00FC4F5D"/>
    <w:rsid w:val="00FC570D"/>
    <w:rsid w:val="00FC695C"/>
    <w:rsid w:val="00FC74E6"/>
    <w:rsid w:val="00FD0436"/>
    <w:rsid w:val="00FD06A2"/>
    <w:rsid w:val="00FD073E"/>
    <w:rsid w:val="00FD14AF"/>
    <w:rsid w:val="00FD17DB"/>
    <w:rsid w:val="00FD1BB7"/>
    <w:rsid w:val="00FD1D84"/>
    <w:rsid w:val="00FD2570"/>
    <w:rsid w:val="00FD3BB9"/>
    <w:rsid w:val="00FD45B7"/>
    <w:rsid w:val="00FD495F"/>
    <w:rsid w:val="00FD5841"/>
    <w:rsid w:val="00FD588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E944C"/>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9C3A4D"/>
    <w:pPr>
      <w:tabs>
        <w:tab w:val="left" w:pos="10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 w:type="paragraph" w:styleId="Revision">
    <w:name w:val="Revision"/>
    <w:hidden/>
    <w:uiPriority w:val="99"/>
    <w:semiHidden/>
    <w:rsid w:val="009C3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9117">
      <w:bodyDiv w:val="1"/>
      <w:marLeft w:val="0"/>
      <w:marRight w:val="0"/>
      <w:marTop w:val="0"/>
      <w:marBottom w:val="0"/>
      <w:divBdr>
        <w:top w:val="none" w:sz="0" w:space="0" w:color="auto"/>
        <w:left w:val="none" w:sz="0" w:space="0" w:color="auto"/>
        <w:bottom w:val="none" w:sz="0" w:space="0" w:color="auto"/>
        <w:right w:val="none" w:sz="0" w:space="0" w:color="auto"/>
      </w:divBdr>
    </w:div>
    <w:div w:id="710962415">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4.xml"/><Relationship Id="rId8" Type="http://schemas.openxmlformats.org/officeDocument/2006/relationships/hyperlink" Target="https://www.maximus.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ED0FF-FAF1-47C3-997D-E7ACE8C9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15876</TotalTime>
  <Pages>35</Pages>
  <Words>6955</Words>
  <Characters>39645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46507</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2633</cp:revision>
  <cp:lastPrinted>2008-09-18T13:23:00Z</cp:lastPrinted>
  <dcterms:created xsi:type="dcterms:W3CDTF">2016-03-22T16:25:00Z</dcterms:created>
  <dcterms:modified xsi:type="dcterms:W3CDTF">2022-03-25T17:05:00Z</dcterms:modified>
</cp:coreProperties>
</file>