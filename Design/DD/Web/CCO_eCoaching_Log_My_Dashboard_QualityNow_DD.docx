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7080765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Quality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D9C60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955AB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364FB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"/>
        <w:gridCol w:w="1327"/>
        <w:gridCol w:w="113"/>
        <w:gridCol w:w="5125"/>
        <w:gridCol w:w="111"/>
        <w:gridCol w:w="2679"/>
        <w:gridCol w:w="110"/>
      </w:tblGrid>
      <w:tr w:rsidR="00EF5FC8" w14:paraId="2E60EA2A" w14:textId="77777777" w:rsidTr="00F459B3">
        <w:trPr>
          <w:gridAfter w:val="1"/>
          <w:wAfter w:w="110" w:type="dxa"/>
          <w:tblHeader/>
        </w:trPr>
        <w:tc>
          <w:tcPr>
            <w:tcW w:w="1440" w:type="dxa"/>
            <w:gridSpan w:val="2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gridSpan w:val="2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gridSpan w:val="2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F459B3">
        <w:trPr>
          <w:gridAfter w:val="1"/>
          <w:wAfter w:w="110" w:type="dxa"/>
        </w:trPr>
        <w:tc>
          <w:tcPr>
            <w:tcW w:w="1440" w:type="dxa"/>
            <w:gridSpan w:val="2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  <w:gridSpan w:val="2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  <w:gridSpan w:val="2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014C7" w14:paraId="5BB8466C" w14:textId="77777777" w:rsidTr="00F459B3">
        <w:trPr>
          <w:gridAfter w:val="1"/>
          <w:wAfter w:w="110" w:type="dxa"/>
        </w:trPr>
        <w:tc>
          <w:tcPr>
            <w:tcW w:w="1440" w:type="dxa"/>
            <w:gridSpan w:val="2"/>
          </w:tcPr>
          <w:p w14:paraId="79305278" w14:textId="09E3DD6E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  <w:gridSpan w:val="2"/>
          </w:tcPr>
          <w:p w14:paraId="08D591D9" w14:textId="77777777" w:rsidR="00C014C7" w:rsidRDefault="00C014C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26095 – QNS log change</w:t>
            </w:r>
            <w:r w:rsidR="001049BD">
              <w:rPr>
                <w:color w:val="000000"/>
                <w:sz w:val="20"/>
              </w:rPr>
              <w:t>;</w:t>
            </w:r>
          </w:p>
          <w:p w14:paraId="7E492C4E" w14:textId="77777777" w:rsidR="001049BD" w:rsidRDefault="001049BD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Pending Supervisor Review -&gt; Pending Employee Review -&gt; Completed.</w:t>
            </w:r>
          </w:p>
          <w:p w14:paraId="4DD8AB7F" w14:textId="0500B08A" w:rsidR="00D34717" w:rsidRPr="00175E51" w:rsidRDefault="00D3471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 (Supervisor My Pending Review)</w:t>
            </w:r>
            <w:r w:rsidR="00521818">
              <w:rPr>
                <w:color w:val="000000"/>
                <w:sz w:val="20"/>
              </w:rPr>
              <w:t>.</w:t>
            </w:r>
          </w:p>
        </w:tc>
        <w:tc>
          <w:tcPr>
            <w:tcW w:w="2790" w:type="dxa"/>
            <w:gridSpan w:val="2"/>
          </w:tcPr>
          <w:p w14:paraId="0C38022E" w14:textId="69819F48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459B3" w14:paraId="12C646A8" w14:textId="77777777" w:rsidTr="00F459B3">
        <w:trPr>
          <w:gridAfter w:val="1"/>
          <w:wAfter w:w="110" w:type="dxa"/>
        </w:trPr>
        <w:tc>
          <w:tcPr>
            <w:tcW w:w="1440" w:type="dxa"/>
            <w:gridSpan w:val="2"/>
          </w:tcPr>
          <w:p w14:paraId="5777F629" w14:textId="705B9B1A" w:rsidR="00F459B3" w:rsidRDefault="00F459B3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03/22/2023</w:t>
            </w:r>
          </w:p>
        </w:tc>
        <w:tc>
          <w:tcPr>
            <w:tcW w:w="5238" w:type="dxa"/>
            <w:gridSpan w:val="2"/>
          </w:tcPr>
          <w:p w14:paraId="302B76A9" w14:textId="205DBFF8" w:rsidR="00F459B3" w:rsidRDefault="00F459B3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26407 – QN logs (Supervisors’ My Pending Review list): Display “Prepare” or “Coach” link in grey color based on whether supervisors have entered the Evaluation Summary notes or not.</w:t>
            </w:r>
          </w:p>
        </w:tc>
        <w:tc>
          <w:tcPr>
            <w:tcW w:w="2790" w:type="dxa"/>
            <w:gridSpan w:val="2"/>
          </w:tcPr>
          <w:p w14:paraId="0E73FD3A" w14:textId="0B10DAE9" w:rsidR="00F459B3" w:rsidRDefault="00F459B3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8E522C" w14:paraId="438B6A9A" w14:textId="77777777" w:rsidTr="00F459B3">
        <w:trPr>
          <w:gridAfter w:val="1"/>
          <w:wAfter w:w="110" w:type="dxa"/>
          <w:ins w:id="0" w:author="Huang, Lili" w:date="2024-05-15T11:06:00Z"/>
        </w:trPr>
        <w:tc>
          <w:tcPr>
            <w:tcW w:w="1440" w:type="dxa"/>
            <w:gridSpan w:val="2"/>
          </w:tcPr>
          <w:p w14:paraId="296CF569" w14:textId="12FAA141" w:rsidR="008E522C" w:rsidRDefault="008E522C" w:rsidP="00A76612">
            <w:pPr>
              <w:pStyle w:val="hdr1"/>
              <w:ind w:left="0"/>
              <w:jc w:val="left"/>
              <w:rPr>
                <w:ins w:id="1" w:author="Huang, Lili" w:date="2024-05-15T11:06:00Z"/>
                <w:sz w:val="20"/>
              </w:rPr>
            </w:pPr>
            <w:ins w:id="2" w:author="Huang, Lili" w:date="2024-05-15T11:06:00Z">
              <w:r>
                <w:rPr>
                  <w:sz w:val="20"/>
                </w:rPr>
                <w:t>05/15/2024</w:t>
              </w:r>
            </w:ins>
          </w:p>
        </w:tc>
        <w:tc>
          <w:tcPr>
            <w:tcW w:w="5238" w:type="dxa"/>
            <w:gridSpan w:val="2"/>
          </w:tcPr>
          <w:p w14:paraId="540F87FF" w14:textId="0F3AAE6E" w:rsidR="008E522C" w:rsidRDefault="00D61D31" w:rsidP="00A76612">
            <w:pPr>
              <w:pStyle w:val="hdr1"/>
              <w:ind w:left="0"/>
              <w:jc w:val="left"/>
              <w:rPr>
                <w:ins w:id="3" w:author="Huang, Lili" w:date="2024-05-15T11:06:00Z"/>
                <w:color w:val="000000"/>
                <w:sz w:val="20"/>
              </w:rPr>
            </w:pPr>
            <w:ins w:id="4" w:author="Huang, Lili" w:date="2024-05-15T11:09:00Z">
              <w:r>
                <w:rPr>
                  <w:color w:val="444444"/>
                  <w:sz w:val="20"/>
                </w:rPr>
                <w:t xml:space="preserve">TFS 28208 – </w:t>
              </w:r>
              <w:r>
                <w:rPr>
                  <w:color w:val="444444"/>
                  <w:sz w:val="20"/>
                </w:rPr>
                <w:t xml:space="preserve">Add </w:t>
              </w:r>
              <w:r>
                <w:rPr>
                  <w:color w:val="444444"/>
                  <w:sz w:val="20"/>
                </w:rPr>
                <w:t>ISG</w:t>
              </w:r>
              <w:r>
                <w:rPr>
                  <w:color w:val="444444"/>
                  <w:sz w:val="20"/>
                </w:rPr>
                <w:t>.</w:t>
              </w:r>
            </w:ins>
          </w:p>
        </w:tc>
        <w:tc>
          <w:tcPr>
            <w:tcW w:w="2790" w:type="dxa"/>
            <w:gridSpan w:val="2"/>
          </w:tcPr>
          <w:p w14:paraId="72E12D15" w14:textId="129BC837" w:rsidR="008E522C" w:rsidRDefault="00D61D31" w:rsidP="00A76612">
            <w:pPr>
              <w:pStyle w:val="hdr1"/>
              <w:ind w:left="0"/>
              <w:jc w:val="left"/>
              <w:rPr>
                <w:ins w:id="5" w:author="Huang, Lili" w:date="2024-05-15T11:06:00Z"/>
                <w:sz w:val="20"/>
              </w:rPr>
            </w:pPr>
            <w:ins w:id="6" w:author="Huang, Lili" w:date="2024-05-15T11:09:00Z">
              <w:r>
                <w:rPr>
                  <w:sz w:val="20"/>
                </w:rPr>
                <w:t>Lili Huang</w:t>
              </w:r>
            </w:ins>
          </w:p>
        </w:tc>
      </w:tr>
      <w:tr w:rsidR="00F459B3" w14:paraId="1A1D4F01" w14:textId="77777777" w:rsidTr="00F459B3">
        <w:tblPrEx>
          <w:tblLook w:val="04A0" w:firstRow="1" w:lastRow="0" w:firstColumn="1" w:lastColumn="0" w:noHBand="0" w:noVBand="1"/>
        </w:tblPrEx>
        <w:trPr>
          <w:gridBefore w:val="1"/>
          <w:wBefore w:w="113" w:type="dxa"/>
        </w:trPr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6DC91" w14:textId="4C0ED704" w:rsidR="00F459B3" w:rsidRDefault="00F459B3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86623" w14:textId="0201F697" w:rsidR="00F459B3" w:rsidRDefault="00F459B3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4726" w14:textId="511E1B79" w:rsidR="00F459B3" w:rsidRDefault="00F459B3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6157F73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051532" w:history="1">
        <w:r w:rsidR="00FC4C5D" w:rsidRPr="00245121">
          <w:rPr>
            <w:rStyle w:val="Hyperlink"/>
            <w:b/>
            <w:noProof/>
          </w:rPr>
          <w:t>1.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Description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_Toc79051532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432E25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4DDE1462" w14:textId="118E1CC9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3" w:history="1">
        <w:r w:rsidR="00FC4C5D" w:rsidRPr="00245121">
          <w:rPr>
            <w:rStyle w:val="Hyperlink"/>
            <w:b/>
            <w:noProof/>
          </w:rPr>
          <w:t>2.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Business Logic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_Toc79051533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432E25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5BC0C0A0" w14:textId="2B3F4EED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4" w:history="1">
        <w:r w:rsidR="00FC4C5D" w:rsidRPr="00245121">
          <w:rPr>
            <w:rStyle w:val="Hyperlink"/>
            <w:b/>
            <w:noProof/>
          </w:rPr>
          <w:t>3.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Screenshot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_Toc79051534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432E25">
          <w:rPr>
            <w:noProof/>
            <w:webHidden/>
          </w:rPr>
          <w:t>7</w:t>
        </w:r>
        <w:r w:rsidR="00FC4C5D">
          <w:rPr>
            <w:noProof/>
            <w:webHidden/>
          </w:rPr>
          <w:fldChar w:fldCharType="end"/>
        </w:r>
      </w:hyperlink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7" w:name="_Toc79051532"/>
      <w:r w:rsidRPr="00251693">
        <w:rPr>
          <w:b/>
        </w:rPr>
        <w:lastRenderedPageBreak/>
        <w:t>Description</w:t>
      </w:r>
      <w:bookmarkEnd w:id="7"/>
      <w:r w:rsidRPr="00251693">
        <w:rPr>
          <w:b/>
        </w:rPr>
        <w:t xml:space="preserve">               </w:t>
      </w:r>
    </w:p>
    <w:p w14:paraId="66D8DB09" w14:textId="6C6D2014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r w:rsidR="001278F9">
        <w:t xml:space="preserve">authorized </w:t>
      </w:r>
      <w:r w:rsidR="00185B59">
        <w:t>users</w:t>
      </w:r>
      <w:r w:rsidR="00B01695">
        <w:t xml:space="preserve"> (with the following roles)</w:t>
      </w:r>
      <w:r w:rsidR="00581AB8">
        <w:t xml:space="preserve"> </w:t>
      </w:r>
      <w:r w:rsidR="00185B59">
        <w:t xml:space="preserve">to </w:t>
      </w:r>
      <w:r w:rsidR="00D605AB">
        <w:t xml:space="preserve">view/coach </w:t>
      </w:r>
      <w:r w:rsidR="00C106B4">
        <w:t>QN (Quality Now) and QNS (Quality Now Supervisor)</w:t>
      </w:r>
      <w:r w:rsidR="00F35284">
        <w:t xml:space="preserve"> </w:t>
      </w:r>
      <w:r w:rsidR="0085200A">
        <w:t>logs</w:t>
      </w:r>
      <w:r w:rsidR="001278F9">
        <w:t xml:space="preserve"> as well as to view users’ own submissions</w:t>
      </w:r>
      <w:r w:rsidR="00C8796D">
        <w:t>.</w:t>
      </w:r>
      <w:r w:rsidR="001278F9">
        <w:t xml:space="preserve"> </w:t>
      </w:r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Analyst</w:t>
      </w:r>
    </w:p>
    <w:p w14:paraId="3310557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ARC</w:t>
      </w:r>
    </w:p>
    <w:p w14:paraId="14AB385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CSR</w:t>
      </w:r>
    </w:p>
    <w:p w14:paraId="253D970B" w14:textId="77777777" w:rsidR="00A64080" w:rsidRDefault="00A64080" w:rsidP="00A64080">
      <w:pPr>
        <w:pStyle w:val="ListParagraph"/>
        <w:numPr>
          <w:ilvl w:val="0"/>
          <w:numId w:val="26"/>
        </w:numPr>
        <w:rPr>
          <w:ins w:id="8" w:author="Huang, Lili" w:date="2024-05-15T11:06:00Z"/>
        </w:rPr>
      </w:pPr>
      <w:r>
        <w:t>Employee</w:t>
      </w:r>
    </w:p>
    <w:p w14:paraId="3EAB086A" w14:textId="22D88480" w:rsidR="00E74E4D" w:rsidRDefault="00E74E4D" w:rsidP="00A64080">
      <w:pPr>
        <w:pStyle w:val="ListParagraph"/>
        <w:numPr>
          <w:ilvl w:val="0"/>
          <w:numId w:val="26"/>
        </w:numPr>
      </w:pPr>
      <w:ins w:id="9" w:author="Huang, Lili" w:date="2024-05-15T11:06:00Z">
        <w:r>
          <w:t>ISG</w:t>
        </w:r>
      </w:ins>
    </w:p>
    <w:p w14:paraId="70E3064C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Manager</w:t>
      </w:r>
    </w:p>
    <w:p w14:paraId="4711C53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0" w:name="_Toc79051533"/>
      <w:r>
        <w:rPr>
          <w:b/>
        </w:rPr>
        <w:t>Business Logic</w:t>
      </w:r>
      <w:bookmarkEnd w:id="10"/>
    </w:p>
    <w:p w14:paraId="5118FB27" w14:textId="5D339BFE" w:rsidR="004547BF" w:rsidRPr="00836561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 xml:space="preserve">Upon entering Quality Now </w:t>
      </w:r>
      <w:r w:rsidR="008F3644" w:rsidRPr="00836561">
        <w:rPr>
          <w:u w:val="single"/>
        </w:rPr>
        <w:t>page</w:t>
      </w:r>
      <w:r w:rsidR="004547BF" w:rsidRPr="00836561">
        <w:rPr>
          <w:u w:val="single"/>
        </w:rPr>
        <w:t>:</w:t>
      </w:r>
    </w:p>
    <w:p w14:paraId="78F4CB8C" w14:textId="2FF54B41" w:rsidR="00615848" w:rsidRDefault="00761E8B" w:rsidP="00615848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615848">
        <w:t xml:space="preserve"> last three months performance count</w:t>
      </w:r>
    </w:p>
    <w:p w14:paraId="6231AD06" w14:textId="2135DAB3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</w:t>
      </w:r>
      <w:ins w:id="11" w:author="Huang, Lili" w:date="2024-05-15T11:05:00Z">
        <w:r w:rsidR="00457B3C">
          <w:rPr>
            <w:b/>
          </w:rPr>
          <w:t>, ISG</w:t>
        </w:r>
      </w:ins>
      <w:r>
        <w:rPr>
          <w:b/>
        </w:rPr>
        <w:t>:</w:t>
      </w:r>
    </w:p>
    <w:p w14:paraId="26C7A010" w14:textId="45C3BCC9" w:rsidR="00615848" w:rsidRDefault="00615848" w:rsidP="00615848">
      <w:pPr>
        <w:autoSpaceDE w:val="0"/>
        <w:autoSpaceDN w:val="0"/>
        <w:adjustRightInd w:val="0"/>
        <w:ind w:left="1080"/>
      </w:pPr>
      <w:r>
        <w:t>“My last three months performance”</w:t>
      </w:r>
    </w:p>
    <w:p w14:paraId="012E350E" w14:textId="77777777" w:rsidR="00F02CED" w:rsidRDefault="00F02CED" w:rsidP="00615848">
      <w:pPr>
        <w:autoSpaceDE w:val="0"/>
        <w:autoSpaceDN w:val="0"/>
        <w:adjustRightInd w:val="0"/>
        <w:ind w:left="1080"/>
      </w:pPr>
    </w:p>
    <w:p w14:paraId="53545A55" w14:textId="77777777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Manager, Supervisor:</w:t>
      </w:r>
    </w:p>
    <w:p w14:paraId="661A4485" w14:textId="77777777" w:rsidR="00615848" w:rsidRDefault="00615848" w:rsidP="00615848">
      <w:pPr>
        <w:autoSpaceDE w:val="0"/>
        <w:autoSpaceDN w:val="0"/>
        <w:adjustRightInd w:val="0"/>
        <w:ind w:left="1080"/>
      </w:pPr>
      <w:r>
        <w:t>“My team’s last three months performance”</w:t>
      </w:r>
    </w:p>
    <w:p w14:paraId="1FF44481" w14:textId="77777777" w:rsidR="00615848" w:rsidRDefault="00615848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0DEC4AB9" w14:textId="31747E20" w:rsidR="004547BF" w:rsidRDefault="00507955" w:rsidP="004547BF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role</w:t>
      </w:r>
      <w:r w:rsidR="003F04AE">
        <w:t>.</w:t>
      </w:r>
    </w:p>
    <w:p w14:paraId="1BB86170" w14:textId="230C391E" w:rsidR="0092003C" w:rsidRPr="00D82990" w:rsidRDefault="0092003C" w:rsidP="0092003C">
      <w:pPr>
        <w:autoSpaceDE w:val="0"/>
        <w:autoSpaceDN w:val="0"/>
        <w:adjustRightInd w:val="0"/>
        <w:ind w:left="1080"/>
        <w:rPr>
          <w:b/>
        </w:rPr>
      </w:pPr>
      <w:r w:rsidRPr="00D82990">
        <w:rPr>
          <w:b/>
        </w:rPr>
        <w:t>Analyst:</w:t>
      </w:r>
    </w:p>
    <w:p w14:paraId="0B7EBB91" w14:textId="366D5777" w:rsidR="0092003C" w:rsidRPr="00D82990" w:rsidRDefault="0092003C" w:rsidP="0092003C">
      <w:pPr>
        <w:autoSpaceDE w:val="0"/>
        <w:autoSpaceDN w:val="0"/>
        <w:adjustRightInd w:val="0"/>
        <w:ind w:left="648" w:firstLine="432"/>
      </w:pPr>
      <w:r w:rsidRPr="00D82990">
        <w:t xml:space="preserve">A list of the following </w:t>
      </w:r>
      <w:r w:rsidR="004C218C" w:rsidRPr="00D82990">
        <w:t>with</w:t>
      </w:r>
      <w:r w:rsidRPr="00D82990">
        <w:t xml:space="preserve"> counts:</w:t>
      </w:r>
    </w:p>
    <w:p w14:paraId="17EE4DCB" w14:textId="5D1769F7" w:rsidR="0092003C" w:rsidRPr="00D82990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 w:rsidRPr="00D82990">
        <w:t xml:space="preserve">My </w:t>
      </w:r>
      <w:r w:rsidR="00402398" w:rsidRPr="00D82990">
        <w:t>Submi</w:t>
      </w:r>
      <w:r w:rsidR="00605D2C" w:rsidRPr="00D82990">
        <w:t>ssions</w:t>
      </w:r>
    </w:p>
    <w:p w14:paraId="47FCE9FF" w14:textId="77777777" w:rsidR="0092003C" w:rsidRPr="00265353" w:rsidRDefault="0092003C" w:rsidP="00E336AE">
      <w:pPr>
        <w:pStyle w:val="ListParagraph"/>
        <w:autoSpaceDE w:val="0"/>
        <w:autoSpaceDN w:val="0"/>
        <w:adjustRightInd w:val="0"/>
        <w:ind w:left="1800"/>
        <w:rPr>
          <w:highlight w:val="yellow"/>
        </w:rPr>
      </w:pPr>
    </w:p>
    <w:p w14:paraId="7DA44BCB" w14:textId="77777777" w:rsidR="0092003C" w:rsidRPr="00D82990" w:rsidRDefault="0092003C" w:rsidP="0092003C">
      <w:pPr>
        <w:autoSpaceDE w:val="0"/>
        <w:autoSpaceDN w:val="0"/>
        <w:adjustRightInd w:val="0"/>
        <w:ind w:left="1080"/>
        <w:rPr>
          <w:b/>
        </w:rPr>
      </w:pPr>
      <w:r w:rsidRPr="00D82990">
        <w:rPr>
          <w:b/>
        </w:rPr>
        <w:t>ARC, Employee:</w:t>
      </w:r>
    </w:p>
    <w:p w14:paraId="22FC95E5" w14:textId="220CF964" w:rsidR="0092003C" w:rsidRPr="00D82990" w:rsidRDefault="0092003C" w:rsidP="0092003C">
      <w:pPr>
        <w:autoSpaceDE w:val="0"/>
        <w:autoSpaceDN w:val="0"/>
        <w:adjustRightInd w:val="0"/>
        <w:ind w:left="648" w:firstLine="432"/>
      </w:pPr>
      <w:r w:rsidRPr="00D82990">
        <w:t xml:space="preserve">A list of the following </w:t>
      </w:r>
      <w:r w:rsidR="00183BE5" w:rsidRPr="00D82990">
        <w:t>with</w:t>
      </w:r>
      <w:r w:rsidRPr="00D82990">
        <w:t xml:space="preserve"> counts:</w:t>
      </w:r>
    </w:p>
    <w:p w14:paraId="4F0F4270" w14:textId="77777777" w:rsidR="0092003C" w:rsidRPr="00D82990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 w:rsidRPr="00D82990">
        <w:t>My Pending</w:t>
      </w:r>
    </w:p>
    <w:p w14:paraId="1774B122" w14:textId="77777777" w:rsidR="0092003C" w:rsidRPr="00D82990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 w:rsidRPr="00D82990">
        <w:t>My Completed</w:t>
      </w:r>
    </w:p>
    <w:p w14:paraId="72BC3526" w14:textId="6649087D" w:rsidR="0092003C" w:rsidRPr="00D82990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 w:rsidRPr="00D82990">
        <w:t>My Submi</w:t>
      </w:r>
      <w:r w:rsidR="00313184">
        <w:t>ssions</w:t>
      </w:r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0DEDA76B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</w:t>
      </w:r>
      <w:ins w:id="12" w:author="Huang, Lili" w:date="2024-05-15T11:05:00Z">
        <w:r w:rsidR="008C547E">
          <w:rPr>
            <w:b/>
          </w:rPr>
          <w:t>, ISG</w:t>
        </w:r>
      </w:ins>
      <w:r>
        <w:rPr>
          <w:b/>
        </w:rPr>
        <w:t>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Pending</w:t>
      </w:r>
    </w:p>
    <w:p w14:paraId="3B7D863E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710640EC" w14:textId="77777777" w:rsidR="00CE411C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Completed</w:t>
      </w:r>
    </w:p>
    <w:p w14:paraId="19647205" w14:textId="244C34B5" w:rsidR="00CF7A26" w:rsidRDefault="00584328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Submi</w:t>
      </w:r>
      <w:r w:rsidR="00EA2AD2">
        <w:t>ssions</w:t>
      </w:r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7F2A8244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88141C">
        <w:t>with</w:t>
      </w:r>
      <w:r>
        <w:t xml:space="preserve"> count</w:t>
      </w:r>
      <w:r w:rsidR="00F36FB1">
        <w:t>s</w:t>
      </w:r>
      <w:r>
        <w:t>:</w:t>
      </w:r>
    </w:p>
    <w:p w14:paraId="4F1E5498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Pending Review</w:t>
      </w:r>
    </w:p>
    <w:p w14:paraId="59A020A3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Pending Follow-up Preparation</w:t>
      </w:r>
    </w:p>
    <w:p w14:paraId="6F10E9C0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Pending Follow-up Coaching</w:t>
      </w:r>
    </w:p>
    <w:p w14:paraId="76E45119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Team's Pending</w:t>
      </w:r>
    </w:p>
    <w:p w14:paraId="30083115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Team's Completed</w:t>
      </w:r>
    </w:p>
    <w:p w14:paraId="454FB5FD" w14:textId="77777777" w:rsidR="00785EDD" w:rsidRDefault="00785EDD" w:rsidP="00D82990">
      <w:pPr>
        <w:pStyle w:val="ListParagraph"/>
        <w:numPr>
          <w:ilvl w:val="0"/>
          <w:numId w:val="45"/>
        </w:numPr>
        <w:autoSpaceDE w:val="0"/>
        <w:autoSpaceDN w:val="0"/>
        <w:adjustRightInd w:val="0"/>
      </w:pPr>
      <w:r>
        <w:t>My Completed</w:t>
      </w:r>
    </w:p>
    <w:p w14:paraId="5A3A10E1" w14:textId="3E399B57" w:rsidR="00AA3495" w:rsidRDefault="00785EDD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Submissions</w:t>
      </w:r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3D215FB8" w:rsidR="00F910BD" w:rsidRDefault="008B0045" w:rsidP="008B0045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532648B2" w14:textId="77777777" w:rsidR="004C2B14" w:rsidRDefault="004C2B14" w:rsidP="00136084">
      <w:pPr>
        <w:autoSpaceDE w:val="0"/>
        <w:autoSpaceDN w:val="0"/>
        <w:adjustRightInd w:val="0"/>
        <w:ind w:left="1080"/>
      </w:pPr>
    </w:p>
    <w:p w14:paraId="280C33C1" w14:textId="77777777" w:rsidR="00EA440C" w:rsidRPr="00836561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>C</w:t>
      </w:r>
      <w:r w:rsidR="003D6C4B" w:rsidRPr="00836561">
        <w:rPr>
          <w:u w:val="single"/>
        </w:rPr>
        <w:t>lick View link</w:t>
      </w:r>
      <w:r w:rsidR="00E30735" w:rsidRPr="00836561">
        <w:rPr>
          <w:u w:val="single"/>
        </w:rPr>
        <w:t>:</w:t>
      </w:r>
    </w:p>
    <w:p w14:paraId="772A3CC4" w14:textId="5345AC8F" w:rsidR="005B449E" w:rsidRDefault="00507955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>based on user</w:t>
      </w:r>
      <w:r w:rsidR="00E32C3E">
        <w:t>’s</w:t>
      </w:r>
      <w:r w:rsidR="008416E9">
        <w:t xml:space="preserve"> </w:t>
      </w:r>
      <w:r w:rsidR="00E32C3E">
        <w:t>role.</w:t>
      </w:r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32F9CC8E" w:rsidR="00EA2EEF" w:rsidRPr="00273541" w:rsidRDefault="00EA2EEF" w:rsidP="00EA2EEF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9A7069">
        <w:t>Submissions</w:t>
      </w:r>
      <w:r w:rsidRPr="00273541">
        <w:t>:</w:t>
      </w:r>
    </w:p>
    <w:p w14:paraId="20EA439B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34293EED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Pending </w:t>
      </w:r>
      <w:r w:rsidR="00C075F3">
        <w:t>Review</w:t>
      </w:r>
      <w:r w:rsidRPr="00273541">
        <w:t>:</w:t>
      </w:r>
    </w:p>
    <w:p w14:paraId="1F47AC32" w14:textId="77777777" w:rsidR="00FC64BA" w:rsidRDefault="00FC64BA" w:rsidP="004F5240">
      <w:pPr>
        <w:pStyle w:val="ListParagraph"/>
        <w:numPr>
          <w:ilvl w:val="0"/>
          <w:numId w:val="39"/>
        </w:numPr>
        <w:autoSpaceDE w:val="0"/>
        <w:autoSpaceDN w:val="0"/>
        <w:adjustRightInd w:val="0"/>
      </w:pPr>
      <w:r>
        <w:t>None</w:t>
      </w:r>
    </w:p>
    <w:p w14:paraId="1BA5B19D" w14:textId="4F628645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Completed</w:t>
      </w:r>
      <w:r w:rsidRPr="00273541">
        <w:t>:</w:t>
      </w:r>
    </w:p>
    <w:p w14:paraId="3E9B9765" w14:textId="77777777" w:rsidR="00FC64BA" w:rsidRDefault="00FC64BA" w:rsidP="004F5240">
      <w:pPr>
        <w:pStyle w:val="ListParagraph"/>
        <w:numPr>
          <w:ilvl w:val="0"/>
          <w:numId w:val="40"/>
        </w:numPr>
        <w:autoSpaceDE w:val="0"/>
        <w:autoSpaceDN w:val="0"/>
        <w:adjustRightInd w:val="0"/>
      </w:pPr>
      <w:r>
        <w:t>None</w:t>
      </w:r>
    </w:p>
    <w:p w14:paraId="720BE2D8" w14:textId="11C5DACA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341B67">
        <w:t>Submissions</w:t>
      </w:r>
      <w:r w:rsidRPr="00273541">
        <w:t>:</w:t>
      </w:r>
    </w:p>
    <w:p w14:paraId="4D0A5A8D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3313FE24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</w:t>
      </w:r>
      <w:ins w:id="13" w:author="Huang, Lili" w:date="2024-05-15T11:05:00Z">
        <w:r w:rsidR="001B5189">
          <w:rPr>
            <w:b/>
          </w:rPr>
          <w:t>, ISG</w:t>
        </w:r>
      </w:ins>
      <w:r>
        <w:rPr>
          <w:b/>
        </w:rPr>
        <w:t>:</w:t>
      </w:r>
    </w:p>
    <w:p w14:paraId="65805C95" w14:textId="6E672310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Pending:</w:t>
      </w:r>
    </w:p>
    <w:p w14:paraId="086C9ADF" w14:textId="77777777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None</w:t>
      </w:r>
    </w:p>
    <w:p w14:paraId="0791BFE1" w14:textId="67D8966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Completed</w:t>
      </w:r>
      <w:r w:rsidRPr="00273541">
        <w:t>:</w:t>
      </w:r>
    </w:p>
    <w:p w14:paraId="7D7AE297" w14:textId="7B0EDB56" w:rsidR="00FC64BA" w:rsidRDefault="00102CFD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Submitted Start/End Dates</w:t>
      </w:r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08D7E90E" w14:textId="0FBED442" w:rsidR="00CE5F39" w:rsidRPr="00273541" w:rsidRDefault="00CE5F39" w:rsidP="00CE5F39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:</w:t>
      </w:r>
    </w:p>
    <w:p w14:paraId="5E147ADA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589E4704" w14:textId="366EF5D3" w:rsidR="00CF38BA" w:rsidRPr="00273541" w:rsidRDefault="00CF38BA" w:rsidP="00CF38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961E0F">
        <w:t>Team’s Completed</w:t>
      </w:r>
      <w:r w:rsidRPr="00273541">
        <w:t>:</w:t>
      </w:r>
    </w:p>
    <w:p w14:paraId="4B173FB7" w14:textId="77777777" w:rsidR="00CF38BA" w:rsidRDefault="00CF38BA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1440B0B0" w14:textId="05D1D710" w:rsidR="007B3C20" w:rsidRDefault="00CF38BA" w:rsidP="00F328A1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10C6FEEC" w14:textId="77777777" w:rsidR="00EC5E04" w:rsidRDefault="00EC5E04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673D7454" w14:textId="255925AC" w:rsidR="00DC70D6" w:rsidRPr="00273541" w:rsidRDefault="00DC70D6" w:rsidP="00DC70D6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0B48F3">
        <w:t>Submissions</w:t>
      </w:r>
      <w:r w:rsidRPr="00273541">
        <w:t>:</w:t>
      </w:r>
    </w:p>
    <w:p w14:paraId="3BA4A3B7" w14:textId="77777777" w:rsidR="00DC70D6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36297E3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6806EF9B" w:rsidR="00617160" w:rsidRDefault="00617160" w:rsidP="00617160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Pending:</w:t>
      </w:r>
    </w:p>
    <w:p w14:paraId="4D557711" w14:textId="1303C2FE" w:rsidR="00E32C3E" w:rsidRDefault="00E32C3E" w:rsidP="00E32C3E">
      <w:pPr>
        <w:pStyle w:val="ListParagraph"/>
        <w:numPr>
          <w:ilvl w:val="0"/>
          <w:numId w:val="42"/>
        </w:numPr>
        <w:autoSpaceDE w:val="0"/>
        <w:autoSpaceDN w:val="0"/>
        <w:adjustRightInd w:val="0"/>
      </w:pPr>
      <w:r>
        <w:t>QN (radio button)</w:t>
      </w:r>
    </w:p>
    <w:p w14:paraId="0FD961ED" w14:textId="6E8179DA" w:rsidR="00E32C3E" w:rsidRDefault="00E32C3E" w:rsidP="00E32C3E">
      <w:pPr>
        <w:pStyle w:val="ListParagraph"/>
        <w:numPr>
          <w:ilvl w:val="0"/>
          <w:numId w:val="42"/>
        </w:numPr>
        <w:autoSpaceDE w:val="0"/>
        <w:autoSpaceDN w:val="0"/>
        <w:adjustRightInd w:val="0"/>
      </w:pPr>
      <w:r>
        <w:t>QN Supervisor (radio button)</w:t>
      </w:r>
    </w:p>
    <w:p w14:paraId="782C9801" w14:textId="0E5C0DCB" w:rsidR="003A193D" w:rsidRDefault="003A193D" w:rsidP="003A193D">
      <w:pPr>
        <w:pStyle w:val="ListParagraph"/>
        <w:autoSpaceDE w:val="0"/>
        <w:autoSpaceDN w:val="0"/>
        <w:adjustRightInd w:val="0"/>
        <w:ind w:left="2520"/>
      </w:pPr>
    </w:p>
    <w:p w14:paraId="7C89D765" w14:textId="0FF9A4A9" w:rsidR="003A193D" w:rsidRDefault="003A193D" w:rsidP="003A193D">
      <w:pPr>
        <w:pStyle w:val="ListParagraph"/>
        <w:autoSpaceDE w:val="0"/>
        <w:autoSpaceDN w:val="0"/>
        <w:adjustRightInd w:val="0"/>
        <w:ind w:left="2520"/>
      </w:pPr>
    </w:p>
    <w:p w14:paraId="772EAC8D" w14:textId="77777777" w:rsidR="003A193D" w:rsidRPr="00273541" w:rsidRDefault="003A193D" w:rsidP="00D82990">
      <w:pPr>
        <w:pStyle w:val="ListParagraph"/>
        <w:autoSpaceDE w:val="0"/>
        <w:autoSpaceDN w:val="0"/>
        <w:adjustRightInd w:val="0"/>
        <w:ind w:left="2520"/>
      </w:pPr>
    </w:p>
    <w:p w14:paraId="5178B938" w14:textId="6F524B3E" w:rsidR="00FB0D52" w:rsidRDefault="00FB0D52" w:rsidP="00FB0D52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My Pending Follow-up Preparation</w:t>
      </w:r>
    </w:p>
    <w:p w14:paraId="0D9F74FC" w14:textId="209A89C6" w:rsidR="00AB4A36" w:rsidRDefault="00AB4A36" w:rsidP="00D82990">
      <w:pPr>
        <w:pStyle w:val="ListParagraph"/>
        <w:numPr>
          <w:ilvl w:val="0"/>
          <w:numId w:val="54"/>
        </w:numPr>
        <w:autoSpaceDE w:val="0"/>
        <w:autoSpaceDN w:val="0"/>
        <w:adjustRightInd w:val="0"/>
      </w:pPr>
      <w:r>
        <w:t>None</w:t>
      </w:r>
    </w:p>
    <w:p w14:paraId="2AF6C05E" w14:textId="2A051DD2" w:rsidR="004B32E8" w:rsidRDefault="004B32E8" w:rsidP="00FB0D52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My Pending Follow-up Coaching</w:t>
      </w:r>
    </w:p>
    <w:p w14:paraId="21B1234E" w14:textId="1EC9A755" w:rsidR="003A193D" w:rsidRDefault="00311631" w:rsidP="00D7765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None</w:t>
      </w:r>
    </w:p>
    <w:p w14:paraId="46BCCE3F" w14:textId="119283A4" w:rsidR="00B2157A" w:rsidRDefault="00B2157A" w:rsidP="00C33B9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>
        <w:t>My Team’s Pending:</w:t>
      </w:r>
    </w:p>
    <w:p w14:paraId="3CD0D25E" w14:textId="7357CA49" w:rsidR="00B2157A" w:rsidRDefault="00B2157A" w:rsidP="00B2157A">
      <w:pPr>
        <w:pStyle w:val="ListParagraph"/>
        <w:numPr>
          <w:ilvl w:val="0"/>
          <w:numId w:val="55"/>
        </w:numPr>
        <w:autoSpaceDE w:val="0"/>
        <w:autoSpaceDN w:val="0"/>
        <w:adjustRightInd w:val="0"/>
      </w:pPr>
      <w:r>
        <w:t>Employee</w:t>
      </w:r>
    </w:p>
    <w:p w14:paraId="09F84503" w14:textId="0D926FF8" w:rsidR="00B2157A" w:rsidRDefault="00B2157A" w:rsidP="00D82990">
      <w:pPr>
        <w:pStyle w:val="ListParagraph"/>
        <w:numPr>
          <w:ilvl w:val="0"/>
          <w:numId w:val="55"/>
        </w:numPr>
        <w:autoSpaceDE w:val="0"/>
        <w:autoSpaceDN w:val="0"/>
        <w:adjustRightInd w:val="0"/>
      </w:pPr>
      <w:r>
        <w:t>Log Staus</w:t>
      </w:r>
    </w:p>
    <w:p w14:paraId="11B87BAE" w14:textId="615D6F4C" w:rsidR="00C33B9C" w:rsidRPr="00273541" w:rsidRDefault="00C33B9C" w:rsidP="00C33B9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r w:rsidRPr="00273541">
        <w:t>:</w:t>
      </w:r>
    </w:p>
    <w:p w14:paraId="6D6D8B1D" w14:textId="77777777" w:rsidR="00C33B9C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6C93A207" w14:textId="77777777" w:rsidR="009A43B0" w:rsidRDefault="009A43B0" w:rsidP="009A43B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6BBCEEB" w14:textId="4A605C6A" w:rsidR="00855CC8" w:rsidRPr="00273541" w:rsidRDefault="00855CC8" w:rsidP="00855CC8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:</w:t>
      </w:r>
    </w:p>
    <w:p w14:paraId="3CE638D9" w14:textId="77777777" w:rsidR="008E1F3A" w:rsidRDefault="008E1F3A" w:rsidP="00D82990">
      <w:pPr>
        <w:pStyle w:val="ListParagraph"/>
        <w:numPr>
          <w:ilvl w:val="0"/>
          <w:numId w:val="56"/>
        </w:numPr>
        <w:autoSpaceDE w:val="0"/>
        <w:autoSpaceDN w:val="0"/>
        <w:adjustRightInd w:val="0"/>
      </w:pPr>
      <w:r>
        <w:t>Submitted Start/End Dates</w:t>
      </w:r>
    </w:p>
    <w:p w14:paraId="333E71FB" w14:textId="028BD323" w:rsidR="00F21F5A" w:rsidRPr="00273541" w:rsidRDefault="00F21F5A" w:rsidP="00F21F5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8E1F3A">
        <w:t>Submissions</w:t>
      </w:r>
      <w:r w:rsidRPr="00273541">
        <w:t>:</w:t>
      </w:r>
    </w:p>
    <w:p w14:paraId="7DA769A5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39A0F816" w14:textId="0EB1F2E3" w:rsidR="00F21F5A" w:rsidRDefault="008D43BF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 xml:space="preserve">Log </w:t>
      </w:r>
      <w:r w:rsidR="00F21F5A">
        <w:t>Status</w:t>
      </w:r>
    </w:p>
    <w:p w14:paraId="6F5A337D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492F88A2" w:rsidR="00507955" w:rsidRDefault="00EA0E24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</w:t>
      </w:r>
      <w:r w:rsidR="001D7666">
        <w:t>applicable.</w:t>
      </w:r>
      <w:r>
        <w:t xml:space="preserve"> </w:t>
      </w:r>
    </w:p>
    <w:p w14:paraId="7579BE14" w14:textId="7E12AE82" w:rsidR="00EA0E24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</w:t>
      </w:r>
      <w:r w:rsidR="001D7666">
        <w:t>applicable.</w:t>
      </w:r>
    </w:p>
    <w:p w14:paraId="5A7DF342" w14:textId="77777777" w:rsidR="00507955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1EC21095" w14:textId="2DBDBD0B" w:rsidR="00FE4890" w:rsidRDefault="00BF485D" w:rsidP="00BB29E9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Display the selected log type list section wit</w:t>
      </w:r>
      <w:r w:rsidR="00C97FE1">
        <w:t xml:space="preserve">h search dropdowns and log </w:t>
      </w:r>
      <w:r w:rsidR="001D7666">
        <w:t>list.</w:t>
      </w:r>
    </w:p>
    <w:p w14:paraId="0AABBB28" w14:textId="387935CE" w:rsidR="00785EDD" w:rsidRDefault="00785EDD" w:rsidP="00BB29E9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Display action link(s) in the first column.</w:t>
      </w:r>
    </w:p>
    <w:p w14:paraId="0847DA33" w14:textId="77777777" w:rsidR="00FE4890" w:rsidRDefault="00785EDD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</w:pPr>
      <w:r>
        <w:t>Supervisor</w:t>
      </w:r>
    </w:p>
    <w:p w14:paraId="1BCCD5D4" w14:textId="27FE6A4B" w:rsidR="00785EDD" w:rsidRDefault="00785EDD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Pending Review</w:t>
      </w:r>
    </w:p>
    <w:p w14:paraId="66409569" w14:textId="2380B13E" w:rsidR="00264BED" w:rsidRDefault="00264BED" w:rsidP="00D82990">
      <w:pPr>
        <w:pStyle w:val="ListParagraph"/>
        <w:numPr>
          <w:ilvl w:val="0"/>
          <w:numId w:val="47"/>
        </w:numPr>
        <w:autoSpaceDE w:val="0"/>
        <w:autoSpaceDN w:val="0"/>
        <w:adjustRightInd w:val="0"/>
        <w:ind w:left="2952"/>
      </w:pPr>
      <w:r>
        <w:t>QN</w:t>
      </w:r>
    </w:p>
    <w:p w14:paraId="1B1C52F2" w14:textId="6CF424A0" w:rsidR="00264BED" w:rsidRPr="00D82990" w:rsidRDefault="00803C04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12"/>
        <w:rPr>
          <w:i/>
          <w:iCs/>
          <w:u w:val="single"/>
        </w:rPr>
      </w:pPr>
      <w:r w:rsidRPr="00D82990">
        <w:rPr>
          <w:i/>
          <w:iCs/>
          <w:u w:val="single"/>
        </w:rPr>
        <w:t>Prepare</w:t>
      </w:r>
    </w:p>
    <w:p w14:paraId="6D2DF825" w14:textId="7331BE0F" w:rsidR="009B65C8" w:rsidRDefault="009B65C8" w:rsidP="00D82990">
      <w:pPr>
        <w:pStyle w:val="ListParagraph"/>
        <w:autoSpaceDE w:val="0"/>
        <w:autoSpaceDN w:val="0"/>
        <w:adjustRightInd w:val="0"/>
        <w:ind w:left="3312"/>
      </w:pPr>
      <w:r>
        <w:t>Display in grey if evaluation summary exist</w:t>
      </w:r>
      <w:r w:rsidR="00C00C8E">
        <w:t>s</w:t>
      </w:r>
      <w:r>
        <w:t>.</w:t>
      </w:r>
    </w:p>
    <w:p w14:paraId="2C76482D" w14:textId="7C9684EF" w:rsidR="009B65C8" w:rsidRDefault="009B65C8" w:rsidP="00D82990">
      <w:pPr>
        <w:pStyle w:val="ListParagraph"/>
        <w:autoSpaceDE w:val="0"/>
        <w:autoSpaceDN w:val="0"/>
        <w:adjustRightInd w:val="0"/>
        <w:ind w:left="3312"/>
      </w:pPr>
      <w:r>
        <w:t>Display in green otherwise.</w:t>
      </w:r>
    </w:p>
    <w:p w14:paraId="3430F79C" w14:textId="1A374258" w:rsidR="00803C04" w:rsidRDefault="00803C04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12"/>
      </w:pPr>
      <w:r>
        <w:t>Coach</w:t>
      </w:r>
    </w:p>
    <w:p w14:paraId="5CBFA4DB" w14:textId="77777777" w:rsidR="00C00C8E" w:rsidRDefault="00C00C8E" w:rsidP="00D82990">
      <w:pPr>
        <w:pStyle w:val="ListParagraph"/>
        <w:autoSpaceDE w:val="0"/>
        <w:autoSpaceDN w:val="0"/>
        <w:adjustRightInd w:val="0"/>
        <w:ind w:left="3312"/>
      </w:pPr>
      <w:r>
        <w:t>Display in grey if evaluation summary does not exist.</w:t>
      </w:r>
    </w:p>
    <w:p w14:paraId="54F8F6C5" w14:textId="1602492A" w:rsidR="00C00C8E" w:rsidRDefault="00C00C8E" w:rsidP="00636D25">
      <w:pPr>
        <w:pStyle w:val="ListParagraph"/>
        <w:autoSpaceDE w:val="0"/>
        <w:autoSpaceDN w:val="0"/>
        <w:adjustRightInd w:val="0"/>
        <w:ind w:left="3312"/>
      </w:pPr>
      <w:r>
        <w:t xml:space="preserve">Display in green otherwise. </w:t>
      </w:r>
    </w:p>
    <w:p w14:paraId="70BD9F9B" w14:textId="77777777" w:rsidR="00F70106" w:rsidRDefault="00F70106" w:rsidP="00D82990">
      <w:pPr>
        <w:pStyle w:val="ListParagraph"/>
        <w:autoSpaceDE w:val="0"/>
        <w:autoSpaceDN w:val="0"/>
        <w:adjustRightInd w:val="0"/>
        <w:ind w:left="3312"/>
      </w:pPr>
    </w:p>
    <w:p w14:paraId="039CDDBE" w14:textId="7F5547A4" w:rsidR="00264BED" w:rsidRDefault="00264BED" w:rsidP="00D82990">
      <w:pPr>
        <w:pStyle w:val="ListParagraph"/>
        <w:numPr>
          <w:ilvl w:val="0"/>
          <w:numId w:val="47"/>
        </w:numPr>
        <w:autoSpaceDE w:val="0"/>
        <w:autoSpaceDN w:val="0"/>
        <w:adjustRightInd w:val="0"/>
        <w:ind w:left="2952"/>
      </w:pPr>
      <w:r>
        <w:t>QN Supervisor</w:t>
      </w:r>
    </w:p>
    <w:p w14:paraId="05AA4B74" w14:textId="4CA8CAB3" w:rsidR="000C321E" w:rsidRPr="00D82990" w:rsidRDefault="000C321E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3384"/>
        <w:rPr>
          <w:i/>
          <w:iCs/>
          <w:u w:val="single"/>
        </w:rPr>
      </w:pPr>
      <w:r w:rsidRPr="00D82990">
        <w:rPr>
          <w:i/>
          <w:iCs/>
          <w:u w:val="single"/>
        </w:rPr>
        <w:t>Coach</w:t>
      </w:r>
    </w:p>
    <w:p w14:paraId="02751CBC" w14:textId="77777777" w:rsidR="00F70106" w:rsidRDefault="00F70106" w:rsidP="00D82990">
      <w:pPr>
        <w:pStyle w:val="ListParagraph"/>
        <w:autoSpaceDE w:val="0"/>
        <w:autoSpaceDN w:val="0"/>
        <w:adjustRightInd w:val="0"/>
        <w:ind w:left="3240"/>
      </w:pPr>
    </w:p>
    <w:p w14:paraId="7584802D" w14:textId="702CDD24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Pending Follow-up Preparation</w:t>
      </w:r>
    </w:p>
    <w:p w14:paraId="042C90FD" w14:textId="28331089" w:rsidR="00803BED" w:rsidRPr="00D82990" w:rsidRDefault="00803BED" w:rsidP="005A71B1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Review</w:t>
      </w:r>
    </w:p>
    <w:p w14:paraId="4A0E2013" w14:textId="77777777" w:rsidR="005A71B1" w:rsidRDefault="005A71B1" w:rsidP="00D82990">
      <w:pPr>
        <w:pStyle w:val="ListParagraph"/>
        <w:autoSpaceDE w:val="0"/>
        <w:autoSpaceDN w:val="0"/>
        <w:adjustRightInd w:val="0"/>
        <w:ind w:left="2952"/>
      </w:pPr>
    </w:p>
    <w:p w14:paraId="1A918871" w14:textId="695615E5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Pending Follow-up Coaching</w:t>
      </w:r>
    </w:p>
    <w:p w14:paraId="2692EF79" w14:textId="0AE87DF3" w:rsidR="00BA68F0" w:rsidRPr="00D82990" w:rsidRDefault="00DC170B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880"/>
        <w:rPr>
          <w:i/>
          <w:iCs/>
          <w:u w:val="single"/>
        </w:rPr>
      </w:pPr>
      <w:r w:rsidRPr="00D82990">
        <w:rPr>
          <w:i/>
          <w:iCs/>
          <w:u w:val="single"/>
        </w:rPr>
        <w:t>Prepare</w:t>
      </w:r>
    </w:p>
    <w:p w14:paraId="143492F9" w14:textId="0A79A7CB" w:rsidR="00DC170B" w:rsidRDefault="00DC170B" w:rsidP="00D82990">
      <w:pPr>
        <w:pStyle w:val="ListParagraph"/>
        <w:autoSpaceDE w:val="0"/>
        <w:autoSpaceDN w:val="0"/>
        <w:adjustRightInd w:val="0"/>
        <w:ind w:left="2880"/>
      </w:pPr>
      <w:r>
        <w:t>Display in grey, because at this point of time, evaluation summary must have been entered during “My Pending Review” Prepare.</w:t>
      </w:r>
    </w:p>
    <w:p w14:paraId="2ACBB546" w14:textId="79EF97D7" w:rsidR="00DC170B" w:rsidRPr="00D82990" w:rsidRDefault="00DC170B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880"/>
        <w:rPr>
          <w:i/>
          <w:iCs/>
          <w:u w:val="single"/>
        </w:rPr>
      </w:pPr>
      <w:r w:rsidRPr="00D82990">
        <w:rPr>
          <w:i/>
          <w:iCs/>
          <w:u w:val="single"/>
        </w:rPr>
        <w:t>Coach</w:t>
      </w:r>
    </w:p>
    <w:p w14:paraId="77A11F12" w14:textId="36925C67" w:rsidR="00303815" w:rsidRDefault="00303815" w:rsidP="00636D25">
      <w:pPr>
        <w:pStyle w:val="ListParagraph"/>
        <w:autoSpaceDE w:val="0"/>
        <w:autoSpaceDN w:val="0"/>
        <w:adjustRightInd w:val="0"/>
        <w:ind w:left="2880"/>
      </w:pPr>
      <w:r>
        <w:t>Display in green.</w:t>
      </w:r>
    </w:p>
    <w:p w14:paraId="27EFA6DF" w14:textId="77777777" w:rsidR="005A71B1" w:rsidRDefault="005A71B1" w:rsidP="00D82990">
      <w:pPr>
        <w:pStyle w:val="ListParagraph"/>
        <w:autoSpaceDE w:val="0"/>
        <w:autoSpaceDN w:val="0"/>
        <w:adjustRightInd w:val="0"/>
        <w:ind w:left="2880"/>
      </w:pPr>
    </w:p>
    <w:p w14:paraId="49D8A533" w14:textId="1765C1CC" w:rsidR="00FE4890" w:rsidRDefault="00FE4890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Team’s Pending</w:t>
      </w:r>
    </w:p>
    <w:p w14:paraId="35C8686E" w14:textId="6F44CA4F" w:rsidR="009D1962" w:rsidRPr="00D82990" w:rsidRDefault="000C4EC1" w:rsidP="00F62776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View</w:t>
      </w:r>
    </w:p>
    <w:p w14:paraId="7F80CA69" w14:textId="77777777" w:rsidR="00F62776" w:rsidRDefault="00F62776" w:rsidP="00D82990">
      <w:pPr>
        <w:pStyle w:val="ListParagraph"/>
        <w:autoSpaceDE w:val="0"/>
        <w:autoSpaceDN w:val="0"/>
        <w:adjustRightInd w:val="0"/>
        <w:ind w:left="2952"/>
      </w:pPr>
    </w:p>
    <w:p w14:paraId="5716462E" w14:textId="76F74E5F" w:rsidR="00FE4890" w:rsidRDefault="00BF320F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Team’s Completed</w:t>
      </w:r>
    </w:p>
    <w:p w14:paraId="08868575" w14:textId="71487F8F" w:rsidR="009D1962" w:rsidRPr="00D82990" w:rsidRDefault="009D1962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View</w:t>
      </w:r>
    </w:p>
    <w:p w14:paraId="05528D69" w14:textId="77777777" w:rsidR="00F62776" w:rsidRDefault="00F62776" w:rsidP="00D82990">
      <w:pPr>
        <w:pStyle w:val="ListParagraph"/>
        <w:autoSpaceDE w:val="0"/>
        <w:autoSpaceDN w:val="0"/>
        <w:adjustRightInd w:val="0"/>
        <w:ind w:left="3240"/>
      </w:pPr>
    </w:p>
    <w:p w14:paraId="4BD2C600" w14:textId="5C7AD189" w:rsidR="00BF320F" w:rsidRDefault="00BF320F" w:rsidP="00FE489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Submissions</w:t>
      </w:r>
    </w:p>
    <w:p w14:paraId="6EC557E6" w14:textId="30470140" w:rsidR="00624224" w:rsidRPr="00D82990" w:rsidRDefault="00624224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View</w:t>
      </w:r>
    </w:p>
    <w:p w14:paraId="2F07B690" w14:textId="77777777" w:rsidR="007C1BC0" w:rsidRDefault="007C1BC0" w:rsidP="00D82990">
      <w:pPr>
        <w:pStyle w:val="ListParagraph"/>
        <w:autoSpaceDE w:val="0"/>
        <w:autoSpaceDN w:val="0"/>
        <w:adjustRightInd w:val="0"/>
        <w:ind w:left="3240"/>
      </w:pPr>
    </w:p>
    <w:p w14:paraId="17F969AC" w14:textId="2BE9C252" w:rsidR="00FE4890" w:rsidRDefault="003D2336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</w:pPr>
      <w:r>
        <w:t>CSR</w:t>
      </w:r>
      <w:ins w:id="14" w:author="Huang, Lili" w:date="2024-05-15T11:05:00Z">
        <w:r w:rsidR="00163445">
          <w:t>, ISG</w:t>
        </w:r>
      </w:ins>
    </w:p>
    <w:p w14:paraId="55451725" w14:textId="1F510422" w:rsidR="003D2336" w:rsidRDefault="002B5610" w:rsidP="002B561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Pending Review</w:t>
      </w:r>
    </w:p>
    <w:p w14:paraId="0218588F" w14:textId="33B6694C" w:rsidR="00F02034" w:rsidRPr="00D82990" w:rsidRDefault="00F02034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Review</w:t>
      </w:r>
    </w:p>
    <w:p w14:paraId="67084B69" w14:textId="505B8B09" w:rsidR="00F02034" w:rsidRDefault="00F02034" w:rsidP="002B5610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My Completed</w:t>
      </w:r>
    </w:p>
    <w:p w14:paraId="3C6E0D27" w14:textId="3CD8F2BE" w:rsidR="002B5610" w:rsidRPr="00D82990" w:rsidRDefault="00F02034" w:rsidP="00CD4329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View</w:t>
      </w:r>
    </w:p>
    <w:p w14:paraId="69E538E4" w14:textId="77777777" w:rsidR="00EC1329" w:rsidRDefault="00EC1329" w:rsidP="00D82990">
      <w:pPr>
        <w:pStyle w:val="ListParagraph"/>
        <w:autoSpaceDE w:val="0"/>
        <w:autoSpaceDN w:val="0"/>
        <w:adjustRightInd w:val="0"/>
        <w:ind w:left="2952"/>
      </w:pPr>
    </w:p>
    <w:p w14:paraId="27FC9F39" w14:textId="31073916" w:rsidR="003D2336" w:rsidRDefault="00756B55" w:rsidP="00785EDD">
      <w:pPr>
        <w:pStyle w:val="ListParagraph"/>
        <w:numPr>
          <w:ilvl w:val="0"/>
          <w:numId w:val="44"/>
        </w:numPr>
        <w:autoSpaceDE w:val="0"/>
        <w:autoSpaceDN w:val="0"/>
        <w:adjustRightInd w:val="0"/>
      </w:pPr>
      <w:r>
        <w:t>Analyst, ARC, Employee, and Manager</w:t>
      </w:r>
    </w:p>
    <w:p w14:paraId="7D25C0C1" w14:textId="11E05487" w:rsidR="00756B55" w:rsidRDefault="00756B55" w:rsidP="00756B55">
      <w:pPr>
        <w:pStyle w:val="ListParagraph"/>
        <w:numPr>
          <w:ilvl w:val="0"/>
          <w:numId w:val="46"/>
        </w:numPr>
        <w:autoSpaceDE w:val="0"/>
        <w:autoSpaceDN w:val="0"/>
        <w:adjustRightInd w:val="0"/>
      </w:pPr>
      <w:r>
        <w:t>For all sections</w:t>
      </w:r>
    </w:p>
    <w:p w14:paraId="66177F08" w14:textId="37EA94E6" w:rsidR="00756B55" w:rsidRPr="00D82990" w:rsidRDefault="00756B55" w:rsidP="00D82990">
      <w:pPr>
        <w:pStyle w:val="ListParagraph"/>
        <w:numPr>
          <w:ilvl w:val="0"/>
          <w:numId w:val="48"/>
        </w:numPr>
        <w:autoSpaceDE w:val="0"/>
        <w:autoSpaceDN w:val="0"/>
        <w:adjustRightInd w:val="0"/>
        <w:ind w:left="2952"/>
        <w:rPr>
          <w:i/>
          <w:iCs/>
          <w:u w:val="single"/>
        </w:rPr>
      </w:pPr>
      <w:r w:rsidRPr="00D82990">
        <w:rPr>
          <w:i/>
          <w:iCs/>
          <w:u w:val="single"/>
        </w:rPr>
        <w:t>View</w:t>
      </w:r>
    </w:p>
    <w:p w14:paraId="2C81ECAA" w14:textId="77777777" w:rsidR="00126478" w:rsidRDefault="00126478" w:rsidP="00D82990">
      <w:pPr>
        <w:pStyle w:val="ListParagraph"/>
        <w:autoSpaceDE w:val="0"/>
        <w:autoSpaceDN w:val="0"/>
        <w:adjustRightInd w:val="0"/>
        <w:ind w:left="1080"/>
      </w:pPr>
    </w:p>
    <w:p w14:paraId="013D9644" w14:textId="77777777" w:rsidR="001D7666" w:rsidRDefault="001D7666" w:rsidP="00AC3660">
      <w:pPr>
        <w:autoSpaceDE w:val="0"/>
        <w:autoSpaceDN w:val="0"/>
        <w:adjustRightInd w:val="0"/>
        <w:ind w:left="432"/>
        <w:rPr>
          <w:u w:val="single"/>
        </w:rPr>
      </w:pPr>
    </w:p>
    <w:p w14:paraId="6B06F4A3" w14:textId="77777777" w:rsidR="00126478" w:rsidRPr="00D82990" w:rsidRDefault="00126478" w:rsidP="00126478">
      <w:pPr>
        <w:autoSpaceDE w:val="0"/>
        <w:autoSpaceDN w:val="0"/>
        <w:adjustRightInd w:val="0"/>
        <w:ind w:left="432"/>
      </w:pPr>
      <w:r w:rsidRPr="00D82990">
        <w:t xml:space="preserve">Click </w:t>
      </w:r>
      <w:r w:rsidRPr="00D82990">
        <w:rPr>
          <w:i/>
          <w:iCs/>
          <w:u w:val="single"/>
        </w:rPr>
        <w:t>Go</w:t>
      </w:r>
      <w:r w:rsidRPr="00D82990">
        <w:t xml:space="preserve"> button:</w:t>
      </w:r>
    </w:p>
    <w:p w14:paraId="04E3F579" w14:textId="5BD3B77C" w:rsidR="00126478" w:rsidRDefault="005A310A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criteria</w:t>
      </w:r>
      <w:r w:rsidR="009A5FDF">
        <w:t>.</w:t>
      </w:r>
    </w:p>
    <w:p w14:paraId="384CD7EF" w14:textId="77777777" w:rsidR="00C97FE1" w:rsidRDefault="00C97FE1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123D6461" w:rsidR="00C97FE1" w:rsidRPr="00D82990" w:rsidRDefault="00C97FE1" w:rsidP="00C97FE1">
      <w:pPr>
        <w:autoSpaceDE w:val="0"/>
        <w:autoSpaceDN w:val="0"/>
        <w:adjustRightInd w:val="0"/>
        <w:ind w:left="432"/>
      </w:pPr>
      <w:r w:rsidRPr="00D82990">
        <w:t>Click [</w:t>
      </w:r>
      <w:r w:rsidR="00C049E2" w:rsidRPr="00D82990">
        <w:rPr>
          <w:i/>
          <w:iCs/>
          <w:u w:val="single"/>
        </w:rPr>
        <w:t>action</w:t>
      </w:r>
      <w:r w:rsidR="00C049E2" w:rsidRPr="00D82990">
        <w:t>]</w:t>
      </w:r>
      <w:r w:rsidRPr="00D82990">
        <w:t xml:space="preserve"> link:</w:t>
      </w:r>
    </w:p>
    <w:p w14:paraId="0BBAEB12" w14:textId="584093DC" w:rsidR="00262376" w:rsidRDefault="00431B1B" w:rsidP="003E0F44">
      <w:pPr>
        <w:pStyle w:val="ListParagraph"/>
        <w:numPr>
          <w:ilvl w:val="0"/>
          <w:numId w:val="30"/>
        </w:numPr>
        <w:autoSpaceDE w:val="0"/>
        <w:autoSpaceDN w:val="0"/>
        <w:adjustRightInd w:val="0"/>
      </w:pPr>
      <w:r>
        <w:t xml:space="preserve">Redirect to </w:t>
      </w:r>
      <w:r w:rsidR="00CD679A">
        <w:t>Review module</w:t>
      </w:r>
      <w:r>
        <w:t xml:space="preserve"> to display the selected log in a modal dialog.</w:t>
      </w:r>
    </w:p>
    <w:p w14:paraId="2AA767E6" w14:textId="6E73A6F6" w:rsidR="00C97FE1" w:rsidRDefault="00204EB0" w:rsidP="00D82990">
      <w:pPr>
        <w:pStyle w:val="ListParagraph"/>
        <w:autoSpaceDE w:val="0"/>
        <w:autoSpaceDN w:val="0"/>
        <w:adjustRightInd w:val="0"/>
        <w:ind w:left="1152"/>
      </w:pPr>
      <w:r w:rsidRPr="00204EB0">
        <w:rPr>
          <w:i/>
          <w:iCs/>
          <w:sz w:val="16"/>
          <w:szCs w:val="16"/>
        </w:rPr>
        <w:t>Please reference CCO_eCoaching_Log_</w:t>
      </w:r>
      <w:r w:rsidR="00B34716">
        <w:rPr>
          <w:i/>
          <w:iCs/>
          <w:sz w:val="16"/>
          <w:szCs w:val="16"/>
        </w:rPr>
        <w:t>Review_</w:t>
      </w:r>
      <w:r w:rsidR="00C049E2">
        <w:rPr>
          <w:i/>
          <w:iCs/>
          <w:sz w:val="16"/>
          <w:szCs w:val="16"/>
        </w:rPr>
        <w:t>QualityNow</w:t>
      </w:r>
      <w:r w:rsidRPr="00204EB0">
        <w:rPr>
          <w:i/>
          <w:iCs/>
          <w:sz w:val="16"/>
          <w:szCs w:val="16"/>
        </w:rPr>
        <w:t xml:space="preserve">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5" w:name="_Toc79051534"/>
      <w:r>
        <w:rPr>
          <w:b/>
        </w:rPr>
        <w:t>Screenshot</w:t>
      </w:r>
      <w:bookmarkEnd w:id="15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277A2DD" w14:textId="2E4243DB" w:rsidR="006C041D" w:rsidRDefault="00BF5166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3201CC" wp14:editId="2B4C732D">
            <wp:extent cx="5486400" cy="504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6D7" w14:textId="2A599018" w:rsidR="00F51A08" w:rsidRDefault="00F51A08" w:rsidP="00AF7AAC">
      <w:pPr>
        <w:autoSpaceDE w:val="0"/>
        <w:autoSpaceDN w:val="0"/>
        <w:adjustRightInd w:val="0"/>
      </w:pPr>
    </w:p>
    <w:p w14:paraId="335C89B7" w14:textId="77777777" w:rsidR="004D21A4" w:rsidRDefault="004D21A4" w:rsidP="00AF7AAC">
      <w:pPr>
        <w:autoSpaceDE w:val="0"/>
        <w:autoSpaceDN w:val="0"/>
        <w:adjustRightInd w:val="0"/>
      </w:pPr>
    </w:p>
    <w:p w14:paraId="6984E3E3" w14:textId="27D36E08" w:rsidR="00DA3408" w:rsidRPr="004D44C6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47784407" w14:textId="02DED50C" w:rsidR="00DA3408" w:rsidRDefault="00FA7F0A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99FDD9D" wp14:editId="50B1DCC9">
            <wp:extent cx="5486400" cy="747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3D525F33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</w:t>
      </w:r>
      <w:ins w:id="16" w:author="Huang, Lili" w:date="2024-05-15T11:05:00Z">
        <w:r w:rsidR="00450D7C">
          <w:rPr>
            <w:b/>
          </w:rPr>
          <w:t>, ISG</w:t>
        </w:r>
      </w:ins>
      <w:r w:rsidRPr="002953A6">
        <w:rPr>
          <w:b/>
        </w:rPr>
        <w:t>:</w:t>
      </w:r>
    </w:p>
    <w:p w14:paraId="09B0CB54" w14:textId="76C10D32" w:rsidR="00CC1913" w:rsidRDefault="008A2E7B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102EB9" wp14:editId="12A09DD3">
            <wp:extent cx="5486400" cy="63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AA9" w14:textId="77777777" w:rsidR="003E290D" w:rsidRDefault="003E290D" w:rsidP="00CC1913">
      <w:pPr>
        <w:autoSpaceDE w:val="0"/>
        <w:autoSpaceDN w:val="0"/>
        <w:adjustRightInd w:val="0"/>
      </w:pPr>
    </w:p>
    <w:p w14:paraId="77EE56CB" w14:textId="65D92FB0" w:rsidR="009B3F1F" w:rsidRDefault="00504931" w:rsidP="00CC1913">
      <w:pPr>
        <w:autoSpaceDE w:val="0"/>
        <w:autoSpaceDN w:val="0"/>
        <w:adjustRightInd w:val="0"/>
      </w:pPr>
      <w:r w:rsidRPr="005049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D896" wp14:editId="1EA4C771">
            <wp:extent cx="5486400" cy="90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EEC5" w14:textId="6587F058" w:rsidR="00282539" w:rsidRDefault="004559CD" w:rsidP="00CC1913">
      <w:pPr>
        <w:autoSpaceDE w:val="0"/>
        <w:autoSpaceDN w:val="0"/>
        <w:adjustRightInd w:val="0"/>
      </w:pPr>
      <w:r>
        <w:lastRenderedPageBreak/>
        <w:br w:type="textWrapping" w:clear="all"/>
      </w:r>
      <w:r w:rsidR="007B0AAF">
        <w:rPr>
          <w:noProof/>
        </w:rPr>
        <w:drawing>
          <wp:inline distT="0" distB="0" distL="0" distR="0" wp14:anchorId="4203F307" wp14:editId="612C4E6F">
            <wp:extent cx="5482590" cy="746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3A7C" w14:textId="322FE69E" w:rsidR="005A1D17" w:rsidRDefault="005A1D17" w:rsidP="00CC1913">
      <w:pPr>
        <w:autoSpaceDE w:val="0"/>
        <w:autoSpaceDN w:val="0"/>
        <w:adjustRightInd w:val="0"/>
      </w:pPr>
    </w:p>
    <w:p w14:paraId="7814C5A0" w14:textId="31EF17CA" w:rsidR="005A1D17" w:rsidRDefault="005A1D17" w:rsidP="005A1D17">
      <w:pPr>
        <w:autoSpaceDE w:val="0"/>
        <w:autoSpaceDN w:val="0"/>
        <w:adjustRightInd w:val="0"/>
        <w:rPr>
          <w:b/>
        </w:rPr>
      </w:pPr>
      <w:r>
        <w:rPr>
          <w:b/>
        </w:rPr>
        <w:t>Employee</w:t>
      </w:r>
      <w:r w:rsidRPr="001C04E0">
        <w:rPr>
          <w:b/>
        </w:rPr>
        <w:t>:</w:t>
      </w:r>
    </w:p>
    <w:p w14:paraId="3C7069BD" w14:textId="502F8EF4" w:rsidR="009077E9" w:rsidRPr="001C04E0" w:rsidRDefault="009077E9" w:rsidP="005A1D17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8BF949" wp14:editId="6901F594">
            <wp:extent cx="5486400" cy="721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BC1" w14:textId="5FDFCB7E" w:rsidR="005A1D17" w:rsidRDefault="005A1D17" w:rsidP="00CC1913">
      <w:pPr>
        <w:autoSpaceDE w:val="0"/>
        <w:autoSpaceDN w:val="0"/>
        <w:adjustRightInd w:val="0"/>
      </w:pPr>
    </w:p>
    <w:p w14:paraId="154951E1" w14:textId="7AEDC25B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2698D77D" w14:textId="590B263C" w:rsidR="00C74781" w:rsidRDefault="0058675C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BC6B706" wp14:editId="47029536">
            <wp:extent cx="5486400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F64" w14:textId="23FC9749" w:rsidR="002B3D97" w:rsidRDefault="002B3D97" w:rsidP="00AF7AAC">
      <w:pPr>
        <w:autoSpaceDE w:val="0"/>
        <w:autoSpaceDN w:val="0"/>
        <w:adjustRightInd w:val="0"/>
      </w:pPr>
    </w:p>
    <w:p w14:paraId="30E29605" w14:textId="2EEB5D60" w:rsidR="002B3D97" w:rsidRDefault="004405DE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669EEDD" wp14:editId="293217C0">
            <wp:extent cx="5486400" cy="673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1DB9" w14:textId="2C448F2E" w:rsidR="002B3D97" w:rsidRDefault="002B3D97" w:rsidP="00AF7AAC">
      <w:pPr>
        <w:autoSpaceDE w:val="0"/>
        <w:autoSpaceDN w:val="0"/>
        <w:adjustRightInd w:val="0"/>
      </w:pPr>
    </w:p>
    <w:p w14:paraId="095B2F3B" w14:textId="5ED0691C" w:rsidR="002B3D97" w:rsidRDefault="00A24270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F427532" wp14:editId="71838D4B">
            <wp:extent cx="5474970" cy="765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A901" w14:textId="5D35B25F" w:rsidR="002B3D97" w:rsidRDefault="002B3D97" w:rsidP="00AF7AAC">
      <w:pPr>
        <w:autoSpaceDE w:val="0"/>
        <w:autoSpaceDN w:val="0"/>
        <w:adjustRightInd w:val="0"/>
      </w:pP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6A1CE9CB" w14:textId="5C63129B" w:rsidR="008D6680" w:rsidRDefault="00192CCB" w:rsidP="007E7903">
      <w:r>
        <w:rPr>
          <w:noProof/>
        </w:rPr>
        <w:drawing>
          <wp:inline distT="0" distB="0" distL="0" distR="0" wp14:anchorId="5FCDBAEB" wp14:editId="2F063DB7">
            <wp:extent cx="5486400" cy="1128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80A" w14:textId="1106C1A0" w:rsidR="00CA734C" w:rsidRDefault="00CA734C" w:rsidP="007E7903"/>
    <w:p w14:paraId="4B3ED05F" w14:textId="0E8AB7D1" w:rsidR="00CA734C" w:rsidRDefault="009C5F51" w:rsidP="007E7903">
      <w:r w:rsidRPr="009C5F51">
        <w:rPr>
          <w:noProof/>
        </w:rPr>
        <w:lastRenderedPageBreak/>
        <w:t xml:space="preserve"> </w:t>
      </w:r>
      <w:r w:rsidR="00A106AB">
        <w:rPr>
          <w:noProof/>
        </w:rPr>
        <w:drawing>
          <wp:inline distT="0" distB="0" distL="0" distR="0" wp14:anchorId="5A31E897" wp14:editId="1120AB00">
            <wp:extent cx="5486400" cy="1864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C77" w14:textId="51DA0569" w:rsidR="009D2AF3" w:rsidRDefault="009D2AF3" w:rsidP="007E7903"/>
    <w:p w14:paraId="340E615D" w14:textId="66B4426E" w:rsidR="009D2AF3" w:rsidRDefault="00266336" w:rsidP="007E7903">
      <w:r>
        <w:rPr>
          <w:noProof/>
        </w:rPr>
        <w:drawing>
          <wp:inline distT="0" distB="0" distL="0" distR="0" wp14:anchorId="1C74565A" wp14:editId="198248DB">
            <wp:extent cx="5486400" cy="106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F657" w14:textId="77777777" w:rsidR="000A4D2B" w:rsidRDefault="000A4D2B" w:rsidP="007E7903"/>
    <w:p w14:paraId="7241FF1D" w14:textId="378F93B6" w:rsidR="008D6680" w:rsidRDefault="0098061E" w:rsidP="007E7903">
      <w:r>
        <w:rPr>
          <w:noProof/>
        </w:rPr>
        <w:drawing>
          <wp:inline distT="0" distB="0" distL="0" distR="0" wp14:anchorId="1EDC6674" wp14:editId="6CDB6093">
            <wp:extent cx="5486400" cy="582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8F0D" w14:textId="3AD6A8B6" w:rsidR="005278F2" w:rsidRDefault="005278F2" w:rsidP="007E7903"/>
    <w:p w14:paraId="5813106D" w14:textId="0295845C" w:rsidR="005278F2" w:rsidRDefault="00961160" w:rsidP="007E7903">
      <w:r w:rsidRPr="00961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E9C871" wp14:editId="33650C56">
            <wp:extent cx="5486400" cy="910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ABA" w14:textId="77777777" w:rsidR="008D6680" w:rsidRDefault="008D6680" w:rsidP="007E7903"/>
    <w:p w14:paraId="7A0BD816" w14:textId="468C5D20" w:rsidR="008D6680" w:rsidRDefault="006D46FC" w:rsidP="007E7903">
      <w:r>
        <w:rPr>
          <w:noProof/>
        </w:rPr>
        <w:drawing>
          <wp:inline distT="0" distB="0" distL="0" distR="0" wp14:anchorId="11DD786F" wp14:editId="463E630A">
            <wp:extent cx="5486400" cy="593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DDC" w14:textId="00CFE270" w:rsidR="002E42F8" w:rsidRDefault="002E42F8" w:rsidP="007E7903"/>
    <w:p w14:paraId="422E9856" w14:textId="651B53A7" w:rsidR="002E42F8" w:rsidRDefault="00183DF3" w:rsidP="007E7903">
      <w:r>
        <w:rPr>
          <w:noProof/>
        </w:rPr>
        <w:drawing>
          <wp:inline distT="0" distB="0" distL="0" distR="0" wp14:anchorId="4CA3BE84" wp14:editId="1D8DD46E">
            <wp:extent cx="5482590" cy="6743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8C79" w14:textId="3DB0FB05" w:rsidR="002E42F8" w:rsidRDefault="002E42F8" w:rsidP="007E7903"/>
    <w:p w14:paraId="499AB7A5" w14:textId="015DA500" w:rsidR="007B35D0" w:rsidRDefault="007B35D0" w:rsidP="007E7903">
      <w:r>
        <w:rPr>
          <w:noProof/>
        </w:rPr>
        <w:drawing>
          <wp:inline distT="0" distB="0" distL="0" distR="0" wp14:anchorId="069A8471" wp14:editId="5EDEA480">
            <wp:extent cx="5473065" cy="78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B351" w14:textId="68C7EF46" w:rsidR="008A2C30" w:rsidRDefault="008A2C30" w:rsidP="007E7903"/>
    <w:p w14:paraId="59334551" w14:textId="0FE027F0" w:rsidR="008A2C30" w:rsidRDefault="008A2C30" w:rsidP="007E7903">
      <w:r>
        <w:rPr>
          <w:noProof/>
        </w:rPr>
        <w:lastRenderedPageBreak/>
        <w:drawing>
          <wp:inline distT="0" distB="0" distL="0" distR="0" wp14:anchorId="2568ED1E" wp14:editId="765AF644">
            <wp:extent cx="5486400" cy="678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FA97" w14:textId="154C449B" w:rsidR="00825E8A" w:rsidRDefault="00825E8A" w:rsidP="007E7903"/>
    <w:p w14:paraId="29F0A84E" w14:textId="77777777" w:rsidR="00825E8A" w:rsidRDefault="00825E8A" w:rsidP="007E7903"/>
    <w:p w14:paraId="336DB044" w14:textId="1D001592" w:rsidR="008D6680" w:rsidRDefault="008D6680" w:rsidP="007E7903"/>
    <w:p w14:paraId="120FE651" w14:textId="77777777" w:rsidR="008D6680" w:rsidRDefault="008D6680" w:rsidP="007E7903"/>
    <w:p w14:paraId="07035B17" w14:textId="2748336B" w:rsidR="008D6680" w:rsidRDefault="008D6680" w:rsidP="007E7903"/>
    <w:p w14:paraId="26CA3489" w14:textId="77777777" w:rsidR="00CE529A" w:rsidRDefault="00CE529A" w:rsidP="007E7903"/>
    <w:p w14:paraId="364E2192" w14:textId="17E95E40" w:rsidR="00CE529A" w:rsidRDefault="00CE529A" w:rsidP="007E7903"/>
    <w:p w14:paraId="6E6AA18C" w14:textId="77777777" w:rsidR="002D324F" w:rsidRDefault="002D324F" w:rsidP="007E7903"/>
    <w:p w14:paraId="1E5609D8" w14:textId="6ED17093" w:rsidR="008A2D08" w:rsidRDefault="008A2D08" w:rsidP="00E75780"/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2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15C0E" w14:textId="77777777" w:rsidR="00E349C2" w:rsidRDefault="00E349C2">
      <w:r>
        <w:separator/>
      </w:r>
    </w:p>
  </w:endnote>
  <w:endnote w:type="continuationSeparator" w:id="0">
    <w:p w14:paraId="1D27E199" w14:textId="77777777" w:rsidR="00E349C2" w:rsidRDefault="00E34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776E4ED9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</w:t>
    </w:r>
    <w:r w:rsidR="00AD2806">
      <w:rPr>
        <w:b/>
        <w:sz w:val="18"/>
      </w:rPr>
      <w:t xml:space="preserve">               </w:t>
    </w:r>
    <w:r>
      <w:rPr>
        <w:b/>
        <w:sz w:val="18"/>
      </w:rPr>
      <w:t>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QualityNow_</w:t>
    </w:r>
    <w:r>
      <w:rPr>
        <w:b/>
        <w:sz w:val="18"/>
      </w:rPr>
      <w:t>DD</w:t>
    </w:r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E5763" w14:textId="77777777" w:rsidR="00E349C2" w:rsidRDefault="00E349C2">
      <w:r>
        <w:separator/>
      </w:r>
    </w:p>
  </w:footnote>
  <w:footnote w:type="continuationSeparator" w:id="0">
    <w:p w14:paraId="78E741B1" w14:textId="77777777" w:rsidR="00E349C2" w:rsidRDefault="00E349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BB21DD"/>
    <w:multiLevelType w:val="multilevel"/>
    <w:tmpl w:val="9A16E4D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5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F921402"/>
    <w:multiLevelType w:val="hybridMultilevel"/>
    <w:tmpl w:val="A0CC31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837177"/>
    <w:multiLevelType w:val="hybridMultilevel"/>
    <w:tmpl w:val="3F8E9D16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9" w15:restartNumberingAfterBreak="0">
    <w:nsid w:val="1CCA27AD"/>
    <w:multiLevelType w:val="hybridMultilevel"/>
    <w:tmpl w:val="15A47F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FA35B95"/>
    <w:multiLevelType w:val="hybridMultilevel"/>
    <w:tmpl w:val="146E4824"/>
    <w:lvl w:ilvl="0" w:tplc="04090009">
      <w:start w:val="1"/>
      <w:numFmt w:val="bullet"/>
      <w:lvlText w:val=""/>
      <w:lvlJc w:val="left"/>
      <w:pPr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202F627F"/>
    <w:multiLevelType w:val="hybridMultilevel"/>
    <w:tmpl w:val="E0C0E476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2" w15:restartNumberingAfterBreak="0">
    <w:nsid w:val="219F76C8"/>
    <w:multiLevelType w:val="hybridMultilevel"/>
    <w:tmpl w:val="372CF01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1B7228B"/>
    <w:multiLevelType w:val="hybridMultilevel"/>
    <w:tmpl w:val="B9A0BF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2FD6D29"/>
    <w:multiLevelType w:val="hybridMultilevel"/>
    <w:tmpl w:val="490EF8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A64FE5"/>
    <w:multiLevelType w:val="hybridMultilevel"/>
    <w:tmpl w:val="97A40E02"/>
    <w:lvl w:ilvl="0" w:tplc="0409000D">
      <w:start w:val="1"/>
      <w:numFmt w:val="bullet"/>
      <w:lvlText w:val=""/>
      <w:lvlJc w:val="left"/>
      <w:pPr>
        <w:ind w:left="20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7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A6B75DD"/>
    <w:multiLevelType w:val="hybridMultilevel"/>
    <w:tmpl w:val="BF5261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316768FB"/>
    <w:multiLevelType w:val="hybridMultilevel"/>
    <w:tmpl w:val="85EE7C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7E17B82"/>
    <w:multiLevelType w:val="hybridMultilevel"/>
    <w:tmpl w:val="20E8B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8" w15:restartNumberingAfterBreak="0">
    <w:nsid w:val="47670A3D"/>
    <w:multiLevelType w:val="hybridMultilevel"/>
    <w:tmpl w:val="7B6C64AE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97C5704"/>
    <w:multiLevelType w:val="hybridMultilevel"/>
    <w:tmpl w:val="0340EE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B314ACD"/>
    <w:multiLevelType w:val="hybridMultilevel"/>
    <w:tmpl w:val="C360E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C7F7915"/>
    <w:multiLevelType w:val="hybridMultilevel"/>
    <w:tmpl w:val="CBF612C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0D82C95"/>
    <w:multiLevelType w:val="multilevel"/>
    <w:tmpl w:val="1D4661A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44D61A7"/>
    <w:multiLevelType w:val="hybridMultilevel"/>
    <w:tmpl w:val="439AC4C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7035679"/>
    <w:multiLevelType w:val="hybridMultilevel"/>
    <w:tmpl w:val="3776339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5A8F7984"/>
    <w:multiLevelType w:val="hybridMultilevel"/>
    <w:tmpl w:val="967C889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677D6323"/>
    <w:multiLevelType w:val="hybridMultilevel"/>
    <w:tmpl w:val="067E8B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7F314A1"/>
    <w:multiLevelType w:val="hybridMultilevel"/>
    <w:tmpl w:val="55BA25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69EA0B4F"/>
    <w:multiLevelType w:val="hybridMultilevel"/>
    <w:tmpl w:val="138ADA3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6" w15:restartNumberingAfterBreak="0">
    <w:nsid w:val="69FC26E0"/>
    <w:multiLevelType w:val="hybridMultilevel"/>
    <w:tmpl w:val="4184B2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D9D6DDE"/>
    <w:multiLevelType w:val="hybridMultilevel"/>
    <w:tmpl w:val="725EE7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07A46E1"/>
    <w:multiLevelType w:val="hybridMultilevel"/>
    <w:tmpl w:val="36442A7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 w15:restartNumberingAfterBreak="0">
    <w:nsid w:val="7336399B"/>
    <w:multiLevelType w:val="hybridMultilevel"/>
    <w:tmpl w:val="437EC2D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74511C63"/>
    <w:multiLevelType w:val="hybridMultilevel"/>
    <w:tmpl w:val="823CB94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1" w15:restartNumberingAfterBreak="0">
    <w:nsid w:val="7609015B"/>
    <w:multiLevelType w:val="hybridMultilevel"/>
    <w:tmpl w:val="79728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5" w15:restartNumberingAfterBreak="0">
    <w:nsid w:val="7F9257EE"/>
    <w:multiLevelType w:val="hybridMultilevel"/>
    <w:tmpl w:val="3D4CE7E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13768927">
    <w:abstractNumId w:val="27"/>
  </w:num>
  <w:num w:numId="2" w16cid:durableId="969673688">
    <w:abstractNumId w:val="19"/>
  </w:num>
  <w:num w:numId="3" w16cid:durableId="1936860838">
    <w:abstractNumId w:val="24"/>
  </w:num>
  <w:num w:numId="4" w16cid:durableId="1329554174">
    <w:abstractNumId w:val="53"/>
  </w:num>
  <w:num w:numId="5" w16cid:durableId="1120413198">
    <w:abstractNumId w:val="23"/>
  </w:num>
  <w:num w:numId="6" w16cid:durableId="1716925938">
    <w:abstractNumId w:val="45"/>
  </w:num>
  <w:num w:numId="7" w16cid:durableId="1446581154">
    <w:abstractNumId w:val="0"/>
  </w:num>
  <w:num w:numId="8" w16cid:durableId="1892888825">
    <w:abstractNumId w:val="39"/>
  </w:num>
  <w:num w:numId="9" w16cid:durableId="1323580558">
    <w:abstractNumId w:val="22"/>
  </w:num>
  <w:num w:numId="10" w16cid:durableId="1395541168">
    <w:abstractNumId w:val="17"/>
  </w:num>
  <w:num w:numId="11" w16cid:durableId="756295409">
    <w:abstractNumId w:val="7"/>
  </w:num>
  <w:num w:numId="12" w16cid:durableId="785779658">
    <w:abstractNumId w:val="41"/>
  </w:num>
  <w:num w:numId="13" w16cid:durableId="1162547847">
    <w:abstractNumId w:val="34"/>
  </w:num>
  <w:num w:numId="14" w16cid:durableId="1500077813">
    <w:abstractNumId w:val="5"/>
  </w:num>
  <w:num w:numId="15" w16cid:durableId="899900984">
    <w:abstractNumId w:val="42"/>
  </w:num>
  <w:num w:numId="16" w16cid:durableId="1537353421">
    <w:abstractNumId w:val="29"/>
  </w:num>
  <w:num w:numId="17" w16cid:durableId="1495995518">
    <w:abstractNumId w:val="40"/>
  </w:num>
  <w:num w:numId="18" w16cid:durableId="298733321">
    <w:abstractNumId w:val="14"/>
  </w:num>
  <w:num w:numId="19" w16cid:durableId="1487085846">
    <w:abstractNumId w:val="3"/>
  </w:num>
  <w:num w:numId="20" w16cid:durableId="286741548">
    <w:abstractNumId w:val="2"/>
  </w:num>
  <w:num w:numId="21" w16cid:durableId="622731358">
    <w:abstractNumId w:val="31"/>
  </w:num>
  <w:num w:numId="22" w16cid:durableId="381488258">
    <w:abstractNumId w:val="43"/>
  </w:num>
  <w:num w:numId="23" w16cid:durableId="740294757">
    <w:abstractNumId w:val="21"/>
  </w:num>
  <w:num w:numId="24" w16cid:durableId="1105493615">
    <w:abstractNumId w:val="4"/>
  </w:num>
  <w:num w:numId="25" w16cid:durableId="352073311">
    <w:abstractNumId w:val="33"/>
  </w:num>
  <w:num w:numId="26" w16cid:durableId="757671595">
    <w:abstractNumId w:val="26"/>
  </w:num>
  <w:num w:numId="27" w16cid:durableId="1283147562">
    <w:abstractNumId w:val="52"/>
  </w:num>
  <w:num w:numId="28" w16cid:durableId="230386877">
    <w:abstractNumId w:val="1"/>
  </w:num>
  <w:num w:numId="29" w16cid:durableId="1787306715">
    <w:abstractNumId w:val="20"/>
  </w:num>
  <w:num w:numId="30" w16cid:durableId="441724997">
    <w:abstractNumId w:val="54"/>
  </w:num>
  <w:num w:numId="31" w16cid:durableId="1916280746">
    <w:abstractNumId w:val="47"/>
  </w:num>
  <w:num w:numId="32" w16cid:durableId="242762121">
    <w:abstractNumId w:val="38"/>
  </w:num>
  <w:num w:numId="33" w16cid:durableId="962006214">
    <w:abstractNumId w:val="30"/>
  </w:num>
  <w:num w:numId="34" w16cid:durableId="1159929246">
    <w:abstractNumId w:val="8"/>
  </w:num>
  <w:num w:numId="35" w16cid:durableId="1742437362">
    <w:abstractNumId w:val="16"/>
  </w:num>
  <w:num w:numId="36" w16cid:durableId="770130219">
    <w:abstractNumId w:val="9"/>
  </w:num>
  <w:num w:numId="37" w16cid:durableId="1604072878">
    <w:abstractNumId w:val="6"/>
  </w:num>
  <w:num w:numId="38" w16cid:durableId="337276838">
    <w:abstractNumId w:val="25"/>
  </w:num>
  <w:num w:numId="39" w16cid:durableId="134878754">
    <w:abstractNumId w:val="36"/>
  </w:num>
  <w:num w:numId="40" w16cid:durableId="1524511168">
    <w:abstractNumId w:val="46"/>
  </w:num>
  <w:num w:numId="41" w16cid:durableId="940600080">
    <w:abstractNumId w:val="48"/>
  </w:num>
  <w:num w:numId="42" w16cid:durableId="1856384237">
    <w:abstractNumId w:val="32"/>
  </w:num>
  <w:num w:numId="43" w16cid:durableId="860242952">
    <w:abstractNumId w:val="11"/>
  </w:num>
  <w:num w:numId="44" w16cid:durableId="1560481771">
    <w:abstractNumId w:val="35"/>
  </w:num>
  <w:num w:numId="45" w16cid:durableId="1010255757">
    <w:abstractNumId w:val="15"/>
  </w:num>
  <w:num w:numId="46" w16cid:durableId="195781610">
    <w:abstractNumId w:val="37"/>
  </w:num>
  <w:num w:numId="47" w16cid:durableId="1850178343">
    <w:abstractNumId w:val="28"/>
  </w:num>
  <w:num w:numId="48" w16cid:durableId="1471359963">
    <w:abstractNumId w:val="10"/>
  </w:num>
  <w:num w:numId="49" w16cid:durableId="310452219">
    <w:abstractNumId w:val="18"/>
  </w:num>
  <w:num w:numId="50" w16cid:durableId="858196919">
    <w:abstractNumId w:val="12"/>
  </w:num>
  <w:num w:numId="51" w16cid:durableId="1593707420">
    <w:abstractNumId w:val="13"/>
  </w:num>
  <w:num w:numId="52" w16cid:durableId="1345670201">
    <w:abstractNumId w:val="51"/>
  </w:num>
  <w:num w:numId="53" w16cid:durableId="371347874">
    <w:abstractNumId w:val="49"/>
  </w:num>
  <w:num w:numId="54" w16cid:durableId="2115902307">
    <w:abstractNumId w:val="44"/>
  </w:num>
  <w:num w:numId="55" w16cid:durableId="2083982315">
    <w:abstractNumId w:val="50"/>
  </w:num>
  <w:num w:numId="56" w16cid:durableId="2105490515">
    <w:abstractNumId w:val="55"/>
  </w:num>
  <w:numIdMacAtCleanup w:val="5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8A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0FD6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4D2B"/>
    <w:rsid w:val="000A5073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8F3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21E"/>
    <w:rsid w:val="000C3317"/>
    <w:rsid w:val="000C4EC1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241F"/>
    <w:rsid w:val="00102CFD"/>
    <w:rsid w:val="001040E1"/>
    <w:rsid w:val="0010443A"/>
    <w:rsid w:val="00104936"/>
    <w:rsid w:val="001049BD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0951"/>
    <w:rsid w:val="00123165"/>
    <w:rsid w:val="00125475"/>
    <w:rsid w:val="00125614"/>
    <w:rsid w:val="00126478"/>
    <w:rsid w:val="00126B95"/>
    <w:rsid w:val="001278F9"/>
    <w:rsid w:val="00127D56"/>
    <w:rsid w:val="00127D64"/>
    <w:rsid w:val="0013055D"/>
    <w:rsid w:val="00133578"/>
    <w:rsid w:val="00136084"/>
    <w:rsid w:val="0013678A"/>
    <w:rsid w:val="00140BFB"/>
    <w:rsid w:val="001416D2"/>
    <w:rsid w:val="0014219C"/>
    <w:rsid w:val="001432DB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57E25"/>
    <w:rsid w:val="0016108B"/>
    <w:rsid w:val="001625B3"/>
    <w:rsid w:val="00163445"/>
    <w:rsid w:val="00163A84"/>
    <w:rsid w:val="00164D0E"/>
    <w:rsid w:val="00165184"/>
    <w:rsid w:val="00167E17"/>
    <w:rsid w:val="00170980"/>
    <w:rsid w:val="00171037"/>
    <w:rsid w:val="0017191F"/>
    <w:rsid w:val="0017194D"/>
    <w:rsid w:val="00172616"/>
    <w:rsid w:val="00173E42"/>
    <w:rsid w:val="00174363"/>
    <w:rsid w:val="00175A0A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3BE5"/>
    <w:rsid w:val="00183DF3"/>
    <w:rsid w:val="001847C1"/>
    <w:rsid w:val="0018582C"/>
    <w:rsid w:val="00185B59"/>
    <w:rsid w:val="001879B1"/>
    <w:rsid w:val="0019065B"/>
    <w:rsid w:val="00191046"/>
    <w:rsid w:val="00192A75"/>
    <w:rsid w:val="00192B26"/>
    <w:rsid w:val="00192CCB"/>
    <w:rsid w:val="001931BF"/>
    <w:rsid w:val="001932FF"/>
    <w:rsid w:val="00193B2C"/>
    <w:rsid w:val="00194BD0"/>
    <w:rsid w:val="00194C66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A7C5E"/>
    <w:rsid w:val="001B0BB9"/>
    <w:rsid w:val="001B2E71"/>
    <w:rsid w:val="001B2F47"/>
    <w:rsid w:val="001B4504"/>
    <w:rsid w:val="001B4C1C"/>
    <w:rsid w:val="001B5189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1DFA"/>
    <w:rsid w:val="001D2F61"/>
    <w:rsid w:val="001D3C07"/>
    <w:rsid w:val="001D3C4A"/>
    <w:rsid w:val="001D48BC"/>
    <w:rsid w:val="001D50C4"/>
    <w:rsid w:val="001D50D4"/>
    <w:rsid w:val="001D5B16"/>
    <w:rsid w:val="001D766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44CE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5E8"/>
    <w:rsid w:val="00220E56"/>
    <w:rsid w:val="00221345"/>
    <w:rsid w:val="00221B14"/>
    <w:rsid w:val="002264DC"/>
    <w:rsid w:val="00226584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5F88"/>
    <w:rsid w:val="00246B0B"/>
    <w:rsid w:val="00247383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376"/>
    <w:rsid w:val="00262E97"/>
    <w:rsid w:val="00263B5E"/>
    <w:rsid w:val="0026414C"/>
    <w:rsid w:val="0026466D"/>
    <w:rsid w:val="00264BED"/>
    <w:rsid w:val="00265353"/>
    <w:rsid w:val="00266336"/>
    <w:rsid w:val="00266752"/>
    <w:rsid w:val="00266B73"/>
    <w:rsid w:val="00266CD0"/>
    <w:rsid w:val="0027033A"/>
    <w:rsid w:val="00270E32"/>
    <w:rsid w:val="00271197"/>
    <w:rsid w:val="002716D4"/>
    <w:rsid w:val="00273030"/>
    <w:rsid w:val="002732F7"/>
    <w:rsid w:val="00273541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2539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10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3D94"/>
    <w:rsid w:val="002D45B0"/>
    <w:rsid w:val="002D4C4E"/>
    <w:rsid w:val="002D57DC"/>
    <w:rsid w:val="002E15BC"/>
    <w:rsid w:val="002E2A34"/>
    <w:rsid w:val="002E42F2"/>
    <w:rsid w:val="002E42F8"/>
    <w:rsid w:val="002E5685"/>
    <w:rsid w:val="002E5700"/>
    <w:rsid w:val="002E7233"/>
    <w:rsid w:val="002F1648"/>
    <w:rsid w:val="002F2123"/>
    <w:rsid w:val="002F276A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3815"/>
    <w:rsid w:val="00304177"/>
    <w:rsid w:val="003063D8"/>
    <w:rsid w:val="00306CA3"/>
    <w:rsid w:val="00306E46"/>
    <w:rsid w:val="00306E4F"/>
    <w:rsid w:val="00307350"/>
    <w:rsid w:val="003073C2"/>
    <w:rsid w:val="00307C1B"/>
    <w:rsid w:val="00311631"/>
    <w:rsid w:val="00311986"/>
    <w:rsid w:val="00311B0E"/>
    <w:rsid w:val="00311E2E"/>
    <w:rsid w:val="00311F85"/>
    <w:rsid w:val="003124B5"/>
    <w:rsid w:val="003125F7"/>
    <w:rsid w:val="00312B20"/>
    <w:rsid w:val="00313184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5F27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5DF1"/>
    <w:rsid w:val="00336507"/>
    <w:rsid w:val="00336C75"/>
    <w:rsid w:val="003375C1"/>
    <w:rsid w:val="003402FF"/>
    <w:rsid w:val="00341B67"/>
    <w:rsid w:val="00343515"/>
    <w:rsid w:val="0034354D"/>
    <w:rsid w:val="00343AD0"/>
    <w:rsid w:val="00344226"/>
    <w:rsid w:val="0034501B"/>
    <w:rsid w:val="003451C5"/>
    <w:rsid w:val="00345B50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A0F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193D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2336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0D"/>
    <w:rsid w:val="003E29F7"/>
    <w:rsid w:val="003E2D9E"/>
    <w:rsid w:val="003E31D5"/>
    <w:rsid w:val="003E5287"/>
    <w:rsid w:val="003E552A"/>
    <w:rsid w:val="003E5938"/>
    <w:rsid w:val="003E6DB1"/>
    <w:rsid w:val="003E73F3"/>
    <w:rsid w:val="003F04AE"/>
    <w:rsid w:val="003F0AED"/>
    <w:rsid w:val="003F12A0"/>
    <w:rsid w:val="003F130E"/>
    <w:rsid w:val="003F13BB"/>
    <w:rsid w:val="003F13CC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398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AD2"/>
    <w:rsid w:val="00431549"/>
    <w:rsid w:val="00431948"/>
    <w:rsid w:val="00431B1B"/>
    <w:rsid w:val="00431C5C"/>
    <w:rsid w:val="00431E29"/>
    <w:rsid w:val="00432E25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05DE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0D7C"/>
    <w:rsid w:val="0045114D"/>
    <w:rsid w:val="00451863"/>
    <w:rsid w:val="00451922"/>
    <w:rsid w:val="00452D33"/>
    <w:rsid w:val="00452DA5"/>
    <w:rsid w:val="00454165"/>
    <w:rsid w:val="004547BF"/>
    <w:rsid w:val="00455407"/>
    <w:rsid w:val="004559CD"/>
    <w:rsid w:val="004572D0"/>
    <w:rsid w:val="00457B3C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32E8"/>
    <w:rsid w:val="004B4262"/>
    <w:rsid w:val="004B4D91"/>
    <w:rsid w:val="004B5A84"/>
    <w:rsid w:val="004B66ED"/>
    <w:rsid w:val="004B67BA"/>
    <w:rsid w:val="004B6F74"/>
    <w:rsid w:val="004B71EB"/>
    <w:rsid w:val="004B7526"/>
    <w:rsid w:val="004B7794"/>
    <w:rsid w:val="004C1CF0"/>
    <w:rsid w:val="004C2160"/>
    <w:rsid w:val="004C218C"/>
    <w:rsid w:val="004C2A87"/>
    <w:rsid w:val="004C2A9D"/>
    <w:rsid w:val="004C2B14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21A4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D7A0B"/>
    <w:rsid w:val="004E05BE"/>
    <w:rsid w:val="004E0A3D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240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4931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1818"/>
    <w:rsid w:val="0052343A"/>
    <w:rsid w:val="005240C1"/>
    <w:rsid w:val="005257D3"/>
    <w:rsid w:val="005265EC"/>
    <w:rsid w:val="00526696"/>
    <w:rsid w:val="00526FF8"/>
    <w:rsid w:val="005278F2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A09"/>
    <w:rsid w:val="00583E40"/>
    <w:rsid w:val="00584328"/>
    <w:rsid w:val="005856A1"/>
    <w:rsid w:val="00585F5D"/>
    <w:rsid w:val="0058675C"/>
    <w:rsid w:val="00586985"/>
    <w:rsid w:val="005873A1"/>
    <w:rsid w:val="005904D0"/>
    <w:rsid w:val="005908E6"/>
    <w:rsid w:val="00591948"/>
    <w:rsid w:val="00593ACD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1D17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1B1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0B77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660"/>
    <w:rsid w:val="005F4D71"/>
    <w:rsid w:val="005F5417"/>
    <w:rsid w:val="005F6659"/>
    <w:rsid w:val="00600983"/>
    <w:rsid w:val="006011AF"/>
    <w:rsid w:val="00601953"/>
    <w:rsid w:val="00602D44"/>
    <w:rsid w:val="006034EC"/>
    <w:rsid w:val="00603A64"/>
    <w:rsid w:val="00605145"/>
    <w:rsid w:val="00605D2C"/>
    <w:rsid w:val="00606D5A"/>
    <w:rsid w:val="00607B3C"/>
    <w:rsid w:val="006111F7"/>
    <w:rsid w:val="00611371"/>
    <w:rsid w:val="006115CA"/>
    <w:rsid w:val="00611BD1"/>
    <w:rsid w:val="00611C5F"/>
    <w:rsid w:val="006125E9"/>
    <w:rsid w:val="0061408B"/>
    <w:rsid w:val="00614330"/>
    <w:rsid w:val="0061526F"/>
    <w:rsid w:val="0061567D"/>
    <w:rsid w:val="00615848"/>
    <w:rsid w:val="00617160"/>
    <w:rsid w:val="0061741A"/>
    <w:rsid w:val="00617902"/>
    <w:rsid w:val="00620D9E"/>
    <w:rsid w:val="006214CA"/>
    <w:rsid w:val="00621B1B"/>
    <w:rsid w:val="00622996"/>
    <w:rsid w:val="006230E3"/>
    <w:rsid w:val="00623D6F"/>
    <w:rsid w:val="00624154"/>
    <w:rsid w:val="00624224"/>
    <w:rsid w:val="00624D33"/>
    <w:rsid w:val="00624F09"/>
    <w:rsid w:val="0062647C"/>
    <w:rsid w:val="006264B3"/>
    <w:rsid w:val="00626BD2"/>
    <w:rsid w:val="0062711E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6D25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57E0A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34CB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6FC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4058"/>
    <w:rsid w:val="006E6AD3"/>
    <w:rsid w:val="006E76E8"/>
    <w:rsid w:val="006F04C5"/>
    <w:rsid w:val="006F1D16"/>
    <w:rsid w:val="006F20F4"/>
    <w:rsid w:val="006F347A"/>
    <w:rsid w:val="006F59BF"/>
    <w:rsid w:val="006F6036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55"/>
    <w:rsid w:val="00756B80"/>
    <w:rsid w:val="0076027F"/>
    <w:rsid w:val="00761909"/>
    <w:rsid w:val="00761E8B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5EDD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48F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AAF"/>
    <w:rsid w:val="007B0D9E"/>
    <w:rsid w:val="007B1080"/>
    <w:rsid w:val="007B174A"/>
    <w:rsid w:val="007B35BA"/>
    <w:rsid w:val="007B35D0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BC0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6E3C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955"/>
    <w:rsid w:val="00803BED"/>
    <w:rsid w:val="00803C04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5E8A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561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41C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1CC3"/>
    <w:rsid w:val="008A29C9"/>
    <w:rsid w:val="008A2C30"/>
    <w:rsid w:val="008A2D08"/>
    <w:rsid w:val="008A2E7B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47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3BF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1F3A"/>
    <w:rsid w:val="008E29C9"/>
    <w:rsid w:val="008E2E99"/>
    <w:rsid w:val="008E2FE1"/>
    <w:rsid w:val="008E3108"/>
    <w:rsid w:val="008E32C0"/>
    <w:rsid w:val="008E3655"/>
    <w:rsid w:val="008E522C"/>
    <w:rsid w:val="008E5BB8"/>
    <w:rsid w:val="008E6BB7"/>
    <w:rsid w:val="008F06B8"/>
    <w:rsid w:val="008F0A01"/>
    <w:rsid w:val="008F0E85"/>
    <w:rsid w:val="008F17E7"/>
    <w:rsid w:val="008F1ADF"/>
    <w:rsid w:val="008F1B3F"/>
    <w:rsid w:val="008F1C0A"/>
    <w:rsid w:val="008F2196"/>
    <w:rsid w:val="008F3644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077E9"/>
    <w:rsid w:val="00910546"/>
    <w:rsid w:val="00910F22"/>
    <w:rsid w:val="00911AAD"/>
    <w:rsid w:val="00911C67"/>
    <w:rsid w:val="009126CC"/>
    <w:rsid w:val="00914976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A10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10AF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160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061E"/>
    <w:rsid w:val="00982728"/>
    <w:rsid w:val="009829CE"/>
    <w:rsid w:val="00982A42"/>
    <w:rsid w:val="00982DF9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E28"/>
    <w:rsid w:val="009A1F16"/>
    <w:rsid w:val="009A26A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5FDF"/>
    <w:rsid w:val="009A7069"/>
    <w:rsid w:val="009A767C"/>
    <w:rsid w:val="009B180C"/>
    <w:rsid w:val="009B282E"/>
    <w:rsid w:val="009B2A2F"/>
    <w:rsid w:val="009B3D78"/>
    <w:rsid w:val="009B3F1F"/>
    <w:rsid w:val="009B4FE7"/>
    <w:rsid w:val="009B5D6F"/>
    <w:rsid w:val="009B6177"/>
    <w:rsid w:val="009B65C8"/>
    <w:rsid w:val="009B773B"/>
    <w:rsid w:val="009C0510"/>
    <w:rsid w:val="009C052D"/>
    <w:rsid w:val="009C0FE4"/>
    <w:rsid w:val="009C122E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5F51"/>
    <w:rsid w:val="009C6657"/>
    <w:rsid w:val="009C75AA"/>
    <w:rsid w:val="009D04C6"/>
    <w:rsid w:val="009D101C"/>
    <w:rsid w:val="009D11F6"/>
    <w:rsid w:val="009D1962"/>
    <w:rsid w:val="009D1E2B"/>
    <w:rsid w:val="009D24F8"/>
    <w:rsid w:val="009D2AF3"/>
    <w:rsid w:val="009D2EDC"/>
    <w:rsid w:val="009D2FD9"/>
    <w:rsid w:val="009D3876"/>
    <w:rsid w:val="009D3B3F"/>
    <w:rsid w:val="009D4048"/>
    <w:rsid w:val="009D558D"/>
    <w:rsid w:val="009D5601"/>
    <w:rsid w:val="009D5D5F"/>
    <w:rsid w:val="009D62AF"/>
    <w:rsid w:val="009D63F8"/>
    <w:rsid w:val="009D697F"/>
    <w:rsid w:val="009D6B37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6AB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6C0F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DF2"/>
    <w:rsid w:val="00A23389"/>
    <w:rsid w:val="00A233D3"/>
    <w:rsid w:val="00A23544"/>
    <w:rsid w:val="00A23FFD"/>
    <w:rsid w:val="00A24270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166C"/>
    <w:rsid w:val="00A52376"/>
    <w:rsid w:val="00A525A4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3051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43DF"/>
    <w:rsid w:val="00A95075"/>
    <w:rsid w:val="00A95533"/>
    <w:rsid w:val="00A95D4C"/>
    <w:rsid w:val="00A97E21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A36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4CA"/>
    <w:rsid w:val="00AC66C7"/>
    <w:rsid w:val="00AC7CA3"/>
    <w:rsid w:val="00AD1965"/>
    <w:rsid w:val="00AD2644"/>
    <w:rsid w:val="00AD2806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695"/>
    <w:rsid w:val="00B01736"/>
    <w:rsid w:val="00B020EF"/>
    <w:rsid w:val="00B02446"/>
    <w:rsid w:val="00B03615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157A"/>
    <w:rsid w:val="00B226FA"/>
    <w:rsid w:val="00B26483"/>
    <w:rsid w:val="00B303EE"/>
    <w:rsid w:val="00B30791"/>
    <w:rsid w:val="00B309CA"/>
    <w:rsid w:val="00B3230A"/>
    <w:rsid w:val="00B3242F"/>
    <w:rsid w:val="00B33E1E"/>
    <w:rsid w:val="00B343B7"/>
    <w:rsid w:val="00B34716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8F0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320F"/>
    <w:rsid w:val="00BF4019"/>
    <w:rsid w:val="00BF485D"/>
    <w:rsid w:val="00BF4B51"/>
    <w:rsid w:val="00BF4DAB"/>
    <w:rsid w:val="00BF5166"/>
    <w:rsid w:val="00BF61DE"/>
    <w:rsid w:val="00C00263"/>
    <w:rsid w:val="00C00A38"/>
    <w:rsid w:val="00C00BEE"/>
    <w:rsid w:val="00C00C8E"/>
    <w:rsid w:val="00C014C7"/>
    <w:rsid w:val="00C02238"/>
    <w:rsid w:val="00C03442"/>
    <w:rsid w:val="00C049E2"/>
    <w:rsid w:val="00C05485"/>
    <w:rsid w:val="00C060D8"/>
    <w:rsid w:val="00C063CE"/>
    <w:rsid w:val="00C066C8"/>
    <w:rsid w:val="00C06AD2"/>
    <w:rsid w:val="00C075F3"/>
    <w:rsid w:val="00C101A6"/>
    <w:rsid w:val="00C10672"/>
    <w:rsid w:val="00C106B4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1BE"/>
    <w:rsid w:val="00C9140C"/>
    <w:rsid w:val="00C9271A"/>
    <w:rsid w:val="00C93A33"/>
    <w:rsid w:val="00C93B8D"/>
    <w:rsid w:val="00C9401A"/>
    <w:rsid w:val="00C9441B"/>
    <w:rsid w:val="00C95CE9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34C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329"/>
    <w:rsid w:val="00CD4D0F"/>
    <w:rsid w:val="00CD5080"/>
    <w:rsid w:val="00CD5082"/>
    <w:rsid w:val="00CD679A"/>
    <w:rsid w:val="00CD6968"/>
    <w:rsid w:val="00CD7667"/>
    <w:rsid w:val="00CD7BD3"/>
    <w:rsid w:val="00CE0749"/>
    <w:rsid w:val="00CE0FB8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0E00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717"/>
    <w:rsid w:val="00D34F47"/>
    <w:rsid w:val="00D34FB1"/>
    <w:rsid w:val="00D358DC"/>
    <w:rsid w:val="00D35B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5AB"/>
    <w:rsid w:val="00D60B14"/>
    <w:rsid w:val="00D60B5E"/>
    <w:rsid w:val="00D618F0"/>
    <w:rsid w:val="00D619F9"/>
    <w:rsid w:val="00D61D31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2990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2C56"/>
    <w:rsid w:val="00DA31F0"/>
    <w:rsid w:val="00DA3408"/>
    <w:rsid w:val="00DA4165"/>
    <w:rsid w:val="00DA4A27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745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16D"/>
    <w:rsid w:val="00DC1280"/>
    <w:rsid w:val="00DC170B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37D5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BB"/>
    <w:rsid w:val="00E30735"/>
    <w:rsid w:val="00E317E1"/>
    <w:rsid w:val="00E31B25"/>
    <w:rsid w:val="00E32329"/>
    <w:rsid w:val="00E32928"/>
    <w:rsid w:val="00E32C3E"/>
    <w:rsid w:val="00E32C45"/>
    <w:rsid w:val="00E3307A"/>
    <w:rsid w:val="00E336AE"/>
    <w:rsid w:val="00E349C2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1B59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234A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4E4D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0C6C"/>
    <w:rsid w:val="00EA0E24"/>
    <w:rsid w:val="00EA1A5F"/>
    <w:rsid w:val="00EA210C"/>
    <w:rsid w:val="00EA23EC"/>
    <w:rsid w:val="00EA2AD2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1329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005B"/>
    <w:rsid w:val="00EF38E4"/>
    <w:rsid w:val="00EF3B67"/>
    <w:rsid w:val="00EF551D"/>
    <w:rsid w:val="00EF56DF"/>
    <w:rsid w:val="00EF5FC8"/>
    <w:rsid w:val="00F00A50"/>
    <w:rsid w:val="00F01C21"/>
    <w:rsid w:val="00F01D7B"/>
    <w:rsid w:val="00F02034"/>
    <w:rsid w:val="00F0224C"/>
    <w:rsid w:val="00F02CED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07E0C"/>
    <w:rsid w:val="00F10E55"/>
    <w:rsid w:val="00F122FB"/>
    <w:rsid w:val="00F13A5F"/>
    <w:rsid w:val="00F1467D"/>
    <w:rsid w:val="00F14869"/>
    <w:rsid w:val="00F14DB6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5C8B"/>
    <w:rsid w:val="00F26032"/>
    <w:rsid w:val="00F267CA"/>
    <w:rsid w:val="00F273C0"/>
    <w:rsid w:val="00F27789"/>
    <w:rsid w:val="00F278BA"/>
    <w:rsid w:val="00F27BEC"/>
    <w:rsid w:val="00F30AB2"/>
    <w:rsid w:val="00F319E3"/>
    <w:rsid w:val="00F31FE8"/>
    <w:rsid w:val="00F328A1"/>
    <w:rsid w:val="00F331FB"/>
    <w:rsid w:val="00F338CD"/>
    <w:rsid w:val="00F348F0"/>
    <w:rsid w:val="00F350AD"/>
    <w:rsid w:val="00F350D7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59B3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776"/>
    <w:rsid w:val="00F62A0C"/>
    <w:rsid w:val="00F636E0"/>
    <w:rsid w:val="00F639A6"/>
    <w:rsid w:val="00F646F0"/>
    <w:rsid w:val="00F64BCF"/>
    <w:rsid w:val="00F67049"/>
    <w:rsid w:val="00F6762E"/>
    <w:rsid w:val="00F67998"/>
    <w:rsid w:val="00F70106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631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0B4"/>
    <w:rsid w:val="00FA1622"/>
    <w:rsid w:val="00FA263D"/>
    <w:rsid w:val="00FA2696"/>
    <w:rsid w:val="00FA2928"/>
    <w:rsid w:val="00FA2D19"/>
    <w:rsid w:val="00FA3141"/>
    <w:rsid w:val="00FA3627"/>
    <w:rsid w:val="00FA3D1C"/>
    <w:rsid w:val="00FA461E"/>
    <w:rsid w:val="00FA5EDA"/>
    <w:rsid w:val="00FA5F19"/>
    <w:rsid w:val="00FA6F32"/>
    <w:rsid w:val="00FA7F0A"/>
    <w:rsid w:val="00FB0D52"/>
    <w:rsid w:val="00FB3250"/>
    <w:rsid w:val="00FB35F2"/>
    <w:rsid w:val="00FB3940"/>
    <w:rsid w:val="00FB4AB5"/>
    <w:rsid w:val="00FB58A4"/>
    <w:rsid w:val="00FB5D75"/>
    <w:rsid w:val="00FB6140"/>
    <w:rsid w:val="00FB6EDB"/>
    <w:rsid w:val="00FC0AF6"/>
    <w:rsid w:val="00FC1680"/>
    <w:rsid w:val="00FC1859"/>
    <w:rsid w:val="00FC2F04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4890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982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10419</TotalTime>
  <Pages>10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4647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1766</cp:revision>
  <cp:lastPrinted>2008-09-18T13:23:00Z</cp:lastPrinted>
  <dcterms:created xsi:type="dcterms:W3CDTF">2016-03-22T16:25:00Z</dcterms:created>
  <dcterms:modified xsi:type="dcterms:W3CDTF">2024-05-15T16:09:00Z</dcterms:modified>
</cp:coreProperties>
</file>