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E512D" w14:textId="77777777" w:rsidR="00EF5FC8" w:rsidRDefault="00EF5FC8">
      <w:pPr>
        <w:pStyle w:val="Title1"/>
      </w:pPr>
      <w:r>
        <w:t>________________________</w:t>
      </w:r>
    </w:p>
    <w:p w14:paraId="19FD167F" w14:textId="77777777" w:rsidR="00EF5FC8" w:rsidRDefault="00095450" w:rsidP="00B5639F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7F211B18" wp14:editId="34195843">
            <wp:extent cx="1952621" cy="312420"/>
            <wp:effectExtent l="0" t="0" r="0" b="0"/>
            <wp:docPr id="39" name="Picture 39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D63D" w14:textId="77777777" w:rsidR="00DA0FAB" w:rsidRDefault="00DA0FAB" w:rsidP="00B5639F">
      <w:pPr>
        <w:spacing w:before="120"/>
        <w:ind w:right="-274"/>
        <w:jc w:val="center"/>
      </w:pPr>
    </w:p>
    <w:p w14:paraId="5AAB9C4E" w14:textId="77777777" w:rsidR="00DA0FAB" w:rsidRDefault="00DA0FAB" w:rsidP="00B5639F">
      <w:pPr>
        <w:spacing w:before="120"/>
        <w:ind w:right="-274"/>
        <w:jc w:val="center"/>
      </w:pPr>
    </w:p>
    <w:p w14:paraId="628221AD" w14:textId="77777777" w:rsidR="00DF1E13" w:rsidRDefault="00EF5FC8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r w:rsidR="00E72DEC">
        <w:rPr>
          <w:rFonts w:ascii="Arial" w:hAnsi="Arial" w:cs="Arial"/>
          <w:sz w:val="32"/>
          <w:szCs w:val="32"/>
        </w:rPr>
        <w:t xml:space="preserve">CCO </w:t>
      </w:r>
      <w:proofErr w:type="spellStart"/>
      <w:r w:rsidR="00720838">
        <w:rPr>
          <w:rFonts w:ascii="Arial" w:hAnsi="Arial" w:cs="Arial"/>
          <w:sz w:val="32"/>
          <w:szCs w:val="32"/>
        </w:rPr>
        <w:t>eCoaching</w:t>
      </w:r>
      <w:proofErr w:type="spellEnd"/>
      <w:r w:rsidR="00720838">
        <w:rPr>
          <w:rFonts w:ascii="Arial" w:hAnsi="Arial" w:cs="Arial"/>
          <w:sz w:val="32"/>
          <w:szCs w:val="32"/>
        </w:rPr>
        <w:t xml:space="preserve"> </w:t>
      </w:r>
      <w:r w:rsidR="00D11ECF">
        <w:rPr>
          <w:rFonts w:ascii="Arial" w:hAnsi="Arial" w:cs="Arial"/>
          <w:sz w:val="32"/>
          <w:szCs w:val="32"/>
        </w:rPr>
        <w:t xml:space="preserve">Log </w:t>
      </w:r>
      <w:r w:rsidR="00656EB9">
        <w:rPr>
          <w:rFonts w:ascii="Arial" w:hAnsi="Arial" w:cs="Arial"/>
          <w:sz w:val="32"/>
          <w:szCs w:val="32"/>
        </w:rPr>
        <w:t>–</w:t>
      </w:r>
      <w:r w:rsidR="00D11ECF">
        <w:rPr>
          <w:rFonts w:ascii="Arial" w:hAnsi="Arial" w:cs="Arial"/>
          <w:sz w:val="32"/>
          <w:szCs w:val="32"/>
        </w:rPr>
        <w:t xml:space="preserve"> </w:t>
      </w:r>
      <w:r w:rsidR="00A423FB">
        <w:rPr>
          <w:rFonts w:ascii="Arial" w:hAnsi="Arial" w:cs="Arial"/>
          <w:sz w:val="32"/>
          <w:szCs w:val="32"/>
        </w:rPr>
        <w:t>Review</w:t>
      </w:r>
      <w:r w:rsidR="00D461BA">
        <w:rPr>
          <w:rFonts w:ascii="Arial" w:hAnsi="Arial" w:cs="Arial"/>
          <w:sz w:val="32"/>
          <w:szCs w:val="32"/>
        </w:rPr>
        <w:t xml:space="preserve"> </w:t>
      </w:r>
    </w:p>
    <w:p w14:paraId="04983461" w14:textId="440A3E86" w:rsidR="00EF5FC8" w:rsidRPr="0056181D" w:rsidRDefault="00D461BA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Quality Now</w:t>
      </w:r>
    </w:p>
    <w:p w14:paraId="5E1E311F" w14:textId="77777777" w:rsidR="00EF5FC8" w:rsidRDefault="00EF5FC8">
      <w:pPr>
        <w:pStyle w:val="Title1"/>
        <w:ind w:right="-270"/>
      </w:pPr>
      <w:r>
        <w:t>________________________</w:t>
      </w:r>
    </w:p>
    <w:p w14:paraId="474F61D4" w14:textId="77777777" w:rsidR="00EF5FC8" w:rsidRDefault="00EF5FC8">
      <w:pPr>
        <w:ind w:right="-270"/>
      </w:pPr>
    </w:p>
    <w:p w14:paraId="4B68ED9D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13707395" w14:textId="03F3255F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4B5BD596" wp14:editId="1D1DADC4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DCC732" id="Line 1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69FFC9E" wp14:editId="12AAE6A9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2BB14D" id="Line 10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>Prepared by:</w:t>
      </w:r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r w:rsidR="0064102E">
        <w:rPr>
          <w:rFonts w:ascii="Times New Roman" w:hAnsi="Times New Roman"/>
          <w:b w:val="0"/>
          <w:sz w:val="20"/>
        </w:rPr>
        <w:t>0</w:t>
      </w:r>
      <w:r w:rsidR="001820FC">
        <w:rPr>
          <w:rFonts w:ascii="Times New Roman" w:hAnsi="Times New Roman"/>
          <w:b w:val="0"/>
          <w:sz w:val="20"/>
        </w:rPr>
        <w:t>8</w:t>
      </w:r>
      <w:r w:rsidR="00F62266">
        <w:rPr>
          <w:rFonts w:ascii="Times New Roman" w:hAnsi="Times New Roman"/>
          <w:b w:val="0"/>
          <w:sz w:val="20"/>
        </w:rPr>
        <w:t>/</w:t>
      </w:r>
      <w:r w:rsidR="001820FC">
        <w:rPr>
          <w:rFonts w:ascii="Times New Roman" w:hAnsi="Times New Roman"/>
          <w:b w:val="0"/>
          <w:sz w:val="20"/>
        </w:rPr>
        <w:t>06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</w:t>
      </w:r>
      <w:r w:rsidR="001820FC">
        <w:rPr>
          <w:rFonts w:ascii="Times New Roman" w:hAnsi="Times New Roman"/>
          <w:b w:val="0"/>
          <w:sz w:val="20"/>
        </w:rPr>
        <w:t>21</w:t>
      </w:r>
    </w:p>
    <w:p w14:paraId="5C0EE2E9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4223DEEF" w14:textId="77777777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</w:p>
    <w:p w14:paraId="752C4BF1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15F89C8" wp14:editId="093593D4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D4B07A" id="Line 1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3F6A4394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6AAF5550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6368C204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44E7F921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EF5FC8" w14:paraId="204B223B" w14:textId="77777777" w:rsidTr="00C05BF2">
        <w:trPr>
          <w:tblHeader/>
        </w:trPr>
        <w:tc>
          <w:tcPr>
            <w:tcW w:w="1440" w:type="dxa"/>
            <w:shd w:val="solid" w:color="auto" w:fill="000000"/>
          </w:tcPr>
          <w:p w14:paraId="124D537D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3B88967C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0201F61B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EF5FC8" w14:paraId="4FFDD8D3" w14:textId="77777777" w:rsidTr="00C05BF2">
        <w:tc>
          <w:tcPr>
            <w:tcW w:w="1440" w:type="dxa"/>
          </w:tcPr>
          <w:p w14:paraId="7D6D02A8" w14:textId="46606180" w:rsidR="000D488E" w:rsidRDefault="001118A1" w:rsidP="00276CB8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 w:rsidR="004657DC">
              <w:rPr>
                <w:sz w:val="20"/>
              </w:rPr>
              <w:t>8</w:t>
            </w:r>
            <w:r w:rsidR="0075562D">
              <w:rPr>
                <w:sz w:val="20"/>
              </w:rPr>
              <w:t>/</w:t>
            </w:r>
            <w:r w:rsidR="004657DC">
              <w:rPr>
                <w:sz w:val="20"/>
              </w:rPr>
              <w:t>06</w:t>
            </w:r>
            <w:r w:rsidR="00773F46">
              <w:rPr>
                <w:sz w:val="20"/>
              </w:rPr>
              <w:t>/20</w:t>
            </w:r>
            <w:r w:rsidR="004657DC">
              <w:rPr>
                <w:sz w:val="20"/>
              </w:rPr>
              <w:t>21</w:t>
            </w:r>
          </w:p>
        </w:tc>
        <w:tc>
          <w:tcPr>
            <w:tcW w:w="5238" w:type="dxa"/>
          </w:tcPr>
          <w:p w14:paraId="5A0BD3FA" w14:textId="2494017C" w:rsidR="00D51BBA" w:rsidRPr="00CB61CA" w:rsidRDefault="004657DC" w:rsidP="000B637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4657DC">
              <w:rPr>
                <w:color w:val="000000"/>
                <w:sz w:val="20"/>
              </w:rPr>
              <w:t>Initial Revision – TFS 22256 Quality Now Logs Enhancement</w:t>
            </w:r>
          </w:p>
        </w:tc>
        <w:tc>
          <w:tcPr>
            <w:tcW w:w="2790" w:type="dxa"/>
          </w:tcPr>
          <w:p w14:paraId="12CFFBDC" w14:textId="77777777" w:rsidR="00D51BBA" w:rsidRPr="00330A21" w:rsidRDefault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21006A" w14:paraId="0828468E" w14:textId="77777777" w:rsidTr="00C05BF2">
        <w:tc>
          <w:tcPr>
            <w:tcW w:w="1440" w:type="dxa"/>
          </w:tcPr>
          <w:p w14:paraId="4AC75981" w14:textId="7A8C60F8" w:rsidR="004A3C25" w:rsidRDefault="0089586E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09/28/2021</w:t>
            </w:r>
          </w:p>
        </w:tc>
        <w:tc>
          <w:tcPr>
            <w:tcW w:w="5238" w:type="dxa"/>
          </w:tcPr>
          <w:p w14:paraId="2C90D992" w14:textId="77777777" w:rsidR="004A3C25" w:rsidRDefault="0089586E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4657DC">
              <w:rPr>
                <w:color w:val="000000"/>
                <w:sz w:val="20"/>
              </w:rPr>
              <w:t>TFS 22256 Quality Now Logs Enhancement</w:t>
            </w:r>
          </w:p>
          <w:p w14:paraId="5CC18DBE" w14:textId="548E388A" w:rsidR="00DA5A8B" w:rsidRPr="00175E51" w:rsidRDefault="00DA5A8B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Removed QNS log related, since they are loaded to database as Completed.</w:t>
            </w:r>
          </w:p>
        </w:tc>
        <w:tc>
          <w:tcPr>
            <w:tcW w:w="2790" w:type="dxa"/>
          </w:tcPr>
          <w:p w14:paraId="086790BD" w14:textId="51D4045D" w:rsidR="004A3C25" w:rsidRDefault="00182E0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DA5A8B" w14:paraId="488FFBEC" w14:textId="77777777" w:rsidTr="00C05BF2">
        <w:tc>
          <w:tcPr>
            <w:tcW w:w="1440" w:type="dxa"/>
          </w:tcPr>
          <w:p w14:paraId="24009176" w14:textId="42F0A915" w:rsidR="00DA5A8B" w:rsidRDefault="00F64C0D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03/10/2022</w:t>
            </w:r>
          </w:p>
        </w:tc>
        <w:tc>
          <w:tcPr>
            <w:tcW w:w="5238" w:type="dxa"/>
          </w:tcPr>
          <w:p w14:paraId="00AEC165" w14:textId="063A7F5F" w:rsidR="00DA5A8B" w:rsidRDefault="00F64C0D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24326 </w:t>
            </w:r>
            <w:r w:rsidR="00C07D64">
              <w:rPr>
                <w:color w:val="000000"/>
                <w:sz w:val="20"/>
              </w:rPr>
              <w:t xml:space="preserve">– </w:t>
            </w:r>
            <w:proofErr w:type="spellStart"/>
            <w:r w:rsidR="00C07D64">
              <w:rPr>
                <w:color w:val="000000"/>
                <w:sz w:val="20"/>
              </w:rPr>
              <w:t>eCL</w:t>
            </w:r>
            <w:proofErr w:type="spellEnd"/>
            <w:r>
              <w:rPr>
                <w:color w:val="000000"/>
                <w:sz w:val="20"/>
              </w:rPr>
              <w:t xml:space="preserve"> logs not displaying fields </w:t>
            </w:r>
            <w:r w:rsidR="00C07D64">
              <w:rPr>
                <w:color w:val="000000"/>
                <w:sz w:val="20"/>
              </w:rPr>
              <w:t>properly.</w:t>
            </w:r>
          </w:p>
          <w:p w14:paraId="44D92E37" w14:textId="168BA89A" w:rsidR="00F64C0D" w:rsidRPr="004657DC" w:rsidRDefault="00F64C0D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screenshots</w:t>
            </w:r>
          </w:p>
        </w:tc>
        <w:tc>
          <w:tcPr>
            <w:tcW w:w="2790" w:type="dxa"/>
          </w:tcPr>
          <w:p w14:paraId="5ACEBF5B" w14:textId="5E1BB9FD" w:rsidR="00DA5A8B" w:rsidRDefault="00F64C0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F938FC" w14:paraId="479A0A53" w14:textId="77777777" w:rsidTr="00C05BF2">
        <w:tc>
          <w:tcPr>
            <w:tcW w:w="1440" w:type="dxa"/>
          </w:tcPr>
          <w:p w14:paraId="5CF3FF81" w14:textId="57CFE346" w:rsidR="00F938FC" w:rsidRDefault="00F938FC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02/06/2023</w:t>
            </w:r>
          </w:p>
        </w:tc>
        <w:tc>
          <w:tcPr>
            <w:tcW w:w="5238" w:type="dxa"/>
          </w:tcPr>
          <w:p w14:paraId="5C1BF38A" w14:textId="1095259E" w:rsidR="00F938FC" w:rsidRDefault="00F938FC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26095 – QNS log </w:t>
            </w:r>
            <w:r w:rsidR="00615C2E">
              <w:rPr>
                <w:color w:val="000000"/>
                <w:sz w:val="20"/>
              </w:rPr>
              <w:t>workflow</w:t>
            </w:r>
            <w:r>
              <w:rPr>
                <w:color w:val="000000"/>
                <w:sz w:val="20"/>
              </w:rPr>
              <w:t xml:space="preserve"> </w:t>
            </w:r>
            <w:r w:rsidR="004D5D30">
              <w:rPr>
                <w:color w:val="000000"/>
                <w:sz w:val="20"/>
              </w:rPr>
              <w:t>change.</w:t>
            </w:r>
          </w:p>
          <w:p w14:paraId="2DAD35B6" w14:textId="686CDBED" w:rsidR="00F938FC" w:rsidRDefault="00F938FC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Pending Supervisor Review -&gt; Pending Employee Review -&gt; </w:t>
            </w:r>
            <w:r w:rsidR="00C07D64">
              <w:rPr>
                <w:color w:val="000000"/>
                <w:sz w:val="20"/>
              </w:rPr>
              <w:t>Completed.</w:t>
            </w:r>
          </w:p>
          <w:p w14:paraId="179DE99B" w14:textId="748D0C0A" w:rsidR="007305A2" w:rsidRDefault="007305A2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 3.2 and 6.2</w:t>
            </w:r>
          </w:p>
        </w:tc>
        <w:tc>
          <w:tcPr>
            <w:tcW w:w="2790" w:type="dxa"/>
          </w:tcPr>
          <w:p w14:paraId="2017AECF" w14:textId="38CBF3C0" w:rsidR="00F938FC" w:rsidRDefault="00F938FC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981191" w14:paraId="74364934" w14:textId="77777777" w:rsidTr="00C05BF2">
        <w:trPr>
          <w:ins w:id="1" w:author="Huang, Lili" w:date="2023-05-04T14:27:00Z"/>
        </w:trPr>
        <w:tc>
          <w:tcPr>
            <w:tcW w:w="1440" w:type="dxa"/>
          </w:tcPr>
          <w:p w14:paraId="74E3F6CB" w14:textId="0DF0D19C" w:rsidR="00981191" w:rsidRDefault="00981191" w:rsidP="0064102E">
            <w:pPr>
              <w:pStyle w:val="hdr1"/>
              <w:ind w:left="0"/>
              <w:jc w:val="left"/>
              <w:rPr>
                <w:ins w:id="2" w:author="Huang, Lili" w:date="2023-05-04T14:27:00Z"/>
                <w:sz w:val="20"/>
              </w:rPr>
            </w:pPr>
            <w:ins w:id="3" w:author="Huang, Lili" w:date="2023-05-04T14:27:00Z">
              <w:r>
                <w:rPr>
                  <w:sz w:val="20"/>
                </w:rPr>
                <w:t>05/0</w:t>
              </w:r>
            </w:ins>
            <w:ins w:id="4" w:author="Huang, Lili" w:date="2023-05-09T11:17:00Z">
              <w:r w:rsidR="00CB0C30">
                <w:rPr>
                  <w:sz w:val="20"/>
                </w:rPr>
                <w:t>9</w:t>
              </w:r>
            </w:ins>
            <w:ins w:id="5" w:author="Huang, Lili" w:date="2023-05-04T14:27:00Z">
              <w:r>
                <w:rPr>
                  <w:sz w:val="20"/>
                </w:rPr>
                <w:t>/2023</w:t>
              </w:r>
            </w:ins>
          </w:p>
        </w:tc>
        <w:tc>
          <w:tcPr>
            <w:tcW w:w="5238" w:type="dxa"/>
          </w:tcPr>
          <w:p w14:paraId="75375A62" w14:textId="77777777" w:rsidR="00981191" w:rsidRDefault="00981191" w:rsidP="00277E99">
            <w:pPr>
              <w:pStyle w:val="hdr1"/>
              <w:ind w:left="0"/>
              <w:jc w:val="left"/>
              <w:rPr>
                <w:ins w:id="6" w:author="Huang, Lili" w:date="2023-05-04T14:37:00Z"/>
                <w:color w:val="444444"/>
                <w:sz w:val="20"/>
              </w:rPr>
            </w:pPr>
            <w:ins w:id="7" w:author="Huang, Lili" w:date="2023-05-04T14:28:00Z">
              <w:r>
                <w:rPr>
                  <w:color w:val="444444"/>
                  <w:sz w:val="20"/>
                </w:rPr>
                <w:t xml:space="preserve">TFS 26568 - </w:t>
              </w:r>
              <w:r w:rsidR="00A55A90">
                <w:rPr>
                  <w:color w:val="444444"/>
                  <w:sz w:val="20"/>
                </w:rPr>
                <w:t>A</w:t>
              </w:r>
            </w:ins>
            <w:ins w:id="8" w:author="Huang, Lili" w:date="2023-05-04T14:29:00Z">
              <w:r w:rsidR="00A55A90">
                <w:rPr>
                  <w:color w:val="444444"/>
                  <w:sz w:val="20"/>
                </w:rPr>
                <w:t>dd</w:t>
              </w:r>
            </w:ins>
            <w:ins w:id="9" w:author="Huang, Lili" w:date="2023-05-04T14:28:00Z">
              <w:r w:rsidRPr="00981191">
                <w:rPr>
                  <w:color w:val="444444"/>
                  <w:sz w:val="20"/>
                  <w:rPrChange w:id="10" w:author="Huang, Lili" w:date="2023-05-04T14:28:00Z">
                    <w:rPr>
                      <w:rFonts w:ascii="Segoe UI" w:hAnsi="Segoe UI" w:cs="Segoe UI"/>
                      <w:color w:val="444444"/>
                      <w:sz w:val="30"/>
                      <w:szCs w:val="30"/>
                    </w:rPr>
                  </w:rPrChange>
                </w:rPr>
                <w:t xml:space="preserve"> a link on the Quality Now </w:t>
              </w:r>
              <w:proofErr w:type="spellStart"/>
              <w:r w:rsidRPr="00981191">
                <w:rPr>
                  <w:color w:val="444444"/>
                  <w:sz w:val="20"/>
                  <w:rPrChange w:id="11" w:author="Huang, Lili" w:date="2023-05-04T14:28:00Z">
                    <w:rPr>
                      <w:rFonts w:ascii="Segoe UI" w:hAnsi="Segoe UI" w:cs="Segoe UI"/>
                      <w:color w:val="444444"/>
                      <w:sz w:val="30"/>
                      <w:szCs w:val="30"/>
                    </w:rPr>
                  </w:rPrChange>
                </w:rPr>
                <w:t>eCLs</w:t>
              </w:r>
              <w:proofErr w:type="spellEnd"/>
              <w:r w:rsidRPr="00981191">
                <w:rPr>
                  <w:color w:val="444444"/>
                  <w:sz w:val="20"/>
                  <w:rPrChange w:id="12" w:author="Huang, Lili" w:date="2023-05-04T14:28:00Z">
                    <w:rPr>
                      <w:rFonts w:ascii="Segoe UI" w:hAnsi="Segoe UI" w:cs="Segoe UI"/>
                      <w:color w:val="444444"/>
                      <w:sz w:val="30"/>
                      <w:szCs w:val="30"/>
                    </w:rPr>
                  </w:rPrChange>
                </w:rPr>
                <w:t xml:space="preserve"> to the Quality Now Feedback Form</w:t>
              </w:r>
            </w:ins>
            <w:ins w:id="13" w:author="Huang, Lili" w:date="2023-05-04T14:37:00Z">
              <w:r w:rsidR="0016136E">
                <w:rPr>
                  <w:color w:val="444444"/>
                  <w:sz w:val="20"/>
                </w:rPr>
                <w:t>.</w:t>
              </w:r>
            </w:ins>
          </w:p>
          <w:p w14:paraId="25CCABF3" w14:textId="559C0A40" w:rsidR="0016136E" w:rsidRDefault="0016136E" w:rsidP="00277E99">
            <w:pPr>
              <w:pStyle w:val="hdr1"/>
              <w:ind w:left="0"/>
              <w:jc w:val="left"/>
              <w:rPr>
                <w:ins w:id="14" w:author="Huang, Lili" w:date="2023-05-09T11:17:00Z"/>
                <w:color w:val="444444"/>
                <w:sz w:val="20"/>
              </w:rPr>
            </w:pPr>
            <w:ins w:id="15" w:author="Huang, Lili" w:date="2023-05-04T14:37:00Z">
              <w:r>
                <w:rPr>
                  <w:color w:val="444444"/>
                  <w:sz w:val="20"/>
                </w:rPr>
                <w:t>Updated 3.1 Quality Now (Screenshot)</w:t>
              </w:r>
            </w:ins>
          </w:p>
          <w:p w14:paraId="687FCF91" w14:textId="5AFF22B4" w:rsidR="00CB0C30" w:rsidRPr="00CB0C30" w:rsidRDefault="00CB0C30" w:rsidP="00277E99">
            <w:pPr>
              <w:pStyle w:val="hdr1"/>
              <w:ind w:left="0"/>
              <w:jc w:val="left"/>
              <w:rPr>
                <w:ins w:id="16" w:author="Huang, Lili" w:date="2023-05-04T14:27:00Z"/>
                <w:color w:val="444444"/>
                <w:sz w:val="20"/>
                <w:rPrChange w:id="17" w:author="Huang, Lili" w:date="2023-05-09T11:17:00Z">
                  <w:rPr>
                    <w:ins w:id="18" w:author="Huang, Lili" w:date="2023-05-04T14:27:00Z"/>
                    <w:color w:val="000000"/>
                    <w:sz w:val="20"/>
                  </w:rPr>
                </w:rPrChange>
              </w:rPr>
            </w:pPr>
            <w:ins w:id="19" w:author="Huang, Lili" w:date="2023-05-09T11:17:00Z">
              <w:r>
                <w:rPr>
                  <w:color w:val="444444"/>
                  <w:sz w:val="20"/>
                </w:rPr>
                <w:t>Added 5. When to display the following text</w:t>
              </w:r>
            </w:ins>
          </w:p>
        </w:tc>
        <w:tc>
          <w:tcPr>
            <w:tcW w:w="2790" w:type="dxa"/>
          </w:tcPr>
          <w:p w14:paraId="0A4AD767" w14:textId="731D38F1" w:rsidR="00981191" w:rsidRDefault="00981191">
            <w:pPr>
              <w:pStyle w:val="hdr1"/>
              <w:ind w:left="0"/>
              <w:jc w:val="left"/>
              <w:rPr>
                <w:ins w:id="20" w:author="Huang, Lili" w:date="2023-05-04T14:27:00Z"/>
                <w:sz w:val="20"/>
              </w:rPr>
            </w:pPr>
            <w:ins w:id="21" w:author="Huang, Lili" w:date="2023-05-04T14:28:00Z">
              <w:r>
                <w:rPr>
                  <w:sz w:val="20"/>
                </w:rPr>
                <w:t>Lili Huang</w:t>
              </w:r>
            </w:ins>
          </w:p>
        </w:tc>
      </w:tr>
    </w:tbl>
    <w:p w14:paraId="0C27694A" w14:textId="77777777" w:rsidR="00EF5FC8" w:rsidRDefault="00EF5FC8">
      <w:pPr>
        <w:pStyle w:val="BodyText"/>
        <w:rPr>
          <w:sz w:val="20"/>
        </w:rPr>
      </w:pPr>
    </w:p>
    <w:p w14:paraId="5EFEFC18" w14:textId="77777777" w:rsidR="00EF5FC8" w:rsidRDefault="00EF5FC8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  <w:r>
        <w:rPr>
          <w:sz w:val="20"/>
        </w:rPr>
        <w:lastRenderedPageBreak/>
        <w:t>Table of Content</w:t>
      </w:r>
      <w:r w:rsidR="005C58F0">
        <w:rPr>
          <w:sz w:val="20"/>
        </w:rPr>
        <w:t>s</w:t>
      </w:r>
    </w:p>
    <w:p w14:paraId="771A181B" w14:textId="77777777" w:rsidR="00EF5FC8" w:rsidRDefault="00EF5FC8">
      <w:pPr>
        <w:pStyle w:val="BodyText"/>
        <w:jc w:val="center"/>
        <w:rPr>
          <w:sz w:val="20"/>
        </w:rPr>
      </w:pPr>
    </w:p>
    <w:p w14:paraId="7D80EBD0" w14:textId="68BCB38A" w:rsidR="00CB0C30" w:rsidRDefault="005D0B08">
      <w:pPr>
        <w:pStyle w:val="TOC1"/>
        <w:tabs>
          <w:tab w:val="left" w:pos="400"/>
          <w:tab w:val="right" w:leader="dot" w:pos="8630"/>
        </w:tabs>
        <w:rPr>
          <w:ins w:id="22" w:author="Huang, Lili" w:date="2023-05-09T11:17:00Z"/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23" w:author="Huang, Lili" w:date="2023-05-09T11:17:00Z">
        <w:r w:rsidR="00CB0C30" w:rsidRPr="002C2FF3">
          <w:rPr>
            <w:rStyle w:val="Hyperlink"/>
            <w:noProof/>
          </w:rPr>
          <w:fldChar w:fldCharType="begin"/>
        </w:r>
        <w:r w:rsidR="00CB0C30" w:rsidRPr="002C2FF3">
          <w:rPr>
            <w:rStyle w:val="Hyperlink"/>
            <w:noProof/>
          </w:rPr>
          <w:instrText xml:space="preserve"> </w:instrText>
        </w:r>
        <w:r w:rsidR="00CB0C30">
          <w:rPr>
            <w:noProof/>
          </w:rPr>
          <w:instrText>HYPERLINK \l "_Toc134523448"</w:instrText>
        </w:r>
        <w:r w:rsidR="00CB0C30" w:rsidRPr="002C2FF3">
          <w:rPr>
            <w:rStyle w:val="Hyperlink"/>
            <w:noProof/>
          </w:rPr>
          <w:instrText xml:space="preserve"> </w:instrText>
        </w:r>
        <w:r w:rsidR="00CB0C30" w:rsidRPr="002C2FF3">
          <w:rPr>
            <w:rStyle w:val="Hyperlink"/>
            <w:noProof/>
          </w:rPr>
        </w:r>
        <w:r w:rsidR="00CB0C30" w:rsidRPr="002C2FF3">
          <w:rPr>
            <w:rStyle w:val="Hyperlink"/>
            <w:noProof/>
          </w:rPr>
          <w:fldChar w:fldCharType="separate"/>
        </w:r>
        <w:r w:rsidR="00CB0C30" w:rsidRPr="002C2FF3">
          <w:rPr>
            <w:rStyle w:val="Hyperlink"/>
            <w:bCs/>
            <w:noProof/>
          </w:rPr>
          <w:t>1.</w:t>
        </w:r>
        <w:r w:rsidR="00CB0C3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B0C30" w:rsidRPr="002C2FF3">
          <w:rPr>
            <w:rStyle w:val="Hyperlink"/>
            <w:bCs/>
            <w:noProof/>
          </w:rPr>
          <w:t>Description</w:t>
        </w:r>
        <w:r w:rsidR="00CB0C30">
          <w:rPr>
            <w:noProof/>
            <w:webHidden/>
          </w:rPr>
          <w:tab/>
        </w:r>
        <w:r w:rsidR="00CB0C30">
          <w:rPr>
            <w:noProof/>
            <w:webHidden/>
          </w:rPr>
          <w:fldChar w:fldCharType="begin"/>
        </w:r>
        <w:r w:rsidR="00CB0C30">
          <w:rPr>
            <w:noProof/>
            <w:webHidden/>
          </w:rPr>
          <w:instrText xml:space="preserve"> PAGEREF _Toc134523448 \h </w:instrText>
        </w:r>
        <w:r w:rsidR="00CB0C30">
          <w:rPr>
            <w:noProof/>
            <w:webHidden/>
          </w:rPr>
        </w:r>
      </w:ins>
      <w:r w:rsidR="00CB0C30">
        <w:rPr>
          <w:noProof/>
          <w:webHidden/>
        </w:rPr>
        <w:fldChar w:fldCharType="separate"/>
      </w:r>
      <w:ins w:id="24" w:author="Huang, Lili" w:date="2023-05-09T11:17:00Z">
        <w:r w:rsidR="00CB0C30">
          <w:rPr>
            <w:noProof/>
            <w:webHidden/>
          </w:rPr>
          <w:t>4</w:t>
        </w:r>
        <w:r w:rsidR="00CB0C30">
          <w:rPr>
            <w:noProof/>
            <w:webHidden/>
          </w:rPr>
          <w:fldChar w:fldCharType="end"/>
        </w:r>
        <w:r w:rsidR="00CB0C30" w:rsidRPr="002C2FF3">
          <w:rPr>
            <w:rStyle w:val="Hyperlink"/>
            <w:noProof/>
          </w:rPr>
          <w:fldChar w:fldCharType="end"/>
        </w:r>
      </w:ins>
    </w:p>
    <w:p w14:paraId="55E38CF0" w14:textId="50E3FF75" w:rsidR="00CB0C30" w:rsidRDefault="00CB0C30">
      <w:pPr>
        <w:pStyle w:val="TOC1"/>
        <w:tabs>
          <w:tab w:val="left" w:pos="400"/>
          <w:tab w:val="right" w:leader="dot" w:pos="8630"/>
        </w:tabs>
        <w:rPr>
          <w:ins w:id="25" w:author="Huang, Lili" w:date="2023-05-09T11:17:00Z"/>
          <w:rFonts w:asciiTheme="minorHAnsi" w:eastAsiaTheme="minorEastAsia" w:hAnsiTheme="minorHAnsi" w:cstheme="minorBidi"/>
          <w:noProof/>
          <w:sz w:val="22"/>
          <w:szCs w:val="22"/>
        </w:rPr>
      </w:pPr>
      <w:ins w:id="26" w:author="Huang, Lili" w:date="2023-05-09T11:17:00Z">
        <w:r w:rsidRPr="002C2FF3">
          <w:rPr>
            <w:rStyle w:val="Hyperlink"/>
            <w:noProof/>
          </w:rPr>
          <w:fldChar w:fldCharType="begin"/>
        </w:r>
        <w:r w:rsidRPr="002C2FF3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"_Toc134523449"</w:instrText>
        </w:r>
        <w:r w:rsidRPr="002C2FF3">
          <w:rPr>
            <w:rStyle w:val="Hyperlink"/>
            <w:noProof/>
          </w:rPr>
          <w:instrText xml:space="preserve"> </w:instrText>
        </w:r>
        <w:r w:rsidRPr="002C2FF3">
          <w:rPr>
            <w:rStyle w:val="Hyperlink"/>
            <w:noProof/>
          </w:rPr>
        </w:r>
        <w:r w:rsidRPr="002C2FF3">
          <w:rPr>
            <w:rStyle w:val="Hyperlink"/>
            <w:noProof/>
          </w:rPr>
          <w:fldChar w:fldCharType="separate"/>
        </w:r>
        <w:r w:rsidRPr="002C2FF3">
          <w:rPr>
            <w:rStyle w:val="Hyperlink"/>
            <w:bCs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C2FF3">
          <w:rPr>
            <w:rStyle w:val="Hyperlink"/>
            <w:bCs/>
            <w:noProof/>
          </w:rPr>
          <w:t>Business Logic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_Toc134523449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7" w:author="Huang, Lili" w:date="2023-05-09T11:17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2C2FF3">
          <w:rPr>
            <w:rStyle w:val="Hyperlink"/>
            <w:noProof/>
          </w:rPr>
          <w:fldChar w:fldCharType="end"/>
        </w:r>
      </w:ins>
    </w:p>
    <w:p w14:paraId="15A2AF21" w14:textId="52DB0793" w:rsidR="00CB0C30" w:rsidRDefault="00CB0C30">
      <w:pPr>
        <w:pStyle w:val="TOC1"/>
        <w:tabs>
          <w:tab w:val="left" w:pos="400"/>
          <w:tab w:val="right" w:leader="dot" w:pos="8630"/>
        </w:tabs>
        <w:rPr>
          <w:ins w:id="28" w:author="Huang, Lili" w:date="2023-05-09T11:17:00Z"/>
          <w:rFonts w:asciiTheme="minorHAnsi" w:eastAsiaTheme="minorEastAsia" w:hAnsiTheme="minorHAnsi" w:cstheme="minorBidi"/>
          <w:noProof/>
          <w:sz w:val="22"/>
          <w:szCs w:val="22"/>
        </w:rPr>
      </w:pPr>
      <w:ins w:id="29" w:author="Huang, Lili" w:date="2023-05-09T11:17:00Z">
        <w:r w:rsidRPr="002C2FF3">
          <w:rPr>
            <w:rStyle w:val="Hyperlink"/>
            <w:noProof/>
          </w:rPr>
          <w:fldChar w:fldCharType="begin"/>
        </w:r>
        <w:r w:rsidRPr="002C2FF3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"_Toc134523450"</w:instrText>
        </w:r>
        <w:r w:rsidRPr="002C2FF3">
          <w:rPr>
            <w:rStyle w:val="Hyperlink"/>
            <w:noProof/>
          </w:rPr>
          <w:instrText xml:space="preserve"> </w:instrText>
        </w:r>
        <w:r w:rsidRPr="002C2FF3">
          <w:rPr>
            <w:rStyle w:val="Hyperlink"/>
            <w:noProof/>
          </w:rPr>
        </w:r>
        <w:r w:rsidRPr="002C2FF3">
          <w:rPr>
            <w:rStyle w:val="Hyperlink"/>
            <w:noProof/>
          </w:rPr>
          <w:fldChar w:fldCharType="separate"/>
        </w:r>
        <w:r w:rsidRPr="002C2FF3">
          <w:rPr>
            <w:rStyle w:val="Hyperlink"/>
            <w:bCs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C2FF3">
          <w:rPr>
            <w:rStyle w:val="Hyperlink"/>
            <w:bCs/>
            <w:noProof/>
          </w:rPr>
          <w:t>Screenshot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_Toc134523450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0" w:author="Huang, Lili" w:date="2023-05-09T11:17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2C2FF3">
          <w:rPr>
            <w:rStyle w:val="Hyperlink"/>
            <w:noProof/>
          </w:rPr>
          <w:fldChar w:fldCharType="end"/>
        </w:r>
      </w:ins>
    </w:p>
    <w:p w14:paraId="1D253399" w14:textId="06A1B7BF" w:rsidR="00CB0C30" w:rsidRDefault="00CB0C30">
      <w:pPr>
        <w:pStyle w:val="TOC2"/>
        <w:rPr>
          <w:ins w:id="31" w:author="Huang, Lili" w:date="2023-05-09T11:17:00Z"/>
          <w:rFonts w:asciiTheme="minorHAnsi" w:eastAsiaTheme="minorEastAsia" w:hAnsiTheme="minorHAnsi" w:cstheme="minorBidi"/>
          <w:noProof/>
          <w:sz w:val="22"/>
          <w:szCs w:val="22"/>
        </w:rPr>
      </w:pPr>
      <w:ins w:id="32" w:author="Huang, Lili" w:date="2023-05-09T11:17:00Z">
        <w:r w:rsidRPr="002C2FF3">
          <w:rPr>
            <w:rStyle w:val="Hyperlink"/>
            <w:noProof/>
          </w:rPr>
          <w:fldChar w:fldCharType="begin"/>
        </w:r>
        <w:r w:rsidRPr="002C2FF3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"_Toc134523451"</w:instrText>
        </w:r>
        <w:r w:rsidRPr="002C2FF3">
          <w:rPr>
            <w:rStyle w:val="Hyperlink"/>
            <w:noProof/>
          </w:rPr>
          <w:instrText xml:space="preserve"> </w:instrText>
        </w:r>
        <w:r w:rsidRPr="002C2FF3">
          <w:rPr>
            <w:rStyle w:val="Hyperlink"/>
            <w:noProof/>
          </w:rPr>
        </w:r>
        <w:r w:rsidRPr="002C2FF3">
          <w:rPr>
            <w:rStyle w:val="Hyperlink"/>
            <w:noProof/>
          </w:rPr>
          <w:fldChar w:fldCharType="separate"/>
        </w:r>
        <w:r w:rsidRPr="002C2FF3">
          <w:rPr>
            <w:rStyle w:val="Hyperlink"/>
            <w:bCs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C2FF3">
          <w:rPr>
            <w:rStyle w:val="Hyperlink"/>
            <w:bCs/>
            <w:noProof/>
          </w:rPr>
          <w:t>Quality Now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_Toc134523451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3" w:author="Huang, Lili" w:date="2023-05-09T11:17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2C2FF3">
          <w:rPr>
            <w:rStyle w:val="Hyperlink"/>
            <w:noProof/>
          </w:rPr>
          <w:fldChar w:fldCharType="end"/>
        </w:r>
      </w:ins>
    </w:p>
    <w:p w14:paraId="3739274F" w14:textId="4E766C06" w:rsidR="00CB0C30" w:rsidRDefault="00CB0C30">
      <w:pPr>
        <w:pStyle w:val="TOC2"/>
        <w:rPr>
          <w:ins w:id="34" w:author="Huang, Lili" w:date="2023-05-09T11:17:00Z"/>
          <w:rFonts w:asciiTheme="minorHAnsi" w:eastAsiaTheme="minorEastAsia" w:hAnsiTheme="minorHAnsi" w:cstheme="minorBidi"/>
          <w:noProof/>
          <w:sz w:val="22"/>
          <w:szCs w:val="22"/>
        </w:rPr>
      </w:pPr>
      <w:ins w:id="35" w:author="Huang, Lili" w:date="2023-05-09T11:17:00Z">
        <w:r w:rsidRPr="002C2FF3">
          <w:rPr>
            <w:rStyle w:val="Hyperlink"/>
            <w:noProof/>
          </w:rPr>
          <w:fldChar w:fldCharType="begin"/>
        </w:r>
        <w:r w:rsidRPr="002C2FF3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"_Toc134523452"</w:instrText>
        </w:r>
        <w:r w:rsidRPr="002C2FF3">
          <w:rPr>
            <w:rStyle w:val="Hyperlink"/>
            <w:noProof/>
          </w:rPr>
          <w:instrText xml:space="preserve"> </w:instrText>
        </w:r>
        <w:r w:rsidRPr="002C2FF3">
          <w:rPr>
            <w:rStyle w:val="Hyperlink"/>
            <w:noProof/>
          </w:rPr>
        </w:r>
        <w:r w:rsidRPr="002C2FF3">
          <w:rPr>
            <w:rStyle w:val="Hyperlink"/>
            <w:noProof/>
          </w:rPr>
          <w:fldChar w:fldCharType="separate"/>
        </w:r>
        <w:r w:rsidRPr="002C2FF3">
          <w:rPr>
            <w:rStyle w:val="Hyperlink"/>
            <w:bCs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C2FF3">
          <w:rPr>
            <w:rStyle w:val="Hyperlink"/>
            <w:bCs/>
            <w:noProof/>
          </w:rPr>
          <w:t>Quality Now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_Toc134523452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6" w:author="Huang, Lili" w:date="2023-05-09T11:17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2C2FF3">
          <w:rPr>
            <w:rStyle w:val="Hyperlink"/>
            <w:noProof/>
          </w:rPr>
          <w:fldChar w:fldCharType="end"/>
        </w:r>
      </w:ins>
    </w:p>
    <w:p w14:paraId="26A5DA6B" w14:textId="4E43C87F" w:rsidR="00CB0C30" w:rsidRDefault="00CB0C30">
      <w:pPr>
        <w:pStyle w:val="TOC2"/>
        <w:rPr>
          <w:ins w:id="37" w:author="Huang, Lili" w:date="2023-05-09T11:17:00Z"/>
          <w:rFonts w:asciiTheme="minorHAnsi" w:eastAsiaTheme="minorEastAsia" w:hAnsiTheme="minorHAnsi" w:cstheme="minorBidi"/>
          <w:noProof/>
          <w:sz w:val="22"/>
          <w:szCs w:val="22"/>
        </w:rPr>
      </w:pPr>
      <w:ins w:id="38" w:author="Huang, Lili" w:date="2023-05-09T11:17:00Z">
        <w:r w:rsidRPr="002C2FF3">
          <w:rPr>
            <w:rStyle w:val="Hyperlink"/>
            <w:noProof/>
          </w:rPr>
          <w:fldChar w:fldCharType="begin"/>
        </w:r>
        <w:r w:rsidRPr="002C2FF3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"_Toc134523453"</w:instrText>
        </w:r>
        <w:r w:rsidRPr="002C2FF3">
          <w:rPr>
            <w:rStyle w:val="Hyperlink"/>
            <w:noProof/>
          </w:rPr>
          <w:instrText xml:space="preserve"> </w:instrText>
        </w:r>
        <w:r w:rsidRPr="002C2FF3">
          <w:rPr>
            <w:rStyle w:val="Hyperlink"/>
            <w:noProof/>
          </w:rPr>
        </w:r>
        <w:r w:rsidRPr="002C2FF3">
          <w:rPr>
            <w:rStyle w:val="Hyperlink"/>
            <w:noProof/>
          </w:rPr>
          <w:fldChar w:fldCharType="separate"/>
        </w:r>
        <w:r w:rsidRPr="002C2FF3">
          <w:rPr>
            <w:rStyle w:val="Hyperlink"/>
            <w:bCs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C2FF3">
          <w:rPr>
            <w:rStyle w:val="Hyperlink"/>
            <w:bCs/>
            <w:noProof/>
          </w:rPr>
          <w:t>Unauthorized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_Toc134523453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9" w:author="Huang, Lili" w:date="2023-05-09T11:17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2C2FF3">
          <w:rPr>
            <w:rStyle w:val="Hyperlink"/>
            <w:noProof/>
          </w:rPr>
          <w:fldChar w:fldCharType="end"/>
        </w:r>
      </w:ins>
    </w:p>
    <w:p w14:paraId="43B8F0BF" w14:textId="1AFC9A01" w:rsidR="00CB0C30" w:rsidRDefault="00CB0C30">
      <w:pPr>
        <w:pStyle w:val="TOC1"/>
        <w:tabs>
          <w:tab w:val="left" w:pos="400"/>
          <w:tab w:val="right" w:leader="dot" w:pos="8630"/>
        </w:tabs>
        <w:rPr>
          <w:ins w:id="40" w:author="Huang, Lili" w:date="2023-05-09T11:17:00Z"/>
          <w:rFonts w:asciiTheme="minorHAnsi" w:eastAsiaTheme="minorEastAsia" w:hAnsiTheme="minorHAnsi" w:cstheme="minorBidi"/>
          <w:noProof/>
          <w:sz w:val="22"/>
          <w:szCs w:val="22"/>
        </w:rPr>
      </w:pPr>
      <w:ins w:id="41" w:author="Huang, Lili" w:date="2023-05-09T11:17:00Z">
        <w:r w:rsidRPr="002C2FF3">
          <w:rPr>
            <w:rStyle w:val="Hyperlink"/>
            <w:noProof/>
          </w:rPr>
          <w:fldChar w:fldCharType="begin"/>
        </w:r>
        <w:r w:rsidRPr="002C2FF3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"_Toc134523454"</w:instrText>
        </w:r>
        <w:r w:rsidRPr="002C2FF3">
          <w:rPr>
            <w:rStyle w:val="Hyperlink"/>
            <w:noProof/>
          </w:rPr>
          <w:instrText xml:space="preserve"> </w:instrText>
        </w:r>
        <w:r w:rsidRPr="002C2FF3">
          <w:rPr>
            <w:rStyle w:val="Hyperlink"/>
            <w:noProof/>
          </w:rPr>
        </w:r>
        <w:r w:rsidRPr="002C2FF3">
          <w:rPr>
            <w:rStyle w:val="Hyperlink"/>
            <w:noProof/>
          </w:rPr>
          <w:fldChar w:fldCharType="separate"/>
        </w:r>
        <w:r w:rsidRPr="002C2FF3">
          <w:rPr>
            <w:rStyle w:val="Hyperlink"/>
            <w:bCs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C2FF3">
          <w:rPr>
            <w:rStyle w:val="Hyperlink"/>
            <w:bCs/>
            <w:noProof/>
          </w:rPr>
          <w:t>Logic to determine who can view Log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_Toc134523454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2" w:author="Huang, Lili" w:date="2023-05-09T11:17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2C2FF3">
          <w:rPr>
            <w:rStyle w:val="Hyperlink"/>
            <w:noProof/>
          </w:rPr>
          <w:fldChar w:fldCharType="end"/>
        </w:r>
      </w:ins>
    </w:p>
    <w:p w14:paraId="28F899DE" w14:textId="1498A170" w:rsidR="00CB0C30" w:rsidRDefault="00CB0C30">
      <w:pPr>
        <w:pStyle w:val="TOC1"/>
        <w:tabs>
          <w:tab w:val="left" w:pos="400"/>
          <w:tab w:val="right" w:leader="dot" w:pos="8630"/>
        </w:tabs>
        <w:rPr>
          <w:ins w:id="43" w:author="Huang, Lili" w:date="2023-05-09T11:17:00Z"/>
          <w:rFonts w:asciiTheme="minorHAnsi" w:eastAsiaTheme="minorEastAsia" w:hAnsiTheme="minorHAnsi" w:cstheme="minorBidi"/>
          <w:noProof/>
          <w:sz w:val="22"/>
          <w:szCs w:val="22"/>
        </w:rPr>
      </w:pPr>
      <w:ins w:id="44" w:author="Huang, Lili" w:date="2023-05-09T11:17:00Z">
        <w:r w:rsidRPr="002C2FF3">
          <w:rPr>
            <w:rStyle w:val="Hyperlink"/>
            <w:noProof/>
          </w:rPr>
          <w:fldChar w:fldCharType="begin"/>
        </w:r>
        <w:r w:rsidRPr="002C2FF3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"_Toc134523455"</w:instrText>
        </w:r>
        <w:r w:rsidRPr="002C2FF3">
          <w:rPr>
            <w:rStyle w:val="Hyperlink"/>
            <w:noProof/>
          </w:rPr>
          <w:instrText xml:space="preserve"> </w:instrText>
        </w:r>
        <w:r w:rsidRPr="002C2FF3">
          <w:rPr>
            <w:rStyle w:val="Hyperlink"/>
            <w:noProof/>
          </w:rPr>
        </w:r>
        <w:r w:rsidRPr="002C2FF3">
          <w:rPr>
            <w:rStyle w:val="Hyperlink"/>
            <w:noProof/>
          </w:rPr>
          <w:fldChar w:fldCharType="separate"/>
        </w:r>
        <w:r w:rsidRPr="002C2FF3">
          <w:rPr>
            <w:rStyle w:val="Hyperlink"/>
            <w:bCs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C2FF3">
          <w:rPr>
            <w:rStyle w:val="Hyperlink"/>
            <w:bCs/>
            <w:noProof/>
          </w:rPr>
          <w:t>When to display the following text: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_Toc134523455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5" w:author="Huang, Lili" w:date="2023-05-09T11:17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2C2FF3">
          <w:rPr>
            <w:rStyle w:val="Hyperlink"/>
            <w:noProof/>
          </w:rPr>
          <w:fldChar w:fldCharType="end"/>
        </w:r>
      </w:ins>
    </w:p>
    <w:p w14:paraId="6433A241" w14:textId="6F1F43FD" w:rsidR="00CB0C30" w:rsidRDefault="00CB0C30">
      <w:pPr>
        <w:pStyle w:val="TOC1"/>
        <w:tabs>
          <w:tab w:val="left" w:pos="400"/>
          <w:tab w:val="right" w:leader="dot" w:pos="8630"/>
        </w:tabs>
        <w:rPr>
          <w:ins w:id="46" w:author="Huang, Lili" w:date="2023-05-09T11:17:00Z"/>
          <w:rFonts w:asciiTheme="minorHAnsi" w:eastAsiaTheme="minorEastAsia" w:hAnsiTheme="minorHAnsi" w:cstheme="minorBidi"/>
          <w:noProof/>
          <w:sz w:val="22"/>
          <w:szCs w:val="22"/>
        </w:rPr>
      </w:pPr>
      <w:ins w:id="47" w:author="Huang, Lili" w:date="2023-05-09T11:17:00Z">
        <w:r w:rsidRPr="002C2FF3">
          <w:rPr>
            <w:rStyle w:val="Hyperlink"/>
            <w:noProof/>
          </w:rPr>
          <w:fldChar w:fldCharType="begin"/>
        </w:r>
        <w:r w:rsidRPr="002C2FF3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"_Toc134523456"</w:instrText>
        </w:r>
        <w:r w:rsidRPr="002C2FF3">
          <w:rPr>
            <w:rStyle w:val="Hyperlink"/>
            <w:noProof/>
          </w:rPr>
          <w:instrText xml:space="preserve"> </w:instrText>
        </w:r>
        <w:r w:rsidRPr="002C2FF3">
          <w:rPr>
            <w:rStyle w:val="Hyperlink"/>
            <w:noProof/>
          </w:rPr>
        </w:r>
        <w:r w:rsidRPr="002C2FF3">
          <w:rPr>
            <w:rStyle w:val="Hyperlink"/>
            <w:noProof/>
          </w:rPr>
          <w:fldChar w:fldCharType="separate"/>
        </w:r>
        <w:r w:rsidRPr="002C2FF3">
          <w:rPr>
            <w:rStyle w:val="Hyperlink"/>
            <w:bCs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C2FF3">
          <w:rPr>
            <w:rStyle w:val="Hyperlink"/>
            <w:bCs/>
            <w:noProof/>
          </w:rPr>
          <w:t>Logic to determine Review Page display mode (Ready Only vs Editable)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_Toc134523456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8" w:author="Huang, Lili" w:date="2023-05-09T11:17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2C2FF3">
          <w:rPr>
            <w:rStyle w:val="Hyperlink"/>
            <w:noProof/>
          </w:rPr>
          <w:fldChar w:fldCharType="end"/>
        </w:r>
      </w:ins>
    </w:p>
    <w:p w14:paraId="2BE471D4" w14:textId="0B14A7FE" w:rsidR="00CB0C30" w:rsidRDefault="00CB0C30">
      <w:pPr>
        <w:pStyle w:val="TOC1"/>
        <w:tabs>
          <w:tab w:val="left" w:pos="400"/>
          <w:tab w:val="right" w:leader="dot" w:pos="8630"/>
        </w:tabs>
        <w:rPr>
          <w:ins w:id="49" w:author="Huang, Lili" w:date="2023-05-09T11:17:00Z"/>
          <w:rFonts w:asciiTheme="minorHAnsi" w:eastAsiaTheme="minorEastAsia" w:hAnsiTheme="minorHAnsi" w:cstheme="minorBidi"/>
          <w:noProof/>
          <w:sz w:val="22"/>
          <w:szCs w:val="22"/>
        </w:rPr>
      </w:pPr>
      <w:ins w:id="50" w:author="Huang, Lili" w:date="2023-05-09T11:17:00Z">
        <w:r w:rsidRPr="002C2FF3">
          <w:rPr>
            <w:rStyle w:val="Hyperlink"/>
            <w:noProof/>
          </w:rPr>
          <w:fldChar w:fldCharType="begin"/>
        </w:r>
        <w:r w:rsidRPr="002C2FF3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"_Toc134523457"</w:instrText>
        </w:r>
        <w:r w:rsidRPr="002C2FF3">
          <w:rPr>
            <w:rStyle w:val="Hyperlink"/>
            <w:noProof/>
          </w:rPr>
          <w:instrText xml:space="preserve"> </w:instrText>
        </w:r>
        <w:r w:rsidRPr="002C2FF3">
          <w:rPr>
            <w:rStyle w:val="Hyperlink"/>
            <w:noProof/>
          </w:rPr>
        </w:r>
        <w:r w:rsidRPr="002C2FF3">
          <w:rPr>
            <w:rStyle w:val="Hyperlink"/>
            <w:noProof/>
          </w:rPr>
          <w:fldChar w:fldCharType="separate"/>
        </w:r>
        <w:r w:rsidRPr="002C2FF3">
          <w:rPr>
            <w:rStyle w:val="Hyperlink"/>
            <w:bCs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C2FF3">
          <w:rPr>
            <w:rStyle w:val="Hyperlink"/>
            <w:bCs/>
            <w:noProof/>
          </w:rPr>
          <w:t>Workflow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_Toc134523457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1" w:author="Huang, Lili" w:date="2023-05-09T11:17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2C2FF3">
          <w:rPr>
            <w:rStyle w:val="Hyperlink"/>
            <w:noProof/>
          </w:rPr>
          <w:fldChar w:fldCharType="end"/>
        </w:r>
      </w:ins>
    </w:p>
    <w:p w14:paraId="75EFA02A" w14:textId="18CB195D" w:rsidR="00CB0C30" w:rsidRDefault="00CB0C30">
      <w:pPr>
        <w:pStyle w:val="TOC2"/>
        <w:rPr>
          <w:ins w:id="52" w:author="Huang, Lili" w:date="2023-05-09T11:17:00Z"/>
          <w:rFonts w:asciiTheme="minorHAnsi" w:eastAsiaTheme="minorEastAsia" w:hAnsiTheme="minorHAnsi" w:cstheme="minorBidi"/>
          <w:noProof/>
          <w:sz w:val="22"/>
          <w:szCs w:val="22"/>
        </w:rPr>
      </w:pPr>
      <w:ins w:id="53" w:author="Huang, Lili" w:date="2023-05-09T11:17:00Z">
        <w:r w:rsidRPr="002C2FF3">
          <w:rPr>
            <w:rStyle w:val="Hyperlink"/>
            <w:noProof/>
          </w:rPr>
          <w:fldChar w:fldCharType="begin"/>
        </w:r>
        <w:r w:rsidRPr="002C2FF3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"_Toc134523458"</w:instrText>
        </w:r>
        <w:r w:rsidRPr="002C2FF3">
          <w:rPr>
            <w:rStyle w:val="Hyperlink"/>
            <w:noProof/>
          </w:rPr>
          <w:instrText xml:space="preserve"> </w:instrText>
        </w:r>
        <w:r w:rsidRPr="002C2FF3">
          <w:rPr>
            <w:rStyle w:val="Hyperlink"/>
            <w:noProof/>
          </w:rPr>
        </w:r>
        <w:r w:rsidRPr="002C2FF3">
          <w:rPr>
            <w:rStyle w:val="Hyperlink"/>
            <w:noProof/>
          </w:rPr>
          <w:fldChar w:fldCharType="separate"/>
        </w:r>
        <w:r w:rsidRPr="002C2FF3">
          <w:rPr>
            <w:rStyle w:val="Hyperlink"/>
            <w:bCs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C2FF3">
          <w:rPr>
            <w:rStyle w:val="Hyperlink"/>
            <w:bCs/>
            <w:noProof/>
          </w:rPr>
          <w:t>Quality Now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_Toc134523458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4" w:author="Huang, Lili" w:date="2023-05-09T11:17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2C2FF3">
          <w:rPr>
            <w:rStyle w:val="Hyperlink"/>
            <w:noProof/>
          </w:rPr>
          <w:fldChar w:fldCharType="end"/>
        </w:r>
      </w:ins>
    </w:p>
    <w:p w14:paraId="04E05669" w14:textId="16DE002B" w:rsidR="00CB0C30" w:rsidRDefault="00CB0C30">
      <w:pPr>
        <w:pStyle w:val="TOC2"/>
        <w:rPr>
          <w:ins w:id="55" w:author="Huang, Lili" w:date="2023-05-09T11:17:00Z"/>
          <w:rFonts w:asciiTheme="minorHAnsi" w:eastAsiaTheme="minorEastAsia" w:hAnsiTheme="minorHAnsi" w:cstheme="minorBidi"/>
          <w:noProof/>
          <w:sz w:val="22"/>
          <w:szCs w:val="22"/>
        </w:rPr>
      </w:pPr>
      <w:ins w:id="56" w:author="Huang, Lili" w:date="2023-05-09T11:17:00Z">
        <w:r w:rsidRPr="002C2FF3">
          <w:rPr>
            <w:rStyle w:val="Hyperlink"/>
            <w:noProof/>
          </w:rPr>
          <w:fldChar w:fldCharType="begin"/>
        </w:r>
        <w:r w:rsidRPr="002C2FF3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"_Toc134523459"</w:instrText>
        </w:r>
        <w:r w:rsidRPr="002C2FF3">
          <w:rPr>
            <w:rStyle w:val="Hyperlink"/>
            <w:noProof/>
          </w:rPr>
          <w:instrText xml:space="preserve"> </w:instrText>
        </w:r>
        <w:r w:rsidRPr="002C2FF3">
          <w:rPr>
            <w:rStyle w:val="Hyperlink"/>
            <w:noProof/>
          </w:rPr>
        </w:r>
        <w:r w:rsidRPr="002C2FF3">
          <w:rPr>
            <w:rStyle w:val="Hyperlink"/>
            <w:noProof/>
          </w:rPr>
          <w:fldChar w:fldCharType="separate"/>
        </w:r>
        <w:r w:rsidRPr="002C2FF3">
          <w:rPr>
            <w:rStyle w:val="Hyperlink"/>
            <w:bCs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C2FF3">
          <w:rPr>
            <w:rStyle w:val="Hyperlink"/>
            <w:bCs/>
            <w:noProof/>
          </w:rPr>
          <w:t>Quality Now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_Toc134523459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7" w:author="Huang, Lili" w:date="2023-05-09T11:17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2C2FF3">
          <w:rPr>
            <w:rStyle w:val="Hyperlink"/>
            <w:noProof/>
          </w:rPr>
          <w:fldChar w:fldCharType="end"/>
        </w:r>
      </w:ins>
    </w:p>
    <w:p w14:paraId="65CDD6DC" w14:textId="2D5FA408" w:rsidR="002A56A7" w:rsidDel="005A3EDD" w:rsidRDefault="002A56A7">
      <w:pPr>
        <w:pStyle w:val="TOC1"/>
        <w:tabs>
          <w:tab w:val="left" w:pos="400"/>
          <w:tab w:val="right" w:leader="dot" w:pos="8630"/>
        </w:tabs>
        <w:rPr>
          <w:del w:id="58" w:author="Huang, Lili" w:date="2023-05-09T11:16:00Z"/>
          <w:rFonts w:asciiTheme="minorHAnsi" w:eastAsiaTheme="minorEastAsia" w:hAnsiTheme="minorHAnsi" w:cstheme="minorBidi"/>
          <w:noProof/>
          <w:sz w:val="22"/>
          <w:szCs w:val="22"/>
        </w:rPr>
      </w:pPr>
      <w:del w:id="59" w:author="Huang, Lili" w:date="2023-05-09T11:16:00Z">
        <w:r w:rsidRPr="005A3EDD" w:rsidDel="005A3EDD">
          <w:rPr>
            <w:bCs/>
            <w:noProof/>
            <w:rPrChange w:id="60" w:author="Huang, Lili" w:date="2023-05-09T11:16:00Z">
              <w:rPr>
                <w:rStyle w:val="Hyperlink"/>
                <w:bCs/>
                <w:noProof/>
              </w:rPr>
            </w:rPrChange>
          </w:rPr>
          <w:delText>1.</w:delText>
        </w:r>
        <w:r w:rsidDel="005A3ED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A3EDD" w:rsidDel="005A3EDD">
          <w:rPr>
            <w:bCs/>
            <w:noProof/>
            <w:rPrChange w:id="61" w:author="Huang, Lili" w:date="2023-05-09T11:16:00Z">
              <w:rPr>
                <w:rStyle w:val="Hyperlink"/>
                <w:bCs/>
                <w:noProof/>
              </w:rPr>
            </w:rPrChange>
          </w:rPr>
          <w:delText>Description</w:delText>
        </w:r>
        <w:r w:rsidDel="005A3EDD">
          <w:rPr>
            <w:noProof/>
            <w:webHidden/>
          </w:rPr>
          <w:tab/>
        </w:r>
        <w:r w:rsidR="00184EEB" w:rsidDel="005A3EDD">
          <w:rPr>
            <w:noProof/>
            <w:webHidden/>
          </w:rPr>
          <w:delText>4</w:delText>
        </w:r>
      </w:del>
    </w:p>
    <w:p w14:paraId="24B8A471" w14:textId="706EF472" w:rsidR="002A56A7" w:rsidDel="005A3EDD" w:rsidRDefault="002A56A7">
      <w:pPr>
        <w:pStyle w:val="TOC1"/>
        <w:tabs>
          <w:tab w:val="left" w:pos="400"/>
          <w:tab w:val="right" w:leader="dot" w:pos="8630"/>
        </w:tabs>
        <w:rPr>
          <w:del w:id="62" w:author="Huang, Lili" w:date="2023-05-09T11:16:00Z"/>
          <w:rFonts w:asciiTheme="minorHAnsi" w:eastAsiaTheme="minorEastAsia" w:hAnsiTheme="minorHAnsi" w:cstheme="minorBidi"/>
          <w:noProof/>
          <w:sz w:val="22"/>
          <w:szCs w:val="22"/>
        </w:rPr>
      </w:pPr>
      <w:del w:id="63" w:author="Huang, Lili" w:date="2023-05-09T11:16:00Z">
        <w:r w:rsidRPr="005A3EDD" w:rsidDel="005A3EDD">
          <w:rPr>
            <w:bCs/>
            <w:noProof/>
            <w:rPrChange w:id="64" w:author="Huang, Lili" w:date="2023-05-09T11:16:00Z">
              <w:rPr>
                <w:rStyle w:val="Hyperlink"/>
                <w:bCs/>
                <w:noProof/>
              </w:rPr>
            </w:rPrChange>
          </w:rPr>
          <w:delText>2.</w:delText>
        </w:r>
        <w:r w:rsidDel="005A3ED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A3EDD" w:rsidDel="005A3EDD">
          <w:rPr>
            <w:bCs/>
            <w:noProof/>
            <w:rPrChange w:id="65" w:author="Huang, Lili" w:date="2023-05-09T11:16:00Z">
              <w:rPr>
                <w:rStyle w:val="Hyperlink"/>
                <w:bCs/>
                <w:noProof/>
              </w:rPr>
            </w:rPrChange>
          </w:rPr>
          <w:delText>Business Logic</w:delText>
        </w:r>
        <w:r w:rsidDel="005A3EDD">
          <w:rPr>
            <w:noProof/>
            <w:webHidden/>
          </w:rPr>
          <w:tab/>
        </w:r>
        <w:r w:rsidR="00184EEB" w:rsidDel="005A3EDD">
          <w:rPr>
            <w:noProof/>
            <w:webHidden/>
          </w:rPr>
          <w:delText>4</w:delText>
        </w:r>
      </w:del>
    </w:p>
    <w:p w14:paraId="5A8959D1" w14:textId="3E3DF097" w:rsidR="002A56A7" w:rsidDel="005A3EDD" w:rsidRDefault="002A56A7">
      <w:pPr>
        <w:pStyle w:val="TOC1"/>
        <w:tabs>
          <w:tab w:val="left" w:pos="400"/>
          <w:tab w:val="right" w:leader="dot" w:pos="8630"/>
        </w:tabs>
        <w:rPr>
          <w:del w:id="66" w:author="Huang, Lili" w:date="2023-05-09T11:16:00Z"/>
          <w:rFonts w:asciiTheme="minorHAnsi" w:eastAsiaTheme="minorEastAsia" w:hAnsiTheme="minorHAnsi" w:cstheme="minorBidi"/>
          <w:noProof/>
          <w:sz w:val="22"/>
          <w:szCs w:val="22"/>
        </w:rPr>
      </w:pPr>
      <w:del w:id="67" w:author="Huang, Lili" w:date="2023-05-09T11:16:00Z">
        <w:r w:rsidRPr="005A3EDD" w:rsidDel="005A3EDD">
          <w:rPr>
            <w:bCs/>
            <w:noProof/>
            <w:rPrChange w:id="68" w:author="Huang, Lili" w:date="2023-05-09T11:16:00Z">
              <w:rPr>
                <w:rStyle w:val="Hyperlink"/>
                <w:bCs/>
                <w:noProof/>
              </w:rPr>
            </w:rPrChange>
          </w:rPr>
          <w:delText>3.</w:delText>
        </w:r>
        <w:r w:rsidDel="005A3ED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A3EDD" w:rsidDel="005A3EDD">
          <w:rPr>
            <w:bCs/>
            <w:noProof/>
            <w:rPrChange w:id="69" w:author="Huang, Lili" w:date="2023-05-09T11:16:00Z">
              <w:rPr>
                <w:rStyle w:val="Hyperlink"/>
                <w:bCs/>
                <w:noProof/>
              </w:rPr>
            </w:rPrChange>
          </w:rPr>
          <w:delText>Screenshot</w:delText>
        </w:r>
        <w:r w:rsidDel="005A3EDD">
          <w:rPr>
            <w:noProof/>
            <w:webHidden/>
          </w:rPr>
          <w:tab/>
        </w:r>
        <w:r w:rsidR="00184EEB" w:rsidDel="005A3EDD">
          <w:rPr>
            <w:noProof/>
            <w:webHidden/>
          </w:rPr>
          <w:delText>4</w:delText>
        </w:r>
      </w:del>
    </w:p>
    <w:p w14:paraId="62478DCD" w14:textId="1E636390" w:rsidR="002A56A7" w:rsidDel="005A3EDD" w:rsidRDefault="002A56A7" w:rsidP="00184EEB">
      <w:pPr>
        <w:pStyle w:val="TOC2"/>
        <w:rPr>
          <w:del w:id="70" w:author="Huang, Lili" w:date="2023-05-09T11:16:00Z"/>
          <w:rFonts w:asciiTheme="minorHAnsi" w:eastAsiaTheme="minorEastAsia" w:hAnsiTheme="minorHAnsi" w:cstheme="minorBidi"/>
          <w:noProof/>
          <w:sz w:val="22"/>
          <w:szCs w:val="22"/>
        </w:rPr>
      </w:pPr>
      <w:del w:id="71" w:author="Huang, Lili" w:date="2023-05-09T11:16:00Z">
        <w:r w:rsidRPr="005A3EDD" w:rsidDel="005A3EDD">
          <w:rPr>
            <w:bCs/>
            <w:noProof/>
            <w:rPrChange w:id="72" w:author="Huang, Lili" w:date="2023-05-09T11:16:00Z">
              <w:rPr>
                <w:rStyle w:val="Hyperlink"/>
                <w:bCs/>
                <w:noProof/>
              </w:rPr>
            </w:rPrChange>
          </w:rPr>
          <w:delText>3.1.</w:delText>
        </w:r>
        <w:r w:rsidDel="005A3ED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A3EDD" w:rsidDel="005A3EDD">
          <w:rPr>
            <w:bCs/>
            <w:noProof/>
            <w:rPrChange w:id="73" w:author="Huang, Lili" w:date="2023-05-09T11:16:00Z">
              <w:rPr>
                <w:rStyle w:val="Hyperlink"/>
                <w:bCs/>
                <w:noProof/>
              </w:rPr>
            </w:rPrChange>
          </w:rPr>
          <w:delText>Quality Now</w:delText>
        </w:r>
        <w:r w:rsidDel="005A3EDD">
          <w:rPr>
            <w:noProof/>
            <w:webHidden/>
          </w:rPr>
          <w:tab/>
        </w:r>
        <w:r w:rsidR="00184EEB" w:rsidDel="005A3EDD">
          <w:rPr>
            <w:noProof/>
            <w:webHidden/>
          </w:rPr>
          <w:delText>4</w:delText>
        </w:r>
      </w:del>
    </w:p>
    <w:p w14:paraId="6E17DA5F" w14:textId="23347A49" w:rsidR="002A56A7" w:rsidDel="005A3EDD" w:rsidRDefault="002A56A7" w:rsidP="00184EEB">
      <w:pPr>
        <w:pStyle w:val="TOC2"/>
        <w:rPr>
          <w:del w:id="74" w:author="Huang, Lili" w:date="2023-05-09T11:16:00Z"/>
          <w:rFonts w:asciiTheme="minorHAnsi" w:eastAsiaTheme="minorEastAsia" w:hAnsiTheme="minorHAnsi" w:cstheme="minorBidi"/>
          <w:noProof/>
          <w:sz w:val="22"/>
          <w:szCs w:val="22"/>
        </w:rPr>
      </w:pPr>
      <w:del w:id="75" w:author="Huang, Lili" w:date="2023-05-09T11:16:00Z">
        <w:r w:rsidRPr="005A3EDD" w:rsidDel="005A3EDD">
          <w:rPr>
            <w:bCs/>
            <w:noProof/>
            <w:rPrChange w:id="76" w:author="Huang, Lili" w:date="2023-05-09T11:16:00Z">
              <w:rPr>
                <w:rStyle w:val="Hyperlink"/>
                <w:bCs/>
                <w:noProof/>
              </w:rPr>
            </w:rPrChange>
          </w:rPr>
          <w:delText>3.2.</w:delText>
        </w:r>
        <w:r w:rsidDel="005A3ED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A3EDD" w:rsidDel="005A3EDD">
          <w:rPr>
            <w:bCs/>
            <w:noProof/>
            <w:rPrChange w:id="77" w:author="Huang, Lili" w:date="2023-05-09T11:16:00Z">
              <w:rPr>
                <w:rStyle w:val="Hyperlink"/>
                <w:bCs/>
                <w:noProof/>
              </w:rPr>
            </w:rPrChange>
          </w:rPr>
          <w:delText>Quality Now Supervisor</w:delText>
        </w:r>
        <w:r w:rsidDel="005A3EDD">
          <w:rPr>
            <w:noProof/>
            <w:webHidden/>
          </w:rPr>
          <w:tab/>
        </w:r>
      </w:del>
      <w:del w:id="78" w:author="Huang, Lili" w:date="2023-05-04T14:36:00Z">
        <w:r w:rsidDel="00184EEB">
          <w:rPr>
            <w:noProof/>
            <w:webHidden/>
          </w:rPr>
          <w:delText>11</w:delText>
        </w:r>
      </w:del>
    </w:p>
    <w:p w14:paraId="242153BE" w14:textId="2F43F5FF" w:rsidR="002A56A7" w:rsidDel="005A3EDD" w:rsidRDefault="002A56A7" w:rsidP="00184EEB">
      <w:pPr>
        <w:pStyle w:val="TOC2"/>
        <w:rPr>
          <w:del w:id="79" w:author="Huang, Lili" w:date="2023-05-09T11:16:00Z"/>
          <w:rFonts w:asciiTheme="minorHAnsi" w:eastAsiaTheme="minorEastAsia" w:hAnsiTheme="minorHAnsi" w:cstheme="minorBidi"/>
          <w:noProof/>
          <w:sz w:val="22"/>
          <w:szCs w:val="22"/>
        </w:rPr>
      </w:pPr>
      <w:del w:id="80" w:author="Huang, Lili" w:date="2023-05-09T11:16:00Z">
        <w:r w:rsidRPr="005A3EDD" w:rsidDel="005A3EDD">
          <w:rPr>
            <w:bCs/>
            <w:noProof/>
            <w:rPrChange w:id="81" w:author="Huang, Lili" w:date="2023-05-09T11:16:00Z">
              <w:rPr>
                <w:rStyle w:val="Hyperlink"/>
                <w:bCs/>
                <w:noProof/>
              </w:rPr>
            </w:rPrChange>
          </w:rPr>
          <w:delText>3.3.</w:delText>
        </w:r>
        <w:r w:rsidDel="005A3ED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A3EDD" w:rsidDel="005A3EDD">
          <w:rPr>
            <w:bCs/>
            <w:noProof/>
            <w:rPrChange w:id="82" w:author="Huang, Lili" w:date="2023-05-09T11:16:00Z">
              <w:rPr>
                <w:rStyle w:val="Hyperlink"/>
                <w:bCs/>
                <w:noProof/>
              </w:rPr>
            </w:rPrChange>
          </w:rPr>
          <w:delText>Unauthorized View</w:delText>
        </w:r>
        <w:r w:rsidDel="005A3EDD">
          <w:rPr>
            <w:noProof/>
            <w:webHidden/>
          </w:rPr>
          <w:tab/>
        </w:r>
      </w:del>
      <w:del w:id="83" w:author="Huang, Lili" w:date="2023-05-04T14:36:00Z">
        <w:r w:rsidDel="00184EEB">
          <w:rPr>
            <w:noProof/>
            <w:webHidden/>
          </w:rPr>
          <w:delText>12</w:delText>
        </w:r>
      </w:del>
    </w:p>
    <w:p w14:paraId="2D9662C9" w14:textId="5D41094F" w:rsidR="002A56A7" w:rsidDel="005A3EDD" w:rsidRDefault="002A56A7">
      <w:pPr>
        <w:pStyle w:val="TOC1"/>
        <w:tabs>
          <w:tab w:val="left" w:pos="400"/>
          <w:tab w:val="right" w:leader="dot" w:pos="8630"/>
        </w:tabs>
        <w:rPr>
          <w:del w:id="84" w:author="Huang, Lili" w:date="2023-05-09T11:16:00Z"/>
          <w:rFonts w:asciiTheme="minorHAnsi" w:eastAsiaTheme="minorEastAsia" w:hAnsiTheme="minorHAnsi" w:cstheme="minorBidi"/>
          <w:noProof/>
          <w:sz w:val="22"/>
          <w:szCs w:val="22"/>
        </w:rPr>
      </w:pPr>
      <w:del w:id="85" w:author="Huang, Lili" w:date="2023-05-09T11:16:00Z">
        <w:r w:rsidRPr="005A3EDD" w:rsidDel="005A3EDD">
          <w:rPr>
            <w:bCs/>
            <w:noProof/>
            <w:rPrChange w:id="86" w:author="Huang, Lili" w:date="2023-05-09T11:16:00Z">
              <w:rPr>
                <w:rStyle w:val="Hyperlink"/>
                <w:bCs/>
                <w:noProof/>
              </w:rPr>
            </w:rPrChange>
          </w:rPr>
          <w:delText>4.</w:delText>
        </w:r>
        <w:r w:rsidDel="005A3ED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A3EDD" w:rsidDel="005A3EDD">
          <w:rPr>
            <w:bCs/>
            <w:noProof/>
            <w:rPrChange w:id="87" w:author="Huang, Lili" w:date="2023-05-09T11:16:00Z">
              <w:rPr>
                <w:rStyle w:val="Hyperlink"/>
                <w:bCs/>
                <w:noProof/>
              </w:rPr>
            </w:rPrChange>
          </w:rPr>
          <w:delText>Logic to determine who can view Log Details</w:delText>
        </w:r>
        <w:r w:rsidDel="005A3EDD">
          <w:rPr>
            <w:noProof/>
            <w:webHidden/>
          </w:rPr>
          <w:tab/>
        </w:r>
      </w:del>
      <w:del w:id="88" w:author="Huang, Lili" w:date="2023-05-04T14:36:00Z">
        <w:r w:rsidDel="00184EEB">
          <w:rPr>
            <w:noProof/>
            <w:webHidden/>
          </w:rPr>
          <w:delText>12</w:delText>
        </w:r>
      </w:del>
    </w:p>
    <w:p w14:paraId="7D588CC9" w14:textId="230EF517" w:rsidR="002A56A7" w:rsidDel="005A3EDD" w:rsidRDefault="002A56A7">
      <w:pPr>
        <w:pStyle w:val="TOC1"/>
        <w:tabs>
          <w:tab w:val="left" w:pos="400"/>
          <w:tab w:val="right" w:leader="dot" w:pos="8630"/>
        </w:tabs>
        <w:rPr>
          <w:del w:id="89" w:author="Huang, Lili" w:date="2023-05-09T11:16:00Z"/>
          <w:rFonts w:asciiTheme="minorHAnsi" w:eastAsiaTheme="minorEastAsia" w:hAnsiTheme="minorHAnsi" w:cstheme="minorBidi"/>
          <w:noProof/>
          <w:sz w:val="22"/>
          <w:szCs w:val="22"/>
        </w:rPr>
      </w:pPr>
      <w:del w:id="90" w:author="Huang, Lili" w:date="2023-05-09T11:16:00Z">
        <w:r w:rsidRPr="005A3EDD" w:rsidDel="005A3EDD">
          <w:rPr>
            <w:bCs/>
            <w:noProof/>
            <w:rPrChange w:id="91" w:author="Huang, Lili" w:date="2023-05-09T11:16:00Z">
              <w:rPr>
                <w:rStyle w:val="Hyperlink"/>
                <w:bCs/>
                <w:noProof/>
              </w:rPr>
            </w:rPrChange>
          </w:rPr>
          <w:delText>5.</w:delText>
        </w:r>
        <w:r w:rsidDel="005A3ED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A3EDD" w:rsidDel="005A3EDD">
          <w:rPr>
            <w:bCs/>
            <w:noProof/>
            <w:rPrChange w:id="92" w:author="Huang, Lili" w:date="2023-05-09T11:16:00Z">
              <w:rPr>
                <w:rStyle w:val="Hyperlink"/>
                <w:bCs/>
                <w:noProof/>
              </w:rPr>
            </w:rPrChange>
          </w:rPr>
          <w:delText>Logic to determine Review Page display mode (Ready Only vs Editable)</w:delText>
        </w:r>
        <w:r w:rsidDel="005A3EDD">
          <w:rPr>
            <w:noProof/>
            <w:webHidden/>
          </w:rPr>
          <w:tab/>
        </w:r>
      </w:del>
      <w:del w:id="93" w:author="Huang, Lili" w:date="2023-05-04T14:36:00Z">
        <w:r w:rsidDel="00184EEB">
          <w:rPr>
            <w:noProof/>
            <w:webHidden/>
          </w:rPr>
          <w:delText>12</w:delText>
        </w:r>
      </w:del>
    </w:p>
    <w:p w14:paraId="491DFE12" w14:textId="0FDD4195" w:rsidR="002A56A7" w:rsidDel="005A3EDD" w:rsidRDefault="002A56A7">
      <w:pPr>
        <w:pStyle w:val="TOC1"/>
        <w:tabs>
          <w:tab w:val="left" w:pos="400"/>
          <w:tab w:val="right" w:leader="dot" w:pos="8630"/>
        </w:tabs>
        <w:rPr>
          <w:del w:id="94" w:author="Huang, Lili" w:date="2023-05-09T11:16:00Z"/>
          <w:rFonts w:asciiTheme="minorHAnsi" w:eastAsiaTheme="minorEastAsia" w:hAnsiTheme="minorHAnsi" w:cstheme="minorBidi"/>
          <w:noProof/>
          <w:sz w:val="22"/>
          <w:szCs w:val="22"/>
        </w:rPr>
      </w:pPr>
      <w:del w:id="95" w:author="Huang, Lili" w:date="2023-05-09T11:16:00Z">
        <w:r w:rsidRPr="005A3EDD" w:rsidDel="005A3EDD">
          <w:rPr>
            <w:bCs/>
            <w:noProof/>
            <w:rPrChange w:id="96" w:author="Huang, Lili" w:date="2023-05-09T11:16:00Z">
              <w:rPr>
                <w:rStyle w:val="Hyperlink"/>
                <w:bCs/>
                <w:noProof/>
              </w:rPr>
            </w:rPrChange>
          </w:rPr>
          <w:delText>6.</w:delText>
        </w:r>
        <w:r w:rsidDel="005A3ED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A3EDD" w:rsidDel="005A3EDD">
          <w:rPr>
            <w:bCs/>
            <w:noProof/>
            <w:rPrChange w:id="97" w:author="Huang, Lili" w:date="2023-05-09T11:16:00Z">
              <w:rPr>
                <w:rStyle w:val="Hyperlink"/>
                <w:bCs/>
                <w:noProof/>
              </w:rPr>
            </w:rPrChange>
          </w:rPr>
          <w:delText>Workflow</w:delText>
        </w:r>
        <w:r w:rsidDel="005A3EDD">
          <w:rPr>
            <w:noProof/>
            <w:webHidden/>
          </w:rPr>
          <w:tab/>
        </w:r>
      </w:del>
      <w:del w:id="98" w:author="Huang, Lili" w:date="2023-05-04T14:36:00Z">
        <w:r w:rsidDel="00184EEB">
          <w:rPr>
            <w:noProof/>
            <w:webHidden/>
          </w:rPr>
          <w:delText>13</w:delText>
        </w:r>
      </w:del>
    </w:p>
    <w:p w14:paraId="1EA8C68B" w14:textId="3629BCE2" w:rsidR="002A56A7" w:rsidDel="005A3EDD" w:rsidRDefault="002A56A7" w:rsidP="00184EEB">
      <w:pPr>
        <w:pStyle w:val="TOC2"/>
        <w:rPr>
          <w:del w:id="99" w:author="Huang, Lili" w:date="2023-05-09T11:16:00Z"/>
          <w:rFonts w:asciiTheme="minorHAnsi" w:eastAsiaTheme="minorEastAsia" w:hAnsiTheme="minorHAnsi" w:cstheme="minorBidi"/>
          <w:noProof/>
          <w:sz w:val="22"/>
          <w:szCs w:val="22"/>
        </w:rPr>
      </w:pPr>
      <w:del w:id="100" w:author="Huang, Lili" w:date="2023-05-09T11:16:00Z">
        <w:r w:rsidRPr="005A3EDD" w:rsidDel="005A3EDD">
          <w:rPr>
            <w:bCs/>
            <w:noProof/>
            <w:rPrChange w:id="101" w:author="Huang, Lili" w:date="2023-05-09T11:16:00Z">
              <w:rPr>
                <w:rStyle w:val="Hyperlink"/>
                <w:bCs/>
                <w:noProof/>
              </w:rPr>
            </w:rPrChange>
          </w:rPr>
          <w:delText>6.1.</w:delText>
        </w:r>
        <w:r w:rsidDel="005A3ED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A3EDD" w:rsidDel="005A3EDD">
          <w:rPr>
            <w:bCs/>
            <w:noProof/>
            <w:rPrChange w:id="102" w:author="Huang, Lili" w:date="2023-05-09T11:16:00Z">
              <w:rPr>
                <w:rStyle w:val="Hyperlink"/>
                <w:bCs/>
                <w:noProof/>
              </w:rPr>
            </w:rPrChange>
          </w:rPr>
          <w:delText>Quality Now</w:delText>
        </w:r>
        <w:r w:rsidDel="005A3EDD">
          <w:rPr>
            <w:noProof/>
            <w:webHidden/>
          </w:rPr>
          <w:tab/>
        </w:r>
      </w:del>
      <w:del w:id="103" w:author="Huang, Lili" w:date="2023-05-04T14:36:00Z">
        <w:r w:rsidDel="00184EEB">
          <w:rPr>
            <w:noProof/>
            <w:webHidden/>
          </w:rPr>
          <w:delText>13</w:delText>
        </w:r>
      </w:del>
    </w:p>
    <w:p w14:paraId="4BD57958" w14:textId="7A3FF613" w:rsidR="002A56A7" w:rsidDel="005A3EDD" w:rsidRDefault="002A56A7" w:rsidP="00184EEB">
      <w:pPr>
        <w:pStyle w:val="TOC2"/>
        <w:rPr>
          <w:del w:id="104" w:author="Huang, Lili" w:date="2023-05-09T11:16:00Z"/>
          <w:rFonts w:asciiTheme="minorHAnsi" w:eastAsiaTheme="minorEastAsia" w:hAnsiTheme="minorHAnsi" w:cstheme="minorBidi"/>
          <w:noProof/>
          <w:sz w:val="22"/>
          <w:szCs w:val="22"/>
        </w:rPr>
      </w:pPr>
      <w:del w:id="105" w:author="Huang, Lili" w:date="2023-05-09T11:16:00Z">
        <w:r w:rsidRPr="005A3EDD" w:rsidDel="005A3EDD">
          <w:rPr>
            <w:bCs/>
            <w:noProof/>
            <w:rPrChange w:id="106" w:author="Huang, Lili" w:date="2023-05-09T11:16:00Z">
              <w:rPr>
                <w:rStyle w:val="Hyperlink"/>
                <w:bCs/>
                <w:noProof/>
              </w:rPr>
            </w:rPrChange>
          </w:rPr>
          <w:delText>6.2.</w:delText>
        </w:r>
        <w:r w:rsidDel="005A3ED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A3EDD" w:rsidDel="005A3EDD">
          <w:rPr>
            <w:bCs/>
            <w:noProof/>
            <w:rPrChange w:id="107" w:author="Huang, Lili" w:date="2023-05-09T11:16:00Z">
              <w:rPr>
                <w:rStyle w:val="Hyperlink"/>
                <w:bCs/>
                <w:noProof/>
              </w:rPr>
            </w:rPrChange>
          </w:rPr>
          <w:delText>Quality Now Supervisor</w:delText>
        </w:r>
        <w:r w:rsidDel="005A3EDD">
          <w:rPr>
            <w:noProof/>
            <w:webHidden/>
          </w:rPr>
          <w:tab/>
        </w:r>
      </w:del>
      <w:del w:id="108" w:author="Huang, Lili" w:date="2023-05-04T14:36:00Z">
        <w:r w:rsidDel="00184EEB">
          <w:rPr>
            <w:noProof/>
            <w:webHidden/>
          </w:rPr>
          <w:delText>13</w:delText>
        </w:r>
      </w:del>
    </w:p>
    <w:p w14:paraId="66529D65" w14:textId="579CFD4F"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14:paraId="0A6D1DBC" w14:textId="77777777"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33BBA60F" w14:textId="77777777" w:rsidR="00A9252A" w:rsidRDefault="00EF5FC8" w:rsidP="00166605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0"/>
        <w:rPr>
          <w:bCs/>
        </w:rPr>
      </w:pPr>
      <w:bookmarkStart w:id="109" w:name="_Toc134523448"/>
      <w:r w:rsidRPr="00A9252A">
        <w:rPr>
          <w:bCs/>
        </w:rPr>
        <w:lastRenderedPageBreak/>
        <w:t>Description</w:t>
      </w:r>
      <w:bookmarkEnd w:id="109"/>
      <w:r w:rsidRPr="00A9252A">
        <w:rPr>
          <w:bCs/>
        </w:rPr>
        <w:t xml:space="preserve">     </w:t>
      </w:r>
    </w:p>
    <w:p w14:paraId="171A7A4F" w14:textId="331E7D5A" w:rsidR="00EF5FC8" w:rsidRPr="00A9252A" w:rsidRDefault="00EF5FC8" w:rsidP="00A9252A">
      <w:pPr>
        <w:tabs>
          <w:tab w:val="num" w:pos="1080"/>
        </w:tabs>
        <w:autoSpaceDE w:val="0"/>
        <w:autoSpaceDN w:val="0"/>
        <w:adjustRightInd w:val="0"/>
        <w:ind w:left="360"/>
        <w:outlineLvl w:val="0"/>
        <w:rPr>
          <w:bCs/>
        </w:rPr>
      </w:pPr>
      <w:r w:rsidRPr="00A9252A">
        <w:rPr>
          <w:bCs/>
        </w:rPr>
        <w:t xml:space="preserve">          </w:t>
      </w:r>
    </w:p>
    <w:p w14:paraId="6DD2E756" w14:textId="158ECDC2" w:rsidR="002F008D" w:rsidRDefault="00607B3C" w:rsidP="006D3CBB">
      <w:pPr>
        <w:ind w:left="360"/>
      </w:pPr>
      <w:r>
        <w:t>This module allow</w:t>
      </w:r>
      <w:r w:rsidR="00C8796D">
        <w:t>s</w:t>
      </w:r>
      <w:r>
        <w:t xml:space="preserve"> a</w:t>
      </w:r>
      <w:r w:rsidR="00185B59">
        <w:t>uthorized users</w:t>
      </w:r>
      <w:r w:rsidR="00581AB8">
        <w:t xml:space="preserve"> </w:t>
      </w:r>
      <w:r w:rsidR="00185B59">
        <w:t xml:space="preserve">to </w:t>
      </w:r>
      <w:r w:rsidR="00611BD1">
        <w:t>view</w:t>
      </w:r>
      <w:r w:rsidR="00D770D6">
        <w:t xml:space="preserve"> or </w:t>
      </w:r>
      <w:r w:rsidR="00611BD1">
        <w:t>complete</w:t>
      </w:r>
      <w:r w:rsidR="00D770D6">
        <w:t xml:space="preserve"> individual or team </w:t>
      </w:r>
      <w:r w:rsidR="00FC377C">
        <w:t xml:space="preserve">quality now </w:t>
      </w:r>
      <w:r w:rsidR="00D770D6">
        <w:t>logs</w:t>
      </w:r>
      <w:r w:rsidR="00E41845">
        <w:t>.</w:t>
      </w:r>
      <w:r w:rsidR="00B64B7F">
        <w:t xml:space="preserve"> It also allows the authorize</w:t>
      </w:r>
      <w:r w:rsidR="001F5DA6">
        <w:t xml:space="preserve">d users to view their submitted </w:t>
      </w:r>
      <w:r w:rsidR="00FC377C">
        <w:t xml:space="preserve">quality now </w:t>
      </w:r>
      <w:r w:rsidR="001F5DA6">
        <w:t>logs.</w:t>
      </w:r>
      <w:r w:rsidR="000B50EF">
        <w:t xml:space="preserve"> </w:t>
      </w:r>
    </w:p>
    <w:p w14:paraId="22785A14" w14:textId="7E24797E" w:rsidR="00EF76A6" w:rsidRDefault="00EF76A6" w:rsidP="006D3CBB">
      <w:pPr>
        <w:ind w:left="360"/>
      </w:pPr>
    </w:p>
    <w:p w14:paraId="127F46FE" w14:textId="77777777" w:rsidR="003936D4" w:rsidRDefault="003936D4" w:rsidP="003936D4">
      <w:pPr>
        <w:ind w:firstLine="360"/>
      </w:pPr>
      <w:r>
        <w:t>Display Review form as read only if:</w:t>
      </w:r>
    </w:p>
    <w:p w14:paraId="37D33E90" w14:textId="77777777" w:rsidR="007674F2" w:rsidRPr="00CD3F3A" w:rsidRDefault="001D0192" w:rsidP="007A38A2">
      <w:pPr>
        <w:pStyle w:val="ListParagraph"/>
        <w:numPr>
          <w:ilvl w:val="0"/>
          <w:numId w:val="6"/>
        </w:numPr>
        <w:ind w:left="1152"/>
        <w:rPr>
          <w:bCs/>
        </w:rPr>
      </w:pPr>
      <w:r w:rsidRPr="00CD3F3A">
        <w:rPr>
          <w:bCs/>
        </w:rPr>
        <w:t>Historical Dashboard</w:t>
      </w:r>
      <w:r w:rsidR="009C38E8" w:rsidRPr="00CD3F3A">
        <w:rPr>
          <w:bCs/>
        </w:rPr>
        <w:t xml:space="preserve">: </w:t>
      </w:r>
    </w:p>
    <w:p w14:paraId="3E13EE4F" w14:textId="77777777" w:rsidR="00E06021" w:rsidRDefault="00E06021" w:rsidP="001C13E2">
      <w:pPr>
        <w:pStyle w:val="ListParagraph"/>
        <w:ind w:left="1152"/>
      </w:pPr>
      <w:r>
        <w:t>User submitted the log, OR</w:t>
      </w:r>
    </w:p>
    <w:p w14:paraId="1DAA17EE" w14:textId="77777777" w:rsidR="00E06021" w:rsidRDefault="00E06021" w:rsidP="001C13E2">
      <w:pPr>
        <w:pStyle w:val="ListParagraph"/>
        <w:ind w:left="1152"/>
      </w:pPr>
      <w:r>
        <w:t>User is the log’s employee, OR</w:t>
      </w:r>
    </w:p>
    <w:p w14:paraId="2164C706" w14:textId="77777777" w:rsidR="00E06021" w:rsidRDefault="00E06021" w:rsidP="001C13E2">
      <w:pPr>
        <w:pStyle w:val="ListParagraph"/>
        <w:ind w:left="1152"/>
      </w:pPr>
      <w:r>
        <w:t>User is the supervisor, OR</w:t>
      </w:r>
    </w:p>
    <w:p w14:paraId="3234088C" w14:textId="77777777" w:rsidR="00E06021" w:rsidRDefault="00E06021" w:rsidP="001C13E2">
      <w:pPr>
        <w:pStyle w:val="ListParagraph"/>
        <w:ind w:left="1152"/>
      </w:pPr>
      <w:r>
        <w:t>User is the manager, OR</w:t>
      </w:r>
    </w:p>
    <w:p w14:paraId="1138B4C2" w14:textId="77777777" w:rsidR="00E06021" w:rsidRDefault="00E06021" w:rsidP="001C13E2">
      <w:pPr>
        <w:pStyle w:val="ListParagraph"/>
        <w:ind w:left="1152"/>
      </w:pPr>
      <w:r>
        <w:t xml:space="preserve">User has a role as “ECL” in </w:t>
      </w:r>
      <w:proofErr w:type="spellStart"/>
      <w:r>
        <w:t>Historical_Dashboard_ACL</w:t>
      </w:r>
      <w:proofErr w:type="spellEnd"/>
      <w:r>
        <w:t xml:space="preserve"> table</w:t>
      </w:r>
      <w:r w:rsidR="00940157">
        <w:t xml:space="preserve"> (for coaching logs only)</w:t>
      </w:r>
      <w:r w:rsidR="00D47879">
        <w:t>, OR</w:t>
      </w:r>
    </w:p>
    <w:p w14:paraId="477B3E68" w14:textId="77777777" w:rsidR="00D47879" w:rsidRDefault="000D2CCE" w:rsidP="001C13E2">
      <w:pPr>
        <w:pStyle w:val="ListParagraph"/>
        <w:ind w:left="1152"/>
      </w:pPr>
      <w:r>
        <w:t>User has a role as Senior Manager, OR</w:t>
      </w:r>
    </w:p>
    <w:p w14:paraId="5E160401" w14:textId="77777777" w:rsidR="000D2CCE" w:rsidRDefault="000D2CCE" w:rsidP="001C13E2">
      <w:pPr>
        <w:pStyle w:val="ListParagraph"/>
        <w:ind w:left="1152"/>
      </w:pPr>
      <w:r>
        <w:t xml:space="preserve">User is from Human Resource </w:t>
      </w:r>
      <w:r w:rsidR="00FA59AD">
        <w:t>(with job code start</w:t>
      </w:r>
      <w:r w:rsidR="00F26559">
        <w:t>ing</w:t>
      </w:r>
      <w:r w:rsidR="00FA59AD">
        <w:t xml:space="preserve"> with WHHR or WHER or WHRC</w:t>
      </w:r>
      <w:proofErr w:type="gramStart"/>
      <w:r w:rsidR="00FA59AD">
        <w:t>);</w:t>
      </w:r>
      <w:proofErr w:type="gramEnd"/>
    </w:p>
    <w:p w14:paraId="0DA48D9B" w14:textId="77777777" w:rsidR="00730D1A" w:rsidRPr="00CD3F3A" w:rsidRDefault="00730D1A" w:rsidP="007A38A2">
      <w:pPr>
        <w:pStyle w:val="ListParagraph"/>
        <w:numPr>
          <w:ilvl w:val="0"/>
          <w:numId w:val="6"/>
        </w:numPr>
        <w:ind w:left="1152"/>
        <w:rPr>
          <w:bCs/>
        </w:rPr>
      </w:pPr>
      <w:r w:rsidRPr="00CD3F3A">
        <w:rPr>
          <w:bCs/>
        </w:rPr>
        <w:t xml:space="preserve">My Dashboard: </w:t>
      </w:r>
    </w:p>
    <w:p w14:paraId="7CD934B8" w14:textId="77777777" w:rsidR="005717C5" w:rsidRDefault="00B86543" w:rsidP="001C13E2">
      <w:pPr>
        <w:pStyle w:val="ListParagraph"/>
        <w:ind w:left="1152"/>
      </w:pPr>
      <w:r>
        <w:t>My Submission section</w:t>
      </w:r>
      <w:r w:rsidR="00CF4A64">
        <w:t>: users who submitted the log</w:t>
      </w:r>
      <w:r w:rsidR="005717C5">
        <w:t>, OR</w:t>
      </w:r>
    </w:p>
    <w:p w14:paraId="33C866A3" w14:textId="77777777" w:rsidR="00B86543" w:rsidRDefault="00DC17CE" w:rsidP="001C13E2">
      <w:pPr>
        <w:pStyle w:val="ListParagraph"/>
        <w:ind w:left="1152"/>
      </w:pPr>
      <w:r>
        <w:t>Warning Logs section</w:t>
      </w:r>
      <w:r w:rsidR="00E12526">
        <w:t>: same as Historical Dashboard</w:t>
      </w:r>
      <w:r>
        <w:t>, OR</w:t>
      </w:r>
    </w:p>
    <w:p w14:paraId="2A16555B" w14:textId="77777777" w:rsidR="00D75974" w:rsidRDefault="00D75974" w:rsidP="001C13E2">
      <w:pPr>
        <w:pStyle w:val="ListParagraph"/>
        <w:ind w:left="1152"/>
      </w:pPr>
      <w:r>
        <w:t>The log is Pending Supervisor Review, and u</w:t>
      </w:r>
      <w:r w:rsidR="00DC17CE">
        <w:t xml:space="preserve">ser is not the supervisor or re-assigned to, </w:t>
      </w:r>
      <w:r>
        <w:t>OR</w:t>
      </w:r>
    </w:p>
    <w:p w14:paraId="35D54B3E" w14:textId="77777777" w:rsidR="00D75974" w:rsidRDefault="00D75974" w:rsidP="001C13E2">
      <w:pPr>
        <w:pStyle w:val="ListParagraph"/>
        <w:ind w:left="1152"/>
      </w:pPr>
      <w:r>
        <w:t>The log is Pending Employee Review, and user is not the log’s employee, OR</w:t>
      </w:r>
    </w:p>
    <w:p w14:paraId="52B4526E" w14:textId="77777777" w:rsidR="00D75974" w:rsidRDefault="00D75974">
      <w:pPr>
        <w:pStyle w:val="ListParagraph"/>
        <w:ind w:left="1152"/>
      </w:pPr>
      <w:r>
        <w:t>The log is neither Pending Supervisor Rev</w:t>
      </w:r>
      <w:r w:rsidR="00C34828">
        <w:t>i</w:t>
      </w:r>
      <w:r>
        <w:t>ew nor Pending Employee Review, OR</w:t>
      </w:r>
    </w:p>
    <w:p w14:paraId="6ACB15AF" w14:textId="77777777" w:rsidR="00DC17CE" w:rsidRDefault="00D75974" w:rsidP="001C13E2">
      <w:pPr>
        <w:pStyle w:val="ListParagraph"/>
        <w:ind w:left="1152"/>
      </w:pPr>
      <w:r>
        <w:t>T</w:t>
      </w:r>
      <w:r w:rsidR="00DC17CE">
        <w:t>he log doesn’t require research or CSE determination</w:t>
      </w:r>
      <w:r w:rsidR="001A39C3">
        <w:t>, OR</w:t>
      </w:r>
    </w:p>
    <w:p w14:paraId="0C0BBE9B" w14:textId="77777777" w:rsidR="001A39C3" w:rsidRDefault="001A39C3" w:rsidP="001C13E2">
      <w:pPr>
        <w:pStyle w:val="ListParagraph"/>
        <w:ind w:left="1152"/>
      </w:pPr>
      <w:r>
        <w:t>Completed logs</w:t>
      </w:r>
    </w:p>
    <w:p w14:paraId="11899724" w14:textId="77777777" w:rsidR="002F008D" w:rsidRDefault="004C16DC" w:rsidP="002F008D">
      <w:r>
        <w:t xml:space="preserve">       </w:t>
      </w:r>
    </w:p>
    <w:p w14:paraId="6677F99F" w14:textId="77777777" w:rsidR="002F008D" w:rsidRDefault="002F008D" w:rsidP="002F008D">
      <w:pPr>
        <w:ind w:firstLine="432"/>
      </w:pPr>
      <w:r>
        <w:t xml:space="preserve">Display Review form as </w:t>
      </w:r>
      <w:r w:rsidR="003936D4">
        <w:t>editable</w:t>
      </w:r>
      <w:r>
        <w:t xml:space="preserve"> if:</w:t>
      </w:r>
    </w:p>
    <w:p w14:paraId="23B035C9" w14:textId="77777777" w:rsidR="001C13E2" w:rsidRPr="00CD3F3A" w:rsidRDefault="001C13E2" w:rsidP="007A38A2">
      <w:pPr>
        <w:pStyle w:val="ListParagraph"/>
        <w:numPr>
          <w:ilvl w:val="0"/>
          <w:numId w:val="7"/>
        </w:numPr>
        <w:ind w:left="1224"/>
        <w:rPr>
          <w:bCs/>
        </w:rPr>
      </w:pPr>
      <w:r w:rsidRPr="00CD3F3A">
        <w:rPr>
          <w:bCs/>
        </w:rPr>
        <w:t xml:space="preserve">My Dashboard: </w:t>
      </w:r>
    </w:p>
    <w:p w14:paraId="3A0C1E83" w14:textId="77777777" w:rsidR="001C13E2" w:rsidRDefault="006F7D0C" w:rsidP="001C13E2">
      <w:pPr>
        <w:pStyle w:val="ListParagraph"/>
        <w:ind w:left="1224"/>
      </w:pPr>
      <w:r>
        <w:t xml:space="preserve">Pending </w:t>
      </w:r>
      <w:r w:rsidR="00A71C11">
        <w:t>Coaching Logs, and u</w:t>
      </w:r>
      <w:r w:rsidR="001C13E2">
        <w:t>ser is the supervisor or re-assigned to</w:t>
      </w:r>
      <w:r w:rsidR="00A71C11">
        <w:t xml:space="preserve"> or the log’s employee</w:t>
      </w:r>
    </w:p>
    <w:p w14:paraId="7DFB4DCB" w14:textId="77777777" w:rsidR="00845715" w:rsidRDefault="00845715" w:rsidP="006D3CBB">
      <w:pPr>
        <w:ind w:left="360"/>
      </w:pPr>
    </w:p>
    <w:p w14:paraId="2CE46C85" w14:textId="03AB082E" w:rsidR="00EE2860" w:rsidRDefault="00021F74" w:rsidP="006D3CBB">
      <w:pPr>
        <w:ind w:left="360"/>
      </w:pPr>
      <w:r>
        <w:t>Authorized u</w:t>
      </w:r>
      <w:r w:rsidR="00EE2860">
        <w:t xml:space="preserve">sers enter </w:t>
      </w:r>
      <w:r w:rsidR="00EB6871">
        <w:t>Review</w:t>
      </w:r>
      <w:r w:rsidR="00EE2860">
        <w:t xml:space="preserve"> page by clicking </w:t>
      </w:r>
      <w:r w:rsidR="00D94E61">
        <w:t>the action link(s)</w:t>
      </w:r>
      <w:r w:rsidR="001122EA">
        <w:t xml:space="preserve"> in the log list </w:t>
      </w:r>
      <w:r w:rsidR="00F11F09">
        <w:t>from My Dashboard</w:t>
      </w:r>
      <w:r w:rsidR="00F77222">
        <w:t xml:space="preserve"> or </w:t>
      </w:r>
      <w:r w:rsidR="007A65F8">
        <w:t xml:space="preserve">by clicking </w:t>
      </w:r>
      <w:r w:rsidR="007C26A4">
        <w:t xml:space="preserve">[Log Name] </w:t>
      </w:r>
      <w:r w:rsidR="007A65F8">
        <w:t xml:space="preserve">from </w:t>
      </w:r>
      <w:r w:rsidR="00F11F09">
        <w:t>Historical Dashboard.</w:t>
      </w:r>
      <w:r w:rsidR="00EE2860">
        <w:t xml:space="preserve"> </w:t>
      </w:r>
    </w:p>
    <w:p w14:paraId="5223E2E3" w14:textId="77777777" w:rsidR="000D30AF" w:rsidRDefault="000D30AF" w:rsidP="006D3CBB">
      <w:pPr>
        <w:ind w:left="360"/>
      </w:pPr>
    </w:p>
    <w:p w14:paraId="45C3FDA0" w14:textId="415CE395" w:rsidR="00E0311F" w:rsidRDefault="00E0311F" w:rsidP="00495326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0"/>
        <w:rPr>
          <w:bCs/>
        </w:rPr>
      </w:pPr>
      <w:bookmarkStart w:id="110" w:name="_Toc134523449"/>
      <w:r w:rsidRPr="00A9252A">
        <w:rPr>
          <w:bCs/>
        </w:rPr>
        <w:t>Business Logic</w:t>
      </w:r>
      <w:bookmarkEnd w:id="110"/>
    </w:p>
    <w:p w14:paraId="2393A33F" w14:textId="77777777" w:rsidR="00A9252A" w:rsidRPr="00A9252A" w:rsidRDefault="00A9252A" w:rsidP="00A9252A">
      <w:pPr>
        <w:tabs>
          <w:tab w:val="num" w:pos="1080"/>
        </w:tabs>
        <w:autoSpaceDE w:val="0"/>
        <w:autoSpaceDN w:val="0"/>
        <w:adjustRightInd w:val="0"/>
        <w:ind w:left="360"/>
        <w:outlineLvl w:val="0"/>
        <w:rPr>
          <w:bCs/>
        </w:rPr>
      </w:pPr>
    </w:p>
    <w:p w14:paraId="0AE5B0D4" w14:textId="19028632" w:rsidR="00D61E30" w:rsidRPr="00CD3F3A" w:rsidRDefault="007C26A4" w:rsidP="00D61E30">
      <w:pPr>
        <w:tabs>
          <w:tab w:val="num" w:pos="1080"/>
        </w:tabs>
        <w:autoSpaceDE w:val="0"/>
        <w:autoSpaceDN w:val="0"/>
        <w:adjustRightInd w:val="0"/>
        <w:ind w:left="360"/>
      </w:pPr>
      <w:r w:rsidRPr="00CD3F3A">
        <w:t>Upon entering Review page:</w:t>
      </w:r>
    </w:p>
    <w:p w14:paraId="28BD765B" w14:textId="1636D988" w:rsidR="00D61E30" w:rsidRDefault="004A5774" w:rsidP="007A38A2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Check if the user has access to view the selected log </w:t>
      </w:r>
      <w:r w:rsidR="008C2B71">
        <w:t>details.</w:t>
      </w:r>
    </w:p>
    <w:p w14:paraId="07724386" w14:textId="11FF36ED" w:rsidR="00E67959" w:rsidRDefault="00E67959" w:rsidP="00D47B0C">
      <w:pPr>
        <w:pStyle w:val="ListParagraph"/>
        <w:autoSpaceDE w:val="0"/>
        <w:autoSpaceDN w:val="0"/>
        <w:adjustRightInd w:val="0"/>
        <w:ind w:left="1080"/>
      </w:pPr>
      <w:r>
        <w:t xml:space="preserve">If user is not authorized, </w:t>
      </w:r>
      <w:r w:rsidR="00AB0021">
        <w:t xml:space="preserve">redirect user to </w:t>
      </w:r>
      <w:r>
        <w:t xml:space="preserve">unauthorized </w:t>
      </w:r>
      <w:r w:rsidR="008C2B71">
        <w:t>page.</w:t>
      </w:r>
    </w:p>
    <w:p w14:paraId="45952394" w14:textId="77777777" w:rsidR="008639A6" w:rsidRDefault="00E67959" w:rsidP="00D47B0C">
      <w:pPr>
        <w:pStyle w:val="ListParagraph"/>
        <w:autoSpaceDE w:val="0"/>
        <w:autoSpaceDN w:val="0"/>
        <w:adjustRightInd w:val="0"/>
        <w:ind w:left="1080"/>
      </w:pPr>
      <w:r>
        <w:t xml:space="preserve">Else call stored procedure </w:t>
      </w:r>
      <w:proofErr w:type="spellStart"/>
      <w:r>
        <w:t>sp_SelectReviewFrom_Coaching_Log</w:t>
      </w:r>
      <w:proofErr w:type="spellEnd"/>
      <w:r>
        <w:t xml:space="preserve"> to get </w:t>
      </w:r>
      <w:r w:rsidR="008639A6">
        <w:t>log details</w:t>
      </w:r>
    </w:p>
    <w:p w14:paraId="6DA02D2A" w14:textId="77777777" w:rsidR="00941063" w:rsidRDefault="00AC47BE" w:rsidP="00A736D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>
        <w:t xml:space="preserve">If </w:t>
      </w:r>
      <w:r w:rsidR="00C94EF9">
        <w:t xml:space="preserve">current page is Historical Dashboard </w:t>
      </w:r>
    </w:p>
    <w:p w14:paraId="00FCF2D5" w14:textId="62EE1A55" w:rsidR="00AC47BE" w:rsidRDefault="00FB2CFD" w:rsidP="00941063">
      <w:pPr>
        <w:pStyle w:val="ListParagraph"/>
        <w:autoSpaceDE w:val="0"/>
        <w:autoSpaceDN w:val="0"/>
        <w:adjustRightInd w:val="0"/>
        <w:ind w:left="2160"/>
      </w:pPr>
      <w:r>
        <w:t xml:space="preserve">Display Review page as Read </w:t>
      </w:r>
      <w:r w:rsidR="008C2B71">
        <w:t>Only.</w:t>
      </w:r>
    </w:p>
    <w:p w14:paraId="02FC9359" w14:textId="77777777" w:rsidR="00914E5B" w:rsidRDefault="00914E5B" w:rsidP="00A736D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>
        <w:t>If current page is My Dashboard</w:t>
      </w:r>
    </w:p>
    <w:p w14:paraId="4C0D6D6F" w14:textId="77777777" w:rsidR="007A32D0" w:rsidRDefault="0054725F" w:rsidP="00566351">
      <w:pPr>
        <w:pStyle w:val="ListParagraph"/>
        <w:autoSpaceDE w:val="0"/>
        <w:autoSpaceDN w:val="0"/>
        <w:adjustRightInd w:val="0"/>
        <w:ind w:left="1800" w:firstLine="360"/>
      </w:pPr>
      <w:r>
        <w:t>Determine Pending Form Type (See section 5 for details</w:t>
      </w:r>
      <w:proofErr w:type="gramStart"/>
      <w:r>
        <w:t>);</w:t>
      </w:r>
      <w:proofErr w:type="gramEnd"/>
    </w:p>
    <w:p w14:paraId="3A2C1ADC" w14:textId="77777777" w:rsidR="00D46E3B" w:rsidRDefault="00D46E3B" w:rsidP="00566351">
      <w:pPr>
        <w:pStyle w:val="ListParagraph"/>
        <w:autoSpaceDE w:val="0"/>
        <w:autoSpaceDN w:val="0"/>
        <w:adjustRightInd w:val="0"/>
        <w:ind w:left="1800" w:firstLine="360"/>
      </w:pPr>
      <w:r>
        <w:t xml:space="preserve">Determine Review Page display mode (Read Only </w:t>
      </w:r>
      <w:proofErr w:type="gramStart"/>
      <w:r>
        <w:t>vs</w:t>
      </w:r>
      <w:proofErr w:type="gramEnd"/>
      <w:r>
        <w:t xml:space="preserve"> Editable)</w:t>
      </w:r>
      <w:r w:rsidR="005A5821">
        <w:t>;</w:t>
      </w:r>
    </w:p>
    <w:p w14:paraId="674E9C8A" w14:textId="1E0433B0" w:rsidR="005A5821" w:rsidRDefault="005A5821" w:rsidP="00566351">
      <w:pPr>
        <w:pStyle w:val="ListParagraph"/>
        <w:autoSpaceDE w:val="0"/>
        <w:autoSpaceDN w:val="0"/>
        <w:adjustRightInd w:val="0"/>
        <w:ind w:left="1800" w:firstLine="360"/>
      </w:pPr>
      <w:r>
        <w:t xml:space="preserve">Display Review </w:t>
      </w:r>
      <w:r w:rsidR="008C2B71">
        <w:t>Page.</w:t>
      </w:r>
    </w:p>
    <w:p w14:paraId="583EF244" w14:textId="77777777" w:rsidR="00C9140C" w:rsidRPr="00CD3F3A" w:rsidRDefault="00C9140C" w:rsidP="00C9140C">
      <w:pPr>
        <w:tabs>
          <w:tab w:val="num" w:pos="1080"/>
        </w:tabs>
        <w:autoSpaceDE w:val="0"/>
        <w:autoSpaceDN w:val="0"/>
        <w:adjustRightInd w:val="0"/>
        <w:ind w:left="360"/>
      </w:pPr>
      <w:r w:rsidRPr="00CD3F3A">
        <w:t xml:space="preserve">User clicks </w:t>
      </w:r>
      <w:r w:rsidR="009870B0" w:rsidRPr="00CD3F3A">
        <w:t xml:space="preserve">Submit </w:t>
      </w:r>
      <w:r w:rsidR="00C741B4" w:rsidRPr="00CD3F3A">
        <w:t>button</w:t>
      </w:r>
      <w:r w:rsidRPr="00CD3F3A">
        <w:t>:</w:t>
      </w:r>
    </w:p>
    <w:p w14:paraId="01E10A5A" w14:textId="77777777" w:rsidR="00C9140C" w:rsidRDefault="009870B0" w:rsidP="007A38A2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Validate </w:t>
      </w:r>
      <w:r w:rsidR="005B007F">
        <w:t xml:space="preserve">form </w:t>
      </w:r>
      <w:r w:rsidR="00173E42">
        <w:t>field</w:t>
      </w:r>
      <w:r w:rsidR="005B007F">
        <w:t>s</w:t>
      </w:r>
      <w:r w:rsidR="00C9140C">
        <w:t>;</w:t>
      </w:r>
      <w:r w:rsidR="00173E42">
        <w:t xml:space="preserve"> See section </w:t>
      </w:r>
      <w:r w:rsidR="005B007F">
        <w:t>3.1.5 Web Page Fields</w:t>
      </w:r>
      <w:r w:rsidR="005855ED">
        <w:t xml:space="preserve"> for details.</w:t>
      </w:r>
    </w:p>
    <w:p w14:paraId="3156C489" w14:textId="77777777" w:rsidR="00C615AB" w:rsidRDefault="00173E42" w:rsidP="00173E42">
      <w:pPr>
        <w:pStyle w:val="ListParagraph"/>
        <w:autoSpaceDE w:val="0"/>
        <w:autoSpaceDN w:val="0"/>
        <w:adjustRightInd w:val="0"/>
        <w:ind w:left="1080"/>
      </w:pPr>
      <w:r>
        <w:t xml:space="preserve">If validation passes, </w:t>
      </w:r>
    </w:p>
    <w:p w14:paraId="68BE8B32" w14:textId="3722613F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U</w:t>
      </w:r>
      <w:r w:rsidR="00173E42">
        <w:t>pda</w:t>
      </w:r>
      <w:r>
        <w:t xml:space="preserve">te the reviewed log in </w:t>
      </w:r>
      <w:r w:rsidR="008C2B71">
        <w:t>database.</w:t>
      </w:r>
    </w:p>
    <w:p w14:paraId="168729DB" w14:textId="77777777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Refresh log list section on My Dashboard page.</w:t>
      </w:r>
    </w:p>
    <w:p w14:paraId="5A5D77F8" w14:textId="76A4A3F9" w:rsidR="00173E42" w:rsidRDefault="00173E42" w:rsidP="00173E42">
      <w:pPr>
        <w:pStyle w:val="ListParagraph"/>
        <w:autoSpaceDE w:val="0"/>
        <w:autoSpaceDN w:val="0"/>
        <w:adjustRightInd w:val="0"/>
        <w:ind w:left="1080"/>
      </w:pPr>
      <w:r>
        <w:t>Else display validation error</w:t>
      </w:r>
    </w:p>
    <w:p w14:paraId="4ED054E3" w14:textId="77777777" w:rsidR="00C46819" w:rsidRDefault="00C46819" w:rsidP="00173E42">
      <w:pPr>
        <w:pStyle w:val="ListParagraph"/>
        <w:autoSpaceDE w:val="0"/>
        <w:autoSpaceDN w:val="0"/>
        <w:adjustRightInd w:val="0"/>
        <w:ind w:left="1080"/>
      </w:pPr>
    </w:p>
    <w:p w14:paraId="2955629B" w14:textId="77777777" w:rsidR="00C46819" w:rsidRPr="00CD3F3A" w:rsidRDefault="00C46819" w:rsidP="00C46819">
      <w:pPr>
        <w:tabs>
          <w:tab w:val="num" w:pos="1080"/>
        </w:tabs>
        <w:autoSpaceDE w:val="0"/>
        <w:autoSpaceDN w:val="0"/>
        <w:adjustRightInd w:val="0"/>
        <w:ind w:left="360"/>
      </w:pPr>
      <w:r w:rsidRPr="00CD3F3A">
        <w:t>User clicks Close button:</w:t>
      </w:r>
    </w:p>
    <w:p w14:paraId="4BB49B7D" w14:textId="7F2A4E1F" w:rsidR="002E6260" w:rsidRDefault="002E6260" w:rsidP="007A38A2">
      <w:pPr>
        <w:pStyle w:val="ListParagraph"/>
        <w:numPr>
          <w:ilvl w:val="0"/>
          <w:numId w:val="5"/>
        </w:numPr>
        <w:autoSpaceDE w:val="0"/>
        <w:autoSpaceDN w:val="0"/>
        <w:adjustRightInd w:val="0"/>
      </w:pPr>
      <w:r>
        <w:t xml:space="preserve">Close log detail modal </w:t>
      </w:r>
      <w:r w:rsidR="008C2B71">
        <w:t>dialog.</w:t>
      </w:r>
    </w:p>
    <w:p w14:paraId="6ABDF9AD" w14:textId="77777777" w:rsidR="00173E42" w:rsidRDefault="00173E42" w:rsidP="00173E42">
      <w:pPr>
        <w:pStyle w:val="ListParagraph"/>
        <w:autoSpaceDE w:val="0"/>
        <w:autoSpaceDN w:val="0"/>
        <w:adjustRightInd w:val="0"/>
        <w:ind w:left="1080"/>
      </w:pPr>
    </w:p>
    <w:p w14:paraId="026724B6" w14:textId="3A47F093" w:rsidR="0004560E" w:rsidRPr="00CD3F3A" w:rsidRDefault="002C77B9" w:rsidP="00495326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0"/>
        <w:rPr>
          <w:bCs/>
        </w:rPr>
      </w:pPr>
      <w:bookmarkStart w:id="111" w:name="_Toc134523450"/>
      <w:r w:rsidRPr="00CD3F3A">
        <w:rPr>
          <w:bCs/>
        </w:rPr>
        <w:t>Screenshot</w:t>
      </w:r>
      <w:bookmarkEnd w:id="111"/>
    </w:p>
    <w:p w14:paraId="21A16B9A" w14:textId="77777777" w:rsidR="00183E21" w:rsidRPr="00501E05" w:rsidRDefault="00183E21" w:rsidP="001F53F4">
      <w:pPr>
        <w:autoSpaceDE w:val="0"/>
        <w:autoSpaceDN w:val="0"/>
        <w:adjustRightInd w:val="0"/>
        <w:rPr>
          <w:bCs/>
        </w:rPr>
      </w:pPr>
    </w:p>
    <w:p w14:paraId="5918B0D6" w14:textId="20B86589" w:rsidR="002C18E9" w:rsidRDefault="002C18E9" w:rsidP="00D1554F">
      <w:pPr>
        <w:pStyle w:val="ListParagraph"/>
        <w:numPr>
          <w:ilvl w:val="1"/>
          <w:numId w:val="31"/>
        </w:numPr>
        <w:autoSpaceDE w:val="0"/>
        <w:autoSpaceDN w:val="0"/>
        <w:adjustRightInd w:val="0"/>
        <w:ind w:left="360" w:firstLine="0"/>
        <w:contextualSpacing w:val="0"/>
        <w:outlineLvl w:val="1"/>
        <w:rPr>
          <w:bCs/>
        </w:rPr>
      </w:pPr>
      <w:bookmarkStart w:id="112" w:name="_Toc134523451"/>
      <w:r w:rsidRPr="00501E05">
        <w:rPr>
          <w:bCs/>
        </w:rPr>
        <w:t>Quality Now</w:t>
      </w:r>
      <w:bookmarkEnd w:id="112"/>
    </w:p>
    <w:p w14:paraId="5D1C0558" w14:textId="77777777" w:rsidR="00E173F2" w:rsidRDefault="00E173F2" w:rsidP="00E173F2">
      <w:pPr>
        <w:pStyle w:val="ListParagraph"/>
        <w:autoSpaceDE w:val="0"/>
        <w:autoSpaceDN w:val="0"/>
        <w:adjustRightInd w:val="0"/>
        <w:ind w:left="360"/>
        <w:contextualSpacing w:val="0"/>
        <w:outlineLvl w:val="1"/>
        <w:rPr>
          <w:bCs/>
        </w:rPr>
      </w:pPr>
    </w:p>
    <w:p w14:paraId="6E3936EE" w14:textId="6E42AD33" w:rsidR="00503708" w:rsidRPr="00CD3F3A" w:rsidRDefault="00503708" w:rsidP="00C70EE8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lastRenderedPageBreak/>
        <w:t>Supervisor Prepare</w:t>
      </w:r>
      <w:r w:rsidR="00D46C82" w:rsidRPr="00CD3F3A">
        <w:rPr>
          <w:bCs/>
        </w:rPr>
        <w:t>s</w:t>
      </w:r>
      <w:r w:rsidRPr="00CD3F3A">
        <w:rPr>
          <w:bCs/>
        </w:rPr>
        <w:t xml:space="preserve"> Log Summary (triggered by clicking “Prepare” link from log list on My Dashboard</w:t>
      </w:r>
      <w:r w:rsidR="00485DB0" w:rsidRPr="00CD3F3A">
        <w:rPr>
          <w:bCs/>
        </w:rPr>
        <w:t xml:space="preserve"> Review</w:t>
      </w:r>
      <w:r w:rsidRPr="00CD3F3A">
        <w:rPr>
          <w:bCs/>
        </w:rPr>
        <w:t>)</w:t>
      </w:r>
      <w:r w:rsidR="00A243E9" w:rsidRPr="00CD3F3A">
        <w:rPr>
          <w:bCs/>
        </w:rPr>
        <w:t>:</w:t>
      </w:r>
    </w:p>
    <w:p w14:paraId="00284CA5" w14:textId="226ACC66" w:rsidR="00503708" w:rsidRDefault="00BB22D2" w:rsidP="007C0E5B">
      <w:pPr>
        <w:autoSpaceDE w:val="0"/>
        <w:autoSpaceDN w:val="0"/>
        <w:adjustRightInd w:val="0"/>
        <w:ind w:left="360"/>
        <w:rPr>
          <w:b/>
        </w:rPr>
      </w:pPr>
      <w:del w:id="113" w:author="Huang, Lili" w:date="2023-05-04T14:29:00Z">
        <w:r w:rsidDel="00CF5C12">
          <w:rPr>
            <w:noProof/>
          </w:rPr>
          <w:drawing>
            <wp:inline distT="0" distB="0" distL="0" distR="0" wp14:anchorId="5DA8484A" wp14:editId="0DFD5FBB">
              <wp:extent cx="5486400" cy="2583180"/>
              <wp:effectExtent l="0" t="0" r="0" b="762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25831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14" w:author="Huang, Lili" w:date="2023-05-04T14:30:00Z">
        <w:r w:rsidR="00CF5C12">
          <w:rPr>
            <w:noProof/>
          </w:rPr>
          <w:drawing>
            <wp:inline distT="0" distB="0" distL="0" distR="0" wp14:anchorId="76303467" wp14:editId="2CD1082F">
              <wp:extent cx="5486400" cy="2704465"/>
              <wp:effectExtent l="0" t="0" r="0" b="635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27044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8B88B3A" w14:textId="45906E9F" w:rsidR="00503708" w:rsidRDefault="00503708" w:rsidP="007C0E5B">
      <w:pPr>
        <w:autoSpaceDE w:val="0"/>
        <w:autoSpaceDN w:val="0"/>
        <w:adjustRightInd w:val="0"/>
        <w:ind w:left="360"/>
        <w:rPr>
          <w:b/>
        </w:rPr>
      </w:pPr>
    </w:p>
    <w:p w14:paraId="50F0936A" w14:textId="22A5C80C" w:rsidR="00820090" w:rsidDel="00CF5C12" w:rsidRDefault="00881889" w:rsidP="007C0E5B">
      <w:pPr>
        <w:autoSpaceDE w:val="0"/>
        <w:autoSpaceDN w:val="0"/>
        <w:adjustRightInd w:val="0"/>
        <w:ind w:left="360"/>
        <w:rPr>
          <w:del w:id="115" w:author="Huang, Lili" w:date="2023-05-04T14:30:00Z"/>
          <w:b/>
        </w:rPr>
      </w:pPr>
      <w:del w:id="116" w:author="Huang, Lili" w:date="2023-05-04T14:30:00Z">
        <w:r w:rsidDel="00CF5C12">
          <w:rPr>
            <w:noProof/>
          </w:rPr>
          <w:drawing>
            <wp:inline distT="0" distB="0" distL="0" distR="0" wp14:anchorId="7EC961B0" wp14:editId="4D15E16D">
              <wp:extent cx="5486400" cy="2397760"/>
              <wp:effectExtent l="0" t="0" r="0" b="254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23977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AE84C1E" w14:textId="533BBC71" w:rsidR="00537FD7" w:rsidDel="00CF5C12" w:rsidRDefault="00537FD7" w:rsidP="007C0E5B">
      <w:pPr>
        <w:autoSpaceDE w:val="0"/>
        <w:autoSpaceDN w:val="0"/>
        <w:adjustRightInd w:val="0"/>
        <w:ind w:left="360"/>
        <w:rPr>
          <w:del w:id="117" w:author="Huang, Lili" w:date="2023-05-04T14:30:00Z"/>
          <w:b/>
        </w:rPr>
      </w:pPr>
    </w:p>
    <w:p w14:paraId="282993EA" w14:textId="07F37E72" w:rsidR="00322085" w:rsidDel="00CF5C12" w:rsidRDefault="00322085" w:rsidP="007C0E5B">
      <w:pPr>
        <w:autoSpaceDE w:val="0"/>
        <w:autoSpaceDN w:val="0"/>
        <w:adjustRightInd w:val="0"/>
        <w:ind w:left="360"/>
        <w:rPr>
          <w:del w:id="118" w:author="Huang, Lili" w:date="2023-05-04T14:30:00Z"/>
          <w:b/>
        </w:rPr>
      </w:pPr>
    </w:p>
    <w:p w14:paraId="7C2E19C2" w14:textId="3B38739A" w:rsidR="00D46C82" w:rsidRPr="00CD3F3A" w:rsidRDefault="00D46C82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 xml:space="preserve">Supervisor Coaches </w:t>
      </w:r>
      <w:r w:rsidR="0056421E" w:rsidRPr="00CD3F3A">
        <w:rPr>
          <w:bCs/>
        </w:rPr>
        <w:t>CSR</w:t>
      </w:r>
      <w:r w:rsidRPr="00CD3F3A">
        <w:rPr>
          <w:bCs/>
        </w:rPr>
        <w:t xml:space="preserve"> (triggered by clicking “</w:t>
      </w:r>
      <w:r w:rsidR="00A50058" w:rsidRPr="00CD3F3A">
        <w:rPr>
          <w:bCs/>
        </w:rPr>
        <w:t>Coach</w:t>
      </w:r>
      <w:r w:rsidRPr="00CD3F3A">
        <w:rPr>
          <w:bCs/>
        </w:rPr>
        <w:t>” link from log list on My Dashboard</w:t>
      </w:r>
      <w:r w:rsidR="004E3796" w:rsidRPr="00CD3F3A">
        <w:rPr>
          <w:bCs/>
        </w:rPr>
        <w:t xml:space="preserve"> – My Pending</w:t>
      </w:r>
      <w:r w:rsidR="00A64195" w:rsidRPr="00CD3F3A">
        <w:rPr>
          <w:bCs/>
        </w:rPr>
        <w:t xml:space="preserve"> Review</w:t>
      </w:r>
      <w:r w:rsidRPr="00CD3F3A">
        <w:rPr>
          <w:bCs/>
        </w:rPr>
        <w:t>):</w:t>
      </w:r>
    </w:p>
    <w:p w14:paraId="64161A2C" w14:textId="5AFFD378" w:rsidR="00D46C82" w:rsidDel="00031F47" w:rsidRDefault="00D46C82" w:rsidP="007C0E5B">
      <w:pPr>
        <w:autoSpaceDE w:val="0"/>
        <w:autoSpaceDN w:val="0"/>
        <w:adjustRightInd w:val="0"/>
        <w:ind w:left="360"/>
        <w:rPr>
          <w:del w:id="119" w:author="Huang, Lili" w:date="2023-05-04T14:32:00Z"/>
          <w:bCs/>
          <w:u w:val="single"/>
        </w:rPr>
      </w:pPr>
    </w:p>
    <w:p w14:paraId="120A5A68" w14:textId="5222423A" w:rsidR="00820090" w:rsidRPr="00D46C82" w:rsidRDefault="000C16EE" w:rsidP="007C0E5B">
      <w:pPr>
        <w:autoSpaceDE w:val="0"/>
        <w:autoSpaceDN w:val="0"/>
        <w:adjustRightInd w:val="0"/>
        <w:ind w:left="360"/>
        <w:rPr>
          <w:bCs/>
          <w:u w:val="single"/>
        </w:rPr>
      </w:pPr>
      <w:del w:id="120" w:author="Huang, Lili" w:date="2023-05-04T14:30:00Z">
        <w:r w:rsidDel="00DB7CF0">
          <w:rPr>
            <w:b/>
            <w:noProof/>
          </w:rPr>
          <w:drawing>
            <wp:inline distT="0" distB="0" distL="0" distR="0" wp14:anchorId="7412C9B8" wp14:editId="39EBE0AD">
              <wp:extent cx="5482590" cy="2830830"/>
              <wp:effectExtent l="0" t="0" r="3810" b="7620"/>
              <wp:docPr id="44" name="Picture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2590" cy="283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121" w:author="Huang, Lili" w:date="2023-05-04T14:32:00Z">
        <w:r w:rsidR="008B3267">
          <w:rPr>
            <w:noProof/>
          </w:rPr>
          <w:drawing>
            <wp:inline distT="0" distB="0" distL="0" distR="0" wp14:anchorId="07539639" wp14:editId="0152D00D">
              <wp:extent cx="5486400" cy="2750820"/>
              <wp:effectExtent l="0" t="0" r="0" b="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27508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271DB9" w14:textId="3AAC0EC9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0B95899F" w14:textId="2E7D9A70" w:rsidR="00B4038B" w:rsidRPr="00CD3F3A" w:rsidRDefault="005E7B91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CSR</w:t>
      </w:r>
      <w:r w:rsidR="00B4038B" w:rsidRPr="00CD3F3A">
        <w:rPr>
          <w:bCs/>
        </w:rPr>
        <w:t xml:space="preserve"> </w:t>
      </w:r>
      <w:r w:rsidRPr="00CD3F3A">
        <w:rPr>
          <w:bCs/>
        </w:rPr>
        <w:t>Reviews/</w:t>
      </w:r>
      <w:proofErr w:type="gramStart"/>
      <w:r w:rsidRPr="00CD3F3A">
        <w:rPr>
          <w:bCs/>
        </w:rPr>
        <w:t>Acks</w:t>
      </w:r>
      <w:r w:rsidR="00DB0590" w:rsidRPr="00CD3F3A">
        <w:rPr>
          <w:bCs/>
        </w:rPr>
        <w:t xml:space="preserve"> </w:t>
      </w:r>
      <w:r w:rsidR="00B4038B" w:rsidRPr="00CD3F3A">
        <w:rPr>
          <w:bCs/>
        </w:rPr>
        <w:t xml:space="preserve"> (</w:t>
      </w:r>
      <w:proofErr w:type="gramEnd"/>
      <w:r w:rsidR="00B4038B" w:rsidRPr="00CD3F3A">
        <w:rPr>
          <w:bCs/>
        </w:rPr>
        <w:t>triggered by clicking “</w:t>
      </w:r>
      <w:r w:rsidR="00DB0590" w:rsidRPr="00CD3F3A">
        <w:rPr>
          <w:bCs/>
        </w:rPr>
        <w:t>Review</w:t>
      </w:r>
      <w:r w:rsidR="00B4038B" w:rsidRPr="00CD3F3A">
        <w:rPr>
          <w:bCs/>
        </w:rPr>
        <w:t>” link from log list on My Dashboard – My Pending Review):</w:t>
      </w:r>
    </w:p>
    <w:p w14:paraId="75C000EB" w14:textId="61F037A6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5793B3F2" w14:textId="27D31D95" w:rsidR="00820090" w:rsidRDefault="005003F1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C27D2C7" wp14:editId="79ED834D">
            <wp:extent cx="5482590" cy="2735580"/>
            <wp:effectExtent l="0" t="0" r="381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E79AD" w14:textId="143C4E83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689CA42C" w14:textId="77777777" w:rsidR="007F4335" w:rsidRDefault="007F4335" w:rsidP="007C0E5B">
      <w:pPr>
        <w:autoSpaceDE w:val="0"/>
        <w:autoSpaceDN w:val="0"/>
        <w:adjustRightInd w:val="0"/>
        <w:ind w:left="360"/>
        <w:rPr>
          <w:b/>
        </w:rPr>
      </w:pPr>
    </w:p>
    <w:p w14:paraId="78835C47" w14:textId="688B470A" w:rsidR="007F4335" w:rsidRPr="00CD3F3A" w:rsidRDefault="007F4335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Supervisor Works on Follow-up Review</w:t>
      </w:r>
      <w:r w:rsidR="00D1258F" w:rsidRPr="00CD3F3A">
        <w:rPr>
          <w:bCs/>
        </w:rPr>
        <w:t xml:space="preserve"> </w:t>
      </w:r>
      <w:r w:rsidRPr="00CD3F3A">
        <w:rPr>
          <w:bCs/>
        </w:rPr>
        <w:t>(triggered by clicking “</w:t>
      </w:r>
      <w:r w:rsidR="005B1BAD" w:rsidRPr="00CD3F3A">
        <w:rPr>
          <w:bCs/>
        </w:rPr>
        <w:t>Review</w:t>
      </w:r>
      <w:r w:rsidRPr="00CD3F3A">
        <w:rPr>
          <w:bCs/>
        </w:rPr>
        <w:t>” link from log list on My Dashboard – My Pending Follow-up Preparation):</w:t>
      </w:r>
    </w:p>
    <w:p w14:paraId="52DF9F00" w14:textId="19BB20DF" w:rsidR="00820090" w:rsidDel="008A5EF7" w:rsidRDefault="00820090" w:rsidP="007C0E5B">
      <w:pPr>
        <w:autoSpaceDE w:val="0"/>
        <w:autoSpaceDN w:val="0"/>
        <w:adjustRightInd w:val="0"/>
        <w:ind w:left="360"/>
        <w:rPr>
          <w:del w:id="122" w:author="Huang, Lili" w:date="2023-05-04T14:32:00Z"/>
          <w:b/>
        </w:rPr>
      </w:pPr>
    </w:p>
    <w:p w14:paraId="11D58BEF" w14:textId="7BEC5AD6" w:rsidR="00820090" w:rsidDel="008A5EF7" w:rsidRDefault="00820090" w:rsidP="007C0E5B">
      <w:pPr>
        <w:autoSpaceDE w:val="0"/>
        <w:autoSpaceDN w:val="0"/>
        <w:adjustRightInd w:val="0"/>
        <w:ind w:left="360"/>
        <w:rPr>
          <w:del w:id="123" w:author="Huang, Lili" w:date="2023-05-04T14:32:00Z"/>
          <w:b/>
        </w:rPr>
      </w:pPr>
    </w:p>
    <w:p w14:paraId="0AF005CA" w14:textId="67A32E92" w:rsidR="00820090" w:rsidDel="008A5EF7" w:rsidRDefault="00820090" w:rsidP="007C0E5B">
      <w:pPr>
        <w:autoSpaceDE w:val="0"/>
        <w:autoSpaceDN w:val="0"/>
        <w:adjustRightInd w:val="0"/>
        <w:ind w:left="360"/>
        <w:rPr>
          <w:del w:id="124" w:author="Huang, Lili" w:date="2023-05-04T14:32:00Z"/>
          <w:b/>
        </w:rPr>
      </w:pPr>
    </w:p>
    <w:p w14:paraId="5F181618" w14:textId="5155BF6C" w:rsidR="00820090" w:rsidDel="00323CA5" w:rsidRDefault="000C4FBB" w:rsidP="007C0E5B">
      <w:pPr>
        <w:autoSpaceDE w:val="0"/>
        <w:autoSpaceDN w:val="0"/>
        <w:adjustRightInd w:val="0"/>
        <w:ind w:left="360"/>
        <w:rPr>
          <w:del w:id="125" w:author="Huang, Lili" w:date="2023-05-04T14:35:00Z"/>
          <w:b/>
        </w:rPr>
      </w:pPr>
      <w:del w:id="126" w:author="Huang, Lili" w:date="2023-05-04T14:33:00Z">
        <w:r w:rsidDel="00385B7D">
          <w:rPr>
            <w:b/>
            <w:noProof/>
          </w:rPr>
          <w:drawing>
            <wp:inline distT="0" distB="0" distL="0" distR="0" wp14:anchorId="5ABE183F" wp14:editId="0AFF5B0F">
              <wp:extent cx="5482590" cy="2693670"/>
              <wp:effectExtent l="0" t="0" r="3810" b="0"/>
              <wp:docPr id="47" name="Picture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2590" cy="269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BD2B2FD" w14:textId="6C9D6951" w:rsidR="001B7479" w:rsidDel="00323CA5" w:rsidRDefault="001B7479" w:rsidP="007C0E5B">
      <w:pPr>
        <w:autoSpaceDE w:val="0"/>
        <w:autoSpaceDN w:val="0"/>
        <w:adjustRightInd w:val="0"/>
        <w:ind w:left="360"/>
        <w:rPr>
          <w:del w:id="127" w:author="Huang, Lili" w:date="2023-05-04T14:35:00Z"/>
          <w:b/>
        </w:rPr>
      </w:pPr>
    </w:p>
    <w:p w14:paraId="1FE485B2" w14:textId="699EE2CC" w:rsidR="001B7479" w:rsidRDefault="00584282" w:rsidP="007C0E5B">
      <w:pPr>
        <w:autoSpaceDE w:val="0"/>
        <w:autoSpaceDN w:val="0"/>
        <w:adjustRightInd w:val="0"/>
        <w:ind w:left="360"/>
        <w:rPr>
          <w:b/>
        </w:rPr>
      </w:pPr>
      <w:del w:id="128" w:author="Huang, Lili" w:date="2023-05-04T14:35:00Z">
        <w:r w:rsidDel="00323CA5">
          <w:rPr>
            <w:b/>
            <w:noProof/>
          </w:rPr>
          <w:drawing>
            <wp:inline distT="0" distB="0" distL="0" distR="0" wp14:anchorId="53463EC6" wp14:editId="1CB2CCBF">
              <wp:extent cx="5478780" cy="2640330"/>
              <wp:effectExtent l="0" t="0" r="7620" b="7620"/>
              <wp:docPr id="49" name="Picture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/>
                      <pic:cNvPicPr>
                        <a:picLocks noChangeAspect="1" noChangeArrowheads="1"/>
                      </pic:cNvPicPr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78780" cy="2640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129" w:author="Huang, Lili" w:date="2023-05-04T14:35:00Z">
        <w:r w:rsidR="00323CA5">
          <w:rPr>
            <w:noProof/>
          </w:rPr>
          <w:drawing>
            <wp:inline distT="0" distB="0" distL="0" distR="0" wp14:anchorId="0F6F965C" wp14:editId="3909F66C">
              <wp:extent cx="5486400" cy="2809875"/>
              <wp:effectExtent l="0" t="0" r="0" b="9525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28098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E70E123" w14:textId="0B79D3E9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5BC33D1A" w14:textId="6C0BF5C5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76D56EA6" w14:textId="6644242D" w:rsidR="00D1258F" w:rsidRPr="00CD3F3A" w:rsidRDefault="00D1258F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Supervisor Works on Follow-up Coaching</w:t>
      </w:r>
      <w:r w:rsidR="002F6FC8" w:rsidRPr="00CD3F3A">
        <w:rPr>
          <w:bCs/>
        </w:rPr>
        <w:t xml:space="preserve"> (prepare log </w:t>
      </w:r>
      <w:proofErr w:type="gramStart"/>
      <w:r w:rsidR="002F6FC8" w:rsidRPr="00CD3F3A">
        <w:rPr>
          <w:bCs/>
        </w:rPr>
        <w:t xml:space="preserve">summary) </w:t>
      </w:r>
      <w:r w:rsidRPr="00CD3F3A">
        <w:rPr>
          <w:bCs/>
        </w:rPr>
        <w:t xml:space="preserve"> (</w:t>
      </w:r>
      <w:proofErr w:type="gramEnd"/>
      <w:r w:rsidRPr="00CD3F3A">
        <w:rPr>
          <w:bCs/>
        </w:rPr>
        <w:t xml:space="preserve">triggered by clicking “Prepare” link from log list on My Dashboard – My Pending Follow-up </w:t>
      </w:r>
      <w:r w:rsidR="008165B5" w:rsidRPr="00CD3F3A">
        <w:rPr>
          <w:bCs/>
        </w:rPr>
        <w:t>Coaching</w:t>
      </w:r>
      <w:r w:rsidRPr="00CD3F3A">
        <w:rPr>
          <w:bCs/>
        </w:rPr>
        <w:t>):</w:t>
      </w:r>
    </w:p>
    <w:p w14:paraId="21E072EA" w14:textId="785B08A0" w:rsidR="00820090" w:rsidRDefault="00CE6F75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A147007" wp14:editId="326493F6">
            <wp:extent cx="5486400" cy="2581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DF9B" w14:textId="46642A7B" w:rsidR="00ED5B60" w:rsidRDefault="00ED5B60" w:rsidP="007C0E5B">
      <w:pPr>
        <w:autoSpaceDE w:val="0"/>
        <w:autoSpaceDN w:val="0"/>
        <w:adjustRightInd w:val="0"/>
        <w:ind w:left="360"/>
        <w:rPr>
          <w:b/>
        </w:rPr>
      </w:pPr>
    </w:p>
    <w:p w14:paraId="0BBE7D1D" w14:textId="77777777" w:rsidR="00ED5B60" w:rsidRDefault="00ED5B60" w:rsidP="007C0E5B">
      <w:pPr>
        <w:autoSpaceDE w:val="0"/>
        <w:autoSpaceDN w:val="0"/>
        <w:adjustRightInd w:val="0"/>
        <w:ind w:left="360"/>
        <w:rPr>
          <w:b/>
        </w:rPr>
      </w:pPr>
    </w:p>
    <w:p w14:paraId="0ED5A96D" w14:textId="3F6A1FDB" w:rsidR="00EA256C" w:rsidRPr="00CD3F3A" w:rsidRDefault="00EA256C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 xml:space="preserve">Supervisor Works on Follow-up Coaching </w:t>
      </w:r>
      <w:r w:rsidR="002F6FC8" w:rsidRPr="00CD3F3A">
        <w:rPr>
          <w:bCs/>
        </w:rPr>
        <w:t xml:space="preserve">(coaches </w:t>
      </w:r>
      <w:proofErr w:type="spellStart"/>
      <w:r w:rsidR="002F6FC8" w:rsidRPr="00CD3F3A">
        <w:rPr>
          <w:bCs/>
        </w:rPr>
        <w:t>csr</w:t>
      </w:r>
      <w:proofErr w:type="spellEnd"/>
      <w:r w:rsidR="002F6FC8" w:rsidRPr="00CD3F3A">
        <w:rPr>
          <w:bCs/>
        </w:rPr>
        <w:t xml:space="preserve">) </w:t>
      </w:r>
      <w:r w:rsidRPr="00CD3F3A">
        <w:rPr>
          <w:bCs/>
        </w:rPr>
        <w:t>(triggered by clicking “Coach” link from log list on My Dashboard – My Pending Follow-up Coaching):</w:t>
      </w:r>
    </w:p>
    <w:p w14:paraId="48090F42" w14:textId="3E5009E7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1F98AA07" w14:textId="41BE3C59" w:rsidR="001D2401" w:rsidRDefault="00615CC2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drawing>
          <wp:inline distT="0" distB="0" distL="0" distR="0" wp14:anchorId="4F19E5AC" wp14:editId="6EFED856">
            <wp:extent cx="5478780" cy="284226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9AE5" w14:textId="38302F17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38FE78C5" w14:textId="75141BB3" w:rsidR="00B4541C" w:rsidRPr="00CD3F3A" w:rsidRDefault="00B4541C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CSR Reviews/Acks (</w:t>
      </w:r>
      <w:r w:rsidR="00AC76F3" w:rsidRPr="00CD3F3A">
        <w:rPr>
          <w:bCs/>
        </w:rPr>
        <w:t>reviews/</w:t>
      </w:r>
      <w:r w:rsidR="00DA5001" w:rsidRPr="00CD3F3A">
        <w:rPr>
          <w:bCs/>
        </w:rPr>
        <w:t xml:space="preserve">acks after follow-up </w:t>
      </w:r>
      <w:proofErr w:type="gramStart"/>
      <w:r w:rsidR="00DA5001" w:rsidRPr="00CD3F3A">
        <w:rPr>
          <w:bCs/>
        </w:rPr>
        <w:t>coaching</w:t>
      </w:r>
      <w:r w:rsidRPr="00CD3F3A">
        <w:rPr>
          <w:bCs/>
        </w:rPr>
        <w:t>)  (</w:t>
      </w:r>
      <w:proofErr w:type="gramEnd"/>
      <w:r w:rsidRPr="00CD3F3A">
        <w:rPr>
          <w:bCs/>
        </w:rPr>
        <w:t>triggered by clicking “Review” link from log list on My Dashboard – My Pending Review):</w:t>
      </w:r>
    </w:p>
    <w:p w14:paraId="2B8B4E6A" w14:textId="1A4BEFCF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6E3B8D9F" w14:textId="725A543C" w:rsidR="00820090" w:rsidRDefault="00AC76F3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1F24ED1" wp14:editId="468B8AD8">
            <wp:extent cx="5478780" cy="2735580"/>
            <wp:effectExtent l="0" t="0" r="762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DB1DD" w14:textId="77F78AED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234059B8" w14:textId="1132A497" w:rsidR="00A81BF2" w:rsidRPr="00CD3F3A" w:rsidRDefault="00A81BF2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 xml:space="preserve">CSR views completed </w:t>
      </w:r>
      <w:proofErr w:type="gramStart"/>
      <w:r w:rsidRPr="00CD3F3A">
        <w:rPr>
          <w:bCs/>
        </w:rPr>
        <w:t>log  (</w:t>
      </w:r>
      <w:proofErr w:type="gramEnd"/>
      <w:r w:rsidRPr="00CD3F3A">
        <w:rPr>
          <w:bCs/>
        </w:rPr>
        <w:t>triggered by clicking “View” link from log list on My Dashboard – My Completed):</w:t>
      </w:r>
    </w:p>
    <w:p w14:paraId="3346D3A7" w14:textId="6FFE9BB7" w:rsidR="00A81BF2" w:rsidRDefault="00A81BF2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drawing>
          <wp:inline distT="0" distB="0" distL="0" distR="0" wp14:anchorId="1D97174E" wp14:editId="154DCC48">
            <wp:extent cx="5486400" cy="2438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8B6D1" w14:textId="6C319D9D" w:rsidR="00277379" w:rsidRDefault="00277379" w:rsidP="007C0E5B">
      <w:pPr>
        <w:autoSpaceDE w:val="0"/>
        <w:autoSpaceDN w:val="0"/>
        <w:adjustRightInd w:val="0"/>
        <w:ind w:left="360"/>
        <w:rPr>
          <w:b/>
        </w:rPr>
      </w:pPr>
    </w:p>
    <w:p w14:paraId="18DAF626" w14:textId="2677FB5A" w:rsidR="007F24BE" w:rsidRPr="00CD3F3A" w:rsidRDefault="007F24BE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 xml:space="preserve">Supervisor views completed </w:t>
      </w:r>
      <w:proofErr w:type="gramStart"/>
      <w:r w:rsidRPr="00CD3F3A">
        <w:rPr>
          <w:bCs/>
        </w:rPr>
        <w:t>log  (</w:t>
      </w:r>
      <w:proofErr w:type="gramEnd"/>
      <w:r w:rsidRPr="00CD3F3A">
        <w:rPr>
          <w:bCs/>
        </w:rPr>
        <w:t xml:space="preserve">triggered by clicking “View” link from log list on My Dashboard – My </w:t>
      </w:r>
      <w:r w:rsidR="00EE3C0D" w:rsidRPr="00CD3F3A">
        <w:rPr>
          <w:bCs/>
        </w:rPr>
        <w:t xml:space="preserve">Team’s </w:t>
      </w:r>
      <w:r w:rsidRPr="00CD3F3A">
        <w:rPr>
          <w:bCs/>
        </w:rPr>
        <w:t>Completed):</w:t>
      </w:r>
    </w:p>
    <w:p w14:paraId="467886DF" w14:textId="77777777" w:rsidR="007F24BE" w:rsidRDefault="007F24BE" w:rsidP="007C0E5B">
      <w:pPr>
        <w:autoSpaceDE w:val="0"/>
        <w:autoSpaceDN w:val="0"/>
        <w:adjustRightInd w:val="0"/>
        <w:ind w:left="360"/>
        <w:rPr>
          <w:b/>
        </w:rPr>
      </w:pPr>
    </w:p>
    <w:p w14:paraId="4B954F11" w14:textId="617C57FD" w:rsidR="007F24BE" w:rsidRDefault="002672D5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1A0567A" wp14:editId="7DBC80A9">
            <wp:extent cx="5480685" cy="2124075"/>
            <wp:effectExtent l="0" t="0" r="571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C11AB" w14:textId="7A7EB006" w:rsidR="00FC4E8E" w:rsidRDefault="00FC4E8E" w:rsidP="007C0E5B">
      <w:pPr>
        <w:autoSpaceDE w:val="0"/>
        <w:autoSpaceDN w:val="0"/>
        <w:adjustRightInd w:val="0"/>
        <w:ind w:left="360"/>
        <w:rPr>
          <w:b/>
        </w:rPr>
      </w:pPr>
    </w:p>
    <w:p w14:paraId="035B4EDF" w14:textId="18712693" w:rsidR="00FC4E8E" w:rsidRPr="00CD3F3A" w:rsidRDefault="00FC4E8E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 xml:space="preserve">Manager views completed </w:t>
      </w:r>
      <w:proofErr w:type="gramStart"/>
      <w:r w:rsidRPr="00CD3F3A">
        <w:rPr>
          <w:bCs/>
        </w:rPr>
        <w:t>log  (</w:t>
      </w:r>
      <w:proofErr w:type="gramEnd"/>
      <w:r w:rsidRPr="00CD3F3A">
        <w:rPr>
          <w:bCs/>
        </w:rPr>
        <w:t>triggered by clicking “View” link from log list on My Dashboard – My Team’s Completed):</w:t>
      </w:r>
    </w:p>
    <w:p w14:paraId="47E1A1C1" w14:textId="1C51F113" w:rsidR="00FC4E8E" w:rsidRPr="00CD3F3A" w:rsidRDefault="00FC4E8E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Same as Supervisor view.</w:t>
      </w:r>
    </w:p>
    <w:p w14:paraId="0E9A23DF" w14:textId="1A55F1A7" w:rsidR="008128F5" w:rsidRPr="00CD3F3A" w:rsidRDefault="008128F5" w:rsidP="007C0E5B">
      <w:pPr>
        <w:autoSpaceDE w:val="0"/>
        <w:autoSpaceDN w:val="0"/>
        <w:adjustRightInd w:val="0"/>
        <w:ind w:left="360"/>
        <w:rPr>
          <w:bCs/>
        </w:rPr>
      </w:pPr>
    </w:p>
    <w:p w14:paraId="42C053A4" w14:textId="5EDF16DB" w:rsidR="008128F5" w:rsidRPr="00CD3F3A" w:rsidRDefault="008128F5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 xml:space="preserve">Manager views pending </w:t>
      </w:r>
      <w:proofErr w:type="gramStart"/>
      <w:r w:rsidRPr="00CD3F3A">
        <w:rPr>
          <w:bCs/>
        </w:rPr>
        <w:t>log  (</w:t>
      </w:r>
      <w:proofErr w:type="gramEnd"/>
      <w:r w:rsidRPr="00CD3F3A">
        <w:rPr>
          <w:bCs/>
        </w:rPr>
        <w:t xml:space="preserve">triggered by clicking “View” link from log list on My Dashboard – My Team’s </w:t>
      </w:r>
      <w:r w:rsidR="00493F50" w:rsidRPr="00CD3F3A">
        <w:rPr>
          <w:bCs/>
        </w:rPr>
        <w:t>Pending</w:t>
      </w:r>
      <w:r w:rsidRPr="00CD3F3A">
        <w:rPr>
          <w:bCs/>
        </w:rPr>
        <w:t>):</w:t>
      </w:r>
    </w:p>
    <w:p w14:paraId="6E245108" w14:textId="77777777" w:rsidR="008128F5" w:rsidRDefault="008128F5" w:rsidP="007C0E5B">
      <w:pPr>
        <w:autoSpaceDE w:val="0"/>
        <w:autoSpaceDN w:val="0"/>
        <w:adjustRightInd w:val="0"/>
        <w:ind w:left="360"/>
        <w:rPr>
          <w:bCs/>
        </w:rPr>
      </w:pPr>
    </w:p>
    <w:p w14:paraId="346FFFBA" w14:textId="2F7CAC8C" w:rsidR="008128F5" w:rsidRDefault="00947B51" w:rsidP="007C0E5B">
      <w:pPr>
        <w:autoSpaceDE w:val="0"/>
        <w:autoSpaceDN w:val="0"/>
        <w:adjustRightInd w:val="0"/>
        <w:ind w:left="360"/>
        <w:rPr>
          <w:bCs/>
        </w:rPr>
      </w:pPr>
      <w:r>
        <w:rPr>
          <w:bCs/>
          <w:noProof/>
        </w:rPr>
        <w:drawing>
          <wp:inline distT="0" distB="0" distL="0" distR="0" wp14:anchorId="1FC015B9" wp14:editId="173AAEA1">
            <wp:extent cx="5473065" cy="2125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8D9C5" w14:textId="5207335B" w:rsidR="00FC4E8E" w:rsidRDefault="00FC4E8E" w:rsidP="007C0E5B">
      <w:pPr>
        <w:autoSpaceDE w:val="0"/>
        <w:autoSpaceDN w:val="0"/>
        <w:adjustRightInd w:val="0"/>
        <w:ind w:left="360"/>
        <w:rPr>
          <w:bCs/>
        </w:rPr>
      </w:pPr>
    </w:p>
    <w:p w14:paraId="794A0D43" w14:textId="014E4BEC" w:rsidR="00FC4E8E" w:rsidRDefault="005D3941" w:rsidP="007C0E5B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>Authorized users view on Historical Dashboard:</w:t>
      </w:r>
    </w:p>
    <w:p w14:paraId="33C33BC1" w14:textId="38131115" w:rsidR="005D3941" w:rsidRPr="00FC4E8E" w:rsidRDefault="008435D1" w:rsidP="007C0E5B">
      <w:pPr>
        <w:autoSpaceDE w:val="0"/>
        <w:autoSpaceDN w:val="0"/>
        <w:adjustRightInd w:val="0"/>
        <w:ind w:left="360"/>
        <w:rPr>
          <w:bCs/>
        </w:rPr>
      </w:pPr>
      <w:r>
        <w:rPr>
          <w:b/>
          <w:noProof/>
        </w:rPr>
        <w:drawing>
          <wp:inline distT="0" distB="0" distL="0" distR="0" wp14:anchorId="2CB2AA94" wp14:editId="5D46B7D8">
            <wp:extent cx="5480685" cy="2124075"/>
            <wp:effectExtent l="0" t="0" r="571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3CD63" w14:textId="77777777" w:rsidR="00FC4E8E" w:rsidRDefault="00FC4E8E" w:rsidP="001F53F4">
      <w:pPr>
        <w:autoSpaceDE w:val="0"/>
        <w:autoSpaceDN w:val="0"/>
        <w:adjustRightInd w:val="0"/>
        <w:rPr>
          <w:b/>
        </w:rPr>
      </w:pPr>
    </w:p>
    <w:p w14:paraId="5C95F91F" w14:textId="3C44CCAA" w:rsidR="00277379" w:rsidRDefault="00277379" w:rsidP="001F53F4">
      <w:pPr>
        <w:autoSpaceDE w:val="0"/>
        <w:autoSpaceDN w:val="0"/>
        <w:adjustRightInd w:val="0"/>
        <w:rPr>
          <w:b/>
        </w:rPr>
      </w:pPr>
    </w:p>
    <w:p w14:paraId="790876D1" w14:textId="427AC9BF" w:rsidR="00C32F81" w:rsidRDefault="00C32F81" w:rsidP="009C5580">
      <w:pPr>
        <w:autoSpaceDE w:val="0"/>
        <w:autoSpaceDN w:val="0"/>
        <w:adjustRightInd w:val="0"/>
        <w:rPr>
          <w:b/>
        </w:rPr>
      </w:pPr>
    </w:p>
    <w:p w14:paraId="3B98B93E" w14:textId="318FD69F" w:rsidR="00C4121D" w:rsidRDefault="00C4121D" w:rsidP="0025559D">
      <w:pPr>
        <w:pStyle w:val="ListParagraph"/>
        <w:numPr>
          <w:ilvl w:val="1"/>
          <w:numId w:val="32"/>
        </w:numPr>
        <w:autoSpaceDE w:val="0"/>
        <w:autoSpaceDN w:val="0"/>
        <w:adjustRightInd w:val="0"/>
        <w:ind w:left="360" w:firstLine="0"/>
        <w:outlineLvl w:val="1"/>
        <w:rPr>
          <w:bCs/>
        </w:rPr>
      </w:pPr>
      <w:bookmarkStart w:id="130" w:name="_Toc134523452"/>
      <w:r w:rsidRPr="007F61E3">
        <w:rPr>
          <w:bCs/>
        </w:rPr>
        <w:t>Quality Now Supervisor</w:t>
      </w:r>
      <w:bookmarkEnd w:id="130"/>
    </w:p>
    <w:p w14:paraId="76296767" w14:textId="77777777" w:rsidR="004F5A29" w:rsidRPr="007F61E3" w:rsidRDefault="004F5A29" w:rsidP="004F5A29">
      <w:pPr>
        <w:pStyle w:val="ListParagraph"/>
        <w:autoSpaceDE w:val="0"/>
        <w:autoSpaceDN w:val="0"/>
        <w:adjustRightInd w:val="0"/>
        <w:ind w:left="792"/>
        <w:outlineLvl w:val="1"/>
        <w:rPr>
          <w:bCs/>
        </w:rPr>
      </w:pPr>
    </w:p>
    <w:p w14:paraId="1D61F3D9" w14:textId="77777777" w:rsidR="008B759B" w:rsidRPr="00CD3F3A" w:rsidRDefault="008B759B" w:rsidP="005F08C5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Supervisor Coaches CSR (triggered by clicking “Coach” link from log list on My Dashboard – My Pending Review):</w:t>
      </w:r>
    </w:p>
    <w:p w14:paraId="6919F276" w14:textId="0487E38A" w:rsidR="008B759B" w:rsidRDefault="00983EC6" w:rsidP="005F08C5">
      <w:pPr>
        <w:autoSpaceDE w:val="0"/>
        <w:autoSpaceDN w:val="0"/>
        <w:adjustRightInd w:val="0"/>
        <w:ind w:left="360"/>
        <w:rPr>
          <w:b/>
        </w:rPr>
      </w:pPr>
      <w:r>
        <w:rPr>
          <w:noProof/>
        </w:rPr>
        <w:drawing>
          <wp:inline distT="0" distB="0" distL="0" distR="0" wp14:anchorId="6C30C533" wp14:editId="259C1C0A">
            <wp:extent cx="5486400" cy="2813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4DB2" w14:textId="2A3C971B" w:rsidR="00EA48C2" w:rsidRDefault="00EA48C2" w:rsidP="005F08C5">
      <w:pPr>
        <w:autoSpaceDE w:val="0"/>
        <w:autoSpaceDN w:val="0"/>
        <w:adjustRightInd w:val="0"/>
        <w:ind w:left="360"/>
        <w:rPr>
          <w:b/>
        </w:rPr>
      </w:pPr>
    </w:p>
    <w:p w14:paraId="638E4F3F" w14:textId="24888D39" w:rsidR="00EA48C2" w:rsidRPr="00CD3F3A" w:rsidRDefault="00EA48C2" w:rsidP="005F08C5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CSR Reviews/Acks (triggered by clicking “Review” link from log list on My Dashboard – My Pending Review):</w:t>
      </w:r>
    </w:p>
    <w:p w14:paraId="259E82E0" w14:textId="0181DA1A" w:rsidR="004F6186" w:rsidRDefault="000B0893" w:rsidP="005F08C5">
      <w:pPr>
        <w:autoSpaceDE w:val="0"/>
        <w:autoSpaceDN w:val="0"/>
        <w:adjustRightInd w:val="0"/>
        <w:ind w:left="360"/>
        <w:rPr>
          <w:bCs/>
          <w:u w:val="single"/>
        </w:rPr>
      </w:pPr>
      <w:r>
        <w:rPr>
          <w:noProof/>
        </w:rPr>
        <w:drawing>
          <wp:inline distT="0" distB="0" distL="0" distR="0" wp14:anchorId="057426FA" wp14:editId="1434688A">
            <wp:extent cx="5486400" cy="2847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055A" w14:textId="77777777" w:rsidR="003A2092" w:rsidRDefault="003A2092" w:rsidP="005F08C5">
      <w:pPr>
        <w:autoSpaceDE w:val="0"/>
        <w:autoSpaceDN w:val="0"/>
        <w:adjustRightInd w:val="0"/>
        <w:ind w:left="360"/>
        <w:rPr>
          <w:bCs/>
          <w:u w:val="single"/>
        </w:rPr>
      </w:pPr>
    </w:p>
    <w:p w14:paraId="23087DEC" w14:textId="3289A887" w:rsidR="002610C3" w:rsidRPr="00CD3F3A" w:rsidRDefault="002610C3" w:rsidP="005F08C5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 xml:space="preserve">CSR views completed </w:t>
      </w:r>
      <w:proofErr w:type="gramStart"/>
      <w:r w:rsidRPr="00CD3F3A">
        <w:rPr>
          <w:bCs/>
        </w:rPr>
        <w:t>log  (</w:t>
      </w:r>
      <w:proofErr w:type="gramEnd"/>
      <w:r w:rsidRPr="00CD3F3A">
        <w:rPr>
          <w:bCs/>
        </w:rPr>
        <w:t>triggered by clicking “View” link from log list on My Dashboard – My Completed):</w:t>
      </w:r>
    </w:p>
    <w:p w14:paraId="6D98BFAE" w14:textId="17FE64CF" w:rsidR="00E71F88" w:rsidRDefault="00E71F88" w:rsidP="005F08C5">
      <w:pPr>
        <w:autoSpaceDE w:val="0"/>
        <w:autoSpaceDN w:val="0"/>
        <w:adjustRightInd w:val="0"/>
        <w:ind w:left="360"/>
        <w:rPr>
          <w:bCs/>
          <w:u w:val="single"/>
        </w:rPr>
      </w:pPr>
    </w:p>
    <w:p w14:paraId="156E1C1D" w14:textId="49669E85" w:rsidR="00E71F88" w:rsidRDefault="00E71F88" w:rsidP="005F08C5">
      <w:pPr>
        <w:autoSpaceDE w:val="0"/>
        <w:autoSpaceDN w:val="0"/>
        <w:adjustRightInd w:val="0"/>
        <w:ind w:left="360"/>
        <w:rPr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0DC2445" wp14:editId="7C4E41D5">
            <wp:extent cx="5486400" cy="2536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C0CB" w14:textId="77777777" w:rsidR="00EA48C2" w:rsidRDefault="00EA48C2" w:rsidP="005F08C5">
      <w:pPr>
        <w:autoSpaceDE w:val="0"/>
        <w:autoSpaceDN w:val="0"/>
        <w:adjustRightInd w:val="0"/>
        <w:ind w:left="360"/>
        <w:rPr>
          <w:b/>
        </w:rPr>
      </w:pPr>
    </w:p>
    <w:p w14:paraId="62A00ECA" w14:textId="77777777" w:rsidR="008B759B" w:rsidRDefault="008B759B" w:rsidP="009C5580">
      <w:pPr>
        <w:autoSpaceDE w:val="0"/>
        <w:autoSpaceDN w:val="0"/>
        <w:adjustRightInd w:val="0"/>
        <w:rPr>
          <w:b/>
        </w:rPr>
      </w:pPr>
    </w:p>
    <w:p w14:paraId="01D119B2" w14:textId="77777777" w:rsidR="009D11EA" w:rsidRDefault="009D11EA" w:rsidP="009C5580">
      <w:pPr>
        <w:autoSpaceDE w:val="0"/>
        <w:autoSpaceDN w:val="0"/>
        <w:adjustRightInd w:val="0"/>
        <w:rPr>
          <w:b/>
        </w:rPr>
      </w:pPr>
    </w:p>
    <w:p w14:paraId="62D6D972" w14:textId="513A540D" w:rsidR="00FE52B5" w:rsidRPr="009C13DA" w:rsidRDefault="00FE52B5" w:rsidP="0025559D">
      <w:pPr>
        <w:pStyle w:val="ListParagraph"/>
        <w:numPr>
          <w:ilvl w:val="1"/>
          <w:numId w:val="33"/>
        </w:numPr>
        <w:autoSpaceDE w:val="0"/>
        <w:autoSpaceDN w:val="0"/>
        <w:adjustRightInd w:val="0"/>
        <w:ind w:left="360" w:firstLine="0"/>
        <w:outlineLvl w:val="1"/>
        <w:rPr>
          <w:bCs/>
        </w:rPr>
      </w:pPr>
      <w:bookmarkStart w:id="131" w:name="_Toc134523453"/>
      <w:r w:rsidRPr="009C13DA">
        <w:rPr>
          <w:bCs/>
        </w:rPr>
        <w:t xml:space="preserve">Unauthorized </w:t>
      </w:r>
      <w:r w:rsidR="00F63CF0" w:rsidRPr="009C13DA">
        <w:rPr>
          <w:bCs/>
        </w:rPr>
        <w:t>V</w:t>
      </w:r>
      <w:r w:rsidR="00613B30" w:rsidRPr="009C13DA">
        <w:rPr>
          <w:bCs/>
        </w:rPr>
        <w:t>iew</w:t>
      </w:r>
      <w:bookmarkEnd w:id="131"/>
    </w:p>
    <w:p w14:paraId="45B74758" w14:textId="77777777" w:rsidR="009C13DA" w:rsidRPr="00C3179A" w:rsidRDefault="009C13DA" w:rsidP="00C3179A">
      <w:pPr>
        <w:autoSpaceDE w:val="0"/>
        <w:autoSpaceDN w:val="0"/>
        <w:adjustRightInd w:val="0"/>
        <w:outlineLvl w:val="1"/>
        <w:rPr>
          <w:bCs/>
        </w:rPr>
      </w:pPr>
    </w:p>
    <w:p w14:paraId="6760C97F" w14:textId="77777777" w:rsidR="008A2D08" w:rsidRDefault="002743E7" w:rsidP="00356865">
      <w:pPr>
        <w:autoSpaceDE w:val="0"/>
        <w:autoSpaceDN w:val="0"/>
        <w:adjustRightInd w:val="0"/>
        <w:ind w:left="360"/>
      </w:pPr>
      <w:r>
        <w:rPr>
          <w:noProof/>
        </w:rPr>
        <w:drawing>
          <wp:inline distT="0" distB="0" distL="0" distR="0" wp14:anchorId="1085B09F" wp14:editId="73D58339">
            <wp:extent cx="5478780" cy="1005840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FA3C" w14:textId="77777777" w:rsidR="00C066C8" w:rsidRDefault="00C066C8" w:rsidP="009C5580">
      <w:pPr>
        <w:autoSpaceDE w:val="0"/>
        <w:autoSpaceDN w:val="0"/>
        <w:adjustRightInd w:val="0"/>
      </w:pPr>
    </w:p>
    <w:p w14:paraId="4A729541" w14:textId="77777777" w:rsidR="00642944" w:rsidRDefault="00642944" w:rsidP="009C5580">
      <w:pPr>
        <w:autoSpaceDE w:val="0"/>
        <w:autoSpaceDN w:val="0"/>
        <w:adjustRightInd w:val="0"/>
        <w:rPr>
          <w:noProof/>
        </w:rPr>
      </w:pPr>
    </w:p>
    <w:p w14:paraId="152F83BF" w14:textId="32282EE2" w:rsidR="00EB4DD9" w:rsidRPr="00A9252A" w:rsidRDefault="00B75535" w:rsidP="0025559D">
      <w:pPr>
        <w:numPr>
          <w:ilvl w:val="0"/>
          <w:numId w:val="4"/>
        </w:numPr>
        <w:autoSpaceDE w:val="0"/>
        <w:autoSpaceDN w:val="0"/>
        <w:adjustRightInd w:val="0"/>
        <w:outlineLvl w:val="0"/>
        <w:rPr>
          <w:bCs/>
        </w:rPr>
      </w:pPr>
      <w:bookmarkStart w:id="132" w:name="_Toc134523454"/>
      <w:r w:rsidRPr="00A9252A">
        <w:rPr>
          <w:bCs/>
        </w:rPr>
        <w:t xml:space="preserve">Logic to determine who can </w:t>
      </w:r>
      <w:r w:rsidR="00C23645" w:rsidRPr="00A9252A">
        <w:rPr>
          <w:bCs/>
        </w:rPr>
        <w:t>view</w:t>
      </w:r>
      <w:r w:rsidRPr="00A9252A">
        <w:rPr>
          <w:bCs/>
        </w:rPr>
        <w:t xml:space="preserve"> Log Details</w:t>
      </w:r>
      <w:bookmarkEnd w:id="132"/>
    </w:p>
    <w:p w14:paraId="4A9B62A0" w14:textId="77777777" w:rsidR="00C3179A" w:rsidRPr="00C3179A" w:rsidRDefault="00C3179A" w:rsidP="00C3179A">
      <w:pPr>
        <w:autoSpaceDE w:val="0"/>
        <w:autoSpaceDN w:val="0"/>
        <w:adjustRightInd w:val="0"/>
        <w:ind w:left="360"/>
        <w:outlineLvl w:val="0"/>
        <w:rPr>
          <w:bCs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47"/>
        <w:gridCol w:w="4249"/>
      </w:tblGrid>
      <w:tr w:rsidR="00B75535" w:rsidRPr="008C15F5" w14:paraId="604FE955" w14:textId="77777777" w:rsidTr="00D22B05">
        <w:tc>
          <w:tcPr>
            <w:tcW w:w="4247" w:type="dxa"/>
          </w:tcPr>
          <w:p w14:paraId="5ADDEBF6" w14:textId="70E0BB5F" w:rsidR="00B75535" w:rsidRPr="008C15F5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My </w:t>
            </w:r>
            <w:r w:rsidR="00D140FB" w:rsidRPr="008C15F5">
              <w:rPr>
                <w:bCs/>
              </w:rPr>
              <w:t>Dashboard – My Submission</w:t>
            </w:r>
          </w:p>
        </w:tc>
        <w:tc>
          <w:tcPr>
            <w:tcW w:w="4249" w:type="dxa"/>
          </w:tcPr>
          <w:p w14:paraId="0EB21157" w14:textId="77777777" w:rsidR="00B75535" w:rsidRPr="008C15F5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Submitter only</w:t>
            </w:r>
          </w:p>
        </w:tc>
      </w:tr>
      <w:tr w:rsidR="00B75535" w:rsidRPr="008C15F5" w14:paraId="116A20E3" w14:textId="77777777" w:rsidTr="00D22B05">
        <w:tc>
          <w:tcPr>
            <w:tcW w:w="4247" w:type="dxa"/>
          </w:tcPr>
          <w:p w14:paraId="2A5F9910" w14:textId="77777777" w:rsidR="00B75535" w:rsidRPr="008C15F5" w:rsidRDefault="00D15BDE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My Dashboard</w:t>
            </w:r>
            <w:r w:rsidR="00E23502" w:rsidRPr="008C15F5">
              <w:rPr>
                <w:bCs/>
              </w:rPr>
              <w:t xml:space="preserve"> – other than “My Submission</w:t>
            </w:r>
            <w:proofErr w:type="gramStart"/>
            <w:r w:rsidR="00E23502" w:rsidRPr="008C15F5">
              <w:rPr>
                <w:bCs/>
              </w:rPr>
              <w:t>”</w:t>
            </w:r>
            <w:r w:rsidR="00E62878" w:rsidRPr="008C15F5">
              <w:rPr>
                <w:bCs/>
              </w:rPr>
              <w:t>;</w:t>
            </w:r>
            <w:proofErr w:type="gramEnd"/>
          </w:p>
          <w:p w14:paraId="3735DD32" w14:textId="29147E69" w:rsidR="00E62878" w:rsidRPr="008C15F5" w:rsidRDefault="00E62878" w:rsidP="00AB01B6">
            <w:pPr>
              <w:autoSpaceDE w:val="0"/>
              <w:autoSpaceDN w:val="0"/>
              <w:adjustRightInd w:val="0"/>
              <w:rPr>
                <w:bCs/>
              </w:rPr>
            </w:pPr>
          </w:p>
        </w:tc>
        <w:tc>
          <w:tcPr>
            <w:tcW w:w="4249" w:type="dxa"/>
          </w:tcPr>
          <w:p w14:paraId="63BD62B7" w14:textId="77777777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Employee;</w:t>
            </w:r>
            <w:proofErr w:type="gramEnd"/>
          </w:p>
          <w:p w14:paraId="7380F239" w14:textId="77777777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Supervisor;</w:t>
            </w:r>
            <w:proofErr w:type="gramEnd"/>
          </w:p>
          <w:p w14:paraId="34D97C8E" w14:textId="77777777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Manager;</w:t>
            </w:r>
            <w:proofErr w:type="gramEnd"/>
          </w:p>
          <w:p w14:paraId="01861F44" w14:textId="0AB04B8A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Reassigned user;</w:t>
            </w:r>
          </w:p>
        </w:tc>
      </w:tr>
      <w:tr w:rsidR="00E62878" w:rsidRPr="008C15F5" w14:paraId="2449E6DD" w14:textId="77777777" w:rsidTr="00D22B05">
        <w:tc>
          <w:tcPr>
            <w:tcW w:w="4247" w:type="dxa"/>
          </w:tcPr>
          <w:p w14:paraId="259EB00E" w14:textId="54C7D018" w:rsidR="00E62878" w:rsidRPr="008C15F5" w:rsidRDefault="00E62878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Historical Dashboard </w:t>
            </w:r>
          </w:p>
        </w:tc>
        <w:tc>
          <w:tcPr>
            <w:tcW w:w="4249" w:type="dxa"/>
          </w:tcPr>
          <w:p w14:paraId="671DF349" w14:textId="7A6EFCE4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ARC;</w:t>
            </w:r>
            <w:proofErr w:type="gramEnd"/>
          </w:p>
          <w:p w14:paraId="0EE8BE01" w14:textId="7B64318B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ECL;</w:t>
            </w:r>
            <w:proofErr w:type="gramEnd"/>
          </w:p>
          <w:p w14:paraId="3976EAFB" w14:textId="528583CB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Employee;</w:t>
            </w:r>
            <w:proofErr w:type="gramEnd"/>
          </w:p>
          <w:p w14:paraId="22216578" w14:textId="77777777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Supervisor;</w:t>
            </w:r>
            <w:proofErr w:type="gramEnd"/>
          </w:p>
          <w:p w14:paraId="763E6E9A" w14:textId="77777777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Manager;</w:t>
            </w:r>
            <w:proofErr w:type="gramEnd"/>
          </w:p>
          <w:p w14:paraId="53D4C301" w14:textId="54260B1F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Reassigned user;</w:t>
            </w:r>
          </w:p>
        </w:tc>
      </w:tr>
    </w:tbl>
    <w:p w14:paraId="4CF3A070" w14:textId="77777777" w:rsidR="00B75535" w:rsidRPr="008E1A98" w:rsidRDefault="00B75535" w:rsidP="00D22B05">
      <w:pPr>
        <w:autoSpaceDE w:val="0"/>
        <w:autoSpaceDN w:val="0"/>
        <w:adjustRightInd w:val="0"/>
        <w:ind w:left="360"/>
        <w:outlineLvl w:val="1"/>
        <w:rPr>
          <w:bCs/>
          <w:sz w:val="24"/>
          <w:szCs w:val="24"/>
        </w:rPr>
      </w:pPr>
    </w:p>
    <w:p w14:paraId="5FDCD045" w14:textId="73CC5386" w:rsidR="008D7FB5" w:rsidRDefault="00066331" w:rsidP="00132B86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0"/>
        <w:rPr>
          <w:ins w:id="133" w:author="Huang, Lili" w:date="2023-05-09T11:13:00Z"/>
          <w:bCs/>
        </w:rPr>
      </w:pPr>
      <w:bookmarkStart w:id="134" w:name="_Toc134523455"/>
      <w:ins w:id="135" w:author="Huang, Lili" w:date="2023-05-09T11:12:00Z">
        <w:r>
          <w:rPr>
            <w:bCs/>
          </w:rPr>
          <w:t>When</w:t>
        </w:r>
      </w:ins>
      <w:ins w:id="136" w:author="Huang, Lili" w:date="2023-05-09T11:07:00Z">
        <w:r w:rsidR="008D7FB5">
          <w:rPr>
            <w:bCs/>
          </w:rPr>
          <w:t xml:space="preserve"> to display</w:t>
        </w:r>
      </w:ins>
      <w:ins w:id="137" w:author="Huang, Lili" w:date="2023-05-09T11:12:00Z">
        <w:r w:rsidR="00180D54">
          <w:rPr>
            <w:bCs/>
          </w:rPr>
          <w:t xml:space="preserve"> </w:t>
        </w:r>
      </w:ins>
      <w:ins w:id="138" w:author="Huang, Lili" w:date="2023-05-09T11:13:00Z">
        <w:r w:rsidR="00180D54">
          <w:rPr>
            <w:bCs/>
          </w:rPr>
          <w:t>the following text:</w:t>
        </w:r>
        <w:bookmarkEnd w:id="134"/>
      </w:ins>
    </w:p>
    <w:p w14:paraId="550D1FBF" w14:textId="415DFFC9" w:rsidR="00180D54" w:rsidRPr="00180D54" w:rsidRDefault="00180D54" w:rsidP="005A3EDD">
      <w:pPr>
        <w:autoSpaceDE w:val="0"/>
        <w:autoSpaceDN w:val="0"/>
        <w:adjustRightInd w:val="0"/>
        <w:ind w:left="360"/>
        <w:rPr>
          <w:ins w:id="139" w:author="Huang, Lili" w:date="2023-05-09T11:10:00Z"/>
          <w:bCs/>
          <w:color w:val="365F91" w:themeColor="accent1" w:themeShade="BF"/>
          <w:rPrChange w:id="140" w:author="Huang, Lili" w:date="2023-05-09T11:13:00Z">
            <w:rPr>
              <w:ins w:id="141" w:author="Huang, Lili" w:date="2023-05-09T11:10:00Z"/>
              <w:bCs/>
            </w:rPr>
          </w:rPrChange>
        </w:rPr>
        <w:pPrChange w:id="142" w:author="Huang, Lili" w:date="2023-05-09T11:16:00Z">
          <w:pPr>
            <w:numPr>
              <w:numId w:val="4"/>
            </w:numPr>
            <w:tabs>
              <w:tab w:val="num" w:pos="1080"/>
            </w:tabs>
            <w:autoSpaceDE w:val="0"/>
            <w:autoSpaceDN w:val="0"/>
            <w:adjustRightInd w:val="0"/>
            <w:ind w:left="360" w:hanging="360"/>
            <w:outlineLvl w:val="0"/>
          </w:pPr>
        </w:pPrChange>
      </w:pPr>
      <w:ins w:id="143" w:author="Huang, Lili" w:date="2023-05-09T11:13:00Z">
        <w:r w:rsidRPr="002157D5">
          <w:rPr>
            <w:bCs/>
          </w:rPr>
          <w:t xml:space="preserve">There is no appeal process for Quality Now, but </w:t>
        </w:r>
        <w:r w:rsidRPr="00180D54">
          <w:rPr>
            <w:bCs/>
            <w:color w:val="365F91" w:themeColor="accent1" w:themeShade="BF"/>
            <w:rPrChange w:id="144" w:author="Huang, Lili" w:date="2023-05-09T11:13:00Z">
              <w:rPr>
                <w:bCs/>
              </w:rPr>
            </w:rPrChange>
          </w:rPr>
          <w:t>"</w:t>
        </w:r>
        <w:r w:rsidRPr="002157D5">
          <w:rPr>
            <w:bCs/>
            <w:color w:val="4F81BD" w:themeColor="accent1"/>
            <w:rPrChange w:id="145" w:author="Huang, Lili" w:date="2023-05-09T11:18:00Z">
              <w:rPr>
                <w:bCs/>
              </w:rPr>
            </w:rPrChange>
          </w:rPr>
          <w:t>&lt;a href='https://maximus365.sharepoint.com/sites/CCO/Support/QA-OPS/Leads/Lists/Quality_NOW_Feedback/NewForm.aspx?Source=https%3a%2f%2fmaximus365.sharepoint.com%2fsites%2fCCO%2fSupport%2fQA-OPS%2fLeads%2fLists%2fQuality_NOW_Feedback%2fMy_Items.aspx%3fviewid%3d9bec3890%252D53e3%252D40f9%252D8dc6%252Df8400e9a4f4d%26OR%3dTeams%252DHL%26CT%3d1681396370842%26clickparams%3deyJBcHBOYW1lIjoiVGVhbXMtRGVza3RvcCIsIkFwcFZlcnNpb24iOiIyNy8yMzAzMDUwMTExMCIsIkhhc0ZlZGVyYXRlZFVzZXIiOmZhbHNlfQ%253D%253D&amp;ContentTypeId=0x0100E3688E643B7C874CAD85E7C0C4441EFE&amp;RootFolder=%2fsites%2fCCO%2fSu</w:t>
        </w:r>
        <w:r w:rsidRPr="002157D5">
          <w:rPr>
            <w:bCs/>
            <w:color w:val="4F81BD" w:themeColor="accent1"/>
            <w:rPrChange w:id="146" w:author="Huang, Lili" w:date="2023-05-09T11:18:00Z">
              <w:rPr>
                <w:bCs/>
              </w:rPr>
            </w:rPrChange>
          </w:rPr>
          <w:lastRenderedPageBreak/>
          <w:t>pport%2fQA-OPS%2fLeads%2fLists%2fQuality_NOW_Feedback' target='_blank'&gt;</w:t>
        </w:r>
        <w:r w:rsidRPr="002157D5">
          <w:rPr>
            <w:bCs/>
          </w:rPr>
          <w:t>feedback</w:t>
        </w:r>
        <w:r w:rsidRPr="002157D5">
          <w:rPr>
            <w:bCs/>
            <w:color w:val="4F81BD" w:themeColor="accent1"/>
            <w:rPrChange w:id="147" w:author="Huang, Lili" w:date="2023-05-09T11:18:00Z">
              <w:rPr>
                <w:bCs/>
              </w:rPr>
            </w:rPrChange>
          </w:rPr>
          <w:t xml:space="preserve">&lt;/a&gt; </w:t>
        </w:r>
        <w:r w:rsidRPr="002157D5">
          <w:rPr>
            <w:bCs/>
          </w:rPr>
          <w:t>for the Quality Team concerning this batch is welcomed. Please see SOP QA 33.0 for additional guidance.</w:t>
        </w:r>
      </w:ins>
    </w:p>
    <w:p w14:paraId="78F12A69" w14:textId="77777777" w:rsidR="008D7FB5" w:rsidRDefault="008D7FB5">
      <w:pPr>
        <w:autoSpaceDE w:val="0"/>
        <w:autoSpaceDN w:val="0"/>
        <w:adjustRightInd w:val="0"/>
        <w:ind w:left="360"/>
        <w:outlineLvl w:val="0"/>
        <w:rPr>
          <w:ins w:id="148" w:author="Huang, Lili" w:date="2023-05-09T11:08:00Z"/>
          <w:bCs/>
        </w:rPr>
        <w:pPrChange w:id="149" w:author="Huang, Lili" w:date="2023-05-09T11:10:00Z">
          <w:pPr>
            <w:numPr>
              <w:numId w:val="4"/>
            </w:numPr>
            <w:tabs>
              <w:tab w:val="num" w:pos="1080"/>
            </w:tabs>
            <w:autoSpaceDE w:val="0"/>
            <w:autoSpaceDN w:val="0"/>
            <w:adjustRightInd w:val="0"/>
            <w:ind w:left="360" w:hanging="360"/>
            <w:outlineLvl w:val="0"/>
          </w:pPr>
        </w:pPrChange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56"/>
        <w:gridCol w:w="4240"/>
      </w:tblGrid>
      <w:tr w:rsidR="008D7FB5" w:rsidRPr="008C15F5" w14:paraId="2857C72F" w14:textId="77777777" w:rsidTr="00567607">
        <w:trPr>
          <w:ins w:id="150" w:author="Huang, Lili" w:date="2023-05-09T11:10:00Z"/>
        </w:trPr>
        <w:tc>
          <w:tcPr>
            <w:tcW w:w="4256" w:type="dxa"/>
          </w:tcPr>
          <w:p w14:paraId="72E359C9" w14:textId="77777777" w:rsidR="008D7FB5" w:rsidRPr="008C15F5" w:rsidRDefault="008D7FB5" w:rsidP="00567607">
            <w:pPr>
              <w:autoSpaceDE w:val="0"/>
              <w:autoSpaceDN w:val="0"/>
              <w:adjustRightInd w:val="0"/>
              <w:rPr>
                <w:ins w:id="151" w:author="Huang, Lili" w:date="2023-05-09T11:10:00Z"/>
                <w:bCs/>
              </w:rPr>
            </w:pPr>
            <w:ins w:id="152" w:author="Huang, Lili" w:date="2023-05-09T11:10:00Z">
              <w:r>
                <w:rPr>
                  <w:bCs/>
                </w:rPr>
                <w:t>Pending Supervisor Review</w:t>
              </w:r>
            </w:ins>
          </w:p>
        </w:tc>
        <w:tc>
          <w:tcPr>
            <w:tcW w:w="4240" w:type="dxa"/>
          </w:tcPr>
          <w:p w14:paraId="12AE3B8B" w14:textId="77777777" w:rsidR="00622363" w:rsidRDefault="00622363" w:rsidP="00567607">
            <w:pPr>
              <w:autoSpaceDE w:val="0"/>
              <w:autoSpaceDN w:val="0"/>
              <w:adjustRightInd w:val="0"/>
              <w:rPr>
                <w:ins w:id="153" w:author="Huang, Lili" w:date="2023-05-09T11:11:00Z"/>
                <w:bCs/>
              </w:rPr>
            </w:pPr>
            <w:ins w:id="154" w:author="Huang, Lili" w:date="2023-05-09T11:11:00Z">
              <w:r>
                <w:rPr>
                  <w:bCs/>
                </w:rPr>
                <w:t>Prepare</w:t>
              </w:r>
            </w:ins>
          </w:p>
          <w:p w14:paraId="53420F74" w14:textId="1BDB7F87" w:rsidR="008D7FB5" w:rsidRPr="008C15F5" w:rsidRDefault="00622363" w:rsidP="00567607">
            <w:pPr>
              <w:autoSpaceDE w:val="0"/>
              <w:autoSpaceDN w:val="0"/>
              <w:adjustRightInd w:val="0"/>
              <w:rPr>
                <w:ins w:id="155" w:author="Huang, Lili" w:date="2023-05-09T11:10:00Z"/>
                <w:bCs/>
              </w:rPr>
            </w:pPr>
            <w:ins w:id="156" w:author="Huang, Lili" w:date="2023-05-09T11:11:00Z">
              <w:r>
                <w:rPr>
                  <w:bCs/>
                </w:rPr>
                <w:t>Coach</w:t>
              </w:r>
            </w:ins>
            <w:ins w:id="157" w:author="Huang, Lili" w:date="2023-05-09T11:10:00Z">
              <w:r w:rsidR="008D7FB5" w:rsidRPr="008C15F5">
                <w:rPr>
                  <w:bCs/>
                </w:rPr>
                <w:t xml:space="preserve"> </w:t>
              </w:r>
            </w:ins>
          </w:p>
        </w:tc>
      </w:tr>
      <w:tr w:rsidR="008D7FB5" w:rsidRPr="008C15F5" w14:paraId="404C88FB" w14:textId="77777777" w:rsidTr="00567607">
        <w:trPr>
          <w:ins w:id="158" w:author="Huang, Lili" w:date="2023-05-09T11:10:00Z"/>
        </w:trPr>
        <w:tc>
          <w:tcPr>
            <w:tcW w:w="4256" w:type="dxa"/>
          </w:tcPr>
          <w:p w14:paraId="1DA9B229" w14:textId="77777777" w:rsidR="008D7FB5" w:rsidRDefault="008D7FB5" w:rsidP="00567607">
            <w:pPr>
              <w:autoSpaceDE w:val="0"/>
              <w:autoSpaceDN w:val="0"/>
              <w:adjustRightInd w:val="0"/>
              <w:rPr>
                <w:ins w:id="159" w:author="Huang, Lili" w:date="2023-05-09T11:10:00Z"/>
                <w:bCs/>
              </w:rPr>
            </w:pPr>
            <w:ins w:id="160" w:author="Huang, Lili" w:date="2023-05-09T11:10:00Z">
              <w:r>
                <w:rPr>
                  <w:bCs/>
                </w:rPr>
                <w:t>Pending Follow-up Preparation</w:t>
              </w:r>
            </w:ins>
          </w:p>
        </w:tc>
        <w:tc>
          <w:tcPr>
            <w:tcW w:w="4240" w:type="dxa"/>
          </w:tcPr>
          <w:p w14:paraId="1D682B29" w14:textId="7578C9F7" w:rsidR="008D7FB5" w:rsidRPr="008C15F5" w:rsidRDefault="00180D54" w:rsidP="00567607">
            <w:pPr>
              <w:autoSpaceDE w:val="0"/>
              <w:autoSpaceDN w:val="0"/>
              <w:adjustRightInd w:val="0"/>
              <w:rPr>
                <w:ins w:id="161" w:author="Huang, Lili" w:date="2023-05-09T11:10:00Z"/>
                <w:bCs/>
              </w:rPr>
            </w:pPr>
            <w:ins w:id="162" w:author="Huang, Lili" w:date="2023-05-09T11:14:00Z">
              <w:r>
                <w:rPr>
                  <w:bCs/>
                </w:rPr>
                <w:t>Review</w:t>
              </w:r>
            </w:ins>
          </w:p>
        </w:tc>
      </w:tr>
    </w:tbl>
    <w:p w14:paraId="091B095B" w14:textId="77777777" w:rsidR="008D7FB5" w:rsidRPr="008D7FB5" w:rsidRDefault="008D7FB5">
      <w:pPr>
        <w:autoSpaceDE w:val="0"/>
        <w:autoSpaceDN w:val="0"/>
        <w:adjustRightInd w:val="0"/>
        <w:ind w:left="360"/>
        <w:outlineLvl w:val="0"/>
        <w:rPr>
          <w:ins w:id="163" w:author="Huang, Lili" w:date="2023-05-09T11:07:00Z"/>
          <w:bCs/>
        </w:rPr>
        <w:pPrChange w:id="164" w:author="Huang, Lili" w:date="2023-05-09T11:08:00Z">
          <w:pPr>
            <w:numPr>
              <w:numId w:val="4"/>
            </w:numPr>
            <w:tabs>
              <w:tab w:val="num" w:pos="1080"/>
            </w:tabs>
            <w:autoSpaceDE w:val="0"/>
            <w:autoSpaceDN w:val="0"/>
            <w:adjustRightInd w:val="0"/>
            <w:ind w:left="360" w:hanging="360"/>
            <w:outlineLvl w:val="0"/>
          </w:pPr>
        </w:pPrChange>
      </w:pPr>
    </w:p>
    <w:p w14:paraId="395EB5A4" w14:textId="6C7BAE5B" w:rsidR="004D3050" w:rsidRPr="00A9252A" w:rsidRDefault="004D3050" w:rsidP="00132B86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0"/>
        <w:rPr>
          <w:bCs/>
        </w:rPr>
      </w:pPr>
      <w:bookmarkStart w:id="165" w:name="_Toc134523456"/>
      <w:r w:rsidRPr="00A9252A">
        <w:rPr>
          <w:bCs/>
        </w:rPr>
        <w:t>Logic to determine Review Page display mode (Ready Only vs Editable)</w:t>
      </w:r>
      <w:bookmarkEnd w:id="165"/>
    </w:p>
    <w:p w14:paraId="5A4F569B" w14:textId="77777777" w:rsidR="00C3179A" w:rsidRPr="00C3179A" w:rsidRDefault="00C3179A" w:rsidP="00C3179A">
      <w:pPr>
        <w:autoSpaceDE w:val="0"/>
        <w:autoSpaceDN w:val="0"/>
        <w:adjustRightInd w:val="0"/>
        <w:ind w:left="360"/>
        <w:outlineLvl w:val="0"/>
        <w:rPr>
          <w:bCs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56"/>
        <w:gridCol w:w="4240"/>
      </w:tblGrid>
      <w:tr w:rsidR="00072DCF" w:rsidRPr="008C15F5" w14:paraId="48ABB09C" w14:textId="77777777" w:rsidTr="00072DCF">
        <w:tc>
          <w:tcPr>
            <w:tcW w:w="4256" w:type="dxa"/>
          </w:tcPr>
          <w:p w14:paraId="29B62769" w14:textId="6A35D9C5" w:rsidR="00072DCF" w:rsidRPr="008C15F5" w:rsidRDefault="00632A0B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Supervisor Review</w:t>
            </w:r>
          </w:p>
        </w:tc>
        <w:tc>
          <w:tcPr>
            <w:tcW w:w="4240" w:type="dxa"/>
          </w:tcPr>
          <w:p w14:paraId="05462373" w14:textId="73F856B0" w:rsidR="00BD3F10" w:rsidRPr="008C15F5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supervisor (or reassigned to), then </w:t>
            </w:r>
            <w:r w:rsidR="00B6015A" w:rsidRPr="008C15F5">
              <w:rPr>
                <w:bCs/>
              </w:rPr>
              <w:t>Editable.</w:t>
            </w:r>
          </w:p>
          <w:p w14:paraId="4CEA0416" w14:textId="4AE9634D" w:rsidR="00272E1D" w:rsidRPr="008C15F5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  <w:r w:rsidR="00272E1D" w:rsidRPr="008C15F5">
              <w:rPr>
                <w:bCs/>
              </w:rPr>
              <w:t xml:space="preserve"> </w:t>
            </w:r>
          </w:p>
        </w:tc>
      </w:tr>
      <w:tr w:rsidR="001E28D3" w:rsidRPr="008C15F5" w14:paraId="71423245" w14:textId="77777777" w:rsidTr="00072DCF">
        <w:tc>
          <w:tcPr>
            <w:tcW w:w="4256" w:type="dxa"/>
          </w:tcPr>
          <w:p w14:paraId="4AE2A327" w14:textId="60FAB3ED" w:rsidR="001E28D3" w:rsidRDefault="001E28D3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Employee Review</w:t>
            </w:r>
          </w:p>
        </w:tc>
        <w:tc>
          <w:tcPr>
            <w:tcW w:w="4240" w:type="dxa"/>
          </w:tcPr>
          <w:p w14:paraId="77239459" w14:textId="5EDA8B1B" w:rsidR="00C14432" w:rsidRPr="008C15F5" w:rsidRDefault="00C14432" w:rsidP="00C14432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</w:t>
            </w:r>
            <w:r>
              <w:rPr>
                <w:bCs/>
              </w:rPr>
              <w:t>employee</w:t>
            </w:r>
            <w:r w:rsidRPr="008C15F5">
              <w:rPr>
                <w:bCs/>
              </w:rPr>
              <w:t xml:space="preserve">, then </w:t>
            </w:r>
            <w:r w:rsidR="00B6015A" w:rsidRPr="008C15F5">
              <w:rPr>
                <w:bCs/>
              </w:rPr>
              <w:t>Editable.</w:t>
            </w:r>
          </w:p>
          <w:p w14:paraId="7399E063" w14:textId="2AFF04A8" w:rsidR="001E28D3" w:rsidRPr="008C15F5" w:rsidRDefault="00C14432" w:rsidP="00C14432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</w:p>
        </w:tc>
      </w:tr>
      <w:tr w:rsidR="00771899" w:rsidRPr="008C15F5" w14:paraId="4362FFFE" w14:textId="77777777" w:rsidTr="00072DCF">
        <w:tc>
          <w:tcPr>
            <w:tcW w:w="4256" w:type="dxa"/>
          </w:tcPr>
          <w:p w14:paraId="2C1B9B0C" w14:textId="213FB167" w:rsidR="00771899" w:rsidRDefault="00771899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Follow-up Preparation</w:t>
            </w:r>
          </w:p>
        </w:tc>
        <w:tc>
          <w:tcPr>
            <w:tcW w:w="4240" w:type="dxa"/>
          </w:tcPr>
          <w:p w14:paraId="0C19D7F1" w14:textId="78FBABCB" w:rsidR="00771899" w:rsidRPr="008C15F5" w:rsidRDefault="00771899" w:rsidP="00771899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supervisor (or reassigned to), then </w:t>
            </w:r>
            <w:r w:rsidR="00B6015A" w:rsidRPr="008C15F5">
              <w:rPr>
                <w:bCs/>
              </w:rPr>
              <w:t>Editable.</w:t>
            </w:r>
          </w:p>
          <w:p w14:paraId="3A17F01B" w14:textId="567DFC82" w:rsidR="00771899" w:rsidRPr="008C15F5" w:rsidRDefault="00771899" w:rsidP="00771899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</w:p>
        </w:tc>
      </w:tr>
      <w:tr w:rsidR="00771899" w:rsidRPr="008C15F5" w14:paraId="0C87206B" w14:textId="77777777" w:rsidTr="00072DCF">
        <w:tc>
          <w:tcPr>
            <w:tcW w:w="4256" w:type="dxa"/>
          </w:tcPr>
          <w:p w14:paraId="67A7A28E" w14:textId="1BF9F15A" w:rsidR="00771899" w:rsidRDefault="00C30891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Follow-up Coaching</w:t>
            </w:r>
          </w:p>
        </w:tc>
        <w:tc>
          <w:tcPr>
            <w:tcW w:w="4240" w:type="dxa"/>
          </w:tcPr>
          <w:p w14:paraId="30594E4A" w14:textId="5A779AC8" w:rsidR="00C30891" w:rsidRPr="008C15F5" w:rsidRDefault="00C30891" w:rsidP="00C30891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supervisor (or reassigned to), then </w:t>
            </w:r>
            <w:r w:rsidR="00DA029A" w:rsidRPr="008C15F5">
              <w:rPr>
                <w:bCs/>
              </w:rPr>
              <w:t>Editable.</w:t>
            </w:r>
          </w:p>
          <w:p w14:paraId="25140817" w14:textId="6D1D4752" w:rsidR="00771899" w:rsidRPr="008C15F5" w:rsidRDefault="00C30891" w:rsidP="00C30891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</w:p>
        </w:tc>
      </w:tr>
    </w:tbl>
    <w:p w14:paraId="7DA32ABB" w14:textId="77777777" w:rsidR="004D3050" w:rsidRDefault="004D3050" w:rsidP="004D3050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77AB54DF" w14:textId="77777777" w:rsidR="004D3050" w:rsidRPr="00A9252A" w:rsidRDefault="004D3050" w:rsidP="004D3050">
      <w:pPr>
        <w:autoSpaceDE w:val="0"/>
        <w:autoSpaceDN w:val="0"/>
        <w:adjustRightInd w:val="0"/>
        <w:ind w:left="360"/>
        <w:outlineLvl w:val="1"/>
        <w:rPr>
          <w:bCs/>
        </w:rPr>
      </w:pPr>
    </w:p>
    <w:p w14:paraId="02E3E27B" w14:textId="60E007EC" w:rsidR="00B3489C" w:rsidRPr="00A9252A" w:rsidRDefault="00EE5775" w:rsidP="009243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0"/>
        <w:rPr>
          <w:bCs/>
        </w:rPr>
      </w:pPr>
      <w:bookmarkStart w:id="166" w:name="_Toc134523457"/>
      <w:r w:rsidRPr="00A9252A">
        <w:rPr>
          <w:bCs/>
        </w:rPr>
        <w:t>Workflow</w:t>
      </w:r>
      <w:bookmarkEnd w:id="166"/>
    </w:p>
    <w:p w14:paraId="0D9CC653" w14:textId="77777777" w:rsidR="00A557A8" w:rsidRPr="008E1A98" w:rsidRDefault="00A557A8" w:rsidP="00A557A8">
      <w:pPr>
        <w:autoSpaceDE w:val="0"/>
        <w:autoSpaceDN w:val="0"/>
        <w:adjustRightInd w:val="0"/>
        <w:ind w:left="360"/>
        <w:outlineLvl w:val="1"/>
        <w:rPr>
          <w:b/>
          <w:sz w:val="24"/>
          <w:szCs w:val="24"/>
        </w:rPr>
      </w:pPr>
    </w:p>
    <w:p w14:paraId="67857F8D" w14:textId="29872AF0" w:rsidR="004666B3" w:rsidRDefault="004666B3" w:rsidP="009243A2">
      <w:pPr>
        <w:pStyle w:val="ListParagraph"/>
        <w:numPr>
          <w:ilvl w:val="1"/>
          <w:numId w:val="34"/>
        </w:numPr>
        <w:autoSpaceDE w:val="0"/>
        <w:autoSpaceDN w:val="0"/>
        <w:adjustRightInd w:val="0"/>
        <w:ind w:left="360" w:firstLine="0"/>
        <w:outlineLvl w:val="1"/>
        <w:rPr>
          <w:bCs/>
        </w:rPr>
      </w:pPr>
      <w:bookmarkStart w:id="167" w:name="_Toc134523458"/>
      <w:r w:rsidRPr="00A728C9">
        <w:rPr>
          <w:bCs/>
        </w:rPr>
        <w:t>Quality Now</w:t>
      </w:r>
      <w:bookmarkEnd w:id="167"/>
    </w:p>
    <w:p w14:paraId="4186F954" w14:textId="77777777" w:rsidR="00A728C9" w:rsidRPr="00A728C9" w:rsidRDefault="00A728C9" w:rsidP="00A728C9">
      <w:pPr>
        <w:pStyle w:val="ListParagraph"/>
        <w:autoSpaceDE w:val="0"/>
        <w:autoSpaceDN w:val="0"/>
        <w:adjustRightInd w:val="0"/>
        <w:ind w:left="792"/>
        <w:outlineLvl w:val="1"/>
        <w:rPr>
          <w:bCs/>
        </w:rPr>
      </w:pPr>
    </w:p>
    <w:p w14:paraId="4E178B34" w14:textId="2FF776E6" w:rsidR="003C1CC3" w:rsidRPr="00CD3F3A" w:rsidRDefault="003C1CC3" w:rsidP="00B04C49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Quality Specialist Form (5 evaluations per batch; one batch per log</w:t>
      </w:r>
      <w:r w:rsidR="00D52FB7" w:rsidRPr="00CD3F3A">
        <w:rPr>
          <w:bCs/>
        </w:rPr>
        <w:t>) – submitted by quality specialist</w:t>
      </w:r>
      <w:r w:rsidRPr="00CD3F3A">
        <w:rPr>
          <w:bCs/>
        </w:rPr>
        <w:t>:</w:t>
      </w:r>
    </w:p>
    <w:p w14:paraId="1A23438B" w14:textId="65B18AAD" w:rsidR="00EE5775" w:rsidRDefault="003C1CC3" w:rsidP="008236BF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Pending Supervisor Review </w:t>
      </w:r>
      <w:r w:rsidRPr="003C1CC3">
        <w:rPr>
          <w:bCs/>
        </w:rPr>
        <w:sym w:font="Wingdings" w:char="F0E0"/>
      </w:r>
      <w:r>
        <w:rPr>
          <w:bCs/>
        </w:rPr>
        <w:t xml:space="preserve"> Pending Employee </w:t>
      </w:r>
      <w:r w:rsidR="005E2A3D">
        <w:rPr>
          <w:bCs/>
        </w:rPr>
        <w:t>Review</w:t>
      </w:r>
      <w:r>
        <w:rPr>
          <w:bCs/>
        </w:rPr>
        <w:t xml:space="preserve"> </w:t>
      </w:r>
      <w:r w:rsidRPr="003C1CC3">
        <w:rPr>
          <w:bCs/>
        </w:rPr>
        <w:sym w:font="Wingdings" w:char="F0E0"/>
      </w:r>
      <w:r>
        <w:rPr>
          <w:bCs/>
        </w:rPr>
        <w:t xml:space="preserve"> Pending Follow-up </w:t>
      </w:r>
      <w:proofErr w:type="gramStart"/>
      <w:r>
        <w:rPr>
          <w:bCs/>
        </w:rPr>
        <w:t>Preparation;</w:t>
      </w:r>
      <w:proofErr w:type="gramEnd"/>
    </w:p>
    <w:p w14:paraId="1D0A285C" w14:textId="704981D7" w:rsidR="003C1CC3" w:rsidRPr="003C1CC3" w:rsidRDefault="003C1CC3" w:rsidP="008236BF">
      <w:pPr>
        <w:autoSpaceDE w:val="0"/>
        <w:autoSpaceDN w:val="0"/>
        <w:adjustRightInd w:val="0"/>
        <w:ind w:left="360"/>
        <w:rPr>
          <w:bCs/>
          <w:i/>
          <w:iCs/>
          <w:sz w:val="18"/>
          <w:szCs w:val="18"/>
        </w:rPr>
      </w:pPr>
      <w:r w:rsidRPr="003C1CC3">
        <w:rPr>
          <w:bCs/>
          <w:i/>
          <w:iCs/>
          <w:sz w:val="18"/>
          <w:szCs w:val="18"/>
        </w:rPr>
        <w:t xml:space="preserve">Supervisor checks two more activities (phone, webchat, or written correspondence) and decide if follow-up coaching is </w:t>
      </w:r>
      <w:proofErr w:type="gramStart"/>
      <w:r w:rsidR="00F73C14">
        <w:rPr>
          <w:bCs/>
          <w:i/>
          <w:iCs/>
          <w:sz w:val="18"/>
          <w:szCs w:val="18"/>
        </w:rPr>
        <w:t>needed</w:t>
      </w:r>
      <w:r w:rsidRPr="003C1CC3">
        <w:rPr>
          <w:bCs/>
          <w:i/>
          <w:iCs/>
          <w:sz w:val="18"/>
          <w:szCs w:val="18"/>
        </w:rPr>
        <w:t>;</w:t>
      </w:r>
      <w:proofErr w:type="gramEnd"/>
    </w:p>
    <w:p w14:paraId="358FF695" w14:textId="0646D763" w:rsidR="003C1CC3" w:rsidRDefault="003C1CC3" w:rsidP="008236BF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If follow-up coaching is needed </w:t>
      </w:r>
      <w:r w:rsidRPr="003C1CC3">
        <w:rPr>
          <w:bCs/>
        </w:rPr>
        <w:sym w:font="Wingdings" w:char="F0E0"/>
      </w:r>
      <w:r>
        <w:rPr>
          <w:bCs/>
        </w:rPr>
        <w:t xml:space="preserve"> Pending Follow-up Coaching </w:t>
      </w:r>
      <w:r w:rsidRPr="003C1CC3">
        <w:rPr>
          <w:bCs/>
        </w:rPr>
        <w:sym w:font="Wingdings" w:char="F0E0"/>
      </w:r>
      <w:r>
        <w:rPr>
          <w:bCs/>
        </w:rPr>
        <w:t xml:space="preserve"> </w:t>
      </w:r>
      <w:r w:rsidRPr="005149D9">
        <w:rPr>
          <w:bCs/>
        </w:rPr>
        <w:t xml:space="preserve">Pending </w:t>
      </w:r>
      <w:r w:rsidR="008B6B22" w:rsidRPr="005149D9">
        <w:rPr>
          <w:bCs/>
        </w:rPr>
        <w:t xml:space="preserve">Follow-up </w:t>
      </w:r>
      <w:r w:rsidRPr="005149D9">
        <w:rPr>
          <w:bCs/>
        </w:rPr>
        <w:t>Employee Review</w:t>
      </w:r>
      <w:r>
        <w:rPr>
          <w:bCs/>
        </w:rPr>
        <w:t xml:space="preserve"> </w:t>
      </w:r>
      <w:r w:rsidRPr="003C1CC3">
        <w:rPr>
          <w:bCs/>
        </w:rPr>
        <w:sym w:font="Wingdings" w:char="F0E0"/>
      </w:r>
      <w:r>
        <w:rPr>
          <w:bCs/>
        </w:rPr>
        <w:t xml:space="preserve"> Completed.</w:t>
      </w:r>
    </w:p>
    <w:p w14:paraId="7CF7FF42" w14:textId="1EC07DFD" w:rsidR="00D52FB7" w:rsidRDefault="003C1CC3" w:rsidP="00E10E51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If follow-up coaching is not needed </w:t>
      </w:r>
      <w:r w:rsidRPr="003C1CC3">
        <w:rPr>
          <w:bCs/>
        </w:rPr>
        <w:sym w:font="Wingdings" w:char="F0E0"/>
      </w:r>
      <w:r>
        <w:rPr>
          <w:bCs/>
        </w:rPr>
        <w:t xml:space="preserve"> </w:t>
      </w:r>
      <w:r w:rsidR="003D1252" w:rsidRPr="005149D9">
        <w:rPr>
          <w:bCs/>
        </w:rPr>
        <w:t xml:space="preserve">Pending </w:t>
      </w:r>
      <w:r w:rsidR="0097563E" w:rsidRPr="005149D9">
        <w:rPr>
          <w:bCs/>
        </w:rPr>
        <w:t xml:space="preserve">Follow-up </w:t>
      </w:r>
      <w:r w:rsidR="003D1252" w:rsidRPr="005149D9">
        <w:rPr>
          <w:bCs/>
        </w:rPr>
        <w:t>Employee Review</w:t>
      </w:r>
      <w:r w:rsidR="003D1252">
        <w:rPr>
          <w:bCs/>
        </w:rPr>
        <w:t xml:space="preserve"> </w:t>
      </w:r>
      <w:r w:rsidR="003D1252" w:rsidRPr="003D1252">
        <w:rPr>
          <w:bCs/>
        </w:rPr>
        <w:sym w:font="Wingdings" w:char="F0E0"/>
      </w:r>
      <w:r w:rsidR="003D1252">
        <w:rPr>
          <w:bCs/>
        </w:rPr>
        <w:t xml:space="preserve"> Completed.</w:t>
      </w:r>
    </w:p>
    <w:p w14:paraId="59AE0FC0" w14:textId="059F257A" w:rsidR="004666B3" w:rsidRDefault="004666B3" w:rsidP="00E10E51">
      <w:pPr>
        <w:autoSpaceDE w:val="0"/>
        <w:autoSpaceDN w:val="0"/>
        <w:adjustRightInd w:val="0"/>
        <w:ind w:left="360"/>
        <w:rPr>
          <w:bCs/>
        </w:rPr>
      </w:pPr>
    </w:p>
    <w:p w14:paraId="456D5BF0" w14:textId="0CD40F62" w:rsidR="004666B3" w:rsidRDefault="004666B3" w:rsidP="009243A2">
      <w:pPr>
        <w:pStyle w:val="ListParagraph"/>
        <w:numPr>
          <w:ilvl w:val="1"/>
          <w:numId w:val="35"/>
        </w:numPr>
        <w:autoSpaceDE w:val="0"/>
        <w:autoSpaceDN w:val="0"/>
        <w:adjustRightInd w:val="0"/>
        <w:ind w:left="360" w:firstLine="0"/>
        <w:outlineLvl w:val="1"/>
        <w:rPr>
          <w:bCs/>
        </w:rPr>
      </w:pPr>
      <w:bookmarkStart w:id="168" w:name="_Toc134523459"/>
      <w:r w:rsidRPr="00A728C9">
        <w:rPr>
          <w:bCs/>
        </w:rPr>
        <w:t>Quality Now Supervisor</w:t>
      </w:r>
      <w:bookmarkEnd w:id="168"/>
    </w:p>
    <w:p w14:paraId="3E5EE104" w14:textId="77777777" w:rsidR="00CD3F3A" w:rsidRPr="00A728C9" w:rsidRDefault="00CD3F3A" w:rsidP="00CD3F3A">
      <w:pPr>
        <w:pStyle w:val="ListParagraph"/>
        <w:autoSpaceDE w:val="0"/>
        <w:autoSpaceDN w:val="0"/>
        <w:adjustRightInd w:val="0"/>
        <w:ind w:left="792"/>
        <w:outlineLvl w:val="1"/>
        <w:rPr>
          <w:bCs/>
        </w:rPr>
      </w:pPr>
    </w:p>
    <w:p w14:paraId="10101727" w14:textId="74CC0C26" w:rsidR="004666B3" w:rsidRPr="00CD3F3A" w:rsidRDefault="004666B3" w:rsidP="004666B3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Quality Now Supervisor Form (</w:t>
      </w:r>
      <w:r w:rsidR="0040149E" w:rsidRPr="00CD3F3A">
        <w:rPr>
          <w:bCs/>
        </w:rPr>
        <w:t>1</w:t>
      </w:r>
      <w:r w:rsidRPr="00CD3F3A">
        <w:rPr>
          <w:bCs/>
        </w:rPr>
        <w:t xml:space="preserve"> evaluation per batch; one batch per log) – submitted by </w:t>
      </w:r>
      <w:r w:rsidR="0040149E" w:rsidRPr="00CD3F3A">
        <w:rPr>
          <w:bCs/>
        </w:rPr>
        <w:t>supervisor</w:t>
      </w:r>
      <w:r w:rsidRPr="00CD3F3A">
        <w:rPr>
          <w:bCs/>
        </w:rPr>
        <w:t>:</w:t>
      </w:r>
    </w:p>
    <w:p w14:paraId="034700A2" w14:textId="556D379B" w:rsidR="0040149E" w:rsidRDefault="0040149E" w:rsidP="0040149E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Pending Supervisor Review </w:t>
      </w:r>
      <w:r w:rsidRPr="003C1CC3">
        <w:rPr>
          <w:bCs/>
        </w:rPr>
        <w:sym w:font="Wingdings" w:char="F0E0"/>
      </w:r>
      <w:r>
        <w:rPr>
          <w:bCs/>
        </w:rPr>
        <w:t xml:space="preserve"> Pending Employee Review </w:t>
      </w:r>
      <w:r w:rsidRPr="003C1CC3">
        <w:rPr>
          <w:bCs/>
        </w:rPr>
        <w:sym w:font="Wingdings" w:char="F0E0"/>
      </w:r>
      <w:r>
        <w:rPr>
          <w:bCs/>
        </w:rPr>
        <w:t xml:space="preserve"> Completed.</w:t>
      </w:r>
    </w:p>
    <w:p w14:paraId="458F6343" w14:textId="77777777" w:rsidR="004666B3" w:rsidRPr="00EE5775" w:rsidRDefault="004666B3" w:rsidP="00E10E51">
      <w:pPr>
        <w:autoSpaceDE w:val="0"/>
        <w:autoSpaceDN w:val="0"/>
        <w:adjustRightInd w:val="0"/>
        <w:ind w:left="360"/>
        <w:rPr>
          <w:bCs/>
        </w:rPr>
      </w:pPr>
    </w:p>
    <w:sectPr w:rsidR="004666B3" w:rsidRPr="00EE5775" w:rsidSect="009B6177">
      <w:footerReference w:type="default" r:id="rId29"/>
      <w:pgSz w:w="12240" w:h="15840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A561C" w14:textId="77777777" w:rsidR="00F80CD1" w:rsidRDefault="00F80CD1">
      <w:r>
        <w:separator/>
      </w:r>
    </w:p>
  </w:endnote>
  <w:endnote w:type="continuationSeparator" w:id="0">
    <w:p w14:paraId="6166F1FF" w14:textId="77777777" w:rsidR="00F80CD1" w:rsidRDefault="00F80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0F7CD" w14:textId="5C90AB3D" w:rsidR="00AB339B" w:rsidRDefault="00AB339B" w:rsidP="0075562D">
    <w:pPr>
      <w:rPr>
        <w:sz w:val="18"/>
      </w:rPr>
    </w:pPr>
    <w:r>
      <w:rPr>
        <w:b/>
        <w:sz w:val="18"/>
      </w:rPr>
      <w:t>MAXIMUS CONFIDENTIAL</w:t>
    </w:r>
    <w:r>
      <w:rPr>
        <w:b/>
        <w:sz w:val="18"/>
      </w:rPr>
      <w:tab/>
    </w:r>
    <w:r>
      <w:rPr>
        <w:b/>
        <w:sz w:val="18"/>
      </w:rPr>
      <w:tab/>
      <w:t xml:space="preserve">                                         </w:t>
    </w:r>
    <w:proofErr w:type="spellStart"/>
    <w:r>
      <w:rPr>
        <w:b/>
        <w:sz w:val="18"/>
      </w:rPr>
      <w:t>CCO_eCoaching_Log_Review</w:t>
    </w:r>
    <w:proofErr w:type="spellEnd"/>
    <w:r>
      <w:rPr>
        <w:b/>
        <w:sz w:val="18"/>
      </w:rPr>
      <w:t xml:space="preserve"> _</w:t>
    </w:r>
    <w:proofErr w:type="spellStart"/>
    <w:r>
      <w:rPr>
        <w:b/>
        <w:sz w:val="18"/>
      </w:rPr>
      <w:t>QualityNow_DD</w:t>
    </w:r>
    <w:proofErr w:type="spellEnd"/>
  </w:p>
  <w:p w14:paraId="70CF3EC6" w14:textId="77777777" w:rsidR="00AB339B" w:rsidRDefault="00AB339B" w:rsidP="0075562D">
    <w:pPr>
      <w:rPr>
        <w:sz w:val="18"/>
      </w:rPr>
    </w:pPr>
    <w:r>
      <w:rPr>
        <w:sz w:val="18"/>
      </w:rPr>
      <w:t>Copyrighted Material of 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59A820D3" w14:textId="21CE2873" w:rsidR="00AB339B" w:rsidRDefault="00AB339B" w:rsidP="0075562D">
    <w:pPr>
      <w:pStyle w:val="Footer"/>
      <w:rPr>
        <w:rStyle w:val="PageNumber"/>
      </w:rPr>
    </w:pPr>
    <w:r>
      <w:rPr>
        <w:sz w:val="18"/>
      </w:rPr>
      <w:t xml:space="preserve">Created 2021.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38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585917" w14:textId="77777777" w:rsidR="00F80CD1" w:rsidRDefault="00F80CD1">
      <w:r>
        <w:separator/>
      </w:r>
    </w:p>
  </w:footnote>
  <w:footnote w:type="continuationSeparator" w:id="0">
    <w:p w14:paraId="7E9A09FD" w14:textId="77777777" w:rsidR="00F80CD1" w:rsidRDefault="00F80C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632"/>
    <w:multiLevelType w:val="hybridMultilevel"/>
    <w:tmpl w:val="59E88DB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1E1461"/>
    <w:multiLevelType w:val="hybridMultilevel"/>
    <w:tmpl w:val="7764BD3A"/>
    <w:lvl w:ilvl="0" w:tplc="0409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2" w15:restartNumberingAfterBreak="0">
    <w:nsid w:val="09F07DC3"/>
    <w:multiLevelType w:val="hybridMultilevel"/>
    <w:tmpl w:val="9D50AF02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3" w15:restartNumberingAfterBreak="0">
    <w:nsid w:val="10EB38B8"/>
    <w:multiLevelType w:val="hybridMultilevel"/>
    <w:tmpl w:val="AA60C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42DEE"/>
    <w:multiLevelType w:val="hybridMultilevel"/>
    <w:tmpl w:val="D2EADAD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186B69C1"/>
    <w:multiLevelType w:val="hybridMultilevel"/>
    <w:tmpl w:val="7020EFB2"/>
    <w:lvl w:ilvl="0" w:tplc="8AB820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3B74E45"/>
    <w:multiLevelType w:val="hybridMultilevel"/>
    <w:tmpl w:val="FA5AF34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23CB6B94"/>
    <w:multiLevelType w:val="hybridMultilevel"/>
    <w:tmpl w:val="95D0F544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279D7700"/>
    <w:multiLevelType w:val="hybridMultilevel"/>
    <w:tmpl w:val="1DB4FBCE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9" w15:restartNumberingAfterBreak="0">
    <w:nsid w:val="290A1AD8"/>
    <w:multiLevelType w:val="multilevel"/>
    <w:tmpl w:val="540CCD88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9EA3345"/>
    <w:multiLevelType w:val="multilevel"/>
    <w:tmpl w:val="CB0C22A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D9B5D21"/>
    <w:multiLevelType w:val="hybridMultilevel"/>
    <w:tmpl w:val="FF4CD53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2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331C799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4C82BB4"/>
    <w:multiLevelType w:val="multilevel"/>
    <w:tmpl w:val="B15A53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5" w15:restartNumberingAfterBreak="0">
    <w:nsid w:val="39D84393"/>
    <w:multiLevelType w:val="hybridMultilevel"/>
    <w:tmpl w:val="25CEC7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A57660B"/>
    <w:multiLevelType w:val="hybridMultilevel"/>
    <w:tmpl w:val="1E78684E"/>
    <w:lvl w:ilvl="0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7" w15:restartNumberingAfterBreak="0">
    <w:nsid w:val="43B945E5"/>
    <w:multiLevelType w:val="hybridMultilevel"/>
    <w:tmpl w:val="61DEF8F6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8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612"/>
        </w:tabs>
        <w:ind w:left="61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9" w15:restartNumberingAfterBreak="0">
    <w:nsid w:val="51DB7899"/>
    <w:multiLevelType w:val="hybridMultilevel"/>
    <w:tmpl w:val="984E5E6A"/>
    <w:lvl w:ilvl="0" w:tplc="0409000D">
      <w:start w:val="1"/>
      <w:numFmt w:val="bullet"/>
      <w:lvlText w:val=""/>
      <w:lvlJc w:val="left"/>
      <w:pPr>
        <w:ind w:left="15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20" w15:restartNumberingAfterBreak="0">
    <w:nsid w:val="53633CB3"/>
    <w:multiLevelType w:val="multilevel"/>
    <w:tmpl w:val="3B36068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650009E"/>
    <w:multiLevelType w:val="multilevel"/>
    <w:tmpl w:val="09E4C44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929355D"/>
    <w:multiLevelType w:val="hybridMultilevel"/>
    <w:tmpl w:val="C8C02996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23" w15:restartNumberingAfterBreak="0">
    <w:nsid w:val="5B191962"/>
    <w:multiLevelType w:val="multilevel"/>
    <w:tmpl w:val="29E6CEA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E077FBC"/>
    <w:multiLevelType w:val="hybridMultilevel"/>
    <w:tmpl w:val="473655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917226"/>
    <w:multiLevelType w:val="hybridMultilevel"/>
    <w:tmpl w:val="8466A2CC"/>
    <w:lvl w:ilvl="0" w:tplc="470E3C9C">
      <w:start w:val="1"/>
      <w:numFmt w:val="decimal"/>
      <w:lvlText w:val="%1."/>
      <w:lvlJc w:val="left"/>
      <w:pPr>
        <w:ind w:left="560" w:hanging="360"/>
      </w:pPr>
      <w:rPr>
        <w:rFonts w:ascii="Times New Roman" w:eastAsia="Times New Roman" w:hAnsi="Times New Roman" w:cs="Times New Roman" w:hint="default"/>
        <w:b/>
        <w:color w:val="0000FF"/>
        <w:sz w:val="2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280" w:hanging="360"/>
      </w:pPr>
    </w:lvl>
    <w:lvl w:ilvl="2" w:tplc="0409001B" w:tentative="1">
      <w:start w:val="1"/>
      <w:numFmt w:val="lowerRoman"/>
      <w:lvlText w:val="%3."/>
      <w:lvlJc w:val="right"/>
      <w:pPr>
        <w:ind w:left="2000" w:hanging="180"/>
      </w:pPr>
    </w:lvl>
    <w:lvl w:ilvl="3" w:tplc="0409000F" w:tentative="1">
      <w:start w:val="1"/>
      <w:numFmt w:val="decimal"/>
      <w:lvlText w:val="%4."/>
      <w:lvlJc w:val="left"/>
      <w:pPr>
        <w:ind w:left="2720" w:hanging="360"/>
      </w:pPr>
    </w:lvl>
    <w:lvl w:ilvl="4" w:tplc="04090019" w:tentative="1">
      <w:start w:val="1"/>
      <w:numFmt w:val="lowerLetter"/>
      <w:lvlText w:val="%5."/>
      <w:lvlJc w:val="left"/>
      <w:pPr>
        <w:ind w:left="3440" w:hanging="360"/>
      </w:pPr>
    </w:lvl>
    <w:lvl w:ilvl="5" w:tplc="0409001B" w:tentative="1">
      <w:start w:val="1"/>
      <w:numFmt w:val="lowerRoman"/>
      <w:lvlText w:val="%6."/>
      <w:lvlJc w:val="right"/>
      <w:pPr>
        <w:ind w:left="4160" w:hanging="180"/>
      </w:pPr>
    </w:lvl>
    <w:lvl w:ilvl="6" w:tplc="0409000F" w:tentative="1">
      <w:start w:val="1"/>
      <w:numFmt w:val="decimal"/>
      <w:lvlText w:val="%7."/>
      <w:lvlJc w:val="left"/>
      <w:pPr>
        <w:ind w:left="4880" w:hanging="360"/>
      </w:pPr>
    </w:lvl>
    <w:lvl w:ilvl="7" w:tplc="04090019" w:tentative="1">
      <w:start w:val="1"/>
      <w:numFmt w:val="lowerLetter"/>
      <w:lvlText w:val="%8."/>
      <w:lvlJc w:val="left"/>
      <w:pPr>
        <w:ind w:left="5600" w:hanging="360"/>
      </w:pPr>
    </w:lvl>
    <w:lvl w:ilvl="8" w:tplc="0409001B" w:tentative="1">
      <w:start w:val="1"/>
      <w:numFmt w:val="lowerRoman"/>
      <w:lvlText w:val="%9."/>
      <w:lvlJc w:val="right"/>
      <w:pPr>
        <w:ind w:left="6320" w:hanging="180"/>
      </w:pPr>
    </w:lvl>
  </w:abstractNum>
  <w:abstractNum w:abstractNumId="26" w15:restartNumberingAfterBreak="0">
    <w:nsid w:val="637C5863"/>
    <w:multiLevelType w:val="hybridMultilevel"/>
    <w:tmpl w:val="9E5A8B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0B53AF"/>
    <w:multiLevelType w:val="hybridMultilevel"/>
    <w:tmpl w:val="8B6C3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FC7629"/>
    <w:multiLevelType w:val="hybridMultilevel"/>
    <w:tmpl w:val="9620C67C"/>
    <w:lvl w:ilvl="0" w:tplc="BF54790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EA6CCA"/>
    <w:multiLevelType w:val="hybridMultilevel"/>
    <w:tmpl w:val="7AB843DE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30" w15:restartNumberingAfterBreak="0">
    <w:nsid w:val="72D36A6D"/>
    <w:multiLevelType w:val="hybridMultilevel"/>
    <w:tmpl w:val="2610C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250615"/>
    <w:multiLevelType w:val="hybridMultilevel"/>
    <w:tmpl w:val="128A75F4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32" w15:restartNumberingAfterBreak="0">
    <w:nsid w:val="7C5220F6"/>
    <w:multiLevelType w:val="hybridMultilevel"/>
    <w:tmpl w:val="DDA461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7C7B5CC8"/>
    <w:multiLevelType w:val="hybridMultilevel"/>
    <w:tmpl w:val="6CFC9530"/>
    <w:lvl w:ilvl="0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4" w15:restartNumberingAfterBreak="0">
    <w:nsid w:val="7F692D2D"/>
    <w:multiLevelType w:val="hybridMultilevel"/>
    <w:tmpl w:val="8EC6C136"/>
    <w:lvl w:ilvl="0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abstractNum w:abstractNumId="35" w15:restartNumberingAfterBreak="0">
    <w:nsid w:val="7FC741AE"/>
    <w:multiLevelType w:val="multilevel"/>
    <w:tmpl w:val="89F6122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620067386">
    <w:abstractNumId w:val="18"/>
  </w:num>
  <w:num w:numId="2" w16cid:durableId="647635909">
    <w:abstractNumId w:val="12"/>
  </w:num>
  <w:num w:numId="3" w16cid:durableId="488324081">
    <w:abstractNumId w:val="14"/>
  </w:num>
  <w:num w:numId="4" w16cid:durableId="1823040362">
    <w:abstractNumId w:val="10"/>
  </w:num>
  <w:num w:numId="5" w16cid:durableId="1977711850">
    <w:abstractNumId w:val="0"/>
  </w:num>
  <w:num w:numId="6" w16cid:durableId="1642231512">
    <w:abstractNumId w:val="26"/>
  </w:num>
  <w:num w:numId="7" w16cid:durableId="86587256">
    <w:abstractNumId w:val="5"/>
  </w:num>
  <w:num w:numId="8" w16cid:durableId="1263611026">
    <w:abstractNumId w:val="32"/>
  </w:num>
  <w:num w:numId="9" w16cid:durableId="1905294200">
    <w:abstractNumId w:val="29"/>
  </w:num>
  <w:num w:numId="10" w16cid:durableId="749501427">
    <w:abstractNumId w:val="6"/>
  </w:num>
  <w:num w:numId="11" w16cid:durableId="2008247063">
    <w:abstractNumId w:val="33"/>
  </w:num>
  <w:num w:numId="12" w16cid:durableId="1247761997">
    <w:abstractNumId w:val="11"/>
  </w:num>
  <w:num w:numId="13" w16cid:durableId="466703044">
    <w:abstractNumId w:val="16"/>
  </w:num>
  <w:num w:numId="14" w16cid:durableId="1030910157">
    <w:abstractNumId w:val="22"/>
  </w:num>
  <w:num w:numId="15" w16cid:durableId="726032257">
    <w:abstractNumId w:val="8"/>
  </w:num>
  <w:num w:numId="16" w16cid:durableId="1475561703">
    <w:abstractNumId w:val="4"/>
  </w:num>
  <w:num w:numId="17" w16cid:durableId="1377002262">
    <w:abstractNumId w:val="7"/>
  </w:num>
  <w:num w:numId="18" w16cid:durableId="273438110">
    <w:abstractNumId w:val="27"/>
  </w:num>
  <w:num w:numId="19" w16cid:durableId="1383283840">
    <w:abstractNumId w:val="17"/>
  </w:num>
  <w:num w:numId="20" w16cid:durableId="2053914961">
    <w:abstractNumId w:val="19"/>
  </w:num>
  <w:num w:numId="21" w16cid:durableId="538395967">
    <w:abstractNumId w:val="34"/>
  </w:num>
  <w:num w:numId="22" w16cid:durableId="1569606769">
    <w:abstractNumId w:val="3"/>
  </w:num>
  <w:num w:numId="23" w16cid:durableId="1231426467">
    <w:abstractNumId w:val="31"/>
  </w:num>
  <w:num w:numId="24" w16cid:durableId="2023972452">
    <w:abstractNumId w:val="2"/>
  </w:num>
  <w:num w:numId="25" w16cid:durableId="1605652327">
    <w:abstractNumId w:val="28"/>
  </w:num>
  <w:num w:numId="26" w16cid:durableId="389697234">
    <w:abstractNumId w:val="25"/>
  </w:num>
  <w:num w:numId="27" w16cid:durableId="824586350">
    <w:abstractNumId w:val="15"/>
  </w:num>
  <w:num w:numId="28" w16cid:durableId="1167013880">
    <w:abstractNumId w:val="24"/>
  </w:num>
  <w:num w:numId="29" w16cid:durableId="2140561874">
    <w:abstractNumId w:val="30"/>
  </w:num>
  <w:num w:numId="30" w16cid:durableId="2112160051">
    <w:abstractNumId w:val="13"/>
  </w:num>
  <w:num w:numId="31" w16cid:durableId="1198277631">
    <w:abstractNumId w:val="21"/>
  </w:num>
  <w:num w:numId="32" w16cid:durableId="830944117">
    <w:abstractNumId w:val="20"/>
  </w:num>
  <w:num w:numId="33" w16cid:durableId="324403643">
    <w:abstractNumId w:val="35"/>
  </w:num>
  <w:num w:numId="34" w16cid:durableId="2076659544">
    <w:abstractNumId w:val="9"/>
  </w:num>
  <w:num w:numId="35" w16cid:durableId="1619681902">
    <w:abstractNumId w:val="23"/>
  </w:num>
  <w:num w:numId="36" w16cid:durableId="1766226788">
    <w:abstractNumId w:val="1"/>
  </w:num>
  <w:numIdMacAtCleanup w:val="1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uang, Lili">
    <w15:presenceInfo w15:providerId="AD" w15:userId="S::lilihuang@maximus.com::62084b72-7463-4b72-8e66-19edcbf4e56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1A2"/>
    <w:rsid w:val="000003A9"/>
    <w:rsid w:val="00000A9E"/>
    <w:rsid w:val="00000BC6"/>
    <w:rsid w:val="00000F10"/>
    <w:rsid w:val="0000182F"/>
    <w:rsid w:val="00002B87"/>
    <w:rsid w:val="0000410C"/>
    <w:rsid w:val="0000445A"/>
    <w:rsid w:val="0000522C"/>
    <w:rsid w:val="000055DE"/>
    <w:rsid w:val="00005F0D"/>
    <w:rsid w:val="00006839"/>
    <w:rsid w:val="000071F5"/>
    <w:rsid w:val="00007A25"/>
    <w:rsid w:val="0001101D"/>
    <w:rsid w:val="0001117E"/>
    <w:rsid w:val="00011971"/>
    <w:rsid w:val="000119E4"/>
    <w:rsid w:val="00011AF2"/>
    <w:rsid w:val="0001201E"/>
    <w:rsid w:val="00012131"/>
    <w:rsid w:val="000132C5"/>
    <w:rsid w:val="0001338F"/>
    <w:rsid w:val="00013928"/>
    <w:rsid w:val="00013BF3"/>
    <w:rsid w:val="00014257"/>
    <w:rsid w:val="0001467D"/>
    <w:rsid w:val="00015568"/>
    <w:rsid w:val="000156FD"/>
    <w:rsid w:val="00016E92"/>
    <w:rsid w:val="00017355"/>
    <w:rsid w:val="0001740C"/>
    <w:rsid w:val="00017784"/>
    <w:rsid w:val="00020868"/>
    <w:rsid w:val="00020D22"/>
    <w:rsid w:val="000211CD"/>
    <w:rsid w:val="000219F1"/>
    <w:rsid w:val="00021AAC"/>
    <w:rsid w:val="00021F74"/>
    <w:rsid w:val="0002247E"/>
    <w:rsid w:val="000231CA"/>
    <w:rsid w:val="000238E5"/>
    <w:rsid w:val="00023C26"/>
    <w:rsid w:val="00023F30"/>
    <w:rsid w:val="00024345"/>
    <w:rsid w:val="000247CF"/>
    <w:rsid w:val="000248EE"/>
    <w:rsid w:val="000268D5"/>
    <w:rsid w:val="00026B9E"/>
    <w:rsid w:val="00026D8C"/>
    <w:rsid w:val="00027677"/>
    <w:rsid w:val="00030840"/>
    <w:rsid w:val="00030896"/>
    <w:rsid w:val="00030AD5"/>
    <w:rsid w:val="000317AA"/>
    <w:rsid w:val="00031F47"/>
    <w:rsid w:val="00032048"/>
    <w:rsid w:val="0003285D"/>
    <w:rsid w:val="00034D80"/>
    <w:rsid w:val="00035191"/>
    <w:rsid w:val="0003571B"/>
    <w:rsid w:val="000360E4"/>
    <w:rsid w:val="000363CB"/>
    <w:rsid w:val="00036422"/>
    <w:rsid w:val="00036F9C"/>
    <w:rsid w:val="00037337"/>
    <w:rsid w:val="0003750F"/>
    <w:rsid w:val="000379BD"/>
    <w:rsid w:val="00037AEC"/>
    <w:rsid w:val="000400B6"/>
    <w:rsid w:val="000404EE"/>
    <w:rsid w:val="000418C4"/>
    <w:rsid w:val="00042765"/>
    <w:rsid w:val="0004311E"/>
    <w:rsid w:val="000435AC"/>
    <w:rsid w:val="000436C7"/>
    <w:rsid w:val="0004438D"/>
    <w:rsid w:val="00044458"/>
    <w:rsid w:val="00044847"/>
    <w:rsid w:val="000448F1"/>
    <w:rsid w:val="00044EA8"/>
    <w:rsid w:val="0004505A"/>
    <w:rsid w:val="0004560E"/>
    <w:rsid w:val="00045B92"/>
    <w:rsid w:val="000463DB"/>
    <w:rsid w:val="0004693B"/>
    <w:rsid w:val="0004707E"/>
    <w:rsid w:val="00047418"/>
    <w:rsid w:val="00047D76"/>
    <w:rsid w:val="0005042A"/>
    <w:rsid w:val="00051C23"/>
    <w:rsid w:val="00052650"/>
    <w:rsid w:val="0005342A"/>
    <w:rsid w:val="00053B91"/>
    <w:rsid w:val="00053ED6"/>
    <w:rsid w:val="00056547"/>
    <w:rsid w:val="00056676"/>
    <w:rsid w:val="000569D7"/>
    <w:rsid w:val="00056D95"/>
    <w:rsid w:val="000605E7"/>
    <w:rsid w:val="00060E90"/>
    <w:rsid w:val="00062053"/>
    <w:rsid w:val="000623BC"/>
    <w:rsid w:val="000630C8"/>
    <w:rsid w:val="0006363B"/>
    <w:rsid w:val="0006380F"/>
    <w:rsid w:val="000639E8"/>
    <w:rsid w:val="000640E5"/>
    <w:rsid w:val="0006435F"/>
    <w:rsid w:val="00064726"/>
    <w:rsid w:val="00064902"/>
    <w:rsid w:val="00066015"/>
    <w:rsid w:val="00066331"/>
    <w:rsid w:val="000668F5"/>
    <w:rsid w:val="00067A4D"/>
    <w:rsid w:val="000706DF"/>
    <w:rsid w:val="00070747"/>
    <w:rsid w:val="00070887"/>
    <w:rsid w:val="00070E44"/>
    <w:rsid w:val="00070FB5"/>
    <w:rsid w:val="00071A88"/>
    <w:rsid w:val="00071D11"/>
    <w:rsid w:val="00072DCF"/>
    <w:rsid w:val="000733A1"/>
    <w:rsid w:val="0007344F"/>
    <w:rsid w:val="0007429F"/>
    <w:rsid w:val="0007562B"/>
    <w:rsid w:val="00075959"/>
    <w:rsid w:val="0007640E"/>
    <w:rsid w:val="00076A67"/>
    <w:rsid w:val="00076B61"/>
    <w:rsid w:val="000829D5"/>
    <w:rsid w:val="00082CA9"/>
    <w:rsid w:val="00083598"/>
    <w:rsid w:val="00083B1C"/>
    <w:rsid w:val="00083DBE"/>
    <w:rsid w:val="000844D7"/>
    <w:rsid w:val="00084520"/>
    <w:rsid w:val="00084839"/>
    <w:rsid w:val="00085D95"/>
    <w:rsid w:val="00087B24"/>
    <w:rsid w:val="000917E3"/>
    <w:rsid w:val="00091888"/>
    <w:rsid w:val="0009251C"/>
    <w:rsid w:val="0009277D"/>
    <w:rsid w:val="000927DC"/>
    <w:rsid w:val="00092B77"/>
    <w:rsid w:val="000937BB"/>
    <w:rsid w:val="00094EB3"/>
    <w:rsid w:val="00095023"/>
    <w:rsid w:val="00095450"/>
    <w:rsid w:val="00095962"/>
    <w:rsid w:val="00095964"/>
    <w:rsid w:val="00096873"/>
    <w:rsid w:val="000968EF"/>
    <w:rsid w:val="00097BFF"/>
    <w:rsid w:val="000A0477"/>
    <w:rsid w:val="000A0821"/>
    <w:rsid w:val="000A12E5"/>
    <w:rsid w:val="000A23C7"/>
    <w:rsid w:val="000A2824"/>
    <w:rsid w:val="000A38C1"/>
    <w:rsid w:val="000A3D1D"/>
    <w:rsid w:val="000A51E3"/>
    <w:rsid w:val="000A6F83"/>
    <w:rsid w:val="000A711B"/>
    <w:rsid w:val="000A7642"/>
    <w:rsid w:val="000B07DF"/>
    <w:rsid w:val="000B0893"/>
    <w:rsid w:val="000B0D78"/>
    <w:rsid w:val="000B16BF"/>
    <w:rsid w:val="000B175E"/>
    <w:rsid w:val="000B19CD"/>
    <w:rsid w:val="000B353C"/>
    <w:rsid w:val="000B3D0F"/>
    <w:rsid w:val="000B4BB3"/>
    <w:rsid w:val="000B4C41"/>
    <w:rsid w:val="000B50EF"/>
    <w:rsid w:val="000B636A"/>
    <w:rsid w:val="000B6371"/>
    <w:rsid w:val="000B69B3"/>
    <w:rsid w:val="000B6C0B"/>
    <w:rsid w:val="000B6E4E"/>
    <w:rsid w:val="000B7CDC"/>
    <w:rsid w:val="000B7ED5"/>
    <w:rsid w:val="000C0485"/>
    <w:rsid w:val="000C0877"/>
    <w:rsid w:val="000C16AD"/>
    <w:rsid w:val="000C16EE"/>
    <w:rsid w:val="000C1B8F"/>
    <w:rsid w:val="000C1F6A"/>
    <w:rsid w:val="000C1F96"/>
    <w:rsid w:val="000C238A"/>
    <w:rsid w:val="000C2B44"/>
    <w:rsid w:val="000C2D93"/>
    <w:rsid w:val="000C3317"/>
    <w:rsid w:val="000C3FF3"/>
    <w:rsid w:val="000C4FBB"/>
    <w:rsid w:val="000C58EA"/>
    <w:rsid w:val="000C6422"/>
    <w:rsid w:val="000D080D"/>
    <w:rsid w:val="000D1903"/>
    <w:rsid w:val="000D1C5F"/>
    <w:rsid w:val="000D211A"/>
    <w:rsid w:val="000D21F6"/>
    <w:rsid w:val="000D22D8"/>
    <w:rsid w:val="000D28EE"/>
    <w:rsid w:val="000D2CCE"/>
    <w:rsid w:val="000D30AF"/>
    <w:rsid w:val="000D3334"/>
    <w:rsid w:val="000D4625"/>
    <w:rsid w:val="000D488E"/>
    <w:rsid w:val="000D4B88"/>
    <w:rsid w:val="000D574E"/>
    <w:rsid w:val="000D598F"/>
    <w:rsid w:val="000D5B49"/>
    <w:rsid w:val="000D6065"/>
    <w:rsid w:val="000D61F8"/>
    <w:rsid w:val="000D6C7A"/>
    <w:rsid w:val="000D6E2E"/>
    <w:rsid w:val="000D743A"/>
    <w:rsid w:val="000D75F9"/>
    <w:rsid w:val="000D7B80"/>
    <w:rsid w:val="000E21E1"/>
    <w:rsid w:val="000E22FB"/>
    <w:rsid w:val="000E233A"/>
    <w:rsid w:val="000E25DD"/>
    <w:rsid w:val="000E2991"/>
    <w:rsid w:val="000E31C8"/>
    <w:rsid w:val="000E3F0B"/>
    <w:rsid w:val="000E4520"/>
    <w:rsid w:val="000E49B6"/>
    <w:rsid w:val="000E4A1A"/>
    <w:rsid w:val="000E52E7"/>
    <w:rsid w:val="000E534C"/>
    <w:rsid w:val="000E542A"/>
    <w:rsid w:val="000E55BA"/>
    <w:rsid w:val="000E570F"/>
    <w:rsid w:val="000E57D8"/>
    <w:rsid w:val="000E593F"/>
    <w:rsid w:val="000E64B5"/>
    <w:rsid w:val="000E6594"/>
    <w:rsid w:val="000E6C60"/>
    <w:rsid w:val="000E7541"/>
    <w:rsid w:val="000E7970"/>
    <w:rsid w:val="000E7E8E"/>
    <w:rsid w:val="000F06A6"/>
    <w:rsid w:val="000F0DC8"/>
    <w:rsid w:val="000F1094"/>
    <w:rsid w:val="000F1EE1"/>
    <w:rsid w:val="000F1FFF"/>
    <w:rsid w:val="000F2D24"/>
    <w:rsid w:val="000F4552"/>
    <w:rsid w:val="000F521F"/>
    <w:rsid w:val="000F5F03"/>
    <w:rsid w:val="000F6528"/>
    <w:rsid w:val="000F71CC"/>
    <w:rsid w:val="000F753B"/>
    <w:rsid w:val="000F7ED9"/>
    <w:rsid w:val="00100264"/>
    <w:rsid w:val="001003F8"/>
    <w:rsid w:val="0010046D"/>
    <w:rsid w:val="00100CBE"/>
    <w:rsid w:val="001011F9"/>
    <w:rsid w:val="001018E7"/>
    <w:rsid w:val="00101E39"/>
    <w:rsid w:val="00102065"/>
    <w:rsid w:val="00102244"/>
    <w:rsid w:val="001027B6"/>
    <w:rsid w:val="00102CA1"/>
    <w:rsid w:val="001040E1"/>
    <w:rsid w:val="0010412E"/>
    <w:rsid w:val="0010443A"/>
    <w:rsid w:val="00104936"/>
    <w:rsid w:val="00105D5E"/>
    <w:rsid w:val="00106230"/>
    <w:rsid w:val="00106F93"/>
    <w:rsid w:val="0011172C"/>
    <w:rsid w:val="00111820"/>
    <w:rsid w:val="001118A1"/>
    <w:rsid w:val="00111BB2"/>
    <w:rsid w:val="001122EA"/>
    <w:rsid w:val="0011242F"/>
    <w:rsid w:val="00114B68"/>
    <w:rsid w:val="00114F41"/>
    <w:rsid w:val="00115F93"/>
    <w:rsid w:val="00116757"/>
    <w:rsid w:val="00116A05"/>
    <w:rsid w:val="00116F1E"/>
    <w:rsid w:val="00116FD0"/>
    <w:rsid w:val="00117077"/>
    <w:rsid w:val="001170B6"/>
    <w:rsid w:val="0011719F"/>
    <w:rsid w:val="001177CE"/>
    <w:rsid w:val="00117846"/>
    <w:rsid w:val="00117A50"/>
    <w:rsid w:val="001204CA"/>
    <w:rsid w:val="00122762"/>
    <w:rsid w:val="00123165"/>
    <w:rsid w:val="00124171"/>
    <w:rsid w:val="00124382"/>
    <w:rsid w:val="00125475"/>
    <w:rsid w:val="00125614"/>
    <w:rsid w:val="00126478"/>
    <w:rsid w:val="00126B95"/>
    <w:rsid w:val="00126BF4"/>
    <w:rsid w:val="00127C17"/>
    <w:rsid w:val="00127D56"/>
    <w:rsid w:val="00127D64"/>
    <w:rsid w:val="0013055D"/>
    <w:rsid w:val="0013173E"/>
    <w:rsid w:val="0013233F"/>
    <w:rsid w:val="0013244D"/>
    <w:rsid w:val="00132818"/>
    <w:rsid w:val="00132B86"/>
    <w:rsid w:val="00133578"/>
    <w:rsid w:val="00134394"/>
    <w:rsid w:val="0013678A"/>
    <w:rsid w:val="00137566"/>
    <w:rsid w:val="00140BFB"/>
    <w:rsid w:val="001411F1"/>
    <w:rsid w:val="001415CB"/>
    <w:rsid w:val="001416D2"/>
    <w:rsid w:val="0014219C"/>
    <w:rsid w:val="001437E6"/>
    <w:rsid w:val="001437FE"/>
    <w:rsid w:val="00143B4B"/>
    <w:rsid w:val="00143E05"/>
    <w:rsid w:val="001441F7"/>
    <w:rsid w:val="00144604"/>
    <w:rsid w:val="00144B9E"/>
    <w:rsid w:val="00144DC4"/>
    <w:rsid w:val="00144FC6"/>
    <w:rsid w:val="001453A5"/>
    <w:rsid w:val="00145B22"/>
    <w:rsid w:val="001460C0"/>
    <w:rsid w:val="0014651A"/>
    <w:rsid w:val="001469E1"/>
    <w:rsid w:val="00147543"/>
    <w:rsid w:val="001502A0"/>
    <w:rsid w:val="00152532"/>
    <w:rsid w:val="00153468"/>
    <w:rsid w:val="001538DD"/>
    <w:rsid w:val="00153AC6"/>
    <w:rsid w:val="001542CD"/>
    <w:rsid w:val="001543C3"/>
    <w:rsid w:val="00154815"/>
    <w:rsid w:val="0015498B"/>
    <w:rsid w:val="00154B87"/>
    <w:rsid w:val="0015597A"/>
    <w:rsid w:val="00155CCA"/>
    <w:rsid w:val="00157238"/>
    <w:rsid w:val="001577E3"/>
    <w:rsid w:val="00157BC2"/>
    <w:rsid w:val="0016108B"/>
    <w:rsid w:val="0016136E"/>
    <w:rsid w:val="00161AB6"/>
    <w:rsid w:val="00161EBF"/>
    <w:rsid w:val="001625B3"/>
    <w:rsid w:val="00163A84"/>
    <w:rsid w:val="001640A3"/>
    <w:rsid w:val="00164D0E"/>
    <w:rsid w:val="00165184"/>
    <w:rsid w:val="001657C0"/>
    <w:rsid w:val="00165CB9"/>
    <w:rsid w:val="00166605"/>
    <w:rsid w:val="00166EF7"/>
    <w:rsid w:val="00170980"/>
    <w:rsid w:val="00171037"/>
    <w:rsid w:val="0017191F"/>
    <w:rsid w:val="0017194D"/>
    <w:rsid w:val="00172616"/>
    <w:rsid w:val="00173E42"/>
    <w:rsid w:val="001750A4"/>
    <w:rsid w:val="00175B3F"/>
    <w:rsid w:val="00176059"/>
    <w:rsid w:val="00176615"/>
    <w:rsid w:val="00176F1F"/>
    <w:rsid w:val="001771CE"/>
    <w:rsid w:val="001774CF"/>
    <w:rsid w:val="00177767"/>
    <w:rsid w:val="00177B53"/>
    <w:rsid w:val="001806E6"/>
    <w:rsid w:val="00180D54"/>
    <w:rsid w:val="001813B1"/>
    <w:rsid w:val="001820FC"/>
    <w:rsid w:val="00182DFA"/>
    <w:rsid w:val="00182E0D"/>
    <w:rsid w:val="00183E21"/>
    <w:rsid w:val="001847C1"/>
    <w:rsid w:val="00184D39"/>
    <w:rsid w:val="00184EEB"/>
    <w:rsid w:val="0018582C"/>
    <w:rsid w:val="00185B59"/>
    <w:rsid w:val="001872D9"/>
    <w:rsid w:val="0019065B"/>
    <w:rsid w:val="00190687"/>
    <w:rsid w:val="0019081C"/>
    <w:rsid w:val="0019158B"/>
    <w:rsid w:val="00191862"/>
    <w:rsid w:val="00192A75"/>
    <w:rsid w:val="00192B26"/>
    <w:rsid w:val="001931BF"/>
    <w:rsid w:val="001932FF"/>
    <w:rsid w:val="0019353E"/>
    <w:rsid w:val="00193B2C"/>
    <w:rsid w:val="00193D22"/>
    <w:rsid w:val="00194140"/>
    <w:rsid w:val="001944D8"/>
    <w:rsid w:val="00194BD0"/>
    <w:rsid w:val="00195301"/>
    <w:rsid w:val="0019612F"/>
    <w:rsid w:val="0019618B"/>
    <w:rsid w:val="001965B8"/>
    <w:rsid w:val="001969BA"/>
    <w:rsid w:val="00197437"/>
    <w:rsid w:val="001976B1"/>
    <w:rsid w:val="00197CAB"/>
    <w:rsid w:val="001A1671"/>
    <w:rsid w:val="001A226E"/>
    <w:rsid w:val="001A296B"/>
    <w:rsid w:val="001A2E5B"/>
    <w:rsid w:val="001A39C3"/>
    <w:rsid w:val="001A463E"/>
    <w:rsid w:val="001A478C"/>
    <w:rsid w:val="001A4941"/>
    <w:rsid w:val="001A5457"/>
    <w:rsid w:val="001A56E6"/>
    <w:rsid w:val="001A64CA"/>
    <w:rsid w:val="001A7115"/>
    <w:rsid w:val="001A7875"/>
    <w:rsid w:val="001B0BB9"/>
    <w:rsid w:val="001B1C85"/>
    <w:rsid w:val="001B1CDE"/>
    <w:rsid w:val="001B2E71"/>
    <w:rsid w:val="001B2F47"/>
    <w:rsid w:val="001B4504"/>
    <w:rsid w:val="001B4C1C"/>
    <w:rsid w:val="001B4ED6"/>
    <w:rsid w:val="001B5A9E"/>
    <w:rsid w:val="001B5B46"/>
    <w:rsid w:val="001B611F"/>
    <w:rsid w:val="001B62A5"/>
    <w:rsid w:val="001B6E0F"/>
    <w:rsid w:val="001B7479"/>
    <w:rsid w:val="001B751B"/>
    <w:rsid w:val="001B769C"/>
    <w:rsid w:val="001B76D0"/>
    <w:rsid w:val="001B7A8B"/>
    <w:rsid w:val="001B7F33"/>
    <w:rsid w:val="001C00AE"/>
    <w:rsid w:val="001C0420"/>
    <w:rsid w:val="001C04E0"/>
    <w:rsid w:val="001C10FB"/>
    <w:rsid w:val="001C124E"/>
    <w:rsid w:val="001C13E2"/>
    <w:rsid w:val="001C1500"/>
    <w:rsid w:val="001C1E47"/>
    <w:rsid w:val="001C29D7"/>
    <w:rsid w:val="001C2F32"/>
    <w:rsid w:val="001C3470"/>
    <w:rsid w:val="001C407A"/>
    <w:rsid w:val="001C4917"/>
    <w:rsid w:val="001C4CD5"/>
    <w:rsid w:val="001C50E9"/>
    <w:rsid w:val="001C5520"/>
    <w:rsid w:val="001C56AA"/>
    <w:rsid w:val="001C5F30"/>
    <w:rsid w:val="001C6B31"/>
    <w:rsid w:val="001D0192"/>
    <w:rsid w:val="001D039D"/>
    <w:rsid w:val="001D0752"/>
    <w:rsid w:val="001D1105"/>
    <w:rsid w:val="001D145D"/>
    <w:rsid w:val="001D18FB"/>
    <w:rsid w:val="001D2401"/>
    <w:rsid w:val="001D2F61"/>
    <w:rsid w:val="001D3C07"/>
    <w:rsid w:val="001D3C4A"/>
    <w:rsid w:val="001D48BC"/>
    <w:rsid w:val="001D4DFA"/>
    <w:rsid w:val="001D50C4"/>
    <w:rsid w:val="001D50D4"/>
    <w:rsid w:val="001D5B16"/>
    <w:rsid w:val="001E02F5"/>
    <w:rsid w:val="001E0800"/>
    <w:rsid w:val="001E0EA1"/>
    <w:rsid w:val="001E0F83"/>
    <w:rsid w:val="001E11CC"/>
    <w:rsid w:val="001E1457"/>
    <w:rsid w:val="001E1491"/>
    <w:rsid w:val="001E17B3"/>
    <w:rsid w:val="001E1A26"/>
    <w:rsid w:val="001E1B7F"/>
    <w:rsid w:val="001E2645"/>
    <w:rsid w:val="001E28D3"/>
    <w:rsid w:val="001E3918"/>
    <w:rsid w:val="001E3DE9"/>
    <w:rsid w:val="001E51F6"/>
    <w:rsid w:val="001E6373"/>
    <w:rsid w:val="001E668D"/>
    <w:rsid w:val="001E7809"/>
    <w:rsid w:val="001F00BE"/>
    <w:rsid w:val="001F0108"/>
    <w:rsid w:val="001F084B"/>
    <w:rsid w:val="001F0896"/>
    <w:rsid w:val="001F0AB5"/>
    <w:rsid w:val="001F100F"/>
    <w:rsid w:val="001F258D"/>
    <w:rsid w:val="001F2AED"/>
    <w:rsid w:val="001F3539"/>
    <w:rsid w:val="001F4432"/>
    <w:rsid w:val="001F53F4"/>
    <w:rsid w:val="001F5623"/>
    <w:rsid w:val="001F5B43"/>
    <w:rsid w:val="001F5DA6"/>
    <w:rsid w:val="001F689E"/>
    <w:rsid w:val="001F79BA"/>
    <w:rsid w:val="001F7A51"/>
    <w:rsid w:val="0020055E"/>
    <w:rsid w:val="00200D90"/>
    <w:rsid w:val="00201685"/>
    <w:rsid w:val="00201887"/>
    <w:rsid w:val="00201A21"/>
    <w:rsid w:val="00201DCC"/>
    <w:rsid w:val="00202EC6"/>
    <w:rsid w:val="00203217"/>
    <w:rsid w:val="00204B95"/>
    <w:rsid w:val="00204F81"/>
    <w:rsid w:val="00204FA8"/>
    <w:rsid w:val="002055AE"/>
    <w:rsid w:val="00205E7B"/>
    <w:rsid w:val="00206546"/>
    <w:rsid w:val="00206D83"/>
    <w:rsid w:val="00206ED5"/>
    <w:rsid w:val="0020730B"/>
    <w:rsid w:val="0021006A"/>
    <w:rsid w:val="002101C3"/>
    <w:rsid w:val="0021059C"/>
    <w:rsid w:val="002119AD"/>
    <w:rsid w:val="00211C04"/>
    <w:rsid w:val="00211C3C"/>
    <w:rsid w:val="00211DB8"/>
    <w:rsid w:val="00212882"/>
    <w:rsid w:val="0021391A"/>
    <w:rsid w:val="00214F09"/>
    <w:rsid w:val="0021562D"/>
    <w:rsid w:val="002156CC"/>
    <w:rsid w:val="002157D5"/>
    <w:rsid w:val="0021598C"/>
    <w:rsid w:val="00215D90"/>
    <w:rsid w:val="00216BB8"/>
    <w:rsid w:val="00217417"/>
    <w:rsid w:val="00217AA5"/>
    <w:rsid w:val="00217DF6"/>
    <w:rsid w:val="00220205"/>
    <w:rsid w:val="00220431"/>
    <w:rsid w:val="00220E56"/>
    <w:rsid w:val="00221345"/>
    <w:rsid w:val="00221B14"/>
    <w:rsid w:val="0022207D"/>
    <w:rsid w:val="002264DC"/>
    <w:rsid w:val="00226623"/>
    <w:rsid w:val="0022730B"/>
    <w:rsid w:val="002276B9"/>
    <w:rsid w:val="00227DF4"/>
    <w:rsid w:val="00231A36"/>
    <w:rsid w:val="0023259C"/>
    <w:rsid w:val="00233241"/>
    <w:rsid w:val="0023450B"/>
    <w:rsid w:val="0023509A"/>
    <w:rsid w:val="00235EA8"/>
    <w:rsid w:val="002368DD"/>
    <w:rsid w:val="00237670"/>
    <w:rsid w:val="00237E40"/>
    <w:rsid w:val="00237FB9"/>
    <w:rsid w:val="00240A00"/>
    <w:rsid w:val="00242984"/>
    <w:rsid w:val="00243BDA"/>
    <w:rsid w:val="00243F68"/>
    <w:rsid w:val="0024426F"/>
    <w:rsid w:val="002453BC"/>
    <w:rsid w:val="00245937"/>
    <w:rsid w:val="00245C3C"/>
    <w:rsid w:val="00246842"/>
    <w:rsid w:val="00246A7D"/>
    <w:rsid w:val="00246B0B"/>
    <w:rsid w:val="00247383"/>
    <w:rsid w:val="00250124"/>
    <w:rsid w:val="00250E64"/>
    <w:rsid w:val="0025101E"/>
    <w:rsid w:val="00251693"/>
    <w:rsid w:val="00251784"/>
    <w:rsid w:val="00252963"/>
    <w:rsid w:val="00253E87"/>
    <w:rsid w:val="002542C9"/>
    <w:rsid w:val="0025498D"/>
    <w:rsid w:val="0025559D"/>
    <w:rsid w:val="002557FC"/>
    <w:rsid w:val="00256A19"/>
    <w:rsid w:val="002603D4"/>
    <w:rsid w:val="00260C2D"/>
    <w:rsid w:val="00260C5E"/>
    <w:rsid w:val="00260F39"/>
    <w:rsid w:val="002610C3"/>
    <w:rsid w:val="00261F5E"/>
    <w:rsid w:val="00263A27"/>
    <w:rsid w:val="00263B5E"/>
    <w:rsid w:val="0026466D"/>
    <w:rsid w:val="00266752"/>
    <w:rsid w:val="00266B73"/>
    <w:rsid w:val="00266CD0"/>
    <w:rsid w:val="002672D5"/>
    <w:rsid w:val="00267F15"/>
    <w:rsid w:val="0027033A"/>
    <w:rsid w:val="00270E32"/>
    <w:rsid w:val="002716D4"/>
    <w:rsid w:val="00272E1D"/>
    <w:rsid w:val="00273030"/>
    <w:rsid w:val="00273541"/>
    <w:rsid w:val="00273BC7"/>
    <w:rsid w:val="002743E7"/>
    <w:rsid w:val="00274B7B"/>
    <w:rsid w:val="002756A4"/>
    <w:rsid w:val="00276412"/>
    <w:rsid w:val="00276C5A"/>
    <w:rsid w:val="00276CB8"/>
    <w:rsid w:val="00277379"/>
    <w:rsid w:val="00277487"/>
    <w:rsid w:val="00277E99"/>
    <w:rsid w:val="002805A9"/>
    <w:rsid w:val="002815DD"/>
    <w:rsid w:val="00281795"/>
    <w:rsid w:val="002819B6"/>
    <w:rsid w:val="00283AC2"/>
    <w:rsid w:val="00283B35"/>
    <w:rsid w:val="00283ECC"/>
    <w:rsid w:val="00284144"/>
    <w:rsid w:val="002841A2"/>
    <w:rsid w:val="002854E6"/>
    <w:rsid w:val="00285761"/>
    <w:rsid w:val="00285A78"/>
    <w:rsid w:val="0028678C"/>
    <w:rsid w:val="00286F9F"/>
    <w:rsid w:val="00287B76"/>
    <w:rsid w:val="00287FD4"/>
    <w:rsid w:val="002911F7"/>
    <w:rsid w:val="002913A5"/>
    <w:rsid w:val="00291826"/>
    <w:rsid w:val="002923CA"/>
    <w:rsid w:val="00292688"/>
    <w:rsid w:val="00292987"/>
    <w:rsid w:val="00293B62"/>
    <w:rsid w:val="00293D0E"/>
    <w:rsid w:val="00293D75"/>
    <w:rsid w:val="0029534F"/>
    <w:rsid w:val="002953A6"/>
    <w:rsid w:val="00296127"/>
    <w:rsid w:val="002961D8"/>
    <w:rsid w:val="00296BD8"/>
    <w:rsid w:val="0029709D"/>
    <w:rsid w:val="002970EB"/>
    <w:rsid w:val="00297E06"/>
    <w:rsid w:val="002A05B4"/>
    <w:rsid w:val="002A15A2"/>
    <w:rsid w:val="002A1CC1"/>
    <w:rsid w:val="002A22C0"/>
    <w:rsid w:val="002A25AB"/>
    <w:rsid w:val="002A295A"/>
    <w:rsid w:val="002A3B45"/>
    <w:rsid w:val="002A4132"/>
    <w:rsid w:val="002A47C8"/>
    <w:rsid w:val="002A4D41"/>
    <w:rsid w:val="002A4EE8"/>
    <w:rsid w:val="002A56A7"/>
    <w:rsid w:val="002A66AE"/>
    <w:rsid w:val="002A6D6D"/>
    <w:rsid w:val="002A7D7B"/>
    <w:rsid w:val="002B032C"/>
    <w:rsid w:val="002B0659"/>
    <w:rsid w:val="002B0BE2"/>
    <w:rsid w:val="002B1C31"/>
    <w:rsid w:val="002B1E51"/>
    <w:rsid w:val="002B1EFD"/>
    <w:rsid w:val="002B213F"/>
    <w:rsid w:val="002B3532"/>
    <w:rsid w:val="002B3B21"/>
    <w:rsid w:val="002B3D97"/>
    <w:rsid w:val="002B3F4A"/>
    <w:rsid w:val="002B56B2"/>
    <w:rsid w:val="002B5DB9"/>
    <w:rsid w:val="002B63B8"/>
    <w:rsid w:val="002B66B3"/>
    <w:rsid w:val="002B7447"/>
    <w:rsid w:val="002B756B"/>
    <w:rsid w:val="002B7AD0"/>
    <w:rsid w:val="002C077F"/>
    <w:rsid w:val="002C07D9"/>
    <w:rsid w:val="002C0F42"/>
    <w:rsid w:val="002C1237"/>
    <w:rsid w:val="002C150E"/>
    <w:rsid w:val="002C16DB"/>
    <w:rsid w:val="002C18E9"/>
    <w:rsid w:val="002C1A5A"/>
    <w:rsid w:val="002C1DA7"/>
    <w:rsid w:val="002C24A9"/>
    <w:rsid w:val="002C250C"/>
    <w:rsid w:val="002C2642"/>
    <w:rsid w:val="002C26A0"/>
    <w:rsid w:val="002C3243"/>
    <w:rsid w:val="002C329C"/>
    <w:rsid w:val="002C344F"/>
    <w:rsid w:val="002C3534"/>
    <w:rsid w:val="002C3842"/>
    <w:rsid w:val="002C58F2"/>
    <w:rsid w:val="002C60C0"/>
    <w:rsid w:val="002C72AB"/>
    <w:rsid w:val="002C77B9"/>
    <w:rsid w:val="002D0D59"/>
    <w:rsid w:val="002D0D5F"/>
    <w:rsid w:val="002D161C"/>
    <w:rsid w:val="002D18E3"/>
    <w:rsid w:val="002D1DB8"/>
    <w:rsid w:val="002D1E9A"/>
    <w:rsid w:val="002D22F1"/>
    <w:rsid w:val="002D324F"/>
    <w:rsid w:val="002D45B0"/>
    <w:rsid w:val="002D4AD5"/>
    <w:rsid w:val="002D4C4E"/>
    <w:rsid w:val="002D4D25"/>
    <w:rsid w:val="002D5076"/>
    <w:rsid w:val="002D57DC"/>
    <w:rsid w:val="002D6656"/>
    <w:rsid w:val="002D737B"/>
    <w:rsid w:val="002E15BC"/>
    <w:rsid w:val="002E2A34"/>
    <w:rsid w:val="002E3302"/>
    <w:rsid w:val="002E42F2"/>
    <w:rsid w:val="002E482F"/>
    <w:rsid w:val="002E5685"/>
    <w:rsid w:val="002E5700"/>
    <w:rsid w:val="002E6260"/>
    <w:rsid w:val="002E7233"/>
    <w:rsid w:val="002F008D"/>
    <w:rsid w:val="002F1648"/>
    <w:rsid w:val="002F1D5C"/>
    <w:rsid w:val="002F20A8"/>
    <w:rsid w:val="002F2123"/>
    <w:rsid w:val="002F28C2"/>
    <w:rsid w:val="002F2E80"/>
    <w:rsid w:val="002F40C0"/>
    <w:rsid w:val="002F427D"/>
    <w:rsid w:val="002F68E4"/>
    <w:rsid w:val="002F6FC8"/>
    <w:rsid w:val="002F796C"/>
    <w:rsid w:val="002F7E4B"/>
    <w:rsid w:val="00300AB6"/>
    <w:rsid w:val="00301186"/>
    <w:rsid w:val="00301A4A"/>
    <w:rsid w:val="00301B89"/>
    <w:rsid w:val="00301EEF"/>
    <w:rsid w:val="003020B9"/>
    <w:rsid w:val="00302768"/>
    <w:rsid w:val="00302B4C"/>
    <w:rsid w:val="00303005"/>
    <w:rsid w:val="00304177"/>
    <w:rsid w:val="00304990"/>
    <w:rsid w:val="003063D8"/>
    <w:rsid w:val="00306812"/>
    <w:rsid w:val="00306ADF"/>
    <w:rsid w:val="00306CA3"/>
    <w:rsid w:val="00306E46"/>
    <w:rsid w:val="00306E4F"/>
    <w:rsid w:val="00307350"/>
    <w:rsid w:val="003073C2"/>
    <w:rsid w:val="00307C1B"/>
    <w:rsid w:val="00310054"/>
    <w:rsid w:val="00311986"/>
    <w:rsid w:val="00311B0E"/>
    <w:rsid w:val="00311E2E"/>
    <w:rsid w:val="00311F85"/>
    <w:rsid w:val="003124B5"/>
    <w:rsid w:val="003125F7"/>
    <w:rsid w:val="00312B20"/>
    <w:rsid w:val="0031322F"/>
    <w:rsid w:val="00313434"/>
    <w:rsid w:val="00314BED"/>
    <w:rsid w:val="00314C33"/>
    <w:rsid w:val="00314D8B"/>
    <w:rsid w:val="00315340"/>
    <w:rsid w:val="00315546"/>
    <w:rsid w:val="0031554E"/>
    <w:rsid w:val="00316227"/>
    <w:rsid w:val="003168D4"/>
    <w:rsid w:val="00316DF9"/>
    <w:rsid w:val="00317243"/>
    <w:rsid w:val="003201A1"/>
    <w:rsid w:val="003217AA"/>
    <w:rsid w:val="00322085"/>
    <w:rsid w:val="00323C55"/>
    <w:rsid w:val="00323CA5"/>
    <w:rsid w:val="00323D1F"/>
    <w:rsid w:val="00324039"/>
    <w:rsid w:val="00324714"/>
    <w:rsid w:val="003247DA"/>
    <w:rsid w:val="00324804"/>
    <w:rsid w:val="00324913"/>
    <w:rsid w:val="00324B59"/>
    <w:rsid w:val="00325710"/>
    <w:rsid w:val="003273BF"/>
    <w:rsid w:val="00327927"/>
    <w:rsid w:val="00327A17"/>
    <w:rsid w:val="00327C9F"/>
    <w:rsid w:val="00330389"/>
    <w:rsid w:val="003307A2"/>
    <w:rsid w:val="00330A21"/>
    <w:rsid w:val="00330B19"/>
    <w:rsid w:val="00330B23"/>
    <w:rsid w:val="0033187B"/>
    <w:rsid w:val="00331A78"/>
    <w:rsid w:val="00331EF7"/>
    <w:rsid w:val="0033234A"/>
    <w:rsid w:val="00332CE9"/>
    <w:rsid w:val="00332D0B"/>
    <w:rsid w:val="0033391B"/>
    <w:rsid w:val="00333AA3"/>
    <w:rsid w:val="00333C18"/>
    <w:rsid w:val="003340F1"/>
    <w:rsid w:val="0033481C"/>
    <w:rsid w:val="003354D3"/>
    <w:rsid w:val="00336507"/>
    <w:rsid w:val="003375C1"/>
    <w:rsid w:val="00337FE4"/>
    <w:rsid w:val="003402FF"/>
    <w:rsid w:val="00340BB4"/>
    <w:rsid w:val="003421B7"/>
    <w:rsid w:val="00343515"/>
    <w:rsid w:val="0034354D"/>
    <w:rsid w:val="00343AD0"/>
    <w:rsid w:val="00344226"/>
    <w:rsid w:val="0034501B"/>
    <w:rsid w:val="003451C5"/>
    <w:rsid w:val="00346049"/>
    <w:rsid w:val="00346D41"/>
    <w:rsid w:val="00350675"/>
    <w:rsid w:val="00350E59"/>
    <w:rsid w:val="0035145D"/>
    <w:rsid w:val="00351555"/>
    <w:rsid w:val="00352475"/>
    <w:rsid w:val="00352553"/>
    <w:rsid w:val="003525F8"/>
    <w:rsid w:val="00353140"/>
    <w:rsid w:val="003553B9"/>
    <w:rsid w:val="0035567A"/>
    <w:rsid w:val="00355BB8"/>
    <w:rsid w:val="003561E6"/>
    <w:rsid w:val="003565BD"/>
    <w:rsid w:val="00356865"/>
    <w:rsid w:val="00357C21"/>
    <w:rsid w:val="0036081E"/>
    <w:rsid w:val="003609BE"/>
    <w:rsid w:val="00360B9F"/>
    <w:rsid w:val="00360C21"/>
    <w:rsid w:val="00360D2C"/>
    <w:rsid w:val="00360E77"/>
    <w:rsid w:val="0036124F"/>
    <w:rsid w:val="0036249C"/>
    <w:rsid w:val="00362795"/>
    <w:rsid w:val="0036279B"/>
    <w:rsid w:val="00363175"/>
    <w:rsid w:val="00363253"/>
    <w:rsid w:val="0036369C"/>
    <w:rsid w:val="00364304"/>
    <w:rsid w:val="00364CD7"/>
    <w:rsid w:val="00364F14"/>
    <w:rsid w:val="003655E4"/>
    <w:rsid w:val="00365612"/>
    <w:rsid w:val="003665CE"/>
    <w:rsid w:val="003677E5"/>
    <w:rsid w:val="00367BC6"/>
    <w:rsid w:val="003701CE"/>
    <w:rsid w:val="003716D2"/>
    <w:rsid w:val="00371757"/>
    <w:rsid w:val="00372EBD"/>
    <w:rsid w:val="003734FB"/>
    <w:rsid w:val="00373532"/>
    <w:rsid w:val="003736D6"/>
    <w:rsid w:val="00373AE9"/>
    <w:rsid w:val="00373C09"/>
    <w:rsid w:val="00376687"/>
    <w:rsid w:val="003767CA"/>
    <w:rsid w:val="0037693B"/>
    <w:rsid w:val="00376C15"/>
    <w:rsid w:val="00377049"/>
    <w:rsid w:val="003771DF"/>
    <w:rsid w:val="00381898"/>
    <w:rsid w:val="003839AC"/>
    <w:rsid w:val="00383FAE"/>
    <w:rsid w:val="00384E8D"/>
    <w:rsid w:val="00385B7D"/>
    <w:rsid w:val="00386B8C"/>
    <w:rsid w:val="003876CA"/>
    <w:rsid w:val="00387C6C"/>
    <w:rsid w:val="0039044C"/>
    <w:rsid w:val="00391669"/>
    <w:rsid w:val="00391739"/>
    <w:rsid w:val="003923D8"/>
    <w:rsid w:val="003929AD"/>
    <w:rsid w:val="00392E3F"/>
    <w:rsid w:val="0039330D"/>
    <w:rsid w:val="003936D4"/>
    <w:rsid w:val="003941F0"/>
    <w:rsid w:val="00394B4E"/>
    <w:rsid w:val="00395731"/>
    <w:rsid w:val="0039582C"/>
    <w:rsid w:val="0039611B"/>
    <w:rsid w:val="00396128"/>
    <w:rsid w:val="00396DFC"/>
    <w:rsid w:val="0039749B"/>
    <w:rsid w:val="00397B36"/>
    <w:rsid w:val="003A0807"/>
    <w:rsid w:val="003A0848"/>
    <w:rsid w:val="003A0C65"/>
    <w:rsid w:val="003A152C"/>
    <w:rsid w:val="003A2092"/>
    <w:rsid w:val="003A234B"/>
    <w:rsid w:val="003A26E2"/>
    <w:rsid w:val="003A3522"/>
    <w:rsid w:val="003A37C5"/>
    <w:rsid w:val="003A3A7A"/>
    <w:rsid w:val="003A3B82"/>
    <w:rsid w:val="003A408E"/>
    <w:rsid w:val="003A42F8"/>
    <w:rsid w:val="003A497D"/>
    <w:rsid w:val="003A4BE6"/>
    <w:rsid w:val="003A51ED"/>
    <w:rsid w:val="003A5AB9"/>
    <w:rsid w:val="003A601E"/>
    <w:rsid w:val="003A647C"/>
    <w:rsid w:val="003A67D8"/>
    <w:rsid w:val="003A6DDF"/>
    <w:rsid w:val="003A7DAD"/>
    <w:rsid w:val="003A7DDC"/>
    <w:rsid w:val="003B092A"/>
    <w:rsid w:val="003B09D7"/>
    <w:rsid w:val="003B1AC4"/>
    <w:rsid w:val="003B2632"/>
    <w:rsid w:val="003B29FF"/>
    <w:rsid w:val="003B311B"/>
    <w:rsid w:val="003B4C93"/>
    <w:rsid w:val="003B4F19"/>
    <w:rsid w:val="003B5583"/>
    <w:rsid w:val="003B5757"/>
    <w:rsid w:val="003B5A9D"/>
    <w:rsid w:val="003B619E"/>
    <w:rsid w:val="003B73F6"/>
    <w:rsid w:val="003B7AE4"/>
    <w:rsid w:val="003B7C64"/>
    <w:rsid w:val="003C0365"/>
    <w:rsid w:val="003C065E"/>
    <w:rsid w:val="003C1CC3"/>
    <w:rsid w:val="003C20E6"/>
    <w:rsid w:val="003C267C"/>
    <w:rsid w:val="003C2E15"/>
    <w:rsid w:val="003C2F93"/>
    <w:rsid w:val="003C3BA1"/>
    <w:rsid w:val="003C4101"/>
    <w:rsid w:val="003C4AA2"/>
    <w:rsid w:val="003C5E4E"/>
    <w:rsid w:val="003C67A4"/>
    <w:rsid w:val="003C6E0C"/>
    <w:rsid w:val="003C778D"/>
    <w:rsid w:val="003D0FAC"/>
    <w:rsid w:val="003D1252"/>
    <w:rsid w:val="003D1A2A"/>
    <w:rsid w:val="003D2AC1"/>
    <w:rsid w:val="003D32AC"/>
    <w:rsid w:val="003D34AF"/>
    <w:rsid w:val="003D3553"/>
    <w:rsid w:val="003D35F1"/>
    <w:rsid w:val="003D380B"/>
    <w:rsid w:val="003D3864"/>
    <w:rsid w:val="003D4A68"/>
    <w:rsid w:val="003D50A5"/>
    <w:rsid w:val="003D520D"/>
    <w:rsid w:val="003D5B7B"/>
    <w:rsid w:val="003D6407"/>
    <w:rsid w:val="003D6AAB"/>
    <w:rsid w:val="003D6B33"/>
    <w:rsid w:val="003D6C4B"/>
    <w:rsid w:val="003D71C4"/>
    <w:rsid w:val="003D75CC"/>
    <w:rsid w:val="003D76B1"/>
    <w:rsid w:val="003E0947"/>
    <w:rsid w:val="003E0F44"/>
    <w:rsid w:val="003E179E"/>
    <w:rsid w:val="003E17D8"/>
    <w:rsid w:val="003E19E3"/>
    <w:rsid w:val="003E2D9E"/>
    <w:rsid w:val="003E31D5"/>
    <w:rsid w:val="003E5287"/>
    <w:rsid w:val="003E552A"/>
    <w:rsid w:val="003E6DB1"/>
    <w:rsid w:val="003E70C8"/>
    <w:rsid w:val="003E73F3"/>
    <w:rsid w:val="003F0AED"/>
    <w:rsid w:val="003F1119"/>
    <w:rsid w:val="003F12A0"/>
    <w:rsid w:val="003F130E"/>
    <w:rsid w:val="003F1496"/>
    <w:rsid w:val="003F1981"/>
    <w:rsid w:val="003F254A"/>
    <w:rsid w:val="003F2D07"/>
    <w:rsid w:val="003F3B4F"/>
    <w:rsid w:val="003F400D"/>
    <w:rsid w:val="003F4131"/>
    <w:rsid w:val="003F49E1"/>
    <w:rsid w:val="003F500B"/>
    <w:rsid w:val="003F57DE"/>
    <w:rsid w:val="003F636F"/>
    <w:rsid w:val="003F6B09"/>
    <w:rsid w:val="003F6BB5"/>
    <w:rsid w:val="003F759B"/>
    <w:rsid w:val="003F7F43"/>
    <w:rsid w:val="004000B7"/>
    <w:rsid w:val="00400C3C"/>
    <w:rsid w:val="00400E8F"/>
    <w:rsid w:val="0040149E"/>
    <w:rsid w:val="0040151A"/>
    <w:rsid w:val="004016BB"/>
    <w:rsid w:val="00401A43"/>
    <w:rsid w:val="0040272D"/>
    <w:rsid w:val="00402909"/>
    <w:rsid w:val="0040381F"/>
    <w:rsid w:val="00403FF9"/>
    <w:rsid w:val="004043E1"/>
    <w:rsid w:val="00404971"/>
    <w:rsid w:val="00404A49"/>
    <w:rsid w:val="00404EDA"/>
    <w:rsid w:val="004051C4"/>
    <w:rsid w:val="0040567A"/>
    <w:rsid w:val="00405712"/>
    <w:rsid w:val="00405866"/>
    <w:rsid w:val="00405B5E"/>
    <w:rsid w:val="00405FC7"/>
    <w:rsid w:val="00406470"/>
    <w:rsid w:val="0040736E"/>
    <w:rsid w:val="00407413"/>
    <w:rsid w:val="004079AE"/>
    <w:rsid w:val="00410305"/>
    <w:rsid w:val="004110C4"/>
    <w:rsid w:val="00411BC9"/>
    <w:rsid w:val="00412743"/>
    <w:rsid w:val="00412766"/>
    <w:rsid w:val="00414762"/>
    <w:rsid w:val="004147EA"/>
    <w:rsid w:val="00414B73"/>
    <w:rsid w:val="0041525F"/>
    <w:rsid w:val="00415B0E"/>
    <w:rsid w:val="0041747B"/>
    <w:rsid w:val="00417753"/>
    <w:rsid w:val="00417BEC"/>
    <w:rsid w:val="00421412"/>
    <w:rsid w:val="004214B3"/>
    <w:rsid w:val="00421769"/>
    <w:rsid w:val="00421FCD"/>
    <w:rsid w:val="00422075"/>
    <w:rsid w:val="00422D8D"/>
    <w:rsid w:val="00423338"/>
    <w:rsid w:val="00423F0E"/>
    <w:rsid w:val="00425177"/>
    <w:rsid w:val="00425351"/>
    <w:rsid w:val="00425A54"/>
    <w:rsid w:val="004262F2"/>
    <w:rsid w:val="00426EF7"/>
    <w:rsid w:val="0042717A"/>
    <w:rsid w:val="00427287"/>
    <w:rsid w:val="0042744C"/>
    <w:rsid w:val="00427A90"/>
    <w:rsid w:val="00430AD2"/>
    <w:rsid w:val="00430C56"/>
    <w:rsid w:val="00430F30"/>
    <w:rsid w:val="00431549"/>
    <w:rsid w:val="00431948"/>
    <w:rsid w:val="00431B1B"/>
    <w:rsid w:val="00431C5C"/>
    <w:rsid w:val="00431E29"/>
    <w:rsid w:val="004327B6"/>
    <w:rsid w:val="00433097"/>
    <w:rsid w:val="00433447"/>
    <w:rsid w:val="00433CBD"/>
    <w:rsid w:val="0043430B"/>
    <w:rsid w:val="0043520A"/>
    <w:rsid w:val="004356CB"/>
    <w:rsid w:val="00435815"/>
    <w:rsid w:val="0043704F"/>
    <w:rsid w:val="0043756B"/>
    <w:rsid w:val="00440385"/>
    <w:rsid w:val="004414A0"/>
    <w:rsid w:val="00441D61"/>
    <w:rsid w:val="0044207F"/>
    <w:rsid w:val="0044291A"/>
    <w:rsid w:val="004445E4"/>
    <w:rsid w:val="0044468B"/>
    <w:rsid w:val="0044485D"/>
    <w:rsid w:val="00444D6C"/>
    <w:rsid w:val="004455CB"/>
    <w:rsid w:val="0044625D"/>
    <w:rsid w:val="004468A6"/>
    <w:rsid w:val="004468B5"/>
    <w:rsid w:val="00447127"/>
    <w:rsid w:val="004475D0"/>
    <w:rsid w:val="00450262"/>
    <w:rsid w:val="00450609"/>
    <w:rsid w:val="0045114D"/>
    <w:rsid w:val="00451863"/>
    <w:rsid w:val="00451922"/>
    <w:rsid w:val="00452D33"/>
    <w:rsid w:val="00452DA5"/>
    <w:rsid w:val="004535AC"/>
    <w:rsid w:val="00453BF5"/>
    <w:rsid w:val="004547BF"/>
    <w:rsid w:val="00455407"/>
    <w:rsid w:val="004555A4"/>
    <w:rsid w:val="004559DE"/>
    <w:rsid w:val="00455DEB"/>
    <w:rsid w:val="00455FB6"/>
    <w:rsid w:val="00456403"/>
    <w:rsid w:val="004572D0"/>
    <w:rsid w:val="004607B5"/>
    <w:rsid w:val="00460B3C"/>
    <w:rsid w:val="00461B8A"/>
    <w:rsid w:val="00461D75"/>
    <w:rsid w:val="00461F3A"/>
    <w:rsid w:val="00462347"/>
    <w:rsid w:val="00462B98"/>
    <w:rsid w:val="004630B7"/>
    <w:rsid w:val="004633D7"/>
    <w:rsid w:val="00463AC6"/>
    <w:rsid w:val="00463F73"/>
    <w:rsid w:val="00464914"/>
    <w:rsid w:val="004657DC"/>
    <w:rsid w:val="004661FA"/>
    <w:rsid w:val="004666B3"/>
    <w:rsid w:val="0046699E"/>
    <w:rsid w:val="00466A53"/>
    <w:rsid w:val="00466B49"/>
    <w:rsid w:val="00466BDF"/>
    <w:rsid w:val="004671CF"/>
    <w:rsid w:val="00467BFF"/>
    <w:rsid w:val="00467DE6"/>
    <w:rsid w:val="00467FC1"/>
    <w:rsid w:val="00470216"/>
    <w:rsid w:val="00470684"/>
    <w:rsid w:val="00470855"/>
    <w:rsid w:val="004714D4"/>
    <w:rsid w:val="00472A15"/>
    <w:rsid w:val="00472FD7"/>
    <w:rsid w:val="00473312"/>
    <w:rsid w:val="00473344"/>
    <w:rsid w:val="004735F4"/>
    <w:rsid w:val="00474862"/>
    <w:rsid w:val="004757D9"/>
    <w:rsid w:val="00475CFE"/>
    <w:rsid w:val="00476317"/>
    <w:rsid w:val="0047648B"/>
    <w:rsid w:val="00476948"/>
    <w:rsid w:val="00476FA6"/>
    <w:rsid w:val="00476FAE"/>
    <w:rsid w:val="00477CD5"/>
    <w:rsid w:val="004808CE"/>
    <w:rsid w:val="00480D5B"/>
    <w:rsid w:val="00480F8A"/>
    <w:rsid w:val="00481141"/>
    <w:rsid w:val="0048185D"/>
    <w:rsid w:val="00482666"/>
    <w:rsid w:val="00482B74"/>
    <w:rsid w:val="00482BD5"/>
    <w:rsid w:val="00482EA7"/>
    <w:rsid w:val="004841A6"/>
    <w:rsid w:val="00484847"/>
    <w:rsid w:val="00484CA8"/>
    <w:rsid w:val="004851BA"/>
    <w:rsid w:val="00485DB0"/>
    <w:rsid w:val="00485F48"/>
    <w:rsid w:val="00486467"/>
    <w:rsid w:val="0048676C"/>
    <w:rsid w:val="00486C0F"/>
    <w:rsid w:val="0048723C"/>
    <w:rsid w:val="00487E85"/>
    <w:rsid w:val="004900E0"/>
    <w:rsid w:val="0049043C"/>
    <w:rsid w:val="00490FD9"/>
    <w:rsid w:val="00492255"/>
    <w:rsid w:val="00492326"/>
    <w:rsid w:val="00492A32"/>
    <w:rsid w:val="00492B3F"/>
    <w:rsid w:val="00492D69"/>
    <w:rsid w:val="00492F9A"/>
    <w:rsid w:val="00493637"/>
    <w:rsid w:val="00493DEE"/>
    <w:rsid w:val="00493F50"/>
    <w:rsid w:val="0049452C"/>
    <w:rsid w:val="00494626"/>
    <w:rsid w:val="0049476B"/>
    <w:rsid w:val="0049497F"/>
    <w:rsid w:val="004950E2"/>
    <w:rsid w:val="00495326"/>
    <w:rsid w:val="00495B8C"/>
    <w:rsid w:val="00496164"/>
    <w:rsid w:val="00496802"/>
    <w:rsid w:val="00496907"/>
    <w:rsid w:val="004971B8"/>
    <w:rsid w:val="004973E8"/>
    <w:rsid w:val="00497589"/>
    <w:rsid w:val="004979D1"/>
    <w:rsid w:val="00497AE1"/>
    <w:rsid w:val="00497DC3"/>
    <w:rsid w:val="004A0343"/>
    <w:rsid w:val="004A04CE"/>
    <w:rsid w:val="004A0B95"/>
    <w:rsid w:val="004A0EC9"/>
    <w:rsid w:val="004A1276"/>
    <w:rsid w:val="004A1AF8"/>
    <w:rsid w:val="004A269B"/>
    <w:rsid w:val="004A2822"/>
    <w:rsid w:val="004A2938"/>
    <w:rsid w:val="004A2972"/>
    <w:rsid w:val="004A30E3"/>
    <w:rsid w:val="004A34ED"/>
    <w:rsid w:val="004A3C25"/>
    <w:rsid w:val="004A47B2"/>
    <w:rsid w:val="004A4832"/>
    <w:rsid w:val="004A5774"/>
    <w:rsid w:val="004A5832"/>
    <w:rsid w:val="004A5AC5"/>
    <w:rsid w:val="004A5BA5"/>
    <w:rsid w:val="004A5D28"/>
    <w:rsid w:val="004A60DF"/>
    <w:rsid w:val="004A647A"/>
    <w:rsid w:val="004A65AB"/>
    <w:rsid w:val="004A6C9F"/>
    <w:rsid w:val="004A73D4"/>
    <w:rsid w:val="004A78E4"/>
    <w:rsid w:val="004B0170"/>
    <w:rsid w:val="004B0659"/>
    <w:rsid w:val="004B0666"/>
    <w:rsid w:val="004B1BCC"/>
    <w:rsid w:val="004B1FBA"/>
    <w:rsid w:val="004B255D"/>
    <w:rsid w:val="004B2611"/>
    <w:rsid w:val="004B28E4"/>
    <w:rsid w:val="004B4262"/>
    <w:rsid w:val="004B4D91"/>
    <w:rsid w:val="004B5BA7"/>
    <w:rsid w:val="004B5BBD"/>
    <w:rsid w:val="004B5D61"/>
    <w:rsid w:val="004B5FD2"/>
    <w:rsid w:val="004B67BA"/>
    <w:rsid w:val="004B6F74"/>
    <w:rsid w:val="004B71EB"/>
    <w:rsid w:val="004B7526"/>
    <w:rsid w:val="004B7794"/>
    <w:rsid w:val="004B7DFF"/>
    <w:rsid w:val="004C16DC"/>
    <w:rsid w:val="004C2160"/>
    <w:rsid w:val="004C2A87"/>
    <w:rsid w:val="004C2A9D"/>
    <w:rsid w:val="004C2B0C"/>
    <w:rsid w:val="004C2B83"/>
    <w:rsid w:val="004C3169"/>
    <w:rsid w:val="004C4094"/>
    <w:rsid w:val="004C45D7"/>
    <w:rsid w:val="004C4D80"/>
    <w:rsid w:val="004C5B5B"/>
    <w:rsid w:val="004C5BD1"/>
    <w:rsid w:val="004C79CC"/>
    <w:rsid w:val="004D03F6"/>
    <w:rsid w:val="004D0432"/>
    <w:rsid w:val="004D0489"/>
    <w:rsid w:val="004D04EB"/>
    <w:rsid w:val="004D0A61"/>
    <w:rsid w:val="004D23FB"/>
    <w:rsid w:val="004D3050"/>
    <w:rsid w:val="004D3217"/>
    <w:rsid w:val="004D44C6"/>
    <w:rsid w:val="004D473C"/>
    <w:rsid w:val="004D5059"/>
    <w:rsid w:val="004D589B"/>
    <w:rsid w:val="004D594A"/>
    <w:rsid w:val="004D5D30"/>
    <w:rsid w:val="004D6060"/>
    <w:rsid w:val="004D642B"/>
    <w:rsid w:val="004D6742"/>
    <w:rsid w:val="004D721D"/>
    <w:rsid w:val="004D7ECD"/>
    <w:rsid w:val="004E0A3D"/>
    <w:rsid w:val="004E280B"/>
    <w:rsid w:val="004E3796"/>
    <w:rsid w:val="004E3F6E"/>
    <w:rsid w:val="004E3F95"/>
    <w:rsid w:val="004E4018"/>
    <w:rsid w:val="004E4044"/>
    <w:rsid w:val="004E45BC"/>
    <w:rsid w:val="004E47A4"/>
    <w:rsid w:val="004E487C"/>
    <w:rsid w:val="004E494D"/>
    <w:rsid w:val="004E4C3D"/>
    <w:rsid w:val="004E5212"/>
    <w:rsid w:val="004E57A0"/>
    <w:rsid w:val="004E58CB"/>
    <w:rsid w:val="004E5C7C"/>
    <w:rsid w:val="004E5E32"/>
    <w:rsid w:val="004E6524"/>
    <w:rsid w:val="004E6740"/>
    <w:rsid w:val="004E6FA5"/>
    <w:rsid w:val="004E7417"/>
    <w:rsid w:val="004E7471"/>
    <w:rsid w:val="004F04B7"/>
    <w:rsid w:val="004F2198"/>
    <w:rsid w:val="004F27E3"/>
    <w:rsid w:val="004F29F9"/>
    <w:rsid w:val="004F35E6"/>
    <w:rsid w:val="004F43FF"/>
    <w:rsid w:val="004F4466"/>
    <w:rsid w:val="004F4AED"/>
    <w:rsid w:val="004F50C4"/>
    <w:rsid w:val="004F54A6"/>
    <w:rsid w:val="004F57E3"/>
    <w:rsid w:val="004F5813"/>
    <w:rsid w:val="004F5A29"/>
    <w:rsid w:val="004F5C3A"/>
    <w:rsid w:val="004F6186"/>
    <w:rsid w:val="004F6728"/>
    <w:rsid w:val="004F6FE4"/>
    <w:rsid w:val="004F73AF"/>
    <w:rsid w:val="00500066"/>
    <w:rsid w:val="005003F1"/>
    <w:rsid w:val="005004B6"/>
    <w:rsid w:val="00500EC7"/>
    <w:rsid w:val="0050145E"/>
    <w:rsid w:val="00501B85"/>
    <w:rsid w:val="00501E05"/>
    <w:rsid w:val="00502347"/>
    <w:rsid w:val="00502AF7"/>
    <w:rsid w:val="00503708"/>
    <w:rsid w:val="0050526F"/>
    <w:rsid w:val="005052A5"/>
    <w:rsid w:val="00505C2F"/>
    <w:rsid w:val="00506164"/>
    <w:rsid w:val="0050658B"/>
    <w:rsid w:val="0050660F"/>
    <w:rsid w:val="00506D8F"/>
    <w:rsid w:val="00506EC2"/>
    <w:rsid w:val="005071FF"/>
    <w:rsid w:val="00507518"/>
    <w:rsid w:val="00507955"/>
    <w:rsid w:val="005104B2"/>
    <w:rsid w:val="005107BC"/>
    <w:rsid w:val="005109F4"/>
    <w:rsid w:val="00511383"/>
    <w:rsid w:val="0051169D"/>
    <w:rsid w:val="00512796"/>
    <w:rsid w:val="00512A9D"/>
    <w:rsid w:val="00514280"/>
    <w:rsid w:val="005143FA"/>
    <w:rsid w:val="0051461A"/>
    <w:rsid w:val="005149D9"/>
    <w:rsid w:val="00514F4D"/>
    <w:rsid w:val="005151C4"/>
    <w:rsid w:val="0051523E"/>
    <w:rsid w:val="005152ED"/>
    <w:rsid w:val="00516F69"/>
    <w:rsid w:val="005176E3"/>
    <w:rsid w:val="00517B45"/>
    <w:rsid w:val="00520483"/>
    <w:rsid w:val="00520CF2"/>
    <w:rsid w:val="005216CD"/>
    <w:rsid w:val="00521E4E"/>
    <w:rsid w:val="00522D50"/>
    <w:rsid w:val="00522ED1"/>
    <w:rsid w:val="0052312A"/>
    <w:rsid w:val="0052343A"/>
    <w:rsid w:val="00523CBB"/>
    <w:rsid w:val="005240C1"/>
    <w:rsid w:val="005257D3"/>
    <w:rsid w:val="005265EC"/>
    <w:rsid w:val="00526696"/>
    <w:rsid w:val="00526FF8"/>
    <w:rsid w:val="005273AC"/>
    <w:rsid w:val="00527BF0"/>
    <w:rsid w:val="00527FC4"/>
    <w:rsid w:val="00530582"/>
    <w:rsid w:val="0053099D"/>
    <w:rsid w:val="00531345"/>
    <w:rsid w:val="00534A4C"/>
    <w:rsid w:val="005353B0"/>
    <w:rsid w:val="005359A7"/>
    <w:rsid w:val="00535A70"/>
    <w:rsid w:val="0053621A"/>
    <w:rsid w:val="00536878"/>
    <w:rsid w:val="0053696C"/>
    <w:rsid w:val="00536FEC"/>
    <w:rsid w:val="005375A4"/>
    <w:rsid w:val="00537FD7"/>
    <w:rsid w:val="00540D2D"/>
    <w:rsid w:val="005412AB"/>
    <w:rsid w:val="00541B8E"/>
    <w:rsid w:val="0054234B"/>
    <w:rsid w:val="00542948"/>
    <w:rsid w:val="0054297D"/>
    <w:rsid w:val="00542C2D"/>
    <w:rsid w:val="005443D3"/>
    <w:rsid w:val="00544886"/>
    <w:rsid w:val="005449ED"/>
    <w:rsid w:val="00545DAE"/>
    <w:rsid w:val="00546E9F"/>
    <w:rsid w:val="0054725F"/>
    <w:rsid w:val="00547381"/>
    <w:rsid w:val="00547ACE"/>
    <w:rsid w:val="005501B5"/>
    <w:rsid w:val="005507AC"/>
    <w:rsid w:val="0055135E"/>
    <w:rsid w:val="00551464"/>
    <w:rsid w:val="00551603"/>
    <w:rsid w:val="00551F44"/>
    <w:rsid w:val="005535DA"/>
    <w:rsid w:val="00553DC9"/>
    <w:rsid w:val="00555D75"/>
    <w:rsid w:val="00555F53"/>
    <w:rsid w:val="005561EB"/>
    <w:rsid w:val="0055667A"/>
    <w:rsid w:val="00557168"/>
    <w:rsid w:val="005575DD"/>
    <w:rsid w:val="0055799B"/>
    <w:rsid w:val="00557A4B"/>
    <w:rsid w:val="00557BB4"/>
    <w:rsid w:val="00557EF9"/>
    <w:rsid w:val="0056089C"/>
    <w:rsid w:val="0056124E"/>
    <w:rsid w:val="0056181D"/>
    <w:rsid w:val="00561B57"/>
    <w:rsid w:val="00561D0F"/>
    <w:rsid w:val="005620AC"/>
    <w:rsid w:val="00562244"/>
    <w:rsid w:val="005625D3"/>
    <w:rsid w:val="005628FD"/>
    <w:rsid w:val="00562D55"/>
    <w:rsid w:val="0056347A"/>
    <w:rsid w:val="00563C5F"/>
    <w:rsid w:val="00563F5C"/>
    <w:rsid w:val="0056421E"/>
    <w:rsid w:val="0056454F"/>
    <w:rsid w:val="00565243"/>
    <w:rsid w:val="00566110"/>
    <w:rsid w:val="0056627A"/>
    <w:rsid w:val="00566351"/>
    <w:rsid w:val="00567528"/>
    <w:rsid w:val="00567EA3"/>
    <w:rsid w:val="00570926"/>
    <w:rsid w:val="00570C36"/>
    <w:rsid w:val="005717C5"/>
    <w:rsid w:val="00571C1C"/>
    <w:rsid w:val="0057319C"/>
    <w:rsid w:val="00573A10"/>
    <w:rsid w:val="00573C53"/>
    <w:rsid w:val="00574000"/>
    <w:rsid w:val="005748DA"/>
    <w:rsid w:val="00574AA1"/>
    <w:rsid w:val="00574D36"/>
    <w:rsid w:val="00575BDE"/>
    <w:rsid w:val="00575E52"/>
    <w:rsid w:val="0057611E"/>
    <w:rsid w:val="00576280"/>
    <w:rsid w:val="00576461"/>
    <w:rsid w:val="00577A48"/>
    <w:rsid w:val="00580BE9"/>
    <w:rsid w:val="00580DB7"/>
    <w:rsid w:val="00581469"/>
    <w:rsid w:val="0058182A"/>
    <w:rsid w:val="00581AB8"/>
    <w:rsid w:val="00581B83"/>
    <w:rsid w:val="00581BD0"/>
    <w:rsid w:val="00581E3F"/>
    <w:rsid w:val="00583A09"/>
    <w:rsid w:val="00583D84"/>
    <w:rsid w:val="00583E40"/>
    <w:rsid w:val="00584282"/>
    <w:rsid w:val="00584328"/>
    <w:rsid w:val="005855ED"/>
    <w:rsid w:val="005856A1"/>
    <w:rsid w:val="00585F5D"/>
    <w:rsid w:val="00586985"/>
    <w:rsid w:val="005873A1"/>
    <w:rsid w:val="005904D0"/>
    <w:rsid w:val="005908E6"/>
    <w:rsid w:val="005912B7"/>
    <w:rsid w:val="00591948"/>
    <w:rsid w:val="0059297D"/>
    <w:rsid w:val="00593AF4"/>
    <w:rsid w:val="00593E0C"/>
    <w:rsid w:val="00593E54"/>
    <w:rsid w:val="00593F0B"/>
    <w:rsid w:val="0059457D"/>
    <w:rsid w:val="00594FD2"/>
    <w:rsid w:val="00595812"/>
    <w:rsid w:val="00595B47"/>
    <w:rsid w:val="00595B76"/>
    <w:rsid w:val="00595FF0"/>
    <w:rsid w:val="0059626F"/>
    <w:rsid w:val="00596CAD"/>
    <w:rsid w:val="00597030"/>
    <w:rsid w:val="0059739F"/>
    <w:rsid w:val="005978BE"/>
    <w:rsid w:val="005A03A1"/>
    <w:rsid w:val="005A0C86"/>
    <w:rsid w:val="005A11A1"/>
    <w:rsid w:val="005A1504"/>
    <w:rsid w:val="005A16A9"/>
    <w:rsid w:val="005A185D"/>
    <w:rsid w:val="005A1ACB"/>
    <w:rsid w:val="005A2372"/>
    <w:rsid w:val="005A2734"/>
    <w:rsid w:val="005A35E4"/>
    <w:rsid w:val="005A3D6D"/>
    <w:rsid w:val="005A3EDD"/>
    <w:rsid w:val="005A40DC"/>
    <w:rsid w:val="005A466B"/>
    <w:rsid w:val="005A4D97"/>
    <w:rsid w:val="005A4F98"/>
    <w:rsid w:val="005A5821"/>
    <w:rsid w:val="005A5F1D"/>
    <w:rsid w:val="005A655C"/>
    <w:rsid w:val="005A690B"/>
    <w:rsid w:val="005A6940"/>
    <w:rsid w:val="005A6BAD"/>
    <w:rsid w:val="005A6C08"/>
    <w:rsid w:val="005A72F5"/>
    <w:rsid w:val="005A7832"/>
    <w:rsid w:val="005A7E91"/>
    <w:rsid w:val="005B007F"/>
    <w:rsid w:val="005B082D"/>
    <w:rsid w:val="005B10E5"/>
    <w:rsid w:val="005B12FF"/>
    <w:rsid w:val="005B19F1"/>
    <w:rsid w:val="005B1BAD"/>
    <w:rsid w:val="005B20B4"/>
    <w:rsid w:val="005B25DD"/>
    <w:rsid w:val="005B3585"/>
    <w:rsid w:val="005B38E3"/>
    <w:rsid w:val="005B3D16"/>
    <w:rsid w:val="005B4230"/>
    <w:rsid w:val="005B426A"/>
    <w:rsid w:val="005B449E"/>
    <w:rsid w:val="005B478C"/>
    <w:rsid w:val="005B4826"/>
    <w:rsid w:val="005B5089"/>
    <w:rsid w:val="005B5771"/>
    <w:rsid w:val="005B5A61"/>
    <w:rsid w:val="005B5BC0"/>
    <w:rsid w:val="005B5F40"/>
    <w:rsid w:val="005B603B"/>
    <w:rsid w:val="005B620D"/>
    <w:rsid w:val="005B6460"/>
    <w:rsid w:val="005B69D8"/>
    <w:rsid w:val="005B6CF6"/>
    <w:rsid w:val="005C0757"/>
    <w:rsid w:val="005C416A"/>
    <w:rsid w:val="005C42BC"/>
    <w:rsid w:val="005C4403"/>
    <w:rsid w:val="005C468D"/>
    <w:rsid w:val="005C5817"/>
    <w:rsid w:val="005C58F0"/>
    <w:rsid w:val="005C5925"/>
    <w:rsid w:val="005C7231"/>
    <w:rsid w:val="005C7384"/>
    <w:rsid w:val="005C7655"/>
    <w:rsid w:val="005C7679"/>
    <w:rsid w:val="005D021D"/>
    <w:rsid w:val="005D09AE"/>
    <w:rsid w:val="005D0B08"/>
    <w:rsid w:val="005D0E6A"/>
    <w:rsid w:val="005D1298"/>
    <w:rsid w:val="005D1C22"/>
    <w:rsid w:val="005D1F00"/>
    <w:rsid w:val="005D2130"/>
    <w:rsid w:val="005D3056"/>
    <w:rsid w:val="005D3655"/>
    <w:rsid w:val="005D3941"/>
    <w:rsid w:val="005D4B04"/>
    <w:rsid w:val="005D4E06"/>
    <w:rsid w:val="005D54C1"/>
    <w:rsid w:val="005D5778"/>
    <w:rsid w:val="005D5E3E"/>
    <w:rsid w:val="005D6229"/>
    <w:rsid w:val="005D6441"/>
    <w:rsid w:val="005D677F"/>
    <w:rsid w:val="005D7304"/>
    <w:rsid w:val="005D73C6"/>
    <w:rsid w:val="005D7591"/>
    <w:rsid w:val="005D7A99"/>
    <w:rsid w:val="005D7B75"/>
    <w:rsid w:val="005E0AC4"/>
    <w:rsid w:val="005E1317"/>
    <w:rsid w:val="005E18C5"/>
    <w:rsid w:val="005E18E2"/>
    <w:rsid w:val="005E1962"/>
    <w:rsid w:val="005E2648"/>
    <w:rsid w:val="005E26C7"/>
    <w:rsid w:val="005E2A3D"/>
    <w:rsid w:val="005E2B20"/>
    <w:rsid w:val="005E2E97"/>
    <w:rsid w:val="005E3C38"/>
    <w:rsid w:val="005E4B16"/>
    <w:rsid w:val="005E4B18"/>
    <w:rsid w:val="005E4CCF"/>
    <w:rsid w:val="005E5023"/>
    <w:rsid w:val="005E517A"/>
    <w:rsid w:val="005E6B8D"/>
    <w:rsid w:val="005E7099"/>
    <w:rsid w:val="005E77A6"/>
    <w:rsid w:val="005E7890"/>
    <w:rsid w:val="005E79C5"/>
    <w:rsid w:val="005E7B91"/>
    <w:rsid w:val="005F08C5"/>
    <w:rsid w:val="005F0E39"/>
    <w:rsid w:val="005F2412"/>
    <w:rsid w:val="005F2D50"/>
    <w:rsid w:val="005F2EEA"/>
    <w:rsid w:val="005F323D"/>
    <w:rsid w:val="005F32A0"/>
    <w:rsid w:val="005F351D"/>
    <w:rsid w:val="005F362E"/>
    <w:rsid w:val="005F363F"/>
    <w:rsid w:val="005F3696"/>
    <w:rsid w:val="005F3A37"/>
    <w:rsid w:val="005F411E"/>
    <w:rsid w:val="005F4541"/>
    <w:rsid w:val="005F4D71"/>
    <w:rsid w:val="005F5417"/>
    <w:rsid w:val="005F6083"/>
    <w:rsid w:val="005F6096"/>
    <w:rsid w:val="005F6659"/>
    <w:rsid w:val="006006AD"/>
    <w:rsid w:val="00600983"/>
    <w:rsid w:val="00600A6B"/>
    <w:rsid w:val="00601B0C"/>
    <w:rsid w:val="006025DF"/>
    <w:rsid w:val="00602D44"/>
    <w:rsid w:val="00603099"/>
    <w:rsid w:val="006034EC"/>
    <w:rsid w:val="00603A64"/>
    <w:rsid w:val="00605145"/>
    <w:rsid w:val="006053B8"/>
    <w:rsid w:val="006057FB"/>
    <w:rsid w:val="0060602E"/>
    <w:rsid w:val="00606D5A"/>
    <w:rsid w:val="00607B3C"/>
    <w:rsid w:val="00610201"/>
    <w:rsid w:val="00610566"/>
    <w:rsid w:val="006111F7"/>
    <w:rsid w:val="006115CA"/>
    <w:rsid w:val="00611808"/>
    <w:rsid w:val="00611BD1"/>
    <w:rsid w:val="00611C5F"/>
    <w:rsid w:val="00611D35"/>
    <w:rsid w:val="006125E9"/>
    <w:rsid w:val="00612999"/>
    <w:rsid w:val="00612C4A"/>
    <w:rsid w:val="0061345C"/>
    <w:rsid w:val="00613B30"/>
    <w:rsid w:val="0061408B"/>
    <w:rsid w:val="00614330"/>
    <w:rsid w:val="0061438D"/>
    <w:rsid w:val="00614980"/>
    <w:rsid w:val="0061526F"/>
    <w:rsid w:val="0061567D"/>
    <w:rsid w:val="00615C2E"/>
    <w:rsid w:val="00615CC2"/>
    <w:rsid w:val="00616EC7"/>
    <w:rsid w:val="00617160"/>
    <w:rsid w:val="0061741A"/>
    <w:rsid w:val="00617902"/>
    <w:rsid w:val="006200BE"/>
    <w:rsid w:val="006203AA"/>
    <w:rsid w:val="00620D9E"/>
    <w:rsid w:val="006214CA"/>
    <w:rsid w:val="00621B1B"/>
    <w:rsid w:val="00622363"/>
    <w:rsid w:val="00622996"/>
    <w:rsid w:val="006230E3"/>
    <w:rsid w:val="00623D6F"/>
    <w:rsid w:val="00624154"/>
    <w:rsid w:val="00624D33"/>
    <w:rsid w:val="00624F09"/>
    <w:rsid w:val="006250F3"/>
    <w:rsid w:val="0062647C"/>
    <w:rsid w:val="006264B3"/>
    <w:rsid w:val="0062671C"/>
    <w:rsid w:val="00626BD2"/>
    <w:rsid w:val="00630022"/>
    <w:rsid w:val="006314B5"/>
    <w:rsid w:val="006318C0"/>
    <w:rsid w:val="0063193A"/>
    <w:rsid w:val="00631E54"/>
    <w:rsid w:val="00631EB7"/>
    <w:rsid w:val="006320EB"/>
    <w:rsid w:val="00632A0B"/>
    <w:rsid w:val="006335D8"/>
    <w:rsid w:val="00633893"/>
    <w:rsid w:val="00634387"/>
    <w:rsid w:val="006349BD"/>
    <w:rsid w:val="00635323"/>
    <w:rsid w:val="00636194"/>
    <w:rsid w:val="00636DB8"/>
    <w:rsid w:val="0063719F"/>
    <w:rsid w:val="00637CE1"/>
    <w:rsid w:val="0064012B"/>
    <w:rsid w:val="006404C1"/>
    <w:rsid w:val="00640C0D"/>
    <w:rsid w:val="00640FAF"/>
    <w:rsid w:val="0064102E"/>
    <w:rsid w:val="006416BD"/>
    <w:rsid w:val="00641A01"/>
    <w:rsid w:val="00641B65"/>
    <w:rsid w:val="00641EDC"/>
    <w:rsid w:val="0064245D"/>
    <w:rsid w:val="00642944"/>
    <w:rsid w:val="00642DCF"/>
    <w:rsid w:val="006443A6"/>
    <w:rsid w:val="0064466D"/>
    <w:rsid w:val="00644D4F"/>
    <w:rsid w:val="006456F9"/>
    <w:rsid w:val="00646776"/>
    <w:rsid w:val="00646A3F"/>
    <w:rsid w:val="00646BCB"/>
    <w:rsid w:val="00646E6B"/>
    <w:rsid w:val="00646F82"/>
    <w:rsid w:val="00647149"/>
    <w:rsid w:val="006478F9"/>
    <w:rsid w:val="00647C01"/>
    <w:rsid w:val="006504BD"/>
    <w:rsid w:val="00650626"/>
    <w:rsid w:val="00650C6F"/>
    <w:rsid w:val="00651BDF"/>
    <w:rsid w:val="00652B01"/>
    <w:rsid w:val="00652BBE"/>
    <w:rsid w:val="00652DD0"/>
    <w:rsid w:val="00653CDA"/>
    <w:rsid w:val="006545CD"/>
    <w:rsid w:val="00654AD4"/>
    <w:rsid w:val="00654D64"/>
    <w:rsid w:val="00655407"/>
    <w:rsid w:val="006564A9"/>
    <w:rsid w:val="00656DE5"/>
    <w:rsid w:val="00656EB9"/>
    <w:rsid w:val="00656F10"/>
    <w:rsid w:val="006572A5"/>
    <w:rsid w:val="00657714"/>
    <w:rsid w:val="00657BBB"/>
    <w:rsid w:val="006602C6"/>
    <w:rsid w:val="00660F51"/>
    <w:rsid w:val="00661779"/>
    <w:rsid w:val="00662148"/>
    <w:rsid w:val="0066221B"/>
    <w:rsid w:val="00662886"/>
    <w:rsid w:val="00663AE8"/>
    <w:rsid w:val="00663C19"/>
    <w:rsid w:val="00663CFA"/>
    <w:rsid w:val="00664275"/>
    <w:rsid w:val="00664698"/>
    <w:rsid w:val="00664C17"/>
    <w:rsid w:val="00664F7E"/>
    <w:rsid w:val="0066514E"/>
    <w:rsid w:val="00665491"/>
    <w:rsid w:val="0066565A"/>
    <w:rsid w:val="00665741"/>
    <w:rsid w:val="00665FB9"/>
    <w:rsid w:val="0066606D"/>
    <w:rsid w:val="0066622F"/>
    <w:rsid w:val="00666597"/>
    <w:rsid w:val="00667B48"/>
    <w:rsid w:val="006702CD"/>
    <w:rsid w:val="00670BA9"/>
    <w:rsid w:val="0067249B"/>
    <w:rsid w:val="00672EDA"/>
    <w:rsid w:val="006730FD"/>
    <w:rsid w:val="0067366A"/>
    <w:rsid w:val="006742AF"/>
    <w:rsid w:val="00674620"/>
    <w:rsid w:val="006746B5"/>
    <w:rsid w:val="0067480E"/>
    <w:rsid w:val="00674CE9"/>
    <w:rsid w:val="00674E1A"/>
    <w:rsid w:val="006751C3"/>
    <w:rsid w:val="00675E37"/>
    <w:rsid w:val="00677170"/>
    <w:rsid w:val="00677646"/>
    <w:rsid w:val="006776C5"/>
    <w:rsid w:val="00677A10"/>
    <w:rsid w:val="0068002E"/>
    <w:rsid w:val="00680523"/>
    <w:rsid w:val="00680726"/>
    <w:rsid w:val="00682468"/>
    <w:rsid w:val="00682C2C"/>
    <w:rsid w:val="00682C9E"/>
    <w:rsid w:val="006835E5"/>
    <w:rsid w:val="00684539"/>
    <w:rsid w:val="00684AFF"/>
    <w:rsid w:val="00684BB0"/>
    <w:rsid w:val="00685F38"/>
    <w:rsid w:val="0068608D"/>
    <w:rsid w:val="006866BF"/>
    <w:rsid w:val="00686C9F"/>
    <w:rsid w:val="00686E41"/>
    <w:rsid w:val="00686E91"/>
    <w:rsid w:val="00690857"/>
    <w:rsid w:val="00690E2C"/>
    <w:rsid w:val="00691938"/>
    <w:rsid w:val="00692D5C"/>
    <w:rsid w:val="00693244"/>
    <w:rsid w:val="00693292"/>
    <w:rsid w:val="006935D0"/>
    <w:rsid w:val="00693866"/>
    <w:rsid w:val="00695287"/>
    <w:rsid w:val="006953CC"/>
    <w:rsid w:val="0069592E"/>
    <w:rsid w:val="00697E49"/>
    <w:rsid w:val="00697E8D"/>
    <w:rsid w:val="006A0041"/>
    <w:rsid w:val="006A03C9"/>
    <w:rsid w:val="006A048B"/>
    <w:rsid w:val="006A0DBC"/>
    <w:rsid w:val="006A1217"/>
    <w:rsid w:val="006A1915"/>
    <w:rsid w:val="006A1C90"/>
    <w:rsid w:val="006A1E04"/>
    <w:rsid w:val="006A2228"/>
    <w:rsid w:val="006A2383"/>
    <w:rsid w:val="006A24BA"/>
    <w:rsid w:val="006A30A8"/>
    <w:rsid w:val="006A356E"/>
    <w:rsid w:val="006A4BE2"/>
    <w:rsid w:val="006A51F7"/>
    <w:rsid w:val="006A5858"/>
    <w:rsid w:val="006A7789"/>
    <w:rsid w:val="006B0B47"/>
    <w:rsid w:val="006B0F63"/>
    <w:rsid w:val="006B15BE"/>
    <w:rsid w:val="006B187F"/>
    <w:rsid w:val="006B2186"/>
    <w:rsid w:val="006B2BF6"/>
    <w:rsid w:val="006B2C58"/>
    <w:rsid w:val="006B32C9"/>
    <w:rsid w:val="006B3D6A"/>
    <w:rsid w:val="006B454F"/>
    <w:rsid w:val="006B5511"/>
    <w:rsid w:val="006B6741"/>
    <w:rsid w:val="006B6BEF"/>
    <w:rsid w:val="006B788A"/>
    <w:rsid w:val="006B7E5B"/>
    <w:rsid w:val="006C00C2"/>
    <w:rsid w:val="006C037D"/>
    <w:rsid w:val="006C041D"/>
    <w:rsid w:val="006C1522"/>
    <w:rsid w:val="006C1828"/>
    <w:rsid w:val="006C1F29"/>
    <w:rsid w:val="006C26DB"/>
    <w:rsid w:val="006C363E"/>
    <w:rsid w:val="006C433F"/>
    <w:rsid w:val="006C4AD6"/>
    <w:rsid w:val="006C5608"/>
    <w:rsid w:val="006C5ECE"/>
    <w:rsid w:val="006C6247"/>
    <w:rsid w:val="006C76CD"/>
    <w:rsid w:val="006C7729"/>
    <w:rsid w:val="006D02B6"/>
    <w:rsid w:val="006D0811"/>
    <w:rsid w:val="006D2028"/>
    <w:rsid w:val="006D26C9"/>
    <w:rsid w:val="006D31D3"/>
    <w:rsid w:val="006D3618"/>
    <w:rsid w:val="006D3CBB"/>
    <w:rsid w:val="006D46B4"/>
    <w:rsid w:val="006D4DE1"/>
    <w:rsid w:val="006D56E4"/>
    <w:rsid w:val="006D58BB"/>
    <w:rsid w:val="006D5E3B"/>
    <w:rsid w:val="006D6895"/>
    <w:rsid w:val="006D79D8"/>
    <w:rsid w:val="006E014A"/>
    <w:rsid w:val="006E1E4E"/>
    <w:rsid w:val="006E1F9D"/>
    <w:rsid w:val="006E27E6"/>
    <w:rsid w:val="006E2996"/>
    <w:rsid w:val="006E3829"/>
    <w:rsid w:val="006E3B63"/>
    <w:rsid w:val="006E3BBF"/>
    <w:rsid w:val="006E4C4F"/>
    <w:rsid w:val="006E6AD3"/>
    <w:rsid w:val="006E71B2"/>
    <w:rsid w:val="006E76E8"/>
    <w:rsid w:val="006F0424"/>
    <w:rsid w:val="006F04C5"/>
    <w:rsid w:val="006F06BF"/>
    <w:rsid w:val="006F1D16"/>
    <w:rsid w:val="006F20F4"/>
    <w:rsid w:val="006F33C2"/>
    <w:rsid w:val="006F347A"/>
    <w:rsid w:val="006F3572"/>
    <w:rsid w:val="006F5314"/>
    <w:rsid w:val="006F765F"/>
    <w:rsid w:val="006F7D0C"/>
    <w:rsid w:val="00700B06"/>
    <w:rsid w:val="00702682"/>
    <w:rsid w:val="00703E1C"/>
    <w:rsid w:val="0070557A"/>
    <w:rsid w:val="00705834"/>
    <w:rsid w:val="007059C1"/>
    <w:rsid w:val="00706AE1"/>
    <w:rsid w:val="00706C14"/>
    <w:rsid w:val="00707281"/>
    <w:rsid w:val="00707A25"/>
    <w:rsid w:val="007103E7"/>
    <w:rsid w:val="007109F0"/>
    <w:rsid w:val="00711AC7"/>
    <w:rsid w:val="0071227E"/>
    <w:rsid w:val="00712730"/>
    <w:rsid w:val="00712DED"/>
    <w:rsid w:val="00713B27"/>
    <w:rsid w:val="00713C03"/>
    <w:rsid w:val="007144DD"/>
    <w:rsid w:val="0071461E"/>
    <w:rsid w:val="007149A2"/>
    <w:rsid w:val="00714AE8"/>
    <w:rsid w:val="00715364"/>
    <w:rsid w:val="00715DBE"/>
    <w:rsid w:val="00716450"/>
    <w:rsid w:val="00716796"/>
    <w:rsid w:val="007168DA"/>
    <w:rsid w:val="007170CE"/>
    <w:rsid w:val="00717687"/>
    <w:rsid w:val="00717DB7"/>
    <w:rsid w:val="007204C4"/>
    <w:rsid w:val="00720838"/>
    <w:rsid w:val="007213B6"/>
    <w:rsid w:val="007215E6"/>
    <w:rsid w:val="00721D83"/>
    <w:rsid w:val="00721EA0"/>
    <w:rsid w:val="00721F73"/>
    <w:rsid w:val="00722274"/>
    <w:rsid w:val="0072273E"/>
    <w:rsid w:val="0072287D"/>
    <w:rsid w:val="00722CFB"/>
    <w:rsid w:val="007231BF"/>
    <w:rsid w:val="00723C32"/>
    <w:rsid w:val="00723C46"/>
    <w:rsid w:val="00723F6E"/>
    <w:rsid w:val="007241C0"/>
    <w:rsid w:val="007246A6"/>
    <w:rsid w:val="0072479C"/>
    <w:rsid w:val="00724996"/>
    <w:rsid w:val="00724FC3"/>
    <w:rsid w:val="00725463"/>
    <w:rsid w:val="00725AEE"/>
    <w:rsid w:val="00726F63"/>
    <w:rsid w:val="0072755F"/>
    <w:rsid w:val="007305A2"/>
    <w:rsid w:val="00730D1A"/>
    <w:rsid w:val="007319E2"/>
    <w:rsid w:val="007322BF"/>
    <w:rsid w:val="0073270A"/>
    <w:rsid w:val="00732835"/>
    <w:rsid w:val="007328FC"/>
    <w:rsid w:val="00733966"/>
    <w:rsid w:val="00733B7E"/>
    <w:rsid w:val="007347BB"/>
    <w:rsid w:val="00734B8B"/>
    <w:rsid w:val="00734EDC"/>
    <w:rsid w:val="007364B7"/>
    <w:rsid w:val="00736D17"/>
    <w:rsid w:val="00736DA6"/>
    <w:rsid w:val="00737751"/>
    <w:rsid w:val="00737859"/>
    <w:rsid w:val="00737C80"/>
    <w:rsid w:val="00737E25"/>
    <w:rsid w:val="00737F0A"/>
    <w:rsid w:val="00740175"/>
    <w:rsid w:val="00740274"/>
    <w:rsid w:val="0074056F"/>
    <w:rsid w:val="007405A3"/>
    <w:rsid w:val="00740BA6"/>
    <w:rsid w:val="007413B5"/>
    <w:rsid w:val="00741F39"/>
    <w:rsid w:val="0074268C"/>
    <w:rsid w:val="00742796"/>
    <w:rsid w:val="00742889"/>
    <w:rsid w:val="00742B05"/>
    <w:rsid w:val="00742C08"/>
    <w:rsid w:val="00742C1B"/>
    <w:rsid w:val="00742C4E"/>
    <w:rsid w:val="00743174"/>
    <w:rsid w:val="00743CE6"/>
    <w:rsid w:val="00743CFF"/>
    <w:rsid w:val="00744335"/>
    <w:rsid w:val="00744B60"/>
    <w:rsid w:val="007452D2"/>
    <w:rsid w:val="00745AB7"/>
    <w:rsid w:val="00745DF2"/>
    <w:rsid w:val="00746528"/>
    <w:rsid w:val="00746B66"/>
    <w:rsid w:val="00751620"/>
    <w:rsid w:val="007517F8"/>
    <w:rsid w:val="00751C8E"/>
    <w:rsid w:val="00751CF9"/>
    <w:rsid w:val="00752871"/>
    <w:rsid w:val="00752BA0"/>
    <w:rsid w:val="00754BAD"/>
    <w:rsid w:val="00754F59"/>
    <w:rsid w:val="007550CB"/>
    <w:rsid w:val="0075562D"/>
    <w:rsid w:val="00755C38"/>
    <w:rsid w:val="0075666E"/>
    <w:rsid w:val="00756AA2"/>
    <w:rsid w:val="00756B80"/>
    <w:rsid w:val="0076027F"/>
    <w:rsid w:val="00760ED4"/>
    <w:rsid w:val="00761909"/>
    <w:rsid w:val="0076194C"/>
    <w:rsid w:val="007629F4"/>
    <w:rsid w:val="00762A36"/>
    <w:rsid w:val="00763784"/>
    <w:rsid w:val="007645E3"/>
    <w:rsid w:val="00765147"/>
    <w:rsid w:val="0076535F"/>
    <w:rsid w:val="00765FF8"/>
    <w:rsid w:val="0076607E"/>
    <w:rsid w:val="007667D7"/>
    <w:rsid w:val="00766837"/>
    <w:rsid w:val="007674F2"/>
    <w:rsid w:val="00767A65"/>
    <w:rsid w:val="00767D28"/>
    <w:rsid w:val="00767D77"/>
    <w:rsid w:val="00767F47"/>
    <w:rsid w:val="00767F74"/>
    <w:rsid w:val="007704D6"/>
    <w:rsid w:val="0077054E"/>
    <w:rsid w:val="007708AB"/>
    <w:rsid w:val="00771899"/>
    <w:rsid w:val="00773B26"/>
    <w:rsid w:val="00773F46"/>
    <w:rsid w:val="007747BA"/>
    <w:rsid w:val="0077502C"/>
    <w:rsid w:val="00775E40"/>
    <w:rsid w:val="00776044"/>
    <w:rsid w:val="00776A82"/>
    <w:rsid w:val="00776F2A"/>
    <w:rsid w:val="007772B9"/>
    <w:rsid w:val="00780871"/>
    <w:rsid w:val="00781148"/>
    <w:rsid w:val="007826F6"/>
    <w:rsid w:val="00784186"/>
    <w:rsid w:val="007841EE"/>
    <w:rsid w:val="0078427E"/>
    <w:rsid w:val="007842CD"/>
    <w:rsid w:val="0078538C"/>
    <w:rsid w:val="00785721"/>
    <w:rsid w:val="00786615"/>
    <w:rsid w:val="00786761"/>
    <w:rsid w:val="00786923"/>
    <w:rsid w:val="00786EAA"/>
    <w:rsid w:val="007870FC"/>
    <w:rsid w:val="007875A0"/>
    <w:rsid w:val="007877E1"/>
    <w:rsid w:val="007905E3"/>
    <w:rsid w:val="00790DA4"/>
    <w:rsid w:val="00790F9A"/>
    <w:rsid w:val="00791ECA"/>
    <w:rsid w:val="007920FE"/>
    <w:rsid w:val="00792D61"/>
    <w:rsid w:val="00793350"/>
    <w:rsid w:val="00793A33"/>
    <w:rsid w:val="00793C13"/>
    <w:rsid w:val="007947D0"/>
    <w:rsid w:val="007947D7"/>
    <w:rsid w:val="00794B52"/>
    <w:rsid w:val="00795393"/>
    <w:rsid w:val="007953D3"/>
    <w:rsid w:val="0079697A"/>
    <w:rsid w:val="007976A8"/>
    <w:rsid w:val="00797FFE"/>
    <w:rsid w:val="007A036E"/>
    <w:rsid w:val="007A068B"/>
    <w:rsid w:val="007A0B5A"/>
    <w:rsid w:val="007A1BAF"/>
    <w:rsid w:val="007A3096"/>
    <w:rsid w:val="007A32D0"/>
    <w:rsid w:val="007A3346"/>
    <w:rsid w:val="007A38A2"/>
    <w:rsid w:val="007A3A19"/>
    <w:rsid w:val="007A3D13"/>
    <w:rsid w:val="007A4F65"/>
    <w:rsid w:val="007A5973"/>
    <w:rsid w:val="007A65F8"/>
    <w:rsid w:val="007A66A0"/>
    <w:rsid w:val="007A76A7"/>
    <w:rsid w:val="007B0D9E"/>
    <w:rsid w:val="007B1080"/>
    <w:rsid w:val="007B14FE"/>
    <w:rsid w:val="007B174A"/>
    <w:rsid w:val="007B35BA"/>
    <w:rsid w:val="007B36E7"/>
    <w:rsid w:val="007B3BED"/>
    <w:rsid w:val="007B3C20"/>
    <w:rsid w:val="007B4D98"/>
    <w:rsid w:val="007B5496"/>
    <w:rsid w:val="007B5EE9"/>
    <w:rsid w:val="007B61F8"/>
    <w:rsid w:val="007B6313"/>
    <w:rsid w:val="007B6E23"/>
    <w:rsid w:val="007B7AC6"/>
    <w:rsid w:val="007C0159"/>
    <w:rsid w:val="007C01F5"/>
    <w:rsid w:val="007C05D4"/>
    <w:rsid w:val="007C0767"/>
    <w:rsid w:val="007C0E5B"/>
    <w:rsid w:val="007C114D"/>
    <w:rsid w:val="007C1C79"/>
    <w:rsid w:val="007C248A"/>
    <w:rsid w:val="007C26A4"/>
    <w:rsid w:val="007C2926"/>
    <w:rsid w:val="007C2D07"/>
    <w:rsid w:val="007C3E35"/>
    <w:rsid w:val="007C3FB9"/>
    <w:rsid w:val="007C44A3"/>
    <w:rsid w:val="007C4B39"/>
    <w:rsid w:val="007C4B7E"/>
    <w:rsid w:val="007C4BBC"/>
    <w:rsid w:val="007C72F9"/>
    <w:rsid w:val="007C750E"/>
    <w:rsid w:val="007D0C80"/>
    <w:rsid w:val="007D156D"/>
    <w:rsid w:val="007D21A9"/>
    <w:rsid w:val="007D2432"/>
    <w:rsid w:val="007D3A41"/>
    <w:rsid w:val="007D415B"/>
    <w:rsid w:val="007D4F00"/>
    <w:rsid w:val="007D586A"/>
    <w:rsid w:val="007D6438"/>
    <w:rsid w:val="007D7267"/>
    <w:rsid w:val="007D74AE"/>
    <w:rsid w:val="007D78D8"/>
    <w:rsid w:val="007D7B22"/>
    <w:rsid w:val="007E0A9E"/>
    <w:rsid w:val="007E1244"/>
    <w:rsid w:val="007E1747"/>
    <w:rsid w:val="007E1950"/>
    <w:rsid w:val="007E1A3E"/>
    <w:rsid w:val="007E1D30"/>
    <w:rsid w:val="007E2619"/>
    <w:rsid w:val="007E2658"/>
    <w:rsid w:val="007E27E7"/>
    <w:rsid w:val="007E3422"/>
    <w:rsid w:val="007E5635"/>
    <w:rsid w:val="007E57B2"/>
    <w:rsid w:val="007E592F"/>
    <w:rsid w:val="007E5C57"/>
    <w:rsid w:val="007E666A"/>
    <w:rsid w:val="007E6C1C"/>
    <w:rsid w:val="007E7903"/>
    <w:rsid w:val="007F1954"/>
    <w:rsid w:val="007F24BE"/>
    <w:rsid w:val="007F278A"/>
    <w:rsid w:val="007F282D"/>
    <w:rsid w:val="007F38CB"/>
    <w:rsid w:val="007F4335"/>
    <w:rsid w:val="007F4AF1"/>
    <w:rsid w:val="007F4E71"/>
    <w:rsid w:val="007F5402"/>
    <w:rsid w:val="007F5502"/>
    <w:rsid w:val="007F564C"/>
    <w:rsid w:val="007F61E3"/>
    <w:rsid w:val="007F67F2"/>
    <w:rsid w:val="007F685E"/>
    <w:rsid w:val="007F7294"/>
    <w:rsid w:val="007F757B"/>
    <w:rsid w:val="00800D92"/>
    <w:rsid w:val="0080115F"/>
    <w:rsid w:val="008014AA"/>
    <w:rsid w:val="008015BB"/>
    <w:rsid w:val="00801E08"/>
    <w:rsid w:val="00802F85"/>
    <w:rsid w:val="00803352"/>
    <w:rsid w:val="00803955"/>
    <w:rsid w:val="0080405C"/>
    <w:rsid w:val="0080551B"/>
    <w:rsid w:val="00806514"/>
    <w:rsid w:val="00810C3B"/>
    <w:rsid w:val="00810CED"/>
    <w:rsid w:val="00811EB8"/>
    <w:rsid w:val="008122D5"/>
    <w:rsid w:val="008128F5"/>
    <w:rsid w:val="008138E4"/>
    <w:rsid w:val="00813EB3"/>
    <w:rsid w:val="0081469B"/>
    <w:rsid w:val="00814AA0"/>
    <w:rsid w:val="008150DE"/>
    <w:rsid w:val="008151B5"/>
    <w:rsid w:val="00815B4E"/>
    <w:rsid w:val="00816335"/>
    <w:rsid w:val="008163C0"/>
    <w:rsid w:val="008165B5"/>
    <w:rsid w:val="00816B91"/>
    <w:rsid w:val="00816B97"/>
    <w:rsid w:val="00817794"/>
    <w:rsid w:val="00820090"/>
    <w:rsid w:val="00820609"/>
    <w:rsid w:val="008207D6"/>
    <w:rsid w:val="00820BCC"/>
    <w:rsid w:val="00820F55"/>
    <w:rsid w:val="0082101C"/>
    <w:rsid w:val="00821415"/>
    <w:rsid w:val="00821576"/>
    <w:rsid w:val="008217BB"/>
    <w:rsid w:val="008218BA"/>
    <w:rsid w:val="008227F9"/>
    <w:rsid w:val="00822887"/>
    <w:rsid w:val="0082343D"/>
    <w:rsid w:val="008236BF"/>
    <w:rsid w:val="00823891"/>
    <w:rsid w:val="00825473"/>
    <w:rsid w:val="00825B17"/>
    <w:rsid w:val="00826080"/>
    <w:rsid w:val="008266C7"/>
    <w:rsid w:val="008269FF"/>
    <w:rsid w:val="00827252"/>
    <w:rsid w:val="00827F70"/>
    <w:rsid w:val="00831A6D"/>
    <w:rsid w:val="0083224C"/>
    <w:rsid w:val="00833854"/>
    <w:rsid w:val="00833ACF"/>
    <w:rsid w:val="0083424C"/>
    <w:rsid w:val="008346B8"/>
    <w:rsid w:val="008354FF"/>
    <w:rsid w:val="00835AE0"/>
    <w:rsid w:val="00835C36"/>
    <w:rsid w:val="00835C5D"/>
    <w:rsid w:val="00835F5A"/>
    <w:rsid w:val="0083643F"/>
    <w:rsid w:val="008368AA"/>
    <w:rsid w:val="00836D45"/>
    <w:rsid w:val="00836D65"/>
    <w:rsid w:val="00836E82"/>
    <w:rsid w:val="008371ED"/>
    <w:rsid w:val="00837347"/>
    <w:rsid w:val="00837AD6"/>
    <w:rsid w:val="008409BA"/>
    <w:rsid w:val="00840E77"/>
    <w:rsid w:val="00841433"/>
    <w:rsid w:val="008416E9"/>
    <w:rsid w:val="00841C5E"/>
    <w:rsid w:val="00841EA9"/>
    <w:rsid w:val="0084310C"/>
    <w:rsid w:val="008435D1"/>
    <w:rsid w:val="008440AB"/>
    <w:rsid w:val="008442B4"/>
    <w:rsid w:val="0084564D"/>
    <w:rsid w:val="00845715"/>
    <w:rsid w:val="00846FBD"/>
    <w:rsid w:val="0084714C"/>
    <w:rsid w:val="008479ED"/>
    <w:rsid w:val="00850F71"/>
    <w:rsid w:val="00851503"/>
    <w:rsid w:val="0085150A"/>
    <w:rsid w:val="00851D95"/>
    <w:rsid w:val="008521AE"/>
    <w:rsid w:val="00852619"/>
    <w:rsid w:val="00852C80"/>
    <w:rsid w:val="0085344D"/>
    <w:rsid w:val="00853FEA"/>
    <w:rsid w:val="0085491F"/>
    <w:rsid w:val="00854E13"/>
    <w:rsid w:val="00854E4E"/>
    <w:rsid w:val="00855CC8"/>
    <w:rsid w:val="008570CF"/>
    <w:rsid w:val="00857812"/>
    <w:rsid w:val="0086059D"/>
    <w:rsid w:val="00860D17"/>
    <w:rsid w:val="0086112A"/>
    <w:rsid w:val="00861279"/>
    <w:rsid w:val="00861B41"/>
    <w:rsid w:val="00861BFA"/>
    <w:rsid w:val="00861FE7"/>
    <w:rsid w:val="00862B63"/>
    <w:rsid w:val="00863033"/>
    <w:rsid w:val="008633BE"/>
    <w:rsid w:val="008638A1"/>
    <w:rsid w:val="008639A6"/>
    <w:rsid w:val="008655BA"/>
    <w:rsid w:val="00865991"/>
    <w:rsid w:val="00865DF0"/>
    <w:rsid w:val="00865FAA"/>
    <w:rsid w:val="00866CED"/>
    <w:rsid w:val="00866E06"/>
    <w:rsid w:val="00867C45"/>
    <w:rsid w:val="00870468"/>
    <w:rsid w:val="008704B7"/>
    <w:rsid w:val="00871A9C"/>
    <w:rsid w:val="00871E5E"/>
    <w:rsid w:val="00872345"/>
    <w:rsid w:val="00873EDA"/>
    <w:rsid w:val="00873F7C"/>
    <w:rsid w:val="008771BF"/>
    <w:rsid w:val="0088010F"/>
    <w:rsid w:val="008801BC"/>
    <w:rsid w:val="008801F6"/>
    <w:rsid w:val="008803C5"/>
    <w:rsid w:val="00880DF7"/>
    <w:rsid w:val="008810B4"/>
    <w:rsid w:val="00881565"/>
    <w:rsid w:val="00881889"/>
    <w:rsid w:val="008819CD"/>
    <w:rsid w:val="00881E27"/>
    <w:rsid w:val="00882DE0"/>
    <w:rsid w:val="0088334A"/>
    <w:rsid w:val="008834D3"/>
    <w:rsid w:val="008840A7"/>
    <w:rsid w:val="008855D9"/>
    <w:rsid w:val="00885DAE"/>
    <w:rsid w:val="00887086"/>
    <w:rsid w:val="00887B6D"/>
    <w:rsid w:val="00887CF2"/>
    <w:rsid w:val="00890234"/>
    <w:rsid w:val="00890B58"/>
    <w:rsid w:val="00892448"/>
    <w:rsid w:val="00892D24"/>
    <w:rsid w:val="00893620"/>
    <w:rsid w:val="00893C42"/>
    <w:rsid w:val="00893CAE"/>
    <w:rsid w:val="00893ED0"/>
    <w:rsid w:val="0089501F"/>
    <w:rsid w:val="0089586E"/>
    <w:rsid w:val="0089647C"/>
    <w:rsid w:val="008964C0"/>
    <w:rsid w:val="00896897"/>
    <w:rsid w:val="00896DE8"/>
    <w:rsid w:val="0089708A"/>
    <w:rsid w:val="00897564"/>
    <w:rsid w:val="008A0875"/>
    <w:rsid w:val="008A140D"/>
    <w:rsid w:val="008A15A6"/>
    <w:rsid w:val="008A1667"/>
    <w:rsid w:val="008A16EB"/>
    <w:rsid w:val="008A1812"/>
    <w:rsid w:val="008A1F06"/>
    <w:rsid w:val="008A29C9"/>
    <w:rsid w:val="008A2D08"/>
    <w:rsid w:val="008A3D75"/>
    <w:rsid w:val="008A4365"/>
    <w:rsid w:val="008A4405"/>
    <w:rsid w:val="008A4489"/>
    <w:rsid w:val="008A4587"/>
    <w:rsid w:val="008A50EC"/>
    <w:rsid w:val="008A5618"/>
    <w:rsid w:val="008A5924"/>
    <w:rsid w:val="008A5A38"/>
    <w:rsid w:val="008A5C37"/>
    <w:rsid w:val="008A5EF7"/>
    <w:rsid w:val="008A601B"/>
    <w:rsid w:val="008A62CD"/>
    <w:rsid w:val="008A64D0"/>
    <w:rsid w:val="008A72E2"/>
    <w:rsid w:val="008A7575"/>
    <w:rsid w:val="008A75E7"/>
    <w:rsid w:val="008A79F3"/>
    <w:rsid w:val="008B0045"/>
    <w:rsid w:val="008B0600"/>
    <w:rsid w:val="008B0DAD"/>
    <w:rsid w:val="008B1160"/>
    <w:rsid w:val="008B1ABE"/>
    <w:rsid w:val="008B3267"/>
    <w:rsid w:val="008B33CB"/>
    <w:rsid w:val="008B3EE4"/>
    <w:rsid w:val="008B3F1F"/>
    <w:rsid w:val="008B41D4"/>
    <w:rsid w:val="008B51FE"/>
    <w:rsid w:val="008B52F9"/>
    <w:rsid w:val="008B53A1"/>
    <w:rsid w:val="008B5869"/>
    <w:rsid w:val="008B58AE"/>
    <w:rsid w:val="008B64F1"/>
    <w:rsid w:val="008B679B"/>
    <w:rsid w:val="008B6939"/>
    <w:rsid w:val="008B6B22"/>
    <w:rsid w:val="008B7069"/>
    <w:rsid w:val="008B759B"/>
    <w:rsid w:val="008C004E"/>
    <w:rsid w:val="008C0176"/>
    <w:rsid w:val="008C0527"/>
    <w:rsid w:val="008C071D"/>
    <w:rsid w:val="008C0DFC"/>
    <w:rsid w:val="008C15F5"/>
    <w:rsid w:val="008C1BA7"/>
    <w:rsid w:val="008C21EE"/>
    <w:rsid w:val="008C27B9"/>
    <w:rsid w:val="008C2B71"/>
    <w:rsid w:val="008C2F90"/>
    <w:rsid w:val="008C3FD9"/>
    <w:rsid w:val="008C522E"/>
    <w:rsid w:val="008C5FA0"/>
    <w:rsid w:val="008C7AFD"/>
    <w:rsid w:val="008C7F2A"/>
    <w:rsid w:val="008C7F5F"/>
    <w:rsid w:val="008D028B"/>
    <w:rsid w:val="008D06AF"/>
    <w:rsid w:val="008D14E8"/>
    <w:rsid w:val="008D228E"/>
    <w:rsid w:val="008D2310"/>
    <w:rsid w:val="008D27E8"/>
    <w:rsid w:val="008D288E"/>
    <w:rsid w:val="008D2963"/>
    <w:rsid w:val="008D377C"/>
    <w:rsid w:val="008D405D"/>
    <w:rsid w:val="008D4709"/>
    <w:rsid w:val="008D56FD"/>
    <w:rsid w:val="008D584D"/>
    <w:rsid w:val="008D6680"/>
    <w:rsid w:val="008D6C72"/>
    <w:rsid w:val="008D6D9C"/>
    <w:rsid w:val="008D7230"/>
    <w:rsid w:val="008D74B3"/>
    <w:rsid w:val="008D7629"/>
    <w:rsid w:val="008D7FB5"/>
    <w:rsid w:val="008E0484"/>
    <w:rsid w:val="008E081A"/>
    <w:rsid w:val="008E082E"/>
    <w:rsid w:val="008E09BB"/>
    <w:rsid w:val="008E10EC"/>
    <w:rsid w:val="008E12C3"/>
    <w:rsid w:val="008E1493"/>
    <w:rsid w:val="008E1A98"/>
    <w:rsid w:val="008E1E91"/>
    <w:rsid w:val="008E29C9"/>
    <w:rsid w:val="008E2E99"/>
    <w:rsid w:val="008E2FE1"/>
    <w:rsid w:val="008E3108"/>
    <w:rsid w:val="008E32C0"/>
    <w:rsid w:val="008E5BB8"/>
    <w:rsid w:val="008E6BB7"/>
    <w:rsid w:val="008F021C"/>
    <w:rsid w:val="008F06B8"/>
    <w:rsid w:val="008F0A01"/>
    <w:rsid w:val="008F0E85"/>
    <w:rsid w:val="008F1ADF"/>
    <w:rsid w:val="008F1B3F"/>
    <w:rsid w:val="008F1C0A"/>
    <w:rsid w:val="008F2196"/>
    <w:rsid w:val="008F26B9"/>
    <w:rsid w:val="008F3644"/>
    <w:rsid w:val="008F3EDE"/>
    <w:rsid w:val="008F415C"/>
    <w:rsid w:val="008F4184"/>
    <w:rsid w:val="008F484F"/>
    <w:rsid w:val="008F4DBE"/>
    <w:rsid w:val="008F585E"/>
    <w:rsid w:val="008F7A66"/>
    <w:rsid w:val="009003B3"/>
    <w:rsid w:val="00900A9B"/>
    <w:rsid w:val="00900C6B"/>
    <w:rsid w:val="00900ED8"/>
    <w:rsid w:val="0090170C"/>
    <w:rsid w:val="00903532"/>
    <w:rsid w:val="009036AB"/>
    <w:rsid w:val="009038A4"/>
    <w:rsid w:val="00903BA6"/>
    <w:rsid w:val="00904330"/>
    <w:rsid w:val="009059B6"/>
    <w:rsid w:val="009059EF"/>
    <w:rsid w:val="00906455"/>
    <w:rsid w:val="00906D5F"/>
    <w:rsid w:val="0090792F"/>
    <w:rsid w:val="00907C09"/>
    <w:rsid w:val="00907D9B"/>
    <w:rsid w:val="00910546"/>
    <w:rsid w:val="00910F22"/>
    <w:rsid w:val="00911AAD"/>
    <w:rsid w:val="00911C67"/>
    <w:rsid w:val="00911D25"/>
    <w:rsid w:val="009126CC"/>
    <w:rsid w:val="00914976"/>
    <w:rsid w:val="00914E5B"/>
    <w:rsid w:val="00915238"/>
    <w:rsid w:val="009156A4"/>
    <w:rsid w:val="0091625D"/>
    <w:rsid w:val="00916354"/>
    <w:rsid w:val="00917344"/>
    <w:rsid w:val="00920750"/>
    <w:rsid w:val="00920993"/>
    <w:rsid w:val="00920D57"/>
    <w:rsid w:val="0092116D"/>
    <w:rsid w:val="00921B24"/>
    <w:rsid w:val="00921E4F"/>
    <w:rsid w:val="00921ED5"/>
    <w:rsid w:val="0092206D"/>
    <w:rsid w:val="00922316"/>
    <w:rsid w:val="009225EB"/>
    <w:rsid w:val="009232B5"/>
    <w:rsid w:val="00923A2B"/>
    <w:rsid w:val="00923CD4"/>
    <w:rsid w:val="009243A2"/>
    <w:rsid w:val="0092472C"/>
    <w:rsid w:val="009256E8"/>
    <w:rsid w:val="00925EA3"/>
    <w:rsid w:val="00926B7C"/>
    <w:rsid w:val="00930671"/>
    <w:rsid w:val="00931727"/>
    <w:rsid w:val="00931739"/>
    <w:rsid w:val="00931CCF"/>
    <w:rsid w:val="00931FB8"/>
    <w:rsid w:val="00932A00"/>
    <w:rsid w:val="00932D99"/>
    <w:rsid w:val="00932FEB"/>
    <w:rsid w:val="009336CC"/>
    <w:rsid w:val="0093379F"/>
    <w:rsid w:val="009347E5"/>
    <w:rsid w:val="009351EF"/>
    <w:rsid w:val="00935288"/>
    <w:rsid w:val="009359CA"/>
    <w:rsid w:val="00936E9F"/>
    <w:rsid w:val="00936F91"/>
    <w:rsid w:val="00937EF6"/>
    <w:rsid w:val="00940157"/>
    <w:rsid w:val="00940666"/>
    <w:rsid w:val="00941063"/>
    <w:rsid w:val="00942B1B"/>
    <w:rsid w:val="0094469D"/>
    <w:rsid w:val="00944CD9"/>
    <w:rsid w:val="0094547B"/>
    <w:rsid w:val="0094587B"/>
    <w:rsid w:val="00945A6E"/>
    <w:rsid w:val="00945B50"/>
    <w:rsid w:val="009462EE"/>
    <w:rsid w:val="0094644D"/>
    <w:rsid w:val="00946A1B"/>
    <w:rsid w:val="00946ED9"/>
    <w:rsid w:val="00947B51"/>
    <w:rsid w:val="00947BF1"/>
    <w:rsid w:val="00951DA5"/>
    <w:rsid w:val="00953E37"/>
    <w:rsid w:val="00953EE3"/>
    <w:rsid w:val="0095409A"/>
    <w:rsid w:val="009546AB"/>
    <w:rsid w:val="00954AA5"/>
    <w:rsid w:val="00954B0C"/>
    <w:rsid w:val="00954D38"/>
    <w:rsid w:val="009550EE"/>
    <w:rsid w:val="00955421"/>
    <w:rsid w:val="00955B67"/>
    <w:rsid w:val="00955F36"/>
    <w:rsid w:val="0095622D"/>
    <w:rsid w:val="0095668E"/>
    <w:rsid w:val="00957410"/>
    <w:rsid w:val="00960009"/>
    <w:rsid w:val="00960526"/>
    <w:rsid w:val="00960666"/>
    <w:rsid w:val="00960987"/>
    <w:rsid w:val="00960EC5"/>
    <w:rsid w:val="00961BF4"/>
    <w:rsid w:val="00961C79"/>
    <w:rsid w:val="00961E0F"/>
    <w:rsid w:val="009620C3"/>
    <w:rsid w:val="00962D85"/>
    <w:rsid w:val="009630C2"/>
    <w:rsid w:val="00963222"/>
    <w:rsid w:val="009635CE"/>
    <w:rsid w:val="009636A6"/>
    <w:rsid w:val="009638AE"/>
    <w:rsid w:val="009644CC"/>
    <w:rsid w:val="00964DFF"/>
    <w:rsid w:val="00965108"/>
    <w:rsid w:val="00965659"/>
    <w:rsid w:val="0096584C"/>
    <w:rsid w:val="009665F7"/>
    <w:rsid w:val="00966A21"/>
    <w:rsid w:val="00967A79"/>
    <w:rsid w:val="00967C55"/>
    <w:rsid w:val="00970024"/>
    <w:rsid w:val="00970606"/>
    <w:rsid w:val="00970BC6"/>
    <w:rsid w:val="00971196"/>
    <w:rsid w:val="00971ACA"/>
    <w:rsid w:val="009721D5"/>
    <w:rsid w:val="00972711"/>
    <w:rsid w:val="00972AC0"/>
    <w:rsid w:val="00972C82"/>
    <w:rsid w:val="00973166"/>
    <w:rsid w:val="00973AEA"/>
    <w:rsid w:val="00974724"/>
    <w:rsid w:val="00974E93"/>
    <w:rsid w:val="009752B0"/>
    <w:rsid w:val="0097563E"/>
    <w:rsid w:val="00975AB3"/>
    <w:rsid w:val="009773F0"/>
    <w:rsid w:val="009774AD"/>
    <w:rsid w:val="009775C0"/>
    <w:rsid w:val="00977FD0"/>
    <w:rsid w:val="009803C4"/>
    <w:rsid w:val="00981191"/>
    <w:rsid w:val="009823F5"/>
    <w:rsid w:val="00982728"/>
    <w:rsid w:val="009829CE"/>
    <w:rsid w:val="00982A42"/>
    <w:rsid w:val="00982F19"/>
    <w:rsid w:val="00983EC6"/>
    <w:rsid w:val="00984044"/>
    <w:rsid w:val="009845FF"/>
    <w:rsid w:val="00984EEA"/>
    <w:rsid w:val="00985CDF"/>
    <w:rsid w:val="00985E42"/>
    <w:rsid w:val="00985E51"/>
    <w:rsid w:val="00986146"/>
    <w:rsid w:val="00986D3E"/>
    <w:rsid w:val="00986FD1"/>
    <w:rsid w:val="009870B0"/>
    <w:rsid w:val="009901CA"/>
    <w:rsid w:val="00990DA4"/>
    <w:rsid w:val="00990E1C"/>
    <w:rsid w:val="00990E4B"/>
    <w:rsid w:val="00991485"/>
    <w:rsid w:val="00991613"/>
    <w:rsid w:val="00991682"/>
    <w:rsid w:val="00991B09"/>
    <w:rsid w:val="00991E20"/>
    <w:rsid w:val="00992BF8"/>
    <w:rsid w:val="009942B6"/>
    <w:rsid w:val="00994914"/>
    <w:rsid w:val="009952C7"/>
    <w:rsid w:val="009954F3"/>
    <w:rsid w:val="009955F9"/>
    <w:rsid w:val="009964BB"/>
    <w:rsid w:val="00996709"/>
    <w:rsid w:val="00997022"/>
    <w:rsid w:val="009971C7"/>
    <w:rsid w:val="00997E9C"/>
    <w:rsid w:val="009A04AC"/>
    <w:rsid w:val="009A0F85"/>
    <w:rsid w:val="009A1F16"/>
    <w:rsid w:val="009A2A43"/>
    <w:rsid w:val="009A2B42"/>
    <w:rsid w:val="009A3245"/>
    <w:rsid w:val="009A3280"/>
    <w:rsid w:val="009A43B0"/>
    <w:rsid w:val="009A4F16"/>
    <w:rsid w:val="009A56FC"/>
    <w:rsid w:val="009A57A6"/>
    <w:rsid w:val="009A5969"/>
    <w:rsid w:val="009A603D"/>
    <w:rsid w:val="009A6C6A"/>
    <w:rsid w:val="009A7234"/>
    <w:rsid w:val="009A767C"/>
    <w:rsid w:val="009B180C"/>
    <w:rsid w:val="009B252E"/>
    <w:rsid w:val="009B282E"/>
    <w:rsid w:val="009B2A2F"/>
    <w:rsid w:val="009B2B53"/>
    <w:rsid w:val="009B3262"/>
    <w:rsid w:val="009B3D30"/>
    <w:rsid w:val="009B3D78"/>
    <w:rsid w:val="009B5D6F"/>
    <w:rsid w:val="009B6177"/>
    <w:rsid w:val="009B761F"/>
    <w:rsid w:val="009B773B"/>
    <w:rsid w:val="009C037C"/>
    <w:rsid w:val="009C0510"/>
    <w:rsid w:val="009C052D"/>
    <w:rsid w:val="009C0BF0"/>
    <w:rsid w:val="009C0C23"/>
    <w:rsid w:val="009C0FE4"/>
    <w:rsid w:val="009C13DA"/>
    <w:rsid w:val="009C2984"/>
    <w:rsid w:val="009C2DAF"/>
    <w:rsid w:val="009C34BA"/>
    <w:rsid w:val="009C3637"/>
    <w:rsid w:val="009C38E8"/>
    <w:rsid w:val="009C3A4D"/>
    <w:rsid w:val="009C3E92"/>
    <w:rsid w:val="009C4A59"/>
    <w:rsid w:val="009C4BEF"/>
    <w:rsid w:val="009C4D60"/>
    <w:rsid w:val="009C50DC"/>
    <w:rsid w:val="009C5580"/>
    <w:rsid w:val="009C5816"/>
    <w:rsid w:val="009C6657"/>
    <w:rsid w:val="009C75AA"/>
    <w:rsid w:val="009D04C6"/>
    <w:rsid w:val="009D064D"/>
    <w:rsid w:val="009D11EA"/>
    <w:rsid w:val="009D11F6"/>
    <w:rsid w:val="009D13C8"/>
    <w:rsid w:val="009D1E2B"/>
    <w:rsid w:val="009D24F8"/>
    <w:rsid w:val="009D2609"/>
    <w:rsid w:val="009D2CD2"/>
    <w:rsid w:val="009D2EDC"/>
    <w:rsid w:val="009D2FD9"/>
    <w:rsid w:val="009D3876"/>
    <w:rsid w:val="009D3B3F"/>
    <w:rsid w:val="009D4048"/>
    <w:rsid w:val="009D4317"/>
    <w:rsid w:val="009D5601"/>
    <w:rsid w:val="009D5D5F"/>
    <w:rsid w:val="009D603F"/>
    <w:rsid w:val="009D62AF"/>
    <w:rsid w:val="009D63F8"/>
    <w:rsid w:val="009D697F"/>
    <w:rsid w:val="009D6E11"/>
    <w:rsid w:val="009D70E8"/>
    <w:rsid w:val="009D74F7"/>
    <w:rsid w:val="009D7D12"/>
    <w:rsid w:val="009E00CB"/>
    <w:rsid w:val="009E0ED3"/>
    <w:rsid w:val="009E2040"/>
    <w:rsid w:val="009E2F06"/>
    <w:rsid w:val="009E3603"/>
    <w:rsid w:val="009E3718"/>
    <w:rsid w:val="009E4417"/>
    <w:rsid w:val="009E4586"/>
    <w:rsid w:val="009E45DA"/>
    <w:rsid w:val="009E461D"/>
    <w:rsid w:val="009E4B7E"/>
    <w:rsid w:val="009E4D25"/>
    <w:rsid w:val="009E5234"/>
    <w:rsid w:val="009E57FE"/>
    <w:rsid w:val="009E64BA"/>
    <w:rsid w:val="009E71B6"/>
    <w:rsid w:val="009E7864"/>
    <w:rsid w:val="009E7B2A"/>
    <w:rsid w:val="009F03D5"/>
    <w:rsid w:val="009F0B75"/>
    <w:rsid w:val="009F0BE3"/>
    <w:rsid w:val="009F0FF1"/>
    <w:rsid w:val="009F10FA"/>
    <w:rsid w:val="009F1BCB"/>
    <w:rsid w:val="009F4652"/>
    <w:rsid w:val="009F58CF"/>
    <w:rsid w:val="009F6707"/>
    <w:rsid w:val="009F736E"/>
    <w:rsid w:val="009F76BC"/>
    <w:rsid w:val="009F78B9"/>
    <w:rsid w:val="00A00553"/>
    <w:rsid w:val="00A00BEE"/>
    <w:rsid w:val="00A014C0"/>
    <w:rsid w:val="00A0265E"/>
    <w:rsid w:val="00A02A38"/>
    <w:rsid w:val="00A02FD9"/>
    <w:rsid w:val="00A03B6B"/>
    <w:rsid w:val="00A03E9B"/>
    <w:rsid w:val="00A04008"/>
    <w:rsid w:val="00A04D36"/>
    <w:rsid w:val="00A055FD"/>
    <w:rsid w:val="00A05A7A"/>
    <w:rsid w:val="00A0739A"/>
    <w:rsid w:val="00A1002F"/>
    <w:rsid w:val="00A11178"/>
    <w:rsid w:val="00A114B4"/>
    <w:rsid w:val="00A11611"/>
    <w:rsid w:val="00A11F76"/>
    <w:rsid w:val="00A1277C"/>
    <w:rsid w:val="00A12AB4"/>
    <w:rsid w:val="00A13949"/>
    <w:rsid w:val="00A1495D"/>
    <w:rsid w:val="00A15547"/>
    <w:rsid w:val="00A15745"/>
    <w:rsid w:val="00A15E0F"/>
    <w:rsid w:val="00A16A02"/>
    <w:rsid w:val="00A16AF4"/>
    <w:rsid w:val="00A17244"/>
    <w:rsid w:val="00A17404"/>
    <w:rsid w:val="00A176A7"/>
    <w:rsid w:val="00A1777D"/>
    <w:rsid w:val="00A1785A"/>
    <w:rsid w:val="00A178F1"/>
    <w:rsid w:val="00A20055"/>
    <w:rsid w:val="00A202FA"/>
    <w:rsid w:val="00A20AE0"/>
    <w:rsid w:val="00A21D8F"/>
    <w:rsid w:val="00A21FCD"/>
    <w:rsid w:val="00A2200B"/>
    <w:rsid w:val="00A22609"/>
    <w:rsid w:val="00A2264F"/>
    <w:rsid w:val="00A22B31"/>
    <w:rsid w:val="00A22DF2"/>
    <w:rsid w:val="00A23389"/>
    <w:rsid w:val="00A233D3"/>
    <w:rsid w:val="00A23544"/>
    <w:rsid w:val="00A23FFD"/>
    <w:rsid w:val="00A243E9"/>
    <w:rsid w:val="00A24BB7"/>
    <w:rsid w:val="00A24CC2"/>
    <w:rsid w:val="00A25BCD"/>
    <w:rsid w:val="00A26741"/>
    <w:rsid w:val="00A2710C"/>
    <w:rsid w:val="00A27589"/>
    <w:rsid w:val="00A27B18"/>
    <w:rsid w:val="00A27BF4"/>
    <w:rsid w:val="00A27C49"/>
    <w:rsid w:val="00A27CC9"/>
    <w:rsid w:val="00A27DE9"/>
    <w:rsid w:val="00A3006E"/>
    <w:rsid w:val="00A30269"/>
    <w:rsid w:val="00A3034E"/>
    <w:rsid w:val="00A30553"/>
    <w:rsid w:val="00A30B66"/>
    <w:rsid w:val="00A30E35"/>
    <w:rsid w:val="00A31388"/>
    <w:rsid w:val="00A323DA"/>
    <w:rsid w:val="00A32432"/>
    <w:rsid w:val="00A34BE8"/>
    <w:rsid w:val="00A3580B"/>
    <w:rsid w:val="00A35BF6"/>
    <w:rsid w:val="00A36221"/>
    <w:rsid w:val="00A365BE"/>
    <w:rsid w:val="00A368CE"/>
    <w:rsid w:val="00A37D43"/>
    <w:rsid w:val="00A40056"/>
    <w:rsid w:val="00A40064"/>
    <w:rsid w:val="00A400D4"/>
    <w:rsid w:val="00A40128"/>
    <w:rsid w:val="00A40483"/>
    <w:rsid w:val="00A41930"/>
    <w:rsid w:val="00A423FB"/>
    <w:rsid w:val="00A43805"/>
    <w:rsid w:val="00A44559"/>
    <w:rsid w:val="00A44843"/>
    <w:rsid w:val="00A44A6C"/>
    <w:rsid w:val="00A44C9F"/>
    <w:rsid w:val="00A453F4"/>
    <w:rsid w:val="00A4587C"/>
    <w:rsid w:val="00A46ADB"/>
    <w:rsid w:val="00A4796D"/>
    <w:rsid w:val="00A47B1F"/>
    <w:rsid w:val="00A50058"/>
    <w:rsid w:val="00A50598"/>
    <w:rsid w:val="00A5065C"/>
    <w:rsid w:val="00A51073"/>
    <w:rsid w:val="00A51ACA"/>
    <w:rsid w:val="00A52376"/>
    <w:rsid w:val="00A5317A"/>
    <w:rsid w:val="00A538B4"/>
    <w:rsid w:val="00A550F0"/>
    <w:rsid w:val="00A55134"/>
    <w:rsid w:val="00A557A8"/>
    <w:rsid w:val="00A55A90"/>
    <w:rsid w:val="00A55F19"/>
    <w:rsid w:val="00A5689E"/>
    <w:rsid w:val="00A56DBA"/>
    <w:rsid w:val="00A5784A"/>
    <w:rsid w:val="00A57DB4"/>
    <w:rsid w:val="00A602B8"/>
    <w:rsid w:val="00A6043D"/>
    <w:rsid w:val="00A616C9"/>
    <w:rsid w:val="00A61B83"/>
    <w:rsid w:val="00A61CDE"/>
    <w:rsid w:val="00A61E69"/>
    <w:rsid w:val="00A61E9B"/>
    <w:rsid w:val="00A62051"/>
    <w:rsid w:val="00A64195"/>
    <w:rsid w:val="00A64312"/>
    <w:rsid w:val="00A6473E"/>
    <w:rsid w:val="00A6498D"/>
    <w:rsid w:val="00A64C77"/>
    <w:rsid w:val="00A64D7B"/>
    <w:rsid w:val="00A65013"/>
    <w:rsid w:val="00A65180"/>
    <w:rsid w:val="00A6574B"/>
    <w:rsid w:val="00A6633F"/>
    <w:rsid w:val="00A66555"/>
    <w:rsid w:val="00A665A0"/>
    <w:rsid w:val="00A66FA4"/>
    <w:rsid w:val="00A67678"/>
    <w:rsid w:val="00A67DA9"/>
    <w:rsid w:val="00A703BF"/>
    <w:rsid w:val="00A70F32"/>
    <w:rsid w:val="00A71285"/>
    <w:rsid w:val="00A71856"/>
    <w:rsid w:val="00A71C11"/>
    <w:rsid w:val="00A72216"/>
    <w:rsid w:val="00A728C9"/>
    <w:rsid w:val="00A72FFB"/>
    <w:rsid w:val="00A7369D"/>
    <w:rsid w:val="00A736DA"/>
    <w:rsid w:val="00A73941"/>
    <w:rsid w:val="00A756F6"/>
    <w:rsid w:val="00A75A0C"/>
    <w:rsid w:val="00A7623B"/>
    <w:rsid w:val="00A76886"/>
    <w:rsid w:val="00A77382"/>
    <w:rsid w:val="00A774F6"/>
    <w:rsid w:val="00A7799A"/>
    <w:rsid w:val="00A77B09"/>
    <w:rsid w:val="00A802F3"/>
    <w:rsid w:val="00A804E3"/>
    <w:rsid w:val="00A80A5B"/>
    <w:rsid w:val="00A81138"/>
    <w:rsid w:val="00A81BF2"/>
    <w:rsid w:val="00A8208B"/>
    <w:rsid w:val="00A822E9"/>
    <w:rsid w:val="00A8282C"/>
    <w:rsid w:val="00A8289A"/>
    <w:rsid w:val="00A82B1B"/>
    <w:rsid w:val="00A82FCC"/>
    <w:rsid w:val="00A842A6"/>
    <w:rsid w:val="00A84542"/>
    <w:rsid w:val="00A84ABA"/>
    <w:rsid w:val="00A84EDF"/>
    <w:rsid w:val="00A85B1D"/>
    <w:rsid w:val="00A8602E"/>
    <w:rsid w:val="00A86129"/>
    <w:rsid w:val="00A8638C"/>
    <w:rsid w:val="00A86BFA"/>
    <w:rsid w:val="00A8772B"/>
    <w:rsid w:val="00A87F79"/>
    <w:rsid w:val="00A92497"/>
    <w:rsid w:val="00A9252A"/>
    <w:rsid w:val="00A92702"/>
    <w:rsid w:val="00A930C6"/>
    <w:rsid w:val="00A937CD"/>
    <w:rsid w:val="00A95075"/>
    <w:rsid w:val="00A95533"/>
    <w:rsid w:val="00A9599D"/>
    <w:rsid w:val="00A95D4C"/>
    <w:rsid w:val="00A97BB6"/>
    <w:rsid w:val="00A97E21"/>
    <w:rsid w:val="00AA0C6C"/>
    <w:rsid w:val="00AA23C1"/>
    <w:rsid w:val="00AA293C"/>
    <w:rsid w:val="00AA3268"/>
    <w:rsid w:val="00AA3495"/>
    <w:rsid w:val="00AA38F8"/>
    <w:rsid w:val="00AA42CE"/>
    <w:rsid w:val="00AA4660"/>
    <w:rsid w:val="00AA4BE5"/>
    <w:rsid w:val="00AA5C66"/>
    <w:rsid w:val="00AA60C0"/>
    <w:rsid w:val="00AA6274"/>
    <w:rsid w:val="00AA660C"/>
    <w:rsid w:val="00AA6B5D"/>
    <w:rsid w:val="00AA6F02"/>
    <w:rsid w:val="00AA6F9A"/>
    <w:rsid w:val="00AA7F33"/>
    <w:rsid w:val="00AB0021"/>
    <w:rsid w:val="00AB0030"/>
    <w:rsid w:val="00AB011C"/>
    <w:rsid w:val="00AB01B6"/>
    <w:rsid w:val="00AB048D"/>
    <w:rsid w:val="00AB0BFB"/>
    <w:rsid w:val="00AB0D0D"/>
    <w:rsid w:val="00AB0F76"/>
    <w:rsid w:val="00AB13F3"/>
    <w:rsid w:val="00AB23C7"/>
    <w:rsid w:val="00AB23E5"/>
    <w:rsid w:val="00AB339B"/>
    <w:rsid w:val="00AB3655"/>
    <w:rsid w:val="00AB4B0B"/>
    <w:rsid w:val="00AB4EE6"/>
    <w:rsid w:val="00AB621D"/>
    <w:rsid w:val="00AB6C83"/>
    <w:rsid w:val="00AB71B7"/>
    <w:rsid w:val="00AB7756"/>
    <w:rsid w:val="00AC01D5"/>
    <w:rsid w:val="00AC12B0"/>
    <w:rsid w:val="00AC1CA5"/>
    <w:rsid w:val="00AC2120"/>
    <w:rsid w:val="00AC2264"/>
    <w:rsid w:val="00AC27C6"/>
    <w:rsid w:val="00AC3610"/>
    <w:rsid w:val="00AC3BE1"/>
    <w:rsid w:val="00AC3DF0"/>
    <w:rsid w:val="00AC3FBF"/>
    <w:rsid w:val="00AC4030"/>
    <w:rsid w:val="00AC47BE"/>
    <w:rsid w:val="00AC4DAC"/>
    <w:rsid w:val="00AC4F8B"/>
    <w:rsid w:val="00AC5195"/>
    <w:rsid w:val="00AC57F9"/>
    <w:rsid w:val="00AC5958"/>
    <w:rsid w:val="00AC5CCC"/>
    <w:rsid w:val="00AC66C7"/>
    <w:rsid w:val="00AC763D"/>
    <w:rsid w:val="00AC76F3"/>
    <w:rsid w:val="00AC7CA3"/>
    <w:rsid w:val="00AC7FF8"/>
    <w:rsid w:val="00AD1965"/>
    <w:rsid w:val="00AD2644"/>
    <w:rsid w:val="00AD2A3F"/>
    <w:rsid w:val="00AD2B2A"/>
    <w:rsid w:val="00AD2FF0"/>
    <w:rsid w:val="00AD36E9"/>
    <w:rsid w:val="00AD4C8B"/>
    <w:rsid w:val="00AD503D"/>
    <w:rsid w:val="00AD5387"/>
    <w:rsid w:val="00AD54BA"/>
    <w:rsid w:val="00AD5A2E"/>
    <w:rsid w:val="00AD5AC6"/>
    <w:rsid w:val="00AD5EB6"/>
    <w:rsid w:val="00AD6A8E"/>
    <w:rsid w:val="00AD6AC7"/>
    <w:rsid w:val="00AD71F5"/>
    <w:rsid w:val="00AD7234"/>
    <w:rsid w:val="00AD7E74"/>
    <w:rsid w:val="00AE0757"/>
    <w:rsid w:val="00AE08CE"/>
    <w:rsid w:val="00AE0C9C"/>
    <w:rsid w:val="00AE1719"/>
    <w:rsid w:val="00AE17A7"/>
    <w:rsid w:val="00AE25EE"/>
    <w:rsid w:val="00AE2612"/>
    <w:rsid w:val="00AE2C43"/>
    <w:rsid w:val="00AE35D2"/>
    <w:rsid w:val="00AE3BBF"/>
    <w:rsid w:val="00AE48AF"/>
    <w:rsid w:val="00AE5FFC"/>
    <w:rsid w:val="00AE62B6"/>
    <w:rsid w:val="00AE666C"/>
    <w:rsid w:val="00AE6755"/>
    <w:rsid w:val="00AE75E3"/>
    <w:rsid w:val="00AF0510"/>
    <w:rsid w:val="00AF0FA9"/>
    <w:rsid w:val="00AF130C"/>
    <w:rsid w:val="00AF13B5"/>
    <w:rsid w:val="00AF1F3E"/>
    <w:rsid w:val="00AF25EF"/>
    <w:rsid w:val="00AF2747"/>
    <w:rsid w:val="00AF2EA1"/>
    <w:rsid w:val="00AF315F"/>
    <w:rsid w:val="00AF40B7"/>
    <w:rsid w:val="00AF41CE"/>
    <w:rsid w:val="00AF4E9B"/>
    <w:rsid w:val="00AF5CB8"/>
    <w:rsid w:val="00AF5FFE"/>
    <w:rsid w:val="00AF6317"/>
    <w:rsid w:val="00AF6D5C"/>
    <w:rsid w:val="00AF6DA3"/>
    <w:rsid w:val="00AF76B4"/>
    <w:rsid w:val="00AF7968"/>
    <w:rsid w:val="00AF7AAC"/>
    <w:rsid w:val="00B0054C"/>
    <w:rsid w:val="00B00668"/>
    <w:rsid w:val="00B00701"/>
    <w:rsid w:val="00B0082F"/>
    <w:rsid w:val="00B00EBC"/>
    <w:rsid w:val="00B01736"/>
    <w:rsid w:val="00B020EF"/>
    <w:rsid w:val="00B02446"/>
    <w:rsid w:val="00B03B24"/>
    <w:rsid w:val="00B03B4A"/>
    <w:rsid w:val="00B04C49"/>
    <w:rsid w:val="00B0539B"/>
    <w:rsid w:val="00B063EF"/>
    <w:rsid w:val="00B06BAF"/>
    <w:rsid w:val="00B06C9F"/>
    <w:rsid w:val="00B06CD0"/>
    <w:rsid w:val="00B07287"/>
    <w:rsid w:val="00B076B2"/>
    <w:rsid w:val="00B07BBB"/>
    <w:rsid w:val="00B07DF5"/>
    <w:rsid w:val="00B07EF6"/>
    <w:rsid w:val="00B104B7"/>
    <w:rsid w:val="00B10E0F"/>
    <w:rsid w:val="00B10EA9"/>
    <w:rsid w:val="00B11EE4"/>
    <w:rsid w:val="00B120DB"/>
    <w:rsid w:val="00B14365"/>
    <w:rsid w:val="00B14FDC"/>
    <w:rsid w:val="00B1525E"/>
    <w:rsid w:val="00B15286"/>
    <w:rsid w:val="00B158CD"/>
    <w:rsid w:val="00B1617F"/>
    <w:rsid w:val="00B16659"/>
    <w:rsid w:val="00B16B42"/>
    <w:rsid w:val="00B16FB5"/>
    <w:rsid w:val="00B17210"/>
    <w:rsid w:val="00B178C1"/>
    <w:rsid w:val="00B2029F"/>
    <w:rsid w:val="00B210A0"/>
    <w:rsid w:val="00B2137E"/>
    <w:rsid w:val="00B24056"/>
    <w:rsid w:val="00B248FB"/>
    <w:rsid w:val="00B2577D"/>
    <w:rsid w:val="00B26483"/>
    <w:rsid w:val="00B303EE"/>
    <w:rsid w:val="00B30791"/>
    <w:rsid w:val="00B309CA"/>
    <w:rsid w:val="00B31BB7"/>
    <w:rsid w:val="00B3230A"/>
    <w:rsid w:val="00B3242F"/>
    <w:rsid w:val="00B32FBD"/>
    <w:rsid w:val="00B3383D"/>
    <w:rsid w:val="00B33E1E"/>
    <w:rsid w:val="00B343B7"/>
    <w:rsid w:val="00B344E6"/>
    <w:rsid w:val="00B3489C"/>
    <w:rsid w:val="00B36DB1"/>
    <w:rsid w:val="00B36F25"/>
    <w:rsid w:val="00B40283"/>
    <w:rsid w:val="00B4038B"/>
    <w:rsid w:val="00B404BE"/>
    <w:rsid w:val="00B4086D"/>
    <w:rsid w:val="00B4094A"/>
    <w:rsid w:val="00B4196B"/>
    <w:rsid w:val="00B424C5"/>
    <w:rsid w:val="00B4277C"/>
    <w:rsid w:val="00B4311B"/>
    <w:rsid w:val="00B431BD"/>
    <w:rsid w:val="00B4325F"/>
    <w:rsid w:val="00B43298"/>
    <w:rsid w:val="00B437A2"/>
    <w:rsid w:val="00B43CC8"/>
    <w:rsid w:val="00B450E7"/>
    <w:rsid w:val="00B4541C"/>
    <w:rsid w:val="00B45642"/>
    <w:rsid w:val="00B457BF"/>
    <w:rsid w:val="00B46739"/>
    <w:rsid w:val="00B47313"/>
    <w:rsid w:val="00B47AEE"/>
    <w:rsid w:val="00B5067C"/>
    <w:rsid w:val="00B50C33"/>
    <w:rsid w:val="00B5168C"/>
    <w:rsid w:val="00B519B5"/>
    <w:rsid w:val="00B52E72"/>
    <w:rsid w:val="00B53039"/>
    <w:rsid w:val="00B53480"/>
    <w:rsid w:val="00B53ADA"/>
    <w:rsid w:val="00B54921"/>
    <w:rsid w:val="00B5639F"/>
    <w:rsid w:val="00B564DA"/>
    <w:rsid w:val="00B56BC6"/>
    <w:rsid w:val="00B57532"/>
    <w:rsid w:val="00B57B6F"/>
    <w:rsid w:val="00B6015A"/>
    <w:rsid w:val="00B6015D"/>
    <w:rsid w:val="00B604F2"/>
    <w:rsid w:val="00B608D0"/>
    <w:rsid w:val="00B60F74"/>
    <w:rsid w:val="00B617E9"/>
    <w:rsid w:val="00B61F53"/>
    <w:rsid w:val="00B62349"/>
    <w:rsid w:val="00B62AA9"/>
    <w:rsid w:val="00B63786"/>
    <w:rsid w:val="00B63DE3"/>
    <w:rsid w:val="00B6408B"/>
    <w:rsid w:val="00B64167"/>
    <w:rsid w:val="00B6426E"/>
    <w:rsid w:val="00B64B7F"/>
    <w:rsid w:val="00B65492"/>
    <w:rsid w:val="00B6569C"/>
    <w:rsid w:val="00B65AFC"/>
    <w:rsid w:val="00B65BFB"/>
    <w:rsid w:val="00B666A3"/>
    <w:rsid w:val="00B703CD"/>
    <w:rsid w:val="00B7041F"/>
    <w:rsid w:val="00B71CA3"/>
    <w:rsid w:val="00B730AC"/>
    <w:rsid w:val="00B7344A"/>
    <w:rsid w:val="00B74631"/>
    <w:rsid w:val="00B75499"/>
    <w:rsid w:val="00B75535"/>
    <w:rsid w:val="00B7637A"/>
    <w:rsid w:val="00B763B0"/>
    <w:rsid w:val="00B7689B"/>
    <w:rsid w:val="00B77197"/>
    <w:rsid w:val="00B7736B"/>
    <w:rsid w:val="00B81114"/>
    <w:rsid w:val="00B81A5F"/>
    <w:rsid w:val="00B81A88"/>
    <w:rsid w:val="00B830FD"/>
    <w:rsid w:val="00B8364E"/>
    <w:rsid w:val="00B836E4"/>
    <w:rsid w:val="00B8399A"/>
    <w:rsid w:val="00B83E64"/>
    <w:rsid w:val="00B83F14"/>
    <w:rsid w:val="00B84096"/>
    <w:rsid w:val="00B84765"/>
    <w:rsid w:val="00B84AE1"/>
    <w:rsid w:val="00B84D04"/>
    <w:rsid w:val="00B85708"/>
    <w:rsid w:val="00B8574E"/>
    <w:rsid w:val="00B86543"/>
    <w:rsid w:val="00B865DB"/>
    <w:rsid w:val="00B869C1"/>
    <w:rsid w:val="00B86C10"/>
    <w:rsid w:val="00B87578"/>
    <w:rsid w:val="00B87B7A"/>
    <w:rsid w:val="00B90638"/>
    <w:rsid w:val="00B9161A"/>
    <w:rsid w:val="00B918D7"/>
    <w:rsid w:val="00B92474"/>
    <w:rsid w:val="00B94394"/>
    <w:rsid w:val="00B9487D"/>
    <w:rsid w:val="00B94AD8"/>
    <w:rsid w:val="00B94C85"/>
    <w:rsid w:val="00B960A1"/>
    <w:rsid w:val="00B9693D"/>
    <w:rsid w:val="00B96CA7"/>
    <w:rsid w:val="00B974A8"/>
    <w:rsid w:val="00BA0CC5"/>
    <w:rsid w:val="00BA130B"/>
    <w:rsid w:val="00BA1997"/>
    <w:rsid w:val="00BA1A09"/>
    <w:rsid w:val="00BA1C3E"/>
    <w:rsid w:val="00BA20BB"/>
    <w:rsid w:val="00BA3504"/>
    <w:rsid w:val="00BA43B1"/>
    <w:rsid w:val="00BA4631"/>
    <w:rsid w:val="00BA4882"/>
    <w:rsid w:val="00BA4E24"/>
    <w:rsid w:val="00BA5740"/>
    <w:rsid w:val="00BA5E1A"/>
    <w:rsid w:val="00BA5F84"/>
    <w:rsid w:val="00BA634E"/>
    <w:rsid w:val="00BA6694"/>
    <w:rsid w:val="00BA66B1"/>
    <w:rsid w:val="00BA6C15"/>
    <w:rsid w:val="00BA6C6F"/>
    <w:rsid w:val="00BA7637"/>
    <w:rsid w:val="00BB0BD5"/>
    <w:rsid w:val="00BB0CF3"/>
    <w:rsid w:val="00BB1598"/>
    <w:rsid w:val="00BB1B34"/>
    <w:rsid w:val="00BB22D2"/>
    <w:rsid w:val="00BB28AE"/>
    <w:rsid w:val="00BB374A"/>
    <w:rsid w:val="00BB3AF4"/>
    <w:rsid w:val="00BB58E3"/>
    <w:rsid w:val="00BB5DA8"/>
    <w:rsid w:val="00BB6011"/>
    <w:rsid w:val="00BB78C4"/>
    <w:rsid w:val="00BB7AA5"/>
    <w:rsid w:val="00BC066E"/>
    <w:rsid w:val="00BC10D4"/>
    <w:rsid w:val="00BC1767"/>
    <w:rsid w:val="00BC1910"/>
    <w:rsid w:val="00BC1B1E"/>
    <w:rsid w:val="00BC1BB2"/>
    <w:rsid w:val="00BC2BA2"/>
    <w:rsid w:val="00BC3667"/>
    <w:rsid w:val="00BC36A7"/>
    <w:rsid w:val="00BC48FE"/>
    <w:rsid w:val="00BC5B41"/>
    <w:rsid w:val="00BC5CD6"/>
    <w:rsid w:val="00BC68B4"/>
    <w:rsid w:val="00BD0C75"/>
    <w:rsid w:val="00BD1925"/>
    <w:rsid w:val="00BD23BC"/>
    <w:rsid w:val="00BD26C0"/>
    <w:rsid w:val="00BD3271"/>
    <w:rsid w:val="00BD3F10"/>
    <w:rsid w:val="00BD463E"/>
    <w:rsid w:val="00BD5600"/>
    <w:rsid w:val="00BD5739"/>
    <w:rsid w:val="00BD5E61"/>
    <w:rsid w:val="00BD6AA3"/>
    <w:rsid w:val="00BD6AE1"/>
    <w:rsid w:val="00BD7669"/>
    <w:rsid w:val="00BD7F18"/>
    <w:rsid w:val="00BE0A8B"/>
    <w:rsid w:val="00BE0DC0"/>
    <w:rsid w:val="00BE1009"/>
    <w:rsid w:val="00BE141C"/>
    <w:rsid w:val="00BE1761"/>
    <w:rsid w:val="00BE1E90"/>
    <w:rsid w:val="00BE1FE7"/>
    <w:rsid w:val="00BE244A"/>
    <w:rsid w:val="00BE32E7"/>
    <w:rsid w:val="00BE34B9"/>
    <w:rsid w:val="00BE47DB"/>
    <w:rsid w:val="00BE5400"/>
    <w:rsid w:val="00BE55C7"/>
    <w:rsid w:val="00BE5FB4"/>
    <w:rsid w:val="00BE617E"/>
    <w:rsid w:val="00BE6251"/>
    <w:rsid w:val="00BE630D"/>
    <w:rsid w:val="00BE6C0A"/>
    <w:rsid w:val="00BE6C75"/>
    <w:rsid w:val="00BE6F40"/>
    <w:rsid w:val="00BE7D5E"/>
    <w:rsid w:val="00BF0058"/>
    <w:rsid w:val="00BF0E14"/>
    <w:rsid w:val="00BF112E"/>
    <w:rsid w:val="00BF115F"/>
    <w:rsid w:val="00BF13F9"/>
    <w:rsid w:val="00BF1605"/>
    <w:rsid w:val="00BF1B4A"/>
    <w:rsid w:val="00BF28D3"/>
    <w:rsid w:val="00BF485D"/>
    <w:rsid w:val="00BF4B51"/>
    <w:rsid w:val="00BF4DAB"/>
    <w:rsid w:val="00BF5448"/>
    <w:rsid w:val="00BF61DE"/>
    <w:rsid w:val="00BF6CFF"/>
    <w:rsid w:val="00BF7814"/>
    <w:rsid w:val="00C00263"/>
    <w:rsid w:val="00C00A38"/>
    <w:rsid w:val="00C00BEE"/>
    <w:rsid w:val="00C01E4F"/>
    <w:rsid w:val="00C02238"/>
    <w:rsid w:val="00C02D66"/>
    <w:rsid w:val="00C03442"/>
    <w:rsid w:val="00C05485"/>
    <w:rsid w:val="00C0592E"/>
    <w:rsid w:val="00C05BF2"/>
    <w:rsid w:val="00C060D8"/>
    <w:rsid w:val="00C066C8"/>
    <w:rsid w:val="00C06AD2"/>
    <w:rsid w:val="00C07D64"/>
    <w:rsid w:val="00C10672"/>
    <w:rsid w:val="00C10A19"/>
    <w:rsid w:val="00C113F9"/>
    <w:rsid w:val="00C126B8"/>
    <w:rsid w:val="00C12AA4"/>
    <w:rsid w:val="00C12E8F"/>
    <w:rsid w:val="00C13308"/>
    <w:rsid w:val="00C13646"/>
    <w:rsid w:val="00C13979"/>
    <w:rsid w:val="00C13B63"/>
    <w:rsid w:val="00C13FD3"/>
    <w:rsid w:val="00C14432"/>
    <w:rsid w:val="00C1456B"/>
    <w:rsid w:val="00C150FE"/>
    <w:rsid w:val="00C15202"/>
    <w:rsid w:val="00C15CF7"/>
    <w:rsid w:val="00C16001"/>
    <w:rsid w:val="00C16263"/>
    <w:rsid w:val="00C175AD"/>
    <w:rsid w:val="00C17974"/>
    <w:rsid w:val="00C2014F"/>
    <w:rsid w:val="00C2051A"/>
    <w:rsid w:val="00C20979"/>
    <w:rsid w:val="00C2103F"/>
    <w:rsid w:val="00C22740"/>
    <w:rsid w:val="00C23645"/>
    <w:rsid w:val="00C24309"/>
    <w:rsid w:val="00C24390"/>
    <w:rsid w:val="00C245B9"/>
    <w:rsid w:val="00C24BFA"/>
    <w:rsid w:val="00C24FE0"/>
    <w:rsid w:val="00C25A03"/>
    <w:rsid w:val="00C260F9"/>
    <w:rsid w:val="00C263F2"/>
    <w:rsid w:val="00C275CD"/>
    <w:rsid w:val="00C27B60"/>
    <w:rsid w:val="00C303D6"/>
    <w:rsid w:val="00C30891"/>
    <w:rsid w:val="00C30D62"/>
    <w:rsid w:val="00C30E59"/>
    <w:rsid w:val="00C31457"/>
    <w:rsid w:val="00C3179A"/>
    <w:rsid w:val="00C31935"/>
    <w:rsid w:val="00C31A0D"/>
    <w:rsid w:val="00C31AB6"/>
    <w:rsid w:val="00C32237"/>
    <w:rsid w:val="00C324D9"/>
    <w:rsid w:val="00C32F81"/>
    <w:rsid w:val="00C33292"/>
    <w:rsid w:val="00C33848"/>
    <w:rsid w:val="00C33B9C"/>
    <w:rsid w:val="00C33C10"/>
    <w:rsid w:val="00C34789"/>
    <w:rsid w:val="00C34813"/>
    <w:rsid w:val="00C34828"/>
    <w:rsid w:val="00C34AA3"/>
    <w:rsid w:val="00C35BDF"/>
    <w:rsid w:val="00C3614E"/>
    <w:rsid w:val="00C36BB9"/>
    <w:rsid w:val="00C37033"/>
    <w:rsid w:val="00C3737F"/>
    <w:rsid w:val="00C400AF"/>
    <w:rsid w:val="00C40940"/>
    <w:rsid w:val="00C40C10"/>
    <w:rsid w:val="00C4120A"/>
    <w:rsid w:val="00C4121D"/>
    <w:rsid w:val="00C4173B"/>
    <w:rsid w:val="00C41B9D"/>
    <w:rsid w:val="00C41E5A"/>
    <w:rsid w:val="00C420A7"/>
    <w:rsid w:val="00C42183"/>
    <w:rsid w:val="00C42307"/>
    <w:rsid w:val="00C42EFC"/>
    <w:rsid w:val="00C43944"/>
    <w:rsid w:val="00C43D2F"/>
    <w:rsid w:val="00C4480A"/>
    <w:rsid w:val="00C448C1"/>
    <w:rsid w:val="00C44EDE"/>
    <w:rsid w:val="00C44F64"/>
    <w:rsid w:val="00C45070"/>
    <w:rsid w:val="00C457D2"/>
    <w:rsid w:val="00C4581E"/>
    <w:rsid w:val="00C46819"/>
    <w:rsid w:val="00C502F7"/>
    <w:rsid w:val="00C51237"/>
    <w:rsid w:val="00C516A7"/>
    <w:rsid w:val="00C51E61"/>
    <w:rsid w:val="00C52D5E"/>
    <w:rsid w:val="00C531CE"/>
    <w:rsid w:val="00C5347E"/>
    <w:rsid w:val="00C53F50"/>
    <w:rsid w:val="00C54605"/>
    <w:rsid w:val="00C5533E"/>
    <w:rsid w:val="00C55615"/>
    <w:rsid w:val="00C558F8"/>
    <w:rsid w:val="00C57CF9"/>
    <w:rsid w:val="00C6053F"/>
    <w:rsid w:val="00C60C43"/>
    <w:rsid w:val="00C61569"/>
    <w:rsid w:val="00C615AB"/>
    <w:rsid w:val="00C61906"/>
    <w:rsid w:val="00C6205B"/>
    <w:rsid w:val="00C624DE"/>
    <w:rsid w:val="00C62E0F"/>
    <w:rsid w:val="00C63208"/>
    <w:rsid w:val="00C6323C"/>
    <w:rsid w:val="00C6392B"/>
    <w:rsid w:val="00C63D47"/>
    <w:rsid w:val="00C640FE"/>
    <w:rsid w:val="00C64664"/>
    <w:rsid w:val="00C64A1F"/>
    <w:rsid w:val="00C64D6B"/>
    <w:rsid w:val="00C64EA1"/>
    <w:rsid w:val="00C6591C"/>
    <w:rsid w:val="00C65EAE"/>
    <w:rsid w:val="00C66205"/>
    <w:rsid w:val="00C66EA1"/>
    <w:rsid w:val="00C66FE4"/>
    <w:rsid w:val="00C678D0"/>
    <w:rsid w:val="00C70233"/>
    <w:rsid w:val="00C705AA"/>
    <w:rsid w:val="00C707EF"/>
    <w:rsid w:val="00C70A24"/>
    <w:rsid w:val="00C70E7D"/>
    <w:rsid w:val="00C70EE8"/>
    <w:rsid w:val="00C7119A"/>
    <w:rsid w:val="00C718AA"/>
    <w:rsid w:val="00C71B0D"/>
    <w:rsid w:val="00C72C7C"/>
    <w:rsid w:val="00C73000"/>
    <w:rsid w:val="00C73604"/>
    <w:rsid w:val="00C73E2B"/>
    <w:rsid w:val="00C741B4"/>
    <w:rsid w:val="00C74A0B"/>
    <w:rsid w:val="00C7576F"/>
    <w:rsid w:val="00C75801"/>
    <w:rsid w:val="00C76D96"/>
    <w:rsid w:val="00C77373"/>
    <w:rsid w:val="00C774B2"/>
    <w:rsid w:val="00C77DD6"/>
    <w:rsid w:val="00C8069D"/>
    <w:rsid w:val="00C812A9"/>
    <w:rsid w:val="00C8140B"/>
    <w:rsid w:val="00C81768"/>
    <w:rsid w:val="00C81BC8"/>
    <w:rsid w:val="00C81F38"/>
    <w:rsid w:val="00C81F5A"/>
    <w:rsid w:val="00C82251"/>
    <w:rsid w:val="00C82343"/>
    <w:rsid w:val="00C83741"/>
    <w:rsid w:val="00C8392D"/>
    <w:rsid w:val="00C85199"/>
    <w:rsid w:val="00C851AF"/>
    <w:rsid w:val="00C854E2"/>
    <w:rsid w:val="00C855EE"/>
    <w:rsid w:val="00C858A9"/>
    <w:rsid w:val="00C85CC3"/>
    <w:rsid w:val="00C85F78"/>
    <w:rsid w:val="00C8617F"/>
    <w:rsid w:val="00C86710"/>
    <w:rsid w:val="00C867C9"/>
    <w:rsid w:val="00C8699C"/>
    <w:rsid w:val="00C86C43"/>
    <w:rsid w:val="00C8729E"/>
    <w:rsid w:val="00C8796D"/>
    <w:rsid w:val="00C87C20"/>
    <w:rsid w:val="00C90005"/>
    <w:rsid w:val="00C9140C"/>
    <w:rsid w:val="00C92257"/>
    <w:rsid w:val="00C9271A"/>
    <w:rsid w:val="00C92E38"/>
    <w:rsid w:val="00C9305B"/>
    <w:rsid w:val="00C93A33"/>
    <w:rsid w:val="00C93B8D"/>
    <w:rsid w:val="00C9401A"/>
    <w:rsid w:val="00C9403A"/>
    <w:rsid w:val="00C94A24"/>
    <w:rsid w:val="00C94EF9"/>
    <w:rsid w:val="00C95CE9"/>
    <w:rsid w:val="00C9668A"/>
    <w:rsid w:val="00C96F5D"/>
    <w:rsid w:val="00C9735C"/>
    <w:rsid w:val="00C97493"/>
    <w:rsid w:val="00C978BA"/>
    <w:rsid w:val="00C97FE1"/>
    <w:rsid w:val="00CA12C4"/>
    <w:rsid w:val="00CA137C"/>
    <w:rsid w:val="00CA173C"/>
    <w:rsid w:val="00CA1ACA"/>
    <w:rsid w:val="00CA1BD9"/>
    <w:rsid w:val="00CA1F4C"/>
    <w:rsid w:val="00CA40BE"/>
    <w:rsid w:val="00CA54DA"/>
    <w:rsid w:val="00CA56C1"/>
    <w:rsid w:val="00CA795F"/>
    <w:rsid w:val="00CA7B81"/>
    <w:rsid w:val="00CB06DC"/>
    <w:rsid w:val="00CB0C30"/>
    <w:rsid w:val="00CB0C34"/>
    <w:rsid w:val="00CB0D9E"/>
    <w:rsid w:val="00CB10A1"/>
    <w:rsid w:val="00CB220D"/>
    <w:rsid w:val="00CB2805"/>
    <w:rsid w:val="00CB3522"/>
    <w:rsid w:val="00CB3A1C"/>
    <w:rsid w:val="00CB4FCE"/>
    <w:rsid w:val="00CB5CCE"/>
    <w:rsid w:val="00CB613B"/>
    <w:rsid w:val="00CB61CA"/>
    <w:rsid w:val="00CB67BB"/>
    <w:rsid w:val="00CB68AB"/>
    <w:rsid w:val="00CB722C"/>
    <w:rsid w:val="00CB77A4"/>
    <w:rsid w:val="00CB79CA"/>
    <w:rsid w:val="00CC0047"/>
    <w:rsid w:val="00CC083B"/>
    <w:rsid w:val="00CC0EB3"/>
    <w:rsid w:val="00CC11CD"/>
    <w:rsid w:val="00CC1987"/>
    <w:rsid w:val="00CC25DD"/>
    <w:rsid w:val="00CC2766"/>
    <w:rsid w:val="00CC2CD2"/>
    <w:rsid w:val="00CC3B91"/>
    <w:rsid w:val="00CC3E07"/>
    <w:rsid w:val="00CC4038"/>
    <w:rsid w:val="00CC438E"/>
    <w:rsid w:val="00CC657F"/>
    <w:rsid w:val="00CC6D89"/>
    <w:rsid w:val="00CC745C"/>
    <w:rsid w:val="00CC75B1"/>
    <w:rsid w:val="00CC7BE0"/>
    <w:rsid w:val="00CD02C8"/>
    <w:rsid w:val="00CD0ACD"/>
    <w:rsid w:val="00CD1711"/>
    <w:rsid w:val="00CD18C2"/>
    <w:rsid w:val="00CD1E34"/>
    <w:rsid w:val="00CD1EB0"/>
    <w:rsid w:val="00CD23F4"/>
    <w:rsid w:val="00CD28DA"/>
    <w:rsid w:val="00CD2FB9"/>
    <w:rsid w:val="00CD3311"/>
    <w:rsid w:val="00CD352C"/>
    <w:rsid w:val="00CD3861"/>
    <w:rsid w:val="00CD3DA5"/>
    <w:rsid w:val="00CD3F19"/>
    <w:rsid w:val="00CD3F3A"/>
    <w:rsid w:val="00CD4073"/>
    <w:rsid w:val="00CD4D0F"/>
    <w:rsid w:val="00CD5080"/>
    <w:rsid w:val="00CD5082"/>
    <w:rsid w:val="00CD6735"/>
    <w:rsid w:val="00CD7667"/>
    <w:rsid w:val="00CD7B6D"/>
    <w:rsid w:val="00CD7BD3"/>
    <w:rsid w:val="00CD7C2C"/>
    <w:rsid w:val="00CE0749"/>
    <w:rsid w:val="00CE1488"/>
    <w:rsid w:val="00CE1DBF"/>
    <w:rsid w:val="00CE260F"/>
    <w:rsid w:val="00CE2CD2"/>
    <w:rsid w:val="00CE3301"/>
    <w:rsid w:val="00CE411C"/>
    <w:rsid w:val="00CE529A"/>
    <w:rsid w:val="00CE554F"/>
    <w:rsid w:val="00CE55AD"/>
    <w:rsid w:val="00CE57F2"/>
    <w:rsid w:val="00CE59E2"/>
    <w:rsid w:val="00CE5F39"/>
    <w:rsid w:val="00CE6481"/>
    <w:rsid w:val="00CE6F75"/>
    <w:rsid w:val="00CE7D5A"/>
    <w:rsid w:val="00CF0B34"/>
    <w:rsid w:val="00CF179A"/>
    <w:rsid w:val="00CF1954"/>
    <w:rsid w:val="00CF1A28"/>
    <w:rsid w:val="00CF1D2A"/>
    <w:rsid w:val="00CF21F0"/>
    <w:rsid w:val="00CF2C77"/>
    <w:rsid w:val="00CF3483"/>
    <w:rsid w:val="00CF38BA"/>
    <w:rsid w:val="00CF3A40"/>
    <w:rsid w:val="00CF3DCB"/>
    <w:rsid w:val="00CF42EB"/>
    <w:rsid w:val="00CF45E5"/>
    <w:rsid w:val="00CF492C"/>
    <w:rsid w:val="00CF4A64"/>
    <w:rsid w:val="00CF4F9D"/>
    <w:rsid w:val="00CF5403"/>
    <w:rsid w:val="00CF54DA"/>
    <w:rsid w:val="00CF5574"/>
    <w:rsid w:val="00CF5C12"/>
    <w:rsid w:val="00CF6650"/>
    <w:rsid w:val="00CF68C8"/>
    <w:rsid w:val="00CF7811"/>
    <w:rsid w:val="00CF7A26"/>
    <w:rsid w:val="00D002D1"/>
    <w:rsid w:val="00D010B2"/>
    <w:rsid w:val="00D01923"/>
    <w:rsid w:val="00D01B78"/>
    <w:rsid w:val="00D02049"/>
    <w:rsid w:val="00D02404"/>
    <w:rsid w:val="00D028A0"/>
    <w:rsid w:val="00D02989"/>
    <w:rsid w:val="00D034F0"/>
    <w:rsid w:val="00D037BC"/>
    <w:rsid w:val="00D038E8"/>
    <w:rsid w:val="00D042FE"/>
    <w:rsid w:val="00D04323"/>
    <w:rsid w:val="00D04EAC"/>
    <w:rsid w:val="00D055E5"/>
    <w:rsid w:val="00D05630"/>
    <w:rsid w:val="00D05816"/>
    <w:rsid w:val="00D06504"/>
    <w:rsid w:val="00D06E37"/>
    <w:rsid w:val="00D07334"/>
    <w:rsid w:val="00D10CAC"/>
    <w:rsid w:val="00D10F50"/>
    <w:rsid w:val="00D1156D"/>
    <w:rsid w:val="00D11BCE"/>
    <w:rsid w:val="00D11ECF"/>
    <w:rsid w:val="00D12495"/>
    <w:rsid w:val="00D1258F"/>
    <w:rsid w:val="00D12734"/>
    <w:rsid w:val="00D12B1B"/>
    <w:rsid w:val="00D12D29"/>
    <w:rsid w:val="00D13BAB"/>
    <w:rsid w:val="00D140FB"/>
    <w:rsid w:val="00D14419"/>
    <w:rsid w:val="00D1492E"/>
    <w:rsid w:val="00D14BC3"/>
    <w:rsid w:val="00D15227"/>
    <w:rsid w:val="00D1548C"/>
    <w:rsid w:val="00D1554F"/>
    <w:rsid w:val="00D15BDE"/>
    <w:rsid w:val="00D15CD1"/>
    <w:rsid w:val="00D1675D"/>
    <w:rsid w:val="00D169C5"/>
    <w:rsid w:val="00D169F9"/>
    <w:rsid w:val="00D16DA8"/>
    <w:rsid w:val="00D177C4"/>
    <w:rsid w:val="00D17FA4"/>
    <w:rsid w:val="00D210FA"/>
    <w:rsid w:val="00D211CE"/>
    <w:rsid w:val="00D21427"/>
    <w:rsid w:val="00D22B05"/>
    <w:rsid w:val="00D22E4D"/>
    <w:rsid w:val="00D245CE"/>
    <w:rsid w:val="00D2752C"/>
    <w:rsid w:val="00D27F30"/>
    <w:rsid w:val="00D27F48"/>
    <w:rsid w:val="00D309C6"/>
    <w:rsid w:val="00D316F4"/>
    <w:rsid w:val="00D31DA2"/>
    <w:rsid w:val="00D31E7E"/>
    <w:rsid w:val="00D3252A"/>
    <w:rsid w:val="00D32B96"/>
    <w:rsid w:val="00D33567"/>
    <w:rsid w:val="00D33D79"/>
    <w:rsid w:val="00D3412E"/>
    <w:rsid w:val="00D34238"/>
    <w:rsid w:val="00D3476D"/>
    <w:rsid w:val="00D34F47"/>
    <w:rsid w:val="00D34FB1"/>
    <w:rsid w:val="00D358DC"/>
    <w:rsid w:val="00D35CF5"/>
    <w:rsid w:val="00D35F1D"/>
    <w:rsid w:val="00D35F4A"/>
    <w:rsid w:val="00D3609F"/>
    <w:rsid w:val="00D3623F"/>
    <w:rsid w:val="00D3661E"/>
    <w:rsid w:val="00D36CDF"/>
    <w:rsid w:val="00D36E75"/>
    <w:rsid w:val="00D37AF0"/>
    <w:rsid w:val="00D40575"/>
    <w:rsid w:val="00D41979"/>
    <w:rsid w:val="00D419C5"/>
    <w:rsid w:val="00D42608"/>
    <w:rsid w:val="00D42836"/>
    <w:rsid w:val="00D436CA"/>
    <w:rsid w:val="00D43F5B"/>
    <w:rsid w:val="00D44249"/>
    <w:rsid w:val="00D4463B"/>
    <w:rsid w:val="00D453F6"/>
    <w:rsid w:val="00D461BA"/>
    <w:rsid w:val="00D463D4"/>
    <w:rsid w:val="00D46C82"/>
    <w:rsid w:val="00D46E3B"/>
    <w:rsid w:val="00D47382"/>
    <w:rsid w:val="00D47879"/>
    <w:rsid w:val="00D47A55"/>
    <w:rsid w:val="00D47B0C"/>
    <w:rsid w:val="00D47E34"/>
    <w:rsid w:val="00D50278"/>
    <w:rsid w:val="00D502F2"/>
    <w:rsid w:val="00D50C4A"/>
    <w:rsid w:val="00D51164"/>
    <w:rsid w:val="00D51B83"/>
    <w:rsid w:val="00D51BBA"/>
    <w:rsid w:val="00D51DCE"/>
    <w:rsid w:val="00D52625"/>
    <w:rsid w:val="00D52711"/>
    <w:rsid w:val="00D52E67"/>
    <w:rsid w:val="00D52EC0"/>
    <w:rsid w:val="00D52FB7"/>
    <w:rsid w:val="00D5311D"/>
    <w:rsid w:val="00D53817"/>
    <w:rsid w:val="00D54235"/>
    <w:rsid w:val="00D5431D"/>
    <w:rsid w:val="00D548C6"/>
    <w:rsid w:val="00D54C8D"/>
    <w:rsid w:val="00D5507A"/>
    <w:rsid w:val="00D55F40"/>
    <w:rsid w:val="00D5617D"/>
    <w:rsid w:val="00D570A7"/>
    <w:rsid w:val="00D574E2"/>
    <w:rsid w:val="00D576EB"/>
    <w:rsid w:val="00D578D1"/>
    <w:rsid w:val="00D57ADA"/>
    <w:rsid w:val="00D601BE"/>
    <w:rsid w:val="00D60B14"/>
    <w:rsid w:val="00D60B5E"/>
    <w:rsid w:val="00D618F0"/>
    <w:rsid w:val="00D619F9"/>
    <w:rsid w:val="00D61E30"/>
    <w:rsid w:val="00D61E98"/>
    <w:rsid w:val="00D61FE9"/>
    <w:rsid w:val="00D620DB"/>
    <w:rsid w:val="00D6211E"/>
    <w:rsid w:val="00D62566"/>
    <w:rsid w:val="00D63073"/>
    <w:rsid w:val="00D630ED"/>
    <w:rsid w:val="00D63C4F"/>
    <w:rsid w:val="00D6411A"/>
    <w:rsid w:val="00D64686"/>
    <w:rsid w:val="00D647FF"/>
    <w:rsid w:val="00D64C1F"/>
    <w:rsid w:val="00D651B8"/>
    <w:rsid w:val="00D652D1"/>
    <w:rsid w:val="00D6619E"/>
    <w:rsid w:val="00D661A8"/>
    <w:rsid w:val="00D667E3"/>
    <w:rsid w:val="00D67300"/>
    <w:rsid w:val="00D679BD"/>
    <w:rsid w:val="00D70950"/>
    <w:rsid w:val="00D70C44"/>
    <w:rsid w:val="00D71607"/>
    <w:rsid w:val="00D72045"/>
    <w:rsid w:val="00D7214B"/>
    <w:rsid w:val="00D72C11"/>
    <w:rsid w:val="00D72D0D"/>
    <w:rsid w:val="00D7309B"/>
    <w:rsid w:val="00D7387F"/>
    <w:rsid w:val="00D738B8"/>
    <w:rsid w:val="00D73AFE"/>
    <w:rsid w:val="00D744CA"/>
    <w:rsid w:val="00D74756"/>
    <w:rsid w:val="00D74957"/>
    <w:rsid w:val="00D74BCA"/>
    <w:rsid w:val="00D74EF2"/>
    <w:rsid w:val="00D75974"/>
    <w:rsid w:val="00D75DC3"/>
    <w:rsid w:val="00D75E72"/>
    <w:rsid w:val="00D75F7A"/>
    <w:rsid w:val="00D7700A"/>
    <w:rsid w:val="00D770D6"/>
    <w:rsid w:val="00D77221"/>
    <w:rsid w:val="00D77650"/>
    <w:rsid w:val="00D77EA7"/>
    <w:rsid w:val="00D80EC3"/>
    <w:rsid w:val="00D80ED1"/>
    <w:rsid w:val="00D811F4"/>
    <w:rsid w:val="00D83008"/>
    <w:rsid w:val="00D83E96"/>
    <w:rsid w:val="00D83ED7"/>
    <w:rsid w:val="00D8410F"/>
    <w:rsid w:val="00D8465B"/>
    <w:rsid w:val="00D84D4B"/>
    <w:rsid w:val="00D8508B"/>
    <w:rsid w:val="00D850EE"/>
    <w:rsid w:val="00D8572F"/>
    <w:rsid w:val="00D85FA5"/>
    <w:rsid w:val="00D862EF"/>
    <w:rsid w:val="00D86BFB"/>
    <w:rsid w:val="00D872D6"/>
    <w:rsid w:val="00D8737F"/>
    <w:rsid w:val="00D877A2"/>
    <w:rsid w:val="00D90306"/>
    <w:rsid w:val="00D90936"/>
    <w:rsid w:val="00D91FD4"/>
    <w:rsid w:val="00D94088"/>
    <w:rsid w:val="00D941EA"/>
    <w:rsid w:val="00D944B8"/>
    <w:rsid w:val="00D946E7"/>
    <w:rsid w:val="00D94E61"/>
    <w:rsid w:val="00D95534"/>
    <w:rsid w:val="00D95F7A"/>
    <w:rsid w:val="00D968BA"/>
    <w:rsid w:val="00D97305"/>
    <w:rsid w:val="00D9756B"/>
    <w:rsid w:val="00D97DA4"/>
    <w:rsid w:val="00DA029A"/>
    <w:rsid w:val="00DA0B23"/>
    <w:rsid w:val="00DA0FAB"/>
    <w:rsid w:val="00DA1208"/>
    <w:rsid w:val="00DA17ED"/>
    <w:rsid w:val="00DA184F"/>
    <w:rsid w:val="00DA2644"/>
    <w:rsid w:val="00DA2D5F"/>
    <w:rsid w:val="00DA31F0"/>
    <w:rsid w:val="00DA40CB"/>
    <w:rsid w:val="00DA4165"/>
    <w:rsid w:val="00DA5001"/>
    <w:rsid w:val="00DA5A8B"/>
    <w:rsid w:val="00DA6F51"/>
    <w:rsid w:val="00DA7F2C"/>
    <w:rsid w:val="00DB0278"/>
    <w:rsid w:val="00DB03A0"/>
    <w:rsid w:val="00DB047A"/>
    <w:rsid w:val="00DB0590"/>
    <w:rsid w:val="00DB0C79"/>
    <w:rsid w:val="00DB14D4"/>
    <w:rsid w:val="00DB1650"/>
    <w:rsid w:val="00DB1840"/>
    <w:rsid w:val="00DB19C2"/>
    <w:rsid w:val="00DB1BEA"/>
    <w:rsid w:val="00DB1E2F"/>
    <w:rsid w:val="00DB24F9"/>
    <w:rsid w:val="00DB2E90"/>
    <w:rsid w:val="00DB3405"/>
    <w:rsid w:val="00DB423C"/>
    <w:rsid w:val="00DB553D"/>
    <w:rsid w:val="00DB5CF5"/>
    <w:rsid w:val="00DB5F35"/>
    <w:rsid w:val="00DB60BC"/>
    <w:rsid w:val="00DB6426"/>
    <w:rsid w:val="00DB6EDF"/>
    <w:rsid w:val="00DB7B09"/>
    <w:rsid w:val="00DB7CF0"/>
    <w:rsid w:val="00DB7D5B"/>
    <w:rsid w:val="00DC0E05"/>
    <w:rsid w:val="00DC17CE"/>
    <w:rsid w:val="00DC18DB"/>
    <w:rsid w:val="00DC2C33"/>
    <w:rsid w:val="00DC3826"/>
    <w:rsid w:val="00DC38D5"/>
    <w:rsid w:val="00DC40DB"/>
    <w:rsid w:val="00DC43A0"/>
    <w:rsid w:val="00DC4C92"/>
    <w:rsid w:val="00DC55BE"/>
    <w:rsid w:val="00DC5A3D"/>
    <w:rsid w:val="00DC68A1"/>
    <w:rsid w:val="00DC6CBF"/>
    <w:rsid w:val="00DC70D6"/>
    <w:rsid w:val="00DC7A5B"/>
    <w:rsid w:val="00DC7C94"/>
    <w:rsid w:val="00DC7F83"/>
    <w:rsid w:val="00DD0316"/>
    <w:rsid w:val="00DD05D2"/>
    <w:rsid w:val="00DD077A"/>
    <w:rsid w:val="00DD0A19"/>
    <w:rsid w:val="00DD0DEB"/>
    <w:rsid w:val="00DD3355"/>
    <w:rsid w:val="00DD3568"/>
    <w:rsid w:val="00DD415D"/>
    <w:rsid w:val="00DD4A18"/>
    <w:rsid w:val="00DD4A8D"/>
    <w:rsid w:val="00DD4BD1"/>
    <w:rsid w:val="00DD4C25"/>
    <w:rsid w:val="00DD4DA2"/>
    <w:rsid w:val="00DD5F96"/>
    <w:rsid w:val="00DD6019"/>
    <w:rsid w:val="00DD6DA1"/>
    <w:rsid w:val="00DD78A5"/>
    <w:rsid w:val="00DE017B"/>
    <w:rsid w:val="00DE10B1"/>
    <w:rsid w:val="00DE1E6B"/>
    <w:rsid w:val="00DE20B0"/>
    <w:rsid w:val="00DE2C8A"/>
    <w:rsid w:val="00DE2ED0"/>
    <w:rsid w:val="00DE30AE"/>
    <w:rsid w:val="00DE54E3"/>
    <w:rsid w:val="00DE54E8"/>
    <w:rsid w:val="00DE5CDB"/>
    <w:rsid w:val="00DE7120"/>
    <w:rsid w:val="00DF0113"/>
    <w:rsid w:val="00DF097C"/>
    <w:rsid w:val="00DF178C"/>
    <w:rsid w:val="00DF1E13"/>
    <w:rsid w:val="00DF26D0"/>
    <w:rsid w:val="00DF29B3"/>
    <w:rsid w:val="00DF36E4"/>
    <w:rsid w:val="00DF3968"/>
    <w:rsid w:val="00DF3EE3"/>
    <w:rsid w:val="00DF44D1"/>
    <w:rsid w:val="00DF4569"/>
    <w:rsid w:val="00DF4B70"/>
    <w:rsid w:val="00DF4DE4"/>
    <w:rsid w:val="00DF4F9D"/>
    <w:rsid w:val="00DF5D2D"/>
    <w:rsid w:val="00DF5DAD"/>
    <w:rsid w:val="00DF63AE"/>
    <w:rsid w:val="00DF691A"/>
    <w:rsid w:val="00DF7202"/>
    <w:rsid w:val="00DF7464"/>
    <w:rsid w:val="00DF7B09"/>
    <w:rsid w:val="00DF7DF6"/>
    <w:rsid w:val="00E001A5"/>
    <w:rsid w:val="00E00268"/>
    <w:rsid w:val="00E00A1C"/>
    <w:rsid w:val="00E00C6A"/>
    <w:rsid w:val="00E01134"/>
    <w:rsid w:val="00E0134A"/>
    <w:rsid w:val="00E01688"/>
    <w:rsid w:val="00E01CB3"/>
    <w:rsid w:val="00E01CD7"/>
    <w:rsid w:val="00E022B0"/>
    <w:rsid w:val="00E025F7"/>
    <w:rsid w:val="00E0309E"/>
    <w:rsid w:val="00E0311F"/>
    <w:rsid w:val="00E03F7D"/>
    <w:rsid w:val="00E04B59"/>
    <w:rsid w:val="00E04B5B"/>
    <w:rsid w:val="00E04CC5"/>
    <w:rsid w:val="00E057B3"/>
    <w:rsid w:val="00E05B06"/>
    <w:rsid w:val="00E05F4E"/>
    <w:rsid w:val="00E06021"/>
    <w:rsid w:val="00E06400"/>
    <w:rsid w:val="00E06466"/>
    <w:rsid w:val="00E06E60"/>
    <w:rsid w:val="00E07197"/>
    <w:rsid w:val="00E07361"/>
    <w:rsid w:val="00E07A19"/>
    <w:rsid w:val="00E10277"/>
    <w:rsid w:val="00E1088D"/>
    <w:rsid w:val="00E10E51"/>
    <w:rsid w:val="00E111A8"/>
    <w:rsid w:val="00E11D99"/>
    <w:rsid w:val="00E12141"/>
    <w:rsid w:val="00E121CB"/>
    <w:rsid w:val="00E12526"/>
    <w:rsid w:val="00E12AAA"/>
    <w:rsid w:val="00E12C4A"/>
    <w:rsid w:val="00E1314B"/>
    <w:rsid w:val="00E1351E"/>
    <w:rsid w:val="00E135BD"/>
    <w:rsid w:val="00E13BFB"/>
    <w:rsid w:val="00E141C3"/>
    <w:rsid w:val="00E14403"/>
    <w:rsid w:val="00E1492E"/>
    <w:rsid w:val="00E14B1F"/>
    <w:rsid w:val="00E14D25"/>
    <w:rsid w:val="00E14D4D"/>
    <w:rsid w:val="00E15366"/>
    <w:rsid w:val="00E15B95"/>
    <w:rsid w:val="00E16235"/>
    <w:rsid w:val="00E173F2"/>
    <w:rsid w:val="00E2068B"/>
    <w:rsid w:val="00E208C9"/>
    <w:rsid w:val="00E209B6"/>
    <w:rsid w:val="00E20AB4"/>
    <w:rsid w:val="00E21D95"/>
    <w:rsid w:val="00E225F6"/>
    <w:rsid w:val="00E22E08"/>
    <w:rsid w:val="00E23502"/>
    <w:rsid w:val="00E23B3C"/>
    <w:rsid w:val="00E24DBD"/>
    <w:rsid w:val="00E24EB7"/>
    <w:rsid w:val="00E26CDA"/>
    <w:rsid w:val="00E27D85"/>
    <w:rsid w:val="00E27EBB"/>
    <w:rsid w:val="00E30735"/>
    <w:rsid w:val="00E30B8F"/>
    <w:rsid w:val="00E30C2D"/>
    <w:rsid w:val="00E317E1"/>
    <w:rsid w:val="00E31B25"/>
    <w:rsid w:val="00E31C83"/>
    <w:rsid w:val="00E32329"/>
    <w:rsid w:val="00E325F8"/>
    <w:rsid w:val="00E32928"/>
    <w:rsid w:val="00E32C45"/>
    <w:rsid w:val="00E3307A"/>
    <w:rsid w:val="00E334DB"/>
    <w:rsid w:val="00E34BFD"/>
    <w:rsid w:val="00E35AF0"/>
    <w:rsid w:val="00E35D7E"/>
    <w:rsid w:val="00E35F2A"/>
    <w:rsid w:val="00E373CA"/>
    <w:rsid w:val="00E37501"/>
    <w:rsid w:val="00E37C32"/>
    <w:rsid w:val="00E37F4D"/>
    <w:rsid w:val="00E41845"/>
    <w:rsid w:val="00E41881"/>
    <w:rsid w:val="00E42092"/>
    <w:rsid w:val="00E4226D"/>
    <w:rsid w:val="00E42819"/>
    <w:rsid w:val="00E43499"/>
    <w:rsid w:val="00E434D5"/>
    <w:rsid w:val="00E43668"/>
    <w:rsid w:val="00E43F26"/>
    <w:rsid w:val="00E44468"/>
    <w:rsid w:val="00E447F6"/>
    <w:rsid w:val="00E44ADD"/>
    <w:rsid w:val="00E44D74"/>
    <w:rsid w:val="00E45254"/>
    <w:rsid w:val="00E45643"/>
    <w:rsid w:val="00E46B59"/>
    <w:rsid w:val="00E474BA"/>
    <w:rsid w:val="00E4758C"/>
    <w:rsid w:val="00E500C4"/>
    <w:rsid w:val="00E5016C"/>
    <w:rsid w:val="00E50BB8"/>
    <w:rsid w:val="00E50F78"/>
    <w:rsid w:val="00E51074"/>
    <w:rsid w:val="00E51472"/>
    <w:rsid w:val="00E51591"/>
    <w:rsid w:val="00E5211D"/>
    <w:rsid w:val="00E52A89"/>
    <w:rsid w:val="00E53653"/>
    <w:rsid w:val="00E53D27"/>
    <w:rsid w:val="00E54000"/>
    <w:rsid w:val="00E5482D"/>
    <w:rsid w:val="00E548DE"/>
    <w:rsid w:val="00E54C8C"/>
    <w:rsid w:val="00E558C9"/>
    <w:rsid w:val="00E55A57"/>
    <w:rsid w:val="00E55C45"/>
    <w:rsid w:val="00E56DBD"/>
    <w:rsid w:val="00E56FA2"/>
    <w:rsid w:val="00E600B1"/>
    <w:rsid w:val="00E6039E"/>
    <w:rsid w:val="00E60E1B"/>
    <w:rsid w:val="00E60EC3"/>
    <w:rsid w:val="00E60ECA"/>
    <w:rsid w:val="00E61096"/>
    <w:rsid w:val="00E61626"/>
    <w:rsid w:val="00E6195D"/>
    <w:rsid w:val="00E61A3B"/>
    <w:rsid w:val="00E61B38"/>
    <w:rsid w:val="00E61EB0"/>
    <w:rsid w:val="00E6221C"/>
    <w:rsid w:val="00E62250"/>
    <w:rsid w:val="00E62878"/>
    <w:rsid w:val="00E64071"/>
    <w:rsid w:val="00E644AA"/>
    <w:rsid w:val="00E64A1C"/>
    <w:rsid w:val="00E64B71"/>
    <w:rsid w:val="00E65119"/>
    <w:rsid w:val="00E66AA2"/>
    <w:rsid w:val="00E67959"/>
    <w:rsid w:val="00E707BC"/>
    <w:rsid w:val="00E70E3B"/>
    <w:rsid w:val="00E7121E"/>
    <w:rsid w:val="00E71846"/>
    <w:rsid w:val="00E7189A"/>
    <w:rsid w:val="00E71CEE"/>
    <w:rsid w:val="00E71F88"/>
    <w:rsid w:val="00E72164"/>
    <w:rsid w:val="00E72DEC"/>
    <w:rsid w:val="00E72EFB"/>
    <w:rsid w:val="00E734C4"/>
    <w:rsid w:val="00E73AF5"/>
    <w:rsid w:val="00E73B0B"/>
    <w:rsid w:val="00E742AE"/>
    <w:rsid w:val="00E74519"/>
    <w:rsid w:val="00E75CEC"/>
    <w:rsid w:val="00E769E8"/>
    <w:rsid w:val="00E77255"/>
    <w:rsid w:val="00E772AA"/>
    <w:rsid w:val="00E774DF"/>
    <w:rsid w:val="00E77984"/>
    <w:rsid w:val="00E77A2C"/>
    <w:rsid w:val="00E77D5C"/>
    <w:rsid w:val="00E8055B"/>
    <w:rsid w:val="00E80AA3"/>
    <w:rsid w:val="00E80C80"/>
    <w:rsid w:val="00E8116A"/>
    <w:rsid w:val="00E82124"/>
    <w:rsid w:val="00E82CBC"/>
    <w:rsid w:val="00E8308D"/>
    <w:rsid w:val="00E84C28"/>
    <w:rsid w:val="00E84DE3"/>
    <w:rsid w:val="00E84F01"/>
    <w:rsid w:val="00E8508B"/>
    <w:rsid w:val="00E85255"/>
    <w:rsid w:val="00E85D79"/>
    <w:rsid w:val="00E85F3B"/>
    <w:rsid w:val="00E85FB0"/>
    <w:rsid w:val="00E863E3"/>
    <w:rsid w:val="00E8653E"/>
    <w:rsid w:val="00E866D5"/>
    <w:rsid w:val="00E8680F"/>
    <w:rsid w:val="00E86A1E"/>
    <w:rsid w:val="00E86D92"/>
    <w:rsid w:val="00E87536"/>
    <w:rsid w:val="00E9033A"/>
    <w:rsid w:val="00E9045D"/>
    <w:rsid w:val="00E90BF4"/>
    <w:rsid w:val="00E91294"/>
    <w:rsid w:val="00E91578"/>
    <w:rsid w:val="00E91B28"/>
    <w:rsid w:val="00E928AE"/>
    <w:rsid w:val="00E934FA"/>
    <w:rsid w:val="00E93C44"/>
    <w:rsid w:val="00E940DC"/>
    <w:rsid w:val="00E94732"/>
    <w:rsid w:val="00E9484B"/>
    <w:rsid w:val="00E94FE6"/>
    <w:rsid w:val="00E95603"/>
    <w:rsid w:val="00E95F39"/>
    <w:rsid w:val="00E95FF7"/>
    <w:rsid w:val="00E96553"/>
    <w:rsid w:val="00E967FF"/>
    <w:rsid w:val="00E96957"/>
    <w:rsid w:val="00E96CA9"/>
    <w:rsid w:val="00E972A6"/>
    <w:rsid w:val="00E97E52"/>
    <w:rsid w:val="00EA0846"/>
    <w:rsid w:val="00EA0E24"/>
    <w:rsid w:val="00EA1A5F"/>
    <w:rsid w:val="00EA1C8D"/>
    <w:rsid w:val="00EA1C98"/>
    <w:rsid w:val="00EA23EC"/>
    <w:rsid w:val="00EA256C"/>
    <w:rsid w:val="00EA2F1C"/>
    <w:rsid w:val="00EA3797"/>
    <w:rsid w:val="00EA41B8"/>
    <w:rsid w:val="00EA440C"/>
    <w:rsid w:val="00EA48C2"/>
    <w:rsid w:val="00EA58A1"/>
    <w:rsid w:val="00EA5A0F"/>
    <w:rsid w:val="00EA5ED8"/>
    <w:rsid w:val="00EA6015"/>
    <w:rsid w:val="00EA61F8"/>
    <w:rsid w:val="00EA7144"/>
    <w:rsid w:val="00EA796B"/>
    <w:rsid w:val="00EB03D5"/>
    <w:rsid w:val="00EB0EDE"/>
    <w:rsid w:val="00EB10F2"/>
    <w:rsid w:val="00EB16BF"/>
    <w:rsid w:val="00EB27BE"/>
    <w:rsid w:val="00EB299C"/>
    <w:rsid w:val="00EB3005"/>
    <w:rsid w:val="00EB40F5"/>
    <w:rsid w:val="00EB4131"/>
    <w:rsid w:val="00EB4DD9"/>
    <w:rsid w:val="00EB67C9"/>
    <w:rsid w:val="00EB6871"/>
    <w:rsid w:val="00EB6ACA"/>
    <w:rsid w:val="00EB6B6B"/>
    <w:rsid w:val="00EB72E1"/>
    <w:rsid w:val="00EB77B6"/>
    <w:rsid w:val="00EC0EF6"/>
    <w:rsid w:val="00EC18F3"/>
    <w:rsid w:val="00EC2418"/>
    <w:rsid w:val="00EC2B22"/>
    <w:rsid w:val="00EC2C62"/>
    <w:rsid w:val="00EC3855"/>
    <w:rsid w:val="00EC3E40"/>
    <w:rsid w:val="00EC4F99"/>
    <w:rsid w:val="00EC5768"/>
    <w:rsid w:val="00EC5A8E"/>
    <w:rsid w:val="00EC5E04"/>
    <w:rsid w:val="00EC5F53"/>
    <w:rsid w:val="00EC6214"/>
    <w:rsid w:val="00EC714D"/>
    <w:rsid w:val="00EC71CF"/>
    <w:rsid w:val="00EC78BD"/>
    <w:rsid w:val="00ED1624"/>
    <w:rsid w:val="00ED35CF"/>
    <w:rsid w:val="00ED3921"/>
    <w:rsid w:val="00ED3E92"/>
    <w:rsid w:val="00ED3E96"/>
    <w:rsid w:val="00ED42A8"/>
    <w:rsid w:val="00ED4A8F"/>
    <w:rsid w:val="00ED5049"/>
    <w:rsid w:val="00ED5AF6"/>
    <w:rsid w:val="00ED5B60"/>
    <w:rsid w:val="00ED60A8"/>
    <w:rsid w:val="00ED6C14"/>
    <w:rsid w:val="00ED7985"/>
    <w:rsid w:val="00EE10D2"/>
    <w:rsid w:val="00EE1394"/>
    <w:rsid w:val="00EE18F7"/>
    <w:rsid w:val="00EE1BF9"/>
    <w:rsid w:val="00EE2860"/>
    <w:rsid w:val="00EE2FA5"/>
    <w:rsid w:val="00EE37DD"/>
    <w:rsid w:val="00EE3AC9"/>
    <w:rsid w:val="00EE3BE3"/>
    <w:rsid w:val="00EE3C0D"/>
    <w:rsid w:val="00EE3E9F"/>
    <w:rsid w:val="00EE4F12"/>
    <w:rsid w:val="00EE505A"/>
    <w:rsid w:val="00EE56E2"/>
    <w:rsid w:val="00EE5775"/>
    <w:rsid w:val="00EE5914"/>
    <w:rsid w:val="00EE5FA3"/>
    <w:rsid w:val="00EE65AA"/>
    <w:rsid w:val="00EE70FB"/>
    <w:rsid w:val="00EE7B1A"/>
    <w:rsid w:val="00EF269D"/>
    <w:rsid w:val="00EF38E4"/>
    <w:rsid w:val="00EF3B67"/>
    <w:rsid w:val="00EF48BE"/>
    <w:rsid w:val="00EF551D"/>
    <w:rsid w:val="00EF55DC"/>
    <w:rsid w:val="00EF56DF"/>
    <w:rsid w:val="00EF5779"/>
    <w:rsid w:val="00EF5FC8"/>
    <w:rsid w:val="00EF6994"/>
    <w:rsid w:val="00EF76A6"/>
    <w:rsid w:val="00F00A50"/>
    <w:rsid w:val="00F011D7"/>
    <w:rsid w:val="00F01C21"/>
    <w:rsid w:val="00F01D7B"/>
    <w:rsid w:val="00F0224C"/>
    <w:rsid w:val="00F02D1E"/>
    <w:rsid w:val="00F032BF"/>
    <w:rsid w:val="00F03892"/>
    <w:rsid w:val="00F03ABF"/>
    <w:rsid w:val="00F03F63"/>
    <w:rsid w:val="00F04284"/>
    <w:rsid w:val="00F05759"/>
    <w:rsid w:val="00F05D41"/>
    <w:rsid w:val="00F06824"/>
    <w:rsid w:val="00F068BC"/>
    <w:rsid w:val="00F06DF4"/>
    <w:rsid w:val="00F0703C"/>
    <w:rsid w:val="00F074FD"/>
    <w:rsid w:val="00F0790D"/>
    <w:rsid w:val="00F10E55"/>
    <w:rsid w:val="00F11F09"/>
    <w:rsid w:val="00F13A5F"/>
    <w:rsid w:val="00F1467D"/>
    <w:rsid w:val="00F14869"/>
    <w:rsid w:val="00F14DB6"/>
    <w:rsid w:val="00F15543"/>
    <w:rsid w:val="00F1560A"/>
    <w:rsid w:val="00F15617"/>
    <w:rsid w:val="00F15851"/>
    <w:rsid w:val="00F15D6D"/>
    <w:rsid w:val="00F164C5"/>
    <w:rsid w:val="00F16596"/>
    <w:rsid w:val="00F16903"/>
    <w:rsid w:val="00F16BDA"/>
    <w:rsid w:val="00F16FE9"/>
    <w:rsid w:val="00F20089"/>
    <w:rsid w:val="00F21AB7"/>
    <w:rsid w:val="00F21D32"/>
    <w:rsid w:val="00F21F5A"/>
    <w:rsid w:val="00F21F9F"/>
    <w:rsid w:val="00F22DE3"/>
    <w:rsid w:val="00F232B1"/>
    <w:rsid w:val="00F23E9E"/>
    <w:rsid w:val="00F241AD"/>
    <w:rsid w:val="00F241BA"/>
    <w:rsid w:val="00F248A7"/>
    <w:rsid w:val="00F24999"/>
    <w:rsid w:val="00F254D9"/>
    <w:rsid w:val="00F26032"/>
    <w:rsid w:val="00F26559"/>
    <w:rsid w:val="00F267CA"/>
    <w:rsid w:val="00F273C0"/>
    <w:rsid w:val="00F27789"/>
    <w:rsid w:val="00F278BA"/>
    <w:rsid w:val="00F27BEC"/>
    <w:rsid w:val="00F30420"/>
    <w:rsid w:val="00F30AB2"/>
    <w:rsid w:val="00F319E3"/>
    <w:rsid w:val="00F31FE8"/>
    <w:rsid w:val="00F331FB"/>
    <w:rsid w:val="00F338CD"/>
    <w:rsid w:val="00F348F0"/>
    <w:rsid w:val="00F350AD"/>
    <w:rsid w:val="00F35131"/>
    <w:rsid w:val="00F3547E"/>
    <w:rsid w:val="00F35C81"/>
    <w:rsid w:val="00F363A8"/>
    <w:rsid w:val="00F363FE"/>
    <w:rsid w:val="00F36FB1"/>
    <w:rsid w:val="00F3726D"/>
    <w:rsid w:val="00F37495"/>
    <w:rsid w:val="00F3799D"/>
    <w:rsid w:val="00F40C7F"/>
    <w:rsid w:val="00F40F5C"/>
    <w:rsid w:val="00F41391"/>
    <w:rsid w:val="00F416CC"/>
    <w:rsid w:val="00F416D9"/>
    <w:rsid w:val="00F417F5"/>
    <w:rsid w:val="00F42089"/>
    <w:rsid w:val="00F421C5"/>
    <w:rsid w:val="00F42AF2"/>
    <w:rsid w:val="00F4333C"/>
    <w:rsid w:val="00F438C9"/>
    <w:rsid w:val="00F4417C"/>
    <w:rsid w:val="00F4453E"/>
    <w:rsid w:val="00F44E05"/>
    <w:rsid w:val="00F46223"/>
    <w:rsid w:val="00F464E2"/>
    <w:rsid w:val="00F46710"/>
    <w:rsid w:val="00F46E6A"/>
    <w:rsid w:val="00F46EAE"/>
    <w:rsid w:val="00F4700F"/>
    <w:rsid w:val="00F47B6D"/>
    <w:rsid w:val="00F50CBD"/>
    <w:rsid w:val="00F510CF"/>
    <w:rsid w:val="00F52706"/>
    <w:rsid w:val="00F527FC"/>
    <w:rsid w:val="00F52AA9"/>
    <w:rsid w:val="00F52B36"/>
    <w:rsid w:val="00F52DB3"/>
    <w:rsid w:val="00F532DB"/>
    <w:rsid w:val="00F5352E"/>
    <w:rsid w:val="00F53751"/>
    <w:rsid w:val="00F5378F"/>
    <w:rsid w:val="00F540ED"/>
    <w:rsid w:val="00F54D6C"/>
    <w:rsid w:val="00F54E67"/>
    <w:rsid w:val="00F55691"/>
    <w:rsid w:val="00F55B38"/>
    <w:rsid w:val="00F56949"/>
    <w:rsid w:val="00F56A5E"/>
    <w:rsid w:val="00F56E39"/>
    <w:rsid w:val="00F57931"/>
    <w:rsid w:val="00F6065D"/>
    <w:rsid w:val="00F61455"/>
    <w:rsid w:val="00F619B8"/>
    <w:rsid w:val="00F62253"/>
    <w:rsid w:val="00F62266"/>
    <w:rsid w:val="00F62563"/>
    <w:rsid w:val="00F62A0C"/>
    <w:rsid w:val="00F636E0"/>
    <w:rsid w:val="00F639A6"/>
    <w:rsid w:val="00F63CF0"/>
    <w:rsid w:val="00F64345"/>
    <w:rsid w:val="00F646F0"/>
    <w:rsid w:val="00F64BCF"/>
    <w:rsid w:val="00F64C0D"/>
    <w:rsid w:val="00F67049"/>
    <w:rsid w:val="00F6762E"/>
    <w:rsid w:val="00F72940"/>
    <w:rsid w:val="00F72B37"/>
    <w:rsid w:val="00F72CF0"/>
    <w:rsid w:val="00F73722"/>
    <w:rsid w:val="00F73817"/>
    <w:rsid w:val="00F73A97"/>
    <w:rsid w:val="00F73C14"/>
    <w:rsid w:val="00F7413D"/>
    <w:rsid w:val="00F74723"/>
    <w:rsid w:val="00F74951"/>
    <w:rsid w:val="00F75CEC"/>
    <w:rsid w:val="00F75F1C"/>
    <w:rsid w:val="00F76190"/>
    <w:rsid w:val="00F76B3E"/>
    <w:rsid w:val="00F77047"/>
    <w:rsid w:val="00F771EA"/>
    <w:rsid w:val="00F77222"/>
    <w:rsid w:val="00F77696"/>
    <w:rsid w:val="00F77E4B"/>
    <w:rsid w:val="00F80928"/>
    <w:rsid w:val="00F80CD1"/>
    <w:rsid w:val="00F81125"/>
    <w:rsid w:val="00F81180"/>
    <w:rsid w:val="00F81BB0"/>
    <w:rsid w:val="00F81BF1"/>
    <w:rsid w:val="00F82605"/>
    <w:rsid w:val="00F82ECD"/>
    <w:rsid w:val="00F831DD"/>
    <w:rsid w:val="00F83F0F"/>
    <w:rsid w:val="00F84489"/>
    <w:rsid w:val="00F84585"/>
    <w:rsid w:val="00F84E95"/>
    <w:rsid w:val="00F84EB3"/>
    <w:rsid w:val="00F85192"/>
    <w:rsid w:val="00F85241"/>
    <w:rsid w:val="00F85385"/>
    <w:rsid w:val="00F86E27"/>
    <w:rsid w:val="00F87424"/>
    <w:rsid w:val="00F9093E"/>
    <w:rsid w:val="00F90B44"/>
    <w:rsid w:val="00F910BD"/>
    <w:rsid w:val="00F91271"/>
    <w:rsid w:val="00F9208F"/>
    <w:rsid w:val="00F9239D"/>
    <w:rsid w:val="00F92505"/>
    <w:rsid w:val="00F92A05"/>
    <w:rsid w:val="00F92A4F"/>
    <w:rsid w:val="00F9330A"/>
    <w:rsid w:val="00F934C5"/>
    <w:rsid w:val="00F93501"/>
    <w:rsid w:val="00F9363D"/>
    <w:rsid w:val="00F938FC"/>
    <w:rsid w:val="00F93F88"/>
    <w:rsid w:val="00F94E37"/>
    <w:rsid w:val="00F9539E"/>
    <w:rsid w:val="00F954F5"/>
    <w:rsid w:val="00F958D8"/>
    <w:rsid w:val="00F960DF"/>
    <w:rsid w:val="00F964DE"/>
    <w:rsid w:val="00F969AC"/>
    <w:rsid w:val="00F96B15"/>
    <w:rsid w:val="00F970F4"/>
    <w:rsid w:val="00F97376"/>
    <w:rsid w:val="00F97D36"/>
    <w:rsid w:val="00FA0B72"/>
    <w:rsid w:val="00FA0C5F"/>
    <w:rsid w:val="00FA0CA3"/>
    <w:rsid w:val="00FA0EB5"/>
    <w:rsid w:val="00FA0F5D"/>
    <w:rsid w:val="00FA1622"/>
    <w:rsid w:val="00FA2333"/>
    <w:rsid w:val="00FA263D"/>
    <w:rsid w:val="00FA2696"/>
    <w:rsid w:val="00FA2928"/>
    <w:rsid w:val="00FA2D19"/>
    <w:rsid w:val="00FA3141"/>
    <w:rsid w:val="00FA3627"/>
    <w:rsid w:val="00FA3D1C"/>
    <w:rsid w:val="00FA3FF0"/>
    <w:rsid w:val="00FA59AD"/>
    <w:rsid w:val="00FA5EDA"/>
    <w:rsid w:val="00FA5F19"/>
    <w:rsid w:val="00FA6BAC"/>
    <w:rsid w:val="00FA6F32"/>
    <w:rsid w:val="00FA782E"/>
    <w:rsid w:val="00FA7938"/>
    <w:rsid w:val="00FB2CFD"/>
    <w:rsid w:val="00FB3250"/>
    <w:rsid w:val="00FB35F2"/>
    <w:rsid w:val="00FB3940"/>
    <w:rsid w:val="00FB4AB5"/>
    <w:rsid w:val="00FB4E5B"/>
    <w:rsid w:val="00FB58A4"/>
    <w:rsid w:val="00FB5D75"/>
    <w:rsid w:val="00FB5EDC"/>
    <w:rsid w:val="00FB7279"/>
    <w:rsid w:val="00FC0AF6"/>
    <w:rsid w:val="00FC1680"/>
    <w:rsid w:val="00FC1859"/>
    <w:rsid w:val="00FC1D22"/>
    <w:rsid w:val="00FC2EC7"/>
    <w:rsid w:val="00FC2F04"/>
    <w:rsid w:val="00FC377C"/>
    <w:rsid w:val="00FC3AA3"/>
    <w:rsid w:val="00FC4C92"/>
    <w:rsid w:val="00FC4E8E"/>
    <w:rsid w:val="00FC4F5D"/>
    <w:rsid w:val="00FC570D"/>
    <w:rsid w:val="00FC695C"/>
    <w:rsid w:val="00FC74E6"/>
    <w:rsid w:val="00FD0436"/>
    <w:rsid w:val="00FD06A2"/>
    <w:rsid w:val="00FD073E"/>
    <w:rsid w:val="00FD14AF"/>
    <w:rsid w:val="00FD17DB"/>
    <w:rsid w:val="00FD1BB7"/>
    <w:rsid w:val="00FD1D84"/>
    <w:rsid w:val="00FD2570"/>
    <w:rsid w:val="00FD3BB9"/>
    <w:rsid w:val="00FD45B7"/>
    <w:rsid w:val="00FD495F"/>
    <w:rsid w:val="00FD5841"/>
    <w:rsid w:val="00FD588F"/>
    <w:rsid w:val="00FD6539"/>
    <w:rsid w:val="00FD65BD"/>
    <w:rsid w:val="00FD78E5"/>
    <w:rsid w:val="00FD7EFC"/>
    <w:rsid w:val="00FE00E1"/>
    <w:rsid w:val="00FE2084"/>
    <w:rsid w:val="00FE25D2"/>
    <w:rsid w:val="00FE2FDC"/>
    <w:rsid w:val="00FE328F"/>
    <w:rsid w:val="00FE32B2"/>
    <w:rsid w:val="00FE3776"/>
    <w:rsid w:val="00FE3D09"/>
    <w:rsid w:val="00FE516F"/>
    <w:rsid w:val="00FE52B5"/>
    <w:rsid w:val="00FE61D6"/>
    <w:rsid w:val="00FE6551"/>
    <w:rsid w:val="00FE666B"/>
    <w:rsid w:val="00FE6DBA"/>
    <w:rsid w:val="00FE77B1"/>
    <w:rsid w:val="00FE7BA8"/>
    <w:rsid w:val="00FF00CF"/>
    <w:rsid w:val="00FF106C"/>
    <w:rsid w:val="00FF13F2"/>
    <w:rsid w:val="00FF1D89"/>
    <w:rsid w:val="00FF20F1"/>
    <w:rsid w:val="00FF2487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  <w:rsid w:val="00FF7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EE944C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rsid w:val="00184EEB"/>
    <w:pPr>
      <w:tabs>
        <w:tab w:val="left" w:pos="1000"/>
        <w:tab w:val="right" w:leader="dot" w:pos="8630"/>
      </w:tabs>
      <w:ind w:left="200"/>
      <w:pPrChange w:id="0" w:author="Huang, Lili" w:date="2023-05-04T14:36:00Z">
        <w:pPr>
          <w:tabs>
            <w:tab w:val="left" w:pos="1000"/>
            <w:tab w:val="right" w:leader="dot" w:pos="8630"/>
          </w:tabs>
          <w:ind w:left="200"/>
        </w:pPr>
      </w:pPrChange>
    </w:pPr>
    <w:rPr>
      <w:rPrChange w:id="0" w:author="Huang, Lili" w:date="2023-05-04T14:36:00Z">
        <w:rPr>
          <w:lang w:val="en-US" w:eastAsia="en-US" w:bidi="ar-SA"/>
        </w:rPr>
      </w:rPrChange>
    </w:r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  <w:style w:type="character" w:customStyle="1" w:styleId="BodyTextIndentChar">
    <w:name w:val="Body Text Indent Char"/>
    <w:basedOn w:val="DefaultParagraphFont"/>
    <w:link w:val="BodyTextIndent"/>
    <w:rsid w:val="00E54C8C"/>
    <w:rPr>
      <w:i/>
    </w:rPr>
  </w:style>
  <w:style w:type="paragraph" w:styleId="Revision">
    <w:name w:val="Revision"/>
    <w:hidden/>
    <w:uiPriority w:val="99"/>
    <w:semiHidden/>
    <w:rsid w:val="009C3A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0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ximus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DED0FF-FAF1-47C3-997D-E7ACE8C94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16554</TotalTime>
  <Pages>12</Pages>
  <Words>1312</Words>
  <Characters>7485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8780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2912</cp:revision>
  <cp:lastPrinted>2008-09-18T13:23:00Z</cp:lastPrinted>
  <dcterms:created xsi:type="dcterms:W3CDTF">2016-03-22T16:25:00Z</dcterms:created>
  <dcterms:modified xsi:type="dcterms:W3CDTF">2023-05-09T16:18:00Z</dcterms:modified>
</cp:coreProperties>
</file>