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E512D" w14:textId="77777777" w:rsidR="00EF5FC8" w:rsidRDefault="00EF5FC8">
      <w:pPr>
        <w:pStyle w:val="Title1"/>
      </w:pPr>
      <w:r>
        <w:t>________________________</w:t>
      </w:r>
    </w:p>
    <w:p w14:paraId="19FD167F" w14:textId="77777777" w:rsidR="00EF5FC8" w:rsidRDefault="00095450" w:rsidP="00B5639F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7F211B18" wp14:editId="34195843">
            <wp:extent cx="1952621" cy="312420"/>
            <wp:effectExtent l="0" t="0" r="0" b="0"/>
            <wp:docPr id="39" name="Picture 39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D63D" w14:textId="77777777" w:rsidR="00DA0FAB" w:rsidRDefault="00DA0FAB" w:rsidP="00B5639F">
      <w:pPr>
        <w:spacing w:before="120"/>
        <w:ind w:right="-274"/>
        <w:jc w:val="center"/>
      </w:pPr>
    </w:p>
    <w:p w14:paraId="5AAB9C4E" w14:textId="77777777" w:rsidR="00DA0FAB" w:rsidRDefault="00DA0FAB" w:rsidP="00B5639F">
      <w:pPr>
        <w:spacing w:before="120"/>
        <w:ind w:right="-274"/>
        <w:jc w:val="center"/>
      </w:pPr>
    </w:p>
    <w:p w14:paraId="628221AD" w14:textId="77777777" w:rsidR="00DF1E13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proofErr w:type="spellStart"/>
      <w:r w:rsidR="00720838">
        <w:rPr>
          <w:rFonts w:ascii="Arial" w:hAnsi="Arial" w:cs="Arial"/>
          <w:sz w:val="32"/>
          <w:szCs w:val="32"/>
        </w:rPr>
        <w:t>eCoaching</w:t>
      </w:r>
      <w:proofErr w:type="spellEnd"/>
      <w:r w:rsidR="00720838">
        <w:rPr>
          <w:rFonts w:ascii="Arial" w:hAnsi="Arial" w:cs="Arial"/>
          <w:sz w:val="32"/>
          <w:szCs w:val="32"/>
        </w:rPr>
        <w:t xml:space="preserve">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A423FB">
        <w:rPr>
          <w:rFonts w:ascii="Arial" w:hAnsi="Arial" w:cs="Arial"/>
          <w:sz w:val="32"/>
          <w:szCs w:val="32"/>
        </w:rPr>
        <w:t>Review</w:t>
      </w:r>
      <w:r w:rsidR="00D461BA">
        <w:rPr>
          <w:rFonts w:ascii="Arial" w:hAnsi="Arial" w:cs="Arial"/>
          <w:sz w:val="32"/>
          <w:szCs w:val="32"/>
        </w:rPr>
        <w:t xml:space="preserve"> </w:t>
      </w:r>
    </w:p>
    <w:p w14:paraId="04983461" w14:textId="440A3E86" w:rsidR="00EF5FC8" w:rsidRPr="0056181D" w:rsidRDefault="00D461BA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Quality Now</w:t>
      </w:r>
    </w:p>
    <w:p w14:paraId="5E1E311F" w14:textId="77777777" w:rsidR="00EF5FC8" w:rsidRDefault="00EF5FC8">
      <w:pPr>
        <w:pStyle w:val="Title1"/>
        <w:ind w:right="-270"/>
      </w:pPr>
      <w:r>
        <w:t>________________________</w:t>
      </w:r>
    </w:p>
    <w:p w14:paraId="474F61D4" w14:textId="77777777" w:rsidR="00EF5FC8" w:rsidRDefault="00EF5FC8">
      <w:pPr>
        <w:ind w:right="-270"/>
      </w:pPr>
    </w:p>
    <w:p w14:paraId="4B68ED9D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13707395" w14:textId="03F3255F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B5BD596" wp14:editId="1D1DAD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FBD710" id="Line 1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69FFC9E" wp14:editId="12AAE6A9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BE6EBB" id="Line 1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1820FC">
        <w:rPr>
          <w:rFonts w:ascii="Times New Roman" w:hAnsi="Times New Roman"/>
          <w:b w:val="0"/>
          <w:sz w:val="20"/>
        </w:rPr>
        <w:t>8</w:t>
      </w:r>
      <w:r w:rsidR="00F62266">
        <w:rPr>
          <w:rFonts w:ascii="Times New Roman" w:hAnsi="Times New Roman"/>
          <w:b w:val="0"/>
          <w:sz w:val="20"/>
        </w:rPr>
        <w:t>/</w:t>
      </w:r>
      <w:r w:rsidR="001820FC">
        <w:rPr>
          <w:rFonts w:ascii="Times New Roman" w:hAnsi="Times New Roman"/>
          <w:b w:val="0"/>
          <w:sz w:val="20"/>
        </w:rPr>
        <w:t>06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</w:t>
      </w:r>
      <w:r w:rsidR="001820FC">
        <w:rPr>
          <w:rFonts w:ascii="Times New Roman" w:hAnsi="Times New Roman"/>
          <w:b w:val="0"/>
          <w:sz w:val="20"/>
        </w:rPr>
        <w:t>21</w:t>
      </w:r>
    </w:p>
    <w:p w14:paraId="5C0EE2E9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4223DEEF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52C4BF1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15F89C8" wp14:editId="093593D4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682C07" id="Line 1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3F6A4394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6AAF5550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368C204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44E7F921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04B223B" w14:textId="77777777" w:rsidTr="00C05BF2">
        <w:trPr>
          <w:tblHeader/>
        </w:trPr>
        <w:tc>
          <w:tcPr>
            <w:tcW w:w="1440" w:type="dxa"/>
            <w:shd w:val="solid" w:color="auto" w:fill="000000"/>
          </w:tcPr>
          <w:p w14:paraId="124D537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B8896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0201F61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4FFDD8D3" w14:textId="77777777" w:rsidTr="00C05BF2">
        <w:tc>
          <w:tcPr>
            <w:tcW w:w="1440" w:type="dxa"/>
          </w:tcPr>
          <w:p w14:paraId="7D6D02A8" w14:textId="46606180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4657DC">
              <w:rPr>
                <w:sz w:val="20"/>
              </w:rPr>
              <w:t>8</w:t>
            </w:r>
            <w:r w:rsidR="0075562D">
              <w:rPr>
                <w:sz w:val="20"/>
              </w:rPr>
              <w:t>/</w:t>
            </w:r>
            <w:r w:rsidR="004657DC">
              <w:rPr>
                <w:sz w:val="20"/>
              </w:rPr>
              <w:t>06</w:t>
            </w:r>
            <w:r w:rsidR="00773F46">
              <w:rPr>
                <w:sz w:val="20"/>
              </w:rPr>
              <w:t>/20</w:t>
            </w:r>
            <w:r w:rsidR="004657DC">
              <w:rPr>
                <w:sz w:val="20"/>
              </w:rPr>
              <w:t>21</w:t>
            </w:r>
          </w:p>
        </w:tc>
        <w:tc>
          <w:tcPr>
            <w:tcW w:w="5238" w:type="dxa"/>
          </w:tcPr>
          <w:p w14:paraId="5A0BD3FA" w14:textId="2494017C" w:rsidR="00D51BBA" w:rsidRPr="00CB61CA" w:rsidRDefault="004657DC" w:rsidP="000B637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657DC">
              <w:rPr>
                <w:color w:val="000000"/>
                <w:sz w:val="20"/>
              </w:rPr>
              <w:t>Initial Revision – TFS 22256 Quality Now Logs Enhancement</w:t>
            </w:r>
          </w:p>
        </w:tc>
        <w:tc>
          <w:tcPr>
            <w:tcW w:w="2790" w:type="dxa"/>
          </w:tcPr>
          <w:p w14:paraId="12CFFBDC" w14:textId="77777777" w:rsidR="00D51BBA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1006A" w14:paraId="0828468E" w14:textId="77777777" w:rsidTr="00C05BF2">
        <w:tc>
          <w:tcPr>
            <w:tcW w:w="1440" w:type="dxa"/>
          </w:tcPr>
          <w:p w14:paraId="4AC75981" w14:textId="7A8C60F8" w:rsidR="004A3C25" w:rsidRDefault="0089586E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09/28/2021</w:t>
            </w:r>
          </w:p>
        </w:tc>
        <w:tc>
          <w:tcPr>
            <w:tcW w:w="5238" w:type="dxa"/>
          </w:tcPr>
          <w:p w14:paraId="2C90D992" w14:textId="77777777" w:rsidR="004A3C25" w:rsidRDefault="0089586E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657DC">
              <w:rPr>
                <w:color w:val="000000"/>
                <w:sz w:val="20"/>
              </w:rPr>
              <w:t>TFS 22256 Quality Now Logs Enhancement</w:t>
            </w:r>
          </w:p>
          <w:p w14:paraId="5CC18DBE" w14:textId="548E388A" w:rsidR="00DA5A8B" w:rsidRPr="00175E51" w:rsidRDefault="00DA5A8B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QNS log related, since they are loaded to database as Completed.</w:t>
            </w:r>
          </w:p>
        </w:tc>
        <w:tc>
          <w:tcPr>
            <w:tcW w:w="2790" w:type="dxa"/>
          </w:tcPr>
          <w:p w14:paraId="086790BD" w14:textId="51D4045D" w:rsidR="004A3C25" w:rsidRDefault="00182E0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DA5A8B" w14:paraId="488FFBEC" w14:textId="77777777" w:rsidTr="00C05BF2">
        <w:tc>
          <w:tcPr>
            <w:tcW w:w="1440" w:type="dxa"/>
          </w:tcPr>
          <w:p w14:paraId="24009176" w14:textId="42F0A915" w:rsidR="00DA5A8B" w:rsidRDefault="00F64C0D" w:rsidP="0064102E">
            <w:pPr>
              <w:pStyle w:val="hdr1"/>
              <w:ind w:left="0"/>
              <w:jc w:val="left"/>
              <w:rPr>
                <w:sz w:val="20"/>
              </w:rPr>
            </w:pPr>
            <w:ins w:id="0" w:author="Huang, Lili" w:date="2022-03-10T09:34:00Z">
              <w:r>
                <w:rPr>
                  <w:sz w:val="20"/>
                </w:rPr>
                <w:t>03/10/2022</w:t>
              </w:r>
            </w:ins>
          </w:p>
        </w:tc>
        <w:tc>
          <w:tcPr>
            <w:tcW w:w="5238" w:type="dxa"/>
          </w:tcPr>
          <w:p w14:paraId="00AEC165" w14:textId="77777777" w:rsidR="00DA5A8B" w:rsidRDefault="00F64C0D" w:rsidP="00277E99">
            <w:pPr>
              <w:pStyle w:val="hdr1"/>
              <w:ind w:left="0"/>
              <w:jc w:val="left"/>
              <w:rPr>
                <w:ins w:id="1" w:author="Huang, Lili" w:date="2022-03-10T09:35:00Z"/>
                <w:color w:val="000000"/>
                <w:sz w:val="20"/>
              </w:rPr>
            </w:pPr>
            <w:ins w:id="2" w:author="Huang, Lili" w:date="2022-03-10T09:34:00Z">
              <w:r>
                <w:rPr>
                  <w:color w:val="000000"/>
                  <w:sz w:val="20"/>
                </w:rPr>
                <w:t xml:space="preserve">TFS </w:t>
              </w:r>
            </w:ins>
            <w:ins w:id="3" w:author="Huang, Lili" w:date="2022-03-10T09:35:00Z">
              <w:r>
                <w:rPr>
                  <w:color w:val="000000"/>
                  <w:sz w:val="20"/>
                </w:rPr>
                <w:t xml:space="preserve">24326 </w:t>
              </w:r>
              <w:proofErr w:type="gramStart"/>
              <w:r>
                <w:rPr>
                  <w:color w:val="000000"/>
                  <w:sz w:val="20"/>
                </w:rPr>
                <w:t xml:space="preserve">–  </w:t>
              </w:r>
              <w:proofErr w:type="spellStart"/>
              <w:r>
                <w:rPr>
                  <w:color w:val="000000"/>
                  <w:sz w:val="20"/>
                </w:rPr>
                <w:t>eCL</w:t>
              </w:r>
              <w:proofErr w:type="spellEnd"/>
              <w:proofErr w:type="gramEnd"/>
              <w:r>
                <w:rPr>
                  <w:color w:val="000000"/>
                  <w:sz w:val="20"/>
                </w:rPr>
                <w:t xml:space="preserve"> logs not displaying fields properly;</w:t>
              </w:r>
            </w:ins>
          </w:p>
          <w:p w14:paraId="44D92E37" w14:textId="168BA89A" w:rsidR="00F64C0D" w:rsidRPr="004657DC" w:rsidRDefault="00F64C0D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ins w:id="4" w:author="Huang, Lili" w:date="2022-03-10T09:35:00Z">
              <w:r>
                <w:rPr>
                  <w:color w:val="000000"/>
                  <w:sz w:val="20"/>
                </w:rPr>
                <w:t>Updated screenshots</w:t>
              </w:r>
            </w:ins>
          </w:p>
        </w:tc>
        <w:tc>
          <w:tcPr>
            <w:tcW w:w="2790" w:type="dxa"/>
          </w:tcPr>
          <w:p w14:paraId="5ACEBF5B" w14:textId="5E1BB9FD" w:rsidR="00DA5A8B" w:rsidRDefault="00F64C0D">
            <w:pPr>
              <w:pStyle w:val="hdr1"/>
              <w:ind w:left="0"/>
              <w:jc w:val="left"/>
              <w:rPr>
                <w:sz w:val="20"/>
              </w:rPr>
            </w:pPr>
            <w:ins w:id="5" w:author="Huang, Lili" w:date="2022-03-10T09:35:00Z">
              <w:r>
                <w:rPr>
                  <w:sz w:val="20"/>
                </w:rPr>
                <w:t>Lili Huang</w:t>
              </w:r>
            </w:ins>
          </w:p>
        </w:tc>
      </w:tr>
    </w:tbl>
    <w:p w14:paraId="0C27694A" w14:textId="77777777" w:rsidR="00EF5FC8" w:rsidRDefault="00EF5FC8">
      <w:pPr>
        <w:pStyle w:val="BodyText"/>
        <w:rPr>
          <w:sz w:val="20"/>
        </w:rPr>
      </w:pPr>
    </w:p>
    <w:p w14:paraId="5EFEFC18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771A181B" w14:textId="77777777" w:rsidR="00EF5FC8" w:rsidRDefault="00EF5FC8">
      <w:pPr>
        <w:pStyle w:val="BodyText"/>
        <w:jc w:val="center"/>
        <w:rPr>
          <w:sz w:val="20"/>
        </w:rPr>
      </w:pPr>
    </w:p>
    <w:p w14:paraId="4824514D" w14:textId="7FC703A7" w:rsidR="00DF4B70" w:rsidRDefault="005D0B0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 w:rsidR="00520483">
        <w:rPr>
          <w:noProof/>
        </w:rPr>
        <w:fldChar w:fldCharType="begin"/>
      </w:r>
      <w:r w:rsidR="00520483">
        <w:rPr>
          <w:noProof/>
        </w:rPr>
        <w:instrText xml:space="preserve"> HYPERLINK \l "_Toc79152210" </w:instrText>
      </w:r>
      <w:ins w:id="6" w:author="Huang, Lili" w:date="2022-03-10T09:36:00Z">
        <w:r w:rsidR="00403FF9">
          <w:rPr>
            <w:noProof/>
          </w:rPr>
        </w:r>
      </w:ins>
      <w:r w:rsidR="00520483">
        <w:rPr>
          <w:noProof/>
        </w:rPr>
        <w:fldChar w:fldCharType="separate"/>
      </w:r>
      <w:r w:rsidR="00DF4B70" w:rsidRPr="00AC21C8">
        <w:rPr>
          <w:rStyle w:val="Hyperlink"/>
          <w:b/>
          <w:noProof/>
        </w:rPr>
        <w:t>1.</w:t>
      </w:r>
      <w:r w:rsidR="00DF4B70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DF4B70" w:rsidRPr="00AC21C8">
        <w:rPr>
          <w:rStyle w:val="Hyperlink"/>
          <w:b/>
          <w:noProof/>
        </w:rPr>
        <w:t>Description</w:t>
      </w:r>
      <w:r w:rsidR="00DF4B70">
        <w:rPr>
          <w:noProof/>
          <w:webHidden/>
        </w:rPr>
        <w:tab/>
      </w:r>
      <w:r w:rsidR="00DF4B70">
        <w:rPr>
          <w:noProof/>
          <w:webHidden/>
        </w:rPr>
        <w:fldChar w:fldCharType="begin"/>
      </w:r>
      <w:r w:rsidR="00DF4B70">
        <w:rPr>
          <w:noProof/>
          <w:webHidden/>
        </w:rPr>
        <w:instrText xml:space="preserve"> PAGEREF _Toc79152210 \h </w:instrText>
      </w:r>
      <w:r w:rsidR="00DF4B70">
        <w:rPr>
          <w:noProof/>
          <w:webHidden/>
        </w:rPr>
      </w:r>
      <w:r w:rsidR="00DF4B70">
        <w:rPr>
          <w:noProof/>
          <w:webHidden/>
        </w:rPr>
        <w:fldChar w:fldCharType="separate"/>
      </w:r>
      <w:r w:rsidR="00403FF9">
        <w:rPr>
          <w:noProof/>
          <w:webHidden/>
        </w:rPr>
        <w:t>4</w:t>
      </w:r>
      <w:r w:rsidR="00DF4B70">
        <w:rPr>
          <w:noProof/>
          <w:webHidden/>
        </w:rPr>
        <w:fldChar w:fldCharType="end"/>
      </w:r>
      <w:r w:rsidR="00520483">
        <w:rPr>
          <w:noProof/>
        </w:rPr>
        <w:fldChar w:fldCharType="end"/>
      </w:r>
    </w:p>
    <w:p w14:paraId="344FCC8B" w14:textId="496A406B" w:rsidR="00DF4B70" w:rsidRDefault="0052048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"_Toc79152211" </w:instrText>
      </w:r>
      <w:ins w:id="7" w:author="Huang, Lili" w:date="2022-03-10T09:36:00Z">
        <w:r w:rsidR="00403FF9">
          <w:rPr>
            <w:noProof/>
          </w:rPr>
        </w:r>
      </w:ins>
      <w:r>
        <w:rPr>
          <w:noProof/>
        </w:rPr>
        <w:fldChar w:fldCharType="separate"/>
      </w:r>
      <w:r w:rsidR="00DF4B70" w:rsidRPr="00AC21C8">
        <w:rPr>
          <w:rStyle w:val="Hyperlink"/>
          <w:b/>
          <w:noProof/>
        </w:rPr>
        <w:t>2.</w:t>
      </w:r>
      <w:r w:rsidR="00DF4B70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DF4B70" w:rsidRPr="00AC21C8">
        <w:rPr>
          <w:rStyle w:val="Hyperlink"/>
          <w:b/>
          <w:noProof/>
        </w:rPr>
        <w:t>Business Logic</w:t>
      </w:r>
      <w:r w:rsidR="00DF4B70">
        <w:rPr>
          <w:noProof/>
          <w:webHidden/>
        </w:rPr>
        <w:tab/>
      </w:r>
      <w:r w:rsidR="00DF4B70">
        <w:rPr>
          <w:noProof/>
          <w:webHidden/>
        </w:rPr>
        <w:fldChar w:fldCharType="begin"/>
      </w:r>
      <w:r w:rsidR="00DF4B70">
        <w:rPr>
          <w:noProof/>
          <w:webHidden/>
        </w:rPr>
        <w:instrText xml:space="preserve"> PAGEREF _Toc79152211 \h </w:instrText>
      </w:r>
      <w:r w:rsidR="00DF4B70">
        <w:rPr>
          <w:noProof/>
          <w:webHidden/>
        </w:rPr>
      </w:r>
      <w:r w:rsidR="00DF4B70">
        <w:rPr>
          <w:noProof/>
          <w:webHidden/>
        </w:rPr>
        <w:fldChar w:fldCharType="separate"/>
      </w:r>
      <w:r w:rsidR="00403FF9">
        <w:rPr>
          <w:noProof/>
          <w:webHidden/>
        </w:rPr>
        <w:t>4</w:t>
      </w:r>
      <w:r w:rsidR="00DF4B70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466B49A" w14:textId="32A455B4" w:rsidR="00DF4B70" w:rsidRDefault="0052048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"_Toc79152212" </w:instrText>
      </w:r>
      <w:ins w:id="8" w:author="Huang, Lili" w:date="2022-03-10T09:36:00Z">
        <w:r w:rsidR="00403FF9">
          <w:rPr>
            <w:noProof/>
          </w:rPr>
        </w:r>
      </w:ins>
      <w:r>
        <w:rPr>
          <w:noProof/>
        </w:rPr>
        <w:fldChar w:fldCharType="separate"/>
      </w:r>
      <w:r w:rsidR="00DF4B70" w:rsidRPr="00AC21C8">
        <w:rPr>
          <w:rStyle w:val="Hyperlink"/>
          <w:b/>
          <w:noProof/>
        </w:rPr>
        <w:t>3.</w:t>
      </w:r>
      <w:r w:rsidR="00DF4B70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DF4B70" w:rsidRPr="00AC21C8">
        <w:rPr>
          <w:rStyle w:val="Hyperlink"/>
          <w:b/>
          <w:noProof/>
        </w:rPr>
        <w:t>Screenshot</w:t>
      </w:r>
      <w:r w:rsidR="00DF4B70">
        <w:rPr>
          <w:noProof/>
          <w:webHidden/>
        </w:rPr>
        <w:tab/>
      </w:r>
      <w:r w:rsidR="00DF4B70">
        <w:rPr>
          <w:noProof/>
          <w:webHidden/>
        </w:rPr>
        <w:fldChar w:fldCharType="begin"/>
      </w:r>
      <w:r w:rsidR="00DF4B70">
        <w:rPr>
          <w:noProof/>
          <w:webHidden/>
        </w:rPr>
        <w:instrText xml:space="preserve"> PAGEREF _Toc79152212 \h </w:instrText>
      </w:r>
      <w:r w:rsidR="00DF4B70">
        <w:rPr>
          <w:noProof/>
          <w:webHidden/>
        </w:rPr>
      </w:r>
      <w:r w:rsidR="00DF4B70">
        <w:rPr>
          <w:noProof/>
          <w:webHidden/>
        </w:rPr>
        <w:fldChar w:fldCharType="separate"/>
      </w:r>
      <w:r w:rsidR="00403FF9">
        <w:rPr>
          <w:noProof/>
          <w:webHidden/>
        </w:rPr>
        <w:t>4</w:t>
      </w:r>
      <w:r w:rsidR="00DF4B70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232B7C6C" w14:textId="5928E2D7" w:rsidR="00DF4B70" w:rsidRDefault="0052048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"_Toc7</w:instrText>
      </w:r>
      <w:r>
        <w:rPr>
          <w:noProof/>
        </w:rPr>
        <w:instrText xml:space="preserve">9152213" </w:instrText>
      </w:r>
      <w:ins w:id="9" w:author="Huang, Lili" w:date="2022-03-10T09:36:00Z">
        <w:r w:rsidR="00403FF9">
          <w:rPr>
            <w:noProof/>
          </w:rPr>
        </w:r>
      </w:ins>
      <w:r>
        <w:rPr>
          <w:noProof/>
        </w:rPr>
        <w:fldChar w:fldCharType="separate"/>
      </w:r>
      <w:r w:rsidR="00DF4B70" w:rsidRPr="00AC21C8">
        <w:rPr>
          <w:rStyle w:val="Hyperlink"/>
          <w:b/>
          <w:noProof/>
        </w:rPr>
        <w:t>4.</w:t>
      </w:r>
      <w:r w:rsidR="00DF4B70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DF4B70" w:rsidRPr="00AC21C8">
        <w:rPr>
          <w:rStyle w:val="Hyperlink"/>
          <w:b/>
          <w:noProof/>
        </w:rPr>
        <w:t>Logic to determine who can view Log Details</w:t>
      </w:r>
      <w:r w:rsidR="00DF4B70">
        <w:rPr>
          <w:noProof/>
          <w:webHidden/>
        </w:rPr>
        <w:tab/>
      </w:r>
      <w:r w:rsidR="00DF4B70">
        <w:rPr>
          <w:noProof/>
          <w:webHidden/>
        </w:rPr>
        <w:fldChar w:fldCharType="begin"/>
      </w:r>
      <w:r w:rsidR="00DF4B70">
        <w:rPr>
          <w:noProof/>
          <w:webHidden/>
        </w:rPr>
        <w:instrText xml:space="preserve"> PAGEREF _Toc79152213 \h </w:instrText>
      </w:r>
      <w:r w:rsidR="00DF4B70">
        <w:rPr>
          <w:noProof/>
          <w:webHidden/>
        </w:rPr>
      </w:r>
      <w:r w:rsidR="00DF4B70">
        <w:rPr>
          <w:noProof/>
          <w:webHidden/>
        </w:rPr>
        <w:fldChar w:fldCharType="separate"/>
      </w:r>
      <w:r w:rsidR="00403FF9">
        <w:rPr>
          <w:noProof/>
          <w:webHidden/>
        </w:rPr>
        <w:t>11</w:t>
      </w:r>
      <w:r w:rsidR="00DF4B70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650F41B" w14:textId="4922F20B" w:rsidR="00DF4B70" w:rsidRDefault="0052048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"_Toc79152214" </w:instrText>
      </w:r>
      <w:ins w:id="10" w:author="Huang, Lili" w:date="2022-03-10T09:36:00Z">
        <w:r w:rsidR="00403FF9">
          <w:rPr>
            <w:noProof/>
          </w:rPr>
        </w:r>
      </w:ins>
      <w:r>
        <w:rPr>
          <w:noProof/>
        </w:rPr>
        <w:fldChar w:fldCharType="separate"/>
      </w:r>
      <w:r w:rsidR="00DF4B70" w:rsidRPr="00AC21C8">
        <w:rPr>
          <w:rStyle w:val="Hyperlink"/>
          <w:b/>
          <w:noProof/>
        </w:rPr>
        <w:t>5.</w:t>
      </w:r>
      <w:r w:rsidR="00DF4B70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DF4B70" w:rsidRPr="00AC21C8">
        <w:rPr>
          <w:rStyle w:val="Hyperlink"/>
          <w:b/>
          <w:noProof/>
        </w:rPr>
        <w:t>Logic to determine Review Page display mode (Ready Only vs Editable)</w:t>
      </w:r>
      <w:r w:rsidR="00DF4B70">
        <w:rPr>
          <w:noProof/>
          <w:webHidden/>
        </w:rPr>
        <w:tab/>
      </w:r>
      <w:r w:rsidR="00DF4B70">
        <w:rPr>
          <w:noProof/>
          <w:webHidden/>
        </w:rPr>
        <w:fldChar w:fldCharType="begin"/>
      </w:r>
      <w:r w:rsidR="00DF4B70">
        <w:rPr>
          <w:noProof/>
          <w:webHidden/>
        </w:rPr>
        <w:instrText xml:space="preserve"> PAGEREF _Toc79152214 \h </w:instrText>
      </w:r>
      <w:r w:rsidR="00DF4B70">
        <w:rPr>
          <w:noProof/>
          <w:webHidden/>
        </w:rPr>
      </w:r>
      <w:r w:rsidR="00DF4B70">
        <w:rPr>
          <w:noProof/>
          <w:webHidden/>
        </w:rPr>
        <w:fldChar w:fldCharType="separate"/>
      </w:r>
      <w:r w:rsidR="00403FF9">
        <w:rPr>
          <w:noProof/>
          <w:webHidden/>
        </w:rPr>
        <w:t>11</w:t>
      </w:r>
      <w:r w:rsidR="00DF4B70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AB18479" w14:textId="5AF82459" w:rsidR="00DF4B70" w:rsidRDefault="0052048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"_Toc79152215" </w:instrText>
      </w:r>
      <w:ins w:id="11" w:author="Huang, Lili" w:date="2022-03-10T09:36:00Z">
        <w:r w:rsidR="00403FF9">
          <w:rPr>
            <w:noProof/>
          </w:rPr>
        </w:r>
      </w:ins>
      <w:r>
        <w:rPr>
          <w:noProof/>
        </w:rPr>
        <w:fldChar w:fldCharType="separate"/>
      </w:r>
      <w:r w:rsidR="00DF4B70" w:rsidRPr="00AC21C8">
        <w:rPr>
          <w:rStyle w:val="Hyperlink"/>
          <w:b/>
          <w:noProof/>
        </w:rPr>
        <w:t>6.</w:t>
      </w:r>
      <w:r w:rsidR="00DF4B70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DF4B70" w:rsidRPr="00AC21C8">
        <w:rPr>
          <w:rStyle w:val="Hyperlink"/>
          <w:b/>
          <w:noProof/>
        </w:rPr>
        <w:t>Workflow</w:t>
      </w:r>
      <w:r w:rsidR="00DF4B70">
        <w:rPr>
          <w:noProof/>
          <w:webHidden/>
        </w:rPr>
        <w:tab/>
      </w:r>
      <w:r w:rsidR="00DF4B70">
        <w:rPr>
          <w:noProof/>
          <w:webHidden/>
        </w:rPr>
        <w:fldChar w:fldCharType="begin"/>
      </w:r>
      <w:r w:rsidR="00DF4B70">
        <w:rPr>
          <w:noProof/>
          <w:webHidden/>
        </w:rPr>
        <w:instrText xml:space="preserve"> PAGEREF _Toc79152215 \h </w:instrText>
      </w:r>
      <w:r w:rsidR="00DF4B70">
        <w:rPr>
          <w:noProof/>
          <w:webHidden/>
        </w:rPr>
      </w:r>
      <w:r w:rsidR="00DF4B70">
        <w:rPr>
          <w:noProof/>
          <w:webHidden/>
        </w:rPr>
        <w:fldChar w:fldCharType="separate"/>
      </w:r>
      <w:ins w:id="12" w:author="Huang, Lili" w:date="2022-03-10T09:36:00Z">
        <w:r w:rsidR="00403FF9">
          <w:rPr>
            <w:noProof/>
            <w:webHidden/>
          </w:rPr>
          <w:t>11</w:t>
        </w:r>
      </w:ins>
      <w:del w:id="13" w:author="Huang, Lili" w:date="2022-03-10T09:36:00Z">
        <w:r w:rsidR="00DF4B70" w:rsidDel="00403FF9">
          <w:rPr>
            <w:noProof/>
            <w:webHidden/>
          </w:rPr>
          <w:delText>12</w:delText>
        </w:r>
      </w:del>
      <w:r w:rsidR="00DF4B70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66529D65" w14:textId="07341FE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A6D1DBC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171A7A4F" w14:textId="77777777" w:rsidR="00EF5FC8" w:rsidRPr="008E1A98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14" w:name="_Toc79152210"/>
      <w:r w:rsidRPr="008E1A98">
        <w:rPr>
          <w:b/>
          <w:sz w:val="24"/>
          <w:szCs w:val="24"/>
        </w:rPr>
        <w:lastRenderedPageBreak/>
        <w:t>Description</w:t>
      </w:r>
      <w:bookmarkEnd w:id="14"/>
      <w:r w:rsidRPr="008E1A98">
        <w:rPr>
          <w:b/>
          <w:sz w:val="24"/>
          <w:szCs w:val="24"/>
        </w:rPr>
        <w:t xml:space="preserve">               </w:t>
      </w:r>
    </w:p>
    <w:p w14:paraId="6DD2E756" w14:textId="158ECDC2" w:rsidR="002F008D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a</w:t>
      </w:r>
      <w:r w:rsidR="00185B59">
        <w:t>uthorized users</w:t>
      </w:r>
      <w:r w:rsidR="00581AB8">
        <w:t xml:space="preserve"> </w:t>
      </w:r>
      <w:r w:rsidR="00185B59">
        <w:t xml:space="preserve">to </w:t>
      </w:r>
      <w:r w:rsidR="00611BD1">
        <w:t>view</w:t>
      </w:r>
      <w:r w:rsidR="00D770D6">
        <w:t xml:space="preserve"> or </w:t>
      </w:r>
      <w:r w:rsidR="00611BD1">
        <w:t>complete</w:t>
      </w:r>
      <w:r w:rsidR="00D770D6">
        <w:t xml:space="preserve"> individual or team </w:t>
      </w:r>
      <w:r w:rsidR="00FC377C">
        <w:t xml:space="preserve">quality now </w:t>
      </w:r>
      <w:r w:rsidR="00D770D6">
        <w:t>logs</w:t>
      </w:r>
      <w:r w:rsidR="00E41845">
        <w:t>.</w:t>
      </w:r>
      <w:r w:rsidR="00B64B7F">
        <w:t xml:space="preserve"> It also allows the authorize</w:t>
      </w:r>
      <w:r w:rsidR="001F5DA6">
        <w:t xml:space="preserve">d users to view their submitted </w:t>
      </w:r>
      <w:r w:rsidR="00FC377C">
        <w:t xml:space="preserve">quality now </w:t>
      </w:r>
      <w:r w:rsidR="001F5DA6">
        <w:t>logs.</w:t>
      </w:r>
      <w:r w:rsidR="000B50EF">
        <w:t xml:space="preserve"> </w:t>
      </w:r>
    </w:p>
    <w:p w14:paraId="22785A14" w14:textId="7E24797E" w:rsidR="00EF76A6" w:rsidRDefault="00EF76A6" w:rsidP="006D3CBB">
      <w:pPr>
        <w:ind w:left="360"/>
      </w:pPr>
    </w:p>
    <w:p w14:paraId="127F46FE" w14:textId="77777777" w:rsidR="003936D4" w:rsidRDefault="003936D4" w:rsidP="003936D4">
      <w:pPr>
        <w:ind w:firstLine="360"/>
      </w:pPr>
      <w:r>
        <w:t>Display Review form as read only if:</w:t>
      </w:r>
    </w:p>
    <w:p w14:paraId="37D33E90" w14:textId="77777777" w:rsidR="007674F2" w:rsidRPr="00730D1A" w:rsidRDefault="001D0192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 w:rsidRPr="00730D1A">
        <w:rPr>
          <w:b/>
        </w:rPr>
        <w:t>Historical Dashboard</w:t>
      </w:r>
      <w:r w:rsidR="009C38E8" w:rsidRPr="00730D1A">
        <w:rPr>
          <w:b/>
        </w:rPr>
        <w:t xml:space="preserve">: </w:t>
      </w:r>
    </w:p>
    <w:p w14:paraId="3E13EE4F" w14:textId="77777777" w:rsidR="00E06021" w:rsidRDefault="00E06021" w:rsidP="001C13E2">
      <w:pPr>
        <w:pStyle w:val="ListParagraph"/>
        <w:ind w:left="1152"/>
      </w:pPr>
      <w:r>
        <w:t>User submitted the log, OR</w:t>
      </w:r>
    </w:p>
    <w:p w14:paraId="1DAA17EE" w14:textId="77777777" w:rsidR="00E06021" w:rsidRDefault="00E06021" w:rsidP="001C13E2">
      <w:pPr>
        <w:pStyle w:val="ListParagraph"/>
        <w:ind w:left="1152"/>
      </w:pPr>
      <w:r>
        <w:t>User is the log’s employee, OR</w:t>
      </w:r>
    </w:p>
    <w:p w14:paraId="2164C706" w14:textId="77777777" w:rsidR="00E06021" w:rsidRDefault="00E06021" w:rsidP="001C13E2">
      <w:pPr>
        <w:pStyle w:val="ListParagraph"/>
        <w:ind w:left="1152"/>
      </w:pPr>
      <w:r>
        <w:t>User is the supervisor, OR</w:t>
      </w:r>
    </w:p>
    <w:p w14:paraId="3234088C" w14:textId="77777777" w:rsidR="00E06021" w:rsidRDefault="00E06021" w:rsidP="001C13E2">
      <w:pPr>
        <w:pStyle w:val="ListParagraph"/>
        <w:ind w:left="1152"/>
      </w:pPr>
      <w:r>
        <w:t>User is the manager, OR</w:t>
      </w:r>
    </w:p>
    <w:p w14:paraId="1138B4C2" w14:textId="77777777" w:rsidR="00E06021" w:rsidRDefault="00E06021" w:rsidP="001C13E2">
      <w:pPr>
        <w:pStyle w:val="ListParagraph"/>
        <w:ind w:left="1152"/>
      </w:pPr>
      <w:r>
        <w:t xml:space="preserve">User has a role as “ECL” in </w:t>
      </w:r>
      <w:proofErr w:type="spellStart"/>
      <w:r>
        <w:t>Historical_Dashboard_ACL</w:t>
      </w:r>
      <w:proofErr w:type="spellEnd"/>
      <w:r>
        <w:t xml:space="preserve"> table</w:t>
      </w:r>
      <w:r w:rsidR="00940157">
        <w:t xml:space="preserve"> (for coaching logs only)</w:t>
      </w:r>
      <w:r w:rsidR="00D47879">
        <w:t>, OR</w:t>
      </w:r>
    </w:p>
    <w:p w14:paraId="477B3E68" w14:textId="77777777" w:rsidR="00D47879" w:rsidRDefault="000D2CCE" w:rsidP="001C13E2">
      <w:pPr>
        <w:pStyle w:val="ListParagraph"/>
        <w:ind w:left="1152"/>
      </w:pPr>
      <w:r>
        <w:t>User has a role as Senior Manager, OR</w:t>
      </w:r>
    </w:p>
    <w:p w14:paraId="5E160401" w14:textId="77777777" w:rsidR="000D2CCE" w:rsidRDefault="000D2CCE" w:rsidP="001C13E2">
      <w:pPr>
        <w:pStyle w:val="ListParagraph"/>
        <w:ind w:left="1152"/>
      </w:pPr>
      <w:r>
        <w:t xml:space="preserve">User is from Human Resource </w:t>
      </w:r>
      <w:r w:rsidR="00FA59AD">
        <w:t>(with job code start</w:t>
      </w:r>
      <w:r w:rsidR="00F26559">
        <w:t>ing</w:t>
      </w:r>
      <w:r w:rsidR="00FA59AD">
        <w:t xml:space="preserve"> with WHHR or WHER or WHRC</w:t>
      </w:r>
      <w:proofErr w:type="gramStart"/>
      <w:r w:rsidR="00FA59AD">
        <w:t>);</w:t>
      </w:r>
      <w:proofErr w:type="gramEnd"/>
    </w:p>
    <w:p w14:paraId="0DA48D9B" w14:textId="77777777" w:rsidR="00730D1A" w:rsidRPr="00730D1A" w:rsidRDefault="00730D1A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7CD934B8" w14:textId="77777777" w:rsidR="005717C5" w:rsidRDefault="00B86543" w:rsidP="001C13E2">
      <w:pPr>
        <w:pStyle w:val="ListParagraph"/>
        <w:ind w:left="1152"/>
      </w:pPr>
      <w:r>
        <w:t>My Submission section</w:t>
      </w:r>
      <w:r w:rsidR="00CF4A64">
        <w:t>: users who submitted the log</w:t>
      </w:r>
      <w:r w:rsidR="005717C5">
        <w:t>, OR</w:t>
      </w:r>
    </w:p>
    <w:p w14:paraId="33C866A3" w14:textId="77777777" w:rsidR="00B86543" w:rsidRDefault="00DC17CE" w:rsidP="001C13E2">
      <w:pPr>
        <w:pStyle w:val="ListParagraph"/>
        <w:ind w:left="1152"/>
      </w:pPr>
      <w:r>
        <w:t>Warning Logs section</w:t>
      </w:r>
      <w:r w:rsidR="00E12526">
        <w:t>: same as Historical Dashboard</w:t>
      </w:r>
      <w:r>
        <w:t>, OR</w:t>
      </w:r>
    </w:p>
    <w:p w14:paraId="2A16555B" w14:textId="77777777" w:rsidR="00D75974" w:rsidRDefault="00D75974" w:rsidP="001C13E2">
      <w:pPr>
        <w:pStyle w:val="ListParagraph"/>
        <w:ind w:left="1152"/>
      </w:pPr>
      <w:r>
        <w:t>The log is Pending Supervisor Review, and u</w:t>
      </w:r>
      <w:r w:rsidR="00DC17CE">
        <w:t xml:space="preserve">ser is not the supervisor or re-assigned to, </w:t>
      </w:r>
      <w:r>
        <w:t>OR</w:t>
      </w:r>
    </w:p>
    <w:p w14:paraId="35D54B3E" w14:textId="77777777" w:rsidR="00D75974" w:rsidRDefault="00D75974" w:rsidP="001C13E2">
      <w:pPr>
        <w:pStyle w:val="ListParagraph"/>
        <w:ind w:left="1152"/>
      </w:pPr>
      <w:r>
        <w:t>The log is Pending Employee Review, and user is not the log’s employee, OR</w:t>
      </w:r>
    </w:p>
    <w:p w14:paraId="52B4526E" w14:textId="77777777" w:rsidR="00D75974" w:rsidRDefault="00D75974">
      <w:pPr>
        <w:pStyle w:val="ListParagraph"/>
        <w:ind w:left="1152"/>
      </w:pPr>
      <w:r>
        <w:t>The log is neither Pending Supervisor Rev</w:t>
      </w:r>
      <w:r w:rsidR="00C34828">
        <w:t>i</w:t>
      </w:r>
      <w:r>
        <w:t>ew nor Pending Employee Review, OR</w:t>
      </w:r>
    </w:p>
    <w:p w14:paraId="6ACB15AF" w14:textId="77777777" w:rsidR="00DC17CE" w:rsidRDefault="00D75974" w:rsidP="001C13E2">
      <w:pPr>
        <w:pStyle w:val="ListParagraph"/>
        <w:ind w:left="1152"/>
      </w:pPr>
      <w:r>
        <w:t>T</w:t>
      </w:r>
      <w:r w:rsidR="00DC17CE">
        <w:t>he log doesn’t require research or CSE determination</w:t>
      </w:r>
      <w:r w:rsidR="001A39C3">
        <w:t>, OR</w:t>
      </w:r>
    </w:p>
    <w:p w14:paraId="0C0BBE9B" w14:textId="77777777" w:rsidR="001A39C3" w:rsidRDefault="001A39C3" w:rsidP="001C13E2">
      <w:pPr>
        <w:pStyle w:val="ListParagraph"/>
        <w:ind w:left="1152"/>
      </w:pPr>
      <w:r>
        <w:t>Completed logs</w:t>
      </w:r>
    </w:p>
    <w:p w14:paraId="11899724" w14:textId="77777777" w:rsidR="002F008D" w:rsidRDefault="004C16DC" w:rsidP="002F008D">
      <w:r>
        <w:t xml:space="preserve">       </w:t>
      </w:r>
    </w:p>
    <w:p w14:paraId="6677F99F" w14:textId="77777777" w:rsidR="002F008D" w:rsidRDefault="002F008D" w:rsidP="002F008D">
      <w:pPr>
        <w:ind w:firstLine="432"/>
      </w:pPr>
      <w:r>
        <w:t xml:space="preserve">Display Review form as </w:t>
      </w:r>
      <w:r w:rsidR="003936D4">
        <w:t>editable</w:t>
      </w:r>
      <w:r>
        <w:t xml:space="preserve"> if:</w:t>
      </w:r>
    </w:p>
    <w:p w14:paraId="23B035C9" w14:textId="77777777" w:rsidR="001C13E2" w:rsidRPr="00730D1A" w:rsidRDefault="001C13E2" w:rsidP="007A38A2">
      <w:pPr>
        <w:pStyle w:val="ListParagraph"/>
        <w:numPr>
          <w:ilvl w:val="0"/>
          <w:numId w:val="7"/>
        </w:numPr>
        <w:ind w:left="1224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3A0C1E83" w14:textId="77777777" w:rsidR="001C13E2" w:rsidRDefault="006F7D0C" w:rsidP="001C13E2">
      <w:pPr>
        <w:pStyle w:val="ListParagraph"/>
        <w:ind w:left="1224"/>
      </w:pPr>
      <w:r>
        <w:t xml:space="preserve">Pending </w:t>
      </w:r>
      <w:r w:rsidR="00A71C11">
        <w:t>Coaching Logs, and u</w:t>
      </w:r>
      <w:r w:rsidR="001C13E2">
        <w:t>ser is the supervisor or re-assigned to</w:t>
      </w:r>
      <w:r w:rsidR="00A71C11">
        <w:t xml:space="preserve"> or the log’s employee</w:t>
      </w:r>
    </w:p>
    <w:p w14:paraId="7DFB4DCB" w14:textId="77777777" w:rsidR="00845715" w:rsidRDefault="00845715" w:rsidP="006D3CBB">
      <w:pPr>
        <w:ind w:left="360"/>
      </w:pPr>
    </w:p>
    <w:p w14:paraId="2CE46C85" w14:textId="03AB082E" w:rsidR="00EE2860" w:rsidRDefault="00021F74" w:rsidP="006D3CBB">
      <w:pPr>
        <w:ind w:left="360"/>
      </w:pPr>
      <w:r>
        <w:t>Authorized u</w:t>
      </w:r>
      <w:r w:rsidR="00EE2860">
        <w:t xml:space="preserve">sers enter </w:t>
      </w:r>
      <w:r w:rsidR="00EB6871">
        <w:t>Review</w:t>
      </w:r>
      <w:r w:rsidR="00EE2860">
        <w:t xml:space="preserve"> page by clicking </w:t>
      </w:r>
      <w:r w:rsidR="00D94E61">
        <w:t>the action link(s)</w:t>
      </w:r>
      <w:r w:rsidR="001122EA">
        <w:t xml:space="preserve"> in the log list </w:t>
      </w:r>
      <w:r w:rsidR="00F11F09">
        <w:t>from My Dashboard</w:t>
      </w:r>
      <w:r w:rsidR="00F77222">
        <w:t xml:space="preserve"> or </w:t>
      </w:r>
      <w:r w:rsidR="007A65F8">
        <w:t xml:space="preserve">by clicking </w:t>
      </w:r>
      <w:r w:rsidR="007C26A4">
        <w:t xml:space="preserve">[Log Name] </w:t>
      </w:r>
      <w:r w:rsidR="007A65F8">
        <w:t xml:space="preserve">from </w:t>
      </w:r>
      <w:r w:rsidR="00F11F09">
        <w:t>Historical Dashboard.</w:t>
      </w:r>
      <w:r w:rsidR="00EE2860">
        <w:t xml:space="preserve"> </w:t>
      </w:r>
    </w:p>
    <w:p w14:paraId="5223E2E3" w14:textId="77777777" w:rsidR="000D30AF" w:rsidRDefault="000D30AF" w:rsidP="006D3CBB">
      <w:pPr>
        <w:ind w:left="360"/>
      </w:pPr>
    </w:p>
    <w:p w14:paraId="45C3FDA0" w14:textId="39D37E97" w:rsidR="00E0311F" w:rsidRPr="008E1A98" w:rsidRDefault="00E0311F" w:rsidP="004E58CB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15" w:name="_Toc79152211"/>
      <w:r w:rsidRPr="008E1A98">
        <w:rPr>
          <w:b/>
          <w:sz w:val="24"/>
          <w:szCs w:val="24"/>
        </w:rPr>
        <w:t>Business Logic</w:t>
      </w:r>
      <w:bookmarkEnd w:id="15"/>
    </w:p>
    <w:p w14:paraId="0AE5B0D4" w14:textId="19028632" w:rsidR="00D61E30" w:rsidRPr="00D10CAC" w:rsidRDefault="007C26A4" w:rsidP="00D61E30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D10CAC">
        <w:rPr>
          <w:u w:val="single"/>
        </w:rPr>
        <w:t>Upon entering Review page:</w:t>
      </w:r>
    </w:p>
    <w:p w14:paraId="28BD765B" w14:textId="18C9C349" w:rsidR="00D61E30" w:rsidRDefault="004A5774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Check if the user has access to view the selected log </w:t>
      </w:r>
      <w:proofErr w:type="gramStart"/>
      <w:r>
        <w:t>detail</w:t>
      </w:r>
      <w:r w:rsidR="00E04CC5">
        <w:t>s</w:t>
      </w:r>
      <w:r w:rsidR="00D61E30">
        <w:t>;</w:t>
      </w:r>
      <w:proofErr w:type="gramEnd"/>
    </w:p>
    <w:p w14:paraId="07724386" w14:textId="77777777" w:rsidR="00E67959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If user is not authorized, </w:t>
      </w:r>
      <w:r w:rsidR="00AB0021">
        <w:t xml:space="preserve">redirect user to </w:t>
      </w:r>
      <w:r>
        <w:t xml:space="preserve">unauthorized </w:t>
      </w:r>
      <w:proofErr w:type="gramStart"/>
      <w:r w:rsidR="00501B85">
        <w:t>page</w:t>
      </w:r>
      <w:r>
        <w:t>;</w:t>
      </w:r>
      <w:proofErr w:type="gramEnd"/>
    </w:p>
    <w:p w14:paraId="45952394" w14:textId="77777777" w:rsidR="008639A6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Else call stored procedure </w:t>
      </w:r>
      <w:proofErr w:type="spellStart"/>
      <w:r>
        <w:t>sp_SelectReviewFrom_Coaching_Log</w:t>
      </w:r>
      <w:proofErr w:type="spellEnd"/>
      <w:r>
        <w:t xml:space="preserve"> to get </w:t>
      </w:r>
      <w:r w:rsidR="008639A6">
        <w:t>log details</w:t>
      </w:r>
    </w:p>
    <w:p w14:paraId="6DA02D2A" w14:textId="77777777" w:rsidR="00941063" w:rsidRDefault="00AC47BE" w:rsidP="00500D4F">
      <w:pPr>
        <w:pStyle w:val="ListParagraph"/>
        <w:numPr>
          <w:ilvl w:val="0"/>
          <w:numId w:val="8"/>
        </w:numPr>
        <w:autoSpaceDE w:val="0"/>
        <w:autoSpaceDN w:val="0"/>
        <w:adjustRightInd w:val="0"/>
        <w:ind w:left="2160"/>
      </w:pPr>
      <w:r>
        <w:t xml:space="preserve">If </w:t>
      </w:r>
      <w:r w:rsidR="00C94EF9">
        <w:t xml:space="preserve">current page is Historical Dashboard </w:t>
      </w:r>
    </w:p>
    <w:p w14:paraId="00FCF2D5" w14:textId="4EAA83E3" w:rsidR="00AC47BE" w:rsidRDefault="00FB2CFD" w:rsidP="00941063">
      <w:pPr>
        <w:pStyle w:val="ListParagraph"/>
        <w:autoSpaceDE w:val="0"/>
        <w:autoSpaceDN w:val="0"/>
        <w:adjustRightInd w:val="0"/>
        <w:ind w:left="2160"/>
      </w:pPr>
      <w:r>
        <w:t xml:space="preserve">Display Review page as Read </w:t>
      </w:r>
      <w:proofErr w:type="gramStart"/>
      <w:r>
        <w:t>Only</w:t>
      </w:r>
      <w:r w:rsidR="005C5925">
        <w:t>;</w:t>
      </w:r>
      <w:proofErr w:type="gramEnd"/>
    </w:p>
    <w:p w14:paraId="02FC9359" w14:textId="77777777" w:rsidR="00914E5B" w:rsidRDefault="00914E5B" w:rsidP="007A38A2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If current page is My Dashboard</w:t>
      </w:r>
    </w:p>
    <w:p w14:paraId="4C0D6D6F" w14:textId="77777777" w:rsidR="007A32D0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Pending Form Type (See section 5 for details</w:t>
      </w:r>
      <w:proofErr w:type="gramStart"/>
      <w:r>
        <w:t>);</w:t>
      </w:r>
      <w:proofErr w:type="gramEnd"/>
    </w:p>
    <w:p w14:paraId="3A2C1ADC" w14:textId="77777777" w:rsidR="00D46E3B" w:rsidRDefault="00D46E3B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Determine Review Page display mode (Read Only </w:t>
      </w:r>
      <w:proofErr w:type="gramStart"/>
      <w:r>
        <w:t>vs</w:t>
      </w:r>
      <w:proofErr w:type="gramEnd"/>
      <w:r>
        <w:t xml:space="preserve"> Editable)</w:t>
      </w:r>
      <w:r w:rsidR="005A5821">
        <w:t>;</w:t>
      </w:r>
    </w:p>
    <w:p w14:paraId="674E9C8A" w14:textId="77777777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Display Review </w:t>
      </w:r>
      <w:proofErr w:type="gramStart"/>
      <w:r>
        <w:t>Page;</w:t>
      </w:r>
      <w:proofErr w:type="gramEnd"/>
    </w:p>
    <w:p w14:paraId="583EF244" w14:textId="77777777" w:rsidR="00C9140C" w:rsidRPr="00AC763D" w:rsidRDefault="00C9140C" w:rsidP="00C9140C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AC763D">
        <w:rPr>
          <w:u w:val="single"/>
        </w:rPr>
        <w:t xml:space="preserve">User clicks </w:t>
      </w:r>
      <w:r w:rsidR="009870B0" w:rsidRPr="00AC763D">
        <w:rPr>
          <w:u w:val="single"/>
        </w:rPr>
        <w:t xml:space="preserve">Submit </w:t>
      </w:r>
      <w:r w:rsidR="00C741B4" w:rsidRPr="00AC763D">
        <w:rPr>
          <w:u w:val="single"/>
        </w:rPr>
        <w:t>button</w:t>
      </w:r>
      <w:r w:rsidRPr="00AC763D">
        <w:rPr>
          <w:u w:val="single"/>
        </w:rPr>
        <w:t>:</w:t>
      </w:r>
    </w:p>
    <w:p w14:paraId="01E10A5A" w14:textId="77777777" w:rsidR="00C9140C" w:rsidRDefault="009870B0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Validate </w:t>
      </w:r>
      <w:r w:rsidR="005B007F">
        <w:t xml:space="preserve">form </w:t>
      </w:r>
      <w:r w:rsidR="00173E42">
        <w:t>field</w:t>
      </w:r>
      <w:r w:rsidR="005B007F">
        <w:t>s</w:t>
      </w:r>
      <w:r w:rsidR="00C9140C">
        <w:t>;</w:t>
      </w:r>
      <w:r w:rsidR="00173E42">
        <w:t xml:space="preserve"> See section </w:t>
      </w:r>
      <w:r w:rsidR="005B007F">
        <w:t>3.1.5 Web Page Fields</w:t>
      </w:r>
      <w:r w:rsidR="005855ED">
        <w:t xml:space="preserve"> for details.</w:t>
      </w:r>
    </w:p>
    <w:p w14:paraId="3156C489" w14:textId="77777777" w:rsidR="00C615AB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 xml:space="preserve">If validation passes, </w:t>
      </w:r>
    </w:p>
    <w:p w14:paraId="68BE8B32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U</w:t>
      </w:r>
      <w:r w:rsidR="00173E42">
        <w:t>pda</w:t>
      </w:r>
      <w:r>
        <w:t xml:space="preserve">te the reviewed log in </w:t>
      </w:r>
      <w:proofErr w:type="gramStart"/>
      <w:r>
        <w:t>database;</w:t>
      </w:r>
      <w:proofErr w:type="gramEnd"/>
    </w:p>
    <w:p w14:paraId="168729DB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Refresh log list section on My Dashboard page.</w:t>
      </w:r>
    </w:p>
    <w:p w14:paraId="5A5D77F8" w14:textId="76A4A3F9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>Else display validation error</w:t>
      </w:r>
    </w:p>
    <w:p w14:paraId="4ED054E3" w14:textId="77777777" w:rsidR="00C46819" w:rsidRDefault="00C46819" w:rsidP="00173E42">
      <w:pPr>
        <w:pStyle w:val="ListParagraph"/>
        <w:autoSpaceDE w:val="0"/>
        <w:autoSpaceDN w:val="0"/>
        <w:adjustRightInd w:val="0"/>
        <w:ind w:left="1080"/>
      </w:pPr>
    </w:p>
    <w:p w14:paraId="2955629B" w14:textId="77777777" w:rsidR="00C46819" w:rsidRPr="00C502F7" w:rsidRDefault="00C46819" w:rsidP="00C46819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C502F7">
        <w:rPr>
          <w:u w:val="single"/>
        </w:rPr>
        <w:t>User clicks Close button:</w:t>
      </w:r>
    </w:p>
    <w:p w14:paraId="4BB49B7D" w14:textId="77777777" w:rsidR="002E6260" w:rsidRDefault="002E6260" w:rsidP="007A38A2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>
        <w:t xml:space="preserve">Close log detail modal </w:t>
      </w:r>
      <w:proofErr w:type="gramStart"/>
      <w:r>
        <w:t>dialog;</w:t>
      </w:r>
      <w:proofErr w:type="gramEnd"/>
    </w:p>
    <w:p w14:paraId="6ABDF9AD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</w:p>
    <w:p w14:paraId="152057F0" w14:textId="26868A79" w:rsidR="00364F14" w:rsidRPr="008E1A98" w:rsidRDefault="002C77B9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16" w:name="_Toc79152212"/>
      <w:r w:rsidRPr="008E1A98">
        <w:rPr>
          <w:b/>
          <w:sz w:val="24"/>
          <w:szCs w:val="24"/>
        </w:rPr>
        <w:t>Screenshot</w:t>
      </w:r>
      <w:bookmarkEnd w:id="16"/>
    </w:p>
    <w:p w14:paraId="21A16B9A" w14:textId="77777777" w:rsidR="00183E21" w:rsidRDefault="00183E21" w:rsidP="001F53F4">
      <w:pPr>
        <w:autoSpaceDE w:val="0"/>
        <w:autoSpaceDN w:val="0"/>
        <w:adjustRightInd w:val="0"/>
        <w:rPr>
          <w:b/>
        </w:rPr>
      </w:pPr>
    </w:p>
    <w:p w14:paraId="6E3936EE" w14:textId="3DFDA592" w:rsidR="00503708" w:rsidRPr="003D1A2A" w:rsidRDefault="00503708" w:rsidP="001F53F4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>Supervisor Prepare</w:t>
      </w:r>
      <w:r w:rsidR="00D46C82">
        <w:rPr>
          <w:bCs/>
          <w:u w:val="single"/>
        </w:rPr>
        <w:t>s</w:t>
      </w:r>
      <w:r w:rsidRPr="003D1A2A">
        <w:rPr>
          <w:bCs/>
          <w:u w:val="single"/>
        </w:rPr>
        <w:t xml:space="preserve"> Log Summary (triggered by clicking “Prepare” link from log list on My Dashboard</w:t>
      </w:r>
      <w:r w:rsidR="00485DB0">
        <w:rPr>
          <w:bCs/>
          <w:u w:val="single"/>
        </w:rPr>
        <w:t xml:space="preserve"> Review</w:t>
      </w:r>
      <w:r w:rsidRPr="003D1A2A">
        <w:rPr>
          <w:bCs/>
          <w:u w:val="single"/>
        </w:rPr>
        <w:t>):</w:t>
      </w:r>
    </w:p>
    <w:p w14:paraId="00284CA5" w14:textId="6F0CEB35" w:rsidR="00503708" w:rsidRDefault="003D1A2A" w:rsidP="001F53F4">
      <w:pPr>
        <w:autoSpaceDE w:val="0"/>
        <w:autoSpaceDN w:val="0"/>
        <w:adjustRightInd w:val="0"/>
        <w:rPr>
          <w:b/>
        </w:rPr>
      </w:pPr>
      <w:del w:id="17" w:author="Huang, Lili" w:date="2022-03-10T08:59:00Z">
        <w:r w:rsidDel="00BB22D2">
          <w:rPr>
            <w:b/>
            <w:noProof/>
          </w:rPr>
          <w:lastRenderedPageBreak/>
          <w:drawing>
            <wp:inline distT="0" distB="0" distL="0" distR="0" wp14:anchorId="532D6807" wp14:editId="74D57113">
              <wp:extent cx="5486400" cy="2766060"/>
              <wp:effectExtent l="0" t="0" r="0" b="0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27660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8" w:author="Huang, Lili" w:date="2022-03-10T08:59:00Z">
        <w:r w:rsidR="00BB22D2">
          <w:rPr>
            <w:noProof/>
          </w:rPr>
          <w:drawing>
            <wp:inline distT="0" distB="0" distL="0" distR="0" wp14:anchorId="5DA8484A" wp14:editId="32AAF269">
              <wp:extent cx="5486400" cy="2583180"/>
              <wp:effectExtent l="0" t="0" r="0" b="762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583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B88B3A" w14:textId="45906E9F" w:rsidR="00503708" w:rsidRDefault="00503708" w:rsidP="001F53F4">
      <w:pPr>
        <w:autoSpaceDE w:val="0"/>
        <w:autoSpaceDN w:val="0"/>
        <w:adjustRightInd w:val="0"/>
        <w:rPr>
          <w:b/>
        </w:rPr>
      </w:pPr>
    </w:p>
    <w:p w14:paraId="50F0936A" w14:textId="6F2F25C8" w:rsidR="00820090" w:rsidRDefault="004535AC" w:rsidP="001F53F4">
      <w:pPr>
        <w:autoSpaceDE w:val="0"/>
        <w:autoSpaceDN w:val="0"/>
        <w:adjustRightInd w:val="0"/>
        <w:rPr>
          <w:b/>
        </w:rPr>
      </w:pPr>
      <w:del w:id="19" w:author="Huang, Lili" w:date="2022-03-10T09:04:00Z">
        <w:r w:rsidDel="00881889">
          <w:rPr>
            <w:b/>
            <w:noProof/>
          </w:rPr>
          <w:drawing>
            <wp:inline distT="0" distB="0" distL="0" distR="0" wp14:anchorId="3DB989FA" wp14:editId="71637860">
              <wp:extent cx="5474970" cy="2846070"/>
              <wp:effectExtent l="0" t="0" r="0" b="0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74970" cy="284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0" w:author="Huang, Lili" w:date="2022-03-10T09:04:00Z">
        <w:r w:rsidR="00881889">
          <w:rPr>
            <w:noProof/>
          </w:rPr>
          <w:drawing>
            <wp:inline distT="0" distB="0" distL="0" distR="0" wp14:anchorId="7EC961B0" wp14:editId="3264AB14">
              <wp:extent cx="5486400" cy="2397760"/>
              <wp:effectExtent l="0" t="0" r="0" b="254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3977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E84C1E" w14:textId="6CBD18B3" w:rsidR="00537FD7" w:rsidRDefault="00537FD7" w:rsidP="001F53F4">
      <w:pPr>
        <w:autoSpaceDE w:val="0"/>
        <w:autoSpaceDN w:val="0"/>
        <w:adjustRightInd w:val="0"/>
        <w:rPr>
          <w:b/>
        </w:rPr>
      </w:pPr>
    </w:p>
    <w:p w14:paraId="2D698A55" w14:textId="4CA14A48" w:rsidR="00537FD7" w:rsidDel="00871E5E" w:rsidRDefault="00E77255" w:rsidP="001F53F4">
      <w:pPr>
        <w:autoSpaceDE w:val="0"/>
        <w:autoSpaceDN w:val="0"/>
        <w:adjustRightInd w:val="0"/>
        <w:rPr>
          <w:del w:id="21" w:author="Huang, Lili" w:date="2022-03-10T09:04:00Z"/>
          <w:b/>
        </w:rPr>
      </w:pPr>
      <w:del w:id="22" w:author="Huang, Lili" w:date="2022-03-10T09:04:00Z">
        <w:r w:rsidDel="00871E5E">
          <w:rPr>
            <w:b/>
            <w:noProof/>
          </w:rPr>
          <w:drawing>
            <wp:inline distT="0" distB="0" distL="0" distR="0" wp14:anchorId="6C630DC0" wp14:editId="2905552C">
              <wp:extent cx="5474970" cy="2823210"/>
              <wp:effectExtent l="0" t="0" r="0" b="0"/>
              <wp:docPr id="41" name="Picture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74970" cy="2823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82993EA" w14:textId="5E1C4B07" w:rsidR="00322085" w:rsidRDefault="00322085" w:rsidP="001F53F4">
      <w:pPr>
        <w:autoSpaceDE w:val="0"/>
        <w:autoSpaceDN w:val="0"/>
        <w:adjustRightInd w:val="0"/>
        <w:rPr>
          <w:b/>
        </w:rPr>
      </w:pPr>
    </w:p>
    <w:p w14:paraId="7C2E19C2" w14:textId="3B38739A" w:rsidR="00D46C82" w:rsidRDefault="00D46C82" w:rsidP="001F53F4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 xml:space="preserve">Supervisor </w:t>
      </w:r>
      <w:r>
        <w:rPr>
          <w:bCs/>
          <w:u w:val="single"/>
        </w:rPr>
        <w:t>Coaches</w:t>
      </w:r>
      <w:r w:rsidRPr="003D1A2A">
        <w:rPr>
          <w:bCs/>
          <w:u w:val="single"/>
        </w:rPr>
        <w:t xml:space="preserve"> </w:t>
      </w:r>
      <w:r w:rsidR="0056421E">
        <w:rPr>
          <w:bCs/>
          <w:u w:val="single"/>
        </w:rPr>
        <w:t>CSR</w:t>
      </w:r>
      <w:r w:rsidRPr="003D1A2A">
        <w:rPr>
          <w:bCs/>
          <w:u w:val="single"/>
        </w:rPr>
        <w:t xml:space="preserve"> (triggered by clicking “</w:t>
      </w:r>
      <w:r w:rsidR="00A50058">
        <w:rPr>
          <w:bCs/>
          <w:u w:val="single"/>
        </w:rPr>
        <w:t>Coach</w:t>
      </w:r>
      <w:r w:rsidRPr="003D1A2A">
        <w:rPr>
          <w:bCs/>
          <w:u w:val="single"/>
        </w:rPr>
        <w:t>” link from log list on My Dashboard</w:t>
      </w:r>
      <w:r w:rsidR="004E3796">
        <w:rPr>
          <w:bCs/>
          <w:u w:val="single"/>
        </w:rPr>
        <w:t xml:space="preserve"> – My Pending</w:t>
      </w:r>
      <w:r w:rsidR="00A64195">
        <w:rPr>
          <w:bCs/>
          <w:u w:val="single"/>
        </w:rPr>
        <w:t xml:space="preserve"> Review</w:t>
      </w:r>
      <w:r w:rsidRPr="003D1A2A">
        <w:rPr>
          <w:bCs/>
          <w:u w:val="single"/>
        </w:rPr>
        <w:t>):</w:t>
      </w:r>
    </w:p>
    <w:p w14:paraId="64161A2C" w14:textId="77777777" w:rsidR="00D46C82" w:rsidRDefault="00D46C82" w:rsidP="001F53F4">
      <w:pPr>
        <w:autoSpaceDE w:val="0"/>
        <w:autoSpaceDN w:val="0"/>
        <w:adjustRightInd w:val="0"/>
        <w:rPr>
          <w:bCs/>
          <w:u w:val="single"/>
        </w:rPr>
      </w:pPr>
    </w:p>
    <w:p w14:paraId="120A5A68" w14:textId="0F9F0F2E" w:rsidR="00820090" w:rsidRPr="00D46C82" w:rsidRDefault="000C16EE" w:rsidP="001F53F4">
      <w:pPr>
        <w:autoSpaceDE w:val="0"/>
        <w:autoSpaceDN w:val="0"/>
        <w:adjustRightInd w:val="0"/>
        <w:rPr>
          <w:bCs/>
          <w:u w:val="single"/>
        </w:rPr>
      </w:pPr>
      <w:r>
        <w:rPr>
          <w:b/>
          <w:noProof/>
        </w:rPr>
        <w:lastRenderedPageBreak/>
        <w:drawing>
          <wp:inline distT="0" distB="0" distL="0" distR="0" wp14:anchorId="7412C9B8" wp14:editId="5A4864FB">
            <wp:extent cx="5482590" cy="2830830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71DB9" w14:textId="3AAC0EC9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0B95899F" w14:textId="2E7D9A70" w:rsidR="00B4038B" w:rsidRDefault="005E7B91" w:rsidP="00B4038B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CSR</w:t>
      </w:r>
      <w:r w:rsidR="00B4038B" w:rsidRPr="003D1A2A">
        <w:rPr>
          <w:bCs/>
          <w:u w:val="single"/>
        </w:rPr>
        <w:t xml:space="preserve"> </w:t>
      </w:r>
      <w:r>
        <w:rPr>
          <w:bCs/>
          <w:u w:val="single"/>
        </w:rPr>
        <w:t>Reviews/</w:t>
      </w:r>
      <w:proofErr w:type="gramStart"/>
      <w:r>
        <w:rPr>
          <w:bCs/>
          <w:u w:val="single"/>
        </w:rPr>
        <w:t>Acks</w:t>
      </w:r>
      <w:r w:rsidR="00DB0590">
        <w:rPr>
          <w:bCs/>
          <w:u w:val="single"/>
        </w:rPr>
        <w:t xml:space="preserve"> </w:t>
      </w:r>
      <w:r w:rsidR="00B4038B" w:rsidRPr="003D1A2A">
        <w:rPr>
          <w:bCs/>
          <w:u w:val="single"/>
        </w:rPr>
        <w:t xml:space="preserve"> (</w:t>
      </w:r>
      <w:proofErr w:type="gramEnd"/>
      <w:r w:rsidR="00B4038B" w:rsidRPr="003D1A2A">
        <w:rPr>
          <w:bCs/>
          <w:u w:val="single"/>
        </w:rPr>
        <w:t>triggered by clicking “</w:t>
      </w:r>
      <w:r w:rsidR="00DB0590">
        <w:rPr>
          <w:bCs/>
          <w:u w:val="single"/>
        </w:rPr>
        <w:t>Review</w:t>
      </w:r>
      <w:r w:rsidR="00B4038B" w:rsidRPr="003D1A2A">
        <w:rPr>
          <w:bCs/>
          <w:u w:val="single"/>
        </w:rPr>
        <w:t>” link from log list on My Dashboard</w:t>
      </w:r>
      <w:r w:rsidR="00B4038B">
        <w:rPr>
          <w:bCs/>
          <w:u w:val="single"/>
        </w:rPr>
        <w:t xml:space="preserve"> – My Pending Review</w:t>
      </w:r>
      <w:r w:rsidR="00B4038B" w:rsidRPr="003D1A2A">
        <w:rPr>
          <w:bCs/>
          <w:u w:val="single"/>
        </w:rPr>
        <w:t>):</w:t>
      </w:r>
    </w:p>
    <w:p w14:paraId="75C000EB" w14:textId="61F037A6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5793B3F2" w14:textId="27D31D95" w:rsidR="00820090" w:rsidRDefault="005003F1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C27D2C7" wp14:editId="79ED834D">
            <wp:extent cx="5482590" cy="2735580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79AD" w14:textId="143C4E83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689CA42C" w14:textId="77777777" w:rsidR="007F4335" w:rsidRDefault="007F4335" w:rsidP="001F53F4">
      <w:pPr>
        <w:autoSpaceDE w:val="0"/>
        <w:autoSpaceDN w:val="0"/>
        <w:adjustRightInd w:val="0"/>
        <w:rPr>
          <w:b/>
        </w:rPr>
      </w:pPr>
    </w:p>
    <w:p w14:paraId="78835C47" w14:textId="092DF28F" w:rsidR="007F4335" w:rsidRDefault="007F4335" w:rsidP="007F4335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 xml:space="preserve">Supervisor </w:t>
      </w:r>
      <w:r>
        <w:rPr>
          <w:bCs/>
          <w:u w:val="single"/>
        </w:rPr>
        <w:t>Works on Follow-up Review</w:t>
      </w:r>
      <w:r w:rsidR="00D1258F">
        <w:rPr>
          <w:bCs/>
          <w:u w:val="single"/>
        </w:rPr>
        <w:t xml:space="preserve"> </w:t>
      </w:r>
      <w:r w:rsidRPr="003D1A2A">
        <w:rPr>
          <w:bCs/>
          <w:u w:val="single"/>
        </w:rPr>
        <w:t>(triggered by clicking “</w:t>
      </w:r>
      <w:r w:rsidR="005B1BAD">
        <w:rPr>
          <w:bCs/>
          <w:u w:val="single"/>
        </w:rPr>
        <w:t>Review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Pending Follow-up Preparation</w:t>
      </w:r>
      <w:r w:rsidRPr="003D1A2A">
        <w:rPr>
          <w:bCs/>
          <w:u w:val="single"/>
        </w:rPr>
        <w:t>):</w:t>
      </w:r>
    </w:p>
    <w:p w14:paraId="52DF9F00" w14:textId="67E3A5C1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235AC664" w14:textId="7EE91CDD" w:rsidR="00820090" w:rsidDel="00F0703C" w:rsidRDefault="00917344" w:rsidP="001F53F4">
      <w:pPr>
        <w:autoSpaceDE w:val="0"/>
        <w:autoSpaceDN w:val="0"/>
        <w:adjustRightInd w:val="0"/>
        <w:rPr>
          <w:del w:id="23" w:author="Huang, Lili" w:date="2022-03-10T09:13:00Z"/>
          <w:b/>
        </w:rPr>
      </w:pPr>
      <w:del w:id="24" w:author="Huang, Lili" w:date="2022-03-10T09:13:00Z">
        <w:r w:rsidDel="00F0703C">
          <w:rPr>
            <w:b/>
            <w:noProof/>
          </w:rPr>
          <w:drawing>
            <wp:inline distT="0" distB="0" distL="0" distR="0" wp14:anchorId="2CA7417F" wp14:editId="66FC7A34">
              <wp:extent cx="5482590" cy="2594610"/>
              <wp:effectExtent l="0" t="0" r="3810" b="0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2590" cy="2594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1D58BEF" w14:textId="4865F836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0AF005CA" w14:textId="351AC584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5F181618" w14:textId="16EC21A0" w:rsidR="00820090" w:rsidRDefault="000C4FBB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ABE183F" wp14:editId="21D8012E">
            <wp:extent cx="5482590" cy="269367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B2FD" w14:textId="5D299922" w:rsidR="001B7479" w:rsidRDefault="001B7479" w:rsidP="001F53F4">
      <w:pPr>
        <w:autoSpaceDE w:val="0"/>
        <w:autoSpaceDN w:val="0"/>
        <w:adjustRightInd w:val="0"/>
        <w:rPr>
          <w:b/>
        </w:rPr>
      </w:pPr>
    </w:p>
    <w:p w14:paraId="1FE485B2" w14:textId="7F56FD66" w:rsidR="001B7479" w:rsidRDefault="00584282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53463EC6" wp14:editId="1E4CB20A">
            <wp:extent cx="5478780" cy="2640330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E123" w14:textId="0B79D3E9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5BC33D1A" w14:textId="6C0BF5C5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76D56EA6" w14:textId="22C2F337" w:rsidR="00D1258F" w:rsidRDefault="00D1258F" w:rsidP="00D1258F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 xml:space="preserve">Supervisor </w:t>
      </w:r>
      <w:r>
        <w:rPr>
          <w:bCs/>
          <w:u w:val="single"/>
        </w:rPr>
        <w:t>Works on Follow-up Coaching</w:t>
      </w:r>
      <w:r w:rsidR="002F6FC8">
        <w:rPr>
          <w:bCs/>
          <w:u w:val="single"/>
        </w:rPr>
        <w:t xml:space="preserve"> (prepare log </w:t>
      </w:r>
      <w:proofErr w:type="gramStart"/>
      <w:r w:rsidR="002F6FC8">
        <w:rPr>
          <w:bCs/>
          <w:u w:val="single"/>
        </w:rPr>
        <w:t xml:space="preserve">summary) </w:t>
      </w:r>
      <w:r>
        <w:rPr>
          <w:bCs/>
          <w:u w:val="single"/>
        </w:rPr>
        <w:t xml:space="preserve"> </w:t>
      </w:r>
      <w:r w:rsidRPr="003D1A2A">
        <w:rPr>
          <w:bCs/>
          <w:u w:val="single"/>
        </w:rPr>
        <w:t>(</w:t>
      </w:r>
      <w:proofErr w:type="gramEnd"/>
      <w:r w:rsidRPr="003D1A2A">
        <w:rPr>
          <w:bCs/>
          <w:u w:val="single"/>
        </w:rPr>
        <w:t>triggered by clicking “</w:t>
      </w:r>
      <w:r>
        <w:rPr>
          <w:bCs/>
          <w:u w:val="single"/>
        </w:rPr>
        <w:t>Prepare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Pending Follow-up </w:t>
      </w:r>
      <w:r w:rsidR="008165B5">
        <w:rPr>
          <w:bCs/>
          <w:u w:val="single"/>
        </w:rPr>
        <w:t>Coaching</w:t>
      </w:r>
      <w:r w:rsidRPr="003D1A2A">
        <w:rPr>
          <w:bCs/>
          <w:u w:val="single"/>
        </w:rPr>
        <w:t>):</w:t>
      </w:r>
    </w:p>
    <w:p w14:paraId="21E072EA" w14:textId="578D0CAC" w:rsidR="00820090" w:rsidRDefault="006F5314" w:rsidP="001F53F4">
      <w:pPr>
        <w:autoSpaceDE w:val="0"/>
        <w:autoSpaceDN w:val="0"/>
        <w:adjustRightInd w:val="0"/>
        <w:rPr>
          <w:b/>
        </w:rPr>
      </w:pPr>
      <w:del w:id="25" w:author="Huang, Lili" w:date="2022-03-10T09:16:00Z">
        <w:r w:rsidDel="00F0703C">
          <w:rPr>
            <w:b/>
            <w:noProof/>
          </w:rPr>
          <w:lastRenderedPageBreak/>
          <w:drawing>
            <wp:inline distT="0" distB="0" distL="0" distR="0" wp14:anchorId="228137B4" wp14:editId="14F8CB74">
              <wp:extent cx="5482590" cy="2739390"/>
              <wp:effectExtent l="0" t="0" r="3810" b="3810"/>
              <wp:docPr id="50" name="Picture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2590" cy="273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6" w:author="Huang, Lili" w:date="2022-03-10T09:18:00Z">
        <w:r w:rsidR="00CE6F75">
          <w:rPr>
            <w:b/>
            <w:noProof/>
          </w:rPr>
          <w:drawing>
            <wp:inline distT="0" distB="0" distL="0" distR="0" wp14:anchorId="4A147007" wp14:editId="326493F6">
              <wp:extent cx="5486400" cy="2581275"/>
              <wp:effectExtent l="0" t="0" r="0" b="952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2581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9D9DF9B" w14:textId="46642A7B" w:rsidR="00ED5B60" w:rsidRDefault="00ED5B60" w:rsidP="001F53F4">
      <w:pPr>
        <w:autoSpaceDE w:val="0"/>
        <w:autoSpaceDN w:val="0"/>
        <w:adjustRightInd w:val="0"/>
        <w:rPr>
          <w:b/>
        </w:rPr>
      </w:pPr>
    </w:p>
    <w:p w14:paraId="0BBE7D1D" w14:textId="77777777" w:rsidR="00ED5B60" w:rsidRDefault="00ED5B60" w:rsidP="001F53F4">
      <w:pPr>
        <w:autoSpaceDE w:val="0"/>
        <w:autoSpaceDN w:val="0"/>
        <w:adjustRightInd w:val="0"/>
        <w:rPr>
          <w:b/>
        </w:rPr>
      </w:pPr>
    </w:p>
    <w:p w14:paraId="0ED5A96D" w14:textId="05A019EB" w:rsidR="00EA256C" w:rsidRDefault="00EA256C" w:rsidP="00EA256C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 xml:space="preserve">Supervisor </w:t>
      </w:r>
      <w:r>
        <w:rPr>
          <w:bCs/>
          <w:u w:val="single"/>
        </w:rPr>
        <w:t xml:space="preserve">Works on Follow-up Coaching </w:t>
      </w:r>
      <w:r w:rsidR="002F6FC8">
        <w:rPr>
          <w:bCs/>
          <w:u w:val="single"/>
        </w:rPr>
        <w:t xml:space="preserve">(coaches </w:t>
      </w:r>
      <w:proofErr w:type="spellStart"/>
      <w:r w:rsidR="002F6FC8">
        <w:rPr>
          <w:bCs/>
          <w:u w:val="single"/>
        </w:rPr>
        <w:t>csr</w:t>
      </w:r>
      <w:proofErr w:type="spellEnd"/>
      <w:r w:rsidR="002F6FC8">
        <w:rPr>
          <w:bCs/>
          <w:u w:val="single"/>
        </w:rPr>
        <w:t xml:space="preserve">) </w:t>
      </w:r>
      <w:r w:rsidRPr="003D1A2A">
        <w:rPr>
          <w:bCs/>
          <w:u w:val="single"/>
        </w:rPr>
        <w:t>(triggered by clicking “</w:t>
      </w:r>
      <w:r>
        <w:rPr>
          <w:bCs/>
          <w:u w:val="single"/>
        </w:rPr>
        <w:t>Coach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Pending Follow-up Coaching</w:t>
      </w:r>
      <w:r w:rsidRPr="003D1A2A">
        <w:rPr>
          <w:bCs/>
          <w:u w:val="single"/>
        </w:rPr>
        <w:t>):</w:t>
      </w:r>
    </w:p>
    <w:p w14:paraId="48090F42" w14:textId="3E5009E7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1F98AA07" w14:textId="41BE3C59" w:rsidR="001D2401" w:rsidRDefault="00615CC2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4F19E5AC" wp14:editId="6EFED856">
            <wp:extent cx="5478780" cy="284226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9AE5" w14:textId="38302F17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38FE78C5" w14:textId="39B8E8EB" w:rsidR="00B4541C" w:rsidRDefault="00B4541C" w:rsidP="00B4541C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CSR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>Reviews/Acks (</w:t>
      </w:r>
      <w:r w:rsidR="00AC76F3">
        <w:rPr>
          <w:bCs/>
          <w:u w:val="single"/>
        </w:rPr>
        <w:t>reviews/</w:t>
      </w:r>
      <w:r w:rsidR="00DA5001">
        <w:rPr>
          <w:bCs/>
          <w:u w:val="single"/>
        </w:rPr>
        <w:t xml:space="preserve">acks after follow-up </w:t>
      </w:r>
      <w:proofErr w:type="gramStart"/>
      <w:r w:rsidR="00DA5001">
        <w:rPr>
          <w:bCs/>
          <w:u w:val="single"/>
        </w:rPr>
        <w:t>coaching</w:t>
      </w:r>
      <w:r>
        <w:rPr>
          <w:bCs/>
          <w:u w:val="single"/>
        </w:rPr>
        <w:t xml:space="preserve">) </w:t>
      </w:r>
      <w:r w:rsidRPr="003D1A2A">
        <w:rPr>
          <w:bCs/>
          <w:u w:val="single"/>
        </w:rPr>
        <w:t xml:space="preserve"> (</w:t>
      </w:r>
      <w:proofErr w:type="gramEnd"/>
      <w:r w:rsidRPr="003D1A2A">
        <w:rPr>
          <w:bCs/>
          <w:u w:val="single"/>
        </w:rPr>
        <w:t>triggered by clicking “</w:t>
      </w:r>
      <w:r>
        <w:rPr>
          <w:bCs/>
          <w:u w:val="single"/>
        </w:rPr>
        <w:t>Review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Pending Review</w:t>
      </w:r>
      <w:r w:rsidRPr="003D1A2A">
        <w:rPr>
          <w:bCs/>
          <w:u w:val="single"/>
        </w:rPr>
        <w:t>):</w:t>
      </w:r>
    </w:p>
    <w:p w14:paraId="2B8B4E6A" w14:textId="1A4BEFCF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6E3B8D9F" w14:textId="725A543C" w:rsidR="00820090" w:rsidRDefault="00AC76F3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F24ED1" wp14:editId="468B8AD8">
            <wp:extent cx="5478780" cy="27355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B1DD" w14:textId="77F78AED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234059B8" w14:textId="771DA3F6" w:rsidR="00A81BF2" w:rsidRDefault="00A81BF2" w:rsidP="00A81BF2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CSR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 xml:space="preserve">views completed </w:t>
      </w:r>
      <w:proofErr w:type="gramStart"/>
      <w:r>
        <w:rPr>
          <w:bCs/>
          <w:u w:val="single"/>
        </w:rPr>
        <w:t xml:space="preserve">log </w:t>
      </w:r>
      <w:r w:rsidRPr="003D1A2A">
        <w:rPr>
          <w:bCs/>
          <w:u w:val="single"/>
        </w:rPr>
        <w:t xml:space="preserve"> (</w:t>
      </w:r>
      <w:proofErr w:type="gramEnd"/>
      <w:r w:rsidRPr="003D1A2A">
        <w:rPr>
          <w:bCs/>
          <w:u w:val="single"/>
        </w:rPr>
        <w:t>triggered by clicking “</w:t>
      </w:r>
      <w:r>
        <w:rPr>
          <w:bCs/>
          <w:u w:val="single"/>
        </w:rPr>
        <w:t>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Completed):</w:t>
      </w:r>
    </w:p>
    <w:p w14:paraId="3346D3A7" w14:textId="6FFE9BB7" w:rsidR="00A81BF2" w:rsidRDefault="00A81BF2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1D97174E" wp14:editId="154DCC48">
            <wp:extent cx="5486400" cy="2438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B6D1" w14:textId="6C319D9D" w:rsidR="00277379" w:rsidRDefault="00277379" w:rsidP="001F53F4">
      <w:pPr>
        <w:autoSpaceDE w:val="0"/>
        <w:autoSpaceDN w:val="0"/>
        <w:adjustRightInd w:val="0"/>
        <w:rPr>
          <w:b/>
        </w:rPr>
      </w:pPr>
    </w:p>
    <w:p w14:paraId="18DAF626" w14:textId="2677FB5A" w:rsidR="007F24BE" w:rsidRDefault="007F24BE" w:rsidP="007F24BE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Supervisor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 xml:space="preserve">views completed </w:t>
      </w:r>
      <w:proofErr w:type="gramStart"/>
      <w:r>
        <w:rPr>
          <w:bCs/>
          <w:u w:val="single"/>
        </w:rPr>
        <w:t xml:space="preserve">log </w:t>
      </w:r>
      <w:r w:rsidRPr="003D1A2A">
        <w:rPr>
          <w:bCs/>
          <w:u w:val="single"/>
        </w:rPr>
        <w:t xml:space="preserve"> (</w:t>
      </w:r>
      <w:proofErr w:type="gramEnd"/>
      <w:r w:rsidRPr="003D1A2A">
        <w:rPr>
          <w:bCs/>
          <w:u w:val="single"/>
        </w:rPr>
        <w:t>triggered by clicking “</w:t>
      </w:r>
      <w:r>
        <w:rPr>
          <w:bCs/>
          <w:u w:val="single"/>
        </w:rPr>
        <w:t>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</w:t>
      </w:r>
      <w:r w:rsidR="00EE3C0D">
        <w:rPr>
          <w:bCs/>
          <w:u w:val="single"/>
        </w:rPr>
        <w:t xml:space="preserve">Team’s </w:t>
      </w:r>
      <w:r>
        <w:rPr>
          <w:bCs/>
          <w:u w:val="single"/>
        </w:rPr>
        <w:t>Completed):</w:t>
      </w:r>
    </w:p>
    <w:p w14:paraId="467886DF" w14:textId="77777777" w:rsidR="007F24BE" w:rsidRDefault="007F24BE" w:rsidP="001F53F4">
      <w:pPr>
        <w:autoSpaceDE w:val="0"/>
        <w:autoSpaceDN w:val="0"/>
        <w:adjustRightInd w:val="0"/>
        <w:rPr>
          <w:b/>
        </w:rPr>
      </w:pPr>
    </w:p>
    <w:p w14:paraId="4B954F11" w14:textId="43A0C1FD" w:rsidR="007F24BE" w:rsidRDefault="007F24BE" w:rsidP="001F53F4">
      <w:pPr>
        <w:autoSpaceDE w:val="0"/>
        <w:autoSpaceDN w:val="0"/>
        <w:adjustRightInd w:val="0"/>
        <w:rPr>
          <w:b/>
        </w:rPr>
      </w:pPr>
      <w:del w:id="27" w:author="Huang, Lili" w:date="2022-03-10T09:24:00Z">
        <w:r w:rsidDel="002672D5">
          <w:rPr>
            <w:b/>
            <w:noProof/>
          </w:rPr>
          <w:lastRenderedPageBreak/>
          <w:drawing>
            <wp:inline distT="0" distB="0" distL="0" distR="0" wp14:anchorId="0A6B8267" wp14:editId="57816B2F">
              <wp:extent cx="5478780" cy="2392680"/>
              <wp:effectExtent l="0" t="0" r="7620" b="7620"/>
              <wp:docPr id="54" name="Picture 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/>
                      <pic:cNvPicPr>
                        <a:picLocks noChangeAspect="1" noChangeArrowheads="1"/>
                      </pic:cNvPicPr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78780" cy="2392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8" w:author="Huang, Lili" w:date="2022-03-10T09:24:00Z">
        <w:r w:rsidR="002672D5">
          <w:rPr>
            <w:b/>
            <w:noProof/>
          </w:rPr>
          <w:drawing>
            <wp:inline distT="0" distB="0" distL="0" distR="0" wp14:anchorId="11A0567A" wp14:editId="7DBC80A9">
              <wp:extent cx="5480685" cy="2124075"/>
              <wp:effectExtent l="0" t="0" r="5715" b="9525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0685" cy="2124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B3C11AB" w14:textId="7A7EB006" w:rsidR="00FC4E8E" w:rsidRDefault="00FC4E8E" w:rsidP="001F53F4">
      <w:pPr>
        <w:autoSpaceDE w:val="0"/>
        <w:autoSpaceDN w:val="0"/>
        <w:adjustRightInd w:val="0"/>
        <w:rPr>
          <w:b/>
        </w:rPr>
      </w:pPr>
    </w:p>
    <w:p w14:paraId="035B4EDF" w14:textId="18712693" w:rsidR="00FC4E8E" w:rsidRDefault="00FC4E8E" w:rsidP="00FC4E8E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Manager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 xml:space="preserve">views completed </w:t>
      </w:r>
      <w:proofErr w:type="gramStart"/>
      <w:r>
        <w:rPr>
          <w:bCs/>
          <w:u w:val="single"/>
        </w:rPr>
        <w:t xml:space="preserve">log </w:t>
      </w:r>
      <w:r w:rsidRPr="003D1A2A">
        <w:rPr>
          <w:bCs/>
          <w:u w:val="single"/>
        </w:rPr>
        <w:t xml:space="preserve"> (</w:t>
      </w:r>
      <w:proofErr w:type="gramEnd"/>
      <w:r w:rsidRPr="003D1A2A">
        <w:rPr>
          <w:bCs/>
          <w:u w:val="single"/>
        </w:rPr>
        <w:t>triggered by clicking “</w:t>
      </w:r>
      <w:r>
        <w:rPr>
          <w:bCs/>
          <w:u w:val="single"/>
        </w:rPr>
        <w:t>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Team’s Completed):</w:t>
      </w:r>
    </w:p>
    <w:p w14:paraId="47E1A1C1" w14:textId="1C51F113" w:rsidR="00FC4E8E" w:rsidRDefault="00FC4E8E" w:rsidP="00FC4E8E">
      <w:pPr>
        <w:autoSpaceDE w:val="0"/>
        <w:autoSpaceDN w:val="0"/>
        <w:adjustRightInd w:val="0"/>
        <w:rPr>
          <w:bCs/>
        </w:rPr>
      </w:pPr>
      <w:r>
        <w:rPr>
          <w:bCs/>
        </w:rPr>
        <w:t>Same as Supervisor view.</w:t>
      </w:r>
    </w:p>
    <w:p w14:paraId="0E9A23DF" w14:textId="1A55F1A7" w:rsidR="008128F5" w:rsidRDefault="008128F5" w:rsidP="00FC4E8E">
      <w:pPr>
        <w:autoSpaceDE w:val="0"/>
        <w:autoSpaceDN w:val="0"/>
        <w:adjustRightInd w:val="0"/>
        <w:rPr>
          <w:bCs/>
        </w:rPr>
      </w:pPr>
    </w:p>
    <w:p w14:paraId="42C053A4" w14:textId="655B6646" w:rsidR="008128F5" w:rsidRDefault="008128F5" w:rsidP="008128F5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Manager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 xml:space="preserve">views pending </w:t>
      </w:r>
      <w:proofErr w:type="gramStart"/>
      <w:r>
        <w:rPr>
          <w:bCs/>
          <w:u w:val="single"/>
        </w:rPr>
        <w:t xml:space="preserve">log </w:t>
      </w:r>
      <w:r w:rsidRPr="003D1A2A">
        <w:rPr>
          <w:bCs/>
          <w:u w:val="single"/>
        </w:rPr>
        <w:t xml:space="preserve"> (</w:t>
      </w:r>
      <w:proofErr w:type="gramEnd"/>
      <w:r w:rsidRPr="003D1A2A">
        <w:rPr>
          <w:bCs/>
          <w:u w:val="single"/>
        </w:rPr>
        <w:t>triggered by clicking “</w:t>
      </w:r>
      <w:r>
        <w:rPr>
          <w:bCs/>
          <w:u w:val="single"/>
        </w:rPr>
        <w:t>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Team’s </w:t>
      </w:r>
      <w:del w:id="29" w:author="Huang, Lili" w:date="2022-03-10T09:25:00Z">
        <w:r w:rsidDel="00493F50">
          <w:rPr>
            <w:bCs/>
            <w:u w:val="single"/>
          </w:rPr>
          <w:delText>Completed</w:delText>
        </w:r>
      </w:del>
      <w:ins w:id="30" w:author="Huang, Lili" w:date="2022-03-10T09:25:00Z">
        <w:r w:rsidR="00493F50">
          <w:rPr>
            <w:bCs/>
            <w:u w:val="single"/>
          </w:rPr>
          <w:t>Pending</w:t>
        </w:r>
      </w:ins>
      <w:r>
        <w:rPr>
          <w:bCs/>
          <w:u w:val="single"/>
        </w:rPr>
        <w:t>):</w:t>
      </w:r>
    </w:p>
    <w:p w14:paraId="6E245108" w14:textId="77777777" w:rsidR="008128F5" w:rsidRDefault="008128F5" w:rsidP="00FC4E8E">
      <w:pPr>
        <w:autoSpaceDE w:val="0"/>
        <w:autoSpaceDN w:val="0"/>
        <w:adjustRightInd w:val="0"/>
        <w:rPr>
          <w:bCs/>
        </w:rPr>
      </w:pPr>
    </w:p>
    <w:p w14:paraId="346FFFBA" w14:textId="414A0EE9" w:rsidR="008128F5" w:rsidRDefault="008128F5" w:rsidP="00FC4E8E">
      <w:pPr>
        <w:autoSpaceDE w:val="0"/>
        <w:autoSpaceDN w:val="0"/>
        <w:adjustRightInd w:val="0"/>
        <w:rPr>
          <w:bCs/>
        </w:rPr>
      </w:pPr>
      <w:del w:id="31" w:author="Huang, Lili" w:date="2022-03-10T09:31:00Z">
        <w:r w:rsidDel="00947B51">
          <w:rPr>
            <w:bCs/>
            <w:noProof/>
          </w:rPr>
          <w:drawing>
            <wp:inline distT="0" distB="0" distL="0" distR="0" wp14:anchorId="02EC04DF" wp14:editId="4C7173E9">
              <wp:extent cx="5482590" cy="2404110"/>
              <wp:effectExtent l="0" t="0" r="3810" b="0"/>
              <wp:docPr id="56" name="Picture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2590" cy="2404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32" w:author="Huang, Lili" w:date="2022-03-10T09:33:00Z">
        <w:r w:rsidR="00947B51">
          <w:rPr>
            <w:bCs/>
            <w:noProof/>
          </w:rPr>
          <w:drawing>
            <wp:inline distT="0" distB="0" distL="0" distR="0" wp14:anchorId="1FC015B9" wp14:editId="173AAEA1">
              <wp:extent cx="5473065" cy="2125980"/>
              <wp:effectExtent l="0" t="0" r="0" b="762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73065" cy="2125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A38D9C5" w14:textId="5207335B" w:rsidR="00FC4E8E" w:rsidRDefault="00FC4E8E" w:rsidP="00FC4E8E">
      <w:pPr>
        <w:autoSpaceDE w:val="0"/>
        <w:autoSpaceDN w:val="0"/>
        <w:adjustRightInd w:val="0"/>
        <w:rPr>
          <w:bCs/>
        </w:rPr>
      </w:pPr>
    </w:p>
    <w:p w14:paraId="794A0D43" w14:textId="014E4BEC" w:rsidR="00FC4E8E" w:rsidRDefault="005D3941" w:rsidP="00FC4E8E">
      <w:pPr>
        <w:autoSpaceDE w:val="0"/>
        <w:autoSpaceDN w:val="0"/>
        <w:adjustRightInd w:val="0"/>
        <w:rPr>
          <w:bCs/>
        </w:rPr>
      </w:pPr>
      <w:r>
        <w:rPr>
          <w:bCs/>
        </w:rPr>
        <w:t>Authorized users view on Historical Dashboard:</w:t>
      </w:r>
    </w:p>
    <w:p w14:paraId="33C33BC1" w14:textId="31087664" w:rsidR="005D3941" w:rsidRPr="00FC4E8E" w:rsidRDefault="005D3941" w:rsidP="00FC4E8E">
      <w:pPr>
        <w:autoSpaceDE w:val="0"/>
        <w:autoSpaceDN w:val="0"/>
        <w:adjustRightInd w:val="0"/>
        <w:rPr>
          <w:bCs/>
        </w:rPr>
      </w:pPr>
      <w:del w:id="33" w:author="Huang, Lili" w:date="2022-03-10T09:26:00Z">
        <w:r w:rsidDel="008435D1">
          <w:rPr>
            <w:bCs/>
            <w:noProof/>
          </w:rPr>
          <w:drawing>
            <wp:inline distT="0" distB="0" distL="0" distR="0" wp14:anchorId="51E0C38C" wp14:editId="72C2AA34">
              <wp:extent cx="5474970" cy="2358390"/>
              <wp:effectExtent l="0" t="0" r="0" b="3810"/>
              <wp:docPr id="55" name="Picture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2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74970" cy="2358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34" w:author="Huang, Lili" w:date="2022-03-10T09:26:00Z">
        <w:r w:rsidR="008435D1">
          <w:rPr>
            <w:b/>
            <w:noProof/>
          </w:rPr>
          <w:drawing>
            <wp:inline distT="0" distB="0" distL="0" distR="0" wp14:anchorId="2CB2AA94" wp14:editId="5D46B7D8">
              <wp:extent cx="5480685" cy="2124075"/>
              <wp:effectExtent l="0" t="0" r="5715" b="9525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0685" cy="2124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933CD63" w14:textId="77777777" w:rsidR="00FC4E8E" w:rsidRDefault="00FC4E8E" w:rsidP="001F53F4">
      <w:pPr>
        <w:autoSpaceDE w:val="0"/>
        <w:autoSpaceDN w:val="0"/>
        <w:adjustRightInd w:val="0"/>
        <w:rPr>
          <w:b/>
        </w:rPr>
      </w:pPr>
    </w:p>
    <w:p w14:paraId="5C95F91F" w14:textId="3C44CCAA" w:rsidR="00277379" w:rsidRDefault="00277379" w:rsidP="001F53F4">
      <w:pPr>
        <w:autoSpaceDE w:val="0"/>
        <w:autoSpaceDN w:val="0"/>
        <w:adjustRightInd w:val="0"/>
        <w:rPr>
          <w:b/>
        </w:rPr>
      </w:pPr>
    </w:p>
    <w:p w14:paraId="62D6D972" w14:textId="4511E488" w:rsidR="00FE52B5" w:rsidRPr="002A4132" w:rsidRDefault="00FE52B5" w:rsidP="009C5580">
      <w:pPr>
        <w:autoSpaceDE w:val="0"/>
        <w:autoSpaceDN w:val="0"/>
        <w:adjustRightInd w:val="0"/>
        <w:rPr>
          <w:b/>
        </w:rPr>
      </w:pPr>
      <w:r w:rsidRPr="002A4132">
        <w:rPr>
          <w:b/>
        </w:rPr>
        <w:lastRenderedPageBreak/>
        <w:t xml:space="preserve">Unauthorized </w:t>
      </w:r>
      <w:r w:rsidR="00365612">
        <w:rPr>
          <w:b/>
        </w:rPr>
        <w:t>users trying to</w:t>
      </w:r>
      <w:r w:rsidRPr="002A4132">
        <w:rPr>
          <w:b/>
        </w:rPr>
        <w:t xml:space="preserve"> view log detail:</w:t>
      </w:r>
    </w:p>
    <w:p w14:paraId="6760C97F" w14:textId="77777777" w:rsidR="008A2D08" w:rsidRDefault="002743E7" w:rsidP="009C5580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085B09F" wp14:editId="73D58339">
            <wp:extent cx="5478780" cy="10058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FA3C" w14:textId="77777777" w:rsidR="00C066C8" w:rsidRDefault="00C066C8" w:rsidP="009C5580">
      <w:pPr>
        <w:autoSpaceDE w:val="0"/>
        <w:autoSpaceDN w:val="0"/>
        <w:adjustRightInd w:val="0"/>
      </w:pPr>
    </w:p>
    <w:p w14:paraId="4A72954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p w14:paraId="152F83BF" w14:textId="77777777" w:rsidR="00EB4DD9" w:rsidRPr="008E1A98" w:rsidRDefault="00B75535" w:rsidP="006545CD">
      <w:pPr>
        <w:numPr>
          <w:ilvl w:val="0"/>
          <w:numId w:val="4"/>
        </w:numPr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35" w:name="_Toc79152213"/>
      <w:r w:rsidRPr="008E1A98">
        <w:rPr>
          <w:b/>
          <w:sz w:val="24"/>
          <w:szCs w:val="24"/>
        </w:rPr>
        <w:t xml:space="preserve">Logic to determine who can </w:t>
      </w:r>
      <w:r w:rsidR="00C23645" w:rsidRPr="008E1A98">
        <w:rPr>
          <w:b/>
          <w:sz w:val="24"/>
          <w:szCs w:val="24"/>
        </w:rPr>
        <w:t>view</w:t>
      </w:r>
      <w:r w:rsidRPr="008E1A98">
        <w:rPr>
          <w:b/>
          <w:sz w:val="24"/>
          <w:szCs w:val="24"/>
        </w:rPr>
        <w:t xml:space="preserve"> Log Details</w:t>
      </w:r>
      <w:bookmarkEnd w:id="35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7"/>
        <w:gridCol w:w="4249"/>
      </w:tblGrid>
      <w:tr w:rsidR="00B75535" w:rsidRPr="008C15F5" w14:paraId="604FE955" w14:textId="77777777" w:rsidTr="00D22B05">
        <w:tc>
          <w:tcPr>
            <w:tcW w:w="4247" w:type="dxa"/>
          </w:tcPr>
          <w:p w14:paraId="5ADDEBF6" w14:textId="70E0BB5F" w:rsidR="00B75535" w:rsidRPr="008C15F5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My </w:t>
            </w:r>
            <w:r w:rsidR="00D140FB" w:rsidRPr="008C15F5">
              <w:rPr>
                <w:bCs/>
              </w:rPr>
              <w:t>Dashboard – My Submission</w:t>
            </w:r>
          </w:p>
        </w:tc>
        <w:tc>
          <w:tcPr>
            <w:tcW w:w="4249" w:type="dxa"/>
          </w:tcPr>
          <w:p w14:paraId="0EB21157" w14:textId="77777777" w:rsidR="00B75535" w:rsidRPr="008C15F5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Submitter only</w:t>
            </w:r>
          </w:p>
        </w:tc>
      </w:tr>
      <w:tr w:rsidR="00B75535" w:rsidRPr="008C15F5" w14:paraId="116A20E3" w14:textId="77777777" w:rsidTr="00D22B05">
        <w:tc>
          <w:tcPr>
            <w:tcW w:w="4247" w:type="dxa"/>
          </w:tcPr>
          <w:p w14:paraId="2A5F9910" w14:textId="77777777" w:rsidR="00B75535" w:rsidRPr="008C15F5" w:rsidRDefault="00D15BD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My Dashboard</w:t>
            </w:r>
            <w:r w:rsidR="00E23502" w:rsidRPr="008C15F5">
              <w:rPr>
                <w:bCs/>
              </w:rPr>
              <w:t xml:space="preserve"> – other than “My Submission</w:t>
            </w:r>
            <w:proofErr w:type="gramStart"/>
            <w:r w:rsidR="00E23502" w:rsidRPr="008C15F5">
              <w:rPr>
                <w:bCs/>
              </w:rPr>
              <w:t>”</w:t>
            </w:r>
            <w:r w:rsidR="00E62878" w:rsidRPr="008C15F5">
              <w:rPr>
                <w:bCs/>
              </w:rPr>
              <w:t>;</w:t>
            </w:r>
            <w:proofErr w:type="gramEnd"/>
          </w:p>
          <w:p w14:paraId="3735DD32" w14:textId="29147E69" w:rsidR="00E62878" w:rsidRPr="008C15F5" w:rsidRDefault="00E62878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</w:tc>
        <w:tc>
          <w:tcPr>
            <w:tcW w:w="4249" w:type="dxa"/>
          </w:tcPr>
          <w:p w14:paraId="63BD62B7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Employee;</w:t>
            </w:r>
            <w:proofErr w:type="gramEnd"/>
          </w:p>
          <w:p w14:paraId="7380F239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Supervisor;</w:t>
            </w:r>
            <w:proofErr w:type="gramEnd"/>
          </w:p>
          <w:p w14:paraId="34D97C8E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Manager;</w:t>
            </w:r>
            <w:proofErr w:type="gramEnd"/>
          </w:p>
          <w:p w14:paraId="01861F44" w14:textId="0AB04B8A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Reassigned user;</w:t>
            </w:r>
          </w:p>
        </w:tc>
      </w:tr>
      <w:tr w:rsidR="00E62878" w:rsidRPr="008C15F5" w14:paraId="2449E6DD" w14:textId="77777777" w:rsidTr="00D22B05">
        <w:tc>
          <w:tcPr>
            <w:tcW w:w="4247" w:type="dxa"/>
          </w:tcPr>
          <w:p w14:paraId="259EB00E" w14:textId="54C7D018" w:rsidR="00E62878" w:rsidRPr="008C15F5" w:rsidRDefault="00E62878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Historical Dashboard </w:t>
            </w:r>
          </w:p>
        </w:tc>
        <w:tc>
          <w:tcPr>
            <w:tcW w:w="4249" w:type="dxa"/>
          </w:tcPr>
          <w:p w14:paraId="671DF349" w14:textId="7A6EFCE4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ARC;</w:t>
            </w:r>
            <w:proofErr w:type="gramEnd"/>
          </w:p>
          <w:p w14:paraId="0EE8BE01" w14:textId="7B64318B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ECL;</w:t>
            </w:r>
            <w:proofErr w:type="gramEnd"/>
          </w:p>
          <w:p w14:paraId="3976EAFB" w14:textId="528583CB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Employee;</w:t>
            </w:r>
            <w:proofErr w:type="gramEnd"/>
          </w:p>
          <w:p w14:paraId="22216578" w14:textId="77777777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Supervisor;</w:t>
            </w:r>
            <w:proofErr w:type="gramEnd"/>
          </w:p>
          <w:p w14:paraId="763E6E9A" w14:textId="77777777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Manager;</w:t>
            </w:r>
            <w:proofErr w:type="gramEnd"/>
          </w:p>
          <w:p w14:paraId="53D4C301" w14:textId="54260B1F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Reassigned user;</w:t>
            </w:r>
          </w:p>
        </w:tc>
      </w:tr>
    </w:tbl>
    <w:p w14:paraId="4CF3A070" w14:textId="77777777" w:rsidR="00B75535" w:rsidRPr="008E1A98" w:rsidRDefault="00B75535" w:rsidP="00D22B05">
      <w:pPr>
        <w:autoSpaceDE w:val="0"/>
        <w:autoSpaceDN w:val="0"/>
        <w:adjustRightInd w:val="0"/>
        <w:ind w:left="360"/>
        <w:outlineLvl w:val="1"/>
        <w:rPr>
          <w:bCs/>
          <w:sz w:val="24"/>
          <w:szCs w:val="24"/>
        </w:rPr>
      </w:pPr>
    </w:p>
    <w:p w14:paraId="395EB5A4" w14:textId="77777777" w:rsidR="004D3050" w:rsidRPr="008E1A98" w:rsidRDefault="004D3050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36" w:name="_Toc79152214"/>
      <w:r w:rsidRPr="008E1A98">
        <w:rPr>
          <w:b/>
          <w:sz w:val="24"/>
          <w:szCs w:val="24"/>
        </w:rPr>
        <w:t>Logic to determine Review Page display mode (Ready Only vs Editable)</w:t>
      </w:r>
      <w:bookmarkEnd w:id="36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072DCF" w:rsidRPr="008C15F5" w14:paraId="48ABB09C" w14:textId="77777777" w:rsidTr="00072DCF">
        <w:tc>
          <w:tcPr>
            <w:tcW w:w="4256" w:type="dxa"/>
          </w:tcPr>
          <w:p w14:paraId="29B62769" w14:textId="6A35D9C5" w:rsidR="00072DCF" w:rsidRPr="008C15F5" w:rsidRDefault="00632A0B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Supervisor Review</w:t>
            </w:r>
          </w:p>
        </w:tc>
        <w:tc>
          <w:tcPr>
            <w:tcW w:w="4240" w:type="dxa"/>
          </w:tcPr>
          <w:p w14:paraId="05462373" w14:textId="0CD58084" w:rsidR="00BD3F10" w:rsidRPr="008C15F5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proofErr w:type="gramStart"/>
            <w:r w:rsidRPr="008C15F5">
              <w:rPr>
                <w:bCs/>
              </w:rPr>
              <w:t>Editable;</w:t>
            </w:r>
            <w:proofErr w:type="gramEnd"/>
          </w:p>
          <w:p w14:paraId="4CEA0416" w14:textId="4AE9634D" w:rsidR="00272E1D" w:rsidRPr="008C15F5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  <w:r w:rsidR="00272E1D" w:rsidRPr="008C15F5">
              <w:rPr>
                <w:bCs/>
              </w:rPr>
              <w:t xml:space="preserve"> </w:t>
            </w:r>
          </w:p>
        </w:tc>
      </w:tr>
      <w:tr w:rsidR="001E28D3" w:rsidRPr="008C15F5" w14:paraId="71423245" w14:textId="77777777" w:rsidTr="00072DCF">
        <w:tc>
          <w:tcPr>
            <w:tcW w:w="4256" w:type="dxa"/>
          </w:tcPr>
          <w:p w14:paraId="4AE2A327" w14:textId="60FAB3ED" w:rsidR="001E28D3" w:rsidRDefault="001E28D3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Employee Review</w:t>
            </w:r>
          </w:p>
        </w:tc>
        <w:tc>
          <w:tcPr>
            <w:tcW w:w="4240" w:type="dxa"/>
          </w:tcPr>
          <w:p w14:paraId="77239459" w14:textId="20CBFAB1" w:rsidR="00C14432" w:rsidRPr="008C15F5" w:rsidRDefault="00C14432" w:rsidP="00C14432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</w:t>
            </w:r>
            <w:r>
              <w:rPr>
                <w:bCs/>
              </w:rPr>
              <w:t>employee</w:t>
            </w:r>
            <w:r w:rsidRPr="008C15F5">
              <w:rPr>
                <w:bCs/>
              </w:rPr>
              <w:t xml:space="preserve">, then </w:t>
            </w:r>
            <w:proofErr w:type="gramStart"/>
            <w:r w:rsidRPr="008C15F5">
              <w:rPr>
                <w:bCs/>
              </w:rPr>
              <w:t>Editable;</w:t>
            </w:r>
            <w:proofErr w:type="gramEnd"/>
          </w:p>
          <w:p w14:paraId="7399E063" w14:textId="2AFF04A8" w:rsidR="001E28D3" w:rsidRPr="008C15F5" w:rsidRDefault="00C14432" w:rsidP="00C14432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  <w:tr w:rsidR="00771899" w:rsidRPr="008C15F5" w14:paraId="4362FFFE" w14:textId="77777777" w:rsidTr="00072DCF">
        <w:tc>
          <w:tcPr>
            <w:tcW w:w="4256" w:type="dxa"/>
          </w:tcPr>
          <w:p w14:paraId="2C1B9B0C" w14:textId="213FB167" w:rsidR="00771899" w:rsidRDefault="00771899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Preparation</w:t>
            </w:r>
          </w:p>
        </w:tc>
        <w:tc>
          <w:tcPr>
            <w:tcW w:w="4240" w:type="dxa"/>
          </w:tcPr>
          <w:p w14:paraId="0C19D7F1" w14:textId="77777777" w:rsidR="00771899" w:rsidRPr="008C15F5" w:rsidRDefault="00771899" w:rsidP="00771899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proofErr w:type="gramStart"/>
            <w:r w:rsidRPr="008C15F5">
              <w:rPr>
                <w:bCs/>
              </w:rPr>
              <w:t>Editable;</w:t>
            </w:r>
            <w:proofErr w:type="gramEnd"/>
          </w:p>
          <w:p w14:paraId="3A17F01B" w14:textId="567DFC82" w:rsidR="00771899" w:rsidRPr="008C15F5" w:rsidRDefault="00771899" w:rsidP="00771899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  <w:tr w:rsidR="00771899" w:rsidRPr="008C15F5" w14:paraId="0C87206B" w14:textId="77777777" w:rsidTr="00072DCF">
        <w:tc>
          <w:tcPr>
            <w:tcW w:w="4256" w:type="dxa"/>
          </w:tcPr>
          <w:p w14:paraId="67A7A28E" w14:textId="1BF9F15A" w:rsidR="00771899" w:rsidRDefault="00C30891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Coaching</w:t>
            </w:r>
          </w:p>
        </w:tc>
        <w:tc>
          <w:tcPr>
            <w:tcW w:w="4240" w:type="dxa"/>
          </w:tcPr>
          <w:p w14:paraId="30594E4A" w14:textId="77777777" w:rsidR="00C30891" w:rsidRPr="008C15F5" w:rsidRDefault="00C30891" w:rsidP="00C30891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proofErr w:type="gramStart"/>
            <w:r w:rsidRPr="008C15F5">
              <w:rPr>
                <w:bCs/>
              </w:rPr>
              <w:t>Editable;</w:t>
            </w:r>
            <w:proofErr w:type="gramEnd"/>
          </w:p>
          <w:p w14:paraId="25140817" w14:textId="6D1D4752" w:rsidR="00771899" w:rsidRPr="008C15F5" w:rsidRDefault="00C30891" w:rsidP="00C30891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</w:tbl>
    <w:p w14:paraId="7DA32ABB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7AB54DF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02E3E27B" w14:textId="31B53667" w:rsidR="00B3489C" w:rsidRPr="008E1A98" w:rsidRDefault="00EE5775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37" w:name="_Toc79152215"/>
      <w:r w:rsidRPr="008E1A98">
        <w:rPr>
          <w:b/>
          <w:sz w:val="24"/>
          <w:szCs w:val="24"/>
        </w:rPr>
        <w:t>Workflow</w:t>
      </w:r>
      <w:bookmarkEnd w:id="37"/>
    </w:p>
    <w:p w14:paraId="4E178B34" w14:textId="6387CEBA" w:rsidR="003C1CC3" w:rsidRPr="006F0424" w:rsidRDefault="003C1CC3" w:rsidP="00B04C49">
      <w:pPr>
        <w:autoSpaceDE w:val="0"/>
        <w:autoSpaceDN w:val="0"/>
        <w:adjustRightInd w:val="0"/>
        <w:ind w:left="360"/>
        <w:rPr>
          <w:bCs/>
          <w:u w:val="single"/>
        </w:rPr>
      </w:pPr>
      <w:r w:rsidRPr="006F0424">
        <w:rPr>
          <w:bCs/>
          <w:u w:val="single"/>
        </w:rPr>
        <w:t>Quality Specialist Form (5 evaluations per batch; one batch per log</w:t>
      </w:r>
      <w:r w:rsidR="00D52FB7" w:rsidRPr="006F0424">
        <w:rPr>
          <w:bCs/>
          <w:u w:val="single"/>
        </w:rPr>
        <w:t>) – submitted by quality specialist</w:t>
      </w:r>
      <w:r w:rsidRPr="006F0424">
        <w:rPr>
          <w:bCs/>
          <w:u w:val="single"/>
        </w:rPr>
        <w:t>:</w:t>
      </w:r>
    </w:p>
    <w:p w14:paraId="1A23438B" w14:textId="65B18AAD" w:rsidR="00EE5775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Pending Supervisor Review </w:t>
      </w:r>
      <w:r w:rsidRPr="003C1CC3">
        <w:rPr>
          <w:bCs/>
        </w:rPr>
        <w:sym w:font="Wingdings" w:char="F0E0"/>
      </w:r>
      <w:r>
        <w:rPr>
          <w:bCs/>
        </w:rPr>
        <w:t xml:space="preserve"> Pending Employee </w:t>
      </w:r>
      <w:r w:rsidR="005E2A3D">
        <w:rPr>
          <w:bCs/>
        </w:rPr>
        <w:t>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Pending Follow-up </w:t>
      </w:r>
      <w:proofErr w:type="gramStart"/>
      <w:r>
        <w:rPr>
          <w:bCs/>
        </w:rPr>
        <w:t>Preparation;</w:t>
      </w:r>
      <w:proofErr w:type="gramEnd"/>
    </w:p>
    <w:p w14:paraId="1D0A285C" w14:textId="704981D7" w:rsidR="003C1CC3" w:rsidRPr="003C1CC3" w:rsidRDefault="003C1CC3" w:rsidP="008236BF">
      <w:pPr>
        <w:autoSpaceDE w:val="0"/>
        <w:autoSpaceDN w:val="0"/>
        <w:adjustRightInd w:val="0"/>
        <w:ind w:left="360"/>
        <w:rPr>
          <w:bCs/>
          <w:i/>
          <w:iCs/>
          <w:sz w:val="18"/>
          <w:szCs w:val="18"/>
        </w:rPr>
      </w:pPr>
      <w:r w:rsidRPr="003C1CC3">
        <w:rPr>
          <w:bCs/>
          <w:i/>
          <w:iCs/>
          <w:sz w:val="18"/>
          <w:szCs w:val="18"/>
        </w:rPr>
        <w:t xml:space="preserve">Supervisor checks two more activities (phone, webchat, or written correspondence) and decide if follow-up coaching is </w:t>
      </w:r>
      <w:proofErr w:type="gramStart"/>
      <w:r w:rsidR="00F73C14">
        <w:rPr>
          <w:bCs/>
          <w:i/>
          <w:iCs/>
          <w:sz w:val="18"/>
          <w:szCs w:val="18"/>
        </w:rPr>
        <w:t>needed</w:t>
      </w:r>
      <w:r w:rsidRPr="003C1CC3">
        <w:rPr>
          <w:bCs/>
          <w:i/>
          <w:iCs/>
          <w:sz w:val="18"/>
          <w:szCs w:val="18"/>
        </w:rPr>
        <w:t>;</w:t>
      </w:r>
      <w:proofErr w:type="gramEnd"/>
    </w:p>
    <w:p w14:paraId="358FF695" w14:textId="0646D763" w:rsidR="003C1CC3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If follow-up coaching is needed </w:t>
      </w:r>
      <w:r w:rsidRPr="003C1CC3">
        <w:rPr>
          <w:bCs/>
        </w:rPr>
        <w:sym w:font="Wingdings" w:char="F0E0"/>
      </w:r>
      <w:r>
        <w:rPr>
          <w:bCs/>
        </w:rPr>
        <w:t xml:space="preserve"> Pending Follow-up Coaching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Pr="005149D9">
        <w:rPr>
          <w:bCs/>
        </w:rPr>
        <w:t xml:space="preserve">Pending </w:t>
      </w:r>
      <w:r w:rsidR="008B6B22" w:rsidRPr="005149D9">
        <w:rPr>
          <w:bCs/>
        </w:rPr>
        <w:t xml:space="preserve">Follow-up </w:t>
      </w:r>
      <w:r w:rsidRPr="005149D9">
        <w:rPr>
          <w:bCs/>
        </w:rPr>
        <w:t>Employee 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Completed.</w:t>
      </w:r>
    </w:p>
    <w:p w14:paraId="7CF7FF42" w14:textId="1D65D79D" w:rsidR="00D52FB7" w:rsidRPr="00EE5775" w:rsidRDefault="003C1CC3" w:rsidP="00E10E51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If follow-up coaching is not needed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="003D1252" w:rsidRPr="005149D9">
        <w:rPr>
          <w:bCs/>
        </w:rPr>
        <w:t xml:space="preserve">Pending </w:t>
      </w:r>
      <w:r w:rsidR="0097563E" w:rsidRPr="005149D9">
        <w:rPr>
          <w:bCs/>
        </w:rPr>
        <w:t xml:space="preserve">Follow-up </w:t>
      </w:r>
      <w:r w:rsidR="003D1252" w:rsidRPr="005149D9">
        <w:rPr>
          <w:bCs/>
        </w:rPr>
        <w:t>Employee Review</w:t>
      </w:r>
      <w:r w:rsidR="003D1252">
        <w:rPr>
          <w:bCs/>
        </w:rPr>
        <w:t xml:space="preserve"> </w:t>
      </w:r>
      <w:r w:rsidR="003D1252" w:rsidRPr="003D1252">
        <w:rPr>
          <w:bCs/>
        </w:rPr>
        <w:sym w:font="Wingdings" w:char="F0E0"/>
      </w:r>
      <w:r w:rsidR="003D1252">
        <w:rPr>
          <w:bCs/>
        </w:rPr>
        <w:t xml:space="preserve"> Completed.</w:t>
      </w:r>
    </w:p>
    <w:sectPr w:rsidR="00D52FB7" w:rsidRPr="00EE5775" w:rsidSect="009B6177">
      <w:footerReference w:type="default" r:id="rId31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331C3" w14:textId="77777777" w:rsidR="00520483" w:rsidRDefault="00520483">
      <w:r>
        <w:separator/>
      </w:r>
    </w:p>
  </w:endnote>
  <w:endnote w:type="continuationSeparator" w:id="0">
    <w:p w14:paraId="1C0438B3" w14:textId="77777777" w:rsidR="00520483" w:rsidRDefault="005204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0F7CD" w14:textId="5C90AB3D" w:rsidR="00AB339B" w:rsidRDefault="00AB339B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         </w:t>
    </w:r>
    <w:proofErr w:type="spellStart"/>
    <w:r>
      <w:rPr>
        <w:b/>
        <w:sz w:val="18"/>
      </w:rPr>
      <w:t>CCO_eCoaching_Log_Review</w:t>
    </w:r>
    <w:proofErr w:type="spellEnd"/>
    <w:r>
      <w:rPr>
        <w:b/>
        <w:sz w:val="18"/>
      </w:rPr>
      <w:t xml:space="preserve"> _</w:t>
    </w:r>
    <w:proofErr w:type="spellStart"/>
    <w:r>
      <w:rPr>
        <w:b/>
        <w:sz w:val="18"/>
      </w:rPr>
      <w:t>QualityNow_DD</w:t>
    </w:r>
    <w:proofErr w:type="spellEnd"/>
  </w:p>
  <w:p w14:paraId="70CF3EC6" w14:textId="77777777" w:rsidR="00AB339B" w:rsidRDefault="00AB339B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9A820D3" w14:textId="21CE2873" w:rsidR="00AB339B" w:rsidRDefault="00AB339B" w:rsidP="0075562D">
    <w:pPr>
      <w:pStyle w:val="Footer"/>
      <w:rPr>
        <w:rStyle w:val="PageNumber"/>
      </w:rPr>
    </w:pPr>
    <w:r>
      <w:rPr>
        <w:sz w:val="18"/>
      </w:rPr>
      <w:t xml:space="preserve">Created 2021.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CDFA0" w14:textId="77777777" w:rsidR="00520483" w:rsidRDefault="00520483">
      <w:r>
        <w:separator/>
      </w:r>
    </w:p>
  </w:footnote>
  <w:footnote w:type="continuationSeparator" w:id="0">
    <w:p w14:paraId="37207661" w14:textId="77777777" w:rsidR="00520483" w:rsidRDefault="005204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59E88D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F07DC3"/>
    <w:multiLevelType w:val="hybridMultilevel"/>
    <w:tmpl w:val="9D50AF02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10EB38B8"/>
    <w:multiLevelType w:val="hybridMultilevel"/>
    <w:tmpl w:val="AA60C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42DEE"/>
    <w:multiLevelType w:val="hybridMultilevel"/>
    <w:tmpl w:val="D2EADAD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186B69C1"/>
    <w:multiLevelType w:val="hybridMultilevel"/>
    <w:tmpl w:val="7020EFB2"/>
    <w:lvl w:ilvl="0" w:tplc="8AB820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B74E45"/>
    <w:multiLevelType w:val="hybridMultilevel"/>
    <w:tmpl w:val="FA5AF34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23CB6B94"/>
    <w:multiLevelType w:val="hybridMultilevel"/>
    <w:tmpl w:val="95D0F54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79D7700"/>
    <w:multiLevelType w:val="hybridMultilevel"/>
    <w:tmpl w:val="1DB4FBCE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8" w15:restartNumberingAfterBreak="0">
    <w:nsid w:val="29EA3345"/>
    <w:multiLevelType w:val="multilevel"/>
    <w:tmpl w:val="CB0C22A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D9B5D21"/>
    <w:multiLevelType w:val="hybridMultilevel"/>
    <w:tmpl w:val="FF4CD53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A57660B"/>
    <w:multiLevelType w:val="hybridMultilevel"/>
    <w:tmpl w:val="1E78684E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3" w15:restartNumberingAfterBreak="0">
    <w:nsid w:val="43B945E5"/>
    <w:multiLevelType w:val="hybridMultilevel"/>
    <w:tmpl w:val="61DEF8F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4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5" w15:restartNumberingAfterBreak="0">
    <w:nsid w:val="51DB7899"/>
    <w:multiLevelType w:val="hybridMultilevel"/>
    <w:tmpl w:val="984E5E6A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6" w15:restartNumberingAfterBreak="0">
    <w:nsid w:val="5929355D"/>
    <w:multiLevelType w:val="hybridMultilevel"/>
    <w:tmpl w:val="C8C0299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7" w15:restartNumberingAfterBreak="0">
    <w:nsid w:val="637C5863"/>
    <w:multiLevelType w:val="hybridMultilevel"/>
    <w:tmpl w:val="9E5A8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0B53AF"/>
    <w:multiLevelType w:val="hybridMultilevel"/>
    <w:tmpl w:val="8B6C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FC7629"/>
    <w:multiLevelType w:val="hybridMultilevel"/>
    <w:tmpl w:val="9620C67C"/>
    <w:lvl w:ilvl="0" w:tplc="BF54790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A6CCA"/>
    <w:multiLevelType w:val="hybridMultilevel"/>
    <w:tmpl w:val="7AB843DE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1" w15:restartNumberingAfterBreak="0">
    <w:nsid w:val="78250615"/>
    <w:multiLevelType w:val="hybridMultilevel"/>
    <w:tmpl w:val="128A75F4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2" w15:restartNumberingAfterBreak="0">
    <w:nsid w:val="7C5220F6"/>
    <w:multiLevelType w:val="hybridMultilevel"/>
    <w:tmpl w:val="DDA461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C7B5CC8"/>
    <w:multiLevelType w:val="hybridMultilevel"/>
    <w:tmpl w:val="6CFC9530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4" w15:restartNumberingAfterBreak="0">
    <w:nsid w:val="7F692D2D"/>
    <w:multiLevelType w:val="hybridMultilevel"/>
    <w:tmpl w:val="8EC6C136"/>
    <w:lvl w:ilvl="0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1"/>
  </w:num>
  <w:num w:numId="4">
    <w:abstractNumId w:val="8"/>
  </w:num>
  <w:num w:numId="5">
    <w:abstractNumId w:val="0"/>
  </w:num>
  <w:num w:numId="6">
    <w:abstractNumId w:val="17"/>
  </w:num>
  <w:num w:numId="7">
    <w:abstractNumId w:val="4"/>
  </w:num>
  <w:num w:numId="8">
    <w:abstractNumId w:val="22"/>
  </w:num>
  <w:num w:numId="9">
    <w:abstractNumId w:val="20"/>
  </w:num>
  <w:num w:numId="10">
    <w:abstractNumId w:val="5"/>
  </w:num>
  <w:num w:numId="11">
    <w:abstractNumId w:val="23"/>
  </w:num>
  <w:num w:numId="12">
    <w:abstractNumId w:val="9"/>
  </w:num>
  <w:num w:numId="13">
    <w:abstractNumId w:val="12"/>
  </w:num>
  <w:num w:numId="14">
    <w:abstractNumId w:val="16"/>
  </w:num>
  <w:num w:numId="15">
    <w:abstractNumId w:val="7"/>
  </w:num>
  <w:num w:numId="16">
    <w:abstractNumId w:val="3"/>
  </w:num>
  <w:num w:numId="17">
    <w:abstractNumId w:val="6"/>
  </w:num>
  <w:num w:numId="18">
    <w:abstractNumId w:val="18"/>
  </w:num>
  <w:num w:numId="19">
    <w:abstractNumId w:val="13"/>
  </w:num>
  <w:num w:numId="20">
    <w:abstractNumId w:val="15"/>
  </w:num>
  <w:num w:numId="21">
    <w:abstractNumId w:val="24"/>
  </w:num>
  <w:num w:numId="22">
    <w:abstractNumId w:val="2"/>
  </w:num>
  <w:num w:numId="23">
    <w:abstractNumId w:val="21"/>
  </w:num>
  <w:num w:numId="24">
    <w:abstractNumId w:val="1"/>
  </w:num>
  <w:num w:numId="25">
    <w:abstractNumId w:val="19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Lili">
    <w15:presenceInfo w15:providerId="AD" w15:userId="S::lilihuang@maximus.com::62084b72-7463-4b72-8e66-19edcbf4e5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1A2"/>
    <w:rsid w:val="000003A9"/>
    <w:rsid w:val="00000A9E"/>
    <w:rsid w:val="00000BC6"/>
    <w:rsid w:val="00000F10"/>
    <w:rsid w:val="0000182F"/>
    <w:rsid w:val="00002B87"/>
    <w:rsid w:val="0000410C"/>
    <w:rsid w:val="0000445A"/>
    <w:rsid w:val="0000522C"/>
    <w:rsid w:val="000055DE"/>
    <w:rsid w:val="00005F0D"/>
    <w:rsid w:val="00006839"/>
    <w:rsid w:val="000071F5"/>
    <w:rsid w:val="00007A25"/>
    <w:rsid w:val="0001101D"/>
    <w:rsid w:val="0001117E"/>
    <w:rsid w:val="00011971"/>
    <w:rsid w:val="000119E4"/>
    <w:rsid w:val="00011AF2"/>
    <w:rsid w:val="0001201E"/>
    <w:rsid w:val="00012131"/>
    <w:rsid w:val="000132C5"/>
    <w:rsid w:val="0001338F"/>
    <w:rsid w:val="00013928"/>
    <w:rsid w:val="00013BF3"/>
    <w:rsid w:val="00014257"/>
    <w:rsid w:val="0001467D"/>
    <w:rsid w:val="00015568"/>
    <w:rsid w:val="000156FD"/>
    <w:rsid w:val="00016E92"/>
    <w:rsid w:val="00017355"/>
    <w:rsid w:val="0001740C"/>
    <w:rsid w:val="00017784"/>
    <w:rsid w:val="00020868"/>
    <w:rsid w:val="00020D22"/>
    <w:rsid w:val="000211CD"/>
    <w:rsid w:val="000219F1"/>
    <w:rsid w:val="00021AAC"/>
    <w:rsid w:val="00021F74"/>
    <w:rsid w:val="0002247E"/>
    <w:rsid w:val="000231CA"/>
    <w:rsid w:val="000238E5"/>
    <w:rsid w:val="00023C26"/>
    <w:rsid w:val="00023F30"/>
    <w:rsid w:val="00024345"/>
    <w:rsid w:val="000247CF"/>
    <w:rsid w:val="000248EE"/>
    <w:rsid w:val="000268D5"/>
    <w:rsid w:val="00026B9E"/>
    <w:rsid w:val="00026D8C"/>
    <w:rsid w:val="00027677"/>
    <w:rsid w:val="00030840"/>
    <w:rsid w:val="00030896"/>
    <w:rsid w:val="00030AD5"/>
    <w:rsid w:val="000317AA"/>
    <w:rsid w:val="00032048"/>
    <w:rsid w:val="0003285D"/>
    <w:rsid w:val="00034D80"/>
    <w:rsid w:val="00035191"/>
    <w:rsid w:val="0003571B"/>
    <w:rsid w:val="000360E4"/>
    <w:rsid w:val="000363CB"/>
    <w:rsid w:val="00036422"/>
    <w:rsid w:val="00036F9C"/>
    <w:rsid w:val="00037337"/>
    <w:rsid w:val="0003750F"/>
    <w:rsid w:val="000379BD"/>
    <w:rsid w:val="00037AEC"/>
    <w:rsid w:val="000400B6"/>
    <w:rsid w:val="000404EE"/>
    <w:rsid w:val="000418C4"/>
    <w:rsid w:val="00042765"/>
    <w:rsid w:val="0004311E"/>
    <w:rsid w:val="000435AC"/>
    <w:rsid w:val="000436C7"/>
    <w:rsid w:val="0004438D"/>
    <w:rsid w:val="00044458"/>
    <w:rsid w:val="00044847"/>
    <w:rsid w:val="000448F1"/>
    <w:rsid w:val="00044EA8"/>
    <w:rsid w:val="0004505A"/>
    <w:rsid w:val="00045B92"/>
    <w:rsid w:val="000463DB"/>
    <w:rsid w:val="0004693B"/>
    <w:rsid w:val="0004707E"/>
    <w:rsid w:val="00047418"/>
    <w:rsid w:val="00047D76"/>
    <w:rsid w:val="0005042A"/>
    <w:rsid w:val="00051C23"/>
    <w:rsid w:val="00052650"/>
    <w:rsid w:val="0005342A"/>
    <w:rsid w:val="00053B91"/>
    <w:rsid w:val="00053ED6"/>
    <w:rsid w:val="00056547"/>
    <w:rsid w:val="00056676"/>
    <w:rsid w:val="000569D7"/>
    <w:rsid w:val="00056D95"/>
    <w:rsid w:val="000605E7"/>
    <w:rsid w:val="00060E90"/>
    <w:rsid w:val="00062053"/>
    <w:rsid w:val="000623BC"/>
    <w:rsid w:val="000630C8"/>
    <w:rsid w:val="0006363B"/>
    <w:rsid w:val="0006380F"/>
    <w:rsid w:val="000639E8"/>
    <w:rsid w:val="000640E5"/>
    <w:rsid w:val="0006435F"/>
    <w:rsid w:val="00064726"/>
    <w:rsid w:val="00064902"/>
    <w:rsid w:val="00066015"/>
    <w:rsid w:val="000668F5"/>
    <w:rsid w:val="00067A4D"/>
    <w:rsid w:val="000706DF"/>
    <w:rsid w:val="00070747"/>
    <w:rsid w:val="00070887"/>
    <w:rsid w:val="00070E44"/>
    <w:rsid w:val="00070FB5"/>
    <w:rsid w:val="00071D11"/>
    <w:rsid w:val="00072DCF"/>
    <w:rsid w:val="000733A1"/>
    <w:rsid w:val="0007344F"/>
    <w:rsid w:val="0007429F"/>
    <w:rsid w:val="0007562B"/>
    <w:rsid w:val="00075959"/>
    <w:rsid w:val="0007640E"/>
    <w:rsid w:val="00076A67"/>
    <w:rsid w:val="00076B61"/>
    <w:rsid w:val="000829D5"/>
    <w:rsid w:val="00082CA9"/>
    <w:rsid w:val="00083598"/>
    <w:rsid w:val="00083B1C"/>
    <w:rsid w:val="00083DBE"/>
    <w:rsid w:val="000844D7"/>
    <w:rsid w:val="00084520"/>
    <w:rsid w:val="00084839"/>
    <w:rsid w:val="00085D95"/>
    <w:rsid w:val="00087B24"/>
    <w:rsid w:val="000917E3"/>
    <w:rsid w:val="00091888"/>
    <w:rsid w:val="0009251C"/>
    <w:rsid w:val="0009277D"/>
    <w:rsid w:val="000927DC"/>
    <w:rsid w:val="00092B77"/>
    <w:rsid w:val="000937BB"/>
    <w:rsid w:val="00094EB3"/>
    <w:rsid w:val="00095023"/>
    <w:rsid w:val="00095450"/>
    <w:rsid w:val="00095962"/>
    <w:rsid w:val="00095964"/>
    <w:rsid w:val="00096873"/>
    <w:rsid w:val="00097BFF"/>
    <w:rsid w:val="000A0821"/>
    <w:rsid w:val="000A12E5"/>
    <w:rsid w:val="000A23C7"/>
    <w:rsid w:val="000A2824"/>
    <w:rsid w:val="000A38C1"/>
    <w:rsid w:val="000A3D1D"/>
    <w:rsid w:val="000A51E3"/>
    <w:rsid w:val="000A6F83"/>
    <w:rsid w:val="000A711B"/>
    <w:rsid w:val="000A7642"/>
    <w:rsid w:val="000B07DF"/>
    <w:rsid w:val="000B0D78"/>
    <w:rsid w:val="000B16BF"/>
    <w:rsid w:val="000B175E"/>
    <w:rsid w:val="000B19CD"/>
    <w:rsid w:val="000B353C"/>
    <w:rsid w:val="000B3D0F"/>
    <w:rsid w:val="000B4BB3"/>
    <w:rsid w:val="000B4C41"/>
    <w:rsid w:val="000B50EF"/>
    <w:rsid w:val="000B636A"/>
    <w:rsid w:val="000B6371"/>
    <w:rsid w:val="000B69B3"/>
    <w:rsid w:val="000B6C0B"/>
    <w:rsid w:val="000B6E4E"/>
    <w:rsid w:val="000B7CDC"/>
    <w:rsid w:val="000B7ED5"/>
    <w:rsid w:val="000C0485"/>
    <w:rsid w:val="000C0877"/>
    <w:rsid w:val="000C16AD"/>
    <w:rsid w:val="000C16EE"/>
    <w:rsid w:val="000C1B8F"/>
    <w:rsid w:val="000C1F6A"/>
    <w:rsid w:val="000C1F96"/>
    <w:rsid w:val="000C238A"/>
    <w:rsid w:val="000C2B44"/>
    <w:rsid w:val="000C2D93"/>
    <w:rsid w:val="000C3317"/>
    <w:rsid w:val="000C3FF3"/>
    <w:rsid w:val="000C4FBB"/>
    <w:rsid w:val="000C58EA"/>
    <w:rsid w:val="000C6422"/>
    <w:rsid w:val="000D080D"/>
    <w:rsid w:val="000D1903"/>
    <w:rsid w:val="000D1C5F"/>
    <w:rsid w:val="000D211A"/>
    <w:rsid w:val="000D21F6"/>
    <w:rsid w:val="000D22D8"/>
    <w:rsid w:val="000D28EE"/>
    <w:rsid w:val="000D2CCE"/>
    <w:rsid w:val="000D30AF"/>
    <w:rsid w:val="000D3334"/>
    <w:rsid w:val="000D4625"/>
    <w:rsid w:val="000D488E"/>
    <w:rsid w:val="000D4B88"/>
    <w:rsid w:val="000D574E"/>
    <w:rsid w:val="000D598F"/>
    <w:rsid w:val="000D5B49"/>
    <w:rsid w:val="000D61F8"/>
    <w:rsid w:val="000D6C7A"/>
    <w:rsid w:val="000D6E2E"/>
    <w:rsid w:val="000D743A"/>
    <w:rsid w:val="000D75F9"/>
    <w:rsid w:val="000D7B80"/>
    <w:rsid w:val="000E21E1"/>
    <w:rsid w:val="000E22FB"/>
    <w:rsid w:val="000E233A"/>
    <w:rsid w:val="000E25DD"/>
    <w:rsid w:val="000E2991"/>
    <w:rsid w:val="000E31C8"/>
    <w:rsid w:val="000E3F0B"/>
    <w:rsid w:val="000E4520"/>
    <w:rsid w:val="000E49B6"/>
    <w:rsid w:val="000E4A1A"/>
    <w:rsid w:val="000E52E7"/>
    <w:rsid w:val="000E534C"/>
    <w:rsid w:val="000E542A"/>
    <w:rsid w:val="000E55BA"/>
    <w:rsid w:val="000E570F"/>
    <w:rsid w:val="000E57D8"/>
    <w:rsid w:val="000E593F"/>
    <w:rsid w:val="000E64B5"/>
    <w:rsid w:val="000E6594"/>
    <w:rsid w:val="000E6C60"/>
    <w:rsid w:val="000E7541"/>
    <w:rsid w:val="000E7970"/>
    <w:rsid w:val="000E7E8E"/>
    <w:rsid w:val="000F06A6"/>
    <w:rsid w:val="000F0DC8"/>
    <w:rsid w:val="000F1094"/>
    <w:rsid w:val="000F1EE1"/>
    <w:rsid w:val="000F1FFF"/>
    <w:rsid w:val="000F2D24"/>
    <w:rsid w:val="000F4552"/>
    <w:rsid w:val="000F521F"/>
    <w:rsid w:val="000F5F03"/>
    <w:rsid w:val="000F6528"/>
    <w:rsid w:val="000F71CC"/>
    <w:rsid w:val="000F753B"/>
    <w:rsid w:val="000F7ED9"/>
    <w:rsid w:val="00100264"/>
    <w:rsid w:val="001003F8"/>
    <w:rsid w:val="0010046D"/>
    <w:rsid w:val="00100CBE"/>
    <w:rsid w:val="001011F9"/>
    <w:rsid w:val="001018E7"/>
    <w:rsid w:val="00101E39"/>
    <w:rsid w:val="00102065"/>
    <w:rsid w:val="00102244"/>
    <w:rsid w:val="001027B6"/>
    <w:rsid w:val="00102CA1"/>
    <w:rsid w:val="001040E1"/>
    <w:rsid w:val="0010412E"/>
    <w:rsid w:val="0010443A"/>
    <w:rsid w:val="00104936"/>
    <w:rsid w:val="00105D5E"/>
    <w:rsid w:val="00106230"/>
    <w:rsid w:val="00106F93"/>
    <w:rsid w:val="0011172C"/>
    <w:rsid w:val="00111820"/>
    <w:rsid w:val="001118A1"/>
    <w:rsid w:val="00111BB2"/>
    <w:rsid w:val="001122EA"/>
    <w:rsid w:val="0011242F"/>
    <w:rsid w:val="00114B68"/>
    <w:rsid w:val="00114F41"/>
    <w:rsid w:val="00115F93"/>
    <w:rsid w:val="00116757"/>
    <w:rsid w:val="00116A05"/>
    <w:rsid w:val="00116F1E"/>
    <w:rsid w:val="00116FD0"/>
    <w:rsid w:val="00117077"/>
    <w:rsid w:val="001170B6"/>
    <w:rsid w:val="0011719F"/>
    <w:rsid w:val="001177CE"/>
    <w:rsid w:val="00117846"/>
    <w:rsid w:val="00117A50"/>
    <w:rsid w:val="001204CA"/>
    <w:rsid w:val="00122762"/>
    <w:rsid w:val="00123165"/>
    <w:rsid w:val="00124171"/>
    <w:rsid w:val="00124382"/>
    <w:rsid w:val="00125475"/>
    <w:rsid w:val="00125614"/>
    <w:rsid w:val="00126478"/>
    <w:rsid w:val="00126B95"/>
    <w:rsid w:val="00126BF4"/>
    <w:rsid w:val="00127C17"/>
    <w:rsid w:val="00127D56"/>
    <w:rsid w:val="00127D64"/>
    <w:rsid w:val="0013055D"/>
    <w:rsid w:val="0013173E"/>
    <w:rsid w:val="0013233F"/>
    <w:rsid w:val="0013244D"/>
    <w:rsid w:val="00132818"/>
    <w:rsid w:val="00133578"/>
    <w:rsid w:val="00134394"/>
    <w:rsid w:val="0013678A"/>
    <w:rsid w:val="00137566"/>
    <w:rsid w:val="00140BFB"/>
    <w:rsid w:val="001411F1"/>
    <w:rsid w:val="001416D2"/>
    <w:rsid w:val="0014219C"/>
    <w:rsid w:val="001437E6"/>
    <w:rsid w:val="001437FE"/>
    <w:rsid w:val="00143B4B"/>
    <w:rsid w:val="00143E05"/>
    <w:rsid w:val="001441F7"/>
    <w:rsid w:val="00144604"/>
    <w:rsid w:val="00144B9E"/>
    <w:rsid w:val="00144DC4"/>
    <w:rsid w:val="00144FC6"/>
    <w:rsid w:val="001453A5"/>
    <w:rsid w:val="00145B22"/>
    <w:rsid w:val="001460C0"/>
    <w:rsid w:val="0014651A"/>
    <w:rsid w:val="001469E1"/>
    <w:rsid w:val="001502A0"/>
    <w:rsid w:val="00152532"/>
    <w:rsid w:val="00153468"/>
    <w:rsid w:val="001538DD"/>
    <w:rsid w:val="00153AC6"/>
    <w:rsid w:val="001542CD"/>
    <w:rsid w:val="0015498B"/>
    <w:rsid w:val="00154B87"/>
    <w:rsid w:val="0015597A"/>
    <w:rsid w:val="00155CCA"/>
    <w:rsid w:val="00157238"/>
    <w:rsid w:val="001577E3"/>
    <w:rsid w:val="00157BC2"/>
    <w:rsid w:val="0016108B"/>
    <w:rsid w:val="00161AB6"/>
    <w:rsid w:val="00161EBF"/>
    <w:rsid w:val="001625B3"/>
    <w:rsid w:val="00163A84"/>
    <w:rsid w:val="001640A3"/>
    <w:rsid w:val="00164D0E"/>
    <w:rsid w:val="00165184"/>
    <w:rsid w:val="001657C0"/>
    <w:rsid w:val="00165CB9"/>
    <w:rsid w:val="00166EF7"/>
    <w:rsid w:val="00170980"/>
    <w:rsid w:val="00171037"/>
    <w:rsid w:val="0017191F"/>
    <w:rsid w:val="0017194D"/>
    <w:rsid w:val="00172616"/>
    <w:rsid w:val="00173E42"/>
    <w:rsid w:val="001750A4"/>
    <w:rsid w:val="00175B3F"/>
    <w:rsid w:val="00176059"/>
    <w:rsid w:val="00176615"/>
    <w:rsid w:val="00176F1F"/>
    <w:rsid w:val="001771CE"/>
    <w:rsid w:val="001774CF"/>
    <w:rsid w:val="00177767"/>
    <w:rsid w:val="00177B53"/>
    <w:rsid w:val="001806E6"/>
    <w:rsid w:val="001813B1"/>
    <w:rsid w:val="001820FC"/>
    <w:rsid w:val="00182DFA"/>
    <w:rsid w:val="00182E0D"/>
    <w:rsid w:val="00183E21"/>
    <w:rsid w:val="001847C1"/>
    <w:rsid w:val="00184D39"/>
    <w:rsid w:val="0018582C"/>
    <w:rsid w:val="00185B59"/>
    <w:rsid w:val="001872D9"/>
    <w:rsid w:val="0019065B"/>
    <w:rsid w:val="00190687"/>
    <w:rsid w:val="0019081C"/>
    <w:rsid w:val="00191862"/>
    <w:rsid w:val="00192A75"/>
    <w:rsid w:val="00192B26"/>
    <w:rsid w:val="001931BF"/>
    <w:rsid w:val="001932FF"/>
    <w:rsid w:val="0019353E"/>
    <w:rsid w:val="00193B2C"/>
    <w:rsid w:val="00193D22"/>
    <w:rsid w:val="00194140"/>
    <w:rsid w:val="001944D8"/>
    <w:rsid w:val="00194BD0"/>
    <w:rsid w:val="00195301"/>
    <w:rsid w:val="0019612F"/>
    <w:rsid w:val="0019618B"/>
    <w:rsid w:val="001965B8"/>
    <w:rsid w:val="001969BA"/>
    <w:rsid w:val="00197437"/>
    <w:rsid w:val="001976B1"/>
    <w:rsid w:val="00197CAB"/>
    <w:rsid w:val="001A1671"/>
    <w:rsid w:val="001A226E"/>
    <w:rsid w:val="001A296B"/>
    <w:rsid w:val="001A2E5B"/>
    <w:rsid w:val="001A39C3"/>
    <w:rsid w:val="001A463E"/>
    <w:rsid w:val="001A478C"/>
    <w:rsid w:val="001A4941"/>
    <w:rsid w:val="001A5457"/>
    <w:rsid w:val="001A56E6"/>
    <w:rsid w:val="001A64CA"/>
    <w:rsid w:val="001A7115"/>
    <w:rsid w:val="001A7875"/>
    <w:rsid w:val="001B0BB9"/>
    <w:rsid w:val="001B1CDE"/>
    <w:rsid w:val="001B2E71"/>
    <w:rsid w:val="001B2F47"/>
    <w:rsid w:val="001B4504"/>
    <w:rsid w:val="001B4C1C"/>
    <w:rsid w:val="001B4ED6"/>
    <w:rsid w:val="001B5A9E"/>
    <w:rsid w:val="001B5B46"/>
    <w:rsid w:val="001B611F"/>
    <w:rsid w:val="001B62A5"/>
    <w:rsid w:val="001B6E0F"/>
    <w:rsid w:val="001B7479"/>
    <w:rsid w:val="001B751B"/>
    <w:rsid w:val="001B769C"/>
    <w:rsid w:val="001B7A8B"/>
    <w:rsid w:val="001B7F33"/>
    <w:rsid w:val="001C00AE"/>
    <w:rsid w:val="001C0420"/>
    <w:rsid w:val="001C04E0"/>
    <w:rsid w:val="001C10FB"/>
    <w:rsid w:val="001C124E"/>
    <w:rsid w:val="001C13E2"/>
    <w:rsid w:val="001C1500"/>
    <w:rsid w:val="001C1E47"/>
    <w:rsid w:val="001C29D7"/>
    <w:rsid w:val="001C2F32"/>
    <w:rsid w:val="001C3470"/>
    <w:rsid w:val="001C407A"/>
    <w:rsid w:val="001C4917"/>
    <w:rsid w:val="001C4CD5"/>
    <w:rsid w:val="001C50E9"/>
    <w:rsid w:val="001C5520"/>
    <w:rsid w:val="001C56AA"/>
    <w:rsid w:val="001C5F30"/>
    <w:rsid w:val="001C6B31"/>
    <w:rsid w:val="001D0192"/>
    <w:rsid w:val="001D039D"/>
    <w:rsid w:val="001D0752"/>
    <w:rsid w:val="001D1105"/>
    <w:rsid w:val="001D145D"/>
    <w:rsid w:val="001D18FB"/>
    <w:rsid w:val="001D2401"/>
    <w:rsid w:val="001D2F61"/>
    <w:rsid w:val="001D3C07"/>
    <w:rsid w:val="001D3C4A"/>
    <w:rsid w:val="001D48BC"/>
    <w:rsid w:val="001D4DFA"/>
    <w:rsid w:val="001D50C4"/>
    <w:rsid w:val="001D50D4"/>
    <w:rsid w:val="001D5B16"/>
    <w:rsid w:val="001E02F5"/>
    <w:rsid w:val="001E0800"/>
    <w:rsid w:val="001E0EA1"/>
    <w:rsid w:val="001E0F83"/>
    <w:rsid w:val="001E11CC"/>
    <w:rsid w:val="001E1457"/>
    <w:rsid w:val="001E1491"/>
    <w:rsid w:val="001E17B3"/>
    <w:rsid w:val="001E1A26"/>
    <w:rsid w:val="001E1B7F"/>
    <w:rsid w:val="001E2645"/>
    <w:rsid w:val="001E28D3"/>
    <w:rsid w:val="001E3918"/>
    <w:rsid w:val="001E3DE9"/>
    <w:rsid w:val="001E51F6"/>
    <w:rsid w:val="001E6373"/>
    <w:rsid w:val="001E668D"/>
    <w:rsid w:val="001E7809"/>
    <w:rsid w:val="001F00BE"/>
    <w:rsid w:val="001F0108"/>
    <w:rsid w:val="001F084B"/>
    <w:rsid w:val="001F0896"/>
    <w:rsid w:val="001F0AB5"/>
    <w:rsid w:val="001F100F"/>
    <w:rsid w:val="001F258D"/>
    <w:rsid w:val="001F2AED"/>
    <w:rsid w:val="001F3539"/>
    <w:rsid w:val="001F4432"/>
    <w:rsid w:val="001F53F4"/>
    <w:rsid w:val="001F5623"/>
    <w:rsid w:val="001F5B43"/>
    <w:rsid w:val="001F5DA6"/>
    <w:rsid w:val="001F689E"/>
    <w:rsid w:val="001F79BA"/>
    <w:rsid w:val="001F7A51"/>
    <w:rsid w:val="0020055E"/>
    <w:rsid w:val="00200D90"/>
    <w:rsid w:val="00201685"/>
    <w:rsid w:val="00201887"/>
    <w:rsid w:val="00201A21"/>
    <w:rsid w:val="00201DCC"/>
    <w:rsid w:val="00202EC6"/>
    <w:rsid w:val="00203217"/>
    <w:rsid w:val="00204B95"/>
    <w:rsid w:val="00204F81"/>
    <w:rsid w:val="00204FA8"/>
    <w:rsid w:val="002055AE"/>
    <w:rsid w:val="00205E7B"/>
    <w:rsid w:val="00206546"/>
    <w:rsid w:val="00206D83"/>
    <w:rsid w:val="00206ED5"/>
    <w:rsid w:val="0020730B"/>
    <w:rsid w:val="0021006A"/>
    <w:rsid w:val="002101C3"/>
    <w:rsid w:val="0021059C"/>
    <w:rsid w:val="002119AD"/>
    <w:rsid w:val="00211C04"/>
    <w:rsid w:val="00211C3C"/>
    <w:rsid w:val="00211DB8"/>
    <w:rsid w:val="00212882"/>
    <w:rsid w:val="0021391A"/>
    <w:rsid w:val="00214F09"/>
    <w:rsid w:val="0021562D"/>
    <w:rsid w:val="002156CC"/>
    <w:rsid w:val="0021598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207D"/>
    <w:rsid w:val="002264DC"/>
    <w:rsid w:val="00226623"/>
    <w:rsid w:val="0022730B"/>
    <w:rsid w:val="002276B9"/>
    <w:rsid w:val="00227DF4"/>
    <w:rsid w:val="00231A36"/>
    <w:rsid w:val="0023259C"/>
    <w:rsid w:val="00233241"/>
    <w:rsid w:val="0023450B"/>
    <w:rsid w:val="0023509A"/>
    <w:rsid w:val="00235EA8"/>
    <w:rsid w:val="002368DD"/>
    <w:rsid w:val="00237670"/>
    <w:rsid w:val="00237E40"/>
    <w:rsid w:val="00237FB9"/>
    <w:rsid w:val="00240A00"/>
    <w:rsid w:val="00242984"/>
    <w:rsid w:val="00243BDA"/>
    <w:rsid w:val="0024426F"/>
    <w:rsid w:val="002453BC"/>
    <w:rsid w:val="00245937"/>
    <w:rsid w:val="00245C3C"/>
    <w:rsid w:val="00246842"/>
    <w:rsid w:val="00246B0B"/>
    <w:rsid w:val="00247383"/>
    <w:rsid w:val="00250124"/>
    <w:rsid w:val="00250E64"/>
    <w:rsid w:val="0025101E"/>
    <w:rsid w:val="00251693"/>
    <w:rsid w:val="00251784"/>
    <w:rsid w:val="00252963"/>
    <w:rsid w:val="00253E87"/>
    <w:rsid w:val="002542C9"/>
    <w:rsid w:val="0025498D"/>
    <w:rsid w:val="002557FC"/>
    <w:rsid w:val="00256A19"/>
    <w:rsid w:val="002603D4"/>
    <w:rsid w:val="00260C2D"/>
    <w:rsid w:val="00260C5E"/>
    <w:rsid w:val="00260F39"/>
    <w:rsid w:val="00261F5E"/>
    <w:rsid w:val="00263B5E"/>
    <w:rsid w:val="0026466D"/>
    <w:rsid w:val="00266752"/>
    <w:rsid w:val="00266B73"/>
    <w:rsid w:val="00266CD0"/>
    <w:rsid w:val="002672D5"/>
    <w:rsid w:val="00267F15"/>
    <w:rsid w:val="0027033A"/>
    <w:rsid w:val="00270E32"/>
    <w:rsid w:val="002716D4"/>
    <w:rsid w:val="00272E1D"/>
    <w:rsid w:val="00273030"/>
    <w:rsid w:val="00273541"/>
    <w:rsid w:val="00273BC7"/>
    <w:rsid w:val="002743E7"/>
    <w:rsid w:val="00274B7B"/>
    <w:rsid w:val="002756A4"/>
    <w:rsid w:val="00276412"/>
    <w:rsid w:val="00276C5A"/>
    <w:rsid w:val="00276CB8"/>
    <w:rsid w:val="00277379"/>
    <w:rsid w:val="00277487"/>
    <w:rsid w:val="00277E99"/>
    <w:rsid w:val="002805A9"/>
    <w:rsid w:val="002815DD"/>
    <w:rsid w:val="00281795"/>
    <w:rsid w:val="002819B6"/>
    <w:rsid w:val="00283AC2"/>
    <w:rsid w:val="00283B35"/>
    <w:rsid w:val="00283ECC"/>
    <w:rsid w:val="00284144"/>
    <w:rsid w:val="002841A2"/>
    <w:rsid w:val="002854E6"/>
    <w:rsid w:val="00285761"/>
    <w:rsid w:val="00285A78"/>
    <w:rsid w:val="0028678C"/>
    <w:rsid w:val="00286F9F"/>
    <w:rsid w:val="00287B76"/>
    <w:rsid w:val="00287FD4"/>
    <w:rsid w:val="002911F7"/>
    <w:rsid w:val="002913A5"/>
    <w:rsid w:val="00291826"/>
    <w:rsid w:val="002923CA"/>
    <w:rsid w:val="00292688"/>
    <w:rsid w:val="00292987"/>
    <w:rsid w:val="00293B62"/>
    <w:rsid w:val="00293D0E"/>
    <w:rsid w:val="00293D75"/>
    <w:rsid w:val="0029534F"/>
    <w:rsid w:val="002953A6"/>
    <w:rsid w:val="002961D8"/>
    <w:rsid w:val="00296BD8"/>
    <w:rsid w:val="0029709D"/>
    <w:rsid w:val="002970EB"/>
    <w:rsid w:val="00297E06"/>
    <w:rsid w:val="002A05B4"/>
    <w:rsid w:val="002A15A2"/>
    <w:rsid w:val="002A1CC1"/>
    <w:rsid w:val="002A22C0"/>
    <w:rsid w:val="002A25AB"/>
    <w:rsid w:val="002A295A"/>
    <w:rsid w:val="002A3B45"/>
    <w:rsid w:val="002A4132"/>
    <w:rsid w:val="002A47C8"/>
    <w:rsid w:val="002A4D41"/>
    <w:rsid w:val="002A4EE8"/>
    <w:rsid w:val="002A66AE"/>
    <w:rsid w:val="002A6D6D"/>
    <w:rsid w:val="002A7D7B"/>
    <w:rsid w:val="002B032C"/>
    <w:rsid w:val="002B0659"/>
    <w:rsid w:val="002B0BE2"/>
    <w:rsid w:val="002B1C31"/>
    <w:rsid w:val="002B1E51"/>
    <w:rsid w:val="002B1EFD"/>
    <w:rsid w:val="002B213F"/>
    <w:rsid w:val="002B3532"/>
    <w:rsid w:val="002B3B21"/>
    <w:rsid w:val="002B3D97"/>
    <w:rsid w:val="002B3F4A"/>
    <w:rsid w:val="002B56B2"/>
    <w:rsid w:val="002B63B8"/>
    <w:rsid w:val="002B66B3"/>
    <w:rsid w:val="002B7447"/>
    <w:rsid w:val="002B756B"/>
    <w:rsid w:val="002B7AD0"/>
    <w:rsid w:val="002C077F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29C"/>
    <w:rsid w:val="002C344F"/>
    <w:rsid w:val="002C3534"/>
    <w:rsid w:val="002C3842"/>
    <w:rsid w:val="002C58F2"/>
    <w:rsid w:val="002C60C0"/>
    <w:rsid w:val="002C72AB"/>
    <w:rsid w:val="002C77B9"/>
    <w:rsid w:val="002D0D59"/>
    <w:rsid w:val="002D161C"/>
    <w:rsid w:val="002D18E3"/>
    <w:rsid w:val="002D1DB8"/>
    <w:rsid w:val="002D1E9A"/>
    <w:rsid w:val="002D22F1"/>
    <w:rsid w:val="002D324F"/>
    <w:rsid w:val="002D45B0"/>
    <w:rsid w:val="002D4AD5"/>
    <w:rsid w:val="002D4C4E"/>
    <w:rsid w:val="002D4D25"/>
    <w:rsid w:val="002D5076"/>
    <w:rsid w:val="002D57DC"/>
    <w:rsid w:val="002D6656"/>
    <w:rsid w:val="002D737B"/>
    <w:rsid w:val="002E15BC"/>
    <w:rsid w:val="002E2A34"/>
    <w:rsid w:val="002E3302"/>
    <w:rsid w:val="002E42F2"/>
    <w:rsid w:val="002E482F"/>
    <w:rsid w:val="002E5685"/>
    <w:rsid w:val="002E5700"/>
    <w:rsid w:val="002E6260"/>
    <w:rsid w:val="002E7233"/>
    <w:rsid w:val="002F008D"/>
    <w:rsid w:val="002F1648"/>
    <w:rsid w:val="002F1D5C"/>
    <w:rsid w:val="002F20A8"/>
    <w:rsid w:val="002F2123"/>
    <w:rsid w:val="002F28C2"/>
    <w:rsid w:val="002F2E80"/>
    <w:rsid w:val="002F40C0"/>
    <w:rsid w:val="002F427D"/>
    <w:rsid w:val="002F68E4"/>
    <w:rsid w:val="002F6FC8"/>
    <w:rsid w:val="002F796C"/>
    <w:rsid w:val="002F7E4B"/>
    <w:rsid w:val="00300AB6"/>
    <w:rsid w:val="00301186"/>
    <w:rsid w:val="00301A4A"/>
    <w:rsid w:val="00301B89"/>
    <w:rsid w:val="00301EEF"/>
    <w:rsid w:val="003020B9"/>
    <w:rsid w:val="00302768"/>
    <w:rsid w:val="00302B4C"/>
    <w:rsid w:val="00303005"/>
    <w:rsid w:val="00304177"/>
    <w:rsid w:val="00304990"/>
    <w:rsid w:val="003063D8"/>
    <w:rsid w:val="00306812"/>
    <w:rsid w:val="00306ADF"/>
    <w:rsid w:val="00306CA3"/>
    <w:rsid w:val="00306E46"/>
    <w:rsid w:val="00306E4F"/>
    <w:rsid w:val="00307350"/>
    <w:rsid w:val="003073C2"/>
    <w:rsid w:val="00307C1B"/>
    <w:rsid w:val="00311986"/>
    <w:rsid w:val="00311B0E"/>
    <w:rsid w:val="00311E2E"/>
    <w:rsid w:val="00311F85"/>
    <w:rsid w:val="003124B5"/>
    <w:rsid w:val="003125F7"/>
    <w:rsid w:val="00312B20"/>
    <w:rsid w:val="0031322F"/>
    <w:rsid w:val="00313434"/>
    <w:rsid w:val="00314BED"/>
    <w:rsid w:val="00314C33"/>
    <w:rsid w:val="00314D8B"/>
    <w:rsid w:val="00315340"/>
    <w:rsid w:val="00315546"/>
    <w:rsid w:val="0031554E"/>
    <w:rsid w:val="00316227"/>
    <w:rsid w:val="003168D4"/>
    <w:rsid w:val="00316DF9"/>
    <w:rsid w:val="00317243"/>
    <w:rsid w:val="003201A1"/>
    <w:rsid w:val="003217AA"/>
    <w:rsid w:val="00322085"/>
    <w:rsid w:val="00323C55"/>
    <w:rsid w:val="00323D1F"/>
    <w:rsid w:val="00324039"/>
    <w:rsid w:val="00324714"/>
    <w:rsid w:val="003247DA"/>
    <w:rsid w:val="00324804"/>
    <w:rsid w:val="00324913"/>
    <w:rsid w:val="00324B59"/>
    <w:rsid w:val="00325710"/>
    <w:rsid w:val="003273BF"/>
    <w:rsid w:val="00327927"/>
    <w:rsid w:val="00327A17"/>
    <w:rsid w:val="00327C9F"/>
    <w:rsid w:val="00330389"/>
    <w:rsid w:val="003307A2"/>
    <w:rsid w:val="00330A21"/>
    <w:rsid w:val="00330B23"/>
    <w:rsid w:val="0033187B"/>
    <w:rsid w:val="00331A78"/>
    <w:rsid w:val="00331EF7"/>
    <w:rsid w:val="0033234A"/>
    <w:rsid w:val="00332CE9"/>
    <w:rsid w:val="00332D0B"/>
    <w:rsid w:val="0033391B"/>
    <w:rsid w:val="00333AA3"/>
    <w:rsid w:val="00333C18"/>
    <w:rsid w:val="003340F1"/>
    <w:rsid w:val="0033481C"/>
    <w:rsid w:val="003354D3"/>
    <w:rsid w:val="00336507"/>
    <w:rsid w:val="003375C1"/>
    <w:rsid w:val="00337FE4"/>
    <w:rsid w:val="003402FF"/>
    <w:rsid w:val="00340BB4"/>
    <w:rsid w:val="003421B7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25F8"/>
    <w:rsid w:val="00353140"/>
    <w:rsid w:val="003553B9"/>
    <w:rsid w:val="0035567A"/>
    <w:rsid w:val="00355BB8"/>
    <w:rsid w:val="003561E6"/>
    <w:rsid w:val="003565BD"/>
    <w:rsid w:val="00357C21"/>
    <w:rsid w:val="0036081E"/>
    <w:rsid w:val="003609BE"/>
    <w:rsid w:val="00360B9F"/>
    <w:rsid w:val="00360C21"/>
    <w:rsid w:val="00360D2C"/>
    <w:rsid w:val="00360E77"/>
    <w:rsid w:val="0036124F"/>
    <w:rsid w:val="0036249C"/>
    <w:rsid w:val="00362795"/>
    <w:rsid w:val="0036279B"/>
    <w:rsid w:val="00363175"/>
    <w:rsid w:val="00363253"/>
    <w:rsid w:val="0036369C"/>
    <w:rsid w:val="00364304"/>
    <w:rsid w:val="00364CD7"/>
    <w:rsid w:val="00364F14"/>
    <w:rsid w:val="003655E4"/>
    <w:rsid w:val="00365612"/>
    <w:rsid w:val="003665CE"/>
    <w:rsid w:val="003677E5"/>
    <w:rsid w:val="00367BC6"/>
    <w:rsid w:val="003701CE"/>
    <w:rsid w:val="003716D2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93B"/>
    <w:rsid w:val="00376C15"/>
    <w:rsid w:val="00377049"/>
    <w:rsid w:val="003771DF"/>
    <w:rsid w:val="00381898"/>
    <w:rsid w:val="003839AC"/>
    <w:rsid w:val="00383FAE"/>
    <w:rsid w:val="00384E8D"/>
    <w:rsid w:val="00386B8C"/>
    <w:rsid w:val="003876CA"/>
    <w:rsid w:val="00387C6C"/>
    <w:rsid w:val="0039044C"/>
    <w:rsid w:val="00391669"/>
    <w:rsid w:val="00391739"/>
    <w:rsid w:val="003923D8"/>
    <w:rsid w:val="003929AD"/>
    <w:rsid w:val="00392E3F"/>
    <w:rsid w:val="0039330D"/>
    <w:rsid w:val="003936D4"/>
    <w:rsid w:val="003941F0"/>
    <w:rsid w:val="00394B4E"/>
    <w:rsid w:val="00395731"/>
    <w:rsid w:val="0039582C"/>
    <w:rsid w:val="0039611B"/>
    <w:rsid w:val="00396128"/>
    <w:rsid w:val="00396DFC"/>
    <w:rsid w:val="0039749B"/>
    <w:rsid w:val="00397B36"/>
    <w:rsid w:val="003A0807"/>
    <w:rsid w:val="003A0848"/>
    <w:rsid w:val="003A0C65"/>
    <w:rsid w:val="003A152C"/>
    <w:rsid w:val="003A234B"/>
    <w:rsid w:val="003A26E2"/>
    <w:rsid w:val="003A3522"/>
    <w:rsid w:val="003A37C5"/>
    <w:rsid w:val="003A3A7A"/>
    <w:rsid w:val="003A3B82"/>
    <w:rsid w:val="003A408E"/>
    <w:rsid w:val="003A42F8"/>
    <w:rsid w:val="003A497D"/>
    <w:rsid w:val="003A4BE6"/>
    <w:rsid w:val="003A51ED"/>
    <w:rsid w:val="003A5AB9"/>
    <w:rsid w:val="003A601E"/>
    <w:rsid w:val="003A647C"/>
    <w:rsid w:val="003A67D8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C93"/>
    <w:rsid w:val="003B4F19"/>
    <w:rsid w:val="003B5583"/>
    <w:rsid w:val="003B5757"/>
    <w:rsid w:val="003B5A9D"/>
    <w:rsid w:val="003B619E"/>
    <w:rsid w:val="003B73F6"/>
    <w:rsid w:val="003B7AE4"/>
    <w:rsid w:val="003B7C64"/>
    <w:rsid w:val="003C0365"/>
    <w:rsid w:val="003C065E"/>
    <w:rsid w:val="003C1CC3"/>
    <w:rsid w:val="003C20E6"/>
    <w:rsid w:val="003C267C"/>
    <w:rsid w:val="003C2E15"/>
    <w:rsid w:val="003C2F93"/>
    <w:rsid w:val="003C3BA1"/>
    <w:rsid w:val="003C4101"/>
    <w:rsid w:val="003C4AA2"/>
    <w:rsid w:val="003C5E4E"/>
    <w:rsid w:val="003C67A4"/>
    <w:rsid w:val="003C6E0C"/>
    <w:rsid w:val="003C778D"/>
    <w:rsid w:val="003D0FAC"/>
    <w:rsid w:val="003D1252"/>
    <w:rsid w:val="003D1A2A"/>
    <w:rsid w:val="003D2AC1"/>
    <w:rsid w:val="003D32AC"/>
    <w:rsid w:val="003D34AF"/>
    <w:rsid w:val="003D3553"/>
    <w:rsid w:val="003D35F1"/>
    <w:rsid w:val="003D380B"/>
    <w:rsid w:val="003D3864"/>
    <w:rsid w:val="003D4A68"/>
    <w:rsid w:val="003D50A5"/>
    <w:rsid w:val="003D520D"/>
    <w:rsid w:val="003D5B7B"/>
    <w:rsid w:val="003D6407"/>
    <w:rsid w:val="003D6AAB"/>
    <w:rsid w:val="003D6B33"/>
    <w:rsid w:val="003D6C4B"/>
    <w:rsid w:val="003D71C4"/>
    <w:rsid w:val="003D75CC"/>
    <w:rsid w:val="003E0947"/>
    <w:rsid w:val="003E0F44"/>
    <w:rsid w:val="003E179E"/>
    <w:rsid w:val="003E17D8"/>
    <w:rsid w:val="003E19E3"/>
    <w:rsid w:val="003E2D9E"/>
    <w:rsid w:val="003E31D5"/>
    <w:rsid w:val="003E5287"/>
    <w:rsid w:val="003E552A"/>
    <w:rsid w:val="003E6DB1"/>
    <w:rsid w:val="003E70C8"/>
    <w:rsid w:val="003E73F3"/>
    <w:rsid w:val="003F0AED"/>
    <w:rsid w:val="003F1119"/>
    <w:rsid w:val="003F12A0"/>
    <w:rsid w:val="003F130E"/>
    <w:rsid w:val="003F1496"/>
    <w:rsid w:val="003F1981"/>
    <w:rsid w:val="003F254A"/>
    <w:rsid w:val="003F2D07"/>
    <w:rsid w:val="003F3B4F"/>
    <w:rsid w:val="003F400D"/>
    <w:rsid w:val="003F4131"/>
    <w:rsid w:val="003F49E1"/>
    <w:rsid w:val="003F500B"/>
    <w:rsid w:val="003F57DE"/>
    <w:rsid w:val="003F636F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72D"/>
    <w:rsid w:val="00402909"/>
    <w:rsid w:val="0040381F"/>
    <w:rsid w:val="00403FF9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1BC9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1412"/>
    <w:rsid w:val="004214B3"/>
    <w:rsid w:val="00421769"/>
    <w:rsid w:val="00421FCD"/>
    <w:rsid w:val="00422075"/>
    <w:rsid w:val="00422D8D"/>
    <w:rsid w:val="00423338"/>
    <w:rsid w:val="00423F0E"/>
    <w:rsid w:val="00425177"/>
    <w:rsid w:val="00425351"/>
    <w:rsid w:val="00425A54"/>
    <w:rsid w:val="004262F2"/>
    <w:rsid w:val="0042717A"/>
    <w:rsid w:val="00427287"/>
    <w:rsid w:val="0042744C"/>
    <w:rsid w:val="00427A90"/>
    <w:rsid w:val="00430AD2"/>
    <w:rsid w:val="00430C56"/>
    <w:rsid w:val="00430F30"/>
    <w:rsid w:val="00431549"/>
    <w:rsid w:val="00431948"/>
    <w:rsid w:val="00431B1B"/>
    <w:rsid w:val="00431C5C"/>
    <w:rsid w:val="00431E29"/>
    <w:rsid w:val="004327B6"/>
    <w:rsid w:val="00433097"/>
    <w:rsid w:val="00433447"/>
    <w:rsid w:val="00433CBD"/>
    <w:rsid w:val="0043430B"/>
    <w:rsid w:val="0043520A"/>
    <w:rsid w:val="004356CB"/>
    <w:rsid w:val="00435815"/>
    <w:rsid w:val="0043704F"/>
    <w:rsid w:val="0043756B"/>
    <w:rsid w:val="00440385"/>
    <w:rsid w:val="004414A0"/>
    <w:rsid w:val="00441D61"/>
    <w:rsid w:val="0044207F"/>
    <w:rsid w:val="0044291A"/>
    <w:rsid w:val="004445E4"/>
    <w:rsid w:val="0044468B"/>
    <w:rsid w:val="0044485D"/>
    <w:rsid w:val="00444D6C"/>
    <w:rsid w:val="004455CB"/>
    <w:rsid w:val="0044625D"/>
    <w:rsid w:val="004468A6"/>
    <w:rsid w:val="004468B5"/>
    <w:rsid w:val="00447127"/>
    <w:rsid w:val="004475D0"/>
    <w:rsid w:val="00450262"/>
    <w:rsid w:val="00450609"/>
    <w:rsid w:val="0045114D"/>
    <w:rsid w:val="00451863"/>
    <w:rsid w:val="00451922"/>
    <w:rsid w:val="00452D33"/>
    <w:rsid w:val="00452DA5"/>
    <w:rsid w:val="004535AC"/>
    <w:rsid w:val="00453BF5"/>
    <w:rsid w:val="004547BF"/>
    <w:rsid w:val="00455407"/>
    <w:rsid w:val="004555A4"/>
    <w:rsid w:val="004559DE"/>
    <w:rsid w:val="00455DEB"/>
    <w:rsid w:val="00455FB6"/>
    <w:rsid w:val="00456403"/>
    <w:rsid w:val="004572D0"/>
    <w:rsid w:val="004607B5"/>
    <w:rsid w:val="00460B3C"/>
    <w:rsid w:val="00461B8A"/>
    <w:rsid w:val="00461D75"/>
    <w:rsid w:val="00461F3A"/>
    <w:rsid w:val="00462347"/>
    <w:rsid w:val="00462B98"/>
    <w:rsid w:val="004630B7"/>
    <w:rsid w:val="004633D7"/>
    <w:rsid w:val="00463AC6"/>
    <w:rsid w:val="00463F73"/>
    <w:rsid w:val="00464914"/>
    <w:rsid w:val="004657DC"/>
    <w:rsid w:val="004661FA"/>
    <w:rsid w:val="0046699E"/>
    <w:rsid w:val="00466A53"/>
    <w:rsid w:val="00466B49"/>
    <w:rsid w:val="00466BDF"/>
    <w:rsid w:val="004671CF"/>
    <w:rsid w:val="00467BFF"/>
    <w:rsid w:val="00467DE6"/>
    <w:rsid w:val="00467FC1"/>
    <w:rsid w:val="00470216"/>
    <w:rsid w:val="00470684"/>
    <w:rsid w:val="00470855"/>
    <w:rsid w:val="004714D4"/>
    <w:rsid w:val="00472A15"/>
    <w:rsid w:val="00472FD7"/>
    <w:rsid w:val="00473312"/>
    <w:rsid w:val="00473344"/>
    <w:rsid w:val="004735F4"/>
    <w:rsid w:val="00474862"/>
    <w:rsid w:val="004757D9"/>
    <w:rsid w:val="00475CFE"/>
    <w:rsid w:val="00476317"/>
    <w:rsid w:val="0047648B"/>
    <w:rsid w:val="00476948"/>
    <w:rsid w:val="00476FA6"/>
    <w:rsid w:val="00476FAE"/>
    <w:rsid w:val="00477CD5"/>
    <w:rsid w:val="004808CE"/>
    <w:rsid w:val="00480D5B"/>
    <w:rsid w:val="00480F8A"/>
    <w:rsid w:val="00481141"/>
    <w:rsid w:val="0048185D"/>
    <w:rsid w:val="00482666"/>
    <w:rsid w:val="00482B74"/>
    <w:rsid w:val="00482BD5"/>
    <w:rsid w:val="00482EA7"/>
    <w:rsid w:val="004841A6"/>
    <w:rsid w:val="00484847"/>
    <w:rsid w:val="00484CA8"/>
    <w:rsid w:val="004851BA"/>
    <w:rsid w:val="00485DB0"/>
    <w:rsid w:val="00485F48"/>
    <w:rsid w:val="00486467"/>
    <w:rsid w:val="0048676C"/>
    <w:rsid w:val="00486C0F"/>
    <w:rsid w:val="0048723C"/>
    <w:rsid w:val="00487E85"/>
    <w:rsid w:val="004900E0"/>
    <w:rsid w:val="0049043C"/>
    <w:rsid w:val="00490FD9"/>
    <w:rsid w:val="00492255"/>
    <w:rsid w:val="00492326"/>
    <w:rsid w:val="00492A32"/>
    <w:rsid w:val="00492B3F"/>
    <w:rsid w:val="00492D69"/>
    <w:rsid w:val="00492F9A"/>
    <w:rsid w:val="00493637"/>
    <w:rsid w:val="00493DEE"/>
    <w:rsid w:val="00493F50"/>
    <w:rsid w:val="0049452C"/>
    <w:rsid w:val="00494626"/>
    <w:rsid w:val="0049476B"/>
    <w:rsid w:val="0049497F"/>
    <w:rsid w:val="004950E2"/>
    <w:rsid w:val="00495B8C"/>
    <w:rsid w:val="00496164"/>
    <w:rsid w:val="00496802"/>
    <w:rsid w:val="004971B8"/>
    <w:rsid w:val="004973E8"/>
    <w:rsid w:val="00497589"/>
    <w:rsid w:val="004979D1"/>
    <w:rsid w:val="00497AE1"/>
    <w:rsid w:val="00497DC3"/>
    <w:rsid w:val="004A0343"/>
    <w:rsid w:val="004A04CE"/>
    <w:rsid w:val="004A0B95"/>
    <w:rsid w:val="004A0EC9"/>
    <w:rsid w:val="004A1276"/>
    <w:rsid w:val="004A1AF8"/>
    <w:rsid w:val="004A269B"/>
    <w:rsid w:val="004A2822"/>
    <w:rsid w:val="004A2938"/>
    <w:rsid w:val="004A2972"/>
    <w:rsid w:val="004A30E3"/>
    <w:rsid w:val="004A34ED"/>
    <w:rsid w:val="004A3C25"/>
    <w:rsid w:val="004A47B2"/>
    <w:rsid w:val="004A4832"/>
    <w:rsid w:val="004A5774"/>
    <w:rsid w:val="004A5832"/>
    <w:rsid w:val="004A5AC5"/>
    <w:rsid w:val="004A5D28"/>
    <w:rsid w:val="004A60DF"/>
    <w:rsid w:val="004A647A"/>
    <w:rsid w:val="004A65AB"/>
    <w:rsid w:val="004A6C9F"/>
    <w:rsid w:val="004A73D4"/>
    <w:rsid w:val="004A78E4"/>
    <w:rsid w:val="004B0170"/>
    <w:rsid w:val="004B0659"/>
    <w:rsid w:val="004B0666"/>
    <w:rsid w:val="004B1BCC"/>
    <w:rsid w:val="004B1FBA"/>
    <w:rsid w:val="004B255D"/>
    <w:rsid w:val="004B2611"/>
    <w:rsid w:val="004B28E4"/>
    <w:rsid w:val="004B4262"/>
    <w:rsid w:val="004B4D91"/>
    <w:rsid w:val="004B5D61"/>
    <w:rsid w:val="004B5FD2"/>
    <w:rsid w:val="004B67BA"/>
    <w:rsid w:val="004B6F74"/>
    <w:rsid w:val="004B71EB"/>
    <w:rsid w:val="004B7526"/>
    <w:rsid w:val="004B7794"/>
    <w:rsid w:val="004B7DFF"/>
    <w:rsid w:val="004C16DC"/>
    <w:rsid w:val="004C2160"/>
    <w:rsid w:val="004C2A87"/>
    <w:rsid w:val="004C2A9D"/>
    <w:rsid w:val="004C2B0C"/>
    <w:rsid w:val="004C2B83"/>
    <w:rsid w:val="004C3169"/>
    <w:rsid w:val="004C4094"/>
    <w:rsid w:val="004C45D7"/>
    <w:rsid w:val="004C4D80"/>
    <w:rsid w:val="004C5B5B"/>
    <w:rsid w:val="004C5BD1"/>
    <w:rsid w:val="004C79CC"/>
    <w:rsid w:val="004D03F6"/>
    <w:rsid w:val="004D0432"/>
    <w:rsid w:val="004D0489"/>
    <w:rsid w:val="004D04EB"/>
    <w:rsid w:val="004D0A61"/>
    <w:rsid w:val="004D23FB"/>
    <w:rsid w:val="004D3050"/>
    <w:rsid w:val="004D3217"/>
    <w:rsid w:val="004D44C6"/>
    <w:rsid w:val="004D473C"/>
    <w:rsid w:val="004D5059"/>
    <w:rsid w:val="004D589B"/>
    <w:rsid w:val="004D594A"/>
    <w:rsid w:val="004D6060"/>
    <w:rsid w:val="004D642B"/>
    <w:rsid w:val="004D6742"/>
    <w:rsid w:val="004D721D"/>
    <w:rsid w:val="004D7ECD"/>
    <w:rsid w:val="004E0A3D"/>
    <w:rsid w:val="004E280B"/>
    <w:rsid w:val="004E3796"/>
    <w:rsid w:val="004E3F6E"/>
    <w:rsid w:val="004E3F95"/>
    <w:rsid w:val="004E4018"/>
    <w:rsid w:val="004E4044"/>
    <w:rsid w:val="004E45BC"/>
    <w:rsid w:val="004E47A4"/>
    <w:rsid w:val="004E487C"/>
    <w:rsid w:val="004E494D"/>
    <w:rsid w:val="004E4C3D"/>
    <w:rsid w:val="004E5212"/>
    <w:rsid w:val="004E57A0"/>
    <w:rsid w:val="004E58CB"/>
    <w:rsid w:val="004E5C7C"/>
    <w:rsid w:val="004E5E32"/>
    <w:rsid w:val="004E6524"/>
    <w:rsid w:val="004E6740"/>
    <w:rsid w:val="004E6FA5"/>
    <w:rsid w:val="004E7417"/>
    <w:rsid w:val="004E7471"/>
    <w:rsid w:val="004F04B7"/>
    <w:rsid w:val="004F2198"/>
    <w:rsid w:val="004F27E3"/>
    <w:rsid w:val="004F29F9"/>
    <w:rsid w:val="004F35E6"/>
    <w:rsid w:val="004F43FF"/>
    <w:rsid w:val="004F4466"/>
    <w:rsid w:val="004F4AED"/>
    <w:rsid w:val="004F50C4"/>
    <w:rsid w:val="004F54A6"/>
    <w:rsid w:val="004F57E3"/>
    <w:rsid w:val="004F5813"/>
    <w:rsid w:val="004F5C3A"/>
    <w:rsid w:val="004F6728"/>
    <w:rsid w:val="004F6FE4"/>
    <w:rsid w:val="004F73AF"/>
    <w:rsid w:val="00500066"/>
    <w:rsid w:val="005003F1"/>
    <w:rsid w:val="005004B6"/>
    <w:rsid w:val="00500EC7"/>
    <w:rsid w:val="0050145E"/>
    <w:rsid w:val="00501B85"/>
    <w:rsid w:val="00502347"/>
    <w:rsid w:val="00502AF7"/>
    <w:rsid w:val="00503708"/>
    <w:rsid w:val="0050526F"/>
    <w:rsid w:val="005052A5"/>
    <w:rsid w:val="00505C2F"/>
    <w:rsid w:val="00506164"/>
    <w:rsid w:val="0050658B"/>
    <w:rsid w:val="0050660F"/>
    <w:rsid w:val="00506D8F"/>
    <w:rsid w:val="00506EC2"/>
    <w:rsid w:val="005071FF"/>
    <w:rsid w:val="00507518"/>
    <w:rsid w:val="00507955"/>
    <w:rsid w:val="005104B2"/>
    <w:rsid w:val="005107BC"/>
    <w:rsid w:val="005109F4"/>
    <w:rsid w:val="00511383"/>
    <w:rsid w:val="0051169D"/>
    <w:rsid w:val="00512796"/>
    <w:rsid w:val="00512A9D"/>
    <w:rsid w:val="00514280"/>
    <w:rsid w:val="005143FA"/>
    <w:rsid w:val="0051461A"/>
    <w:rsid w:val="005149D9"/>
    <w:rsid w:val="00514F4D"/>
    <w:rsid w:val="005151C4"/>
    <w:rsid w:val="0051523E"/>
    <w:rsid w:val="005152ED"/>
    <w:rsid w:val="00516F69"/>
    <w:rsid w:val="005176E3"/>
    <w:rsid w:val="00517B45"/>
    <w:rsid w:val="00520483"/>
    <w:rsid w:val="00520CF2"/>
    <w:rsid w:val="005216CD"/>
    <w:rsid w:val="00521E4E"/>
    <w:rsid w:val="00522D50"/>
    <w:rsid w:val="00522ED1"/>
    <w:rsid w:val="0052312A"/>
    <w:rsid w:val="0052343A"/>
    <w:rsid w:val="00523CBB"/>
    <w:rsid w:val="005240C1"/>
    <w:rsid w:val="005257D3"/>
    <w:rsid w:val="005265EC"/>
    <w:rsid w:val="00526696"/>
    <w:rsid w:val="00526FF8"/>
    <w:rsid w:val="005273AC"/>
    <w:rsid w:val="00527BF0"/>
    <w:rsid w:val="00527FC4"/>
    <w:rsid w:val="00530582"/>
    <w:rsid w:val="0053099D"/>
    <w:rsid w:val="00531345"/>
    <w:rsid w:val="00534A4C"/>
    <w:rsid w:val="005353B0"/>
    <w:rsid w:val="005359A7"/>
    <w:rsid w:val="00535A70"/>
    <w:rsid w:val="0053621A"/>
    <w:rsid w:val="00536878"/>
    <w:rsid w:val="0053696C"/>
    <w:rsid w:val="00536FEC"/>
    <w:rsid w:val="005375A4"/>
    <w:rsid w:val="00537FD7"/>
    <w:rsid w:val="00540D2D"/>
    <w:rsid w:val="005412AB"/>
    <w:rsid w:val="00541B8E"/>
    <w:rsid w:val="0054234B"/>
    <w:rsid w:val="00542948"/>
    <w:rsid w:val="0054297D"/>
    <w:rsid w:val="00542C2D"/>
    <w:rsid w:val="005443D3"/>
    <w:rsid w:val="00544886"/>
    <w:rsid w:val="005449ED"/>
    <w:rsid w:val="00545DAE"/>
    <w:rsid w:val="00546E9F"/>
    <w:rsid w:val="0054725F"/>
    <w:rsid w:val="00547381"/>
    <w:rsid w:val="00547ACE"/>
    <w:rsid w:val="005501B5"/>
    <w:rsid w:val="005507AC"/>
    <w:rsid w:val="0055135E"/>
    <w:rsid w:val="00551464"/>
    <w:rsid w:val="00551F44"/>
    <w:rsid w:val="005535DA"/>
    <w:rsid w:val="00553DC9"/>
    <w:rsid w:val="00555D75"/>
    <w:rsid w:val="00555F53"/>
    <w:rsid w:val="005561EB"/>
    <w:rsid w:val="0055667A"/>
    <w:rsid w:val="00557168"/>
    <w:rsid w:val="005575DD"/>
    <w:rsid w:val="0055799B"/>
    <w:rsid w:val="00557A4B"/>
    <w:rsid w:val="00557BB4"/>
    <w:rsid w:val="00557EF9"/>
    <w:rsid w:val="0056089C"/>
    <w:rsid w:val="0056124E"/>
    <w:rsid w:val="0056181D"/>
    <w:rsid w:val="00561B57"/>
    <w:rsid w:val="005620AC"/>
    <w:rsid w:val="00562244"/>
    <w:rsid w:val="005625D3"/>
    <w:rsid w:val="005628FD"/>
    <w:rsid w:val="00562D55"/>
    <w:rsid w:val="0056347A"/>
    <w:rsid w:val="00563C5F"/>
    <w:rsid w:val="00563F5C"/>
    <w:rsid w:val="0056421E"/>
    <w:rsid w:val="0056454F"/>
    <w:rsid w:val="00565243"/>
    <w:rsid w:val="00566110"/>
    <w:rsid w:val="0056627A"/>
    <w:rsid w:val="00566351"/>
    <w:rsid w:val="00567528"/>
    <w:rsid w:val="00567EA3"/>
    <w:rsid w:val="00570926"/>
    <w:rsid w:val="00570C36"/>
    <w:rsid w:val="005717C5"/>
    <w:rsid w:val="00571C1C"/>
    <w:rsid w:val="0057319C"/>
    <w:rsid w:val="00573A10"/>
    <w:rsid w:val="00573C53"/>
    <w:rsid w:val="00574000"/>
    <w:rsid w:val="005748DA"/>
    <w:rsid w:val="00574AA1"/>
    <w:rsid w:val="00574D36"/>
    <w:rsid w:val="00575BDE"/>
    <w:rsid w:val="00575E52"/>
    <w:rsid w:val="0057611E"/>
    <w:rsid w:val="00576280"/>
    <w:rsid w:val="00576461"/>
    <w:rsid w:val="00577A48"/>
    <w:rsid w:val="00580BE9"/>
    <w:rsid w:val="00580DB7"/>
    <w:rsid w:val="00581469"/>
    <w:rsid w:val="0058182A"/>
    <w:rsid w:val="00581AB8"/>
    <w:rsid w:val="00581B83"/>
    <w:rsid w:val="00581BD0"/>
    <w:rsid w:val="00581E3F"/>
    <w:rsid w:val="00583A09"/>
    <w:rsid w:val="00583D84"/>
    <w:rsid w:val="00583E40"/>
    <w:rsid w:val="00584282"/>
    <w:rsid w:val="00584328"/>
    <w:rsid w:val="005855ED"/>
    <w:rsid w:val="005856A1"/>
    <w:rsid w:val="00585F5D"/>
    <w:rsid w:val="00586985"/>
    <w:rsid w:val="005873A1"/>
    <w:rsid w:val="005904D0"/>
    <w:rsid w:val="005908E6"/>
    <w:rsid w:val="005912B7"/>
    <w:rsid w:val="00591948"/>
    <w:rsid w:val="0059297D"/>
    <w:rsid w:val="00593AF4"/>
    <w:rsid w:val="00593E0C"/>
    <w:rsid w:val="00593E54"/>
    <w:rsid w:val="00593F0B"/>
    <w:rsid w:val="0059457D"/>
    <w:rsid w:val="00594FD2"/>
    <w:rsid w:val="00595812"/>
    <w:rsid w:val="00595B47"/>
    <w:rsid w:val="00595B76"/>
    <w:rsid w:val="00595FF0"/>
    <w:rsid w:val="0059626F"/>
    <w:rsid w:val="00596CAD"/>
    <w:rsid w:val="00597030"/>
    <w:rsid w:val="0059739F"/>
    <w:rsid w:val="005978BE"/>
    <w:rsid w:val="005A03A1"/>
    <w:rsid w:val="005A0C86"/>
    <w:rsid w:val="005A11A1"/>
    <w:rsid w:val="005A1504"/>
    <w:rsid w:val="005A16A9"/>
    <w:rsid w:val="005A185D"/>
    <w:rsid w:val="005A1ACB"/>
    <w:rsid w:val="005A2372"/>
    <w:rsid w:val="005A2734"/>
    <w:rsid w:val="005A35E4"/>
    <w:rsid w:val="005A3D6D"/>
    <w:rsid w:val="005A40DC"/>
    <w:rsid w:val="005A466B"/>
    <w:rsid w:val="005A4D97"/>
    <w:rsid w:val="005A4F98"/>
    <w:rsid w:val="005A5821"/>
    <w:rsid w:val="005A5F1D"/>
    <w:rsid w:val="005A655C"/>
    <w:rsid w:val="005A690B"/>
    <w:rsid w:val="005A6940"/>
    <w:rsid w:val="005A6BAD"/>
    <w:rsid w:val="005A6C08"/>
    <w:rsid w:val="005A72F5"/>
    <w:rsid w:val="005A7832"/>
    <w:rsid w:val="005A7E91"/>
    <w:rsid w:val="005B007F"/>
    <w:rsid w:val="005B082D"/>
    <w:rsid w:val="005B10E5"/>
    <w:rsid w:val="005B12FF"/>
    <w:rsid w:val="005B19F1"/>
    <w:rsid w:val="005B1BAD"/>
    <w:rsid w:val="005B20B4"/>
    <w:rsid w:val="005B25DD"/>
    <w:rsid w:val="005B3585"/>
    <w:rsid w:val="005B38E3"/>
    <w:rsid w:val="005B3D16"/>
    <w:rsid w:val="005B4230"/>
    <w:rsid w:val="005B426A"/>
    <w:rsid w:val="005B449E"/>
    <w:rsid w:val="005B478C"/>
    <w:rsid w:val="005B4826"/>
    <w:rsid w:val="005B5089"/>
    <w:rsid w:val="005B5771"/>
    <w:rsid w:val="005B5A61"/>
    <w:rsid w:val="005B5BC0"/>
    <w:rsid w:val="005B5F40"/>
    <w:rsid w:val="005B603B"/>
    <w:rsid w:val="005B620D"/>
    <w:rsid w:val="005B6460"/>
    <w:rsid w:val="005B69D8"/>
    <w:rsid w:val="005B6CF6"/>
    <w:rsid w:val="005C0757"/>
    <w:rsid w:val="005C416A"/>
    <w:rsid w:val="005C42BC"/>
    <w:rsid w:val="005C4403"/>
    <w:rsid w:val="005C468D"/>
    <w:rsid w:val="005C5817"/>
    <w:rsid w:val="005C58F0"/>
    <w:rsid w:val="005C5925"/>
    <w:rsid w:val="005C7231"/>
    <w:rsid w:val="005C7384"/>
    <w:rsid w:val="005C7655"/>
    <w:rsid w:val="005C7679"/>
    <w:rsid w:val="005D021D"/>
    <w:rsid w:val="005D09AE"/>
    <w:rsid w:val="005D0B08"/>
    <w:rsid w:val="005D0E6A"/>
    <w:rsid w:val="005D1298"/>
    <w:rsid w:val="005D1C22"/>
    <w:rsid w:val="005D1F00"/>
    <w:rsid w:val="005D2130"/>
    <w:rsid w:val="005D3056"/>
    <w:rsid w:val="005D3655"/>
    <w:rsid w:val="005D3941"/>
    <w:rsid w:val="005D4B04"/>
    <w:rsid w:val="005D4E06"/>
    <w:rsid w:val="005D54C1"/>
    <w:rsid w:val="005D5778"/>
    <w:rsid w:val="005D5E3E"/>
    <w:rsid w:val="005D6229"/>
    <w:rsid w:val="005D6441"/>
    <w:rsid w:val="005D677F"/>
    <w:rsid w:val="005D7304"/>
    <w:rsid w:val="005D73C6"/>
    <w:rsid w:val="005D7591"/>
    <w:rsid w:val="005D7A99"/>
    <w:rsid w:val="005D7B75"/>
    <w:rsid w:val="005E0AC4"/>
    <w:rsid w:val="005E1317"/>
    <w:rsid w:val="005E18C5"/>
    <w:rsid w:val="005E18E2"/>
    <w:rsid w:val="005E1962"/>
    <w:rsid w:val="005E2648"/>
    <w:rsid w:val="005E26C7"/>
    <w:rsid w:val="005E2A3D"/>
    <w:rsid w:val="005E2B20"/>
    <w:rsid w:val="005E2E97"/>
    <w:rsid w:val="005E3C38"/>
    <w:rsid w:val="005E4B16"/>
    <w:rsid w:val="005E4B18"/>
    <w:rsid w:val="005E4CCF"/>
    <w:rsid w:val="005E5023"/>
    <w:rsid w:val="005E517A"/>
    <w:rsid w:val="005E6B8D"/>
    <w:rsid w:val="005E7099"/>
    <w:rsid w:val="005E77A6"/>
    <w:rsid w:val="005E7890"/>
    <w:rsid w:val="005E79C5"/>
    <w:rsid w:val="005E7B91"/>
    <w:rsid w:val="005F0E39"/>
    <w:rsid w:val="005F2412"/>
    <w:rsid w:val="005F2D50"/>
    <w:rsid w:val="005F2EEA"/>
    <w:rsid w:val="005F323D"/>
    <w:rsid w:val="005F32A0"/>
    <w:rsid w:val="005F351D"/>
    <w:rsid w:val="005F362E"/>
    <w:rsid w:val="005F363F"/>
    <w:rsid w:val="005F3696"/>
    <w:rsid w:val="005F3A37"/>
    <w:rsid w:val="005F411E"/>
    <w:rsid w:val="005F4541"/>
    <w:rsid w:val="005F4D71"/>
    <w:rsid w:val="005F5417"/>
    <w:rsid w:val="005F6083"/>
    <w:rsid w:val="005F6096"/>
    <w:rsid w:val="005F6659"/>
    <w:rsid w:val="006006AD"/>
    <w:rsid w:val="00600983"/>
    <w:rsid w:val="00600A6B"/>
    <w:rsid w:val="00601B0C"/>
    <w:rsid w:val="006025DF"/>
    <w:rsid w:val="00602D44"/>
    <w:rsid w:val="00603099"/>
    <w:rsid w:val="006034EC"/>
    <w:rsid w:val="00603A64"/>
    <w:rsid w:val="00605145"/>
    <w:rsid w:val="006053B8"/>
    <w:rsid w:val="006057FB"/>
    <w:rsid w:val="0060602E"/>
    <w:rsid w:val="00606D5A"/>
    <w:rsid w:val="00607B3C"/>
    <w:rsid w:val="00610201"/>
    <w:rsid w:val="00610566"/>
    <w:rsid w:val="006111F7"/>
    <w:rsid w:val="006115CA"/>
    <w:rsid w:val="00611808"/>
    <w:rsid w:val="00611BD1"/>
    <w:rsid w:val="00611C5F"/>
    <w:rsid w:val="00611D35"/>
    <w:rsid w:val="006125E9"/>
    <w:rsid w:val="00612999"/>
    <w:rsid w:val="00612C4A"/>
    <w:rsid w:val="0061345C"/>
    <w:rsid w:val="0061408B"/>
    <w:rsid w:val="00614330"/>
    <w:rsid w:val="0061438D"/>
    <w:rsid w:val="00614980"/>
    <w:rsid w:val="0061526F"/>
    <w:rsid w:val="0061567D"/>
    <w:rsid w:val="00615CC2"/>
    <w:rsid w:val="00616EC7"/>
    <w:rsid w:val="00617160"/>
    <w:rsid w:val="0061741A"/>
    <w:rsid w:val="00617902"/>
    <w:rsid w:val="006200BE"/>
    <w:rsid w:val="006203AA"/>
    <w:rsid w:val="00620D9E"/>
    <w:rsid w:val="006214CA"/>
    <w:rsid w:val="00621B1B"/>
    <w:rsid w:val="00622996"/>
    <w:rsid w:val="006230E3"/>
    <w:rsid w:val="00623D6F"/>
    <w:rsid w:val="00624154"/>
    <w:rsid w:val="00624D33"/>
    <w:rsid w:val="00624F09"/>
    <w:rsid w:val="006250F3"/>
    <w:rsid w:val="0062647C"/>
    <w:rsid w:val="006264B3"/>
    <w:rsid w:val="0062671C"/>
    <w:rsid w:val="00626BD2"/>
    <w:rsid w:val="00630022"/>
    <w:rsid w:val="006314B5"/>
    <w:rsid w:val="006318C0"/>
    <w:rsid w:val="0063193A"/>
    <w:rsid w:val="00631E54"/>
    <w:rsid w:val="00631EB7"/>
    <w:rsid w:val="006320EB"/>
    <w:rsid w:val="00632A0B"/>
    <w:rsid w:val="006335D8"/>
    <w:rsid w:val="00633893"/>
    <w:rsid w:val="00634387"/>
    <w:rsid w:val="006349BD"/>
    <w:rsid w:val="00635323"/>
    <w:rsid w:val="00636194"/>
    <w:rsid w:val="00636DB8"/>
    <w:rsid w:val="0063719F"/>
    <w:rsid w:val="00637CE1"/>
    <w:rsid w:val="0064012B"/>
    <w:rsid w:val="006404C1"/>
    <w:rsid w:val="00640C0D"/>
    <w:rsid w:val="00640FAF"/>
    <w:rsid w:val="0064102E"/>
    <w:rsid w:val="006416BD"/>
    <w:rsid w:val="00641A01"/>
    <w:rsid w:val="00641B65"/>
    <w:rsid w:val="00641EDC"/>
    <w:rsid w:val="0064245D"/>
    <w:rsid w:val="00642944"/>
    <w:rsid w:val="00642DCF"/>
    <w:rsid w:val="006443A6"/>
    <w:rsid w:val="0064466D"/>
    <w:rsid w:val="00644D4F"/>
    <w:rsid w:val="006456F9"/>
    <w:rsid w:val="00646A3F"/>
    <w:rsid w:val="00646BCB"/>
    <w:rsid w:val="00646E6B"/>
    <w:rsid w:val="00646F82"/>
    <w:rsid w:val="00647149"/>
    <w:rsid w:val="006478F9"/>
    <w:rsid w:val="00647C01"/>
    <w:rsid w:val="006504BD"/>
    <w:rsid w:val="00650626"/>
    <w:rsid w:val="00650C6F"/>
    <w:rsid w:val="00651BDF"/>
    <w:rsid w:val="00652B01"/>
    <w:rsid w:val="00652BBE"/>
    <w:rsid w:val="00653CDA"/>
    <w:rsid w:val="006545CD"/>
    <w:rsid w:val="00654AD4"/>
    <w:rsid w:val="00654D64"/>
    <w:rsid w:val="00655407"/>
    <w:rsid w:val="006564A9"/>
    <w:rsid w:val="00656DE5"/>
    <w:rsid w:val="00656EB9"/>
    <w:rsid w:val="00656F10"/>
    <w:rsid w:val="006572A5"/>
    <w:rsid w:val="00657714"/>
    <w:rsid w:val="00657BBB"/>
    <w:rsid w:val="006602C6"/>
    <w:rsid w:val="00660F51"/>
    <w:rsid w:val="00661779"/>
    <w:rsid w:val="00662148"/>
    <w:rsid w:val="0066221B"/>
    <w:rsid w:val="00662886"/>
    <w:rsid w:val="00663AE8"/>
    <w:rsid w:val="00663C19"/>
    <w:rsid w:val="00663CFA"/>
    <w:rsid w:val="00664275"/>
    <w:rsid w:val="00664698"/>
    <w:rsid w:val="00664C17"/>
    <w:rsid w:val="00664F7E"/>
    <w:rsid w:val="0066514E"/>
    <w:rsid w:val="00665491"/>
    <w:rsid w:val="0066565A"/>
    <w:rsid w:val="00665741"/>
    <w:rsid w:val="00665FB9"/>
    <w:rsid w:val="0066606D"/>
    <w:rsid w:val="0066622F"/>
    <w:rsid w:val="00666597"/>
    <w:rsid w:val="00667B48"/>
    <w:rsid w:val="006702CD"/>
    <w:rsid w:val="00670BA9"/>
    <w:rsid w:val="0067249B"/>
    <w:rsid w:val="00672EDA"/>
    <w:rsid w:val="006730FD"/>
    <w:rsid w:val="0067366A"/>
    <w:rsid w:val="006742AF"/>
    <w:rsid w:val="00674620"/>
    <w:rsid w:val="006746B5"/>
    <w:rsid w:val="0067480E"/>
    <w:rsid w:val="00674CE9"/>
    <w:rsid w:val="00674E1A"/>
    <w:rsid w:val="006751C3"/>
    <w:rsid w:val="00675E37"/>
    <w:rsid w:val="00677170"/>
    <w:rsid w:val="00677646"/>
    <w:rsid w:val="006776C5"/>
    <w:rsid w:val="00677A10"/>
    <w:rsid w:val="0068002E"/>
    <w:rsid w:val="00680523"/>
    <w:rsid w:val="00680726"/>
    <w:rsid w:val="00682468"/>
    <w:rsid w:val="00682C2C"/>
    <w:rsid w:val="00682C9E"/>
    <w:rsid w:val="006835E5"/>
    <w:rsid w:val="00684539"/>
    <w:rsid w:val="00684AFF"/>
    <w:rsid w:val="00684BB0"/>
    <w:rsid w:val="00685F38"/>
    <w:rsid w:val="0068608D"/>
    <w:rsid w:val="006866BF"/>
    <w:rsid w:val="00686C9F"/>
    <w:rsid w:val="00686E41"/>
    <w:rsid w:val="00686E91"/>
    <w:rsid w:val="00690857"/>
    <w:rsid w:val="00690E2C"/>
    <w:rsid w:val="00691938"/>
    <w:rsid w:val="00692D5C"/>
    <w:rsid w:val="00693244"/>
    <w:rsid w:val="00693292"/>
    <w:rsid w:val="006935D0"/>
    <w:rsid w:val="00693866"/>
    <w:rsid w:val="00695287"/>
    <w:rsid w:val="006953CC"/>
    <w:rsid w:val="0069592E"/>
    <w:rsid w:val="00697E49"/>
    <w:rsid w:val="00697E8D"/>
    <w:rsid w:val="006A0041"/>
    <w:rsid w:val="006A03C9"/>
    <w:rsid w:val="006A048B"/>
    <w:rsid w:val="006A0DBC"/>
    <w:rsid w:val="006A1217"/>
    <w:rsid w:val="006A1915"/>
    <w:rsid w:val="006A1C90"/>
    <w:rsid w:val="006A1E04"/>
    <w:rsid w:val="006A2228"/>
    <w:rsid w:val="006A2383"/>
    <w:rsid w:val="006A24BA"/>
    <w:rsid w:val="006A30A8"/>
    <w:rsid w:val="006A4BE2"/>
    <w:rsid w:val="006A51F7"/>
    <w:rsid w:val="006A5858"/>
    <w:rsid w:val="006A7789"/>
    <w:rsid w:val="006B0B47"/>
    <w:rsid w:val="006B0F63"/>
    <w:rsid w:val="006B15BE"/>
    <w:rsid w:val="006B187F"/>
    <w:rsid w:val="006B2186"/>
    <w:rsid w:val="006B2BF6"/>
    <w:rsid w:val="006B2C58"/>
    <w:rsid w:val="006B32C9"/>
    <w:rsid w:val="006B3D6A"/>
    <w:rsid w:val="006B454F"/>
    <w:rsid w:val="006B5511"/>
    <w:rsid w:val="006B6741"/>
    <w:rsid w:val="006B6BEF"/>
    <w:rsid w:val="006B788A"/>
    <w:rsid w:val="006B7E5B"/>
    <w:rsid w:val="006C00C2"/>
    <w:rsid w:val="006C037D"/>
    <w:rsid w:val="006C041D"/>
    <w:rsid w:val="006C1522"/>
    <w:rsid w:val="006C1828"/>
    <w:rsid w:val="006C1F29"/>
    <w:rsid w:val="006C26DB"/>
    <w:rsid w:val="006C363E"/>
    <w:rsid w:val="006C433F"/>
    <w:rsid w:val="006C4AD6"/>
    <w:rsid w:val="006C5608"/>
    <w:rsid w:val="006C6247"/>
    <w:rsid w:val="006C76CD"/>
    <w:rsid w:val="006C7729"/>
    <w:rsid w:val="006D02B6"/>
    <w:rsid w:val="006D0811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5E3B"/>
    <w:rsid w:val="006D6895"/>
    <w:rsid w:val="006D79D8"/>
    <w:rsid w:val="006E014A"/>
    <w:rsid w:val="006E1E4E"/>
    <w:rsid w:val="006E1F9D"/>
    <w:rsid w:val="006E27E6"/>
    <w:rsid w:val="006E2996"/>
    <w:rsid w:val="006E3829"/>
    <w:rsid w:val="006E3B63"/>
    <w:rsid w:val="006E3BBF"/>
    <w:rsid w:val="006E4C4F"/>
    <w:rsid w:val="006E6AD3"/>
    <w:rsid w:val="006E71B2"/>
    <w:rsid w:val="006E76E8"/>
    <w:rsid w:val="006F0424"/>
    <w:rsid w:val="006F04C5"/>
    <w:rsid w:val="006F06BF"/>
    <w:rsid w:val="006F1D16"/>
    <w:rsid w:val="006F20F4"/>
    <w:rsid w:val="006F33C2"/>
    <w:rsid w:val="006F347A"/>
    <w:rsid w:val="006F3572"/>
    <w:rsid w:val="006F5314"/>
    <w:rsid w:val="006F765F"/>
    <w:rsid w:val="006F7D0C"/>
    <w:rsid w:val="00700B06"/>
    <w:rsid w:val="00702682"/>
    <w:rsid w:val="00703E1C"/>
    <w:rsid w:val="0070557A"/>
    <w:rsid w:val="00705834"/>
    <w:rsid w:val="007059C1"/>
    <w:rsid w:val="00706C14"/>
    <w:rsid w:val="00707A25"/>
    <w:rsid w:val="007103E7"/>
    <w:rsid w:val="007109F0"/>
    <w:rsid w:val="00711AC7"/>
    <w:rsid w:val="0071227E"/>
    <w:rsid w:val="00712730"/>
    <w:rsid w:val="00712DED"/>
    <w:rsid w:val="00713B27"/>
    <w:rsid w:val="00713C03"/>
    <w:rsid w:val="007144DD"/>
    <w:rsid w:val="0071461E"/>
    <w:rsid w:val="007149A2"/>
    <w:rsid w:val="00714AE8"/>
    <w:rsid w:val="00715364"/>
    <w:rsid w:val="00715DBE"/>
    <w:rsid w:val="00716450"/>
    <w:rsid w:val="00716796"/>
    <w:rsid w:val="007168DA"/>
    <w:rsid w:val="007170CE"/>
    <w:rsid w:val="00717687"/>
    <w:rsid w:val="00717DB7"/>
    <w:rsid w:val="007204C4"/>
    <w:rsid w:val="00720838"/>
    <w:rsid w:val="007213B6"/>
    <w:rsid w:val="007215E6"/>
    <w:rsid w:val="00721D83"/>
    <w:rsid w:val="00721EA0"/>
    <w:rsid w:val="00721F73"/>
    <w:rsid w:val="00722274"/>
    <w:rsid w:val="0072287D"/>
    <w:rsid w:val="00722CFB"/>
    <w:rsid w:val="007231BF"/>
    <w:rsid w:val="00723C32"/>
    <w:rsid w:val="00723C46"/>
    <w:rsid w:val="00723F6E"/>
    <w:rsid w:val="007241C0"/>
    <w:rsid w:val="007246A6"/>
    <w:rsid w:val="0072479C"/>
    <w:rsid w:val="00724FC3"/>
    <w:rsid w:val="00725463"/>
    <w:rsid w:val="00725AEE"/>
    <w:rsid w:val="00726F63"/>
    <w:rsid w:val="0072755F"/>
    <w:rsid w:val="00730D1A"/>
    <w:rsid w:val="007319E2"/>
    <w:rsid w:val="007322BF"/>
    <w:rsid w:val="0073270A"/>
    <w:rsid w:val="00732835"/>
    <w:rsid w:val="007328FC"/>
    <w:rsid w:val="00733966"/>
    <w:rsid w:val="00733B7E"/>
    <w:rsid w:val="007347BB"/>
    <w:rsid w:val="00734B8B"/>
    <w:rsid w:val="00734EDC"/>
    <w:rsid w:val="007364B7"/>
    <w:rsid w:val="00736D17"/>
    <w:rsid w:val="00736DA6"/>
    <w:rsid w:val="00737751"/>
    <w:rsid w:val="00737859"/>
    <w:rsid w:val="00737C80"/>
    <w:rsid w:val="00737E25"/>
    <w:rsid w:val="00737F0A"/>
    <w:rsid w:val="00740175"/>
    <w:rsid w:val="00740274"/>
    <w:rsid w:val="0074056F"/>
    <w:rsid w:val="007405A3"/>
    <w:rsid w:val="00740BA6"/>
    <w:rsid w:val="007413B5"/>
    <w:rsid w:val="00741F39"/>
    <w:rsid w:val="0074268C"/>
    <w:rsid w:val="00742796"/>
    <w:rsid w:val="00742889"/>
    <w:rsid w:val="00742B05"/>
    <w:rsid w:val="00742C08"/>
    <w:rsid w:val="00742C1B"/>
    <w:rsid w:val="00742C4E"/>
    <w:rsid w:val="00743174"/>
    <w:rsid w:val="00743CE6"/>
    <w:rsid w:val="00743CFF"/>
    <w:rsid w:val="00744335"/>
    <w:rsid w:val="00744B60"/>
    <w:rsid w:val="007452D2"/>
    <w:rsid w:val="00745AB7"/>
    <w:rsid w:val="00745DF2"/>
    <w:rsid w:val="00746528"/>
    <w:rsid w:val="00746B66"/>
    <w:rsid w:val="00751620"/>
    <w:rsid w:val="007517F8"/>
    <w:rsid w:val="00751C8E"/>
    <w:rsid w:val="00751CF9"/>
    <w:rsid w:val="00752871"/>
    <w:rsid w:val="00752BA0"/>
    <w:rsid w:val="00754BAD"/>
    <w:rsid w:val="00754F59"/>
    <w:rsid w:val="007550CB"/>
    <w:rsid w:val="0075562D"/>
    <w:rsid w:val="00755C38"/>
    <w:rsid w:val="0075666E"/>
    <w:rsid w:val="00756AA2"/>
    <w:rsid w:val="00756B80"/>
    <w:rsid w:val="0076027F"/>
    <w:rsid w:val="00760ED4"/>
    <w:rsid w:val="00761909"/>
    <w:rsid w:val="0076194C"/>
    <w:rsid w:val="007629F4"/>
    <w:rsid w:val="00762A36"/>
    <w:rsid w:val="00763784"/>
    <w:rsid w:val="007645E3"/>
    <w:rsid w:val="00765147"/>
    <w:rsid w:val="0076535F"/>
    <w:rsid w:val="00765FF8"/>
    <w:rsid w:val="0076607E"/>
    <w:rsid w:val="007667D7"/>
    <w:rsid w:val="00766837"/>
    <w:rsid w:val="007674F2"/>
    <w:rsid w:val="00767A65"/>
    <w:rsid w:val="00767D28"/>
    <w:rsid w:val="00767D77"/>
    <w:rsid w:val="00767F47"/>
    <w:rsid w:val="00767F74"/>
    <w:rsid w:val="007704D6"/>
    <w:rsid w:val="0077054E"/>
    <w:rsid w:val="007708AB"/>
    <w:rsid w:val="00771899"/>
    <w:rsid w:val="00773B26"/>
    <w:rsid w:val="00773F46"/>
    <w:rsid w:val="007747BA"/>
    <w:rsid w:val="0077502C"/>
    <w:rsid w:val="00775E40"/>
    <w:rsid w:val="00776044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38C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DA4"/>
    <w:rsid w:val="00790F9A"/>
    <w:rsid w:val="00791ECA"/>
    <w:rsid w:val="007920FE"/>
    <w:rsid w:val="00792D61"/>
    <w:rsid w:val="00793350"/>
    <w:rsid w:val="00793A33"/>
    <w:rsid w:val="00793C13"/>
    <w:rsid w:val="007947D0"/>
    <w:rsid w:val="007947D7"/>
    <w:rsid w:val="00794B52"/>
    <w:rsid w:val="00795393"/>
    <w:rsid w:val="007953D3"/>
    <w:rsid w:val="0079697A"/>
    <w:rsid w:val="007976A8"/>
    <w:rsid w:val="00797FFE"/>
    <w:rsid w:val="007A036E"/>
    <w:rsid w:val="007A068B"/>
    <w:rsid w:val="007A0B5A"/>
    <w:rsid w:val="007A1BAF"/>
    <w:rsid w:val="007A3096"/>
    <w:rsid w:val="007A32D0"/>
    <w:rsid w:val="007A3346"/>
    <w:rsid w:val="007A38A2"/>
    <w:rsid w:val="007A3D13"/>
    <w:rsid w:val="007A4F65"/>
    <w:rsid w:val="007A5973"/>
    <w:rsid w:val="007A65F8"/>
    <w:rsid w:val="007A66A0"/>
    <w:rsid w:val="007A76A7"/>
    <w:rsid w:val="007B0D9E"/>
    <w:rsid w:val="007B1080"/>
    <w:rsid w:val="007B14FE"/>
    <w:rsid w:val="007B174A"/>
    <w:rsid w:val="007B35BA"/>
    <w:rsid w:val="007B36E7"/>
    <w:rsid w:val="007B3C20"/>
    <w:rsid w:val="007B4D98"/>
    <w:rsid w:val="007B5496"/>
    <w:rsid w:val="007B5EE9"/>
    <w:rsid w:val="007B61F8"/>
    <w:rsid w:val="007B6313"/>
    <w:rsid w:val="007B6E23"/>
    <w:rsid w:val="007B7AC6"/>
    <w:rsid w:val="007C0159"/>
    <w:rsid w:val="007C01F5"/>
    <w:rsid w:val="007C05D4"/>
    <w:rsid w:val="007C0767"/>
    <w:rsid w:val="007C114D"/>
    <w:rsid w:val="007C1C79"/>
    <w:rsid w:val="007C248A"/>
    <w:rsid w:val="007C26A4"/>
    <w:rsid w:val="007C2926"/>
    <w:rsid w:val="007C2D07"/>
    <w:rsid w:val="007C3E35"/>
    <w:rsid w:val="007C3FB9"/>
    <w:rsid w:val="007C44A3"/>
    <w:rsid w:val="007C4B39"/>
    <w:rsid w:val="007C4B7E"/>
    <w:rsid w:val="007C4BBC"/>
    <w:rsid w:val="007C72F9"/>
    <w:rsid w:val="007C750E"/>
    <w:rsid w:val="007D0C80"/>
    <w:rsid w:val="007D156D"/>
    <w:rsid w:val="007D21A9"/>
    <w:rsid w:val="007D2432"/>
    <w:rsid w:val="007D3A41"/>
    <w:rsid w:val="007D415B"/>
    <w:rsid w:val="007D4F00"/>
    <w:rsid w:val="007D586A"/>
    <w:rsid w:val="007D6438"/>
    <w:rsid w:val="007D7267"/>
    <w:rsid w:val="007D74AE"/>
    <w:rsid w:val="007D78D8"/>
    <w:rsid w:val="007E0A9E"/>
    <w:rsid w:val="007E1244"/>
    <w:rsid w:val="007E1747"/>
    <w:rsid w:val="007E1950"/>
    <w:rsid w:val="007E1A3E"/>
    <w:rsid w:val="007E1D30"/>
    <w:rsid w:val="007E2619"/>
    <w:rsid w:val="007E2658"/>
    <w:rsid w:val="007E27E7"/>
    <w:rsid w:val="007E3422"/>
    <w:rsid w:val="007E5635"/>
    <w:rsid w:val="007E57B2"/>
    <w:rsid w:val="007E592F"/>
    <w:rsid w:val="007E5C57"/>
    <w:rsid w:val="007E666A"/>
    <w:rsid w:val="007E6C1C"/>
    <w:rsid w:val="007E7903"/>
    <w:rsid w:val="007F1954"/>
    <w:rsid w:val="007F24BE"/>
    <w:rsid w:val="007F278A"/>
    <w:rsid w:val="007F282D"/>
    <w:rsid w:val="007F38CB"/>
    <w:rsid w:val="007F4335"/>
    <w:rsid w:val="007F4AF1"/>
    <w:rsid w:val="007F4E71"/>
    <w:rsid w:val="007F5402"/>
    <w:rsid w:val="007F5502"/>
    <w:rsid w:val="007F564C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F85"/>
    <w:rsid w:val="00803352"/>
    <w:rsid w:val="00803955"/>
    <w:rsid w:val="0080405C"/>
    <w:rsid w:val="0080551B"/>
    <w:rsid w:val="00806514"/>
    <w:rsid w:val="00810C3B"/>
    <w:rsid w:val="00810CED"/>
    <w:rsid w:val="00811EB8"/>
    <w:rsid w:val="008122D5"/>
    <w:rsid w:val="008128F5"/>
    <w:rsid w:val="008138E4"/>
    <w:rsid w:val="00813EB3"/>
    <w:rsid w:val="0081469B"/>
    <w:rsid w:val="00814AA0"/>
    <w:rsid w:val="008150DE"/>
    <w:rsid w:val="008151B5"/>
    <w:rsid w:val="00815B4E"/>
    <w:rsid w:val="00816335"/>
    <w:rsid w:val="008163C0"/>
    <w:rsid w:val="008165B5"/>
    <w:rsid w:val="00816B91"/>
    <w:rsid w:val="00816B97"/>
    <w:rsid w:val="00817794"/>
    <w:rsid w:val="00820090"/>
    <w:rsid w:val="00820609"/>
    <w:rsid w:val="008207D6"/>
    <w:rsid w:val="00820BCC"/>
    <w:rsid w:val="00820F55"/>
    <w:rsid w:val="0082101C"/>
    <w:rsid w:val="00821415"/>
    <w:rsid w:val="00821576"/>
    <w:rsid w:val="008218BA"/>
    <w:rsid w:val="008227F9"/>
    <w:rsid w:val="00822887"/>
    <w:rsid w:val="0082343D"/>
    <w:rsid w:val="008236BF"/>
    <w:rsid w:val="00823891"/>
    <w:rsid w:val="00825473"/>
    <w:rsid w:val="00825B17"/>
    <w:rsid w:val="00826080"/>
    <w:rsid w:val="008266C7"/>
    <w:rsid w:val="008269FF"/>
    <w:rsid w:val="00827F70"/>
    <w:rsid w:val="00831A6D"/>
    <w:rsid w:val="0083224C"/>
    <w:rsid w:val="00833854"/>
    <w:rsid w:val="00833ACF"/>
    <w:rsid w:val="0083424C"/>
    <w:rsid w:val="008346B8"/>
    <w:rsid w:val="008354FF"/>
    <w:rsid w:val="00835AE0"/>
    <w:rsid w:val="00835C36"/>
    <w:rsid w:val="00835C5D"/>
    <w:rsid w:val="00835F5A"/>
    <w:rsid w:val="0083643F"/>
    <w:rsid w:val="008368AA"/>
    <w:rsid w:val="00836D45"/>
    <w:rsid w:val="00836D65"/>
    <w:rsid w:val="00836E82"/>
    <w:rsid w:val="008371ED"/>
    <w:rsid w:val="00837347"/>
    <w:rsid w:val="00837AD6"/>
    <w:rsid w:val="008409BA"/>
    <w:rsid w:val="00840E77"/>
    <w:rsid w:val="00841433"/>
    <w:rsid w:val="008416E9"/>
    <w:rsid w:val="00841C5E"/>
    <w:rsid w:val="00841EA9"/>
    <w:rsid w:val="0084310C"/>
    <w:rsid w:val="008435D1"/>
    <w:rsid w:val="008440AB"/>
    <w:rsid w:val="008442B4"/>
    <w:rsid w:val="0084564D"/>
    <w:rsid w:val="00845715"/>
    <w:rsid w:val="00846FBD"/>
    <w:rsid w:val="0084714C"/>
    <w:rsid w:val="008479ED"/>
    <w:rsid w:val="00850F71"/>
    <w:rsid w:val="00851503"/>
    <w:rsid w:val="0085150A"/>
    <w:rsid w:val="00851D95"/>
    <w:rsid w:val="008521AE"/>
    <w:rsid w:val="00852619"/>
    <w:rsid w:val="00852C80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0D17"/>
    <w:rsid w:val="0086112A"/>
    <w:rsid w:val="00861279"/>
    <w:rsid w:val="00861B41"/>
    <w:rsid w:val="00861BFA"/>
    <w:rsid w:val="00861FE7"/>
    <w:rsid w:val="00862B63"/>
    <w:rsid w:val="00863033"/>
    <w:rsid w:val="008633BE"/>
    <w:rsid w:val="008638A1"/>
    <w:rsid w:val="008639A6"/>
    <w:rsid w:val="008655BA"/>
    <w:rsid w:val="00865991"/>
    <w:rsid w:val="00865DF0"/>
    <w:rsid w:val="00865FAA"/>
    <w:rsid w:val="00866CED"/>
    <w:rsid w:val="00866E06"/>
    <w:rsid w:val="00867C45"/>
    <w:rsid w:val="00870468"/>
    <w:rsid w:val="008704B7"/>
    <w:rsid w:val="00871A9C"/>
    <w:rsid w:val="00871E5E"/>
    <w:rsid w:val="00872345"/>
    <w:rsid w:val="00873EDA"/>
    <w:rsid w:val="00873F7C"/>
    <w:rsid w:val="008771BF"/>
    <w:rsid w:val="0088010F"/>
    <w:rsid w:val="008801BC"/>
    <w:rsid w:val="008801F6"/>
    <w:rsid w:val="008803C5"/>
    <w:rsid w:val="00880DF7"/>
    <w:rsid w:val="008810B4"/>
    <w:rsid w:val="00881565"/>
    <w:rsid w:val="00881889"/>
    <w:rsid w:val="008819CD"/>
    <w:rsid w:val="00881E27"/>
    <w:rsid w:val="00882DE0"/>
    <w:rsid w:val="0088334A"/>
    <w:rsid w:val="008834D3"/>
    <w:rsid w:val="008840A7"/>
    <w:rsid w:val="008855D9"/>
    <w:rsid w:val="00885DAE"/>
    <w:rsid w:val="00887086"/>
    <w:rsid w:val="00887B6D"/>
    <w:rsid w:val="00890234"/>
    <w:rsid w:val="00890B58"/>
    <w:rsid w:val="00892448"/>
    <w:rsid w:val="00892D24"/>
    <w:rsid w:val="00893620"/>
    <w:rsid w:val="00893CAE"/>
    <w:rsid w:val="00893ED0"/>
    <w:rsid w:val="0089501F"/>
    <w:rsid w:val="0089586E"/>
    <w:rsid w:val="0089647C"/>
    <w:rsid w:val="008964C0"/>
    <w:rsid w:val="00896897"/>
    <w:rsid w:val="00896DE8"/>
    <w:rsid w:val="0089708A"/>
    <w:rsid w:val="00897564"/>
    <w:rsid w:val="008A0875"/>
    <w:rsid w:val="008A15A6"/>
    <w:rsid w:val="008A1667"/>
    <w:rsid w:val="008A16EB"/>
    <w:rsid w:val="008A1812"/>
    <w:rsid w:val="008A1F06"/>
    <w:rsid w:val="008A29C9"/>
    <w:rsid w:val="008A2D08"/>
    <w:rsid w:val="008A3D75"/>
    <w:rsid w:val="008A4365"/>
    <w:rsid w:val="008A4405"/>
    <w:rsid w:val="008A4489"/>
    <w:rsid w:val="008A4587"/>
    <w:rsid w:val="008A5618"/>
    <w:rsid w:val="008A5924"/>
    <w:rsid w:val="008A5A38"/>
    <w:rsid w:val="008A5C37"/>
    <w:rsid w:val="008A601B"/>
    <w:rsid w:val="008A62CD"/>
    <w:rsid w:val="008A64D0"/>
    <w:rsid w:val="008A72E2"/>
    <w:rsid w:val="008A7575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41D4"/>
    <w:rsid w:val="008B51FE"/>
    <w:rsid w:val="008B52F9"/>
    <w:rsid w:val="008B53A1"/>
    <w:rsid w:val="008B5869"/>
    <w:rsid w:val="008B58AE"/>
    <w:rsid w:val="008B64F1"/>
    <w:rsid w:val="008B679B"/>
    <w:rsid w:val="008B6939"/>
    <w:rsid w:val="008B6B22"/>
    <w:rsid w:val="008B7069"/>
    <w:rsid w:val="008C004E"/>
    <w:rsid w:val="008C0176"/>
    <w:rsid w:val="008C0527"/>
    <w:rsid w:val="008C071D"/>
    <w:rsid w:val="008C0DFC"/>
    <w:rsid w:val="008C15F5"/>
    <w:rsid w:val="008C1BA7"/>
    <w:rsid w:val="008C21EE"/>
    <w:rsid w:val="008C27B9"/>
    <w:rsid w:val="008C2F90"/>
    <w:rsid w:val="008C3FD9"/>
    <w:rsid w:val="008C522E"/>
    <w:rsid w:val="008C5FA0"/>
    <w:rsid w:val="008C7AFD"/>
    <w:rsid w:val="008C7F2A"/>
    <w:rsid w:val="008C7F5F"/>
    <w:rsid w:val="008D028B"/>
    <w:rsid w:val="008D06AF"/>
    <w:rsid w:val="008D14E8"/>
    <w:rsid w:val="008D228E"/>
    <w:rsid w:val="008D2310"/>
    <w:rsid w:val="008D27E8"/>
    <w:rsid w:val="008D288E"/>
    <w:rsid w:val="008D2963"/>
    <w:rsid w:val="008D377C"/>
    <w:rsid w:val="008D405D"/>
    <w:rsid w:val="008D4709"/>
    <w:rsid w:val="008D56FD"/>
    <w:rsid w:val="008D584D"/>
    <w:rsid w:val="008D6680"/>
    <w:rsid w:val="008D6C72"/>
    <w:rsid w:val="008D6D9C"/>
    <w:rsid w:val="008D7230"/>
    <w:rsid w:val="008D74B3"/>
    <w:rsid w:val="008D7629"/>
    <w:rsid w:val="008E0484"/>
    <w:rsid w:val="008E081A"/>
    <w:rsid w:val="008E082E"/>
    <w:rsid w:val="008E09BB"/>
    <w:rsid w:val="008E10EC"/>
    <w:rsid w:val="008E12C3"/>
    <w:rsid w:val="008E1493"/>
    <w:rsid w:val="008E1A98"/>
    <w:rsid w:val="008E1E91"/>
    <w:rsid w:val="008E29C9"/>
    <w:rsid w:val="008E2E99"/>
    <w:rsid w:val="008E2FE1"/>
    <w:rsid w:val="008E3108"/>
    <w:rsid w:val="008E32C0"/>
    <w:rsid w:val="008E5BB8"/>
    <w:rsid w:val="008E6BB7"/>
    <w:rsid w:val="008F021C"/>
    <w:rsid w:val="008F06B8"/>
    <w:rsid w:val="008F0A01"/>
    <w:rsid w:val="008F0E85"/>
    <w:rsid w:val="008F1ADF"/>
    <w:rsid w:val="008F1B3F"/>
    <w:rsid w:val="008F1C0A"/>
    <w:rsid w:val="008F2196"/>
    <w:rsid w:val="008F26B9"/>
    <w:rsid w:val="008F3644"/>
    <w:rsid w:val="008F3EDE"/>
    <w:rsid w:val="008F415C"/>
    <w:rsid w:val="008F4184"/>
    <w:rsid w:val="008F484F"/>
    <w:rsid w:val="008F4DBE"/>
    <w:rsid w:val="008F585E"/>
    <w:rsid w:val="009003B3"/>
    <w:rsid w:val="00900A9B"/>
    <w:rsid w:val="00900C6B"/>
    <w:rsid w:val="00900ED8"/>
    <w:rsid w:val="0090170C"/>
    <w:rsid w:val="00903532"/>
    <w:rsid w:val="009036AB"/>
    <w:rsid w:val="009038A4"/>
    <w:rsid w:val="00903BA6"/>
    <w:rsid w:val="00904330"/>
    <w:rsid w:val="009059EF"/>
    <w:rsid w:val="00906455"/>
    <w:rsid w:val="00906D5F"/>
    <w:rsid w:val="0090792F"/>
    <w:rsid w:val="00907C09"/>
    <w:rsid w:val="00907D9B"/>
    <w:rsid w:val="00910546"/>
    <w:rsid w:val="00910F22"/>
    <w:rsid w:val="00911AAD"/>
    <w:rsid w:val="00911C67"/>
    <w:rsid w:val="00911D25"/>
    <w:rsid w:val="009126CC"/>
    <w:rsid w:val="00914976"/>
    <w:rsid w:val="00914E5B"/>
    <w:rsid w:val="00915238"/>
    <w:rsid w:val="009156A4"/>
    <w:rsid w:val="0091625D"/>
    <w:rsid w:val="00916354"/>
    <w:rsid w:val="00917344"/>
    <w:rsid w:val="00920750"/>
    <w:rsid w:val="00920993"/>
    <w:rsid w:val="00920D57"/>
    <w:rsid w:val="0092116D"/>
    <w:rsid w:val="00921B24"/>
    <w:rsid w:val="00921E4F"/>
    <w:rsid w:val="00921ED5"/>
    <w:rsid w:val="0092206D"/>
    <w:rsid w:val="00922316"/>
    <w:rsid w:val="009225EB"/>
    <w:rsid w:val="009232B5"/>
    <w:rsid w:val="00923A2B"/>
    <w:rsid w:val="00923CD4"/>
    <w:rsid w:val="0092472C"/>
    <w:rsid w:val="009256E8"/>
    <w:rsid w:val="00925EA3"/>
    <w:rsid w:val="00926B7C"/>
    <w:rsid w:val="00930671"/>
    <w:rsid w:val="00931739"/>
    <w:rsid w:val="00931CCF"/>
    <w:rsid w:val="00931FB8"/>
    <w:rsid w:val="00932A00"/>
    <w:rsid w:val="00932D99"/>
    <w:rsid w:val="00932FEB"/>
    <w:rsid w:val="009336CC"/>
    <w:rsid w:val="0093379F"/>
    <w:rsid w:val="009347E5"/>
    <w:rsid w:val="009351EF"/>
    <w:rsid w:val="00935288"/>
    <w:rsid w:val="009359CA"/>
    <w:rsid w:val="00936E9F"/>
    <w:rsid w:val="00936F91"/>
    <w:rsid w:val="00940157"/>
    <w:rsid w:val="00940666"/>
    <w:rsid w:val="00941063"/>
    <w:rsid w:val="00942B1B"/>
    <w:rsid w:val="0094469D"/>
    <w:rsid w:val="00944CD9"/>
    <w:rsid w:val="0094547B"/>
    <w:rsid w:val="0094587B"/>
    <w:rsid w:val="00945A6E"/>
    <w:rsid w:val="00945B50"/>
    <w:rsid w:val="009462EE"/>
    <w:rsid w:val="0094644D"/>
    <w:rsid w:val="00946A1B"/>
    <w:rsid w:val="00946ED9"/>
    <w:rsid w:val="00947B51"/>
    <w:rsid w:val="00947BF1"/>
    <w:rsid w:val="00951DA5"/>
    <w:rsid w:val="00953E37"/>
    <w:rsid w:val="00953EE3"/>
    <w:rsid w:val="0095409A"/>
    <w:rsid w:val="009546AB"/>
    <w:rsid w:val="00954AA5"/>
    <w:rsid w:val="00954B0C"/>
    <w:rsid w:val="00954D38"/>
    <w:rsid w:val="009550EE"/>
    <w:rsid w:val="00955421"/>
    <w:rsid w:val="00955B67"/>
    <w:rsid w:val="00955F36"/>
    <w:rsid w:val="0095622D"/>
    <w:rsid w:val="0095668E"/>
    <w:rsid w:val="00957410"/>
    <w:rsid w:val="00960009"/>
    <w:rsid w:val="00960526"/>
    <w:rsid w:val="00960666"/>
    <w:rsid w:val="00960987"/>
    <w:rsid w:val="00960EC5"/>
    <w:rsid w:val="00961BF4"/>
    <w:rsid w:val="00961C79"/>
    <w:rsid w:val="00961E0F"/>
    <w:rsid w:val="009620C3"/>
    <w:rsid w:val="00962D85"/>
    <w:rsid w:val="009630C2"/>
    <w:rsid w:val="00963222"/>
    <w:rsid w:val="009635CE"/>
    <w:rsid w:val="009636A6"/>
    <w:rsid w:val="009638AE"/>
    <w:rsid w:val="009644CC"/>
    <w:rsid w:val="00964DFF"/>
    <w:rsid w:val="00965108"/>
    <w:rsid w:val="00965659"/>
    <w:rsid w:val="0096584C"/>
    <w:rsid w:val="009665F7"/>
    <w:rsid w:val="00966A21"/>
    <w:rsid w:val="00967A79"/>
    <w:rsid w:val="00967C55"/>
    <w:rsid w:val="00970024"/>
    <w:rsid w:val="00970606"/>
    <w:rsid w:val="00970BC6"/>
    <w:rsid w:val="00971196"/>
    <w:rsid w:val="00971ACA"/>
    <w:rsid w:val="009721D5"/>
    <w:rsid w:val="00972711"/>
    <w:rsid w:val="00972AC0"/>
    <w:rsid w:val="00972C82"/>
    <w:rsid w:val="00973166"/>
    <w:rsid w:val="00973AEA"/>
    <w:rsid w:val="00974724"/>
    <w:rsid w:val="00974E93"/>
    <w:rsid w:val="009752B0"/>
    <w:rsid w:val="0097563E"/>
    <w:rsid w:val="00975AB3"/>
    <w:rsid w:val="009773F0"/>
    <w:rsid w:val="009774AD"/>
    <w:rsid w:val="009775C0"/>
    <w:rsid w:val="00977FD0"/>
    <w:rsid w:val="009803C4"/>
    <w:rsid w:val="009823F5"/>
    <w:rsid w:val="00982728"/>
    <w:rsid w:val="009829CE"/>
    <w:rsid w:val="00982A42"/>
    <w:rsid w:val="00982F19"/>
    <w:rsid w:val="00984044"/>
    <w:rsid w:val="009845FF"/>
    <w:rsid w:val="00984EEA"/>
    <w:rsid w:val="00985CDF"/>
    <w:rsid w:val="00985E42"/>
    <w:rsid w:val="00985E51"/>
    <w:rsid w:val="00986146"/>
    <w:rsid w:val="00986D3E"/>
    <w:rsid w:val="00986FD1"/>
    <w:rsid w:val="009870B0"/>
    <w:rsid w:val="009901CA"/>
    <w:rsid w:val="00990DA4"/>
    <w:rsid w:val="00990E1C"/>
    <w:rsid w:val="00990E4B"/>
    <w:rsid w:val="00991485"/>
    <w:rsid w:val="00991613"/>
    <w:rsid w:val="00991682"/>
    <w:rsid w:val="00991B09"/>
    <w:rsid w:val="00991E20"/>
    <w:rsid w:val="00992BF8"/>
    <w:rsid w:val="009942B6"/>
    <w:rsid w:val="00994914"/>
    <w:rsid w:val="009952C7"/>
    <w:rsid w:val="009954F3"/>
    <w:rsid w:val="009955F9"/>
    <w:rsid w:val="009964BB"/>
    <w:rsid w:val="00996709"/>
    <w:rsid w:val="00997022"/>
    <w:rsid w:val="009971C7"/>
    <w:rsid w:val="00997E9C"/>
    <w:rsid w:val="009A04AC"/>
    <w:rsid w:val="009A0F85"/>
    <w:rsid w:val="009A1F16"/>
    <w:rsid w:val="009A2A43"/>
    <w:rsid w:val="009A2B42"/>
    <w:rsid w:val="009A3245"/>
    <w:rsid w:val="009A3280"/>
    <w:rsid w:val="009A43B0"/>
    <w:rsid w:val="009A4F16"/>
    <w:rsid w:val="009A56FC"/>
    <w:rsid w:val="009A57A6"/>
    <w:rsid w:val="009A6C6A"/>
    <w:rsid w:val="009A7234"/>
    <w:rsid w:val="009A767C"/>
    <w:rsid w:val="009B180C"/>
    <w:rsid w:val="009B252E"/>
    <w:rsid w:val="009B282E"/>
    <w:rsid w:val="009B2A2F"/>
    <w:rsid w:val="009B2B53"/>
    <w:rsid w:val="009B3262"/>
    <w:rsid w:val="009B3D30"/>
    <w:rsid w:val="009B3D78"/>
    <w:rsid w:val="009B5D6F"/>
    <w:rsid w:val="009B6177"/>
    <w:rsid w:val="009B761F"/>
    <w:rsid w:val="009B773B"/>
    <w:rsid w:val="009C037C"/>
    <w:rsid w:val="009C0510"/>
    <w:rsid w:val="009C052D"/>
    <w:rsid w:val="009C0BF0"/>
    <w:rsid w:val="009C0C23"/>
    <w:rsid w:val="009C0FE4"/>
    <w:rsid w:val="009C2984"/>
    <w:rsid w:val="009C2DAF"/>
    <w:rsid w:val="009C34BA"/>
    <w:rsid w:val="009C3637"/>
    <w:rsid w:val="009C38E8"/>
    <w:rsid w:val="009C3A4D"/>
    <w:rsid w:val="009C3E92"/>
    <w:rsid w:val="009C4A59"/>
    <w:rsid w:val="009C4BEF"/>
    <w:rsid w:val="009C4D60"/>
    <w:rsid w:val="009C50DC"/>
    <w:rsid w:val="009C5580"/>
    <w:rsid w:val="009C5816"/>
    <w:rsid w:val="009C6657"/>
    <w:rsid w:val="009C75AA"/>
    <w:rsid w:val="009D04C6"/>
    <w:rsid w:val="009D064D"/>
    <w:rsid w:val="009D11F6"/>
    <w:rsid w:val="009D13C8"/>
    <w:rsid w:val="009D1E2B"/>
    <w:rsid w:val="009D24F8"/>
    <w:rsid w:val="009D2609"/>
    <w:rsid w:val="009D2CD2"/>
    <w:rsid w:val="009D2EDC"/>
    <w:rsid w:val="009D2FD9"/>
    <w:rsid w:val="009D3876"/>
    <w:rsid w:val="009D3B3F"/>
    <w:rsid w:val="009D4048"/>
    <w:rsid w:val="009D4317"/>
    <w:rsid w:val="009D5601"/>
    <w:rsid w:val="009D5D5F"/>
    <w:rsid w:val="009D603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86"/>
    <w:rsid w:val="009E45DA"/>
    <w:rsid w:val="009E461D"/>
    <w:rsid w:val="009E4B7E"/>
    <w:rsid w:val="009E4D25"/>
    <w:rsid w:val="009E5234"/>
    <w:rsid w:val="009E57FE"/>
    <w:rsid w:val="009E64BA"/>
    <w:rsid w:val="009E71B6"/>
    <w:rsid w:val="009E7B2A"/>
    <w:rsid w:val="009F03D5"/>
    <w:rsid w:val="009F0B75"/>
    <w:rsid w:val="009F0BE3"/>
    <w:rsid w:val="009F0FF1"/>
    <w:rsid w:val="009F10FA"/>
    <w:rsid w:val="009F1BCB"/>
    <w:rsid w:val="009F4652"/>
    <w:rsid w:val="009F58CF"/>
    <w:rsid w:val="009F6707"/>
    <w:rsid w:val="009F76BC"/>
    <w:rsid w:val="009F78B9"/>
    <w:rsid w:val="00A00553"/>
    <w:rsid w:val="00A00BEE"/>
    <w:rsid w:val="00A014C0"/>
    <w:rsid w:val="00A0265E"/>
    <w:rsid w:val="00A02A38"/>
    <w:rsid w:val="00A02FD9"/>
    <w:rsid w:val="00A03B6B"/>
    <w:rsid w:val="00A03E9B"/>
    <w:rsid w:val="00A04008"/>
    <w:rsid w:val="00A04D36"/>
    <w:rsid w:val="00A055FD"/>
    <w:rsid w:val="00A05A7A"/>
    <w:rsid w:val="00A0739A"/>
    <w:rsid w:val="00A1002F"/>
    <w:rsid w:val="00A11178"/>
    <w:rsid w:val="00A114B4"/>
    <w:rsid w:val="00A11611"/>
    <w:rsid w:val="00A11F76"/>
    <w:rsid w:val="00A1277C"/>
    <w:rsid w:val="00A12AB4"/>
    <w:rsid w:val="00A13949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20055"/>
    <w:rsid w:val="00A202FA"/>
    <w:rsid w:val="00A20AE0"/>
    <w:rsid w:val="00A21D8F"/>
    <w:rsid w:val="00A21FCD"/>
    <w:rsid w:val="00A2200B"/>
    <w:rsid w:val="00A22609"/>
    <w:rsid w:val="00A2264F"/>
    <w:rsid w:val="00A22B31"/>
    <w:rsid w:val="00A22DF2"/>
    <w:rsid w:val="00A23389"/>
    <w:rsid w:val="00A233D3"/>
    <w:rsid w:val="00A23544"/>
    <w:rsid w:val="00A23FFD"/>
    <w:rsid w:val="00A24BB7"/>
    <w:rsid w:val="00A24CC2"/>
    <w:rsid w:val="00A25BCD"/>
    <w:rsid w:val="00A26741"/>
    <w:rsid w:val="00A2710C"/>
    <w:rsid w:val="00A27589"/>
    <w:rsid w:val="00A27B18"/>
    <w:rsid w:val="00A27BF4"/>
    <w:rsid w:val="00A27C49"/>
    <w:rsid w:val="00A27CC9"/>
    <w:rsid w:val="00A27DE9"/>
    <w:rsid w:val="00A3006E"/>
    <w:rsid w:val="00A30269"/>
    <w:rsid w:val="00A3034E"/>
    <w:rsid w:val="00A30553"/>
    <w:rsid w:val="00A30B66"/>
    <w:rsid w:val="00A30E35"/>
    <w:rsid w:val="00A31388"/>
    <w:rsid w:val="00A323DA"/>
    <w:rsid w:val="00A32432"/>
    <w:rsid w:val="00A34BE8"/>
    <w:rsid w:val="00A3580B"/>
    <w:rsid w:val="00A35BF6"/>
    <w:rsid w:val="00A36221"/>
    <w:rsid w:val="00A365BE"/>
    <w:rsid w:val="00A368CE"/>
    <w:rsid w:val="00A40056"/>
    <w:rsid w:val="00A40064"/>
    <w:rsid w:val="00A400D4"/>
    <w:rsid w:val="00A40128"/>
    <w:rsid w:val="00A40483"/>
    <w:rsid w:val="00A41930"/>
    <w:rsid w:val="00A423FB"/>
    <w:rsid w:val="00A43805"/>
    <w:rsid w:val="00A44559"/>
    <w:rsid w:val="00A44843"/>
    <w:rsid w:val="00A44A6C"/>
    <w:rsid w:val="00A44C9F"/>
    <w:rsid w:val="00A453F4"/>
    <w:rsid w:val="00A4587C"/>
    <w:rsid w:val="00A46ADB"/>
    <w:rsid w:val="00A4796D"/>
    <w:rsid w:val="00A47B1F"/>
    <w:rsid w:val="00A50058"/>
    <w:rsid w:val="00A50598"/>
    <w:rsid w:val="00A5065C"/>
    <w:rsid w:val="00A51073"/>
    <w:rsid w:val="00A51ACA"/>
    <w:rsid w:val="00A52376"/>
    <w:rsid w:val="00A5317A"/>
    <w:rsid w:val="00A538B4"/>
    <w:rsid w:val="00A550F0"/>
    <w:rsid w:val="00A55134"/>
    <w:rsid w:val="00A55F19"/>
    <w:rsid w:val="00A5689E"/>
    <w:rsid w:val="00A56DBA"/>
    <w:rsid w:val="00A5784A"/>
    <w:rsid w:val="00A57DB4"/>
    <w:rsid w:val="00A602B8"/>
    <w:rsid w:val="00A6043D"/>
    <w:rsid w:val="00A616C9"/>
    <w:rsid w:val="00A61B83"/>
    <w:rsid w:val="00A61CDE"/>
    <w:rsid w:val="00A61E69"/>
    <w:rsid w:val="00A61E9B"/>
    <w:rsid w:val="00A62051"/>
    <w:rsid w:val="00A64195"/>
    <w:rsid w:val="00A64312"/>
    <w:rsid w:val="00A6473E"/>
    <w:rsid w:val="00A6498D"/>
    <w:rsid w:val="00A64C77"/>
    <w:rsid w:val="00A64D7B"/>
    <w:rsid w:val="00A65013"/>
    <w:rsid w:val="00A65180"/>
    <w:rsid w:val="00A6574B"/>
    <w:rsid w:val="00A6633F"/>
    <w:rsid w:val="00A66555"/>
    <w:rsid w:val="00A665A0"/>
    <w:rsid w:val="00A66FA4"/>
    <w:rsid w:val="00A67678"/>
    <w:rsid w:val="00A67DA9"/>
    <w:rsid w:val="00A703BF"/>
    <w:rsid w:val="00A71285"/>
    <w:rsid w:val="00A71856"/>
    <w:rsid w:val="00A71C11"/>
    <w:rsid w:val="00A72216"/>
    <w:rsid w:val="00A72FFB"/>
    <w:rsid w:val="00A7369D"/>
    <w:rsid w:val="00A73941"/>
    <w:rsid w:val="00A756F6"/>
    <w:rsid w:val="00A75A0C"/>
    <w:rsid w:val="00A7623B"/>
    <w:rsid w:val="00A76886"/>
    <w:rsid w:val="00A77382"/>
    <w:rsid w:val="00A774F6"/>
    <w:rsid w:val="00A7799A"/>
    <w:rsid w:val="00A77B09"/>
    <w:rsid w:val="00A802F3"/>
    <w:rsid w:val="00A804E3"/>
    <w:rsid w:val="00A80A5B"/>
    <w:rsid w:val="00A81138"/>
    <w:rsid w:val="00A81BF2"/>
    <w:rsid w:val="00A8208B"/>
    <w:rsid w:val="00A822E9"/>
    <w:rsid w:val="00A8282C"/>
    <w:rsid w:val="00A8289A"/>
    <w:rsid w:val="00A82B1B"/>
    <w:rsid w:val="00A82FCC"/>
    <w:rsid w:val="00A842A6"/>
    <w:rsid w:val="00A84542"/>
    <w:rsid w:val="00A84ABA"/>
    <w:rsid w:val="00A84EDF"/>
    <w:rsid w:val="00A85B1D"/>
    <w:rsid w:val="00A8602E"/>
    <w:rsid w:val="00A86129"/>
    <w:rsid w:val="00A8638C"/>
    <w:rsid w:val="00A86BFA"/>
    <w:rsid w:val="00A8772B"/>
    <w:rsid w:val="00A87F79"/>
    <w:rsid w:val="00A92497"/>
    <w:rsid w:val="00A92702"/>
    <w:rsid w:val="00A930C6"/>
    <w:rsid w:val="00A937CD"/>
    <w:rsid w:val="00A95075"/>
    <w:rsid w:val="00A95533"/>
    <w:rsid w:val="00A9599D"/>
    <w:rsid w:val="00A95D4C"/>
    <w:rsid w:val="00A97BB6"/>
    <w:rsid w:val="00A97E21"/>
    <w:rsid w:val="00AA0C6C"/>
    <w:rsid w:val="00AA23C1"/>
    <w:rsid w:val="00AA293C"/>
    <w:rsid w:val="00AA3268"/>
    <w:rsid w:val="00AA3495"/>
    <w:rsid w:val="00AA38F8"/>
    <w:rsid w:val="00AA42CE"/>
    <w:rsid w:val="00AA4660"/>
    <w:rsid w:val="00AA4BE5"/>
    <w:rsid w:val="00AA5C66"/>
    <w:rsid w:val="00AA60C0"/>
    <w:rsid w:val="00AA6274"/>
    <w:rsid w:val="00AA660C"/>
    <w:rsid w:val="00AA6B5D"/>
    <w:rsid w:val="00AA6F02"/>
    <w:rsid w:val="00AA6F9A"/>
    <w:rsid w:val="00AA7F33"/>
    <w:rsid w:val="00AB0021"/>
    <w:rsid w:val="00AB0030"/>
    <w:rsid w:val="00AB011C"/>
    <w:rsid w:val="00AB01B6"/>
    <w:rsid w:val="00AB048D"/>
    <w:rsid w:val="00AB0BFB"/>
    <w:rsid w:val="00AB0D0D"/>
    <w:rsid w:val="00AB0F76"/>
    <w:rsid w:val="00AB13F3"/>
    <w:rsid w:val="00AB23C7"/>
    <w:rsid w:val="00AB23E5"/>
    <w:rsid w:val="00AB339B"/>
    <w:rsid w:val="00AB3655"/>
    <w:rsid w:val="00AB4B0B"/>
    <w:rsid w:val="00AB4EE6"/>
    <w:rsid w:val="00AB621D"/>
    <w:rsid w:val="00AB6C83"/>
    <w:rsid w:val="00AB71B7"/>
    <w:rsid w:val="00AB7756"/>
    <w:rsid w:val="00AC01D5"/>
    <w:rsid w:val="00AC12B0"/>
    <w:rsid w:val="00AC1CA5"/>
    <w:rsid w:val="00AC2120"/>
    <w:rsid w:val="00AC2264"/>
    <w:rsid w:val="00AC27C6"/>
    <w:rsid w:val="00AC3610"/>
    <w:rsid w:val="00AC3BE1"/>
    <w:rsid w:val="00AC3DF0"/>
    <w:rsid w:val="00AC3FBF"/>
    <w:rsid w:val="00AC4030"/>
    <w:rsid w:val="00AC47BE"/>
    <w:rsid w:val="00AC4DAC"/>
    <w:rsid w:val="00AC4F8B"/>
    <w:rsid w:val="00AC5195"/>
    <w:rsid w:val="00AC57F9"/>
    <w:rsid w:val="00AC5958"/>
    <w:rsid w:val="00AC5CCC"/>
    <w:rsid w:val="00AC66C7"/>
    <w:rsid w:val="00AC763D"/>
    <w:rsid w:val="00AC76F3"/>
    <w:rsid w:val="00AC7CA3"/>
    <w:rsid w:val="00AC7FF8"/>
    <w:rsid w:val="00AD1965"/>
    <w:rsid w:val="00AD2644"/>
    <w:rsid w:val="00AD2A3F"/>
    <w:rsid w:val="00AD2B2A"/>
    <w:rsid w:val="00AD2FF0"/>
    <w:rsid w:val="00AD4C8B"/>
    <w:rsid w:val="00AD503D"/>
    <w:rsid w:val="00AD5387"/>
    <w:rsid w:val="00AD54BA"/>
    <w:rsid w:val="00AD5A2E"/>
    <w:rsid w:val="00AD5AC6"/>
    <w:rsid w:val="00AD5EB6"/>
    <w:rsid w:val="00AD6A8E"/>
    <w:rsid w:val="00AD6AC7"/>
    <w:rsid w:val="00AD71F5"/>
    <w:rsid w:val="00AD7234"/>
    <w:rsid w:val="00AD7E74"/>
    <w:rsid w:val="00AE0757"/>
    <w:rsid w:val="00AE08CE"/>
    <w:rsid w:val="00AE0C9C"/>
    <w:rsid w:val="00AE1719"/>
    <w:rsid w:val="00AE17A7"/>
    <w:rsid w:val="00AE25EE"/>
    <w:rsid w:val="00AE2612"/>
    <w:rsid w:val="00AE2C43"/>
    <w:rsid w:val="00AE35D2"/>
    <w:rsid w:val="00AE3BBF"/>
    <w:rsid w:val="00AE48AF"/>
    <w:rsid w:val="00AE5FFC"/>
    <w:rsid w:val="00AE62B6"/>
    <w:rsid w:val="00AE666C"/>
    <w:rsid w:val="00AE6755"/>
    <w:rsid w:val="00AE75E3"/>
    <w:rsid w:val="00AF0510"/>
    <w:rsid w:val="00AF0FA9"/>
    <w:rsid w:val="00AF130C"/>
    <w:rsid w:val="00AF13B5"/>
    <w:rsid w:val="00AF1F3E"/>
    <w:rsid w:val="00AF25EF"/>
    <w:rsid w:val="00AF2747"/>
    <w:rsid w:val="00AF2EA1"/>
    <w:rsid w:val="00AF315F"/>
    <w:rsid w:val="00AF40B7"/>
    <w:rsid w:val="00AF4E9B"/>
    <w:rsid w:val="00AF5CB8"/>
    <w:rsid w:val="00AF5FFE"/>
    <w:rsid w:val="00AF6317"/>
    <w:rsid w:val="00AF6D5C"/>
    <w:rsid w:val="00AF6DA3"/>
    <w:rsid w:val="00AF76B4"/>
    <w:rsid w:val="00AF7968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24"/>
    <w:rsid w:val="00B03B4A"/>
    <w:rsid w:val="00B04C49"/>
    <w:rsid w:val="00B0539B"/>
    <w:rsid w:val="00B063EF"/>
    <w:rsid w:val="00B06BAF"/>
    <w:rsid w:val="00B06C9F"/>
    <w:rsid w:val="00B06CD0"/>
    <w:rsid w:val="00B07287"/>
    <w:rsid w:val="00B076B2"/>
    <w:rsid w:val="00B07BBB"/>
    <w:rsid w:val="00B07DF5"/>
    <w:rsid w:val="00B07EF6"/>
    <w:rsid w:val="00B104B7"/>
    <w:rsid w:val="00B10E0F"/>
    <w:rsid w:val="00B10EA9"/>
    <w:rsid w:val="00B11EE4"/>
    <w:rsid w:val="00B120DB"/>
    <w:rsid w:val="00B14365"/>
    <w:rsid w:val="00B14FDC"/>
    <w:rsid w:val="00B1525E"/>
    <w:rsid w:val="00B15286"/>
    <w:rsid w:val="00B158CD"/>
    <w:rsid w:val="00B1617F"/>
    <w:rsid w:val="00B16659"/>
    <w:rsid w:val="00B16B42"/>
    <w:rsid w:val="00B16FB5"/>
    <w:rsid w:val="00B17210"/>
    <w:rsid w:val="00B178C1"/>
    <w:rsid w:val="00B2029F"/>
    <w:rsid w:val="00B210A0"/>
    <w:rsid w:val="00B2137E"/>
    <w:rsid w:val="00B24056"/>
    <w:rsid w:val="00B26483"/>
    <w:rsid w:val="00B303EE"/>
    <w:rsid w:val="00B30791"/>
    <w:rsid w:val="00B309CA"/>
    <w:rsid w:val="00B3230A"/>
    <w:rsid w:val="00B3242F"/>
    <w:rsid w:val="00B32FBD"/>
    <w:rsid w:val="00B3383D"/>
    <w:rsid w:val="00B33E1E"/>
    <w:rsid w:val="00B343B7"/>
    <w:rsid w:val="00B344E6"/>
    <w:rsid w:val="00B3489C"/>
    <w:rsid w:val="00B36DB1"/>
    <w:rsid w:val="00B36F25"/>
    <w:rsid w:val="00B40283"/>
    <w:rsid w:val="00B4038B"/>
    <w:rsid w:val="00B404BE"/>
    <w:rsid w:val="00B4086D"/>
    <w:rsid w:val="00B4094A"/>
    <w:rsid w:val="00B4196B"/>
    <w:rsid w:val="00B424C5"/>
    <w:rsid w:val="00B4277C"/>
    <w:rsid w:val="00B431BD"/>
    <w:rsid w:val="00B4325F"/>
    <w:rsid w:val="00B43298"/>
    <w:rsid w:val="00B437A2"/>
    <w:rsid w:val="00B43CC8"/>
    <w:rsid w:val="00B450E7"/>
    <w:rsid w:val="00B4541C"/>
    <w:rsid w:val="00B45642"/>
    <w:rsid w:val="00B457BF"/>
    <w:rsid w:val="00B46739"/>
    <w:rsid w:val="00B47313"/>
    <w:rsid w:val="00B47AEE"/>
    <w:rsid w:val="00B5067C"/>
    <w:rsid w:val="00B50C33"/>
    <w:rsid w:val="00B5168C"/>
    <w:rsid w:val="00B519B5"/>
    <w:rsid w:val="00B52E72"/>
    <w:rsid w:val="00B53039"/>
    <w:rsid w:val="00B53480"/>
    <w:rsid w:val="00B53ADA"/>
    <w:rsid w:val="00B54921"/>
    <w:rsid w:val="00B5639F"/>
    <w:rsid w:val="00B564DA"/>
    <w:rsid w:val="00B56BC6"/>
    <w:rsid w:val="00B57532"/>
    <w:rsid w:val="00B57B6F"/>
    <w:rsid w:val="00B6015D"/>
    <w:rsid w:val="00B604F2"/>
    <w:rsid w:val="00B608D0"/>
    <w:rsid w:val="00B60F74"/>
    <w:rsid w:val="00B617E9"/>
    <w:rsid w:val="00B61F53"/>
    <w:rsid w:val="00B62349"/>
    <w:rsid w:val="00B62AA9"/>
    <w:rsid w:val="00B63786"/>
    <w:rsid w:val="00B63DE3"/>
    <w:rsid w:val="00B6408B"/>
    <w:rsid w:val="00B64167"/>
    <w:rsid w:val="00B6426E"/>
    <w:rsid w:val="00B64B7F"/>
    <w:rsid w:val="00B65492"/>
    <w:rsid w:val="00B6569C"/>
    <w:rsid w:val="00B65AFC"/>
    <w:rsid w:val="00B65BFB"/>
    <w:rsid w:val="00B703CD"/>
    <w:rsid w:val="00B7041F"/>
    <w:rsid w:val="00B71CA3"/>
    <w:rsid w:val="00B730AC"/>
    <w:rsid w:val="00B7344A"/>
    <w:rsid w:val="00B74631"/>
    <w:rsid w:val="00B75499"/>
    <w:rsid w:val="00B75535"/>
    <w:rsid w:val="00B7637A"/>
    <w:rsid w:val="00B763B0"/>
    <w:rsid w:val="00B7689B"/>
    <w:rsid w:val="00B77197"/>
    <w:rsid w:val="00B7736B"/>
    <w:rsid w:val="00B81114"/>
    <w:rsid w:val="00B81A5F"/>
    <w:rsid w:val="00B81A88"/>
    <w:rsid w:val="00B830FD"/>
    <w:rsid w:val="00B8364E"/>
    <w:rsid w:val="00B836E4"/>
    <w:rsid w:val="00B8399A"/>
    <w:rsid w:val="00B83E64"/>
    <w:rsid w:val="00B83F14"/>
    <w:rsid w:val="00B84096"/>
    <w:rsid w:val="00B84765"/>
    <w:rsid w:val="00B84AE1"/>
    <w:rsid w:val="00B84D04"/>
    <w:rsid w:val="00B85708"/>
    <w:rsid w:val="00B8574E"/>
    <w:rsid w:val="00B86543"/>
    <w:rsid w:val="00B865DB"/>
    <w:rsid w:val="00B869C1"/>
    <w:rsid w:val="00B86C10"/>
    <w:rsid w:val="00B87578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93D"/>
    <w:rsid w:val="00B96CA7"/>
    <w:rsid w:val="00B974A8"/>
    <w:rsid w:val="00BA0CC5"/>
    <w:rsid w:val="00BA130B"/>
    <w:rsid w:val="00BA1997"/>
    <w:rsid w:val="00BA1A09"/>
    <w:rsid w:val="00BA1C3E"/>
    <w:rsid w:val="00BA20BB"/>
    <w:rsid w:val="00BA3504"/>
    <w:rsid w:val="00BA43B1"/>
    <w:rsid w:val="00BA4631"/>
    <w:rsid w:val="00BA4882"/>
    <w:rsid w:val="00BA4E24"/>
    <w:rsid w:val="00BA5740"/>
    <w:rsid w:val="00BA5E1A"/>
    <w:rsid w:val="00BA5F84"/>
    <w:rsid w:val="00BA634E"/>
    <w:rsid w:val="00BA6694"/>
    <w:rsid w:val="00BA66B1"/>
    <w:rsid w:val="00BA6C15"/>
    <w:rsid w:val="00BA6C6F"/>
    <w:rsid w:val="00BA7637"/>
    <w:rsid w:val="00BB0BD5"/>
    <w:rsid w:val="00BB0CF3"/>
    <w:rsid w:val="00BB1598"/>
    <w:rsid w:val="00BB1B34"/>
    <w:rsid w:val="00BB22D2"/>
    <w:rsid w:val="00BB28AE"/>
    <w:rsid w:val="00BB374A"/>
    <w:rsid w:val="00BB3AF4"/>
    <w:rsid w:val="00BB58E3"/>
    <w:rsid w:val="00BB5DA8"/>
    <w:rsid w:val="00BB6011"/>
    <w:rsid w:val="00BB78C4"/>
    <w:rsid w:val="00BB7AA5"/>
    <w:rsid w:val="00BC066E"/>
    <w:rsid w:val="00BC10D4"/>
    <w:rsid w:val="00BC1767"/>
    <w:rsid w:val="00BC1910"/>
    <w:rsid w:val="00BC1B1E"/>
    <w:rsid w:val="00BC1BB2"/>
    <w:rsid w:val="00BC2BA2"/>
    <w:rsid w:val="00BC3667"/>
    <w:rsid w:val="00BC36A7"/>
    <w:rsid w:val="00BC48FE"/>
    <w:rsid w:val="00BC5B41"/>
    <w:rsid w:val="00BC5CD6"/>
    <w:rsid w:val="00BC68B4"/>
    <w:rsid w:val="00BD0C75"/>
    <w:rsid w:val="00BD1925"/>
    <w:rsid w:val="00BD23BC"/>
    <w:rsid w:val="00BD26C0"/>
    <w:rsid w:val="00BD3271"/>
    <w:rsid w:val="00BD3F10"/>
    <w:rsid w:val="00BD463E"/>
    <w:rsid w:val="00BD5600"/>
    <w:rsid w:val="00BD5739"/>
    <w:rsid w:val="00BD5E61"/>
    <w:rsid w:val="00BD6AA3"/>
    <w:rsid w:val="00BD6AE1"/>
    <w:rsid w:val="00BD7669"/>
    <w:rsid w:val="00BD7F18"/>
    <w:rsid w:val="00BE0A8B"/>
    <w:rsid w:val="00BE0DC0"/>
    <w:rsid w:val="00BE1009"/>
    <w:rsid w:val="00BE141C"/>
    <w:rsid w:val="00BE1761"/>
    <w:rsid w:val="00BE1E90"/>
    <w:rsid w:val="00BE1FE7"/>
    <w:rsid w:val="00BE244A"/>
    <w:rsid w:val="00BE32E7"/>
    <w:rsid w:val="00BE34B9"/>
    <w:rsid w:val="00BE47DB"/>
    <w:rsid w:val="00BE5400"/>
    <w:rsid w:val="00BE55C7"/>
    <w:rsid w:val="00BE5FB4"/>
    <w:rsid w:val="00BE617E"/>
    <w:rsid w:val="00BE6251"/>
    <w:rsid w:val="00BE630D"/>
    <w:rsid w:val="00BE6C0A"/>
    <w:rsid w:val="00BE6C75"/>
    <w:rsid w:val="00BE6F40"/>
    <w:rsid w:val="00BE7D5E"/>
    <w:rsid w:val="00BF0058"/>
    <w:rsid w:val="00BF0E14"/>
    <w:rsid w:val="00BF112E"/>
    <w:rsid w:val="00BF115F"/>
    <w:rsid w:val="00BF13F9"/>
    <w:rsid w:val="00BF1605"/>
    <w:rsid w:val="00BF1B4A"/>
    <w:rsid w:val="00BF28D3"/>
    <w:rsid w:val="00BF485D"/>
    <w:rsid w:val="00BF4B51"/>
    <w:rsid w:val="00BF4DAB"/>
    <w:rsid w:val="00BF5448"/>
    <w:rsid w:val="00BF61DE"/>
    <w:rsid w:val="00BF6CFF"/>
    <w:rsid w:val="00BF7814"/>
    <w:rsid w:val="00C00263"/>
    <w:rsid w:val="00C00A38"/>
    <w:rsid w:val="00C00BEE"/>
    <w:rsid w:val="00C01E4F"/>
    <w:rsid w:val="00C02238"/>
    <w:rsid w:val="00C02D66"/>
    <w:rsid w:val="00C03442"/>
    <w:rsid w:val="00C05485"/>
    <w:rsid w:val="00C0592E"/>
    <w:rsid w:val="00C05BF2"/>
    <w:rsid w:val="00C060D8"/>
    <w:rsid w:val="00C066C8"/>
    <w:rsid w:val="00C06AD2"/>
    <w:rsid w:val="00C10672"/>
    <w:rsid w:val="00C10A19"/>
    <w:rsid w:val="00C113F9"/>
    <w:rsid w:val="00C126B8"/>
    <w:rsid w:val="00C12AA4"/>
    <w:rsid w:val="00C12E8F"/>
    <w:rsid w:val="00C13308"/>
    <w:rsid w:val="00C13646"/>
    <w:rsid w:val="00C13979"/>
    <w:rsid w:val="00C13B63"/>
    <w:rsid w:val="00C13FD3"/>
    <w:rsid w:val="00C14432"/>
    <w:rsid w:val="00C1456B"/>
    <w:rsid w:val="00C150FE"/>
    <w:rsid w:val="00C15202"/>
    <w:rsid w:val="00C15CF7"/>
    <w:rsid w:val="00C16001"/>
    <w:rsid w:val="00C16263"/>
    <w:rsid w:val="00C175AD"/>
    <w:rsid w:val="00C17974"/>
    <w:rsid w:val="00C2014F"/>
    <w:rsid w:val="00C2051A"/>
    <w:rsid w:val="00C20979"/>
    <w:rsid w:val="00C2103F"/>
    <w:rsid w:val="00C22740"/>
    <w:rsid w:val="00C23645"/>
    <w:rsid w:val="00C24309"/>
    <w:rsid w:val="00C24390"/>
    <w:rsid w:val="00C245B9"/>
    <w:rsid w:val="00C24BFA"/>
    <w:rsid w:val="00C24FE0"/>
    <w:rsid w:val="00C25A03"/>
    <w:rsid w:val="00C260F9"/>
    <w:rsid w:val="00C263F2"/>
    <w:rsid w:val="00C275CD"/>
    <w:rsid w:val="00C27B60"/>
    <w:rsid w:val="00C303D6"/>
    <w:rsid w:val="00C30891"/>
    <w:rsid w:val="00C30D62"/>
    <w:rsid w:val="00C30E59"/>
    <w:rsid w:val="00C31457"/>
    <w:rsid w:val="00C31935"/>
    <w:rsid w:val="00C31A0D"/>
    <w:rsid w:val="00C31AB6"/>
    <w:rsid w:val="00C32237"/>
    <w:rsid w:val="00C324D9"/>
    <w:rsid w:val="00C33292"/>
    <w:rsid w:val="00C33848"/>
    <w:rsid w:val="00C33B9C"/>
    <w:rsid w:val="00C33C10"/>
    <w:rsid w:val="00C34789"/>
    <w:rsid w:val="00C34813"/>
    <w:rsid w:val="00C34828"/>
    <w:rsid w:val="00C34AA3"/>
    <w:rsid w:val="00C35BDF"/>
    <w:rsid w:val="00C3614E"/>
    <w:rsid w:val="00C36BB9"/>
    <w:rsid w:val="00C37033"/>
    <w:rsid w:val="00C3737F"/>
    <w:rsid w:val="00C400AF"/>
    <w:rsid w:val="00C40940"/>
    <w:rsid w:val="00C40C10"/>
    <w:rsid w:val="00C4120A"/>
    <w:rsid w:val="00C4173B"/>
    <w:rsid w:val="00C41B9D"/>
    <w:rsid w:val="00C41E5A"/>
    <w:rsid w:val="00C420A7"/>
    <w:rsid w:val="00C42183"/>
    <w:rsid w:val="00C42307"/>
    <w:rsid w:val="00C42EFC"/>
    <w:rsid w:val="00C43D2F"/>
    <w:rsid w:val="00C4480A"/>
    <w:rsid w:val="00C448C1"/>
    <w:rsid w:val="00C44EDE"/>
    <w:rsid w:val="00C44F64"/>
    <w:rsid w:val="00C45070"/>
    <w:rsid w:val="00C457D2"/>
    <w:rsid w:val="00C4581E"/>
    <w:rsid w:val="00C46819"/>
    <w:rsid w:val="00C502F7"/>
    <w:rsid w:val="00C51237"/>
    <w:rsid w:val="00C516A7"/>
    <w:rsid w:val="00C51E61"/>
    <w:rsid w:val="00C52D5E"/>
    <w:rsid w:val="00C531CE"/>
    <w:rsid w:val="00C5347E"/>
    <w:rsid w:val="00C53F50"/>
    <w:rsid w:val="00C54605"/>
    <w:rsid w:val="00C5533E"/>
    <w:rsid w:val="00C55615"/>
    <w:rsid w:val="00C558F8"/>
    <w:rsid w:val="00C57CF9"/>
    <w:rsid w:val="00C6053F"/>
    <w:rsid w:val="00C60C43"/>
    <w:rsid w:val="00C61569"/>
    <w:rsid w:val="00C615AB"/>
    <w:rsid w:val="00C61906"/>
    <w:rsid w:val="00C6205B"/>
    <w:rsid w:val="00C624DE"/>
    <w:rsid w:val="00C62E0F"/>
    <w:rsid w:val="00C63208"/>
    <w:rsid w:val="00C6323C"/>
    <w:rsid w:val="00C6392B"/>
    <w:rsid w:val="00C640FE"/>
    <w:rsid w:val="00C64664"/>
    <w:rsid w:val="00C64A1F"/>
    <w:rsid w:val="00C64D6B"/>
    <w:rsid w:val="00C64EA1"/>
    <w:rsid w:val="00C6591C"/>
    <w:rsid w:val="00C65EAE"/>
    <w:rsid w:val="00C66205"/>
    <w:rsid w:val="00C66EA1"/>
    <w:rsid w:val="00C66FE4"/>
    <w:rsid w:val="00C678D0"/>
    <w:rsid w:val="00C70233"/>
    <w:rsid w:val="00C705AA"/>
    <w:rsid w:val="00C707EF"/>
    <w:rsid w:val="00C70A24"/>
    <w:rsid w:val="00C70E7D"/>
    <w:rsid w:val="00C7119A"/>
    <w:rsid w:val="00C718AA"/>
    <w:rsid w:val="00C71B0D"/>
    <w:rsid w:val="00C72C7C"/>
    <w:rsid w:val="00C73000"/>
    <w:rsid w:val="00C73604"/>
    <w:rsid w:val="00C73E2B"/>
    <w:rsid w:val="00C741B4"/>
    <w:rsid w:val="00C74A0B"/>
    <w:rsid w:val="00C7576F"/>
    <w:rsid w:val="00C75801"/>
    <w:rsid w:val="00C76D96"/>
    <w:rsid w:val="00C77373"/>
    <w:rsid w:val="00C774B2"/>
    <w:rsid w:val="00C77DD6"/>
    <w:rsid w:val="00C8069D"/>
    <w:rsid w:val="00C812A9"/>
    <w:rsid w:val="00C8140B"/>
    <w:rsid w:val="00C81768"/>
    <w:rsid w:val="00C81BC8"/>
    <w:rsid w:val="00C81F38"/>
    <w:rsid w:val="00C81F5A"/>
    <w:rsid w:val="00C82251"/>
    <w:rsid w:val="00C82343"/>
    <w:rsid w:val="00C83741"/>
    <w:rsid w:val="00C8392D"/>
    <w:rsid w:val="00C85199"/>
    <w:rsid w:val="00C851AF"/>
    <w:rsid w:val="00C854E2"/>
    <w:rsid w:val="00C855EE"/>
    <w:rsid w:val="00C858A9"/>
    <w:rsid w:val="00C85F78"/>
    <w:rsid w:val="00C8617F"/>
    <w:rsid w:val="00C86710"/>
    <w:rsid w:val="00C867C9"/>
    <w:rsid w:val="00C8699C"/>
    <w:rsid w:val="00C86C43"/>
    <w:rsid w:val="00C8729E"/>
    <w:rsid w:val="00C8796D"/>
    <w:rsid w:val="00C87C20"/>
    <w:rsid w:val="00C90005"/>
    <w:rsid w:val="00C9140C"/>
    <w:rsid w:val="00C92257"/>
    <w:rsid w:val="00C9271A"/>
    <w:rsid w:val="00C92E38"/>
    <w:rsid w:val="00C9305B"/>
    <w:rsid w:val="00C93A33"/>
    <w:rsid w:val="00C93B8D"/>
    <w:rsid w:val="00C9401A"/>
    <w:rsid w:val="00C9403A"/>
    <w:rsid w:val="00C94A24"/>
    <w:rsid w:val="00C94EF9"/>
    <w:rsid w:val="00C95CE9"/>
    <w:rsid w:val="00C9668A"/>
    <w:rsid w:val="00C96F5D"/>
    <w:rsid w:val="00C9735C"/>
    <w:rsid w:val="00C97493"/>
    <w:rsid w:val="00C978BA"/>
    <w:rsid w:val="00C97FE1"/>
    <w:rsid w:val="00CA12C4"/>
    <w:rsid w:val="00CA137C"/>
    <w:rsid w:val="00CA173C"/>
    <w:rsid w:val="00CA1ACA"/>
    <w:rsid w:val="00CA1BD9"/>
    <w:rsid w:val="00CA1F4C"/>
    <w:rsid w:val="00CA40BE"/>
    <w:rsid w:val="00CA54DA"/>
    <w:rsid w:val="00CA56C1"/>
    <w:rsid w:val="00CA795F"/>
    <w:rsid w:val="00CA7B81"/>
    <w:rsid w:val="00CB06DC"/>
    <w:rsid w:val="00CB0C34"/>
    <w:rsid w:val="00CB0D9E"/>
    <w:rsid w:val="00CB10A1"/>
    <w:rsid w:val="00CB220D"/>
    <w:rsid w:val="00CB2805"/>
    <w:rsid w:val="00CB3522"/>
    <w:rsid w:val="00CB3A1C"/>
    <w:rsid w:val="00CB4FCE"/>
    <w:rsid w:val="00CB5CCE"/>
    <w:rsid w:val="00CB613B"/>
    <w:rsid w:val="00CB61CA"/>
    <w:rsid w:val="00CB67BB"/>
    <w:rsid w:val="00CB68AB"/>
    <w:rsid w:val="00CB722C"/>
    <w:rsid w:val="00CB77A4"/>
    <w:rsid w:val="00CB79CA"/>
    <w:rsid w:val="00CC0047"/>
    <w:rsid w:val="00CC083B"/>
    <w:rsid w:val="00CC0EB3"/>
    <w:rsid w:val="00CC11CD"/>
    <w:rsid w:val="00CC1987"/>
    <w:rsid w:val="00CC25DD"/>
    <w:rsid w:val="00CC2766"/>
    <w:rsid w:val="00CC2CD2"/>
    <w:rsid w:val="00CC3B91"/>
    <w:rsid w:val="00CC3E07"/>
    <w:rsid w:val="00CC4038"/>
    <w:rsid w:val="00CC438E"/>
    <w:rsid w:val="00CC657F"/>
    <w:rsid w:val="00CC6D89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8DA"/>
    <w:rsid w:val="00CD2FB9"/>
    <w:rsid w:val="00CD3311"/>
    <w:rsid w:val="00CD352C"/>
    <w:rsid w:val="00CD3861"/>
    <w:rsid w:val="00CD3DA5"/>
    <w:rsid w:val="00CD3F19"/>
    <w:rsid w:val="00CD4073"/>
    <w:rsid w:val="00CD4D0F"/>
    <w:rsid w:val="00CD5080"/>
    <w:rsid w:val="00CD5082"/>
    <w:rsid w:val="00CD6735"/>
    <w:rsid w:val="00CD7667"/>
    <w:rsid w:val="00CD7B6D"/>
    <w:rsid w:val="00CD7BD3"/>
    <w:rsid w:val="00CD7C2C"/>
    <w:rsid w:val="00CE0749"/>
    <w:rsid w:val="00CE1488"/>
    <w:rsid w:val="00CE1DBF"/>
    <w:rsid w:val="00CE260F"/>
    <w:rsid w:val="00CE2CD2"/>
    <w:rsid w:val="00CE3301"/>
    <w:rsid w:val="00CE411C"/>
    <w:rsid w:val="00CE529A"/>
    <w:rsid w:val="00CE554F"/>
    <w:rsid w:val="00CE55AD"/>
    <w:rsid w:val="00CE57F2"/>
    <w:rsid w:val="00CE59E2"/>
    <w:rsid w:val="00CE5F39"/>
    <w:rsid w:val="00CE6481"/>
    <w:rsid w:val="00CE6F75"/>
    <w:rsid w:val="00CE7D5A"/>
    <w:rsid w:val="00CF0B34"/>
    <w:rsid w:val="00CF179A"/>
    <w:rsid w:val="00CF1954"/>
    <w:rsid w:val="00CF1A28"/>
    <w:rsid w:val="00CF1D2A"/>
    <w:rsid w:val="00CF21F0"/>
    <w:rsid w:val="00CF2C77"/>
    <w:rsid w:val="00CF3483"/>
    <w:rsid w:val="00CF38BA"/>
    <w:rsid w:val="00CF3A40"/>
    <w:rsid w:val="00CF3DCB"/>
    <w:rsid w:val="00CF42EB"/>
    <w:rsid w:val="00CF45E5"/>
    <w:rsid w:val="00CF492C"/>
    <w:rsid w:val="00CF4A64"/>
    <w:rsid w:val="00CF4F9D"/>
    <w:rsid w:val="00CF5403"/>
    <w:rsid w:val="00CF54DA"/>
    <w:rsid w:val="00CF5574"/>
    <w:rsid w:val="00CF6650"/>
    <w:rsid w:val="00CF68C8"/>
    <w:rsid w:val="00CF7811"/>
    <w:rsid w:val="00CF7A26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38E8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10CAC"/>
    <w:rsid w:val="00D10F50"/>
    <w:rsid w:val="00D1156D"/>
    <w:rsid w:val="00D11BCE"/>
    <w:rsid w:val="00D11ECF"/>
    <w:rsid w:val="00D12495"/>
    <w:rsid w:val="00D1258F"/>
    <w:rsid w:val="00D12734"/>
    <w:rsid w:val="00D12B1B"/>
    <w:rsid w:val="00D12D29"/>
    <w:rsid w:val="00D13BAB"/>
    <w:rsid w:val="00D140FB"/>
    <w:rsid w:val="00D14419"/>
    <w:rsid w:val="00D1492E"/>
    <w:rsid w:val="00D14BC3"/>
    <w:rsid w:val="00D1548C"/>
    <w:rsid w:val="00D15BDE"/>
    <w:rsid w:val="00D15CD1"/>
    <w:rsid w:val="00D1675D"/>
    <w:rsid w:val="00D169C5"/>
    <w:rsid w:val="00D169F9"/>
    <w:rsid w:val="00D16DA8"/>
    <w:rsid w:val="00D177C4"/>
    <w:rsid w:val="00D17FA4"/>
    <w:rsid w:val="00D210FA"/>
    <w:rsid w:val="00D211CE"/>
    <w:rsid w:val="00D21427"/>
    <w:rsid w:val="00D22B05"/>
    <w:rsid w:val="00D22E4D"/>
    <w:rsid w:val="00D245CE"/>
    <w:rsid w:val="00D2752C"/>
    <w:rsid w:val="00D27F30"/>
    <w:rsid w:val="00D309C6"/>
    <w:rsid w:val="00D316F4"/>
    <w:rsid w:val="00D31DA2"/>
    <w:rsid w:val="00D31E7E"/>
    <w:rsid w:val="00D3252A"/>
    <w:rsid w:val="00D32B96"/>
    <w:rsid w:val="00D33567"/>
    <w:rsid w:val="00D33D79"/>
    <w:rsid w:val="00D3412E"/>
    <w:rsid w:val="00D34238"/>
    <w:rsid w:val="00D3476D"/>
    <w:rsid w:val="00D34F47"/>
    <w:rsid w:val="00D34FB1"/>
    <w:rsid w:val="00D358DC"/>
    <w:rsid w:val="00D35CF5"/>
    <w:rsid w:val="00D35F1D"/>
    <w:rsid w:val="00D35F4A"/>
    <w:rsid w:val="00D3609F"/>
    <w:rsid w:val="00D3623F"/>
    <w:rsid w:val="00D3661E"/>
    <w:rsid w:val="00D36CDF"/>
    <w:rsid w:val="00D36E75"/>
    <w:rsid w:val="00D37AF0"/>
    <w:rsid w:val="00D40575"/>
    <w:rsid w:val="00D41979"/>
    <w:rsid w:val="00D419C5"/>
    <w:rsid w:val="00D42608"/>
    <w:rsid w:val="00D42836"/>
    <w:rsid w:val="00D436CA"/>
    <w:rsid w:val="00D43F5B"/>
    <w:rsid w:val="00D44249"/>
    <w:rsid w:val="00D4463B"/>
    <w:rsid w:val="00D453F6"/>
    <w:rsid w:val="00D461BA"/>
    <w:rsid w:val="00D463D4"/>
    <w:rsid w:val="00D46C82"/>
    <w:rsid w:val="00D46E3B"/>
    <w:rsid w:val="00D47382"/>
    <w:rsid w:val="00D47879"/>
    <w:rsid w:val="00D47A55"/>
    <w:rsid w:val="00D47B0C"/>
    <w:rsid w:val="00D47E34"/>
    <w:rsid w:val="00D50278"/>
    <w:rsid w:val="00D502F2"/>
    <w:rsid w:val="00D50C4A"/>
    <w:rsid w:val="00D51164"/>
    <w:rsid w:val="00D51B83"/>
    <w:rsid w:val="00D51BBA"/>
    <w:rsid w:val="00D51DCE"/>
    <w:rsid w:val="00D52711"/>
    <w:rsid w:val="00D52E67"/>
    <w:rsid w:val="00D52EC0"/>
    <w:rsid w:val="00D52FB7"/>
    <w:rsid w:val="00D5311D"/>
    <w:rsid w:val="00D53817"/>
    <w:rsid w:val="00D54235"/>
    <w:rsid w:val="00D5431D"/>
    <w:rsid w:val="00D548C6"/>
    <w:rsid w:val="00D54C8D"/>
    <w:rsid w:val="00D5507A"/>
    <w:rsid w:val="00D55F40"/>
    <w:rsid w:val="00D5617D"/>
    <w:rsid w:val="00D570A7"/>
    <w:rsid w:val="00D574E2"/>
    <w:rsid w:val="00D576EB"/>
    <w:rsid w:val="00D578D1"/>
    <w:rsid w:val="00D57ADA"/>
    <w:rsid w:val="00D601BE"/>
    <w:rsid w:val="00D60B14"/>
    <w:rsid w:val="00D60B5E"/>
    <w:rsid w:val="00D618F0"/>
    <w:rsid w:val="00D619F9"/>
    <w:rsid w:val="00D61E30"/>
    <w:rsid w:val="00D61E98"/>
    <w:rsid w:val="00D61FE9"/>
    <w:rsid w:val="00D620DB"/>
    <w:rsid w:val="00D6211E"/>
    <w:rsid w:val="00D62566"/>
    <w:rsid w:val="00D63073"/>
    <w:rsid w:val="00D630ED"/>
    <w:rsid w:val="00D63C4F"/>
    <w:rsid w:val="00D6411A"/>
    <w:rsid w:val="00D64686"/>
    <w:rsid w:val="00D647FF"/>
    <w:rsid w:val="00D64C1F"/>
    <w:rsid w:val="00D651B8"/>
    <w:rsid w:val="00D652D1"/>
    <w:rsid w:val="00D6619E"/>
    <w:rsid w:val="00D661A8"/>
    <w:rsid w:val="00D667E3"/>
    <w:rsid w:val="00D67300"/>
    <w:rsid w:val="00D679BD"/>
    <w:rsid w:val="00D70950"/>
    <w:rsid w:val="00D70C44"/>
    <w:rsid w:val="00D71607"/>
    <w:rsid w:val="00D72045"/>
    <w:rsid w:val="00D7214B"/>
    <w:rsid w:val="00D72C11"/>
    <w:rsid w:val="00D72D0D"/>
    <w:rsid w:val="00D7309B"/>
    <w:rsid w:val="00D7387F"/>
    <w:rsid w:val="00D738B8"/>
    <w:rsid w:val="00D73AFE"/>
    <w:rsid w:val="00D744CA"/>
    <w:rsid w:val="00D74756"/>
    <w:rsid w:val="00D74957"/>
    <w:rsid w:val="00D74BCA"/>
    <w:rsid w:val="00D74EF2"/>
    <w:rsid w:val="00D75974"/>
    <w:rsid w:val="00D75DC3"/>
    <w:rsid w:val="00D75E72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008"/>
    <w:rsid w:val="00D83E96"/>
    <w:rsid w:val="00D83ED7"/>
    <w:rsid w:val="00D8410F"/>
    <w:rsid w:val="00D84D4B"/>
    <w:rsid w:val="00D8508B"/>
    <w:rsid w:val="00D850EE"/>
    <w:rsid w:val="00D8572F"/>
    <w:rsid w:val="00D85FA5"/>
    <w:rsid w:val="00D862EF"/>
    <w:rsid w:val="00D86BFB"/>
    <w:rsid w:val="00D872D6"/>
    <w:rsid w:val="00D8737F"/>
    <w:rsid w:val="00D877A2"/>
    <w:rsid w:val="00D90306"/>
    <w:rsid w:val="00D90936"/>
    <w:rsid w:val="00D91FD4"/>
    <w:rsid w:val="00D94088"/>
    <w:rsid w:val="00D941EA"/>
    <w:rsid w:val="00D944B8"/>
    <w:rsid w:val="00D946E7"/>
    <w:rsid w:val="00D94E61"/>
    <w:rsid w:val="00D95534"/>
    <w:rsid w:val="00D95F7A"/>
    <w:rsid w:val="00D968BA"/>
    <w:rsid w:val="00D97305"/>
    <w:rsid w:val="00D9756B"/>
    <w:rsid w:val="00D97DA4"/>
    <w:rsid w:val="00DA0B23"/>
    <w:rsid w:val="00DA0FAB"/>
    <w:rsid w:val="00DA1208"/>
    <w:rsid w:val="00DA17ED"/>
    <w:rsid w:val="00DA184F"/>
    <w:rsid w:val="00DA2644"/>
    <w:rsid w:val="00DA2D5F"/>
    <w:rsid w:val="00DA31F0"/>
    <w:rsid w:val="00DA40CB"/>
    <w:rsid w:val="00DA4165"/>
    <w:rsid w:val="00DA5001"/>
    <w:rsid w:val="00DA5A8B"/>
    <w:rsid w:val="00DA6F51"/>
    <w:rsid w:val="00DA7F2C"/>
    <w:rsid w:val="00DB0278"/>
    <w:rsid w:val="00DB03A0"/>
    <w:rsid w:val="00DB047A"/>
    <w:rsid w:val="00DB0590"/>
    <w:rsid w:val="00DB0C79"/>
    <w:rsid w:val="00DB14D4"/>
    <w:rsid w:val="00DB1650"/>
    <w:rsid w:val="00DB1840"/>
    <w:rsid w:val="00DB19C2"/>
    <w:rsid w:val="00DB1BEA"/>
    <w:rsid w:val="00DB1E2F"/>
    <w:rsid w:val="00DB24F9"/>
    <w:rsid w:val="00DB2E90"/>
    <w:rsid w:val="00DB3405"/>
    <w:rsid w:val="00DB423C"/>
    <w:rsid w:val="00DB553D"/>
    <w:rsid w:val="00DB5CF5"/>
    <w:rsid w:val="00DB5F35"/>
    <w:rsid w:val="00DB60BC"/>
    <w:rsid w:val="00DB6426"/>
    <w:rsid w:val="00DB6EDF"/>
    <w:rsid w:val="00DB7B09"/>
    <w:rsid w:val="00DB7D5B"/>
    <w:rsid w:val="00DC0E05"/>
    <w:rsid w:val="00DC17CE"/>
    <w:rsid w:val="00DC18DB"/>
    <w:rsid w:val="00DC2C33"/>
    <w:rsid w:val="00DC3826"/>
    <w:rsid w:val="00DC38D5"/>
    <w:rsid w:val="00DC40DB"/>
    <w:rsid w:val="00DC43A0"/>
    <w:rsid w:val="00DC4C92"/>
    <w:rsid w:val="00DC55BE"/>
    <w:rsid w:val="00DC5A3D"/>
    <w:rsid w:val="00DC68A1"/>
    <w:rsid w:val="00DC6CBF"/>
    <w:rsid w:val="00DC70D6"/>
    <w:rsid w:val="00DC7A5B"/>
    <w:rsid w:val="00DC7C94"/>
    <w:rsid w:val="00DC7F83"/>
    <w:rsid w:val="00DD0316"/>
    <w:rsid w:val="00DD05D2"/>
    <w:rsid w:val="00DD077A"/>
    <w:rsid w:val="00DD0A19"/>
    <w:rsid w:val="00DD3355"/>
    <w:rsid w:val="00DD3568"/>
    <w:rsid w:val="00DD415D"/>
    <w:rsid w:val="00DD4A18"/>
    <w:rsid w:val="00DD4A8D"/>
    <w:rsid w:val="00DD4BD1"/>
    <w:rsid w:val="00DD4C25"/>
    <w:rsid w:val="00DD4DA2"/>
    <w:rsid w:val="00DD5F96"/>
    <w:rsid w:val="00DD6019"/>
    <w:rsid w:val="00DD6DA1"/>
    <w:rsid w:val="00DD78A5"/>
    <w:rsid w:val="00DE017B"/>
    <w:rsid w:val="00DE1E6B"/>
    <w:rsid w:val="00DE20B0"/>
    <w:rsid w:val="00DE2C8A"/>
    <w:rsid w:val="00DE2ED0"/>
    <w:rsid w:val="00DE30AE"/>
    <w:rsid w:val="00DE54E3"/>
    <w:rsid w:val="00DE54E8"/>
    <w:rsid w:val="00DE5CDB"/>
    <w:rsid w:val="00DE7120"/>
    <w:rsid w:val="00DF0113"/>
    <w:rsid w:val="00DF097C"/>
    <w:rsid w:val="00DF178C"/>
    <w:rsid w:val="00DF1E13"/>
    <w:rsid w:val="00DF29B3"/>
    <w:rsid w:val="00DF36E4"/>
    <w:rsid w:val="00DF3968"/>
    <w:rsid w:val="00DF3EE3"/>
    <w:rsid w:val="00DF44D1"/>
    <w:rsid w:val="00DF4569"/>
    <w:rsid w:val="00DF4B70"/>
    <w:rsid w:val="00DF4DE4"/>
    <w:rsid w:val="00DF4F9D"/>
    <w:rsid w:val="00DF5D2D"/>
    <w:rsid w:val="00DF5DAD"/>
    <w:rsid w:val="00DF63AE"/>
    <w:rsid w:val="00DF691A"/>
    <w:rsid w:val="00DF7202"/>
    <w:rsid w:val="00DF7464"/>
    <w:rsid w:val="00DF7B09"/>
    <w:rsid w:val="00DF7DF6"/>
    <w:rsid w:val="00E001A5"/>
    <w:rsid w:val="00E00268"/>
    <w:rsid w:val="00E00A1C"/>
    <w:rsid w:val="00E00C6A"/>
    <w:rsid w:val="00E01134"/>
    <w:rsid w:val="00E0134A"/>
    <w:rsid w:val="00E01688"/>
    <w:rsid w:val="00E01CB3"/>
    <w:rsid w:val="00E01CD7"/>
    <w:rsid w:val="00E022B0"/>
    <w:rsid w:val="00E025F7"/>
    <w:rsid w:val="00E0309E"/>
    <w:rsid w:val="00E0311F"/>
    <w:rsid w:val="00E03F7D"/>
    <w:rsid w:val="00E04B59"/>
    <w:rsid w:val="00E04B5B"/>
    <w:rsid w:val="00E04CC5"/>
    <w:rsid w:val="00E057B3"/>
    <w:rsid w:val="00E05B06"/>
    <w:rsid w:val="00E05F4E"/>
    <w:rsid w:val="00E06021"/>
    <w:rsid w:val="00E06400"/>
    <w:rsid w:val="00E06466"/>
    <w:rsid w:val="00E06E60"/>
    <w:rsid w:val="00E07197"/>
    <w:rsid w:val="00E07361"/>
    <w:rsid w:val="00E07A19"/>
    <w:rsid w:val="00E10277"/>
    <w:rsid w:val="00E1088D"/>
    <w:rsid w:val="00E10E51"/>
    <w:rsid w:val="00E111A8"/>
    <w:rsid w:val="00E11D99"/>
    <w:rsid w:val="00E12141"/>
    <w:rsid w:val="00E121CB"/>
    <w:rsid w:val="00E12526"/>
    <w:rsid w:val="00E12AAA"/>
    <w:rsid w:val="00E12C4A"/>
    <w:rsid w:val="00E1314B"/>
    <w:rsid w:val="00E1351E"/>
    <w:rsid w:val="00E135BD"/>
    <w:rsid w:val="00E13BFB"/>
    <w:rsid w:val="00E141C3"/>
    <w:rsid w:val="00E14403"/>
    <w:rsid w:val="00E1492E"/>
    <w:rsid w:val="00E14B1F"/>
    <w:rsid w:val="00E14D25"/>
    <w:rsid w:val="00E14D4D"/>
    <w:rsid w:val="00E15366"/>
    <w:rsid w:val="00E15B95"/>
    <w:rsid w:val="00E16235"/>
    <w:rsid w:val="00E2068B"/>
    <w:rsid w:val="00E208C9"/>
    <w:rsid w:val="00E209B6"/>
    <w:rsid w:val="00E20AB4"/>
    <w:rsid w:val="00E21D95"/>
    <w:rsid w:val="00E225F6"/>
    <w:rsid w:val="00E23502"/>
    <w:rsid w:val="00E23B3C"/>
    <w:rsid w:val="00E24EB7"/>
    <w:rsid w:val="00E26CDA"/>
    <w:rsid w:val="00E27D85"/>
    <w:rsid w:val="00E27EBB"/>
    <w:rsid w:val="00E30735"/>
    <w:rsid w:val="00E30C2D"/>
    <w:rsid w:val="00E317E1"/>
    <w:rsid w:val="00E31B25"/>
    <w:rsid w:val="00E31C83"/>
    <w:rsid w:val="00E32329"/>
    <w:rsid w:val="00E325F8"/>
    <w:rsid w:val="00E32928"/>
    <w:rsid w:val="00E32C45"/>
    <w:rsid w:val="00E3307A"/>
    <w:rsid w:val="00E334DB"/>
    <w:rsid w:val="00E34BFD"/>
    <w:rsid w:val="00E35AF0"/>
    <w:rsid w:val="00E35D7E"/>
    <w:rsid w:val="00E35F2A"/>
    <w:rsid w:val="00E373CA"/>
    <w:rsid w:val="00E37501"/>
    <w:rsid w:val="00E37C32"/>
    <w:rsid w:val="00E37F4D"/>
    <w:rsid w:val="00E41845"/>
    <w:rsid w:val="00E41881"/>
    <w:rsid w:val="00E42092"/>
    <w:rsid w:val="00E4226D"/>
    <w:rsid w:val="00E42819"/>
    <w:rsid w:val="00E43499"/>
    <w:rsid w:val="00E434D5"/>
    <w:rsid w:val="00E43668"/>
    <w:rsid w:val="00E43F26"/>
    <w:rsid w:val="00E44468"/>
    <w:rsid w:val="00E447F6"/>
    <w:rsid w:val="00E44ADD"/>
    <w:rsid w:val="00E44D74"/>
    <w:rsid w:val="00E45254"/>
    <w:rsid w:val="00E45643"/>
    <w:rsid w:val="00E46B59"/>
    <w:rsid w:val="00E474BA"/>
    <w:rsid w:val="00E4758C"/>
    <w:rsid w:val="00E500C4"/>
    <w:rsid w:val="00E5016C"/>
    <w:rsid w:val="00E50BB8"/>
    <w:rsid w:val="00E50F78"/>
    <w:rsid w:val="00E51074"/>
    <w:rsid w:val="00E51472"/>
    <w:rsid w:val="00E51591"/>
    <w:rsid w:val="00E5211D"/>
    <w:rsid w:val="00E52A89"/>
    <w:rsid w:val="00E53653"/>
    <w:rsid w:val="00E53D27"/>
    <w:rsid w:val="00E54000"/>
    <w:rsid w:val="00E548DE"/>
    <w:rsid w:val="00E54C8C"/>
    <w:rsid w:val="00E55A57"/>
    <w:rsid w:val="00E55C45"/>
    <w:rsid w:val="00E56DBD"/>
    <w:rsid w:val="00E56FA2"/>
    <w:rsid w:val="00E600B1"/>
    <w:rsid w:val="00E6039E"/>
    <w:rsid w:val="00E60E1B"/>
    <w:rsid w:val="00E60ECA"/>
    <w:rsid w:val="00E61096"/>
    <w:rsid w:val="00E61626"/>
    <w:rsid w:val="00E6195D"/>
    <w:rsid w:val="00E61A3B"/>
    <w:rsid w:val="00E61B38"/>
    <w:rsid w:val="00E61EB0"/>
    <w:rsid w:val="00E6221C"/>
    <w:rsid w:val="00E62250"/>
    <w:rsid w:val="00E62878"/>
    <w:rsid w:val="00E64071"/>
    <w:rsid w:val="00E644AA"/>
    <w:rsid w:val="00E64A1C"/>
    <w:rsid w:val="00E64B71"/>
    <w:rsid w:val="00E65119"/>
    <w:rsid w:val="00E66AA2"/>
    <w:rsid w:val="00E67959"/>
    <w:rsid w:val="00E707BC"/>
    <w:rsid w:val="00E70E3B"/>
    <w:rsid w:val="00E7121E"/>
    <w:rsid w:val="00E71846"/>
    <w:rsid w:val="00E7189A"/>
    <w:rsid w:val="00E71CEE"/>
    <w:rsid w:val="00E72164"/>
    <w:rsid w:val="00E72DEC"/>
    <w:rsid w:val="00E72EFB"/>
    <w:rsid w:val="00E734C4"/>
    <w:rsid w:val="00E73AF5"/>
    <w:rsid w:val="00E73B0B"/>
    <w:rsid w:val="00E742AE"/>
    <w:rsid w:val="00E74519"/>
    <w:rsid w:val="00E75CEC"/>
    <w:rsid w:val="00E77255"/>
    <w:rsid w:val="00E772AA"/>
    <w:rsid w:val="00E774DF"/>
    <w:rsid w:val="00E77984"/>
    <w:rsid w:val="00E77A2C"/>
    <w:rsid w:val="00E77D5C"/>
    <w:rsid w:val="00E8055B"/>
    <w:rsid w:val="00E80AA3"/>
    <w:rsid w:val="00E80C80"/>
    <w:rsid w:val="00E8116A"/>
    <w:rsid w:val="00E82124"/>
    <w:rsid w:val="00E82CBC"/>
    <w:rsid w:val="00E8308D"/>
    <w:rsid w:val="00E84C28"/>
    <w:rsid w:val="00E84DE3"/>
    <w:rsid w:val="00E84F01"/>
    <w:rsid w:val="00E8508B"/>
    <w:rsid w:val="00E85255"/>
    <w:rsid w:val="00E85D79"/>
    <w:rsid w:val="00E85F3B"/>
    <w:rsid w:val="00E85FB0"/>
    <w:rsid w:val="00E863E3"/>
    <w:rsid w:val="00E8653E"/>
    <w:rsid w:val="00E866D5"/>
    <w:rsid w:val="00E8680F"/>
    <w:rsid w:val="00E86A1E"/>
    <w:rsid w:val="00E86D92"/>
    <w:rsid w:val="00E87536"/>
    <w:rsid w:val="00E9033A"/>
    <w:rsid w:val="00E9045D"/>
    <w:rsid w:val="00E90BF4"/>
    <w:rsid w:val="00E91294"/>
    <w:rsid w:val="00E91578"/>
    <w:rsid w:val="00E91B28"/>
    <w:rsid w:val="00E928AE"/>
    <w:rsid w:val="00E934FA"/>
    <w:rsid w:val="00E93C44"/>
    <w:rsid w:val="00E940DC"/>
    <w:rsid w:val="00E94732"/>
    <w:rsid w:val="00E9484B"/>
    <w:rsid w:val="00E94FE6"/>
    <w:rsid w:val="00E95603"/>
    <w:rsid w:val="00E95F39"/>
    <w:rsid w:val="00E95FF7"/>
    <w:rsid w:val="00E96553"/>
    <w:rsid w:val="00E967FF"/>
    <w:rsid w:val="00E96957"/>
    <w:rsid w:val="00E96CA9"/>
    <w:rsid w:val="00E972A6"/>
    <w:rsid w:val="00E97E52"/>
    <w:rsid w:val="00EA0846"/>
    <w:rsid w:val="00EA0E24"/>
    <w:rsid w:val="00EA1A5F"/>
    <w:rsid w:val="00EA1C8D"/>
    <w:rsid w:val="00EA1C98"/>
    <w:rsid w:val="00EA23EC"/>
    <w:rsid w:val="00EA256C"/>
    <w:rsid w:val="00EA2F1C"/>
    <w:rsid w:val="00EA3797"/>
    <w:rsid w:val="00EA41B8"/>
    <w:rsid w:val="00EA440C"/>
    <w:rsid w:val="00EA58A1"/>
    <w:rsid w:val="00EA5A0F"/>
    <w:rsid w:val="00EA5ED8"/>
    <w:rsid w:val="00EA6015"/>
    <w:rsid w:val="00EA61F8"/>
    <w:rsid w:val="00EA7144"/>
    <w:rsid w:val="00EA796B"/>
    <w:rsid w:val="00EB03D5"/>
    <w:rsid w:val="00EB0EDE"/>
    <w:rsid w:val="00EB10F2"/>
    <w:rsid w:val="00EB16BF"/>
    <w:rsid w:val="00EB27BE"/>
    <w:rsid w:val="00EB299C"/>
    <w:rsid w:val="00EB3005"/>
    <w:rsid w:val="00EB40F5"/>
    <w:rsid w:val="00EB4131"/>
    <w:rsid w:val="00EB4DD9"/>
    <w:rsid w:val="00EB6871"/>
    <w:rsid w:val="00EB6ACA"/>
    <w:rsid w:val="00EB72E1"/>
    <w:rsid w:val="00EB77B6"/>
    <w:rsid w:val="00EC0EF6"/>
    <w:rsid w:val="00EC18F3"/>
    <w:rsid w:val="00EC2418"/>
    <w:rsid w:val="00EC2B22"/>
    <w:rsid w:val="00EC2C62"/>
    <w:rsid w:val="00EC3855"/>
    <w:rsid w:val="00EC3E40"/>
    <w:rsid w:val="00EC5768"/>
    <w:rsid w:val="00EC5A8E"/>
    <w:rsid w:val="00EC5E04"/>
    <w:rsid w:val="00EC5F53"/>
    <w:rsid w:val="00EC6214"/>
    <w:rsid w:val="00EC714D"/>
    <w:rsid w:val="00EC71CF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5B60"/>
    <w:rsid w:val="00ED60A8"/>
    <w:rsid w:val="00ED6C14"/>
    <w:rsid w:val="00ED7985"/>
    <w:rsid w:val="00EE18F7"/>
    <w:rsid w:val="00EE1BF9"/>
    <w:rsid w:val="00EE2860"/>
    <w:rsid w:val="00EE2FA5"/>
    <w:rsid w:val="00EE37DD"/>
    <w:rsid w:val="00EE3AC9"/>
    <w:rsid w:val="00EE3BE3"/>
    <w:rsid w:val="00EE3C0D"/>
    <w:rsid w:val="00EE3E9F"/>
    <w:rsid w:val="00EE4F12"/>
    <w:rsid w:val="00EE505A"/>
    <w:rsid w:val="00EE56E2"/>
    <w:rsid w:val="00EE5775"/>
    <w:rsid w:val="00EE5914"/>
    <w:rsid w:val="00EE5FA3"/>
    <w:rsid w:val="00EE65AA"/>
    <w:rsid w:val="00EE70FB"/>
    <w:rsid w:val="00EE7B1A"/>
    <w:rsid w:val="00EF269D"/>
    <w:rsid w:val="00EF38E4"/>
    <w:rsid w:val="00EF3B67"/>
    <w:rsid w:val="00EF551D"/>
    <w:rsid w:val="00EF56DF"/>
    <w:rsid w:val="00EF5779"/>
    <w:rsid w:val="00EF5FC8"/>
    <w:rsid w:val="00EF6994"/>
    <w:rsid w:val="00EF76A6"/>
    <w:rsid w:val="00F00A50"/>
    <w:rsid w:val="00F011D7"/>
    <w:rsid w:val="00F01C21"/>
    <w:rsid w:val="00F01D7B"/>
    <w:rsid w:val="00F0224C"/>
    <w:rsid w:val="00F02D1E"/>
    <w:rsid w:val="00F032BF"/>
    <w:rsid w:val="00F03892"/>
    <w:rsid w:val="00F03ABF"/>
    <w:rsid w:val="00F03F63"/>
    <w:rsid w:val="00F04284"/>
    <w:rsid w:val="00F05759"/>
    <w:rsid w:val="00F05D41"/>
    <w:rsid w:val="00F06824"/>
    <w:rsid w:val="00F068BC"/>
    <w:rsid w:val="00F06DF4"/>
    <w:rsid w:val="00F0703C"/>
    <w:rsid w:val="00F074FD"/>
    <w:rsid w:val="00F0790D"/>
    <w:rsid w:val="00F10E55"/>
    <w:rsid w:val="00F11F09"/>
    <w:rsid w:val="00F13A5F"/>
    <w:rsid w:val="00F1467D"/>
    <w:rsid w:val="00F14869"/>
    <w:rsid w:val="00F14DB6"/>
    <w:rsid w:val="00F15543"/>
    <w:rsid w:val="00F1560A"/>
    <w:rsid w:val="00F15617"/>
    <w:rsid w:val="00F15851"/>
    <w:rsid w:val="00F15D6D"/>
    <w:rsid w:val="00F164C5"/>
    <w:rsid w:val="00F16596"/>
    <w:rsid w:val="00F16903"/>
    <w:rsid w:val="00F16BDA"/>
    <w:rsid w:val="00F16FE9"/>
    <w:rsid w:val="00F20089"/>
    <w:rsid w:val="00F21AB7"/>
    <w:rsid w:val="00F21F5A"/>
    <w:rsid w:val="00F21F9F"/>
    <w:rsid w:val="00F22DE3"/>
    <w:rsid w:val="00F232B1"/>
    <w:rsid w:val="00F23E9E"/>
    <w:rsid w:val="00F241AD"/>
    <w:rsid w:val="00F241BA"/>
    <w:rsid w:val="00F248A7"/>
    <w:rsid w:val="00F24999"/>
    <w:rsid w:val="00F254D9"/>
    <w:rsid w:val="00F26032"/>
    <w:rsid w:val="00F26559"/>
    <w:rsid w:val="00F267CA"/>
    <w:rsid w:val="00F273C0"/>
    <w:rsid w:val="00F27789"/>
    <w:rsid w:val="00F278BA"/>
    <w:rsid w:val="00F27BEC"/>
    <w:rsid w:val="00F30420"/>
    <w:rsid w:val="00F30AB2"/>
    <w:rsid w:val="00F319E3"/>
    <w:rsid w:val="00F31FE8"/>
    <w:rsid w:val="00F331FB"/>
    <w:rsid w:val="00F338CD"/>
    <w:rsid w:val="00F348F0"/>
    <w:rsid w:val="00F350AD"/>
    <w:rsid w:val="00F35131"/>
    <w:rsid w:val="00F3547E"/>
    <w:rsid w:val="00F35C81"/>
    <w:rsid w:val="00F363A8"/>
    <w:rsid w:val="00F363FE"/>
    <w:rsid w:val="00F36FB1"/>
    <w:rsid w:val="00F3726D"/>
    <w:rsid w:val="00F37495"/>
    <w:rsid w:val="00F3799D"/>
    <w:rsid w:val="00F40C7F"/>
    <w:rsid w:val="00F40F5C"/>
    <w:rsid w:val="00F416CC"/>
    <w:rsid w:val="00F416D9"/>
    <w:rsid w:val="00F417F5"/>
    <w:rsid w:val="00F42089"/>
    <w:rsid w:val="00F421C5"/>
    <w:rsid w:val="00F42AF2"/>
    <w:rsid w:val="00F4333C"/>
    <w:rsid w:val="00F438C9"/>
    <w:rsid w:val="00F4417C"/>
    <w:rsid w:val="00F4453E"/>
    <w:rsid w:val="00F44E05"/>
    <w:rsid w:val="00F46223"/>
    <w:rsid w:val="00F464E2"/>
    <w:rsid w:val="00F46710"/>
    <w:rsid w:val="00F46E6A"/>
    <w:rsid w:val="00F46EAE"/>
    <w:rsid w:val="00F4700F"/>
    <w:rsid w:val="00F47B6D"/>
    <w:rsid w:val="00F50CBD"/>
    <w:rsid w:val="00F510CF"/>
    <w:rsid w:val="00F52706"/>
    <w:rsid w:val="00F527FC"/>
    <w:rsid w:val="00F52AA9"/>
    <w:rsid w:val="00F52B36"/>
    <w:rsid w:val="00F52DB3"/>
    <w:rsid w:val="00F5352E"/>
    <w:rsid w:val="00F53751"/>
    <w:rsid w:val="00F5378F"/>
    <w:rsid w:val="00F540ED"/>
    <w:rsid w:val="00F54D6C"/>
    <w:rsid w:val="00F54E67"/>
    <w:rsid w:val="00F55691"/>
    <w:rsid w:val="00F55B38"/>
    <w:rsid w:val="00F56949"/>
    <w:rsid w:val="00F56A5E"/>
    <w:rsid w:val="00F56E39"/>
    <w:rsid w:val="00F57931"/>
    <w:rsid w:val="00F6065D"/>
    <w:rsid w:val="00F61455"/>
    <w:rsid w:val="00F619B8"/>
    <w:rsid w:val="00F62266"/>
    <w:rsid w:val="00F62563"/>
    <w:rsid w:val="00F62A0C"/>
    <w:rsid w:val="00F636E0"/>
    <w:rsid w:val="00F639A6"/>
    <w:rsid w:val="00F64345"/>
    <w:rsid w:val="00F646F0"/>
    <w:rsid w:val="00F64BCF"/>
    <w:rsid w:val="00F64C0D"/>
    <w:rsid w:val="00F67049"/>
    <w:rsid w:val="00F6762E"/>
    <w:rsid w:val="00F72940"/>
    <w:rsid w:val="00F72B37"/>
    <w:rsid w:val="00F72CF0"/>
    <w:rsid w:val="00F73722"/>
    <w:rsid w:val="00F73817"/>
    <w:rsid w:val="00F73A97"/>
    <w:rsid w:val="00F73C14"/>
    <w:rsid w:val="00F7413D"/>
    <w:rsid w:val="00F74723"/>
    <w:rsid w:val="00F74951"/>
    <w:rsid w:val="00F75CEC"/>
    <w:rsid w:val="00F75F1C"/>
    <w:rsid w:val="00F76190"/>
    <w:rsid w:val="00F76B3E"/>
    <w:rsid w:val="00F77047"/>
    <w:rsid w:val="00F771EA"/>
    <w:rsid w:val="00F77222"/>
    <w:rsid w:val="00F77696"/>
    <w:rsid w:val="00F77E4B"/>
    <w:rsid w:val="00F80928"/>
    <w:rsid w:val="00F81125"/>
    <w:rsid w:val="00F81180"/>
    <w:rsid w:val="00F81BB0"/>
    <w:rsid w:val="00F81BF1"/>
    <w:rsid w:val="00F82605"/>
    <w:rsid w:val="00F82ECD"/>
    <w:rsid w:val="00F831DD"/>
    <w:rsid w:val="00F83F0F"/>
    <w:rsid w:val="00F84489"/>
    <w:rsid w:val="00F84585"/>
    <w:rsid w:val="00F84E95"/>
    <w:rsid w:val="00F84EB3"/>
    <w:rsid w:val="00F85192"/>
    <w:rsid w:val="00F85241"/>
    <w:rsid w:val="00F85385"/>
    <w:rsid w:val="00F86E27"/>
    <w:rsid w:val="00F87424"/>
    <w:rsid w:val="00F9093E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4C5"/>
    <w:rsid w:val="00F93501"/>
    <w:rsid w:val="00F9363D"/>
    <w:rsid w:val="00F93F88"/>
    <w:rsid w:val="00F94E37"/>
    <w:rsid w:val="00F9539E"/>
    <w:rsid w:val="00F954F5"/>
    <w:rsid w:val="00F958D8"/>
    <w:rsid w:val="00F960DF"/>
    <w:rsid w:val="00F964DE"/>
    <w:rsid w:val="00F969AC"/>
    <w:rsid w:val="00F96B15"/>
    <w:rsid w:val="00F970F4"/>
    <w:rsid w:val="00F97376"/>
    <w:rsid w:val="00F97D36"/>
    <w:rsid w:val="00FA0B72"/>
    <w:rsid w:val="00FA0C5F"/>
    <w:rsid w:val="00FA0CA3"/>
    <w:rsid w:val="00FA0EB5"/>
    <w:rsid w:val="00FA0F5D"/>
    <w:rsid w:val="00FA1622"/>
    <w:rsid w:val="00FA2333"/>
    <w:rsid w:val="00FA263D"/>
    <w:rsid w:val="00FA2696"/>
    <w:rsid w:val="00FA2928"/>
    <w:rsid w:val="00FA2D19"/>
    <w:rsid w:val="00FA3141"/>
    <w:rsid w:val="00FA3627"/>
    <w:rsid w:val="00FA3D1C"/>
    <w:rsid w:val="00FA3FF0"/>
    <w:rsid w:val="00FA59AD"/>
    <w:rsid w:val="00FA5EDA"/>
    <w:rsid w:val="00FA5F19"/>
    <w:rsid w:val="00FA6BAC"/>
    <w:rsid w:val="00FA6F32"/>
    <w:rsid w:val="00FA782E"/>
    <w:rsid w:val="00FA7938"/>
    <w:rsid w:val="00FB2CFD"/>
    <w:rsid w:val="00FB3250"/>
    <w:rsid w:val="00FB35F2"/>
    <w:rsid w:val="00FB3940"/>
    <w:rsid w:val="00FB4AB5"/>
    <w:rsid w:val="00FB4E5B"/>
    <w:rsid w:val="00FB58A4"/>
    <w:rsid w:val="00FB5D75"/>
    <w:rsid w:val="00FB5EDC"/>
    <w:rsid w:val="00FC0AF6"/>
    <w:rsid w:val="00FC1680"/>
    <w:rsid w:val="00FC1859"/>
    <w:rsid w:val="00FC1D22"/>
    <w:rsid w:val="00FC2EC7"/>
    <w:rsid w:val="00FC2F04"/>
    <w:rsid w:val="00FC377C"/>
    <w:rsid w:val="00FC3AA3"/>
    <w:rsid w:val="00FC4C92"/>
    <w:rsid w:val="00FC4E8E"/>
    <w:rsid w:val="00FC4F5D"/>
    <w:rsid w:val="00FC570D"/>
    <w:rsid w:val="00FC695C"/>
    <w:rsid w:val="00FC74E6"/>
    <w:rsid w:val="00FD0436"/>
    <w:rsid w:val="00FD06A2"/>
    <w:rsid w:val="00FD073E"/>
    <w:rsid w:val="00FD14AF"/>
    <w:rsid w:val="00FD17DB"/>
    <w:rsid w:val="00FD1BB7"/>
    <w:rsid w:val="00FD1D84"/>
    <w:rsid w:val="00FD2570"/>
    <w:rsid w:val="00FD3BB9"/>
    <w:rsid w:val="00FD45B7"/>
    <w:rsid w:val="00FD495F"/>
    <w:rsid w:val="00FD5841"/>
    <w:rsid w:val="00FD588F"/>
    <w:rsid w:val="00FD6539"/>
    <w:rsid w:val="00FD65BD"/>
    <w:rsid w:val="00FD78E5"/>
    <w:rsid w:val="00FD7EFC"/>
    <w:rsid w:val="00FE00E1"/>
    <w:rsid w:val="00FE2084"/>
    <w:rsid w:val="00FE25D2"/>
    <w:rsid w:val="00FE2FDC"/>
    <w:rsid w:val="00FE328F"/>
    <w:rsid w:val="00FE32B2"/>
    <w:rsid w:val="00FE3776"/>
    <w:rsid w:val="00FE3D09"/>
    <w:rsid w:val="00FE516F"/>
    <w:rsid w:val="00FE52B5"/>
    <w:rsid w:val="00FE61D6"/>
    <w:rsid w:val="00FE6551"/>
    <w:rsid w:val="00FE666B"/>
    <w:rsid w:val="00FE6DBA"/>
    <w:rsid w:val="00FE77B1"/>
    <w:rsid w:val="00FE7BA8"/>
    <w:rsid w:val="00FF00CF"/>
    <w:rsid w:val="00FF106C"/>
    <w:rsid w:val="00FF13F2"/>
    <w:rsid w:val="00FF1D89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E944C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9C3A4D"/>
    <w:pPr>
      <w:tabs>
        <w:tab w:val="left" w:pos="1000"/>
        <w:tab w:val="right" w:leader="dot" w:pos="8630"/>
      </w:tabs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character" w:customStyle="1" w:styleId="BodyTextIndentChar">
    <w:name w:val="Body Text Indent Char"/>
    <w:basedOn w:val="DefaultParagraphFont"/>
    <w:link w:val="BodyTextIndent"/>
    <w:rsid w:val="00E54C8C"/>
    <w:rPr>
      <w:i/>
    </w:rPr>
  </w:style>
  <w:style w:type="paragraph" w:styleId="Revision">
    <w:name w:val="Revision"/>
    <w:hidden/>
    <w:uiPriority w:val="99"/>
    <w:semiHidden/>
    <w:rsid w:val="009C3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www.maximu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ED0FF-FAF1-47C3-997D-E7ACE8C94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16176</TotalTime>
  <Pages>11</Pages>
  <Words>912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6105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2762</cp:revision>
  <cp:lastPrinted>2008-09-18T13:23:00Z</cp:lastPrinted>
  <dcterms:created xsi:type="dcterms:W3CDTF">2016-03-22T16:25:00Z</dcterms:created>
  <dcterms:modified xsi:type="dcterms:W3CDTF">2022-03-10T15:36:00Z</dcterms:modified>
</cp:coreProperties>
</file>