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9CDD2" w14:textId="77777777" w:rsidR="00EF5FC8" w:rsidRDefault="00EF5FC8">
      <w:pPr>
        <w:pStyle w:val="Title1"/>
      </w:pPr>
      <w:r>
        <w:t>________________________</w:t>
      </w:r>
    </w:p>
    <w:p w14:paraId="6B89EC2B" w14:textId="77777777" w:rsidR="00EF5FC8" w:rsidRDefault="008407D7" w:rsidP="00025F62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0CF4B349" wp14:editId="228EA59A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29A1" w14:textId="77777777" w:rsidR="00EF5FC8" w:rsidRDefault="00EF5FC8">
      <w:pPr>
        <w:ind w:right="-270"/>
        <w:jc w:val="center"/>
      </w:pPr>
    </w:p>
    <w:p w14:paraId="29E7D0A5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3D3C0489" w14:textId="77777777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- </w:t>
      </w:r>
      <w:r w:rsidR="00CC083B">
        <w:rPr>
          <w:rFonts w:ascii="Arial" w:hAnsi="Arial" w:cs="Arial"/>
          <w:sz w:val="32"/>
          <w:szCs w:val="32"/>
        </w:rPr>
        <w:t>New Submission</w:t>
      </w:r>
    </w:p>
    <w:p w14:paraId="4286D742" w14:textId="77777777" w:rsidR="00EF5FC8" w:rsidRDefault="00EF5FC8">
      <w:pPr>
        <w:pStyle w:val="Title1"/>
        <w:ind w:right="-270"/>
      </w:pPr>
      <w:r>
        <w:t>________________________</w:t>
      </w:r>
    </w:p>
    <w:p w14:paraId="49FCD080" w14:textId="77777777" w:rsidR="00EF5FC8" w:rsidRDefault="00EF5FC8">
      <w:pPr>
        <w:ind w:right="-270"/>
      </w:pPr>
    </w:p>
    <w:p w14:paraId="02D789F5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21D42C1C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573D39E" wp14:editId="578A49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5BFDF6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F443BFB" wp14:editId="27BDEF5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B5A5D8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proofErr w:type="gramStart"/>
      <w:r w:rsidR="0064102E">
        <w:rPr>
          <w:rFonts w:ascii="Times New Roman" w:hAnsi="Times New Roman"/>
          <w:b w:val="0"/>
          <w:sz w:val="20"/>
        </w:rPr>
        <w:t>0</w:t>
      </w:r>
      <w:r w:rsidR="00DC7C94">
        <w:rPr>
          <w:rFonts w:ascii="Times New Roman" w:hAnsi="Times New Roman"/>
          <w:b w:val="0"/>
          <w:sz w:val="20"/>
        </w:rPr>
        <w:t>4</w:t>
      </w:r>
      <w:r w:rsidR="00F62266">
        <w:rPr>
          <w:rFonts w:ascii="Times New Roman" w:hAnsi="Times New Roman"/>
          <w:b w:val="0"/>
          <w:sz w:val="20"/>
        </w:rPr>
        <w:t>/</w:t>
      </w:r>
      <w:r w:rsidR="00DC7C94">
        <w:rPr>
          <w:rFonts w:ascii="Times New Roman" w:hAnsi="Times New Roman"/>
          <w:b w:val="0"/>
          <w:sz w:val="20"/>
        </w:rPr>
        <w:t>23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DC7C94">
        <w:rPr>
          <w:rFonts w:ascii="Times New Roman" w:hAnsi="Times New Roman"/>
          <w:b w:val="0"/>
          <w:sz w:val="20"/>
        </w:rPr>
        <w:t>8</w:t>
      </w:r>
      <w:proofErr w:type="gramEnd"/>
    </w:p>
    <w:p w14:paraId="63ACF92D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7DE01D5E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  <w:r w:rsidR="00F37AC0">
        <w:rPr>
          <w:sz w:val="20"/>
        </w:rPr>
        <w:t>FCD</w:t>
      </w:r>
    </w:p>
    <w:p w14:paraId="19D3A02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3C92B5E4" wp14:editId="6358BFE5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379372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66B4B018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3CD46914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3BCFEE5F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32F87EA4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8FD3CA7" w14:textId="77777777" w:rsidTr="00C16EDF">
        <w:trPr>
          <w:tblHeader/>
        </w:trPr>
        <w:tc>
          <w:tcPr>
            <w:tcW w:w="1440" w:type="dxa"/>
            <w:tcBorders>
              <w:bottom w:val="single" w:sz="4" w:space="0" w:color="auto"/>
            </w:tcBorders>
            <w:shd w:val="solid" w:color="auto" w:fill="000000"/>
          </w:tcPr>
          <w:p w14:paraId="021F220A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tcBorders>
              <w:bottom w:val="single" w:sz="4" w:space="0" w:color="auto"/>
            </w:tcBorders>
            <w:shd w:val="solid" w:color="auto" w:fill="000000"/>
          </w:tcPr>
          <w:p w14:paraId="7F697F8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shd w:val="solid" w:color="auto" w:fill="000000"/>
          </w:tcPr>
          <w:p w14:paraId="0D4EF442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6C8AFA4D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CA0BF" w14:textId="77777777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723C46">
              <w:rPr>
                <w:sz w:val="20"/>
              </w:rPr>
              <w:t>4</w:t>
            </w:r>
            <w:r w:rsidR="0075562D">
              <w:rPr>
                <w:sz w:val="20"/>
              </w:rPr>
              <w:t>/</w:t>
            </w:r>
            <w:r w:rsidR="00723C46">
              <w:rPr>
                <w:sz w:val="20"/>
              </w:rPr>
              <w:t>23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723C46">
              <w:rPr>
                <w:sz w:val="20"/>
              </w:rPr>
              <w:t>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F7D33" w14:textId="77777777" w:rsidR="00DB5ABA" w:rsidRPr="00C56AB7" w:rsidRDefault="0064102E" w:rsidP="00130993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 w:rsidR="000D488E">
              <w:rPr>
                <w:color w:val="000000"/>
                <w:sz w:val="20"/>
              </w:rPr>
              <w:t xml:space="preserve"> – TFS </w:t>
            </w:r>
            <w:r w:rsidR="00276CB8">
              <w:rPr>
                <w:color w:val="000000"/>
                <w:sz w:val="20"/>
              </w:rPr>
              <w:t>1</w:t>
            </w:r>
            <w:r w:rsidR="00723C46">
              <w:rPr>
                <w:color w:val="000000"/>
                <w:sz w:val="20"/>
              </w:rPr>
              <w:t>0200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081D" w14:textId="77777777" w:rsidR="00FF69C1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16EDF" w14:paraId="79263912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5DE6" w14:textId="77777777" w:rsidR="00C16EDF" w:rsidRDefault="00C16ED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07/05/2018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C1931" w14:textId="77777777" w:rsidR="00C16EDF" w:rsidRPr="00175E51" w:rsidRDefault="00C16EDF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Minor update per review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F686E" w14:textId="77777777" w:rsidR="00C16EDF" w:rsidRDefault="00C16ED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16EDF" w14:paraId="49DDDA24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86412" w14:textId="77777777" w:rsidR="00C16EDF" w:rsidRDefault="00C16ED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08/31/2018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3DC2F" w14:textId="77777777" w:rsidR="00C16EDF" w:rsidRDefault="00C16EDF" w:rsidP="00C16ED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 xml:space="preserve">TFS11984 – Include a link to </w:t>
            </w:r>
            <w:proofErr w:type="spellStart"/>
            <w:r>
              <w:rPr>
                <w:sz w:val="20"/>
              </w:rPr>
              <w:t>ecl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sharepoint</w:t>
            </w:r>
            <w:proofErr w:type="spellEnd"/>
            <w:r>
              <w:rPr>
                <w:sz w:val="20"/>
              </w:rPr>
              <w:t xml:space="preserve"> site to report </w:t>
            </w:r>
            <w:proofErr w:type="gramStart"/>
            <w:r>
              <w:rPr>
                <w:sz w:val="20"/>
              </w:rPr>
              <w:t>issues;</w:t>
            </w:r>
            <w:proofErr w:type="gramEnd"/>
          </w:p>
          <w:p w14:paraId="57B2C227" w14:textId="77777777" w:rsidR="00C16EDF" w:rsidRPr="00175E51" w:rsidRDefault="00C16EDF" w:rsidP="00C16EDF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sz w:val="20"/>
              </w:rPr>
              <w:t>Updated 3.4 Web Page Invoked Events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F2C27" w14:textId="77777777" w:rsidR="00C16EDF" w:rsidRDefault="0047346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51E86" w14:paraId="660374BF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66839" w14:textId="77777777" w:rsidR="00451E86" w:rsidRDefault="00451E86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9480C" w14:textId="77777777" w:rsidR="00451E86" w:rsidRDefault="00451E86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TFS11984 - Include a link to </w:t>
            </w:r>
            <w:proofErr w:type="spellStart"/>
            <w:r>
              <w:rPr>
                <w:color w:val="000000"/>
                <w:sz w:val="20"/>
              </w:rPr>
              <w:t>ecl</w:t>
            </w:r>
            <w:proofErr w:type="spellEnd"/>
            <w:r>
              <w:rPr>
                <w:color w:val="000000"/>
                <w:sz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</w:rPr>
              <w:t>sharepoint</w:t>
            </w:r>
            <w:proofErr w:type="spellEnd"/>
            <w:r>
              <w:rPr>
                <w:color w:val="000000"/>
                <w:sz w:val="20"/>
              </w:rPr>
              <w:t xml:space="preserve"> site to report </w:t>
            </w:r>
            <w:proofErr w:type="gramStart"/>
            <w:r>
              <w:rPr>
                <w:color w:val="000000"/>
                <w:sz w:val="20"/>
              </w:rPr>
              <w:t>issues;</w:t>
            </w:r>
            <w:proofErr w:type="gramEnd"/>
          </w:p>
          <w:p w14:paraId="11ADB912" w14:textId="77777777" w:rsidR="00451E86" w:rsidRDefault="00451E86" w:rsidP="00C16ED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color w:val="000000"/>
                <w:sz w:val="20"/>
              </w:rPr>
              <w:t>Moved the change to Common DD.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B0AB" w14:textId="77777777" w:rsidR="00451E86" w:rsidRDefault="00451E8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C6555" w14:paraId="4CF8EFAB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C16B" w14:textId="77777777" w:rsidR="009C6555" w:rsidRDefault="009C6555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03/07/2019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2ED47" w14:textId="77777777" w:rsidR="009C6555" w:rsidRDefault="009C6555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TFS13717 – Add Dual as a Program and Change Module label;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59A9B" w14:textId="77777777" w:rsidR="009C6555" w:rsidRDefault="009C655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81C7B" w14:paraId="4C5F3B06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F5847" w14:textId="77777777" w:rsidR="00681C7B" w:rsidRDefault="00681C7B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03/13/2019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5783" w14:textId="77777777" w:rsidR="00681C7B" w:rsidRDefault="00681C7B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TFS13809 – New Submission: Changing Program resets Direct/Indirect </w:t>
            </w:r>
            <w:proofErr w:type="spellStart"/>
            <w:r>
              <w:rPr>
                <w:color w:val="000000"/>
                <w:sz w:val="20"/>
              </w:rPr>
              <w:t>radion</w:t>
            </w:r>
            <w:proofErr w:type="spellEnd"/>
            <w:r>
              <w:rPr>
                <w:color w:val="000000"/>
                <w:sz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</w:rPr>
              <w:t>btn</w:t>
            </w:r>
            <w:proofErr w:type="spellEnd"/>
            <w:r>
              <w:rPr>
                <w:color w:val="000000"/>
                <w:sz w:val="20"/>
              </w:rPr>
              <w:t>;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C0D83" w14:textId="77777777" w:rsidR="00681C7B" w:rsidRDefault="00681C7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258A7" w14:paraId="243346D9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2640" w14:textId="77777777" w:rsidR="009258A7" w:rsidRDefault="009258A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09/04/2019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539F" w14:textId="77777777" w:rsidR="009258A7" w:rsidRDefault="009258A7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14679 – Follow-up Process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4C3AB" w14:textId="77777777" w:rsidR="009258A7" w:rsidRDefault="009258A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81EDD" w14:paraId="7EBACEB7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B07F" w14:textId="77777777" w:rsidR="00481EDD" w:rsidRDefault="00481E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CE4C9" w14:textId="77777777" w:rsidR="00481EDD" w:rsidRDefault="00481EDD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GDIT to MAXIMUS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1B508" w14:textId="77777777" w:rsidR="00481EDD" w:rsidRDefault="00481E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0725B" w14:paraId="036F7A53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94860" w14:textId="77777777" w:rsidR="00A0725B" w:rsidRDefault="00A0725B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08/27/2020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7B7F" w14:textId="77777777" w:rsidR="00A0725B" w:rsidRDefault="00A0725B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18322 – Work </w:t>
            </w:r>
            <w:proofErr w:type="gramStart"/>
            <w:r>
              <w:rPr>
                <w:color w:val="000000"/>
                <w:sz w:val="20"/>
              </w:rPr>
              <w:t>At</w:t>
            </w:r>
            <w:proofErr w:type="gramEnd"/>
            <w:r>
              <w:rPr>
                <w:color w:val="000000"/>
                <w:sz w:val="20"/>
              </w:rPr>
              <w:t xml:space="preserve"> Home (Return to Site Only)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06AD6" w14:textId="77777777" w:rsidR="00A0725B" w:rsidRDefault="00A0725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8B55CE" w14:paraId="6B68A798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6B085" w14:textId="749A8852" w:rsidR="008B55CE" w:rsidRDefault="008B55CE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10/05/2021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6C3E6" w14:textId="77777777" w:rsidR="008B55CE" w:rsidRDefault="008B55CE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23137 – Quality – new coaching reason</w:t>
            </w:r>
            <w:r w:rsidR="00495BE4">
              <w:rPr>
                <w:color w:val="000000"/>
                <w:sz w:val="20"/>
              </w:rPr>
              <w:t xml:space="preserve"> </w:t>
            </w:r>
            <w:proofErr w:type="spellStart"/>
            <w:r w:rsidR="00495BE4">
              <w:rPr>
                <w:color w:val="000000"/>
                <w:sz w:val="20"/>
              </w:rPr>
              <w:t>pfd</w:t>
            </w:r>
            <w:proofErr w:type="spellEnd"/>
            <w:r>
              <w:rPr>
                <w:color w:val="000000"/>
                <w:sz w:val="20"/>
              </w:rPr>
              <w:t xml:space="preserve"> and </w:t>
            </w:r>
            <w:proofErr w:type="spellStart"/>
            <w:r w:rsidR="00495BE4">
              <w:rPr>
                <w:color w:val="000000"/>
                <w:sz w:val="20"/>
              </w:rPr>
              <w:t>pfd</w:t>
            </w:r>
            <w:proofErr w:type="spellEnd"/>
            <w:r w:rsidR="00495BE4">
              <w:rPr>
                <w:color w:val="000000"/>
                <w:sz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</w:rPr>
              <w:t>date</w:t>
            </w:r>
            <w:r w:rsidR="00961727">
              <w:rPr>
                <w:color w:val="000000"/>
                <w:sz w:val="20"/>
              </w:rPr>
              <w:t>;</w:t>
            </w:r>
            <w:proofErr w:type="gramEnd"/>
          </w:p>
          <w:p w14:paraId="3BDEC0D9" w14:textId="0097A46E" w:rsidR="00961727" w:rsidRDefault="00961727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1933" w14:textId="1159D9FA" w:rsidR="008B55CE" w:rsidRDefault="008B55C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97258" w14:paraId="1DFFF5BA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5DE4" w14:textId="35BC0998" w:rsidR="00F97258" w:rsidRDefault="00F97258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06/07/2022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0C0EF" w14:textId="6EFA88CE" w:rsidR="00F97258" w:rsidRDefault="00F97258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24733 – Team Submission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640C8" w14:textId="40C50F5B" w:rsidR="00F97258" w:rsidRDefault="00F9725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50214" w14:paraId="78E388D1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08C4E" w14:textId="6FEAB4C3" w:rsidR="00250214" w:rsidRDefault="00250214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04/11/2023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4693F" w14:textId="77777777" w:rsidR="00250214" w:rsidRDefault="00250214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26420 – New Coaching Reason: Claims View (Medicare Only)</w:t>
            </w:r>
            <w:r w:rsidR="004B7594">
              <w:rPr>
                <w:color w:val="000000"/>
                <w:sz w:val="20"/>
              </w:rPr>
              <w:t>.</w:t>
            </w:r>
          </w:p>
          <w:p w14:paraId="475E750B" w14:textId="77777777" w:rsidR="004B7594" w:rsidRDefault="004B7594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2. Business Logic – </w:t>
            </w:r>
            <w:proofErr w:type="spellStart"/>
            <w:r>
              <w:rPr>
                <w:color w:val="000000"/>
                <w:sz w:val="20"/>
              </w:rPr>
              <w:t>NewSubmissionController.cs</w:t>
            </w:r>
            <w:proofErr w:type="spellEnd"/>
          </w:p>
          <w:p w14:paraId="59339395" w14:textId="41C2B747" w:rsidR="004B7594" w:rsidRDefault="004B7594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8FB9" w14:textId="558D5B4A" w:rsidR="00250214" w:rsidRDefault="00250214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14DDD" w14:paraId="1913B0E0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F7FDE" w14:textId="65FD2F7A" w:rsidR="00D14DDD" w:rsidRDefault="00D14D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12/04/2023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7EDD0" w14:textId="77777777" w:rsidR="00D14DDD" w:rsidRDefault="00D14DDD" w:rsidP="00D14DDD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 w:rsidRPr="000D746D">
              <w:rPr>
                <w:color w:val="444444"/>
                <w:sz w:val="20"/>
              </w:rPr>
              <w:t xml:space="preserve">27483 - WAH coaching reason text change, </w:t>
            </w:r>
            <w:proofErr w:type="spellStart"/>
            <w:r w:rsidRPr="000D746D">
              <w:rPr>
                <w:color w:val="444444"/>
                <w:sz w:val="20"/>
              </w:rPr>
              <w:t>subcoaching</w:t>
            </w:r>
            <w:proofErr w:type="spellEnd"/>
            <w:r w:rsidRPr="000D746D">
              <w:rPr>
                <w:color w:val="444444"/>
                <w:sz w:val="20"/>
              </w:rPr>
              <w:t xml:space="preserve"> reason update; Add WFH (Return to Site) for Quality module.</w:t>
            </w:r>
          </w:p>
          <w:p w14:paraId="5A0915BA" w14:textId="29A7B6E8" w:rsidR="00E55652" w:rsidRPr="00D14DDD" w:rsidRDefault="00E55652" w:rsidP="00D14D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444444"/>
                <w:sz w:val="20"/>
              </w:rPr>
              <w:t xml:space="preserve">Updated “Work </w:t>
            </w:r>
            <w:proofErr w:type="gramStart"/>
            <w:r>
              <w:rPr>
                <w:color w:val="444444"/>
                <w:sz w:val="20"/>
              </w:rPr>
              <w:t>At</w:t>
            </w:r>
            <w:proofErr w:type="gramEnd"/>
            <w:r>
              <w:rPr>
                <w:color w:val="444444"/>
                <w:sz w:val="20"/>
              </w:rPr>
              <w:t xml:space="preserve"> Home” to “Work From Home”.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3759C" w14:textId="6A0CA46E" w:rsidR="00D14DDD" w:rsidRDefault="00D14D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B2348D" w14:paraId="35F4A843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77D5A" w14:textId="59DDBA01" w:rsidR="00B2348D" w:rsidRDefault="00B2348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02/14/2024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3F54F" w14:textId="7BF2F326" w:rsidR="00B2348D" w:rsidRDefault="00B2348D" w:rsidP="00D14DDD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 xml:space="preserve">TFS </w:t>
            </w:r>
            <w:r w:rsidR="00553D3B">
              <w:rPr>
                <w:color w:val="444444"/>
                <w:sz w:val="20"/>
              </w:rPr>
              <w:t xml:space="preserve">27695 </w:t>
            </w:r>
            <w:r>
              <w:rPr>
                <w:color w:val="444444"/>
                <w:sz w:val="20"/>
              </w:rPr>
              <w:t xml:space="preserve">– </w:t>
            </w:r>
            <w:proofErr w:type="gramStart"/>
            <w:r>
              <w:rPr>
                <w:color w:val="444444"/>
                <w:sz w:val="20"/>
              </w:rPr>
              <w:t>Subcontractor;</w:t>
            </w:r>
            <w:proofErr w:type="gramEnd"/>
          </w:p>
          <w:p w14:paraId="2D70BF8F" w14:textId="77777777" w:rsidR="00B2348D" w:rsidRDefault="00B2348D" w:rsidP="00D14DDD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Updated:</w:t>
            </w:r>
          </w:p>
          <w:p w14:paraId="2EC0B353" w14:textId="6C25365C" w:rsidR="00525AEE" w:rsidRPr="00525AEE" w:rsidRDefault="00B2348D" w:rsidP="00525AEE">
            <w:pPr>
              <w:pStyle w:val="hdr1"/>
              <w:numPr>
                <w:ilvl w:val="0"/>
                <w:numId w:val="21"/>
              </w:numPr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Description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C3186" w14:textId="3DAE2BD3" w:rsidR="00B2348D" w:rsidRDefault="00B2348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4277C" w14:paraId="158E260B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488EF" w14:textId="0B56241D" w:rsidR="00C4277C" w:rsidRDefault="00C4277C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05/05/2024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65DA" w14:textId="77777777" w:rsidR="00C4277C" w:rsidRDefault="004311D7" w:rsidP="00D14DDD">
            <w:pPr>
              <w:pStyle w:val="hdr1"/>
              <w:ind w:left="0"/>
              <w:jc w:val="left"/>
              <w:rPr>
                <w:ins w:id="1" w:author="Huang, Lili" w:date="2024-05-06T15:27:00Z"/>
                <w:color w:val="444444"/>
                <w:sz w:val="20"/>
              </w:rPr>
            </w:pPr>
            <w:ins w:id="2" w:author="Huang, Lili" w:date="2024-05-06T15:27:00Z">
              <w:r>
                <w:rPr>
                  <w:color w:val="444444"/>
                  <w:sz w:val="20"/>
                </w:rPr>
                <w:t>TFS 28208 – ISG</w:t>
              </w:r>
            </w:ins>
          </w:p>
          <w:p w14:paraId="5E1823CE" w14:textId="0C6CC49B" w:rsidR="004311D7" w:rsidRPr="003E7144" w:rsidRDefault="004311D7" w:rsidP="00D14DDD">
            <w:pPr>
              <w:pStyle w:val="hdr1"/>
              <w:ind w:left="0"/>
              <w:jc w:val="left"/>
              <w:rPr>
                <w:ins w:id="3" w:author="Huang, Lili" w:date="2024-05-06T15:27:00Z"/>
                <w:color w:val="444444"/>
                <w:sz w:val="20"/>
              </w:rPr>
            </w:pPr>
            <w:ins w:id="4" w:author="Huang, Lili" w:date="2024-05-06T15:27:00Z">
              <w:r w:rsidRPr="003E7144">
                <w:rPr>
                  <w:color w:val="444444"/>
                  <w:sz w:val="20"/>
                </w:rPr>
                <w:t>Add ISG module</w:t>
              </w:r>
            </w:ins>
            <w:ins w:id="5" w:author="Huang, Lili" w:date="2024-05-06T15:30:00Z">
              <w:r w:rsidR="00E54E3F" w:rsidRPr="003E7144">
                <w:rPr>
                  <w:color w:val="444444"/>
                  <w:sz w:val="20"/>
                </w:rPr>
                <w:t xml:space="preserve"> (only for CCO sites</w:t>
              </w:r>
              <w:proofErr w:type="gramStart"/>
              <w:r w:rsidR="00E54E3F" w:rsidRPr="003E7144">
                <w:rPr>
                  <w:color w:val="444444"/>
                  <w:sz w:val="20"/>
                </w:rPr>
                <w:t>)</w:t>
              </w:r>
            </w:ins>
            <w:ins w:id="6" w:author="Huang, Lili" w:date="2024-05-06T15:27:00Z">
              <w:r w:rsidRPr="003E7144">
                <w:rPr>
                  <w:color w:val="444444"/>
                  <w:sz w:val="20"/>
                </w:rPr>
                <w:t>;</w:t>
              </w:r>
              <w:proofErr w:type="gramEnd"/>
            </w:ins>
          </w:p>
          <w:p w14:paraId="10E9BC50" w14:textId="5BA4D212" w:rsidR="004311D7" w:rsidRPr="003E7144" w:rsidRDefault="004311D7" w:rsidP="00D14DDD">
            <w:pPr>
              <w:pStyle w:val="hdr1"/>
              <w:ind w:left="0"/>
              <w:jc w:val="left"/>
              <w:rPr>
                <w:ins w:id="7" w:author="Huang, Lili" w:date="2024-05-06T15:29:00Z"/>
                <w:color w:val="000000"/>
                <w:sz w:val="20"/>
              </w:rPr>
            </w:pPr>
            <w:ins w:id="8" w:author="Huang, Lili" w:date="2024-05-06T15:27:00Z">
              <w:r w:rsidRPr="003E7144">
                <w:rPr>
                  <w:color w:val="444444"/>
                  <w:sz w:val="20"/>
                </w:rPr>
                <w:t xml:space="preserve">Allow </w:t>
              </w:r>
            </w:ins>
            <w:ins w:id="9" w:author="Huang, Lili" w:date="2024-05-06T15:28:00Z">
              <w:r w:rsidRPr="003E7144">
                <w:rPr>
                  <w:color w:val="444444"/>
                  <w:sz w:val="20"/>
                </w:rPr>
                <w:t xml:space="preserve">users with </w:t>
              </w:r>
              <w:r w:rsidRPr="003E7144">
                <w:rPr>
                  <w:color w:val="000000"/>
                  <w:sz w:val="20"/>
                </w:rPr>
                <w:t>job codes of “WACS50</w:t>
              </w:r>
            </w:ins>
            <w:ins w:id="10" w:author="Huang, Lili" w:date="2024-05-06T15:30:00Z">
              <w:r w:rsidR="00DF03B2" w:rsidRPr="003E7144">
                <w:rPr>
                  <w:color w:val="000000"/>
                  <w:sz w:val="20"/>
                </w:rPr>
                <w:t xml:space="preserve"> </w:t>
              </w:r>
            </w:ins>
            <w:ins w:id="11" w:author="Huang, Lili" w:date="2024-05-06T15:28:00Z">
              <w:r w:rsidRPr="003E7144">
                <w:rPr>
                  <w:color w:val="000000"/>
                  <w:sz w:val="20"/>
                </w:rPr>
                <w:t xml:space="preserve">and “WACS60” to have the ability of mass </w:t>
              </w:r>
            </w:ins>
            <w:ins w:id="12" w:author="Huang, Lili" w:date="2024-05-06T15:29:00Z">
              <w:r w:rsidRPr="003E7144">
                <w:rPr>
                  <w:color w:val="000000"/>
                  <w:sz w:val="20"/>
                </w:rPr>
                <w:t xml:space="preserve">submission for Supervisor </w:t>
              </w:r>
              <w:proofErr w:type="gramStart"/>
              <w:r w:rsidRPr="003E7144">
                <w:rPr>
                  <w:color w:val="000000"/>
                  <w:sz w:val="20"/>
                </w:rPr>
                <w:t>Module;</w:t>
              </w:r>
              <w:proofErr w:type="gramEnd"/>
            </w:ins>
          </w:p>
          <w:p w14:paraId="7FDC4654" w14:textId="77777777" w:rsidR="004311D7" w:rsidRPr="003E7144" w:rsidRDefault="004311D7" w:rsidP="00D14DDD">
            <w:pPr>
              <w:pStyle w:val="hdr1"/>
              <w:ind w:left="0"/>
              <w:jc w:val="left"/>
              <w:rPr>
                <w:ins w:id="13" w:author="Huang, Lili" w:date="2024-05-06T15:30:00Z"/>
                <w:color w:val="000000"/>
                <w:sz w:val="20"/>
              </w:rPr>
            </w:pPr>
            <w:ins w:id="14" w:author="Huang, Lili" w:date="2024-05-06T15:29:00Z">
              <w:r w:rsidRPr="003E7144">
                <w:rPr>
                  <w:color w:val="000000"/>
                  <w:sz w:val="20"/>
                </w:rPr>
                <w:t xml:space="preserve">All users with job </w:t>
              </w:r>
              <w:proofErr w:type="spellStart"/>
              <w:r w:rsidRPr="003E7144">
                <w:rPr>
                  <w:color w:val="000000"/>
                  <w:sz w:val="20"/>
                </w:rPr>
                <w:t>oces</w:t>
              </w:r>
              <w:proofErr w:type="spellEnd"/>
              <w:r w:rsidRPr="003E7144">
                <w:rPr>
                  <w:color w:val="000000"/>
                  <w:sz w:val="20"/>
                </w:rPr>
                <w:t xml:space="preserve"> of “WACQ13, WACQ40, and WPPM50” to have the ability of mass submission for Qua</w:t>
              </w:r>
            </w:ins>
            <w:ins w:id="15" w:author="Huang, Lili" w:date="2024-05-06T15:30:00Z">
              <w:r w:rsidRPr="003E7144">
                <w:rPr>
                  <w:color w:val="000000"/>
                  <w:sz w:val="20"/>
                </w:rPr>
                <w:t>lity Module.</w:t>
              </w:r>
            </w:ins>
          </w:p>
          <w:p w14:paraId="2EAC8C21" w14:textId="77777777" w:rsidR="000B6C34" w:rsidRPr="003E7144" w:rsidRDefault="000B6C34" w:rsidP="00D14DDD">
            <w:pPr>
              <w:pStyle w:val="hdr1"/>
              <w:ind w:left="0"/>
              <w:jc w:val="left"/>
              <w:rPr>
                <w:ins w:id="16" w:author="Huang, Lili" w:date="2024-05-06T15:30:00Z"/>
                <w:color w:val="000000"/>
                <w:sz w:val="20"/>
              </w:rPr>
            </w:pPr>
          </w:p>
          <w:p w14:paraId="1FF6185C" w14:textId="3178E62B" w:rsidR="004A782F" w:rsidRPr="008A7D51" w:rsidRDefault="000B6C34" w:rsidP="00D14DDD">
            <w:pPr>
              <w:pStyle w:val="hdr1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ins w:id="17" w:author="Huang, Lili" w:date="2024-05-06T15:30:00Z">
              <w:r w:rsidRPr="003E7144">
                <w:rPr>
                  <w:color w:val="000000"/>
                  <w:sz w:val="20"/>
                </w:rPr>
                <w:t xml:space="preserve">TFS </w:t>
              </w:r>
            </w:ins>
            <w:ins w:id="18" w:author="Huang, Lili" w:date="2024-05-06T15:31:00Z">
              <w:r w:rsidR="008A7D51" w:rsidRPr="003E7144">
                <w:rPr>
                  <w:color w:val="000000"/>
                  <w:sz w:val="20"/>
                </w:rPr>
                <w:t xml:space="preserve">28134 </w:t>
              </w:r>
            </w:ins>
            <w:ins w:id="19" w:author="Huang, Lili" w:date="2024-05-06T15:30:00Z">
              <w:r w:rsidRPr="003E7144">
                <w:rPr>
                  <w:color w:val="000000"/>
                  <w:sz w:val="20"/>
                </w:rPr>
                <w:t>– No warning logs for Subcontractors.</w:t>
              </w:r>
            </w:ins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14B9A" w14:textId="077BD1A9" w:rsidR="00C4277C" w:rsidRDefault="004311D7">
            <w:pPr>
              <w:pStyle w:val="hdr1"/>
              <w:ind w:left="0"/>
              <w:jc w:val="left"/>
              <w:rPr>
                <w:sz w:val="20"/>
              </w:rPr>
            </w:pPr>
            <w:ins w:id="20" w:author="Huang, Lili" w:date="2024-05-06T15:27:00Z">
              <w:r>
                <w:rPr>
                  <w:sz w:val="20"/>
                </w:rPr>
                <w:t>Lili Huang</w:t>
              </w:r>
            </w:ins>
          </w:p>
        </w:tc>
      </w:tr>
      <w:tr w:rsidR="0021006A" w14:paraId="229F0D47" w14:textId="77777777" w:rsidTr="00C16EDF">
        <w:tc>
          <w:tcPr>
            <w:tcW w:w="1440" w:type="dxa"/>
            <w:tcBorders>
              <w:top w:val="single" w:sz="4" w:space="0" w:color="auto"/>
            </w:tcBorders>
          </w:tcPr>
          <w:p w14:paraId="66B468E3" w14:textId="77777777" w:rsidR="004A3C25" w:rsidRDefault="004A3C25" w:rsidP="0064102E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  <w:tcBorders>
              <w:top w:val="single" w:sz="4" w:space="0" w:color="auto"/>
            </w:tcBorders>
          </w:tcPr>
          <w:p w14:paraId="3228C926" w14:textId="77777777" w:rsidR="004A3C25" w:rsidRPr="00175E51" w:rsidRDefault="004A3C25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  <w:tcBorders>
              <w:top w:val="single" w:sz="4" w:space="0" w:color="auto"/>
            </w:tcBorders>
          </w:tcPr>
          <w:p w14:paraId="61B973DF" w14:textId="77777777" w:rsidR="004A3C25" w:rsidRDefault="004A3C2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14:paraId="4ACD1969" w14:textId="77777777" w:rsidR="00EF5FC8" w:rsidRDefault="00EF5FC8">
      <w:pPr>
        <w:pStyle w:val="BodyText"/>
        <w:rPr>
          <w:sz w:val="20"/>
        </w:rPr>
      </w:pPr>
    </w:p>
    <w:p w14:paraId="3954A8F6" w14:textId="77777777" w:rsidR="00695F1E" w:rsidRDefault="00695F1E">
      <w:pPr>
        <w:pStyle w:val="BodyText"/>
        <w:jc w:val="center"/>
        <w:rPr>
          <w:sz w:val="20"/>
        </w:rPr>
      </w:pPr>
    </w:p>
    <w:p w14:paraId="7FE2BAB5" w14:textId="77777777" w:rsidR="00695F1E" w:rsidRDefault="00695F1E">
      <w:pPr>
        <w:pStyle w:val="BodyText"/>
        <w:jc w:val="center"/>
        <w:rPr>
          <w:sz w:val="20"/>
        </w:rPr>
      </w:pPr>
    </w:p>
    <w:p w14:paraId="3821ADB0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7F10FD32" w14:textId="77777777" w:rsidR="00EF5FC8" w:rsidRDefault="00EF5FC8">
      <w:pPr>
        <w:pStyle w:val="BodyText"/>
        <w:jc w:val="center"/>
        <w:rPr>
          <w:sz w:val="20"/>
        </w:rPr>
      </w:pPr>
    </w:p>
    <w:p w14:paraId="587E924D" w14:textId="18FD5445" w:rsidR="00E7797D" w:rsidRDefault="005D0B08" w:rsidP="00E7797D">
      <w:pPr>
        <w:pStyle w:val="TOC2"/>
        <w:rPr>
          <w:ins w:id="21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2" w:author="Huang, Lili" w:date="2024-05-14T15:46:00Z">
        <w:r w:rsidR="00E7797D" w:rsidRPr="00AB4E20">
          <w:rPr>
            <w:rStyle w:val="Hyperlink"/>
            <w:noProof/>
          </w:rPr>
          <w:fldChar w:fldCharType="begin"/>
        </w:r>
        <w:r w:rsidR="00E7797D" w:rsidRPr="00AB4E20">
          <w:rPr>
            <w:rStyle w:val="Hyperlink"/>
            <w:noProof/>
          </w:rPr>
          <w:instrText xml:space="preserve"> </w:instrText>
        </w:r>
        <w:r w:rsidR="00E7797D">
          <w:rPr>
            <w:noProof/>
          </w:rPr>
          <w:instrText>HYPERLINK \l "_Toc166594004"</w:instrText>
        </w:r>
        <w:r w:rsidR="00E7797D" w:rsidRPr="00AB4E20">
          <w:rPr>
            <w:rStyle w:val="Hyperlink"/>
            <w:noProof/>
          </w:rPr>
          <w:instrText xml:space="preserve"> </w:instrText>
        </w:r>
        <w:r w:rsidR="00E7797D" w:rsidRPr="00AB4E20">
          <w:rPr>
            <w:rStyle w:val="Hyperlink"/>
            <w:noProof/>
          </w:rPr>
        </w:r>
        <w:r w:rsidR="00E7797D" w:rsidRPr="00AB4E20">
          <w:rPr>
            <w:rStyle w:val="Hyperlink"/>
            <w:noProof/>
          </w:rPr>
          <w:fldChar w:fldCharType="separate"/>
        </w:r>
        <w:r w:rsidR="00E7797D" w:rsidRPr="00AB4E20">
          <w:rPr>
            <w:rStyle w:val="Hyperlink"/>
            <w:b/>
            <w:noProof/>
          </w:rPr>
          <w:t>1.</w:t>
        </w:r>
        <w:r w:rsidR="00E7797D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E7797D" w:rsidRPr="00AB4E20">
          <w:rPr>
            <w:rStyle w:val="Hyperlink"/>
            <w:b/>
            <w:noProof/>
          </w:rPr>
          <w:t>Description</w:t>
        </w:r>
        <w:r w:rsidR="00E7797D">
          <w:rPr>
            <w:noProof/>
            <w:webHidden/>
          </w:rPr>
          <w:tab/>
        </w:r>
        <w:r w:rsidR="00E7797D">
          <w:rPr>
            <w:noProof/>
            <w:webHidden/>
          </w:rPr>
          <w:fldChar w:fldCharType="begin"/>
        </w:r>
        <w:r w:rsidR="00E7797D">
          <w:rPr>
            <w:noProof/>
            <w:webHidden/>
          </w:rPr>
          <w:instrText xml:space="preserve"> PAGEREF _Toc166594004 \h </w:instrText>
        </w:r>
      </w:ins>
      <w:r w:rsidR="00E7797D">
        <w:rPr>
          <w:noProof/>
          <w:webHidden/>
        </w:rPr>
      </w:r>
      <w:r w:rsidR="00E7797D">
        <w:rPr>
          <w:noProof/>
          <w:webHidden/>
        </w:rPr>
        <w:fldChar w:fldCharType="separate"/>
      </w:r>
      <w:ins w:id="23" w:author="Huang, Lili" w:date="2024-05-14T15:46:00Z">
        <w:r w:rsidR="00E7797D">
          <w:rPr>
            <w:noProof/>
            <w:webHidden/>
          </w:rPr>
          <w:t>4</w:t>
        </w:r>
        <w:r w:rsidR="00E7797D">
          <w:rPr>
            <w:noProof/>
            <w:webHidden/>
          </w:rPr>
          <w:fldChar w:fldCharType="end"/>
        </w:r>
        <w:r w:rsidR="00E7797D" w:rsidRPr="00AB4E20">
          <w:rPr>
            <w:rStyle w:val="Hyperlink"/>
            <w:noProof/>
          </w:rPr>
          <w:fldChar w:fldCharType="end"/>
        </w:r>
      </w:ins>
    </w:p>
    <w:p w14:paraId="0ABF72D6" w14:textId="665855CC" w:rsidR="00E7797D" w:rsidRDefault="00E7797D" w:rsidP="00E7797D">
      <w:pPr>
        <w:pStyle w:val="TOC2"/>
        <w:rPr>
          <w:ins w:id="24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ins w:id="25" w:author="Huang, Lili" w:date="2024-05-14T15:46:00Z">
        <w:r w:rsidRPr="00AB4E20">
          <w:rPr>
            <w:rStyle w:val="Hyperlink"/>
            <w:noProof/>
          </w:rPr>
          <w:fldChar w:fldCharType="begin"/>
        </w:r>
        <w:r w:rsidRPr="00AB4E2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"_Toc166594005"</w:instrText>
        </w:r>
        <w:r w:rsidRPr="00AB4E20">
          <w:rPr>
            <w:rStyle w:val="Hyperlink"/>
            <w:noProof/>
          </w:rPr>
          <w:instrText xml:space="preserve"> </w:instrText>
        </w:r>
        <w:r w:rsidRPr="00AB4E20">
          <w:rPr>
            <w:rStyle w:val="Hyperlink"/>
            <w:noProof/>
          </w:rPr>
        </w:r>
        <w:r w:rsidRPr="00AB4E20">
          <w:rPr>
            <w:rStyle w:val="Hyperlink"/>
            <w:noProof/>
          </w:rPr>
          <w:fldChar w:fldCharType="separate"/>
        </w:r>
        <w:r w:rsidRPr="00AB4E20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B4E20">
          <w:rPr>
            <w:rStyle w:val="Hyperlink"/>
            <w:b/>
            <w:noProof/>
          </w:rPr>
          <w:t>Business Logic – NewSubmissionController.cs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_Toc166594005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6" w:author="Huang, Lili" w:date="2024-05-14T15:46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AB4E20">
          <w:rPr>
            <w:rStyle w:val="Hyperlink"/>
            <w:noProof/>
          </w:rPr>
          <w:fldChar w:fldCharType="end"/>
        </w:r>
      </w:ins>
    </w:p>
    <w:p w14:paraId="6DA52D91" w14:textId="1964B38A" w:rsidR="00E7797D" w:rsidRDefault="00E7797D" w:rsidP="00E7797D">
      <w:pPr>
        <w:pStyle w:val="TOC2"/>
        <w:rPr>
          <w:ins w:id="27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ins w:id="28" w:author="Huang, Lili" w:date="2024-05-14T15:46:00Z">
        <w:r w:rsidRPr="00AB4E20">
          <w:rPr>
            <w:rStyle w:val="Hyperlink"/>
            <w:noProof/>
          </w:rPr>
          <w:fldChar w:fldCharType="begin"/>
        </w:r>
        <w:r w:rsidRPr="00AB4E2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"_Toc166594006"</w:instrText>
        </w:r>
        <w:r w:rsidRPr="00AB4E20">
          <w:rPr>
            <w:rStyle w:val="Hyperlink"/>
            <w:noProof/>
          </w:rPr>
          <w:instrText xml:space="preserve"> </w:instrText>
        </w:r>
        <w:r w:rsidRPr="00AB4E20">
          <w:rPr>
            <w:rStyle w:val="Hyperlink"/>
            <w:noProof/>
          </w:rPr>
        </w:r>
        <w:r w:rsidRPr="00AB4E20">
          <w:rPr>
            <w:rStyle w:val="Hyperlink"/>
            <w:noProof/>
          </w:rPr>
          <w:fldChar w:fldCharType="separate"/>
        </w:r>
        <w:r w:rsidRPr="00AB4E20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B4E20">
          <w:rPr>
            <w:rStyle w:val="Hyperlink"/>
            <w:b/>
            <w:noProof/>
          </w:rPr>
          <w:t>Page details - Views\NewSubmission\Index.cshtml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_Toc166594006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9" w:author="Huang, Lili" w:date="2024-05-14T15:46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AB4E20">
          <w:rPr>
            <w:rStyle w:val="Hyperlink"/>
            <w:noProof/>
          </w:rPr>
          <w:fldChar w:fldCharType="end"/>
        </w:r>
      </w:ins>
    </w:p>
    <w:p w14:paraId="74D20BDC" w14:textId="17B8D6A0" w:rsidR="00E7797D" w:rsidRDefault="00E7797D" w:rsidP="00E7797D">
      <w:pPr>
        <w:pStyle w:val="TOC2"/>
        <w:rPr>
          <w:ins w:id="30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ins w:id="31" w:author="Huang, Lili" w:date="2024-05-14T15:46:00Z">
        <w:r w:rsidRPr="00AB4E20">
          <w:rPr>
            <w:rStyle w:val="Hyperlink"/>
            <w:noProof/>
          </w:rPr>
          <w:fldChar w:fldCharType="begin"/>
        </w:r>
        <w:r w:rsidRPr="00AB4E2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"_Toc166594007"</w:instrText>
        </w:r>
        <w:r w:rsidRPr="00AB4E20">
          <w:rPr>
            <w:rStyle w:val="Hyperlink"/>
            <w:noProof/>
          </w:rPr>
          <w:instrText xml:space="preserve"> </w:instrText>
        </w:r>
        <w:r w:rsidRPr="00AB4E20">
          <w:rPr>
            <w:rStyle w:val="Hyperlink"/>
            <w:noProof/>
          </w:rPr>
        </w:r>
        <w:r w:rsidRPr="00AB4E20">
          <w:rPr>
            <w:rStyle w:val="Hyperlink"/>
            <w:noProof/>
          </w:rPr>
          <w:fldChar w:fldCharType="separate"/>
        </w:r>
        <w:r w:rsidRPr="00AB4E20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B4E20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_Toc166594007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2" w:author="Huang, Lili" w:date="2024-05-14T15:46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AB4E20">
          <w:rPr>
            <w:rStyle w:val="Hyperlink"/>
            <w:noProof/>
          </w:rPr>
          <w:fldChar w:fldCharType="end"/>
        </w:r>
      </w:ins>
    </w:p>
    <w:p w14:paraId="391DDE40" w14:textId="44772DFE" w:rsidR="00E7797D" w:rsidRDefault="00E7797D" w:rsidP="00E7797D">
      <w:pPr>
        <w:pStyle w:val="TOC2"/>
        <w:rPr>
          <w:ins w:id="33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ins w:id="34" w:author="Huang, Lili" w:date="2024-05-14T15:46:00Z">
        <w:r w:rsidRPr="00AB4E20">
          <w:rPr>
            <w:rStyle w:val="Hyperlink"/>
            <w:noProof/>
          </w:rPr>
          <w:fldChar w:fldCharType="begin"/>
        </w:r>
        <w:r w:rsidRPr="00AB4E2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"_Toc166594008"</w:instrText>
        </w:r>
        <w:r w:rsidRPr="00AB4E20">
          <w:rPr>
            <w:rStyle w:val="Hyperlink"/>
            <w:noProof/>
          </w:rPr>
          <w:instrText xml:space="preserve"> </w:instrText>
        </w:r>
        <w:r w:rsidRPr="00AB4E20">
          <w:rPr>
            <w:rStyle w:val="Hyperlink"/>
            <w:noProof/>
          </w:rPr>
        </w:r>
        <w:r w:rsidRPr="00AB4E20">
          <w:rPr>
            <w:rStyle w:val="Hyperlink"/>
            <w:noProof/>
          </w:rPr>
          <w:fldChar w:fldCharType="separate"/>
        </w:r>
        <w:r w:rsidRPr="00AB4E20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B4E20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_Toc166594008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5" w:author="Huang, Lili" w:date="2024-05-14T15:46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AB4E20">
          <w:rPr>
            <w:rStyle w:val="Hyperlink"/>
            <w:noProof/>
          </w:rPr>
          <w:fldChar w:fldCharType="end"/>
        </w:r>
      </w:ins>
    </w:p>
    <w:p w14:paraId="49E4034F" w14:textId="1701CA9B" w:rsidR="00E7797D" w:rsidRDefault="00E7797D" w:rsidP="00E7797D">
      <w:pPr>
        <w:pStyle w:val="TOC2"/>
        <w:rPr>
          <w:ins w:id="36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ins w:id="37" w:author="Huang, Lili" w:date="2024-05-14T15:46:00Z">
        <w:r w:rsidRPr="00AB4E20">
          <w:rPr>
            <w:rStyle w:val="Hyperlink"/>
            <w:noProof/>
          </w:rPr>
          <w:fldChar w:fldCharType="begin"/>
        </w:r>
        <w:r w:rsidRPr="00AB4E2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"_Toc166594009"</w:instrText>
        </w:r>
        <w:r w:rsidRPr="00AB4E20">
          <w:rPr>
            <w:rStyle w:val="Hyperlink"/>
            <w:noProof/>
          </w:rPr>
          <w:instrText xml:space="preserve"> </w:instrText>
        </w:r>
        <w:r w:rsidRPr="00AB4E20">
          <w:rPr>
            <w:rStyle w:val="Hyperlink"/>
            <w:noProof/>
          </w:rPr>
        </w:r>
        <w:r w:rsidRPr="00AB4E20">
          <w:rPr>
            <w:rStyle w:val="Hyperlink"/>
            <w:noProof/>
          </w:rPr>
          <w:fldChar w:fldCharType="separate"/>
        </w:r>
        <w:r w:rsidRPr="00AB4E20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B4E20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_Toc166594009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8" w:author="Huang, Lili" w:date="2024-05-14T15:46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AB4E20">
          <w:rPr>
            <w:rStyle w:val="Hyperlink"/>
            <w:noProof/>
          </w:rPr>
          <w:fldChar w:fldCharType="end"/>
        </w:r>
      </w:ins>
    </w:p>
    <w:p w14:paraId="4B5FC12B" w14:textId="6D72807F" w:rsidR="00E7797D" w:rsidRDefault="00E7797D" w:rsidP="00E7797D">
      <w:pPr>
        <w:pStyle w:val="TOC2"/>
        <w:rPr>
          <w:ins w:id="39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ins w:id="40" w:author="Huang, Lili" w:date="2024-05-14T15:46:00Z">
        <w:r w:rsidRPr="00AB4E20">
          <w:rPr>
            <w:rStyle w:val="Hyperlink"/>
            <w:noProof/>
          </w:rPr>
          <w:fldChar w:fldCharType="begin"/>
        </w:r>
        <w:r w:rsidRPr="00AB4E2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"_Toc166594010"</w:instrText>
        </w:r>
        <w:r w:rsidRPr="00AB4E20">
          <w:rPr>
            <w:rStyle w:val="Hyperlink"/>
            <w:noProof/>
          </w:rPr>
          <w:instrText xml:space="preserve"> </w:instrText>
        </w:r>
        <w:r w:rsidRPr="00AB4E20">
          <w:rPr>
            <w:rStyle w:val="Hyperlink"/>
            <w:noProof/>
          </w:rPr>
        </w:r>
        <w:r w:rsidRPr="00AB4E20">
          <w:rPr>
            <w:rStyle w:val="Hyperlink"/>
            <w:noProof/>
          </w:rPr>
          <w:fldChar w:fldCharType="separate"/>
        </w:r>
        <w:r w:rsidRPr="00AB4E20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B4E20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_Toc166594010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1" w:author="Huang, Lili" w:date="2024-05-14T15:46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AB4E20">
          <w:rPr>
            <w:rStyle w:val="Hyperlink"/>
            <w:noProof/>
          </w:rPr>
          <w:fldChar w:fldCharType="end"/>
        </w:r>
      </w:ins>
    </w:p>
    <w:p w14:paraId="338275CC" w14:textId="4964CFFD" w:rsidR="00E7797D" w:rsidRDefault="00E7797D" w:rsidP="00E7797D">
      <w:pPr>
        <w:pStyle w:val="TOC2"/>
        <w:rPr>
          <w:ins w:id="42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ins w:id="43" w:author="Huang, Lili" w:date="2024-05-14T15:46:00Z">
        <w:r w:rsidRPr="00AB4E20">
          <w:rPr>
            <w:rStyle w:val="Hyperlink"/>
            <w:noProof/>
          </w:rPr>
          <w:fldChar w:fldCharType="begin"/>
        </w:r>
        <w:r w:rsidRPr="00AB4E2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"_Toc166594011"</w:instrText>
        </w:r>
        <w:r w:rsidRPr="00AB4E20">
          <w:rPr>
            <w:rStyle w:val="Hyperlink"/>
            <w:noProof/>
          </w:rPr>
          <w:instrText xml:space="preserve"> </w:instrText>
        </w:r>
        <w:r w:rsidRPr="00AB4E20">
          <w:rPr>
            <w:rStyle w:val="Hyperlink"/>
            <w:noProof/>
          </w:rPr>
        </w:r>
        <w:r w:rsidRPr="00AB4E20">
          <w:rPr>
            <w:rStyle w:val="Hyperlink"/>
            <w:noProof/>
          </w:rPr>
          <w:fldChar w:fldCharType="separate"/>
        </w:r>
        <w:r w:rsidRPr="00AB4E20">
          <w:rPr>
            <w:rStyle w:val="Hyperlink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B4E20">
          <w:rPr>
            <w:rStyle w:val="Hyperlink"/>
            <w:b/>
            <w:noProof/>
          </w:rPr>
          <w:t>Log Initial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_Toc166594011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4" w:author="Huang, Lili" w:date="2024-05-14T15:46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AB4E20">
          <w:rPr>
            <w:rStyle w:val="Hyperlink"/>
            <w:noProof/>
          </w:rPr>
          <w:fldChar w:fldCharType="end"/>
        </w:r>
      </w:ins>
    </w:p>
    <w:p w14:paraId="2EEDF185" w14:textId="52B38049" w:rsidR="00E7797D" w:rsidRDefault="00E7797D" w:rsidP="00E7797D">
      <w:pPr>
        <w:pStyle w:val="TOC2"/>
        <w:rPr>
          <w:ins w:id="45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ins w:id="46" w:author="Huang, Lili" w:date="2024-05-14T15:46:00Z">
        <w:r w:rsidRPr="00AB4E20">
          <w:rPr>
            <w:rStyle w:val="Hyperlink"/>
            <w:noProof/>
          </w:rPr>
          <w:fldChar w:fldCharType="begin"/>
        </w:r>
        <w:r w:rsidRPr="00AB4E2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"_Toc166594014"</w:instrText>
        </w:r>
        <w:r w:rsidRPr="00AB4E20">
          <w:rPr>
            <w:rStyle w:val="Hyperlink"/>
            <w:noProof/>
          </w:rPr>
          <w:instrText xml:space="preserve"> </w:instrText>
        </w:r>
        <w:r w:rsidRPr="00AB4E20">
          <w:rPr>
            <w:rStyle w:val="Hyperlink"/>
            <w:noProof/>
          </w:rPr>
        </w:r>
        <w:r w:rsidRPr="00AB4E20">
          <w:rPr>
            <w:rStyle w:val="Hyperlink"/>
            <w:noProof/>
          </w:rPr>
          <w:fldChar w:fldCharType="separate"/>
        </w:r>
        <w:r w:rsidRPr="00AB4E20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B4E20">
          <w:rPr>
            <w:rStyle w:val="Hyperlink"/>
            <w:bCs/>
            <w:noProof/>
          </w:rPr>
          <w:t>Coaching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_Toc166594014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7" w:author="Huang, Lili" w:date="2024-05-14T15:46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AB4E20">
          <w:rPr>
            <w:rStyle w:val="Hyperlink"/>
            <w:noProof/>
          </w:rPr>
          <w:fldChar w:fldCharType="end"/>
        </w:r>
      </w:ins>
    </w:p>
    <w:p w14:paraId="7957500F" w14:textId="3E604757" w:rsidR="00E7797D" w:rsidRDefault="00E7797D" w:rsidP="00E7797D">
      <w:pPr>
        <w:pStyle w:val="TOC2"/>
        <w:rPr>
          <w:ins w:id="48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ins w:id="49" w:author="Huang, Lili" w:date="2024-05-14T15:46:00Z">
        <w:r w:rsidRPr="00AB4E20">
          <w:rPr>
            <w:rStyle w:val="Hyperlink"/>
            <w:noProof/>
          </w:rPr>
          <w:fldChar w:fldCharType="begin"/>
        </w:r>
        <w:r w:rsidRPr="00AB4E2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"_Toc166594018"</w:instrText>
        </w:r>
        <w:r w:rsidRPr="00AB4E20">
          <w:rPr>
            <w:rStyle w:val="Hyperlink"/>
            <w:noProof/>
          </w:rPr>
          <w:instrText xml:space="preserve"> </w:instrText>
        </w:r>
        <w:r w:rsidRPr="00AB4E20">
          <w:rPr>
            <w:rStyle w:val="Hyperlink"/>
            <w:noProof/>
          </w:rPr>
        </w:r>
        <w:r w:rsidRPr="00AB4E20">
          <w:rPr>
            <w:rStyle w:val="Hyperlink"/>
            <w:noProof/>
          </w:rPr>
          <w:fldChar w:fldCharType="separate"/>
        </w:r>
        <w:r w:rsidRPr="00AB4E20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B4E20">
          <w:rPr>
            <w:rStyle w:val="Hyperlink"/>
            <w:noProof/>
          </w:rPr>
          <w:t>Warning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_Toc166594018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0" w:author="Huang, Lili" w:date="2024-05-14T15:46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AB4E20">
          <w:rPr>
            <w:rStyle w:val="Hyperlink"/>
            <w:noProof/>
          </w:rPr>
          <w:fldChar w:fldCharType="end"/>
        </w:r>
      </w:ins>
    </w:p>
    <w:p w14:paraId="5007698D" w14:textId="25A73A00" w:rsidR="00726D1C" w:rsidDel="00E7797D" w:rsidRDefault="00726D1C" w:rsidP="00726D1C">
      <w:pPr>
        <w:pStyle w:val="TOC2"/>
        <w:rPr>
          <w:del w:id="51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52" w:author="Huang, Lili" w:date="2024-05-14T15:46:00Z">
        <w:r w:rsidRPr="00E7797D" w:rsidDel="00E7797D">
          <w:rPr>
            <w:rStyle w:val="Hyperlink"/>
            <w:b/>
            <w:noProof/>
          </w:rPr>
          <w:delText>1.</w:delText>
        </w:r>
        <w:r w:rsidDel="00E7797D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7797D" w:rsidDel="00E7797D">
          <w:rPr>
            <w:rStyle w:val="Hyperlink"/>
            <w:b/>
            <w:noProof/>
          </w:rPr>
          <w:delText>Description</w:delText>
        </w:r>
        <w:r w:rsidDel="00E7797D">
          <w:rPr>
            <w:noProof/>
            <w:webHidden/>
          </w:rPr>
          <w:tab/>
          <w:delText>4</w:delText>
        </w:r>
      </w:del>
    </w:p>
    <w:p w14:paraId="47692C93" w14:textId="39A03970" w:rsidR="00726D1C" w:rsidDel="00E7797D" w:rsidRDefault="00726D1C" w:rsidP="00726D1C">
      <w:pPr>
        <w:pStyle w:val="TOC2"/>
        <w:rPr>
          <w:del w:id="53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54" w:author="Huang, Lili" w:date="2024-05-14T15:46:00Z">
        <w:r w:rsidRPr="00E7797D" w:rsidDel="00E7797D">
          <w:rPr>
            <w:rStyle w:val="Hyperlink"/>
            <w:b/>
            <w:noProof/>
          </w:rPr>
          <w:delText>2.</w:delText>
        </w:r>
        <w:r w:rsidDel="00E7797D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7797D" w:rsidDel="00E7797D">
          <w:rPr>
            <w:rStyle w:val="Hyperlink"/>
            <w:b/>
            <w:noProof/>
          </w:rPr>
          <w:delText>Business Logic – NewSubmissionController.cs</w:delText>
        </w:r>
        <w:r w:rsidDel="00E7797D">
          <w:rPr>
            <w:noProof/>
            <w:webHidden/>
          </w:rPr>
          <w:tab/>
          <w:delText>7</w:delText>
        </w:r>
      </w:del>
    </w:p>
    <w:p w14:paraId="28DFE1E3" w14:textId="2F96753A" w:rsidR="00726D1C" w:rsidDel="00E7797D" w:rsidRDefault="00726D1C" w:rsidP="00726D1C">
      <w:pPr>
        <w:pStyle w:val="TOC2"/>
        <w:rPr>
          <w:del w:id="55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56" w:author="Huang, Lili" w:date="2024-05-14T15:46:00Z">
        <w:r w:rsidRPr="00E7797D" w:rsidDel="00E7797D">
          <w:rPr>
            <w:rStyle w:val="Hyperlink"/>
            <w:b/>
            <w:noProof/>
          </w:rPr>
          <w:delText>3.</w:delText>
        </w:r>
        <w:r w:rsidDel="00E7797D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7797D" w:rsidDel="00E7797D">
          <w:rPr>
            <w:rStyle w:val="Hyperlink"/>
            <w:b/>
            <w:noProof/>
          </w:rPr>
          <w:delText>Page details - Views\NewSubmission\Index.cshtml</w:delText>
        </w:r>
        <w:r w:rsidDel="00E7797D">
          <w:rPr>
            <w:noProof/>
            <w:webHidden/>
          </w:rPr>
          <w:tab/>
          <w:delText>10</w:delText>
        </w:r>
      </w:del>
    </w:p>
    <w:p w14:paraId="2FE99D2E" w14:textId="67EE952E" w:rsidR="00726D1C" w:rsidDel="00E7797D" w:rsidRDefault="00726D1C" w:rsidP="00726D1C">
      <w:pPr>
        <w:pStyle w:val="TOC2"/>
        <w:rPr>
          <w:del w:id="57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58" w:author="Huang, Lili" w:date="2024-05-14T15:46:00Z">
        <w:r w:rsidRPr="00E7797D" w:rsidDel="00E7797D">
          <w:rPr>
            <w:rStyle w:val="Hyperlink"/>
            <w:noProof/>
          </w:rPr>
          <w:delText>3.1</w:delText>
        </w:r>
        <w:r w:rsidDel="00E7797D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7797D" w:rsidDel="00E7797D">
          <w:rPr>
            <w:rStyle w:val="Hyperlink"/>
            <w:noProof/>
          </w:rPr>
          <w:delText>Razor pages comprising Web Page</w:delText>
        </w:r>
        <w:r w:rsidDel="00E7797D">
          <w:rPr>
            <w:noProof/>
            <w:webHidden/>
          </w:rPr>
          <w:tab/>
          <w:delText>10</w:delText>
        </w:r>
      </w:del>
    </w:p>
    <w:p w14:paraId="303FADC7" w14:textId="4554BDEB" w:rsidR="00726D1C" w:rsidDel="00E7797D" w:rsidRDefault="00726D1C" w:rsidP="00726D1C">
      <w:pPr>
        <w:pStyle w:val="TOC2"/>
        <w:rPr>
          <w:del w:id="59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60" w:author="Huang, Lili" w:date="2024-05-14T15:46:00Z">
        <w:r w:rsidRPr="00E7797D" w:rsidDel="00E7797D">
          <w:rPr>
            <w:rStyle w:val="Hyperlink"/>
            <w:noProof/>
          </w:rPr>
          <w:delText>3.2</w:delText>
        </w:r>
        <w:r w:rsidDel="00E7797D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7797D" w:rsidDel="00E7797D">
          <w:rPr>
            <w:rStyle w:val="Hyperlink"/>
            <w:noProof/>
          </w:rPr>
          <w:delText>Layout Page</w:delText>
        </w:r>
        <w:r w:rsidDel="00E7797D">
          <w:rPr>
            <w:noProof/>
            <w:webHidden/>
          </w:rPr>
          <w:tab/>
          <w:delText>10</w:delText>
        </w:r>
      </w:del>
    </w:p>
    <w:p w14:paraId="15FA6A63" w14:textId="2E2BEFB0" w:rsidR="00726D1C" w:rsidDel="00E7797D" w:rsidRDefault="00726D1C" w:rsidP="00726D1C">
      <w:pPr>
        <w:pStyle w:val="TOC2"/>
        <w:rPr>
          <w:del w:id="61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62" w:author="Huang, Lili" w:date="2024-05-14T15:46:00Z">
        <w:r w:rsidRPr="00E7797D" w:rsidDel="00E7797D">
          <w:rPr>
            <w:rStyle w:val="Hyperlink"/>
            <w:noProof/>
          </w:rPr>
          <w:delText>3.3</w:delText>
        </w:r>
        <w:r w:rsidDel="00E7797D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7797D" w:rsidDel="00E7797D">
          <w:rPr>
            <w:rStyle w:val="Hyperlink"/>
            <w:noProof/>
          </w:rPr>
          <w:delText>Screenshot</w:delText>
        </w:r>
        <w:r w:rsidDel="00E7797D">
          <w:rPr>
            <w:noProof/>
            <w:webHidden/>
          </w:rPr>
          <w:tab/>
          <w:delText>10</w:delText>
        </w:r>
      </w:del>
    </w:p>
    <w:p w14:paraId="42D00931" w14:textId="4D34D457" w:rsidR="00726D1C" w:rsidDel="00E7797D" w:rsidRDefault="00726D1C" w:rsidP="00726D1C">
      <w:pPr>
        <w:pStyle w:val="TOC2"/>
        <w:rPr>
          <w:del w:id="63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64" w:author="Huang, Lili" w:date="2024-05-14T15:46:00Z">
        <w:r w:rsidRPr="00E7797D" w:rsidDel="00E7797D">
          <w:rPr>
            <w:rStyle w:val="Hyperlink"/>
            <w:noProof/>
          </w:rPr>
          <w:delText>3.4</w:delText>
        </w:r>
        <w:r w:rsidDel="00E7797D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7797D" w:rsidDel="00E7797D">
          <w:rPr>
            <w:rStyle w:val="Hyperlink"/>
            <w:noProof/>
          </w:rPr>
          <w:delText>Web Page Invoked Events</w:delText>
        </w:r>
        <w:r w:rsidDel="00E7797D">
          <w:rPr>
            <w:noProof/>
            <w:webHidden/>
          </w:rPr>
          <w:tab/>
          <w:delText>12</w:delText>
        </w:r>
      </w:del>
    </w:p>
    <w:p w14:paraId="41FD839A" w14:textId="22A92D63" w:rsidR="00726D1C" w:rsidDel="00E7797D" w:rsidRDefault="00726D1C" w:rsidP="00726D1C">
      <w:pPr>
        <w:pStyle w:val="TOC2"/>
        <w:rPr>
          <w:del w:id="65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66" w:author="Huang, Lili" w:date="2024-05-14T15:46:00Z">
        <w:r w:rsidRPr="00E7797D" w:rsidDel="00E7797D">
          <w:rPr>
            <w:rStyle w:val="Hyperlink"/>
            <w:b/>
            <w:noProof/>
          </w:rPr>
          <w:delText>4.</w:delText>
        </w:r>
        <w:r w:rsidDel="00E7797D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7797D" w:rsidDel="00E7797D">
          <w:rPr>
            <w:rStyle w:val="Hyperlink"/>
            <w:b/>
            <w:noProof/>
          </w:rPr>
          <w:delText>Log Initial Status</w:delText>
        </w:r>
        <w:r w:rsidDel="00E7797D">
          <w:rPr>
            <w:noProof/>
            <w:webHidden/>
          </w:rPr>
          <w:tab/>
          <w:delText>15</w:delText>
        </w:r>
      </w:del>
    </w:p>
    <w:p w14:paraId="35AE8CE1" w14:textId="3F77B1ED" w:rsidR="00726D1C" w:rsidDel="00E7797D" w:rsidRDefault="00726D1C" w:rsidP="00726D1C">
      <w:pPr>
        <w:pStyle w:val="TOC2"/>
        <w:rPr>
          <w:del w:id="67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68" w:author="Huang, Lili" w:date="2024-05-14T15:46:00Z">
        <w:r w:rsidRPr="00E7797D" w:rsidDel="00E7797D">
          <w:rPr>
            <w:rStyle w:val="Hyperlink"/>
            <w:bCs/>
            <w:noProof/>
          </w:rPr>
          <w:delText>4.1 Coaching Log</w:delText>
        </w:r>
        <w:r w:rsidDel="00E7797D">
          <w:rPr>
            <w:noProof/>
            <w:webHidden/>
          </w:rPr>
          <w:tab/>
          <w:delText>15</w:delText>
        </w:r>
      </w:del>
    </w:p>
    <w:p w14:paraId="045F56BA" w14:textId="4452E629" w:rsidR="00726D1C" w:rsidDel="00E7797D" w:rsidRDefault="00726D1C" w:rsidP="00726D1C">
      <w:pPr>
        <w:pStyle w:val="TOC2"/>
        <w:rPr>
          <w:del w:id="69" w:author="Huang, Lili" w:date="2024-05-14T15:46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70" w:author="Huang, Lili" w:date="2024-05-14T15:46:00Z">
        <w:r w:rsidRPr="00E7797D" w:rsidDel="00E7797D">
          <w:rPr>
            <w:rStyle w:val="Hyperlink"/>
            <w:bCs/>
            <w:noProof/>
          </w:rPr>
          <w:delText>4.2 Warning Log</w:delText>
        </w:r>
        <w:r w:rsidDel="00E7797D">
          <w:rPr>
            <w:noProof/>
            <w:webHidden/>
          </w:rPr>
          <w:tab/>
          <w:delText>15</w:delText>
        </w:r>
      </w:del>
    </w:p>
    <w:p w14:paraId="01900E41" w14:textId="588EDFE1" w:rsidR="00A5096A" w:rsidDel="00726D1C" w:rsidRDefault="00A5096A" w:rsidP="00A5096A">
      <w:pPr>
        <w:pStyle w:val="TOC2"/>
        <w:rPr>
          <w:del w:id="71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72" w:author="Huang, Lili" w:date="2024-05-14T15:39:00Z">
        <w:r w:rsidRPr="00726D1C" w:rsidDel="00726D1C">
          <w:rPr>
            <w:rStyle w:val="Hyperlink"/>
            <w:b/>
            <w:noProof/>
          </w:rPr>
          <w:delText>1.</w:delText>
        </w:r>
        <w:r w:rsidDel="00726D1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26D1C" w:rsidDel="00726D1C">
          <w:rPr>
            <w:rStyle w:val="Hyperlink"/>
            <w:b/>
            <w:noProof/>
          </w:rPr>
          <w:delText>Description</w:delText>
        </w:r>
        <w:r w:rsidDel="00726D1C">
          <w:rPr>
            <w:noProof/>
            <w:webHidden/>
          </w:rPr>
          <w:tab/>
          <w:delText>4</w:delText>
        </w:r>
      </w:del>
    </w:p>
    <w:p w14:paraId="0E7F879E" w14:textId="35415FDD" w:rsidR="00A5096A" w:rsidDel="00726D1C" w:rsidRDefault="00A5096A" w:rsidP="00A5096A">
      <w:pPr>
        <w:pStyle w:val="TOC2"/>
        <w:rPr>
          <w:del w:id="73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74" w:author="Huang, Lili" w:date="2024-05-14T15:39:00Z">
        <w:r w:rsidRPr="00726D1C" w:rsidDel="00726D1C">
          <w:rPr>
            <w:rStyle w:val="Hyperlink"/>
            <w:b/>
            <w:noProof/>
          </w:rPr>
          <w:delText>2.</w:delText>
        </w:r>
        <w:r w:rsidDel="00726D1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26D1C" w:rsidDel="00726D1C">
          <w:rPr>
            <w:rStyle w:val="Hyperlink"/>
            <w:b/>
            <w:noProof/>
          </w:rPr>
          <w:delText>Business Logic – NewSubmissionController.cs</w:delText>
        </w:r>
        <w:r w:rsidDel="00726D1C">
          <w:rPr>
            <w:noProof/>
            <w:webHidden/>
          </w:rPr>
          <w:tab/>
          <w:delText>7</w:delText>
        </w:r>
      </w:del>
    </w:p>
    <w:p w14:paraId="4D826E1F" w14:textId="4906E7B8" w:rsidR="00A5096A" w:rsidDel="00726D1C" w:rsidRDefault="00A5096A" w:rsidP="00A5096A">
      <w:pPr>
        <w:pStyle w:val="TOC2"/>
        <w:rPr>
          <w:del w:id="75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76" w:author="Huang, Lili" w:date="2024-05-14T15:39:00Z">
        <w:r w:rsidRPr="00726D1C" w:rsidDel="00726D1C">
          <w:rPr>
            <w:rStyle w:val="Hyperlink"/>
            <w:b/>
            <w:noProof/>
          </w:rPr>
          <w:delText>3.</w:delText>
        </w:r>
        <w:r w:rsidDel="00726D1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26D1C" w:rsidDel="00726D1C">
          <w:rPr>
            <w:rStyle w:val="Hyperlink"/>
            <w:b/>
            <w:noProof/>
          </w:rPr>
          <w:delText>Page details - Views\NewSubmission\Index.cshtml</w:delText>
        </w:r>
        <w:r w:rsidDel="00726D1C">
          <w:rPr>
            <w:noProof/>
            <w:webHidden/>
          </w:rPr>
          <w:tab/>
          <w:delText>10</w:delText>
        </w:r>
      </w:del>
    </w:p>
    <w:p w14:paraId="1FC789AC" w14:textId="4CA5F8A0" w:rsidR="00A5096A" w:rsidDel="00726D1C" w:rsidRDefault="00A5096A" w:rsidP="00A5096A">
      <w:pPr>
        <w:pStyle w:val="TOC2"/>
        <w:rPr>
          <w:del w:id="77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78" w:author="Huang, Lili" w:date="2024-05-14T15:39:00Z">
        <w:r w:rsidRPr="00726D1C" w:rsidDel="00726D1C">
          <w:rPr>
            <w:rStyle w:val="Hyperlink"/>
            <w:noProof/>
          </w:rPr>
          <w:delText>3.1</w:delText>
        </w:r>
        <w:r w:rsidDel="00726D1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26D1C" w:rsidDel="00726D1C">
          <w:rPr>
            <w:rStyle w:val="Hyperlink"/>
            <w:noProof/>
          </w:rPr>
          <w:delText>Razor pages comprising Web Page</w:delText>
        </w:r>
        <w:r w:rsidDel="00726D1C">
          <w:rPr>
            <w:noProof/>
            <w:webHidden/>
          </w:rPr>
          <w:tab/>
          <w:delText>10</w:delText>
        </w:r>
      </w:del>
    </w:p>
    <w:p w14:paraId="44F94494" w14:textId="19E50604" w:rsidR="00A5096A" w:rsidDel="00726D1C" w:rsidRDefault="00A5096A" w:rsidP="00A5096A">
      <w:pPr>
        <w:pStyle w:val="TOC2"/>
        <w:rPr>
          <w:del w:id="79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80" w:author="Huang, Lili" w:date="2024-05-14T15:39:00Z">
        <w:r w:rsidRPr="00726D1C" w:rsidDel="00726D1C">
          <w:rPr>
            <w:rStyle w:val="Hyperlink"/>
            <w:noProof/>
          </w:rPr>
          <w:delText>3.2</w:delText>
        </w:r>
        <w:r w:rsidDel="00726D1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26D1C" w:rsidDel="00726D1C">
          <w:rPr>
            <w:rStyle w:val="Hyperlink"/>
            <w:noProof/>
          </w:rPr>
          <w:delText>Layout Page</w:delText>
        </w:r>
        <w:r w:rsidDel="00726D1C">
          <w:rPr>
            <w:noProof/>
            <w:webHidden/>
          </w:rPr>
          <w:tab/>
          <w:delText>10</w:delText>
        </w:r>
      </w:del>
    </w:p>
    <w:p w14:paraId="29C8CB57" w14:textId="2C579126" w:rsidR="00A5096A" w:rsidDel="00726D1C" w:rsidRDefault="00A5096A" w:rsidP="00A5096A">
      <w:pPr>
        <w:pStyle w:val="TOC2"/>
        <w:rPr>
          <w:del w:id="81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82" w:author="Huang, Lili" w:date="2024-05-14T15:39:00Z">
        <w:r w:rsidRPr="00726D1C" w:rsidDel="00726D1C">
          <w:rPr>
            <w:rStyle w:val="Hyperlink"/>
            <w:noProof/>
          </w:rPr>
          <w:delText>3.3</w:delText>
        </w:r>
        <w:r w:rsidDel="00726D1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26D1C" w:rsidDel="00726D1C">
          <w:rPr>
            <w:rStyle w:val="Hyperlink"/>
            <w:noProof/>
          </w:rPr>
          <w:delText>Screenshot</w:delText>
        </w:r>
        <w:r w:rsidDel="00726D1C">
          <w:rPr>
            <w:noProof/>
            <w:webHidden/>
          </w:rPr>
          <w:tab/>
          <w:delText>10</w:delText>
        </w:r>
      </w:del>
    </w:p>
    <w:p w14:paraId="172D9FD3" w14:textId="53FEF764" w:rsidR="00A5096A" w:rsidDel="00726D1C" w:rsidRDefault="00A5096A" w:rsidP="00A5096A">
      <w:pPr>
        <w:pStyle w:val="TOC2"/>
        <w:rPr>
          <w:del w:id="83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84" w:author="Huang, Lili" w:date="2024-05-14T15:39:00Z">
        <w:r w:rsidRPr="00726D1C" w:rsidDel="00726D1C">
          <w:rPr>
            <w:rStyle w:val="Hyperlink"/>
            <w:noProof/>
          </w:rPr>
          <w:delText>3.4</w:delText>
        </w:r>
        <w:r w:rsidDel="00726D1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26D1C" w:rsidDel="00726D1C">
          <w:rPr>
            <w:rStyle w:val="Hyperlink"/>
            <w:noProof/>
          </w:rPr>
          <w:delText>Web Page Invoked Events</w:delText>
        </w:r>
        <w:r w:rsidDel="00726D1C">
          <w:rPr>
            <w:noProof/>
            <w:webHidden/>
          </w:rPr>
          <w:tab/>
          <w:delText>12</w:delText>
        </w:r>
      </w:del>
    </w:p>
    <w:p w14:paraId="4C59259D" w14:textId="120E3CBE" w:rsidR="00A5096A" w:rsidDel="00726D1C" w:rsidRDefault="00A5096A" w:rsidP="00A5096A">
      <w:pPr>
        <w:pStyle w:val="TOC2"/>
        <w:rPr>
          <w:del w:id="85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86" w:author="Huang, Lili" w:date="2024-05-14T15:39:00Z">
        <w:r w:rsidRPr="00726D1C" w:rsidDel="00726D1C">
          <w:rPr>
            <w:rStyle w:val="Hyperlink"/>
            <w:b/>
            <w:noProof/>
          </w:rPr>
          <w:delText>4.</w:delText>
        </w:r>
        <w:r w:rsidDel="00726D1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26D1C" w:rsidDel="00726D1C">
          <w:rPr>
            <w:rStyle w:val="Hyperlink"/>
            <w:b/>
            <w:noProof/>
          </w:rPr>
          <w:delText>Log Initial Status</w:delText>
        </w:r>
        <w:r w:rsidDel="00726D1C">
          <w:rPr>
            <w:noProof/>
            <w:webHidden/>
          </w:rPr>
          <w:tab/>
          <w:delText>15</w:delText>
        </w:r>
      </w:del>
    </w:p>
    <w:p w14:paraId="1304C836" w14:textId="01A840A6" w:rsidR="00A5096A" w:rsidDel="00726D1C" w:rsidRDefault="00A5096A" w:rsidP="00A5096A">
      <w:pPr>
        <w:pStyle w:val="TOC2"/>
        <w:rPr>
          <w:del w:id="87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88" w:author="Huang, Lili" w:date="2024-05-14T15:39:00Z">
        <w:r w:rsidRPr="00726D1C" w:rsidDel="00726D1C">
          <w:rPr>
            <w:rStyle w:val="Hyperlink"/>
            <w:b/>
            <w:noProof/>
          </w:rPr>
          <w:delText>4.1 Coaching Log</w:delText>
        </w:r>
        <w:r w:rsidDel="00726D1C">
          <w:rPr>
            <w:noProof/>
            <w:webHidden/>
          </w:rPr>
          <w:tab/>
          <w:delText>15</w:delText>
        </w:r>
      </w:del>
    </w:p>
    <w:p w14:paraId="398180BB" w14:textId="69CF088B" w:rsidR="00A5096A" w:rsidDel="00726D1C" w:rsidRDefault="00A5096A" w:rsidP="00A5096A">
      <w:pPr>
        <w:pStyle w:val="TOC2"/>
        <w:rPr>
          <w:del w:id="89" w:author="Huang, Lili" w:date="2024-05-14T15:39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90" w:author="Huang, Lili" w:date="2024-05-14T15:39:00Z">
        <w:r w:rsidRPr="00726D1C" w:rsidDel="00726D1C">
          <w:rPr>
            <w:rStyle w:val="Hyperlink"/>
            <w:b/>
            <w:noProof/>
          </w:rPr>
          <w:delText>4.2 Warning Log</w:delText>
        </w:r>
        <w:r w:rsidDel="00726D1C">
          <w:rPr>
            <w:noProof/>
            <w:webHidden/>
          </w:rPr>
          <w:tab/>
          <w:delText>15</w:delText>
        </w:r>
      </w:del>
    </w:p>
    <w:p w14:paraId="57DF55A6" w14:textId="383459DB" w:rsidR="0083154B" w:rsidDel="00A5096A" w:rsidRDefault="0083154B">
      <w:pPr>
        <w:pStyle w:val="TOC2"/>
        <w:rPr>
          <w:del w:id="91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92" w:author="Huang, Lili" w:date="2024-05-14T15:38:00Z">
        <w:r w:rsidRPr="00A5096A" w:rsidDel="00A5096A">
          <w:rPr>
            <w:rStyle w:val="Hyperlink"/>
            <w:b/>
            <w:noProof/>
          </w:rPr>
          <w:delText>1.</w:delText>
        </w:r>
        <w:r w:rsidDel="00A5096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5096A" w:rsidDel="00A5096A">
          <w:rPr>
            <w:rStyle w:val="Hyperlink"/>
            <w:b/>
            <w:noProof/>
          </w:rPr>
          <w:delText>Description</w:delText>
        </w:r>
        <w:r w:rsidDel="00A5096A">
          <w:rPr>
            <w:noProof/>
            <w:webHidden/>
          </w:rPr>
          <w:tab/>
          <w:delText>4</w:delText>
        </w:r>
      </w:del>
    </w:p>
    <w:p w14:paraId="2DE59440" w14:textId="4FC90576" w:rsidR="0083154B" w:rsidDel="00A5096A" w:rsidRDefault="0083154B">
      <w:pPr>
        <w:pStyle w:val="TOC2"/>
        <w:rPr>
          <w:del w:id="93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94" w:author="Huang, Lili" w:date="2024-05-14T15:38:00Z">
        <w:r w:rsidRPr="00A5096A" w:rsidDel="00A5096A">
          <w:rPr>
            <w:rStyle w:val="Hyperlink"/>
            <w:b/>
            <w:noProof/>
          </w:rPr>
          <w:delText>2.</w:delText>
        </w:r>
        <w:r w:rsidDel="00A5096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5096A" w:rsidDel="00A5096A">
          <w:rPr>
            <w:rStyle w:val="Hyperlink"/>
            <w:b/>
            <w:noProof/>
          </w:rPr>
          <w:delText>Business Logic – NewSubmissionController.cs</w:delText>
        </w:r>
        <w:r w:rsidDel="00A5096A">
          <w:rPr>
            <w:noProof/>
            <w:webHidden/>
          </w:rPr>
          <w:tab/>
          <w:delText>7</w:delText>
        </w:r>
      </w:del>
    </w:p>
    <w:p w14:paraId="5B753803" w14:textId="2D0792A1" w:rsidR="0083154B" w:rsidDel="00A5096A" w:rsidRDefault="0083154B">
      <w:pPr>
        <w:pStyle w:val="TOC2"/>
        <w:rPr>
          <w:del w:id="95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96" w:author="Huang, Lili" w:date="2024-05-14T15:38:00Z">
        <w:r w:rsidRPr="00A5096A" w:rsidDel="00A5096A">
          <w:rPr>
            <w:rStyle w:val="Hyperlink"/>
            <w:b/>
            <w:noProof/>
          </w:rPr>
          <w:delText>3.</w:delText>
        </w:r>
        <w:r w:rsidDel="00A5096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5096A" w:rsidDel="00A5096A">
          <w:rPr>
            <w:rStyle w:val="Hyperlink"/>
            <w:b/>
            <w:noProof/>
          </w:rPr>
          <w:delText>Page details - Views\NewSubmission\Index.cshtml</w:delText>
        </w:r>
        <w:r w:rsidDel="00A5096A">
          <w:rPr>
            <w:noProof/>
            <w:webHidden/>
          </w:rPr>
          <w:tab/>
          <w:delText>10</w:delText>
        </w:r>
      </w:del>
    </w:p>
    <w:p w14:paraId="3AF29FFC" w14:textId="3AC27D48" w:rsidR="0083154B" w:rsidDel="00A5096A" w:rsidRDefault="0083154B">
      <w:pPr>
        <w:pStyle w:val="TOC2"/>
        <w:rPr>
          <w:del w:id="97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98" w:author="Huang, Lili" w:date="2024-05-14T15:38:00Z">
        <w:r w:rsidRPr="00A5096A" w:rsidDel="00A5096A">
          <w:rPr>
            <w:rStyle w:val="Hyperlink"/>
            <w:noProof/>
          </w:rPr>
          <w:delText>3.1</w:delText>
        </w:r>
        <w:r w:rsidDel="00A5096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5096A" w:rsidDel="00A5096A">
          <w:rPr>
            <w:rStyle w:val="Hyperlink"/>
            <w:noProof/>
          </w:rPr>
          <w:delText>Razor pages comprising Web Page</w:delText>
        </w:r>
        <w:r w:rsidDel="00A5096A">
          <w:rPr>
            <w:noProof/>
            <w:webHidden/>
          </w:rPr>
          <w:tab/>
          <w:delText>10</w:delText>
        </w:r>
      </w:del>
    </w:p>
    <w:p w14:paraId="08F058AC" w14:textId="386BB1C5" w:rsidR="0083154B" w:rsidDel="00A5096A" w:rsidRDefault="0083154B">
      <w:pPr>
        <w:pStyle w:val="TOC2"/>
        <w:rPr>
          <w:del w:id="99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00" w:author="Huang, Lili" w:date="2024-05-14T15:38:00Z">
        <w:r w:rsidRPr="00A5096A" w:rsidDel="00A5096A">
          <w:rPr>
            <w:rStyle w:val="Hyperlink"/>
            <w:noProof/>
          </w:rPr>
          <w:delText>3.2</w:delText>
        </w:r>
        <w:r w:rsidDel="00A5096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5096A" w:rsidDel="00A5096A">
          <w:rPr>
            <w:rStyle w:val="Hyperlink"/>
            <w:noProof/>
          </w:rPr>
          <w:delText>Layout Page</w:delText>
        </w:r>
        <w:r w:rsidDel="00A5096A">
          <w:rPr>
            <w:noProof/>
            <w:webHidden/>
          </w:rPr>
          <w:tab/>
          <w:delText>10</w:delText>
        </w:r>
      </w:del>
    </w:p>
    <w:p w14:paraId="078674F6" w14:textId="47EF7923" w:rsidR="0083154B" w:rsidDel="00A5096A" w:rsidRDefault="0083154B">
      <w:pPr>
        <w:pStyle w:val="TOC2"/>
        <w:rPr>
          <w:del w:id="101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02" w:author="Huang, Lili" w:date="2024-05-14T15:38:00Z">
        <w:r w:rsidRPr="00A5096A" w:rsidDel="00A5096A">
          <w:rPr>
            <w:rStyle w:val="Hyperlink"/>
            <w:noProof/>
          </w:rPr>
          <w:delText>3.3</w:delText>
        </w:r>
        <w:r w:rsidDel="00A5096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5096A" w:rsidDel="00A5096A">
          <w:rPr>
            <w:rStyle w:val="Hyperlink"/>
            <w:noProof/>
          </w:rPr>
          <w:delText>Screenshot</w:delText>
        </w:r>
        <w:r w:rsidDel="00A5096A">
          <w:rPr>
            <w:noProof/>
            <w:webHidden/>
          </w:rPr>
          <w:tab/>
          <w:delText>10</w:delText>
        </w:r>
      </w:del>
    </w:p>
    <w:p w14:paraId="4C41B6DE" w14:textId="018F36E4" w:rsidR="0083154B" w:rsidDel="00A5096A" w:rsidRDefault="0083154B">
      <w:pPr>
        <w:pStyle w:val="TOC2"/>
        <w:rPr>
          <w:del w:id="103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04" w:author="Huang, Lili" w:date="2024-05-14T15:38:00Z">
        <w:r w:rsidRPr="00A5096A" w:rsidDel="00A5096A">
          <w:rPr>
            <w:rStyle w:val="Hyperlink"/>
            <w:noProof/>
          </w:rPr>
          <w:delText>3.4</w:delText>
        </w:r>
        <w:r w:rsidDel="00A5096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5096A" w:rsidDel="00A5096A">
          <w:rPr>
            <w:rStyle w:val="Hyperlink"/>
            <w:noProof/>
          </w:rPr>
          <w:delText>Web Page Invoked Events</w:delText>
        </w:r>
        <w:r w:rsidDel="00A5096A">
          <w:rPr>
            <w:noProof/>
            <w:webHidden/>
          </w:rPr>
          <w:tab/>
          <w:delText>12</w:delText>
        </w:r>
      </w:del>
    </w:p>
    <w:p w14:paraId="101130A7" w14:textId="7798C81C" w:rsidR="0083154B" w:rsidDel="00A5096A" w:rsidRDefault="0083154B">
      <w:pPr>
        <w:pStyle w:val="TOC2"/>
        <w:rPr>
          <w:del w:id="105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06" w:author="Huang, Lili" w:date="2024-05-14T15:38:00Z">
        <w:r w:rsidRPr="00A5096A" w:rsidDel="00A5096A">
          <w:rPr>
            <w:rStyle w:val="Hyperlink"/>
            <w:b/>
            <w:noProof/>
          </w:rPr>
          <w:delText>4.</w:delText>
        </w:r>
        <w:r w:rsidDel="00A5096A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A5096A" w:rsidDel="00A5096A">
          <w:rPr>
            <w:rStyle w:val="Hyperlink"/>
            <w:b/>
            <w:noProof/>
          </w:rPr>
          <w:delText>Log Initial Status</w:delText>
        </w:r>
        <w:r w:rsidDel="00A5096A">
          <w:rPr>
            <w:noProof/>
            <w:webHidden/>
          </w:rPr>
          <w:tab/>
          <w:delText>15</w:delText>
        </w:r>
      </w:del>
    </w:p>
    <w:p w14:paraId="7E842D83" w14:textId="4726532F" w:rsidR="0083154B" w:rsidDel="00A5096A" w:rsidRDefault="0083154B">
      <w:pPr>
        <w:pStyle w:val="TOC2"/>
        <w:rPr>
          <w:del w:id="107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08" w:author="Huang, Lili" w:date="2024-05-14T15:38:00Z">
        <w:r w:rsidRPr="00A5096A" w:rsidDel="00A5096A">
          <w:rPr>
            <w:rStyle w:val="Hyperlink"/>
            <w:b/>
            <w:noProof/>
          </w:rPr>
          <w:delText>4.1 Coaching Log</w:delText>
        </w:r>
        <w:r w:rsidDel="00A5096A">
          <w:rPr>
            <w:noProof/>
            <w:webHidden/>
          </w:rPr>
          <w:tab/>
          <w:delText>15</w:delText>
        </w:r>
      </w:del>
    </w:p>
    <w:p w14:paraId="2FD2F94B" w14:textId="0C5BAD4C" w:rsidR="0083154B" w:rsidDel="00A5096A" w:rsidRDefault="0083154B">
      <w:pPr>
        <w:pStyle w:val="TOC2"/>
        <w:rPr>
          <w:del w:id="109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10" w:author="Huang, Lili" w:date="2024-05-14T15:38:00Z">
        <w:r w:rsidRPr="00A5096A" w:rsidDel="00A5096A">
          <w:rPr>
            <w:rStyle w:val="Hyperlink"/>
            <w:bCs/>
            <w:noProof/>
          </w:rPr>
          <w:delText>Log initial status is based on Module (Employee Level), Source, Sub-source, and whether it is CSE.</w:delText>
        </w:r>
        <w:r w:rsidDel="00A5096A">
          <w:rPr>
            <w:noProof/>
            <w:webHidden/>
          </w:rPr>
          <w:tab/>
          <w:delText>15</w:delText>
        </w:r>
      </w:del>
    </w:p>
    <w:p w14:paraId="4BB29214" w14:textId="74552D72" w:rsidR="0083154B" w:rsidDel="00A5096A" w:rsidRDefault="0083154B">
      <w:pPr>
        <w:pStyle w:val="TOC2"/>
        <w:rPr>
          <w:del w:id="111" w:author="Huang, Lili" w:date="2024-05-14T15:38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12" w:author="Huang, Lili" w:date="2024-05-14T15:38:00Z">
        <w:r w:rsidRPr="00A5096A" w:rsidDel="00A5096A">
          <w:rPr>
            <w:rStyle w:val="Hyperlink"/>
            <w:b/>
            <w:noProof/>
          </w:rPr>
          <w:delText>4.2 Warning Log</w:delText>
        </w:r>
        <w:r w:rsidDel="00A5096A">
          <w:rPr>
            <w:noProof/>
            <w:webHidden/>
          </w:rPr>
          <w:tab/>
          <w:delText>15</w:delText>
        </w:r>
      </w:del>
    </w:p>
    <w:p w14:paraId="7A3A6C11" w14:textId="1C9AEF52" w:rsidR="00F62887" w:rsidDel="00256068" w:rsidRDefault="00F62887" w:rsidP="00256068">
      <w:pPr>
        <w:pStyle w:val="TOC2"/>
        <w:rPr>
          <w:del w:id="113" w:author="Huang, Lili" w:date="2024-05-14T15:33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14" w:author="Huang, Lili" w:date="2024-05-14T15:33:00Z">
        <w:r w:rsidRPr="00256068" w:rsidDel="00256068">
          <w:rPr>
            <w:rStyle w:val="Hyperlink"/>
            <w:b/>
            <w:noProof/>
          </w:rPr>
          <w:delText>1.</w:delText>
        </w:r>
        <w:r w:rsidDel="0025606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256068" w:rsidDel="00256068">
          <w:rPr>
            <w:rStyle w:val="Hyperlink"/>
            <w:b/>
            <w:noProof/>
          </w:rPr>
          <w:delText>Description</w:delText>
        </w:r>
        <w:r w:rsidDel="00256068">
          <w:rPr>
            <w:noProof/>
            <w:webHidden/>
          </w:rPr>
          <w:tab/>
          <w:delText>4</w:delText>
        </w:r>
      </w:del>
    </w:p>
    <w:p w14:paraId="2E50D45E" w14:textId="40A4B339" w:rsidR="00F62887" w:rsidDel="00256068" w:rsidRDefault="00F62887" w:rsidP="00256068">
      <w:pPr>
        <w:pStyle w:val="TOC2"/>
        <w:rPr>
          <w:del w:id="115" w:author="Huang, Lili" w:date="2024-05-14T15:33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16" w:author="Huang, Lili" w:date="2024-05-14T15:33:00Z">
        <w:r w:rsidRPr="00256068" w:rsidDel="00256068">
          <w:rPr>
            <w:rStyle w:val="Hyperlink"/>
            <w:b/>
            <w:noProof/>
          </w:rPr>
          <w:delText>2.</w:delText>
        </w:r>
        <w:r w:rsidDel="0025606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256068" w:rsidDel="00256068">
          <w:rPr>
            <w:rStyle w:val="Hyperlink"/>
            <w:b/>
            <w:noProof/>
          </w:rPr>
          <w:delText>Business Logic – NewSubmissionController.cs</w:delText>
        </w:r>
        <w:r w:rsidDel="00256068">
          <w:rPr>
            <w:noProof/>
            <w:webHidden/>
          </w:rPr>
          <w:tab/>
          <w:delText>7</w:delText>
        </w:r>
      </w:del>
    </w:p>
    <w:p w14:paraId="6DEFEE4A" w14:textId="0D0E991F" w:rsidR="00F62887" w:rsidDel="00256068" w:rsidRDefault="00F62887" w:rsidP="00256068">
      <w:pPr>
        <w:pStyle w:val="TOC2"/>
        <w:rPr>
          <w:del w:id="117" w:author="Huang, Lili" w:date="2024-05-14T15:33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18" w:author="Huang, Lili" w:date="2024-05-14T15:33:00Z">
        <w:r w:rsidRPr="00256068" w:rsidDel="00256068">
          <w:rPr>
            <w:rStyle w:val="Hyperlink"/>
            <w:b/>
            <w:noProof/>
          </w:rPr>
          <w:delText>3.</w:delText>
        </w:r>
        <w:r w:rsidDel="0025606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256068" w:rsidDel="00256068">
          <w:rPr>
            <w:rStyle w:val="Hyperlink"/>
            <w:b/>
            <w:noProof/>
          </w:rPr>
          <w:delText>Page details - Views\NewSubmission\Index.cshtml</w:delText>
        </w:r>
        <w:r w:rsidDel="00256068">
          <w:rPr>
            <w:noProof/>
            <w:webHidden/>
          </w:rPr>
          <w:tab/>
          <w:delText>10</w:delText>
        </w:r>
      </w:del>
    </w:p>
    <w:p w14:paraId="28958C6A" w14:textId="5BC622DA" w:rsidR="00F62887" w:rsidDel="00256068" w:rsidRDefault="00F62887" w:rsidP="00256068">
      <w:pPr>
        <w:pStyle w:val="TOC2"/>
        <w:rPr>
          <w:del w:id="119" w:author="Huang, Lili" w:date="2024-05-14T15:33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20" w:author="Huang, Lili" w:date="2024-05-14T15:33:00Z">
        <w:r w:rsidRPr="00256068" w:rsidDel="00256068">
          <w:rPr>
            <w:rStyle w:val="Hyperlink"/>
            <w:noProof/>
          </w:rPr>
          <w:delText>3.1</w:delText>
        </w:r>
        <w:r w:rsidDel="0025606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256068" w:rsidDel="00256068">
          <w:rPr>
            <w:rStyle w:val="Hyperlink"/>
            <w:noProof/>
          </w:rPr>
          <w:delText>Razor pages comprising Web Page</w:delText>
        </w:r>
        <w:r w:rsidDel="00256068">
          <w:rPr>
            <w:noProof/>
            <w:webHidden/>
          </w:rPr>
          <w:tab/>
          <w:delText>10</w:delText>
        </w:r>
      </w:del>
    </w:p>
    <w:p w14:paraId="0C3877FB" w14:textId="0ED679E4" w:rsidR="00F62887" w:rsidDel="00256068" w:rsidRDefault="00F62887" w:rsidP="00256068">
      <w:pPr>
        <w:pStyle w:val="TOC2"/>
        <w:rPr>
          <w:del w:id="121" w:author="Huang, Lili" w:date="2024-05-14T15:33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22" w:author="Huang, Lili" w:date="2024-05-14T15:33:00Z">
        <w:r w:rsidRPr="00256068" w:rsidDel="00256068">
          <w:rPr>
            <w:rStyle w:val="Hyperlink"/>
            <w:noProof/>
          </w:rPr>
          <w:delText>3.2</w:delText>
        </w:r>
        <w:r w:rsidDel="0025606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256068" w:rsidDel="00256068">
          <w:rPr>
            <w:rStyle w:val="Hyperlink"/>
            <w:noProof/>
          </w:rPr>
          <w:delText>Layout Page</w:delText>
        </w:r>
        <w:r w:rsidDel="00256068">
          <w:rPr>
            <w:noProof/>
            <w:webHidden/>
          </w:rPr>
          <w:tab/>
          <w:delText>10</w:delText>
        </w:r>
      </w:del>
    </w:p>
    <w:p w14:paraId="6D5F97DF" w14:textId="66F4C2ED" w:rsidR="00F62887" w:rsidDel="00256068" w:rsidRDefault="00F62887" w:rsidP="00256068">
      <w:pPr>
        <w:pStyle w:val="TOC2"/>
        <w:rPr>
          <w:del w:id="123" w:author="Huang, Lili" w:date="2024-05-14T15:33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24" w:author="Huang, Lili" w:date="2024-05-14T15:33:00Z">
        <w:r w:rsidRPr="00256068" w:rsidDel="00256068">
          <w:rPr>
            <w:rStyle w:val="Hyperlink"/>
            <w:noProof/>
          </w:rPr>
          <w:delText>3.3</w:delText>
        </w:r>
        <w:r w:rsidDel="0025606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256068" w:rsidDel="00256068">
          <w:rPr>
            <w:rStyle w:val="Hyperlink"/>
            <w:noProof/>
          </w:rPr>
          <w:delText>Screenshot</w:delText>
        </w:r>
        <w:r w:rsidDel="00256068">
          <w:rPr>
            <w:noProof/>
            <w:webHidden/>
          </w:rPr>
          <w:tab/>
          <w:delText>10</w:delText>
        </w:r>
      </w:del>
    </w:p>
    <w:p w14:paraId="07522EFD" w14:textId="50688711" w:rsidR="00F62887" w:rsidDel="00256068" w:rsidRDefault="00F62887" w:rsidP="00256068">
      <w:pPr>
        <w:pStyle w:val="TOC2"/>
        <w:rPr>
          <w:del w:id="125" w:author="Huang, Lili" w:date="2024-05-14T15:33:00Z"/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del w:id="126" w:author="Huang, Lili" w:date="2024-05-14T15:33:00Z">
        <w:r w:rsidRPr="00256068" w:rsidDel="00256068">
          <w:rPr>
            <w:rStyle w:val="Hyperlink"/>
            <w:noProof/>
          </w:rPr>
          <w:delText>3.4</w:delText>
        </w:r>
        <w:r w:rsidDel="0025606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256068" w:rsidDel="00256068">
          <w:rPr>
            <w:rStyle w:val="Hyperlink"/>
            <w:noProof/>
          </w:rPr>
          <w:delText>Web Page Invoked Events</w:delText>
        </w:r>
        <w:r w:rsidDel="00256068">
          <w:rPr>
            <w:noProof/>
            <w:webHidden/>
          </w:rPr>
          <w:tab/>
          <w:delText>12</w:delText>
        </w:r>
      </w:del>
    </w:p>
    <w:p w14:paraId="36ABF523" w14:textId="77777777" w:rsidR="003565BD" w:rsidDel="00616475" w:rsidRDefault="005D0B08">
      <w:pPr>
        <w:pStyle w:val="BodyText"/>
        <w:jc w:val="center"/>
        <w:rPr>
          <w:del w:id="127" w:author="Huang, Lili" w:date="2024-05-14T15:46:00Z"/>
          <w:sz w:val="20"/>
        </w:rPr>
      </w:pPr>
      <w:r>
        <w:fldChar w:fldCharType="end"/>
      </w:r>
    </w:p>
    <w:p w14:paraId="7DE8023F" w14:textId="77777777" w:rsidR="00EF5FC8" w:rsidRDefault="003565BD" w:rsidP="00616475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48AB367A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28" w:name="_Toc166594004"/>
      <w:r w:rsidRPr="00251693">
        <w:rPr>
          <w:b/>
        </w:rPr>
        <w:lastRenderedPageBreak/>
        <w:t>Description</w:t>
      </w:r>
      <w:bookmarkEnd w:id="128"/>
      <w:r w:rsidRPr="00251693">
        <w:rPr>
          <w:b/>
        </w:rPr>
        <w:t xml:space="preserve">               </w:t>
      </w:r>
    </w:p>
    <w:p w14:paraId="20D973E8" w14:textId="6EFB0B57" w:rsidR="00483033" w:rsidRDefault="00185B59" w:rsidP="006D3CBB">
      <w:pPr>
        <w:ind w:left="360"/>
      </w:pPr>
      <w:r>
        <w:t>This module allows authorized users to submit coaching</w:t>
      </w:r>
      <w:ins w:id="129" w:author="Huang, Lili" w:date="2024-05-07T19:40:00Z">
        <w:r w:rsidR="004A1216">
          <w:t>/warning</w:t>
        </w:r>
      </w:ins>
      <w:r>
        <w:t xml:space="preserve"> logs</w:t>
      </w:r>
      <w:r w:rsidR="00BC1BB2">
        <w:t xml:space="preserve"> for the following groups</w:t>
      </w:r>
      <w:r w:rsidR="006145D3">
        <w:t>:</w:t>
      </w:r>
      <w:r w:rsidR="00C541EB">
        <w:t xml:space="preserve"> </w:t>
      </w:r>
    </w:p>
    <w:p w14:paraId="56041C2F" w14:textId="38FDE2BD" w:rsidR="00BC1BB2" w:rsidRPr="00A619CC" w:rsidRDefault="00BC1BB2" w:rsidP="00214F09">
      <w:pPr>
        <w:pStyle w:val="ListParagraph"/>
        <w:numPr>
          <w:ilvl w:val="0"/>
          <w:numId w:val="3"/>
        </w:numPr>
        <w:rPr>
          <w:ins w:id="130" w:author="Huang, Lili" w:date="2024-05-20T11:18:00Z"/>
          <w:rPrChange w:id="131" w:author="Huang, Lili" w:date="2024-05-20T11:18:00Z">
            <w:rPr>
              <w:ins w:id="132" w:author="Huang, Lili" w:date="2024-05-20T11:18:00Z"/>
              <w:i/>
              <w:iCs/>
              <w:sz w:val="18"/>
              <w:szCs w:val="18"/>
            </w:rPr>
          </w:rPrChange>
        </w:rPr>
      </w:pPr>
      <w:r w:rsidRPr="000C3840">
        <w:rPr>
          <w:b/>
          <w:bCs/>
        </w:rPr>
        <w:t>CSR</w:t>
      </w:r>
      <w:r w:rsidR="000C3840">
        <w:t xml:space="preserve"> </w:t>
      </w:r>
      <w:r w:rsidR="000C3840" w:rsidRPr="000C3840">
        <w:rPr>
          <w:i/>
          <w:iCs/>
          <w:sz w:val="18"/>
          <w:szCs w:val="18"/>
        </w:rPr>
        <w:t>(CCO and Subcontractors)</w:t>
      </w:r>
    </w:p>
    <w:p w14:paraId="31153A5A" w14:textId="77777777" w:rsidR="00A619CC" w:rsidRPr="000C3840" w:rsidRDefault="00A619CC" w:rsidP="00A619CC">
      <w:pPr>
        <w:pStyle w:val="ListParagraph"/>
        <w:numPr>
          <w:ilvl w:val="0"/>
          <w:numId w:val="3"/>
        </w:numPr>
        <w:rPr>
          <w:ins w:id="133" w:author="Huang, Lili" w:date="2024-05-20T11:18:00Z"/>
          <w:i/>
          <w:iCs/>
          <w:sz w:val="18"/>
          <w:szCs w:val="18"/>
        </w:rPr>
      </w:pPr>
      <w:ins w:id="134" w:author="Huang, Lili" w:date="2024-05-20T11:18:00Z">
        <w:r>
          <w:rPr>
            <w:b/>
            <w:bCs/>
          </w:rPr>
          <w:t xml:space="preserve">ISG </w:t>
        </w:r>
        <w:r w:rsidRPr="00705C21">
          <w:t>(</w:t>
        </w:r>
        <w:r w:rsidRPr="00705C21">
          <w:rPr>
            <w:i/>
            <w:iCs/>
          </w:rPr>
          <w:t>CCO</w:t>
        </w:r>
        <w:r w:rsidRPr="00705C21">
          <w:t>)</w:t>
        </w:r>
      </w:ins>
    </w:p>
    <w:p w14:paraId="57A6AF0C" w14:textId="77777777" w:rsidR="00A619CC" w:rsidRDefault="00A619CC" w:rsidP="00A619CC">
      <w:pPr>
        <w:pStyle w:val="ListParagraph"/>
        <w:numPr>
          <w:ilvl w:val="0"/>
          <w:numId w:val="3"/>
        </w:numPr>
        <w:rPr>
          <w:moveTo w:id="135" w:author="Huang, Lili" w:date="2024-05-20T11:18:00Z"/>
        </w:rPr>
      </w:pPr>
      <w:moveToRangeStart w:id="136" w:author="Huang, Lili" w:date="2024-05-20T11:18:00Z" w:name="move167096350"/>
      <w:moveTo w:id="137" w:author="Huang, Lili" w:date="2024-05-20T11:18:00Z">
        <w:r w:rsidRPr="000C3840">
          <w:rPr>
            <w:b/>
            <w:bCs/>
          </w:rPr>
          <w:t>LSA</w:t>
        </w:r>
        <w:r>
          <w:t xml:space="preserve"> </w:t>
        </w:r>
        <w:r w:rsidRPr="000C3840">
          <w:rPr>
            <w:i/>
            <w:iCs/>
            <w:sz w:val="18"/>
            <w:szCs w:val="18"/>
          </w:rPr>
          <w:t>(CCO)</w:t>
        </w:r>
      </w:moveTo>
    </w:p>
    <w:p w14:paraId="3F8ACB94" w14:textId="77777777" w:rsidR="00A619CC" w:rsidDel="00A619CC" w:rsidRDefault="00A619CC" w:rsidP="00A619CC">
      <w:pPr>
        <w:pStyle w:val="ListParagraph"/>
        <w:numPr>
          <w:ilvl w:val="0"/>
          <w:numId w:val="3"/>
        </w:numPr>
        <w:rPr>
          <w:del w:id="138" w:author="Huang, Lili" w:date="2024-05-20T11:19:00Z"/>
          <w:moveTo w:id="139" w:author="Huang, Lili" w:date="2024-05-20T11:18:00Z"/>
        </w:rPr>
      </w:pPr>
      <w:moveToRangeStart w:id="140" w:author="Huang, Lili" w:date="2024-05-20T11:18:00Z" w:name="move167096354"/>
      <w:moveToRangeEnd w:id="136"/>
      <w:moveTo w:id="141" w:author="Huang, Lili" w:date="2024-05-20T11:18:00Z">
        <w:r w:rsidRPr="000C3840">
          <w:rPr>
            <w:b/>
            <w:bCs/>
          </w:rPr>
          <w:t>QUALITY</w:t>
        </w:r>
        <w:r>
          <w:t xml:space="preserve"> </w:t>
        </w:r>
        <w:r w:rsidRPr="000C3840">
          <w:rPr>
            <w:i/>
            <w:iCs/>
            <w:sz w:val="18"/>
            <w:szCs w:val="18"/>
          </w:rPr>
          <w:t>(CCO)</w:t>
        </w:r>
      </w:moveTo>
    </w:p>
    <w:moveToRangeEnd w:id="140"/>
    <w:p w14:paraId="4175E49E" w14:textId="77777777" w:rsidR="00A619CC" w:rsidRDefault="00A619CC" w:rsidP="00A619CC">
      <w:pPr>
        <w:pStyle w:val="ListParagraph"/>
        <w:numPr>
          <w:ilvl w:val="0"/>
          <w:numId w:val="3"/>
        </w:numPr>
      </w:pPr>
    </w:p>
    <w:p w14:paraId="76BA13E8" w14:textId="1274881A" w:rsidR="00BC1BB2" w:rsidRDefault="00332CE9" w:rsidP="00214F09">
      <w:pPr>
        <w:pStyle w:val="ListParagraph"/>
        <w:numPr>
          <w:ilvl w:val="0"/>
          <w:numId w:val="3"/>
        </w:numPr>
      </w:pPr>
      <w:r w:rsidRPr="000C3840">
        <w:rPr>
          <w:b/>
          <w:bCs/>
        </w:rPr>
        <w:t>SUPERVISOR</w:t>
      </w:r>
      <w:r w:rsidR="000C3840">
        <w:t xml:space="preserve"> </w:t>
      </w:r>
      <w:r w:rsidR="000C3840" w:rsidRPr="000C3840">
        <w:rPr>
          <w:i/>
          <w:iCs/>
          <w:sz w:val="18"/>
          <w:szCs w:val="18"/>
        </w:rPr>
        <w:t>(CCO and Subcontractors)</w:t>
      </w:r>
    </w:p>
    <w:p w14:paraId="5B9AAD81" w14:textId="7C32AFAF" w:rsidR="00BC1BB2" w:rsidDel="00A619CC" w:rsidRDefault="00332CE9" w:rsidP="00214F09">
      <w:pPr>
        <w:pStyle w:val="ListParagraph"/>
        <w:numPr>
          <w:ilvl w:val="0"/>
          <w:numId w:val="3"/>
        </w:numPr>
        <w:rPr>
          <w:moveFrom w:id="142" w:author="Huang, Lili" w:date="2024-05-20T11:18:00Z"/>
        </w:rPr>
      </w:pPr>
      <w:moveFromRangeStart w:id="143" w:author="Huang, Lili" w:date="2024-05-20T11:18:00Z" w:name="move167096354"/>
      <w:moveFrom w:id="144" w:author="Huang, Lili" w:date="2024-05-20T11:18:00Z">
        <w:r w:rsidRPr="000C3840" w:rsidDel="00A619CC">
          <w:rPr>
            <w:b/>
            <w:bCs/>
          </w:rPr>
          <w:t>QUALITY</w:t>
        </w:r>
        <w:r w:rsidR="000C3840" w:rsidDel="00A619CC">
          <w:t xml:space="preserve"> </w:t>
        </w:r>
        <w:r w:rsidR="000C3840" w:rsidRPr="000C3840" w:rsidDel="00A619CC">
          <w:rPr>
            <w:i/>
            <w:iCs/>
            <w:sz w:val="18"/>
            <w:szCs w:val="18"/>
          </w:rPr>
          <w:t>(CCO)</w:t>
        </w:r>
      </w:moveFrom>
    </w:p>
    <w:p w14:paraId="57FF2260" w14:textId="175EF8F8" w:rsidR="00BC1BB2" w:rsidDel="00A619CC" w:rsidRDefault="00BC1BB2" w:rsidP="00214F09">
      <w:pPr>
        <w:pStyle w:val="ListParagraph"/>
        <w:numPr>
          <w:ilvl w:val="0"/>
          <w:numId w:val="3"/>
        </w:numPr>
        <w:rPr>
          <w:moveFrom w:id="145" w:author="Huang, Lili" w:date="2024-05-20T11:18:00Z"/>
        </w:rPr>
      </w:pPr>
      <w:moveFromRangeStart w:id="146" w:author="Huang, Lili" w:date="2024-05-20T11:18:00Z" w:name="move167096350"/>
      <w:moveFromRangeEnd w:id="143"/>
      <w:moveFrom w:id="147" w:author="Huang, Lili" w:date="2024-05-20T11:18:00Z">
        <w:r w:rsidRPr="000C3840" w:rsidDel="00A619CC">
          <w:rPr>
            <w:b/>
            <w:bCs/>
          </w:rPr>
          <w:t>LSA</w:t>
        </w:r>
        <w:r w:rsidR="000C3840" w:rsidDel="00A619CC">
          <w:t xml:space="preserve"> </w:t>
        </w:r>
        <w:r w:rsidR="000C3840" w:rsidRPr="000C3840" w:rsidDel="00A619CC">
          <w:rPr>
            <w:i/>
            <w:iCs/>
            <w:sz w:val="18"/>
            <w:szCs w:val="18"/>
          </w:rPr>
          <w:t>(CCO)</w:t>
        </w:r>
      </w:moveFrom>
    </w:p>
    <w:moveFromRangeEnd w:id="146"/>
    <w:p w14:paraId="71D6A805" w14:textId="2351D96C" w:rsidR="00BC1BB2" w:rsidRDefault="00332CE9" w:rsidP="00214F09">
      <w:pPr>
        <w:pStyle w:val="ListParagraph"/>
        <w:numPr>
          <w:ilvl w:val="0"/>
          <w:numId w:val="3"/>
        </w:numPr>
        <w:rPr>
          <w:ins w:id="148" w:author="Huang, Lili" w:date="2024-05-06T15:32:00Z"/>
          <w:i/>
          <w:iCs/>
          <w:sz w:val="18"/>
          <w:szCs w:val="18"/>
        </w:rPr>
      </w:pPr>
      <w:r w:rsidRPr="000C3840">
        <w:rPr>
          <w:b/>
          <w:bCs/>
        </w:rPr>
        <w:t>TRAINING</w:t>
      </w:r>
      <w:r w:rsidR="000C3840">
        <w:t xml:space="preserve"> </w:t>
      </w:r>
      <w:r w:rsidR="000C3840" w:rsidRPr="000C3840">
        <w:rPr>
          <w:i/>
          <w:iCs/>
          <w:sz w:val="18"/>
          <w:szCs w:val="18"/>
        </w:rPr>
        <w:t>(CCO and Subcontractors)</w:t>
      </w:r>
    </w:p>
    <w:p w14:paraId="5308A977" w14:textId="2EC32271" w:rsidR="00BD4DCC" w:rsidRPr="000C3840" w:rsidDel="00A619CC" w:rsidRDefault="00BD4DCC" w:rsidP="00214F09">
      <w:pPr>
        <w:pStyle w:val="ListParagraph"/>
        <w:numPr>
          <w:ilvl w:val="0"/>
          <w:numId w:val="3"/>
        </w:numPr>
        <w:rPr>
          <w:del w:id="149" w:author="Huang, Lili" w:date="2024-05-20T11:18:00Z"/>
          <w:i/>
          <w:iCs/>
          <w:sz w:val="18"/>
          <w:szCs w:val="18"/>
        </w:rPr>
      </w:pPr>
    </w:p>
    <w:p w14:paraId="0EA47D2E" w14:textId="77777777" w:rsidR="002D2074" w:rsidRDefault="002D2074" w:rsidP="00BC1BB2"/>
    <w:p w14:paraId="642289DE" w14:textId="5B9FE141" w:rsidR="004100A4" w:rsidRDefault="004100A4" w:rsidP="004100A4">
      <w:pPr>
        <w:ind w:left="360"/>
        <w:rPr>
          <w:ins w:id="150" w:author="Huang, Lili" w:date="2024-05-20T11:19:00Z"/>
        </w:rPr>
      </w:pPr>
      <w:r>
        <w:t xml:space="preserve">Authorized </w:t>
      </w:r>
      <w:ins w:id="151" w:author="Huang, Lili" w:date="2024-05-07T19:39:00Z">
        <w:r w:rsidR="008C0626">
          <w:t>Maximus</w:t>
        </w:r>
      </w:ins>
      <w:ins w:id="152" w:author="Huang, Lili" w:date="2024-05-07T19:37:00Z">
        <w:r w:rsidR="004640AA">
          <w:t xml:space="preserve"> </w:t>
        </w:r>
      </w:ins>
      <w:r>
        <w:t>users can submit warning logs for those who directly report to them.</w:t>
      </w:r>
    </w:p>
    <w:p w14:paraId="58F5841A" w14:textId="77777777" w:rsidR="00C20D8C" w:rsidRDefault="00C20D8C" w:rsidP="004100A4">
      <w:pPr>
        <w:ind w:left="360"/>
      </w:pPr>
    </w:p>
    <w:p w14:paraId="1C1003C9" w14:textId="5683781D" w:rsidR="004100A4" w:rsidRDefault="004100A4" w:rsidP="004100A4">
      <w:pPr>
        <w:ind w:left="360"/>
        <w:rPr>
          <w:ins w:id="153" w:author="Huang, Lili" w:date="2024-05-20T11:19:00Z"/>
        </w:rPr>
      </w:pPr>
      <w:r>
        <w:t xml:space="preserve">Authorized </w:t>
      </w:r>
      <w:del w:id="154" w:author="Huang, Lili" w:date="2024-05-07T19:39:00Z">
        <w:r w:rsidDel="00CE2CB5">
          <w:delText xml:space="preserve">CCO </w:delText>
        </w:r>
      </w:del>
      <w:ins w:id="155" w:author="Huang, Lili" w:date="2024-05-07T19:39:00Z">
        <w:r w:rsidR="00CE2CB5">
          <w:t xml:space="preserve">Maximus </w:t>
        </w:r>
      </w:ins>
      <w:r>
        <w:t xml:space="preserve">users with </w:t>
      </w:r>
      <w:r w:rsidR="007D453F">
        <w:t xml:space="preserve">a </w:t>
      </w:r>
      <w:r>
        <w:t>role of ARC, or QAM, or PMA can submit coaching logs for subcontractors.</w:t>
      </w:r>
    </w:p>
    <w:p w14:paraId="34A60B39" w14:textId="77777777" w:rsidR="00C20D8C" w:rsidRDefault="00C20D8C" w:rsidP="004100A4">
      <w:pPr>
        <w:ind w:left="360"/>
      </w:pPr>
    </w:p>
    <w:p w14:paraId="2D1BF6AB" w14:textId="5D127C09" w:rsidR="00515313" w:rsidRDefault="00655E3A" w:rsidP="001B3B08">
      <w:pPr>
        <w:ind w:left="360"/>
        <w:rPr>
          <w:ins w:id="156" w:author="Huang, Lili" w:date="2024-05-08T07:59:00Z"/>
        </w:rPr>
      </w:pPr>
      <w:r>
        <w:t>A</w:t>
      </w:r>
      <w:r w:rsidR="004100A4">
        <w:t>uthorized subcontractor user</w:t>
      </w:r>
      <w:r>
        <w:t>s</w:t>
      </w:r>
      <w:r w:rsidR="004100A4">
        <w:t xml:space="preserve"> can submit </w:t>
      </w:r>
      <w:ins w:id="157" w:author="Huang, Lili" w:date="2024-05-07T19:37:00Z">
        <w:r w:rsidR="00190513">
          <w:t xml:space="preserve">coaching </w:t>
        </w:r>
      </w:ins>
      <w:r w:rsidR="004100A4">
        <w:t xml:space="preserve">logs only for </w:t>
      </w:r>
      <w:r>
        <w:t>their</w:t>
      </w:r>
      <w:r w:rsidR="004100A4">
        <w:t xml:space="preserve"> own site.</w:t>
      </w:r>
    </w:p>
    <w:p w14:paraId="77F94304" w14:textId="77777777" w:rsidR="003B2BAE" w:rsidRDefault="003B2BAE" w:rsidP="001B3B08">
      <w:pPr>
        <w:ind w:left="360"/>
        <w:rPr>
          <w:ins w:id="158" w:author="Huang, Lili" w:date="2024-05-08T07:59:00Z"/>
        </w:rPr>
      </w:pPr>
    </w:p>
    <w:p w14:paraId="3BF487BA" w14:textId="7808E5C7" w:rsidR="003B2BAE" w:rsidDel="003B2BAE" w:rsidRDefault="003B2BAE" w:rsidP="003B2BAE">
      <w:pPr>
        <w:ind w:left="360"/>
        <w:rPr>
          <w:del w:id="159" w:author="Huang, Lili" w:date="2024-05-08T07:59:00Z"/>
        </w:rPr>
      </w:pPr>
      <w:ins w:id="160" w:author="Huang, Lili" w:date="2024-05-08T07:59:00Z">
        <w:r>
          <w:t xml:space="preserve">Users </w:t>
        </w:r>
      </w:ins>
      <w:ins w:id="161" w:author="Huang, Lili" w:date="2024-05-08T08:01:00Z">
        <w:r w:rsidR="00070EE5">
          <w:t>access</w:t>
        </w:r>
      </w:ins>
      <w:ins w:id="162" w:author="Huang, Lili" w:date="2024-05-08T07:59:00Z">
        <w:r>
          <w:t xml:space="preserve"> New Submission page by clicking “New Submission” on the top menu bar. Based on which </w:t>
        </w:r>
      </w:ins>
      <w:ins w:id="163" w:author="Huang, Lili" w:date="2024-05-08T08:02:00Z">
        <w:r w:rsidR="003B1FF8">
          <w:t>E</w:t>
        </w:r>
      </w:ins>
      <w:ins w:id="164" w:author="Huang, Lili" w:date="2024-05-08T07:59:00Z">
        <w:r>
          <w:t xml:space="preserve">mployee </w:t>
        </w:r>
      </w:ins>
      <w:ins w:id="165" w:author="Huang, Lili" w:date="2024-05-08T08:02:00Z">
        <w:r w:rsidR="003B1FF8">
          <w:t>L</w:t>
        </w:r>
      </w:ins>
      <w:ins w:id="166" w:author="Huang, Lili" w:date="2024-05-08T07:59:00Z">
        <w:r>
          <w:t>evel is selected, different information will be collected to complete the submission.</w:t>
        </w:r>
      </w:ins>
    </w:p>
    <w:p w14:paraId="5256B9CB" w14:textId="77777777" w:rsidR="004100A4" w:rsidRDefault="004100A4" w:rsidP="00BC1BB2"/>
    <w:p w14:paraId="7908F6AA" w14:textId="743105E6" w:rsidR="00FF2033" w:rsidRPr="00DD3427" w:rsidRDefault="007052E7" w:rsidP="008E578B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CSR</w:t>
      </w:r>
      <w:ins w:id="167" w:author="Huang, Lili" w:date="2024-05-06T15:33:00Z">
        <w:r w:rsidR="00E40A50">
          <w:rPr>
            <w:b/>
            <w:bCs/>
          </w:rPr>
          <w:t xml:space="preserve"> and ISG</w:t>
        </w:r>
      </w:ins>
      <w:r w:rsidRPr="00DD3427">
        <w:t xml:space="preserve"> </w:t>
      </w:r>
      <w:r w:rsidR="00672400">
        <w:t xml:space="preserve">coaching </w:t>
      </w:r>
      <w:r w:rsidRPr="00DD3427">
        <w:t>logs</w:t>
      </w:r>
      <w:ins w:id="168" w:author="Huang, Lili" w:date="2024-05-07T19:17:00Z">
        <w:r w:rsidR="008E578B">
          <w:t xml:space="preserve"> </w:t>
        </w:r>
      </w:ins>
      <w:del w:id="169" w:author="Huang, Lili" w:date="2024-05-07T19:17:00Z">
        <w:r w:rsidRPr="00DD3427" w:rsidDel="008E578B">
          <w:delText>:</w:delText>
        </w:r>
      </w:del>
      <w:ins w:id="170" w:author="Huang, Lili" w:date="2024-05-07T19:16:00Z">
        <w:r w:rsidR="00FF2033">
          <w:t>(</w:t>
        </w:r>
        <w:r w:rsidR="00FF2033">
          <w:rPr>
            <w:rFonts w:ascii="Consolas" w:hAnsi="Consolas" w:cs="Consolas"/>
            <w:color w:val="0000FF"/>
            <w:sz w:val="19"/>
            <w:szCs w:val="19"/>
          </w:rPr>
          <w:t>select</w:t>
        </w:r>
        <w:r w:rsidR="00FF2033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FF2033">
          <w:rPr>
            <w:rFonts w:ascii="Consolas" w:hAnsi="Consolas" w:cs="Consolas"/>
            <w:color w:val="808080"/>
            <w:sz w:val="19"/>
            <w:szCs w:val="19"/>
          </w:rPr>
          <w:t>*</w:t>
        </w:r>
        <w:r w:rsidR="00FF2033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FF2033">
          <w:rPr>
            <w:rFonts w:ascii="Consolas" w:hAnsi="Consolas" w:cs="Consolas"/>
            <w:color w:val="0000FF"/>
            <w:sz w:val="19"/>
            <w:szCs w:val="19"/>
          </w:rPr>
          <w:t>from</w:t>
        </w:r>
        <w:r w:rsidR="00FF2033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proofErr w:type="spellStart"/>
        <w:proofErr w:type="gramStart"/>
        <w:r w:rsidR="00FF2033">
          <w:rPr>
            <w:rFonts w:ascii="Consolas" w:hAnsi="Consolas" w:cs="Consolas"/>
            <w:color w:val="000000"/>
            <w:sz w:val="19"/>
            <w:szCs w:val="19"/>
          </w:rPr>
          <w:t>ec</w:t>
        </w:r>
        <w:r w:rsidR="00FF2033">
          <w:rPr>
            <w:rFonts w:ascii="Consolas" w:hAnsi="Consolas" w:cs="Consolas"/>
            <w:color w:val="808080"/>
            <w:sz w:val="19"/>
            <w:szCs w:val="19"/>
          </w:rPr>
          <w:t>.</w:t>
        </w:r>
        <w:r w:rsidR="00FF2033">
          <w:rPr>
            <w:rFonts w:ascii="Consolas" w:hAnsi="Consolas" w:cs="Consolas"/>
            <w:color w:val="000000"/>
            <w:sz w:val="19"/>
            <w:szCs w:val="19"/>
          </w:rPr>
          <w:t>Module</w:t>
        </w:r>
        <w:proofErr w:type="gramEnd"/>
        <w:r w:rsidR="00FF2033">
          <w:rPr>
            <w:rFonts w:ascii="Consolas" w:hAnsi="Consolas" w:cs="Consolas"/>
            <w:color w:val="000000"/>
            <w:sz w:val="19"/>
            <w:szCs w:val="19"/>
          </w:rPr>
          <w:t>_Submission</w:t>
        </w:r>
        <w:proofErr w:type="spellEnd"/>
        <w:r w:rsidR="00FF2033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FF2033">
          <w:rPr>
            <w:rFonts w:ascii="Consolas" w:hAnsi="Consolas" w:cs="Consolas"/>
            <w:color w:val="0000FF"/>
            <w:sz w:val="19"/>
            <w:szCs w:val="19"/>
          </w:rPr>
          <w:t>where</w:t>
        </w:r>
        <w:r w:rsidR="00FF2033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</w:ins>
      <w:proofErr w:type="spellStart"/>
      <w:ins w:id="171" w:author="Huang, Lili" w:date="2024-05-07T19:17:00Z">
        <w:r w:rsidR="00FF2033">
          <w:rPr>
            <w:rFonts w:ascii="Consolas" w:hAnsi="Consolas" w:cs="Consolas"/>
            <w:color w:val="000000"/>
            <w:sz w:val="19"/>
            <w:szCs w:val="19"/>
          </w:rPr>
          <w:t>csr</w:t>
        </w:r>
        <w:proofErr w:type="spellEnd"/>
        <w:r w:rsidR="00013A27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</w:ins>
      <w:ins w:id="172" w:author="Huang, Lili" w:date="2024-05-07T19:16:00Z">
        <w:r w:rsidR="00FF2033">
          <w:rPr>
            <w:rFonts w:ascii="Consolas" w:hAnsi="Consolas" w:cs="Consolas"/>
            <w:color w:val="808080"/>
            <w:sz w:val="19"/>
            <w:szCs w:val="19"/>
          </w:rPr>
          <w:t>=</w:t>
        </w:r>
      </w:ins>
      <w:ins w:id="173" w:author="Huang, Lili" w:date="2024-05-07T19:17:00Z">
        <w:r w:rsidR="00013A27">
          <w:rPr>
            <w:rFonts w:ascii="Consolas" w:hAnsi="Consolas" w:cs="Consolas"/>
            <w:color w:val="808080"/>
            <w:sz w:val="19"/>
            <w:szCs w:val="19"/>
          </w:rPr>
          <w:t xml:space="preserve"> </w:t>
        </w:r>
      </w:ins>
      <w:ins w:id="174" w:author="Huang, Lili" w:date="2024-05-07T19:16:00Z">
        <w:r w:rsidR="00FF2033">
          <w:rPr>
            <w:rFonts w:ascii="Consolas" w:hAnsi="Consolas" w:cs="Consolas"/>
            <w:color w:val="000000"/>
            <w:sz w:val="19"/>
            <w:szCs w:val="19"/>
          </w:rPr>
          <w:t>1</w:t>
        </w:r>
        <w:r w:rsidR="00FF2033">
          <w:t>)</w:t>
        </w:r>
      </w:ins>
      <w:ins w:id="175" w:author="Huang, Lili" w:date="2024-05-07T19:17:00Z">
        <w:r w:rsidR="008E578B">
          <w:t>:</w:t>
        </w:r>
      </w:ins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84"/>
        <w:gridCol w:w="2513"/>
        <w:gridCol w:w="3099"/>
      </w:tblGrid>
      <w:tr w:rsidR="00FF2033" w:rsidRPr="00B2348D" w14:paraId="4A8E62A9" w14:textId="77777777" w:rsidTr="00FF2033">
        <w:tc>
          <w:tcPr>
            <w:tcW w:w="2884" w:type="dxa"/>
            <w:shd w:val="clear" w:color="auto" w:fill="EAF1DD" w:themeFill="accent3" w:themeFillTint="33"/>
          </w:tcPr>
          <w:p w14:paraId="3BFFD07D" w14:textId="159E20B0" w:rsidR="00FF2033" w:rsidRPr="00B2348D" w:rsidRDefault="00FF2033" w:rsidP="006D3CBB">
            <w:pPr>
              <w:rPr>
                <w:b/>
                <w:bCs/>
              </w:rPr>
            </w:pPr>
            <w:r w:rsidRPr="00B2348D">
              <w:rPr>
                <w:b/>
                <w:bCs/>
              </w:rPr>
              <w:t>Job Code</w:t>
            </w:r>
          </w:p>
        </w:tc>
        <w:tc>
          <w:tcPr>
            <w:tcW w:w="2513" w:type="dxa"/>
            <w:shd w:val="clear" w:color="auto" w:fill="EAF1DD" w:themeFill="accent3" w:themeFillTint="33"/>
          </w:tcPr>
          <w:p w14:paraId="6C8EBB80" w14:textId="77777777" w:rsidR="00FF2033" w:rsidRPr="00B2348D" w:rsidRDefault="00FF2033" w:rsidP="006D3CBB">
            <w:pPr>
              <w:rPr>
                <w:b/>
                <w:bCs/>
              </w:rPr>
            </w:pPr>
          </w:p>
        </w:tc>
        <w:tc>
          <w:tcPr>
            <w:tcW w:w="3099" w:type="dxa"/>
            <w:shd w:val="clear" w:color="auto" w:fill="EAF1DD" w:themeFill="accent3" w:themeFillTint="33"/>
          </w:tcPr>
          <w:p w14:paraId="5FEE0DA5" w14:textId="7F1BE78B" w:rsidR="00FF2033" w:rsidRPr="00B2348D" w:rsidRDefault="00FF2033" w:rsidP="006D3CBB">
            <w:pPr>
              <w:rPr>
                <w:b/>
                <w:bCs/>
              </w:rPr>
            </w:pPr>
            <w:r w:rsidRPr="00B2348D">
              <w:rPr>
                <w:b/>
                <w:bCs/>
              </w:rPr>
              <w:t>Description</w:t>
            </w:r>
          </w:p>
        </w:tc>
      </w:tr>
      <w:tr w:rsidR="00FF2033" w14:paraId="62D476B6" w14:textId="77777777" w:rsidTr="00FF2033">
        <w:tc>
          <w:tcPr>
            <w:tcW w:w="2884" w:type="dxa"/>
          </w:tcPr>
          <w:p w14:paraId="536BC090" w14:textId="6C526342" w:rsidR="00FF2033" w:rsidRDefault="00FF2033" w:rsidP="00AB18C8">
            <w:r w:rsidRPr="002E3583">
              <w:t>WABA11</w:t>
            </w:r>
          </w:p>
        </w:tc>
        <w:tc>
          <w:tcPr>
            <w:tcW w:w="2513" w:type="dxa"/>
          </w:tcPr>
          <w:p w14:paraId="5B98ED7C" w14:textId="77777777" w:rsidR="00FF2033" w:rsidRPr="002E3583" w:rsidRDefault="00FF2033" w:rsidP="00AB18C8"/>
        </w:tc>
        <w:tc>
          <w:tcPr>
            <w:tcW w:w="3099" w:type="dxa"/>
          </w:tcPr>
          <w:p w14:paraId="67C745FA" w14:textId="3ABC0F04" w:rsidR="00FF2033" w:rsidRDefault="00FF2033" w:rsidP="00AB18C8">
            <w:r w:rsidRPr="002E3583">
              <w:t>Assoc Administrator, Business</w:t>
            </w:r>
          </w:p>
        </w:tc>
      </w:tr>
      <w:tr w:rsidR="00FF2033" w14:paraId="39AE34E1" w14:textId="77777777" w:rsidTr="00FF2033">
        <w:tc>
          <w:tcPr>
            <w:tcW w:w="2884" w:type="dxa"/>
          </w:tcPr>
          <w:p w14:paraId="0BDB1DBB" w14:textId="1598BEBC" w:rsidR="00FF2033" w:rsidRDefault="00FF2033" w:rsidP="00AB18C8">
            <w:r w:rsidRPr="002E3583">
              <w:t>WACQ02</w:t>
            </w:r>
          </w:p>
        </w:tc>
        <w:tc>
          <w:tcPr>
            <w:tcW w:w="2513" w:type="dxa"/>
          </w:tcPr>
          <w:p w14:paraId="46437244" w14:textId="77777777" w:rsidR="00FF2033" w:rsidRPr="002E3583" w:rsidRDefault="00FF2033" w:rsidP="00AB18C8"/>
        </w:tc>
        <w:tc>
          <w:tcPr>
            <w:tcW w:w="3099" w:type="dxa"/>
          </w:tcPr>
          <w:p w14:paraId="70103AD7" w14:textId="14DB9081" w:rsidR="00FF2033" w:rsidRDefault="00FF2033" w:rsidP="00AB18C8">
            <w:r w:rsidRPr="002E3583">
              <w:t>Monitor, Quality (CS)</w:t>
            </w:r>
          </w:p>
        </w:tc>
      </w:tr>
      <w:tr w:rsidR="00FF2033" w14:paraId="52C4370B" w14:textId="77777777" w:rsidTr="00FF2033">
        <w:tc>
          <w:tcPr>
            <w:tcW w:w="2884" w:type="dxa"/>
          </w:tcPr>
          <w:p w14:paraId="6B2F6F6E" w14:textId="08AC27F0" w:rsidR="00FF2033" w:rsidRDefault="00FF2033" w:rsidP="00AB18C8">
            <w:r w:rsidRPr="002E3583">
              <w:t>WACQ03</w:t>
            </w:r>
          </w:p>
        </w:tc>
        <w:tc>
          <w:tcPr>
            <w:tcW w:w="2513" w:type="dxa"/>
          </w:tcPr>
          <w:p w14:paraId="6001425A" w14:textId="77777777" w:rsidR="00FF2033" w:rsidRPr="002E3583" w:rsidRDefault="00FF2033" w:rsidP="00AB18C8"/>
        </w:tc>
        <w:tc>
          <w:tcPr>
            <w:tcW w:w="3099" w:type="dxa"/>
          </w:tcPr>
          <w:p w14:paraId="15D2CB0C" w14:textId="24836688" w:rsidR="00FF2033" w:rsidRDefault="00FF2033" w:rsidP="00AB18C8">
            <w:r w:rsidRPr="002E3583">
              <w:t>Sr Monitor, Quality (CS)</w:t>
            </w:r>
          </w:p>
        </w:tc>
      </w:tr>
      <w:tr w:rsidR="00FF2033" w14:paraId="407B10B1" w14:textId="77777777" w:rsidTr="00FF2033">
        <w:tc>
          <w:tcPr>
            <w:tcW w:w="2884" w:type="dxa"/>
          </w:tcPr>
          <w:p w14:paraId="4C8076DD" w14:textId="35451518" w:rsidR="00FF2033" w:rsidRDefault="00FF2033" w:rsidP="00AB18C8">
            <w:r w:rsidRPr="002E3583">
              <w:t>WACQ12</w:t>
            </w:r>
          </w:p>
        </w:tc>
        <w:tc>
          <w:tcPr>
            <w:tcW w:w="2513" w:type="dxa"/>
          </w:tcPr>
          <w:p w14:paraId="699D8465" w14:textId="77777777" w:rsidR="00FF2033" w:rsidRPr="002E3583" w:rsidRDefault="00FF2033" w:rsidP="00AB18C8"/>
        </w:tc>
        <w:tc>
          <w:tcPr>
            <w:tcW w:w="3099" w:type="dxa"/>
          </w:tcPr>
          <w:p w14:paraId="775CDC44" w14:textId="2B5B5375" w:rsidR="00FF2033" w:rsidRDefault="00FF2033" w:rsidP="00AB18C8">
            <w:r w:rsidRPr="002E3583">
              <w:t>Specialist, Quality (CS)</w:t>
            </w:r>
          </w:p>
        </w:tc>
      </w:tr>
      <w:tr w:rsidR="00FF2033" w14:paraId="60CAFB14" w14:textId="77777777" w:rsidTr="00FF2033">
        <w:tc>
          <w:tcPr>
            <w:tcW w:w="2884" w:type="dxa"/>
          </w:tcPr>
          <w:p w14:paraId="4C3C3708" w14:textId="60D73A55" w:rsidR="00FF2033" w:rsidRDefault="00FF2033" w:rsidP="00AB18C8">
            <w:r w:rsidRPr="002E3583">
              <w:t>WACQ13</w:t>
            </w:r>
          </w:p>
        </w:tc>
        <w:tc>
          <w:tcPr>
            <w:tcW w:w="2513" w:type="dxa"/>
          </w:tcPr>
          <w:p w14:paraId="536C0E2F" w14:textId="77777777" w:rsidR="00FF2033" w:rsidRPr="002E3583" w:rsidRDefault="00FF2033" w:rsidP="00AB18C8"/>
        </w:tc>
        <w:tc>
          <w:tcPr>
            <w:tcW w:w="3099" w:type="dxa"/>
          </w:tcPr>
          <w:p w14:paraId="3D181ADA" w14:textId="5AED0F2D" w:rsidR="00FF2033" w:rsidRDefault="00FF2033" w:rsidP="00AB18C8">
            <w:r w:rsidRPr="002E3583">
              <w:t>Sr Specialist, Quality (CS)</w:t>
            </w:r>
          </w:p>
        </w:tc>
      </w:tr>
      <w:tr w:rsidR="00FF2033" w14:paraId="05A701BB" w14:textId="77777777" w:rsidTr="00FF2033">
        <w:tc>
          <w:tcPr>
            <w:tcW w:w="2884" w:type="dxa"/>
          </w:tcPr>
          <w:p w14:paraId="660F1EF5" w14:textId="790718A7" w:rsidR="00FF2033" w:rsidRDefault="00FF2033" w:rsidP="00AB18C8">
            <w:r w:rsidRPr="002E3583">
              <w:t>WACQ40</w:t>
            </w:r>
          </w:p>
        </w:tc>
        <w:tc>
          <w:tcPr>
            <w:tcW w:w="2513" w:type="dxa"/>
          </w:tcPr>
          <w:p w14:paraId="1DBC5131" w14:textId="77777777" w:rsidR="00FF2033" w:rsidRPr="002E3583" w:rsidRDefault="00FF2033" w:rsidP="00AB18C8"/>
        </w:tc>
        <w:tc>
          <w:tcPr>
            <w:tcW w:w="3099" w:type="dxa"/>
          </w:tcPr>
          <w:p w14:paraId="6D237E09" w14:textId="7368FCEF" w:rsidR="00FF2033" w:rsidRDefault="00FF2033" w:rsidP="00AB18C8">
            <w:r w:rsidRPr="002E3583">
              <w:t>Supervisor, Quality (CS)</w:t>
            </w:r>
          </w:p>
        </w:tc>
      </w:tr>
      <w:tr w:rsidR="00FF2033" w14:paraId="5EF6D465" w14:textId="77777777" w:rsidTr="00FF2033">
        <w:tc>
          <w:tcPr>
            <w:tcW w:w="2884" w:type="dxa"/>
          </w:tcPr>
          <w:p w14:paraId="72FA0A1E" w14:textId="47AAE8A7" w:rsidR="00FF2033" w:rsidRDefault="00FF2033" w:rsidP="00AB18C8">
            <w:r w:rsidRPr="002E3583">
              <w:t>WACS02</w:t>
            </w:r>
          </w:p>
        </w:tc>
        <w:tc>
          <w:tcPr>
            <w:tcW w:w="2513" w:type="dxa"/>
          </w:tcPr>
          <w:p w14:paraId="3B2E4784" w14:textId="77777777" w:rsidR="00FF2033" w:rsidRPr="002E3583" w:rsidRDefault="00FF2033" w:rsidP="00AB18C8"/>
        </w:tc>
        <w:tc>
          <w:tcPr>
            <w:tcW w:w="3099" w:type="dxa"/>
          </w:tcPr>
          <w:p w14:paraId="7D632106" w14:textId="5C837BB9" w:rsidR="00FF2033" w:rsidRDefault="00FF2033" w:rsidP="00AB18C8">
            <w:r w:rsidRPr="002E3583">
              <w:t>Specialist, Customer Service</w:t>
            </w:r>
          </w:p>
        </w:tc>
      </w:tr>
      <w:tr w:rsidR="00FF2033" w14:paraId="71782927" w14:textId="77777777" w:rsidTr="00FF2033">
        <w:tc>
          <w:tcPr>
            <w:tcW w:w="2884" w:type="dxa"/>
          </w:tcPr>
          <w:p w14:paraId="556FA115" w14:textId="22ABE89D" w:rsidR="00FF2033" w:rsidRDefault="00FF2033" w:rsidP="00AB18C8">
            <w:r w:rsidRPr="002E3583">
              <w:t>WACS40</w:t>
            </w:r>
          </w:p>
        </w:tc>
        <w:tc>
          <w:tcPr>
            <w:tcW w:w="2513" w:type="dxa"/>
          </w:tcPr>
          <w:p w14:paraId="68F17650" w14:textId="77777777" w:rsidR="00FF2033" w:rsidRPr="002E3583" w:rsidRDefault="00FF2033" w:rsidP="00AB18C8"/>
        </w:tc>
        <w:tc>
          <w:tcPr>
            <w:tcW w:w="3099" w:type="dxa"/>
          </w:tcPr>
          <w:p w14:paraId="36839858" w14:textId="797A6E96" w:rsidR="00FF2033" w:rsidRDefault="00FF2033" w:rsidP="00AB18C8">
            <w:r w:rsidRPr="002E3583">
              <w:t>Supervisor, Customer Service</w:t>
            </w:r>
          </w:p>
        </w:tc>
      </w:tr>
      <w:tr w:rsidR="00FF2033" w14:paraId="6D36259F" w14:textId="77777777" w:rsidTr="00FF2033">
        <w:tc>
          <w:tcPr>
            <w:tcW w:w="2884" w:type="dxa"/>
          </w:tcPr>
          <w:p w14:paraId="5A48133A" w14:textId="17A77068" w:rsidR="00FF2033" w:rsidRDefault="00FF2033" w:rsidP="00AB18C8">
            <w:r w:rsidRPr="002E3583">
              <w:t>WACS50</w:t>
            </w:r>
          </w:p>
        </w:tc>
        <w:tc>
          <w:tcPr>
            <w:tcW w:w="2513" w:type="dxa"/>
          </w:tcPr>
          <w:p w14:paraId="590E382C" w14:textId="77777777" w:rsidR="00FF2033" w:rsidRPr="002E3583" w:rsidRDefault="00FF2033" w:rsidP="00AB18C8"/>
        </w:tc>
        <w:tc>
          <w:tcPr>
            <w:tcW w:w="3099" w:type="dxa"/>
          </w:tcPr>
          <w:p w14:paraId="1A168698" w14:textId="1254C4CA" w:rsidR="00FF2033" w:rsidRDefault="00FF2033" w:rsidP="00AB18C8">
            <w:r w:rsidRPr="002E3583">
              <w:t>Manager, Customer Service</w:t>
            </w:r>
          </w:p>
        </w:tc>
      </w:tr>
      <w:tr w:rsidR="00FF2033" w14:paraId="6C5EB8AA" w14:textId="77777777" w:rsidTr="00FF2033">
        <w:tc>
          <w:tcPr>
            <w:tcW w:w="2884" w:type="dxa"/>
          </w:tcPr>
          <w:p w14:paraId="10F64F6F" w14:textId="6B3CBDE6" w:rsidR="00FF2033" w:rsidRDefault="00FF2033" w:rsidP="00AB18C8">
            <w:r w:rsidRPr="002E3583">
              <w:t>WACS60</w:t>
            </w:r>
          </w:p>
        </w:tc>
        <w:tc>
          <w:tcPr>
            <w:tcW w:w="2513" w:type="dxa"/>
          </w:tcPr>
          <w:p w14:paraId="08C0A71A" w14:textId="77777777" w:rsidR="00FF2033" w:rsidRPr="002E3583" w:rsidRDefault="00FF2033" w:rsidP="00AB18C8"/>
        </w:tc>
        <w:tc>
          <w:tcPr>
            <w:tcW w:w="3099" w:type="dxa"/>
          </w:tcPr>
          <w:p w14:paraId="5452178F" w14:textId="118DD212" w:rsidR="00FF2033" w:rsidRDefault="00FF2033" w:rsidP="00AB18C8">
            <w:r w:rsidRPr="002E3583">
              <w:t>Sr Manager, Customer Service</w:t>
            </w:r>
          </w:p>
        </w:tc>
      </w:tr>
      <w:tr w:rsidR="00FF2033" w14:paraId="21B4377C" w14:textId="77777777" w:rsidTr="00FF2033">
        <w:tc>
          <w:tcPr>
            <w:tcW w:w="2884" w:type="dxa"/>
          </w:tcPr>
          <w:p w14:paraId="789F8503" w14:textId="13431020" w:rsidR="00FF2033" w:rsidRDefault="00FF2033" w:rsidP="00AB18C8">
            <w:r w:rsidRPr="002E3583">
              <w:t>WBCO50</w:t>
            </w:r>
          </w:p>
        </w:tc>
        <w:tc>
          <w:tcPr>
            <w:tcW w:w="2513" w:type="dxa"/>
          </w:tcPr>
          <w:p w14:paraId="1B527B07" w14:textId="77777777" w:rsidR="00FF2033" w:rsidRPr="002E3583" w:rsidRDefault="00FF2033" w:rsidP="00AB18C8"/>
        </w:tc>
        <w:tc>
          <w:tcPr>
            <w:tcW w:w="3099" w:type="dxa"/>
          </w:tcPr>
          <w:p w14:paraId="1ABEB862" w14:textId="61D74A83" w:rsidR="00FF2033" w:rsidRDefault="00FF2033" w:rsidP="00AB18C8">
            <w:r w:rsidRPr="002E3583">
              <w:t>Manager, Communications</w:t>
            </w:r>
          </w:p>
        </w:tc>
      </w:tr>
      <w:tr w:rsidR="00FF2033" w14:paraId="10851715" w14:textId="77777777" w:rsidTr="00FF2033">
        <w:tc>
          <w:tcPr>
            <w:tcW w:w="2884" w:type="dxa"/>
          </w:tcPr>
          <w:p w14:paraId="4483A2F0" w14:textId="1C0B06A1" w:rsidR="00FF2033" w:rsidRDefault="00FF2033" w:rsidP="00AB18C8">
            <w:r w:rsidRPr="002E3583">
              <w:t>WBCO70</w:t>
            </w:r>
          </w:p>
        </w:tc>
        <w:tc>
          <w:tcPr>
            <w:tcW w:w="2513" w:type="dxa"/>
          </w:tcPr>
          <w:p w14:paraId="1A31810E" w14:textId="77777777" w:rsidR="00FF2033" w:rsidRPr="002E3583" w:rsidRDefault="00FF2033" w:rsidP="00AB18C8"/>
        </w:tc>
        <w:tc>
          <w:tcPr>
            <w:tcW w:w="3099" w:type="dxa"/>
          </w:tcPr>
          <w:p w14:paraId="090E9C0B" w14:textId="4646838D" w:rsidR="00FF2033" w:rsidRDefault="00FF2033" w:rsidP="00AB18C8">
            <w:r w:rsidRPr="002E3583">
              <w:t>Director, Communications</w:t>
            </w:r>
          </w:p>
        </w:tc>
      </w:tr>
      <w:tr w:rsidR="00FF2033" w14:paraId="6676B92A" w14:textId="77777777" w:rsidTr="00FF2033">
        <w:tc>
          <w:tcPr>
            <w:tcW w:w="2884" w:type="dxa"/>
          </w:tcPr>
          <w:p w14:paraId="02C5C6BA" w14:textId="117B8C96" w:rsidR="00FF2033" w:rsidRDefault="00FF2033" w:rsidP="00AB18C8">
            <w:r w:rsidRPr="002E3583">
              <w:t>WEEX90</w:t>
            </w:r>
          </w:p>
        </w:tc>
        <w:tc>
          <w:tcPr>
            <w:tcW w:w="2513" w:type="dxa"/>
          </w:tcPr>
          <w:p w14:paraId="01162643" w14:textId="77777777" w:rsidR="00FF2033" w:rsidRPr="002E3583" w:rsidRDefault="00FF2033" w:rsidP="00AB18C8"/>
        </w:tc>
        <w:tc>
          <w:tcPr>
            <w:tcW w:w="3099" w:type="dxa"/>
          </w:tcPr>
          <w:p w14:paraId="78656F96" w14:textId="7830BED7" w:rsidR="00FF2033" w:rsidRDefault="00FF2033" w:rsidP="00AB18C8">
            <w:r w:rsidRPr="002E3583">
              <w:t>Section Vice President</w:t>
            </w:r>
          </w:p>
        </w:tc>
      </w:tr>
      <w:tr w:rsidR="00FF2033" w14:paraId="489D1A5D" w14:textId="77777777" w:rsidTr="00FF2033">
        <w:tc>
          <w:tcPr>
            <w:tcW w:w="2884" w:type="dxa"/>
          </w:tcPr>
          <w:p w14:paraId="11CE67EA" w14:textId="14EA366C" w:rsidR="00FF2033" w:rsidRDefault="00FF2033" w:rsidP="00AB18C8">
            <w:r w:rsidRPr="002E3583">
              <w:t>WEEX91</w:t>
            </w:r>
          </w:p>
        </w:tc>
        <w:tc>
          <w:tcPr>
            <w:tcW w:w="2513" w:type="dxa"/>
          </w:tcPr>
          <w:p w14:paraId="5DF7C4BD" w14:textId="77777777" w:rsidR="00FF2033" w:rsidRPr="002E3583" w:rsidRDefault="00FF2033" w:rsidP="00AB18C8"/>
        </w:tc>
        <w:tc>
          <w:tcPr>
            <w:tcW w:w="3099" w:type="dxa"/>
          </w:tcPr>
          <w:p w14:paraId="36752F1C" w14:textId="49C67809" w:rsidR="00FF2033" w:rsidRDefault="00FF2033" w:rsidP="00AB18C8">
            <w:r w:rsidRPr="002E3583">
              <w:t>Program Vice President</w:t>
            </w:r>
          </w:p>
        </w:tc>
      </w:tr>
      <w:tr w:rsidR="00FF2033" w14:paraId="6B245568" w14:textId="77777777" w:rsidTr="00FF2033">
        <w:tc>
          <w:tcPr>
            <w:tcW w:w="2884" w:type="dxa"/>
          </w:tcPr>
          <w:p w14:paraId="1536D79E" w14:textId="60393DAA" w:rsidR="00FF2033" w:rsidRDefault="00FF2033" w:rsidP="00AB18C8">
            <w:r w:rsidRPr="002E3583">
              <w:t>WEEXDV</w:t>
            </w:r>
          </w:p>
        </w:tc>
        <w:tc>
          <w:tcPr>
            <w:tcW w:w="2513" w:type="dxa"/>
          </w:tcPr>
          <w:p w14:paraId="0891555E" w14:textId="77777777" w:rsidR="00FF2033" w:rsidRPr="002E3583" w:rsidRDefault="00FF2033" w:rsidP="00AB18C8"/>
        </w:tc>
        <w:tc>
          <w:tcPr>
            <w:tcW w:w="3099" w:type="dxa"/>
          </w:tcPr>
          <w:p w14:paraId="73FA79EC" w14:textId="0543794E" w:rsidR="00FF2033" w:rsidRDefault="00FF2033" w:rsidP="00AB18C8">
            <w:r w:rsidRPr="002E3583">
              <w:t>Division Vice President</w:t>
            </w:r>
          </w:p>
        </w:tc>
      </w:tr>
      <w:tr w:rsidR="00FF2033" w14:paraId="77762CA7" w14:textId="4298A785" w:rsidTr="00FF2033">
        <w:tc>
          <w:tcPr>
            <w:tcW w:w="2884" w:type="dxa"/>
          </w:tcPr>
          <w:p w14:paraId="76574566" w14:textId="5279E1CB" w:rsidR="00FF2033" w:rsidRDefault="00FF2033" w:rsidP="00AB18C8">
            <w:r w:rsidRPr="002E3583">
              <w:t>WFFA40</w:t>
            </w:r>
          </w:p>
        </w:tc>
        <w:tc>
          <w:tcPr>
            <w:tcW w:w="2513" w:type="dxa"/>
          </w:tcPr>
          <w:p w14:paraId="610DD137" w14:textId="77777777" w:rsidR="00FF2033" w:rsidRPr="002E3583" w:rsidRDefault="00FF2033" w:rsidP="00AB18C8"/>
        </w:tc>
        <w:tc>
          <w:tcPr>
            <w:tcW w:w="3099" w:type="dxa"/>
          </w:tcPr>
          <w:p w14:paraId="0D0E44E8" w14:textId="4A84BB2F" w:rsidR="00FF2033" w:rsidRDefault="00FF2033" w:rsidP="00AB18C8">
            <w:r w:rsidRPr="002E3583">
              <w:t>Supervisor, Finance</w:t>
            </w:r>
          </w:p>
        </w:tc>
      </w:tr>
      <w:tr w:rsidR="00FF2033" w14:paraId="7668F1B1" w14:textId="618F2D31" w:rsidTr="00FF2033">
        <w:tc>
          <w:tcPr>
            <w:tcW w:w="2884" w:type="dxa"/>
          </w:tcPr>
          <w:p w14:paraId="7DCDFF59" w14:textId="67D7ADF6" w:rsidR="00FF2033" w:rsidRDefault="00FF2033" w:rsidP="00AB18C8">
            <w:r w:rsidRPr="002E3583">
              <w:t>WFFA50</w:t>
            </w:r>
          </w:p>
        </w:tc>
        <w:tc>
          <w:tcPr>
            <w:tcW w:w="2513" w:type="dxa"/>
          </w:tcPr>
          <w:p w14:paraId="6AD2CD89" w14:textId="77777777" w:rsidR="00FF2033" w:rsidRPr="002E3583" w:rsidRDefault="00FF2033" w:rsidP="00AB18C8"/>
        </w:tc>
        <w:tc>
          <w:tcPr>
            <w:tcW w:w="3099" w:type="dxa"/>
          </w:tcPr>
          <w:p w14:paraId="62C9E527" w14:textId="6A200E55" w:rsidR="00FF2033" w:rsidRDefault="00FF2033" w:rsidP="00AB18C8">
            <w:r w:rsidRPr="002E3583">
              <w:t>Manager, Finance</w:t>
            </w:r>
          </w:p>
        </w:tc>
      </w:tr>
      <w:tr w:rsidR="00FF2033" w14:paraId="28BEDAC6" w14:textId="77777777" w:rsidTr="00FF2033">
        <w:tc>
          <w:tcPr>
            <w:tcW w:w="2884" w:type="dxa"/>
          </w:tcPr>
          <w:p w14:paraId="584E306D" w14:textId="31C8A291" w:rsidR="00FF2033" w:rsidRDefault="00FF2033" w:rsidP="00AB18C8">
            <w:r w:rsidRPr="002E3583">
              <w:t>WIHD01</w:t>
            </w:r>
          </w:p>
        </w:tc>
        <w:tc>
          <w:tcPr>
            <w:tcW w:w="2513" w:type="dxa"/>
          </w:tcPr>
          <w:p w14:paraId="60832D74" w14:textId="77777777" w:rsidR="00FF2033" w:rsidRPr="002E3583" w:rsidRDefault="00FF2033" w:rsidP="00AB18C8"/>
        </w:tc>
        <w:tc>
          <w:tcPr>
            <w:tcW w:w="3099" w:type="dxa"/>
          </w:tcPr>
          <w:p w14:paraId="4AA4A0EF" w14:textId="3423E7DF" w:rsidR="00FF2033" w:rsidRDefault="00FF2033" w:rsidP="00AB18C8">
            <w:r w:rsidRPr="002E3583">
              <w:t>Assoc Technician, Help Desk</w:t>
            </w:r>
          </w:p>
        </w:tc>
      </w:tr>
      <w:tr w:rsidR="00FF2033" w14:paraId="69938C2F" w14:textId="77777777" w:rsidTr="00FF2033">
        <w:tc>
          <w:tcPr>
            <w:tcW w:w="2884" w:type="dxa"/>
          </w:tcPr>
          <w:p w14:paraId="44D23C03" w14:textId="2A8D895D" w:rsidR="00FF2033" w:rsidRDefault="00FF2033" w:rsidP="00AB18C8">
            <w:r w:rsidRPr="002E3583">
              <w:t>WIHD02</w:t>
            </w:r>
          </w:p>
        </w:tc>
        <w:tc>
          <w:tcPr>
            <w:tcW w:w="2513" w:type="dxa"/>
          </w:tcPr>
          <w:p w14:paraId="2401D48A" w14:textId="77777777" w:rsidR="00FF2033" w:rsidRPr="002E3583" w:rsidRDefault="00FF2033" w:rsidP="00AB18C8"/>
        </w:tc>
        <w:tc>
          <w:tcPr>
            <w:tcW w:w="3099" w:type="dxa"/>
          </w:tcPr>
          <w:p w14:paraId="50550AFE" w14:textId="23739402" w:rsidR="00FF2033" w:rsidRDefault="00FF2033" w:rsidP="00AB18C8">
            <w:r w:rsidRPr="002E3583">
              <w:t>Technician, Help Desk</w:t>
            </w:r>
          </w:p>
        </w:tc>
      </w:tr>
      <w:tr w:rsidR="00FF2033" w14:paraId="46412CBD" w14:textId="77777777" w:rsidTr="00FF2033">
        <w:tc>
          <w:tcPr>
            <w:tcW w:w="2884" w:type="dxa"/>
          </w:tcPr>
          <w:p w14:paraId="48C57990" w14:textId="08580BB4" w:rsidR="00FF2033" w:rsidRDefault="00FF2033" w:rsidP="00AB18C8">
            <w:r w:rsidRPr="002E3583">
              <w:t>WIHD03</w:t>
            </w:r>
          </w:p>
        </w:tc>
        <w:tc>
          <w:tcPr>
            <w:tcW w:w="2513" w:type="dxa"/>
          </w:tcPr>
          <w:p w14:paraId="37D429DE" w14:textId="77777777" w:rsidR="00FF2033" w:rsidRPr="002E3583" w:rsidRDefault="00FF2033" w:rsidP="00AB18C8"/>
        </w:tc>
        <w:tc>
          <w:tcPr>
            <w:tcW w:w="3099" w:type="dxa"/>
          </w:tcPr>
          <w:p w14:paraId="5AD55C42" w14:textId="7543745E" w:rsidR="00FF2033" w:rsidRDefault="00FF2033" w:rsidP="00AB18C8">
            <w:r w:rsidRPr="002E3583">
              <w:t>Sr Technician, Help Desk</w:t>
            </w:r>
          </w:p>
        </w:tc>
      </w:tr>
      <w:tr w:rsidR="00FF2033" w14:paraId="2E5BD0D9" w14:textId="77777777" w:rsidTr="00FF2033">
        <w:tc>
          <w:tcPr>
            <w:tcW w:w="2884" w:type="dxa"/>
          </w:tcPr>
          <w:p w14:paraId="1A1B3FA7" w14:textId="1D2E8308" w:rsidR="00FF2033" w:rsidRDefault="00FF2033" w:rsidP="00AB18C8">
            <w:r w:rsidRPr="002E3583">
              <w:t>WIHD04</w:t>
            </w:r>
          </w:p>
        </w:tc>
        <w:tc>
          <w:tcPr>
            <w:tcW w:w="2513" w:type="dxa"/>
          </w:tcPr>
          <w:p w14:paraId="6130AF76" w14:textId="77777777" w:rsidR="00FF2033" w:rsidRPr="002E3583" w:rsidRDefault="00FF2033" w:rsidP="00AB18C8"/>
        </w:tc>
        <w:tc>
          <w:tcPr>
            <w:tcW w:w="3099" w:type="dxa"/>
          </w:tcPr>
          <w:p w14:paraId="226596ED" w14:textId="6156FCE4" w:rsidR="00FF2033" w:rsidRDefault="00FF2033" w:rsidP="00AB18C8">
            <w:r w:rsidRPr="002E3583">
              <w:t>Lead Technician, Help Desk</w:t>
            </w:r>
          </w:p>
        </w:tc>
      </w:tr>
      <w:tr w:rsidR="00FF2033" w14:paraId="1A97ACDF" w14:textId="77777777" w:rsidTr="00FF2033">
        <w:tc>
          <w:tcPr>
            <w:tcW w:w="2884" w:type="dxa"/>
          </w:tcPr>
          <w:p w14:paraId="4774DD43" w14:textId="7EAFD170" w:rsidR="00FF2033" w:rsidRDefault="00FF2033" w:rsidP="00AB18C8">
            <w:r w:rsidRPr="002E3583">
              <w:t>WIHD40</w:t>
            </w:r>
          </w:p>
        </w:tc>
        <w:tc>
          <w:tcPr>
            <w:tcW w:w="2513" w:type="dxa"/>
          </w:tcPr>
          <w:p w14:paraId="51656333" w14:textId="77777777" w:rsidR="00FF2033" w:rsidRPr="002E3583" w:rsidRDefault="00FF2033" w:rsidP="00AB18C8"/>
        </w:tc>
        <w:tc>
          <w:tcPr>
            <w:tcW w:w="3099" w:type="dxa"/>
          </w:tcPr>
          <w:p w14:paraId="69591C18" w14:textId="23C82CA4" w:rsidR="00FF2033" w:rsidRDefault="00FF2033" w:rsidP="00AB18C8">
            <w:r w:rsidRPr="002E3583">
              <w:t>Supervisor, Help Desk</w:t>
            </w:r>
          </w:p>
        </w:tc>
      </w:tr>
      <w:tr w:rsidR="00FF2033" w14:paraId="50D133D0" w14:textId="77777777" w:rsidTr="00FF2033">
        <w:tc>
          <w:tcPr>
            <w:tcW w:w="2884" w:type="dxa"/>
          </w:tcPr>
          <w:p w14:paraId="654C7E9A" w14:textId="171F6586" w:rsidR="00FF2033" w:rsidRDefault="00FF2033" w:rsidP="00AB18C8">
            <w:r w:rsidRPr="002E3583">
              <w:t>WIHD50</w:t>
            </w:r>
          </w:p>
        </w:tc>
        <w:tc>
          <w:tcPr>
            <w:tcW w:w="2513" w:type="dxa"/>
          </w:tcPr>
          <w:p w14:paraId="1A48FBF7" w14:textId="77777777" w:rsidR="00FF2033" w:rsidRPr="002E3583" w:rsidRDefault="00FF2033" w:rsidP="00AB18C8"/>
        </w:tc>
        <w:tc>
          <w:tcPr>
            <w:tcW w:w="3099" w:type="dxa"/>
          </w:tcPr>
          <w:p w14:paraId="42A1B608" w14:textId="399B6A47" w:rsidR="00FF2033" w:rsidRDefault="00FF2033" w:rsidP="00AB18C8">
            <w:r w:rsidRPr="002E3583">
              <w:t>Manager, Help Desk</w:t>
            </w:r>
          </w:p>
        </w:tc>
      </w:tr>
      <w:tr w:rsidR="00FF2033" w14:paraId="7CB1C547" w14:textId="77777777" w:rsidTr="00FF2033">
        <w:tc>
          <w:tcPr>
            <w:tcW w:w="2884" w:type="dxa"/>
          </w:tcPr>
          <w:p w14:paraId="66D89072" w14:textId="04F998AA" w:rsidR="00FF2033" w:rsidRDefault="00FF2033" w:rsidP="00AB18C8">
            <w:r w:rsidRPr="002E3583">
              <w:t>WISA12</w:t>
            </w:r>
          </w:p>
        </w:tc>
        <w:tc>
          <w:tcPr>
            <w:tcW w:w="2513" w:type="dxa"/>
          </w:tcPr>
          <w:p w14:paraId="2643986E" w14:textId="77777777" w:rsidR="00FF2033" w:rsidRPr="002E3583" w:rsidRDefault="00FF2033" w:rsidP="00AB18C8"/>
        </w:tc>
        <w:tc>
          <w:tcPr>
            <w:tcW w:w="3099" w:type="dxa"/>
          </w:tcPr>
          <w:p w14:paraId="1D2A5955" w14:textId="7CF6E1DB" w:rsidR="00FF2033" w:rsidRDefault="00FF2033" w:rsidP="00AB18C8">
            <w:r w:rsidRPr="002E3583">
              <w:t>Administrator, Systems</w:t>
            </w:r>
          </w:p>
        </w:tc>
      </w:tr>
      <w:tr w:rsidR="00FF2033" w14:paraId="1AE20500" w14:textId="77777777" w:rsidTr="00FF2033">
        <w:tc>
          <w:tcPr>
            <w:tcW w:w="2884" w:type="dxa"/>
          </w:tcPr>
          <w:p w14:paraId="3D236618" w14:textId="35573D0D" w:rsidR="00FF2033" w:rsidRDefault="00FF2033" w:rsidP="00AB18C8">
            <w:r w:rsidRPr="002E3583">
              <w:t>WISO12</w:t>
            </w:r>
          </w:p>
        </w:tc>
        <w:tc>
          <w:tcPr>
            <w:tcW w:w="2513" w:type="dxa"/>
          </w:tcPr>
          <w:p w14:paraId="253DF6E0" w14:textId="77777777" w:rsidR="00FF2033" w:rsidRPr="002E3583" w:rsidRDefault="00FF2033" w:rsidP="00AB18C8"/>
        </w:tc>
        <w:tc>
          <w:tcPr>
            <w:tcW w:w="3099" w:type="dxa"/>
          </w:tcPr>
          <w:p w14:paraId="12106AE8" w14:textId="0A3B6FD5" w:rsidR="00FF2033" w:rsidRDefault="00FF2033" w:rsidP="00AB18C8">
            <w:r w:rsidRPr="002E3583">
              <w:t>Engineer, Software</w:t>
            </w:r>
          </w:p>
        </w:tc>
      </w:tr>
      <w:tr w:rsidR="00FF2033" w14:paraId="23A10FB0" w14:textId="77777777" w:rsidTr="00FF2033">
        <w:tc>
          <w:tcPr>
            <w:tcW w:w="2884" w:type="dxa"/>
          </w:tcPr>
          <w:p w14:paraId="7E382C3D" w14:textId="6CC5B8D4" w:rsidR="00FF2033" w:rsidRDefault="00FF2033" w:rsidP="00AB18C8">
            <w:r w:rsidRPr="002E3583">
              <w:t>WISO13</w:t>
            </w:r>
          </w:p>
        </w:tc>
        <w:tc>
          <w:tcPr>
            <w:tcW w:w="2513" w:type="dxa"/>
          </w:tcPr>
          <w:p w14:paraId="64D8D77F" w14:textId="77777777" w:rsidR="00FF2033" w:rsidRPr="002E3583" w:rsidRDefault="00FF2033" w:rsidP="00AB18C8"/>
        </w:tc>
        <w:tc>
          <w:tcPr>
            <w:tcW w:w="3099" w:type="dxa"/>
          </w:tcPr>
          <w:p w14:paraId="4C062AB4" w14:textId="5534C791" w:rsidR="00FF2033" w:rsidRDefault="00FF2033" w:rsidP="00AB18C8">
            <w:r w:rsidRPr="002E3583">
              <w:t>Sr Engineer, Software</w:t>
            </w:r>
          </w:p>
        </w:tc>
      </w:tr>
      <w:tr w:rsidR="00FF2033" w14:paraId="3C4FC745" w14:textId="77777777" w:rsidTr="00FF2033">
        <w:tc>
          <w:tcPr>
            <w:tcW w:w="2884" w:type="dxa"/>
          </w:tcPr>
          <w:p w14:paraId="34D4B88A" w14:textId="46984B81" w:rsidR="00FF2033" w:rsidRDefault="00FF2033" w:rsidP="00AB18C8">
            <w:r w:rsidRPr="002E3583">
              <w:t>WISY14</w:t>
            </w:r>
          </w:p>
        </w:tc>
        <w:tc>
          <w:tcPr>
            <w:tcW w:w="2513" w:type="dxa"/>
          </w:tcPr>
          <w:p w14:paraId="612E3D36" w14:textId="77777777" w:rsidR="00FF2033" w:rsidRPr="002E3583" w:rsidRDefault="00FF2033" w:rsidP="00AB18C8"/>
        </w:tc>
        <w:tc>
          <w:tcPr>
            <w:tcW w:w="3099" w:type="dxa"/>
          </w:tcPr>
          <w:p w14:paraId="5FB84C30" w14:textId="6DD00A76" w:rsidR="00FF2033" w:rsidRDefault="00FF2033" w:rsidP="00AB18C8">
            <w:r w:rsidRPr="002E3583">
              <w:t>Principal Analyst, Systems</w:t>
            </w:r>
          </w:p>
        </w:tc>
      </w:tr>
      <w:tr w:rsidR="00FF2033" w14:paraId="573D0D8B" w14:textId="77777777" w:rsidTr="00FF2033">
        <w:tc>
          <w:tcPr>
            <w:tcW w:w="2884" w:type="dxa"/>
          </w:tcPr>
          <w:p w14:paraId="7109A4D4" w14:textId="116743FE" w:rsidR="00FF2033" w:rsidRDefault="00FF2033" w:rsidP="00AB18C8">
            <w:r w:rsidRPr="002E3583">
              <w:t>WMPR40</w:t>
            </w:r>
          </w:p>
        </w:tc>
        <w:tc>
          <w:tcPr>
            <w:tcW w:w="2513" w:type="dxa"/>
          </w:tcPr>
          <w:p w14:paraId="049CA0BA" w14:textId="77777777" w:rsidR="00FF2033" w:rsidRPr="002E3583" w:rsidRDefault="00FF2033" w:rsidP="00AB18C8"/>
        </w:tc>
        <w:tc>
          <w:tcPr>
            <w:tcW w:w="3099" w:type="dxa"/>
          </w:tcPr>
          <w:p w14:paraId="1A054537" w14:textId="45EF33A2" w:rsidR="00FF2033" w:rsidRDefault="00FF2033" w:rsidP="00AB18C8">
            <w:r w:rsidRPr="002E3583">
              <w:t>Supervisor, Production</w:t>
            </w:r>
          </w:p>
        </w:tc>
      </w:tr>
      <w:tr w:rsidR="00FF2033" w14:paraId="41367878" w14:textId="77777777" w:rsidTr="00FF2033">
        <w:tc>
          <w:tcPr>
            <w:tcW w:w="2884" w:type="dxa"/>
          </w:tcPr>
          <w:p w14:paraId="28718411" w14:textId="6B16B266" w:rsidR="00FF2033" w:rsidRDefault="00FF2033" w:rsidP="00AB18C8">
            <w:r w:rsidRPr="002E3583">
              <w:t>WMPR50</w:t>
            </w:r>
          </w:p>
        </w:tc>
        <w:tc>
          <w:tcPr>
            <w:tcW w:w="2513" w:type="dxa"/>
          </w:tcPr>
          <w:p w14:paraId="1F1C6C04" w14:textId="77777777" w:rsidR="00FF2033" w:rsidRPr="002E3583" w:rsidRDefault="00FF2033" w:rsidP="00AB18C8"/>
        </w:tc>
        <w:tc>
          <w:tcPr>
            <w:tcW w:w="3099" w:type="dxa"/>
          </w:tcPr>
          <w:p w14:paraId="25E444F7" w14:textId="07CEAF01" w:rsidR="00FF2033" w:rsidRDefault="00FF2033" w:rsidP="00AB18C8">
            <w:r w:rsidRPr="002E3583">
              <w:t>Manager, Production</w:t>
            </w:r>
          </w:p>
        </w:tc>
      </w:tr>
      <w:tr w:rsidR="00FF2033" w14:paraId="2266AFE9" w14:textId="77777777" w:rsidTr="00FF2033">
        <w:tc>
          <w:tcPr>
            <w:tcW w:w="2884" w:type="dxa"/>
          </w:tcPr>
          <w:p w14:paraId="39BADC27" w14:textId="4AAB8584" w:rsidR="00FF2033" w:rsidRDefault="00FF2033" w:rsidP="00AB18C8">
            <w:r w:rsidRPr="002E3583">
              <w:t>WPOP11</w:t>
            </w:r>
          </w:p>
        </w:tc>
        <w:tc>
          <w:tcPr>
            <w:tcW w:w="2513" w:type="dxa"/>
          </w:tcPr>
          <w:p w14:paraId="69E32FE2" w14:textId="77777777" w:rsidR="00FF2033" w:rsidRPr="002E3583" w:rsidRDefault="00FF2033" w:rsidP="00AB18C8"/>
        </w:tc>
        <w:tc>
          <w:tcPr>
            <w:tcW w:w="3099" w:type="dxa"/>
          </w:tcPr>
          <w:p w14:paraId="509C9756" w14:textId="2068A734" w:rsidR="00FF2033" w:rsidRDefault="00FF2033" w:rsidP="00AB18C8">
            <w:r w:rsidRPr="002E3583">
              <w:t>Associate Analyst, Operations</w:t>
            </w:r>
          </w:p>
        </w:tc>
      </w:tr>
      <w:tr w:rsidR="00FF2033" w14:paraId="0E0521D6" w14:textId="77777777" w:rsidTr="00FF2033">
        <w:tc>
          <w:tcPr>
            <w:tcW w:w="2884" w:type="dxa"/>
          </w:tcPr>
          <w:p w14:paraId="2CE1BE2F" w14:textId="23BA974B" w:rsidR="00FF2033" w:rsidRDefault="00FF2033" w:rsidP="00AB18C8">
            <w:r>
              <w:t>WPOP</w:t>
            </w:r>
            <w:r w:rsidRPr="002E3583">
              <w:t>12</w:t>
            </w:r>
          </w:p>
        </w:tc>
        <w:tc>
          <w:tcPr>
            <w:tcW w:w="2513" w:type="dxa"/>
          </w:tcPr>
          <w:p w14:paraId="5BCA6A2A" w14:textId="77777777" w:rsidR="00FF2033" w:rsidRPr="002E3583" w:rsidRDefault="00FF2033" w:rsidP="00AB18C8"/>
        </w:tc>
        <w:tc>
          <w:tcPr>
            <w:tcW w:w="3099" w:type="dxa"/>
          </w:tcPr>
          <w:p w14:paraId="6B49EC8F" w14:textId="4BB0E192" w:rsidR="00FF2033" w:rsidRDefault="00FF2033" w:rsidP="00AB18C8">
            <w:r w:rsidRPr="002E3583">
              <w:t>Analyst</w:t>
            </w:r>
          </w:p>
        </w:tc>
      </w:tr>
      <w:tr w:rsidR="00FF2033" w14:paraId="18685431" w14:textId="77777777" w:rsidTr="00FF2033">
        <w:tc>
          <w:tcPr>
            <w:tcW w:w="2884" w:type="dxa"/>
          </w:tcPr>
          <w:p w14:paraId="5B8B2D02" w14:textId="7482B2D6" w:rsidR="00FF2033" w:rsidRDefault="00FF2033" w:rsidP="00AB18C8">
            <w:r w:rsidRPr="002E3583">
              <w:t>WPOP50</w:t>
            </w:r>
          </w:p>
        </w:tc>
        <w:tc>
          <w:tcPr>
            <w:tcW w:w="2513" w:type="dxa"/>
          </w:tcPr>
          <w:p w14:paraId="63D7178A" w14:textId="77777777" w:rsidR="00FF2033" w:rsidRPr="002E3583" w:rsidRDefault="00FF2033" w:rsidP="00AB18C8"/>
        </w:tc>
        <w:tc>
          <w:tcPr>
            <w:tcW w:w="3099" w:type="dxa"/>
          </w:tcPr>
          <w:p w14:paraId="054A8F4E" w14:textId="7F57BC13" w:rsidR="00FF2033" w:rsidRDefault="00FF2033" w:rsidP="00AB18C8">
            <w:r w:rsidRPr="002E3583">
              <w:t>Manager, Operations</w:t>
            </w:r>
          </w:p>
        </w:tc>
      </w:tr>
      <w:tr w:rsidR="00FF2033" w14:paraId="2C946B5A" w14:textId="77777777" w:rsidTr="00FF2033">
        <w:tc>
          <w:tcPr>
            <w:tcW w:w="2884" w:type="dxa"/>
          </w:tcPr>
          <w:p w14:paraId="3848E24D" w14:textId="6D3E515A" w:rsidR="00FF2033" w:rsidRDefault="00FF2033" w:rsidP="00AB18C8">
            <w:r w:rsidRPr="002E3583">
              <w:t>WPOP60</w:t>
            </w:r>
          </w:p>
        </w:tc>
        <w:tc>
          <w:tcPr>
            <w:tcW w:w="2513" w:type="dxa"/>
          </w:tcPr>
          <w:p w14:paraId="4E877F9B" w14:textId="77777777" w:rsidR="00FF2033" w:rsidRPr="002E3583" w:rsidRDefault="00FF2033" w:rsidP="00AB18C8"/>
        </w:tc>
        <w:tc>
          <w:tcPr>
            <w:tcW w:w="3099" w:type="dxa"/>
          </w:tcPr>
          <w:p w14:paraId="5F1E684E" w14:textId="4DAF060A" w:rsidR="00FF2033" w:rsidRDefault="00FF2033" w:rsidP="00AB18C8">
            <w:r w:rsidRPr="002E3583">
              <w:t>Sr Manager, Operations</w:t>
            </w:r>
          </w:p>
        </w:tc>
      </w:tr>
      <w:tr w:rsidR="00FF2033" w14:paraId="1CF80280" w14:textId="77777777" w:rsidTr="00FF2033">
        <w:tc>
          <w:tcPr>
            <w:tcW w:w="2884" w:type="dxa"/>
          </w:tcPr>
          <w:p w14:paraId="0A3925DD" w14:textId="158FB54E" w:rsidR="00FF2033" w:rsidRDefault="00FF2033" w:rsidP="00AB18C8">
            <w:r w:rsidRPr="002E3583">
              <w:lastRenderedPageBreak/>
              <w:t>WPOP70</w:t>
            </w:r>
          </w:p>
        </w:tc>
        <w:tc>
          <w:tcPr>
            <w:tcW w:w="2513" w:type="dxa"/>
          </w:tcPr>
          <w:p w14:paraId="42A7D15C" w14:textId="77777777" w:rsidR="00FF2033" w:rsidRPr="002E3583" w:rsidRDefault="00FF2033" w:rsidP="00AB18C8"/>
        </w:tc>
        <w:tc>
          <w:tcPr>
            <w:tcW w:w="3099" w:type="dxa"/>
          </w:tcPr>
          <w:p w14:paraId="4D6E5677" w14:textId="3F372C35" w:rsidR="00FF2033" w:rsidRDefault="00FF2033" w:rsidP="00AB18C8">
            <w:r w:rsidRPr="002E3583">
              <w:t>Director, Operations</w:t>
            </w:r>
          </w:p>
        </w:tc>
      </w:tr>
      <w:tr w:rsidR="00FF2033" w14:paraId="7374AA37" w14:textId="77777777" w:rsidTr="00FF2033">
        <w:tc>
          <w:tcPr>
            <w:tcW w:w="2884" w:type="dxa"/>
          </w:tcPr>
          <w:p w14:paraId="54F1C08E" w14:textId="272103D8" w:rsidR="00FF2033" w:rsidRDefault="00FF2033" w:rsidP="00AB18C8">
            <w:r w:rsidRPr="002E3583">
              <w:t>WPPM11</w:t>
            </w:r>
          </w:p>
        </w:tc>
        <w:tc>
          <w:tcPr>
            <w:tcW w:w="2513" w:type="dxa"/>
          </w:tcPr>
          <w:p w14:paraId="102341BE" w14:textId="77777777" w:rsidR="00FF2033" w:rsidRPr="002E3583" w:rsidRDefault="00FF2033" w:rsidP="00AB18C8"/>
        </w:tc>
        <w:tc>
          <w:tcPr>
            <w:tcW w:w="3099" w:type="dxa"/>
          </w:tcPr>
          <w:p w14:paraId="5974DDFA" w14:textId="3B1783AC" w:rsidR="00FF2033" w:rsidRDefault="00FF2033" w:rsidP="00AB18C8">
            <w:r w:rsidRPr="002E3583">
              <w:t>Associate Analyst, Program</w:t>
            </w:r>
          </w:p>
        </w:tc>
      </w:tr>
      <w:tr w:rsidR="00FF2033" w14:paraId="5ACE4665" w14:textId="77777777" w:rsidTr="00FF2033">
        <w:tc>
          <w:tcPr>
            <w:tcW w:w="2884" w:type="dxa"/>
          </w:tcPr>
          <w:p w14:paraId="75BB1ECA" w14:textId="01D96AD6" w:rsidR="00FF2033" w:rsidRDefault="00FF2033" w:rsidP="00AB18C8">
            <w:r w:rsidRPr="002E3583">
              <w:t>WPPM12</w:t>
            </w:r>
          </w:p>
        </w:tc>
        <w:tc>
          <w:tcPr>
            <w:tcW w:w="2513" w:type="dxa"/>
          </w:tcPr>
          <w:p w14:paraId="477BC2D8" w14:textId="77777777" w:rsidR="00FF2033" w:rsidRPr="002E3583" w:rsidRDefault="00FF2033" w:rsidP="00AB18C8"/>
        </w:tc>
        <w:tc>
          <w:tcPr>
            <w:tcW w:w="3099" w:type="dxa"/>
          </w:tcPr>
          <w:p w14:paraId="26991BDA" w14:textId="339DCAD9" w:rsidR="00FF2033" w:rsidRDefault="00FF2033" w:rsidP="00AB18C8">
            <w:r w:rsidRPr="002E3583">
              <w:t>Analyst, Program</w:t>
            </w:r>
          </w:p>
        </w:tc>
      </w:tr>
      <w:tr w:rsidR="00FF2033" w14:paraId="4B8E39AC" w14:textId="77777777" w:rsidTr="00FF2033">
        <w:tc>
          <w:tcPr>
            <w:tcW w:w="2884" w:type="dxa"/>
          </w:tcPr>
          <w:p w14:paraId="797FE49C" w14:textId="2EEB85BB" w:rsidR="00FF2033" w:rsidRDefault="00FF2033" w:rsidP="00AB18C8">
            <w:r w:rsidRPr="002E3583">
              <w:t>WPPM13</w:t>
            </w:r>
          </w:p>
        </w:tc>
        <w:tc>
          <w:tcPr>
            <w:tcW w:w="2513" w:type="dxa"/>
          </w:tcPr>
          <w:p w14:paraId="6D8BCEBF" w14:textId="77777777" w:rsidR="00FF2033" w:rsidRPr="002E3583" w:rsidRDefault="00FF2033" w:rsidP="00AB18C8"/>
        </w:tc>
        <w:tc>
          <w:tcPr>
            <w:tcW w:w="3099" w:type="dxa"/>
          </w:tcPr>
          <w:p w14:paraId="3A723CAB" w14:textId="71EEB467" w:rsidR="00FF2033" w:rsidRDefault="00FF2033" w:rsidP="00AB18C8">
            <w:r w:rsidRPr="002E3583">
              <w:t>Sr Analyst, Program</w:t>
            </w:r>
          </w:p>
        </w:tc>
      </w:tr>
      <w:tr w:rsidR="00FF2033" w14:paraId="3113C542" w14:textId="77777777" w:rsidTr="00FF2033">
        <w:tc>
          <w:tcPr>
            <w:tcW w:w="2884" w:type="dxa"/>
          </w:tcPr>
          <w:p w14:paraId="580875E7" w14:textId="7CC696CC" w:rsidR="00FF2033" w:rsidRDefault="00FF2033" w:rsidP="00AB18C8">
            <w:r w:rsidRPr="002E3583">
              <w:t>WPPM50</w:t>
            </w:r>
          </w:p>
        </w:tc>
        <w:tc>
          <w:tcPr>
            <w:tcW w:w="2513" w:type="dxa"/>
          </w:tcPr>
          <w:p w14:paraId="129FF4A4" w14:textId="77777777" w:rsidR="00FF2033" w:rsidRPr="002E3583" w:rsidRDefault="00FF2033" w:rsidP="00AB18C8"/>
        </w:tc>
        <w:tc>
          <w:tcPr>
            <w:tcW w:w="3099" w:type="dxa"/>
          </w:tcPr>
          <w:p w14:paraId="57A00605" w14:textId="278774FE" w:rsidR="00FF2033" w:rsidRDefault="00FF2033" w:rsidP="00AB18C8">
            <w:r w:rsidRPr="002E3583">
              <w:t>Manager, Program</w:t>
            </w:r>
          </w:p>
        </w:tc>
      </w:tr>
      <w:tr w:rsidR="00FF2033" w14:paraId="4B7C1CC1" w14:textId="77777777" w:rsidTr="00FF2033">
        <w:tc>
          <w:tcPr>
            <w:tcW w:w="2884" w:type="dxa"/>
          </w:tcPr>
          <w:p w14:paraId="76DB5201" w14:textId="6F3B9A9A" w:rsidR="00FF2033" w:rsidRDefault="00FF2033" w:rsidP="00AB18C8">
            <w:r w:rsidRPr="002E3583">
              <w:t>WPPM60</w:t>
            </w:r>
          </w:p>
        </w:tc>
        <w:tc>
          <w:tcPr>
            <w:tcW w:w="2513" w:type="dxa"/>
          </w:tcPr>
          <w:p w14:paraId="430967D1" w14:textId="77777777" w:rsidR="00FF2033" w:rsidRPr="002E3583" w:rsidRDefault="00FF2033" w:rsidP="00AB18C8"/>
        </w:tc>
        <w:tc>
          <w:tcPr>
            <w:tcW w:w="3099" w:type="dxa"/>
          </w:tcPr>
          <w:p w14:paraId="56E5DDD5" w14:textId="1D78EC2E" w:rsidR="00FF2033" w:rsidRDefault="00FF2033" w:rsidP="00AB18C8">
            <w:r w:rsidRPr="002E3583">
              <w:t>Sr Manager, Program</w:t>
            </w:r>
          </w:p>
        </w:tc>
      </w:tr>
      <w:tr w:rsidR="00FF2033" w14:paraId="65270076" w14:textId="77777777" w:rsidTr="00FF2033">
        <w:tc>
          <w:tcPr>
            <w:tcW w:w="2884" w:type="dxa"/>
          </w:tcPr>
          <w:p w14:paraId="0F4FBBE6" w14:textId="0E1C978F" w:rsidR="00FF2033" w:rsidRDefault="00FF2033" w:rsidP="00AB18C8">
            <w:r w:rsidRPr="002E3583">
              <w:t>WPPM70</w:t>
            </w:r>
          </w:p>
        </w:tc>
        <w:tc>
          <w:tcPr>
            <w:tcW w:w="2513" w:type="dxa"/>
          </w:tcPr>
          <w:p w14:paraId="772F75E9" w14:textId="77777777" w:rsidR="00FF2033" w:rsidRPr="002E3583" w:rsidRDefault="00FF2033" w:rsidP="00AB18C8"/>
        </w:tc>
        <w:tc>
          <w:tcPr>
            <w:tcW w:w="3099" w:type="dxa"/>
          </w:tcPr>
          <w:p w14:paraId="00E826D9" w14:textId="5AE0A53A" w:rsidR="00FF2033" w:rsidRDefault="00FF2033" w:rsidP="00AB18C8">
            <w:r w:rsidRPr="002E3583">
              <w:t>Director, Program</w:t>
            </w:r>
          </w:p>
        </w:tc>
      </w:tr>
      <w:tr w:rsidR="00FF2033" w14:paraId="6B3B4130" w14:textId="77777777" w:rsidTr="00FF2033">
        <w:tc>
          <w:tcPr>
            <w:tcW w:w="2884" w:type="dxa"/>
          </w:tcPr>
          <w:p w14:paraId="3C63EEED" w14:textId="608D50D0" w:rsidR="00FF2033" w:rsidRDefault="00FF2033" w:rsidP="00AB18C8">
            <w:r w:rsidRPr="002E3583">
              <w:t>WPPM80</w:t>
            </w:r>
          </w:p>
        </w:tc>
        <w:tc>
          <w:tcPr>
            <w:tcW w:w="2513" w:type="dxa"/>
          </w:tcPr>
          <w:p w14:paraId="026DC4B7" w14:textId="77777777" w:rsidR="00FF2033" w:rsidRPr="002E3583" w:rsidRDefault="00FF2033" w:rsidP="00AB18C8"/>
        </w:tc>
        <w:tc>
          <w:tcPr>
            <w:tcW w:w="3099" w:type="dxa"/>
          </w:tcPr>
          <w:p w14:paraId="60D1C9E5" w14:textId="72CB75A9" w:rsidR="00FF2033" w:rsidRDefault="00FF2033" w:rsidP="00AB18C8">
            <w:r w:rsidRPr="002E3583">
              <w:t>Sr Director, Program</w:t>
            </w:r>
          </w:p>
        </w:tc>
      </w:tr>
      <w:tr w:rsidR="00FF2033" w14:paraId="7C6C61CB" w14:textId="77777777" w:rsidTr="00FF2033">
        <w:tc>
          <w:tcPr>
            <w:tcW w:w="2884" w:type="dxa"/>
          </w:tcPr>
          <w:p w14:paraId="0E213F70" w14:textId="55912574" w:rsidR="00FF2033" w:rsidRDefault="00FF2033" w:rsidP="00AB18C8">
            <w:r w:rsidRPr="002E3583">
              <w:t>WPPT40</w:t>
            </w:r>
          </w:p>
        </w:tc>
        <w:tc>
          <w:tcPr>
            <w:tcW w:w="2513" w:type="dxa"/>
          </w:tcPr>
          <w:p w14:paraId="1CDF9D0F" w14:textId="77777777" w:rsidR="00FF2033" w:rsidRPr="002E3583" w:rsidRDefault="00FF2033" w:rsidP="00AB18C8"/>
        </w:tc>
        <w:tc>
          <w:tcPr>
            <w:tcW w:w="3099" w:type="dxa"/>
          </w:tcPr>
          <w:p w14:paraId="2C8B709F" w14:textId="48205EBF" w:rsidR="00FF2033" w:rsidRDefault="00FF2033" w:rsidP="00AB18C8">
            <w:r w:rsidRPr="002E3583">
              <w:t>Supervisor, Project/Task</w:t>
            </w:r>
          </w:p>
        </w:tc>
      </w:tr>
      <w:tr w:rsidR="00FF2033" w14:paraId="0BDC1A8A" w14:textId="77777777" w:rsidTr="00FF2033">
        <w:tc>
          <w:tcPr>
            <w:tcW w:w="2884" w:type="dxa"/>
          </w:tcPr>
          <w:p w14:paraId="0C7E0976" w14:textId="62F4F957" w:rsidR="00FF2033" w:rsidRDefault="00FF2033" w:rsidP="00AB18C8">
            <w:r w:rsidRPr="002E3583">
              <w:t>WPPT50</w:t>
            </w:r>
          </w:p>
        </w:tc>
        <w:tc>
          <w:tcPr>
            <w:tcW w:w="2513" w:type="dxa"/>
          </w:tcPr>
          <w:p w14:paraId="0DB4DCE2" w14:textId="77777777" w:rsidR="00FF2033" w:rsidRPr="002E3583" w:rsidRDefault="00FF2033" w:rsidP="00AB18C8"/>
        </w:tc>
        <w:tc>
          <w:tcPr>
            <w:tcW w:w="3099" w:type="dxa"/>
          </w:tcPr>
          <w:p w14:paraId="5A3DB1D5" w14:textId="4999007F" w:rsidR="00FF2033" w:rsidRDefault="00FF2033" w:rsidP="00AB18C8">
            <w:r w:rsidRPr="002E3583">
              <w:t>Manager, Project/Task</w:t>
            </w:r>
          </w:p>
        </w:tc>
      </w:tr>
      <w:tr w:rsidR="00FF2033" w14:paraId="4048BAD2" w14:textId="77777777" w:rsidTr="00FF2033">
        <w:tc>
          <w:tcPr>
            <w:tcW w:w="2884" w:type="dxa"/>
          </w:tcPr>
          <w:p w14:paraId="74E6BF7A" w14:textId="20809DCB" w:rsidR="00FF2033" w:rsidRDefault="00FF2033" w:rsidP="00AB18C8">
            <w:r w:rsidRPr="002E3583">
              <w:t>WPPT60</w:t>
            </w:r>
          </w:p>
        </w:tc>
        <w:tc>
          <w:tcPr>
            <w:tcW w:w="2513" w:type="dxa"/>
          </w:tcPr>
          <w:p w14:paraId="54816B99" w14:textId="77777777" w:rsidR="00FF2033" w:rsidRPr="002E3583" w:rsidRDefault="00FF2033" w:rsidP="00AB18C8"/>
        </w:tc>
        <w:tc>
          <w:tcPr>
            <w:tcW w:w="3099" w:type="dxa"/>
          </w:tcPr>
          <w:p w14:paraId="534CB1AA" w14:textId="6E8A8E49" w:rsidR="00FF2033" w:rsidRDefault="00FF2033" w:rsidP="00AB18C8">
            <w:r w:rsidRPr="002E3583">
              <w:t>Sr Manager, Project/Task</w:t>
            </w:r>
          </w:p>
        </w:tc>
      </w:tr>
      <w:tr w:rsidR="00FF2033" w14:paraId="3297FF72" w14:textId="77777777" w:rsidTr="00FF2033">
        <w:tc>
          <w:tcPr>
            <w:tcW w:w="2884" w:type="dxa"/>
          </w:tcPr>
          <w:p w14:paraId="25A9841E" w14:textId="017F27DC" w:rsidR="00FF2033" w:rsidRDefault="00FF2033" w:rsidP="00AB18C8">
            <w:r w:rsidRPr="002E3583">
              <w:t>WPSM11</w:t>
            </w:r>
          </w:p>
        </w:tc>
        <w:tc>
          <w:tcPr>
            <w:tcW w:w="2513" w:type="dxa"/>
          </w:tcPr>
          <w:p w14:paraId="01760C95" w14:textId="77777777" w:rsidR="00FF2033" w:rsidRPr="002E3583" w:rsidRDefault="00FF2033" w:rsidP="00AB18C8"/>
        </w:tc>
        <w:tc>
          <w:tcPr>
            <w:tcW w:w="3099" w:type="dxa"/>
          </w:tcPr>
          <w:p w14:paraId="733E282B" w14:textId="0409A7C6" w:rsidR="00FF2033" w:rsidRDefault="00FF2033" w:rsidP="00AB18C8">
            <w:r w:rsidRPr="002E3583">
              <w:t>Associate Analyst, Functional</w:t>
            </w:r>
          </w:p>
        </w:tc>
      </w:tr>
      <w:tr w:rsidR="00FF2033" w14:paraId="6C62853B" w14:textId="77777777" w:rsidTr="00FF2033">
        <w:tc>
          <w:tcPr>
            <w:tcW w:w="2884" w:type="dxa"/>
          </w:tcPr>
          <w:p w14:paraId="45E7C331" w14:textId="6612371B" w:rsidR="00FF2033" w:rsidRDefault="00FF2033" w:rsidP="00AB18C8">
            <w:r w:rsidRPr="002E3583">
              <w:t>WPSM12</w:t>
            </w:r>
          </w:p>
        </w:tc>
        <w:tc>
          <w:tcPr>
            <w:tcW w:w="2513" w:type="dxa"/>
          </w:tcPr>
          <w:p w14:paraId="6AC37F5C" w14:textId="77777777" w:rsidR="00FF2033" w:rsidRPr="002E3583" w:rsidRDefault="00FF2033" w:rsidP="00AB18C8"/>
        </w:tc>
        <w:tc>
          <w:tcPr>
            <w:tcW w:w="3099" w:type="dxa"/>
          </w:tcPr>
          <w:p w14:paraId="67380D49" w14:textId="28CD65B4" w:rsidR="00FF2033" w:rsidRDefault="00FF2033" w:rsidP="00AB18C8">
            <w:r w:rsidRPr="002E3583">
              <w:t>Analyst, Functional</w:t>
            </w:r>
          </w:p>
        </w:tc>
      </w:tr>
      <w:tr w:rsidR="00FF2033" w14:paraId="3F82EFB4" w14:textId="77777777" w:rsidTr="00FF2033">
        <w:tc>
          <w:tcPr>
            <w:tcW w:w="2884" w:type="dxa"/>
          </w:tcPr>
          <w:p w14:paraId="680FEF74" w14:textId="14CBBFE3" w:rsidR="00FF2033" w:rsidRDefault="00FF2033" w:rsidP="00AB18C8">
            <w:r w:rsidRPr="002E3583">
              <w:t>WPSM13</w:t>
            </w:r>
          </w:p>
        </w:tc>
        <w:tc>
          <w:tcPr>
            <w:tcW w:w="2513" w:type="dxa"/>
          </w:tcPr>
          <w:p w14:paraId="52D4477D" w14:textId="77777777" w:rsidR="00FF2033" w:rsidRPr="002E3583" w:rsidRDefault="00FF2033" w:rsidP="00AB18C8"/>
        </w:tc>
        <w:tc>
          <w:tcPr>
            <w:tcW w:w="3099" w:type="dxa"/>
          </w:tcPr>
          <w:p w14:paraId="46622DC6" w14:textId="68F9D103" w:rsidR="00FF2033" w:rsidRDefault="00FF2033" w:rsidP="00AB18C8">
            <w:r w:rsidRPr="002E3583">
              <w:t>Sr Analyst, Functional</w:t>
            </w:r>
          </w:p>
        </w:tc>
      </w:tr>
      <w:tr w:rsidR="00FF2033" w14:paraId="6F43C508" w14:textId="77777777" w:rsidTr="00FF2033">
        <w:tc>
          <w:tcPr>
            <w:tcW w:w="2884" w:type="dxa"/>
          </w:tcPr>
          <w:p w14:paraId="6E6566DC" w14:textId="2B2CE2C7" w:rsidR="00FF2033" w:rsidRDefault="00FF2033" w:rsidP="00AB18C8">
            <w:r w:rsidRPr="002E3583">
              <w:t>WPSM14</w:t>
            </w:r>
          </w:p>
        </w:tc>
        <w:tc>
          <w:tcPr>
            <w:tcW w:w="2513" w:type="dxa"/>
          </w:tcPr>
          <w:p w14:paraId="63959CF3" w14:textId="77777777" w:rsidR="00FF2033" w:rsidRPr="002E3583" w:rsidRDefault="00FF2033" w:rsidP="00AB18C8"/>
        </w:tc>
        <w:tc>
          <w:tcPr>
            <w:tcW w:w="3099" w:type="dxa"/>
          </w:tcPr>
          <w:p w14:paraId="4327F737" w14:textId="34C779BA" w:rsidR="00FF2033" w:rsidRDefault="00FF2033" w:rsidP="00AB18C8">
            <w:r w:rsidRPr="002E3583">
              <w:t>Principal Analyst, Functional</w:t>
            </w:r>
          </w:p>
        </w:tc>
      </w:tr>
      <w:tr w:rsidR="00FF2033" w14:paraId="7EE83ED7" w14:textId="77777777" w:rsidTr="00FF2033">
        <w:tc>
          <w:tcPr>
            <w:tcW w:w="2884" w:type="dxa"/>
          </w:tcPr>
          <w:p w14:paraId="315694B6" w14:textId="720A47DF" w:rsidR="00FF2033" w:rsidRDefault="00FF2033" w:rsidP="00AB18C8">
            <w:r w:rsidRPr="002E3583">
              <w:t>WPSM15</w:t>
            </w:r>
          </w:p>
        </w:tc>
        <w:tc>
          <w:tcPr>
            <w:tcW w:w="2513" w:type="dxa"/>
          </w:tcPr>
          <w:p w14:paraId="575EA1CA" w14:textId="77777777" w:rsidR="00FF2033" w:rsidRPr="002E3583" w:rsidRDefault="00FF2033" w:rsidP="00AB18C8"/>
        </w:tc>
        <w:tc>
          <w:tcPr>
            <w:tcW w:w="3099" w:type="dxa"/>
          </w:tcPr>
          <w:p w14:paraId="6193D1E6" w14:textId="7DB301F2" w:rsidR="00FF2033" w:rsidRDefault="00FF2033" w:rsidP="00AB18C8">
            <w:r w:rsidRPr="002E3583">
              <w:t xml:space="preserve">Sr </w:t>
            </w:r>
            <w:proofErr w:type="spellStart"/>
            <w:r w:rsidRPr="002E3583">
              <w:t>Princ</w:t>
            </w:r>
            <w:proofErr w:type="spellEnd"/>
            <w:r w:rsidRPr="002E3583">
              <w:t xml:space="preserve"> Analyst, Functional</w:t>
            </w:r>
          </w:p>
        </w:tc>
      </w:tr>
      <w:tr w:rsidR="00FF2033" w14:paraId="7C9DCBC6" w14:textId="77777777" w:rsidTr="00FF2033">
        <w:tc>
          <w:tcPr>
            <w:tcW w:w="2884" w:type="dxa"/>
          </w:tcPr>
          <w:p w14:paraId="02BDBB6C" w14:textId="76C9BF50" w:rsidR="00FF2033" w:rsidRDefault="00FF2033" w:rsidP="00AB18C8">
            <w:r w:rsidRPr="002E3583">
              <w:t>WPWL51</w:t>
            </w:r>
          </w:p>
        </w:tc>
        <w:tc>
          <w:tcPr>
            <w:tcW w:w="2513" w:type="dxa"/>
          </w:tcPr>
          <w:p w14:paraId="77EFEC71" w14:textId="77777777" w:rsidR="00FF2033" w:rsidRPr="002E3583" w:rsidRDefault="00FF2033" w:rsidP="00AB18C8"/>
        </w:tc>
        <w:tc>
          <w:tcPr>
            <w:tcW w:w="3099" w:type="dxa"/>
          </w:tcPr>
          <w:p w14:paraId="43CBCDAA" w14:textId="6471AC68" w:rsidR="00FF2033" w:rsidRDefault="00FF2033" w:rsidP="00AB18C8">
            <w:r w:rsidRPr="002E3583">
              <w:t>Manager, Regional</w:t>
            </w:r>
          </w:p>
        </w:tc>
      </w:tr>
      <w:tr w:rsidR="00FF2033" w14:paraId="32FB811F" w14:textId="77777777" w:rsidTr="00FF2033">
        <w:tc>
          <w:tcPr>
            <w:tcW w:w="2884" w:type="dxa"/>
          </w:tcPr>
          <w:p w14:paraId="14F8EF3A" w14:textId="5EDE1123" w:rsidR="00FF2033" w:rsidRDefault="00FF2033" w:rsidP="00AB18C8">
            <w:r w:rsidRPr="002E3583">
              <w:t>WSQA50</w:t>
            </w:r>
          </w:p>
        </w:tc>
        <w:tc>
          <w:tcPr>
            <w:tcW w:w="2513" w:type="dxa"/>
          </w:tcPr>
          <w:p w14:paraId="45D07C96" w14:textId="77777777" w:rsidR="00FF2033" w:rsidRPr="002E3583" w:rsidRDefault="00FF2033" w:rsidP="00AB18C8"/>
        </w:tc>
        <w:tc>
          <w:tcPr>
            <w:tcW w:w="3099" w:type="dxa"/>
          </w:tcPr>
          <w:p w14:paraId="2CFE4DCD" w14:textId="4A4EA303" w:rsidR="00FF2033" w:rsidRDefault="00FF2033" w:rsidP="00AB18C8">
            <w:r w:rsidRPr="002E3583">
              <w:t>Manager, Quality Assurance</w:t>
            </w:r>
          </w:p>
        </w:tc>
      </w:tr>
      <w:tr w:rsidR="00FF2033" w14:paraId="0FFF0775" w14:textId="77777777" w:rsidTr="00FF2033">
        <w:tc>
          <w:tcPr>
            <w:tcW w:w="2884" w:type="dxa"/>
          </w:tcPr>
          <w:p w14:paraId="0F3842C9" w14:textId="40FEA9CC" w:rsidR="00FF2033" w:rsidRDefault="00FF2033" w:rsidP="00AB18C8">
            <w:r w:rsidRPr="002E3583">
              <w:t>WSQA70</w:t>
            </w:r>
          </w:p>
        </w:tc>
        <w:tc>
          <w:tcPr>
            <w:tcW w:w="2513" w:type="dxa"/>
          </w:tcPr>
          <w:p w14:paraId="75904F74" w14:textId="77777777" w:rsidR="00FF2033" w:rsidRPr="002E3583" w:rsidRDefault="00FF2033" w:rsidP="00AB18C8"/>
        </w:tc>
        <w:tc>
          <w:tcPr>
            <w:tcW w:w="3099" w:type="dxa"/>
          </w:tcPr>
          <w:p w14:paraId="7C66D4CF" w14:textId="6A485FCE" w:rsidR="00FF2033" w:rsidRDefault="00FF2033" w:rsidP="00AB18C8">
            <w:r w:rsidRPr="002E3583">
              <w:t>Director, Quality Assurance</w:t>
            </w:r>
          </w:p>
        </w:tc>
      </w:tr>
      <w:tr w:rsidR="00FF2033" w14:paraId="5D15003B" w14:textId="77777777" w:rsidTr="00FF2033">
        <w:tc>
          <w:tcPr>
            <w:tcW w:w="2884" w:type="dxa"/>
          </w:tcPr>
          <w:p w14:paraId="304FF844" w14:textId="0DB62A45" w:rsidR="00FF2033" w:rsidRDefault="00FF2033" w:rsidP="00AB18C8">
            <w:r w:rsidRPr="002E3583">
              <w:t>WSTE13</w:t>
            </w:r>
          </w:p>
        </w:tc>
        <w:tc>
          <w:tcPr>
            <w:tcW w:w="2513" w:type="dxa"/>
          </w:tcPr>
          <w:p w14:paraId="3FD253FE" w14:textId="77777777" w:rsidR="00FF2033" w:rsidRPr="002E3583" w:rsidRDefault="00FF2033" w:rsidP="00AB18C8"/>
        </w:tc>
        <w:tc>
          <w:tcPr>
            <w:tcW w:w="3099" w:type="dxa"/>
          </w:tcPr>
          <w:p w14:paraId="06F416A2" w14:textId="3C450B61" w:rsidR="00FF2033" w:rsidRDefault="00FF2033" w:rsidP="00AB18C8">
            <w:r w:rsidRPr="002E3583">
              <w:t>Sr Engineer, Test</w:t>
            </w:r>
          </w:p>
        </w:tc>
      </w:tr>
      <w:tr w:rsidR="00FF2033" w14:paraId="60929A4D" w14:textId="77777777" w:rsidTr="00FF2033">
        <w:tc>
          <w:tcPr>
            <w:tcW w:w="2884" w:type="dxa"/>
          </w:tcPr>
          <w:p w14:paraId="63704FCD" w14:textId="786C3AFB" w:rsidR="00FF2033" w:rsidRDefault="00FF2033" w:rsidP="00AB18C8">
            <w:r w:rsidRPr="002E3583">
              <w:t>WTID13</w:t>
            </w:r>
          </w:p>
        </w:tc>
        <w:tc>
          <w:tcPr>
            <w:tcW w:w="2513" w:type="dxa"/>
          </w:tcPr>
          <w:p w14:paraId="59A28F22" w14:textId="77777777" w:rsidR="00FF2033" w:rsidRPr="002E3583" w:rsidRDefault="00FF2033" w:rsidP="00AB18C8"/>
        </w:tc>
        <w:tc>
          <w:tcPr>
            <w:tcW w:w="3099" w:type="dxa"/>
          </w:tcPr>
          <w:p w14:paraId="66B24875" w14:textId="02ED0341" w:rsidR="00FF2033" w:rsidRDefault="00FF2033" w:rsidP="00AB18C8">
            <w:r w:rsidRPr="002E3583">
              <w:t>Sr Developer, Instructional</w:t>
            </w:r>
          </w:p>
        </w:tc>
      </w:tr>
      <w:tr w:rsidR="00FF2033" w14:paraId="12CE3550" w14:textId="77777777" w:rsidTr="00FF2033">
        <w:tc>
          <w:tcPr>
            <w:tcW w:w="2884" w:type="dxa"/>
          </w:tcPr>
          <w:p w14:paraId="4D617AC8" w14:textId="365F3FC1" w:rsidR="00FF2033" w:rsidRDefault="00FF2033" w:rsidP="00AB18C8">
            <w:r w:rsidRPr="002E3583">
              <w:t>WTTI02</w:t>
            </w:r>
          </w:p>
        </w:tc>
        <w:tc>
          <w:tcPr>
            <w:tcW w:w="2513" w:type="dxa"/>
          </w:tcPr>
          <w:p w14:paraId="2EEE5AA9" w14:textId="77777777" w:rsidR="00FF2033" w:rsidRPr="002E3583" w:rsidRDefault="00FF2033" w:rsidP="00AB18C8"/>
        </w:tc>
        <w:tc>
          <w:tcPr>
            <w:tcW w:w="3099" w:type="dxa"/>
          </w:tcPr>
          <w:p w14:paraId="2FB02027" w14:textId="4C59DFDF" w:rsidR="00FF2033" w:rsidRDefault="00FF2033" w:rsidP="00AB18C8">
            <w:r w:rsidRPr="002E3583">
              <w:t>Instructor</w:t>
            </w:r>
          </w:p>
        </w:tc>
      </w:tr>
      <w:tr w:rsidR="00FF2033" w14:paraId="7C25E879" w14:textId="77777777" w:rsidTr="00FF2033">
        <w:tc>
          <w:tcPr>
            <w:tcW w:w="2884" w:type="dxa"/>
          </w:tcPr>
          <w:p w14:paraId="276D85FA" w14:textId="2EDEF636" w:rsidR="00FF2033" w:rsidRDefault="00FF2033" w:rsidP="00AB18C8">
            <w:r w:rsidRPr="002E3583">
              <w:t>WTTR12</w:t>
            </w:r>
          </w:p>
        </w:tc>
        <w:tc>
          <w:tcPr>
            <w:tcW w:w="2513" w:type="dxa"/>
          </w:tcPr>
          <w:p w14:paraId="16A6BB99" w14:textId="77777777" w:rsidR="00FF2033" w:rsidRPr="002E3583" w:rsidRDefault="00FF2033" w:rsidP="00AB18C8"/>
        </w:tc>
        <w:tc>
          <w:tcPr>
            <w:tcW w:w="3099" w:type="dxa"/>
          </w:tcPr>
          <w:p w14:paraId="2FB98B68" w14:textId="0918C769" w:rsidR="00FF2033" w:rsidRDefault="00FF2033" w:rsidP="00AB18C8">
            <w:r w:rsidRPr="002E3583">
              <w:t>Specialist, Training</w:t>
            </w:r>
          </w:p>
        </w:tc>
      </w:tr>
      <w:tr w:rsidR="00FF2033" w14:paraId="49370B88" w14:textId="77777777" w:rsidTr="00FF2033">
        <w:tc>
          <w:tcPr>
            <w:tcW w:w="2884" w:type="dxa"/>
          </w:tcPr>
          <w:p w14:paraId="5119C4B2" w14:textId="7F751573" w:rsidR="00FF2033" w:rsidRDefault="00FF2033" w:rsidP="00AB18C8">
            <w:r w:rsidRPr="002E3583">
              <w:t>WTTR13</w:t>
            </w:r>
          </w:p>
        </w:tc>
        <w:tc>
          <w:tcPr>
            <w:tcW w:w="2513" w:type="dxa"/>
          </w:tcPr>
          <w:p w14:paraId="27B8D74B" w14:textId="77777777" w:rsidR="00FF2033" w:rsidRPr="002E3583" w:rsidRDefault="00FF2033" w:rsidP="00AB18C8"/>
        </w:tc>
        <w:tc>
          <w:tcPr>
            <w:tcW w:w="3099" w:type="dxa"/>
          </w:tcPr>
          <w:p w14:paraId="649BD494" w14:textId="157795C1" w:rsidR="00FF2033" w:rsidRDefault="00FF2033" w:rsidP="00AB18C8">
            <w:r w:rsidRPr="002E3583">
              <w:t>Sr Specialist, Training</w:t>
            </w:r>
          </w:p>
        </w:tc>
      </w:tr>
      <w:tr w:rsidR="00FF2033" w14:paraId="58305F98" w14:textId="77777777" w:rsidTr="00FF2033">
        <w:tc>
          <w:tcPr>
            <w:tcW w:w="2884" w:type="dxa"/>
          </w:tcPr>
          <w:p w14:paraId="08F43055" w14:textId="1F9523FC" w:rsidR="00FF2033" w:rsidRDefault="00FF2033" w:rsidP="00AB18C8">
            <w:r w:rsidRPr="002E3583">
              <w:t>WTTR40</w:t>
            </w:r>
          </w:p>
        </w:tc>
        <w:tc>
          <w:tcPr>
            <w:tcW w:w="2513" w:type="dxa"/>
          </w:tcPr>
          <w:p w14:paraId="1513934E" w14:textId="77777777" w:rsidR="00FF2033" w:rsidRPr="002E3583" w:rsidRDefault="00FF2033" w:rsidP="00AB18C8"/>
        </w:tc>
        <w:tc>
          <w:tcPr>
            <w:tcW w:w="3099" w:type="dxa"/>
          </w:tcPr>
          <w:p w14:paraId="1AEEDA10" w14:textId="79282B57" w:rsidR="00FF2033" w:rsidRDefault="00FF2033" w:rsidP="00AB18C8">
            <w:r w:rsidRPr="002E3583">
              <w:t>Supervisor, Training</w:t>
            </w:r>
          </w:p>
        </w:tc>
      </w:tr>
      <w:tr w:rsidR="00FF2033" w14:paraId="555788D8" w14:textId="77777777" w:rsidTr="00FF2033">
        <w:tc>
          <w:tcPr>
            <w:tcW w:w="2884" w:type="dxa"/>
          </w:tcPr>
          <w:p w14:paraId="61525C1C" w14:textId="01F32034" w:rsidR="00FF2033" w:rsidRDefault="00FF2033" w:rsidP="00AB18C8">
            <w:r w:rsidRPr="002E3583">
              <w:t>WTTR50</w:t>
            </w:r>
          </w:p>
        </w:tc>
        <w:tc>
          <w:tcPr>
            <w:tcW w:w="2513" w:type="dxa"/>
          </w:tcPr>
          <w:p w14:paraId="426533C8" w14:textId="77777777" w:rsidR="00FF2033" w:rsidRPr="002E3583" w:rsidRDefault="00FF2033" w:rsidP="00AB18C8"/>
        </w:tc>
        <w:tc>
          <w:tcPr>
            <w:tcW w:w="3099" w:type="dxa"/>
          </w:tcPr>
          <w:p w14:paraId="2FA4838D" w14:textId="2B06E3FD" w:rsidR="00FF2033" w:rsidRDefault="00FF2033" w:rsidP="00AB18C8">
            <w:r w:rsidRPr="002E3583">
              <w:t>Manager, Training</w:t>
            </w:r>
          </w:p>
        </w:tc>
      </w:tr>
    </w:tbl>
    <w:p w14:paraId="77A61E39" w14:textId="77777777" w:rsidR="00420FA3" w:rsidRDefault="00420FA3" w:rsidP="006D3CBB">
      <w:pPr>
        <w:ind w:left="360"/>
      </w:pPr>
    </w:p>
    <w:p w14:paraId="7BD163E1" w14:textId="39A7D7F3" w:rsidR="00EE2860" w:rsidRPr="00DD3427" w:rsidRDefault="006941CB" w:rsidP="006D3CBB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SUPERVISOR</w:t>
      </w:r>
      <w:r w:rsidRPr="00DD3427">
        <w:t xml:space="preserve"> </w:t>
      </w:r>
      <w:r w:rsidR="000F153C">
        <w:t xml:space="preserve">coaching </w:t>
      </w:r>
      <w:r w:rsidRPr="00DD3427">
        <w:t>logs</w:t>
      </w:r>
      <w:ins w:id="176" w:author="Huang, Lili" w:date="2024-05-07T19:17:00Z">
        <w:r w:rsidR="00570AA4">
          <w:t xml:space="preserve"> (</w:t>
        </w:r>
        <w:r w:rsidR="00570AA4">
          <w:rPr>
            <w:rFonts w:ascii="Consolas" w:hAnsi="Consolas" w:cs="Consolas"/>
            <w:color w:val="0000FF"/>
            <w:sz w:val="19"/>
            <w:szCs w:val="19"/>
          </w:rPr>
          <w:t>select</w:t>
        </w:r>
        <w:r w:rsidR="00570AA4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570AA4">
          <w:rPr>
            <w:rFonts w:ascii="Consolas" w:hAnsi="Consolas" w:cs="Consolas"/>
            <w:color w:val="808080"/>
            <w:sz w:val="19"/>
            <w:szCs w:val="19"/>
          </w:rPr>
          <w:t>*</w:t>
        </w:r>
        <w:r w:rsidR="00570AA4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570AA4">
          <w:rPr>
            <w:rFonts w:ascii="Consolas" w:hAnsi="Consolas" w:cs="Consolas"/>
            <w:color w:val="0000FF"/>
            <w:sz w:val="19"/>
            <w:szCs w:val="19"/>
          </w:rPr>
          <w:t>from</w:t>
        </w:r>
        <w:r w:rsidR="00570AA4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proofErr w:type="spellStart"/>
        <w:proofErr w:type="gramStart"/>
        <w:r w:rsidR="00570AA4">
          <w:rPr>
            <w:rFonts w:ascii="Consolas" w:hAnsi="Consolas" w:cs="Consolas"/>
            <w:color w:val="000000"/>
            <w:sz w:val="19"/>
            <w:szCs w:val="19"/>
          </w:rPr>
          <w:t>ec</w:t>
        </w:r>
        <w:r w:rsidR="00570AA4">
          <w:rPr>
            <w:rFonts w:ascii="Consolas" w:hAnsi="Consolas" w:cs="Consolas"/>
            <w:color w:val="808080"/>
            <w:sz w:val="19"/>
            <w:szCs w:val="19"/>
          </w:rPr>
          <w:t>.</w:t>
        </w:r>
        <w:r w:rsidR="00570AA4">
          <w:rPr>
            <w:rFonts w:ascii="Consolas" w:hAnsi="Consolas" w:cs="Consolas"/>
            <w:color w:val="000000"/>
            <w:sz w:val="19"/>
            <w:szCs w:val="19"/>
          </w:rPr>
          <w:t>Module</w:t>
        </w:r>
        <w:proofErr w:type="gramEnd"/>
        <w:r w:rsidR="00570AA4">
          <w:rPr>
            <w:rFonts w:ascii="Consolas" w:hAnsi="Consolas" w:cs="Consolas"/>
            <w:color w:val="000000"/>
            <w:sz w:val="19"/>
            <w:szCs w:val="19"/>
          </w:rPr>
          <w:t>_Submission</w:t>
        </w:r>
        <w:proofErr w:type="spellEnd"/>
        <w:r w:rsidR="00570AA4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570AA4">
          <w:rPr>
            <w:rFonts w:ascii="Consolas" w:hAnsi="Consolas" w:cs="Consolas"/>
            <w:color w:val="0000FF"/>
            <w:sz w:val="19"/>
            <w:szCs w:val="19"/>
          </w:rPr>
          <w:t>where</w:t>
        </w:r>
        <w:r w:rsidR="00570AA4">
          <w:rPr>
            <w:rFonts w:ascii="Consolas" w:hAnsi="Consolas" w:cs="Consolas"/>
            <w:color w:val="000000"/>
            <w:sz w:val="19"/>
            <w:szCs w:val="19"/>
          </w:rPr>
          <w:t xml:space="preserve"> superv</w:t>
        </w:r>
      </w:ins>
      <w:ins w:id="177" w:author="Huang, Lili" w:date="2024-05-07T19:18:00Z">
        <w:r w:rsidR="00570AA4">
          <w:rPr>
            <w:rFonts w:ascii="Consolas" w:hAnsi="Consolas" w:cs="Consolas"/>
            <w:color w:val="000000"/>
            <w:sz w:val="19"/>
            <w:szCs w:val="19"/>
          </w:rPr>
          <w:t>isor</w:t>
        </w:r>
      </w:ins>
      <w:ins w:id="178" w:author="Huang, Lili" w:date="2024-05-07T19:17:00Z">
        <w:r w:rsidR="00570AA4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570AA4">
          <w:rPr>
            <w:rFonts w:ascii="Consolas" w:hAnsi="Consolas" w:cs="Consolas"/>
            <w:color w:val="808080"/>
            <w:sz w:val="19"/>
            <w:szCs w:val="19"/>
          </w:rPr>
          <w:t xml:space="preserve">= </w:t>
        </w:r>
        <w:r w:rsidR="00570AA4">
          <w:rPr>
            <w:rFonts w:ascii="Consolas" w:hAnsi="Consolas" w:cs="Consolas"/>
            <w:color w:val="000000"/>
            <w:sz w:val="19"/>
            <w:szCs w:val="19"/>
          </w:rPr>
          <w:t>1</w:t>
        </w:r>
        <w:r w:rsidR="00570AA4">
          <w:t>):</w:t>
        </w:r>
      </w:ins>
      <w:del w:id="179" w:author="Huang, Lili" w:date="2024-05-07T19:17:00Z">
        <w:r w:rsidRPr="00DD3427" w:rsidDel="00570AA4">
          <w:delText>:</w:delText>
        </w:r>
      </w:del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34"/>
        <w:gridCol w:w="4262"/>
      </w:tblGrid>
      <w:tr w:rsidR="0064254E" w:rsidRPr="00D94B71" w14:paraId="73F58567" w14:textId="77777777" w:rsidTr="00D94B71">
        <w:tc>
          <w:tcPr>
            <w:tcW w:w="4234" w:type="dxa"/>
            <w:shd w:val="clear" w:color="auto" w:fill="EAF1DD" w:themeFill="accent3" w:themeFillTint="33"/>
          </w:tcPr>
          <w:p w14:paraId="77D93826" w14:textId="6D13FF56" w:rsidR="0064254E" w:rsidRPr="00D94B71" w:rsidRDefault="0064254E" w:rsidP="006D3CBB">
            <w:pPr>
              <w:rPr>
                <w:b/>
                <w:bCs/>
              </w:rPr>
            </w:pPr>
            <w:r w:rsidRPr="00D94B71">
              <w:rPr>
                <w:b/>
                <w:bCs/>
              </w:rPr>
              <w:t>Job Code</w:t>
            </w:r>
          </w:p>
        </w:tc>
        <w:tc>
          <w:tcPr>
            <w:tcW w:w="4262" w:type="dxa"/>
            <w:shd w:val="clear" w:color="auto" w:fill="EAF1DD" w:themeFill="accent3" w:themeFillTint="33"/>
          </w:tcPr>
          <w:p w14:paraId="634BF4A7" w14:textId="7D231C9B" w:rsidR="0064254E" w:rsidRPr="00D94B71" w:rsidRDefault="0064254E" w:rsidP="006D3CBB">
            <w:pPr>
              <w:rPr>
                <w:b/>
                <w:bCs/>
              </w:rPr>
            </w:pPr>
            <w:r w:rsidRPr="00D94B71">
              <w:rPr>
                <w:b/>
                <w:bCs/>
              </w:rPr>
              <w:t>Description</w:t>
            </w:r>
          </w:p>
        </w:tc>
      </w:tr>
      <w:tr w:rsidR="00D94B71" w14:paraId="603DE450" w14:textId="77777777" w:rsidTr="00D94B71">
        <w:tc>
          <w:tcPr>
            <w:tcW w:w="4234" w:type="dxa"/>
          </w:tcPr>
          <w:p w14:paraId="2D0BBF59" w14:textId="4A27B78D" w:rsidR="00D94B71" w:rsidRDefault="00D94B71" w:rsidP="00D94B71">
            <w:r w:rsidRPr="002E4B7C">
              <w:t>WACQ13</w:t>
            </w:r>
          </w:p>
        </w:tc>
        <w:tc>
          <w:tcPr>
            <w:tcW w:w="4262" w:type="dxa"/>
          </w:tcPr>
          <w:p w14:paraId="36B887C8" w14:textId="70B973A9" w:rsidR="00D94B71" w:rsidRDefault="00D94B71" w:rsidP="00D94B71">
            <w:r w:rsidRPr="002E4B7C">
              <w:t>Sr Specialist, Quality (CS)</w:t>
            </w:r>
          </w:p>
        </w:tc>
      </w:tr>
      <w:tr w:rsidR="00D94B71" w14:paraId="3C3B4988" w14:textId="77777777" w:rsidTr="00D94B71">
        <w:tc>
          <w:tcPr>
            <w:tcW w:w="4234" w:type="dxa"/>
          </w:tcPr>
          <w:p w14:paraId="416CB70A" w14:textId="159719A0" w:rsidR="00D94B71" w:rsidRDefault="00D94B71" w:rsidP="00D94B71">
            <w:r w:rsidRPr="002E4B7C">
              <w:t>WACS40</w:t>
            </w:r>
          </w:p>
        </w:tc>
        <w:tc>
          <w:tcPr>
            <w:tcW w:w="4262" w:type="dxa"/>
          </w:tcPr>
          <w:p w14:paraId="02B6DCA5" w14:textId="60BED315" w:rsidR="00D94B71" w:rsidRDefault="00D94B71" w:rsidP="00D94B71">
            <w:r w:rsidRPr="002E4B7C">
              <w:t>Supervisor, Customer Service</w:t>
            </w:r>
          </w:p>
        </w:tc>
      </w:tr>
      <w:tr w:rsidR="00D94B71" w14:paraId="60A2A000" w14:textId="77777777" w:rsidTr="00D94B71">
        <w:tc>
          <w:tcPr>
            <w:tcW w:w="4234" w:type="dxa"/>
          </w:tcPr>
          <w:p w14:paraId="4980CAF6" w14:textId="13B4C32B" w:rsidR="00D94B71" w:rsidRDefault="00D94B71" w:rsidP="00D94B71">
            <w:r w:rsidRPr="002E4B7C">
              <w:t>WACS50</w:t>
            </w:r>
          </w:p>
        </w:tc>
        <w:tc>
          <w:tcPr>
            <w:tcW w:w="4262" w:type="dxa"/>
          </w:tcPr>
          <w:p w14:paraId="6CF72711" w14:textId="18B009BD" w:rsidR="00D94B71" w:rsidRDefault="00D94B71" w:rsidP="00D94B71">
            <w:r w:rsidRPr="002E4B7C">
              <w:t>Manager, Customer Service</w:t>
            </w:r>
          </w:p>
        </w:tc>
      </w:tr>
      <w:tr w:rsidR="00D94B71" w14:paraId="72D6431F" w14:textId="77777777" w:rsidTr="00D94B71">
        <w:tc>
          <w:tcPr>
            <w:tcW w:w="4234" w:type="dxa"/>
          </w:tcPr>
          <w:p w14:paraId="59E0FE55" w14:textId="34724538" w:rsidR="00D94B71" w:rsidRDefault="00D94B71" w:rsidP="00D94B71">
            <w:r w:rsidRPr="002E4B7C">
              <w:t>WACS60</w:t>
            </w:r>
          </w:p>
        </w:tc>
        <w:tc>
          <w:tcPr>
            <w:tcW w:w="4262" w:type="dxa"/>
          </w:tcPr>
          <w:p w14:paraId="2789F705" w14:textId="1ED6399B" w:rsidR="00D94B71" w:rsidRDefault="00D94B71" w:rsidP="00D94B71">
            <w:r w:rsidRPr="002E4B7C">
              <w:t>Sr Manager, Customer Service</w:t>
            </w:r>
          </w:p>
        </w:tc>
      </w:tr>
      <w:tr w:rsidR="00D94B71" w14:paraId="2936D370" w14:textId="77777777" w:rsidTr="00D94B71">
        <w:tc>
          <w:tcPr>
            <w:tcW w:w="4234" w:type="dxa"/>
          </w:tcPr>
          <w:p w14:paraId="20D9E0F8" w14:textId="1B6CB4FF" w:rsidR="00D94B71" w:rsidRDefault="00D94B71" w:rsidP="00D94B71">
            <w:r w:rsidRPr="002E4B7C">
              <w:t>WBCO50</w:t>
            </w:r>
          </w:p>
        </w:tc>
        <w:tc>
          <w:tcPr>
            <w:tcW w:w="4262" w:type="dxa"/>
          </w:tcPr>
          <w:p w14:paraId="6198425D" w14:textId="34684B44" w:rsidR="00D94B71" w:rsidRDefault="00D94B71" w:rsidP="00D94B71">
            <w:r w:rsidRPr="002E4B7C">
              <w:t>Manager, Communications</w:t>
            </w:r>
          </w:p>
        </w:tc>
      </w:tr>
      <w:tr w:rsidR="00D94B71" w14:paraId="61DA2882" w14:textId="77777777" w:rsidTr="00D94B71">
        <w:tc>
          <w:tcPr>
            <w:tcW w:w="4234" w:type="dxa"/>
          </w:tcPr>
          <w:p w14:paraId="375A2783" w14:textId="201C4520" w:rsidR="00D94B71" w:rsidRDefault="00D94B71" w:rsidP="00D94B71">
            <w:r w:rsidRPr="002E4B7C">
              <w:t>WBCO70</w:t>
            </w:r>
          </w:p>
        </w:tc>
        <w:tc>
          <w:tcPr>
            <w:tcW w:w="4262" w:type="dxa"/>
          </w:tcPr>
          <w:p w14:paraId="18AA8C6E" w14:textId="779492CC" w:rsidR="00D94B71" w:rsidRDefault="00D94B71" w:rsidP="00D94B71">
            <w:r w:rsidRPr="002E4B7C">
              <w:t>Director, Communications</w:t>
            </w:r>
          </w:p>
        </w:tc>
      </w:tr>
      <w:tr w:rsidR="00D94B71" w14:paraId="45588376" w14:textId="77777777" w:rsidTr="00D94B71">
        <w:tc>
          <w:tcPr>
            <w:tcW w:w="4234" w:type="dxa"/>
          </w:tcPr>
          <w:p w14:paraId="0950E72F" w14:textId="19D08277" w:rsidR="00D94B71" w:rsidRDefault="00D94B71" w:rsidP="00D94B71">
            <w:r w:rsidRPr="002E4B7C">
              <w:t>WEEX90</w:t>
            </w:r>
          </w:p>
        </w:tc>
        <w:tc>
          <w:tcPr>
            <w:tcW w:w="4262" w:type="dxa"/>
          </w:tcPr>
          <w:p w14:paraId="7FC1B563" w14:textId="6F29C780" w:rsidR="00D94B71" w:rsidRDefault="00D94B71" w:rsidP="00D94B71">
            <w:r w:rsidRPr="002E4B7C">
              <w:t>Section Vice President</w:t>
            </w:r>
          </w:p>
        </w:tc>
      </w:tr>
      <w:tr w:rsidR="00D94B71" w14:paraId="7BCDD575" w14:textId="77777777" w:rsidTr="00D94B71">
        <w:tc>
          <w:tcPr>
            <w:tcW w:w="4234" w:type="dxa"/>
          </w:tcPr>
          <w:p w14:paraId="10161DF8" w14:textId="30D76326" w:rsidR="00D94B71" w:rsidRDefault="00D94B71" w:rsidP="00D94B71">
            <w:r w:rsidRPr="002E4B7C">
              <w:t>WEEX91</w:t>
            </w:r>
          </w:p>
        </w:tc>
        <w:tc>
          <w:tcPr>
            <w:tcW w:w="4262" w:type="dxa"/>
          </w:tcPr>
          <w:p w14:paraId="3B886D17" w14:textId="52038723" w:rsidR="00D94B71" w:rsidRDefault="00D94B71" w:rsidP="00D94B71">
            <w:r w:rsidRPr="002E4B7C">
              <w:t>Program Vice President</w:t>
            </w:r>
          </w:p>
        </w:tc>
      </w:tr>
      <w:tr w:rsidR="00D94B71" w14:paraId="5936CBAD" w14:textId="77777777" w:rsidTr="00D94B71">
        <w:tc>
          <w:tcPr>
            <w:tcW w:w="4234" w:type="dxa"/>
          </w:tcPr>
          <w:p w14:paraId="066D7A8C" w14:textId="6C643DDA" w:rsidR="00D94B71" w:rsidRDefault="00D94B71" w:rsidP="00D94B71">
            <w:r w:rsidRPr="002E4B7C">
              <w:t>WEEXDV</w:t>
            </w:r>
          </w:p>
        </w:tc>
        <w:tc>
          <w:tcPr>
            <w:tcW w:w="4262" w:type="dxa"/>
          </w:tcPr>
          <w:p w14:paraId="3102F326" w14:textId="5CA5C2DD" w:rsidR="00D94B71" w:rsidRDefault="00D94B71" w:rsidP="00D94B71">
            <w:r w:rsidRPr="002E4B7C">
              <w:t>Division Vice President</w:t>
            </w:r>
          </w:p>
        </w:tc>
      </w:tr>
      <w:tr w:rsidR="00D94B71" w14:paraId="540F54B7" w14:textId="77777777" w:rsidTr="00D94B71">
        <w:tc>
          <w:tcPr>
            <w:tcW w:w="4234" w:type="dxa"/>
          </w:tcPr>
          <w:p w14:paraId="613B7678" w14:textId="5E317D10" w:rsidR="00D94B71" w:rsidRDefault="00D94B71" w:rsidP="00D94B71">
            <w:r w:rsidRPr="002E4B7C">
              <w:t>WFFA40</w:t>
            </w:r>
          </w:p>
        </w:tc>
        <w:tc>
          <w:tcPr>
            <w:tcW w:w="4262" w:type="dxa"/>
          </w:tcPr>
          <w:p w14:paraId="413CC99D" w14:textId="2B97B46B" w:rsidR="00D94B71" w:rsidRDefault="00D94B71" w:rsidP="00D94B71">
            <w:r w:rsidRPr="002E4B7C">
              <w:t>Supervisor, Finance</w:t>
            </w:r>
          </w:p>
        </w:tc>
      </w:tr>
      <w:tr w:rsidR="00D94B71" w14:paraId="6CE156E0" w14:textId="77777777" w:rsidTr="00D94B71">
        <w:tc>
          <w:tcPr>
            <w:tcW w:w="4234" w:type="dxa"/>
          </w:tcPr>
          <w:p w14:paraId="0625AA75" w14:textId="75F12C08" w:rsidR="00D94B71" w:rsidRDefault="00D94B71" w:rsidP="00D94B71">
            <w:r w:rsidRPr="002E4B7C">
              <w:t>WFFA50</w:t>
            </w:r>
          </w:p>
        </w:tc>
        <w:tc>
          <w:tcPr>
            <w:tcW w:w="4262" w:type="dxa"/>
          </w:tcPr>
          <w:p w14:paraId="6E091115" w14:textId="403333D4" w:rsidR="00D94B71" w:rsidRDefault="00D94B71" w:rsidP="00D94B71">
            <w:r w:rsidRPr="002E4B7C">
              <w:t>Manager, Finance</w:t>
            </w:r>
          </w:p>
        </w:tc>
      </w:tr>
      <w:tr w:rsidR="00D94B71" w14:paraId="5675796C" w14:textId="77777777" w:rsidTr="00D94B71">
        <w:tc>
          <w:tcPr>
            <w:tcW w:w="4234" w:type="dxa"/>
          </w:tcPr>
          <w:p w14:paraId="6ECA9801" w14:textId="07582EDA" w:rsidR="00D94B71" w:rsidRDefault="00D94B71" w:rsidP="00D94B71">
            <w:r w:rsidRPr="002E4B7C">
              <w:t>WISO12</w:t>
            </w:r>
          </w:p>
        </w:tc>
        <w:tc>
          <w:tcPr>
            <w:tcW w:w="4262" w:type="dxa"/>
          </w:tcPr>
          <w:p w14:paraId="6D364802" w14:textId="5D0A04B6" w:rsidR="00D94B71" w:rsidRDefault="00D94B71" w:rsidP="00D94B71">
            <w:r w:rsidRPr="002E4B7C">
              <w:t>Engineer, Software</w:t>
            </w:r>
          </w:p>
        </w:tc>
      </w:tr>
      <w:tr w:rsidR="00D94B71" w14:paraId="4047006C" w14:textId="77777777" w:rsidTr="00D94B71">
        <w:tc>
          <w:tcPr>
            <w:tcW w:w="4234" w:type="dxa"/>
          </w:tcPr>
          <w:p w14:paraId="151C3864" w14:textId="646397B3" w:rsidR="00D94B71" w:rsidRDefault="00D94B71" w:rsidP="00D94B71">
            <w:r w:rsidRPr="002E4B7C">
              <w:t>WISO13</w:t>
            </w:r>
          </w:p>
        </w:tc>
        <w:tc>
          <w:tcPr>
            <w:tcW w:w="4262" w:type="dxa"/>
          </w:tcPr>
          <w:p w14:paraId="76AC04F4" w14:textId="5BBFA935" w:rsidR="00D94B71" w:rsidRDefault="00D94B71" w:rsidP="00D94B71">
            <w:r w:rsidRPr="002E4B7C">
              <w:t>Sr Engineer, Software</w:t>
            </w:r>
          </w:p>
        </w:tc>
      </w:tr>
      <w:tr w:rsidR="00D94B71" w14:paraId="7050A4AD" w14:textId="77777777" w:rsidTr="00D94B71">
        <w:tc>
          <w:tcPr>
            <w:tcW w:w="4234" w:type="dxa"/>
          </w:tcPr>
          <w:p w14:paraId="109320A1" w14:textId="62CB47C5" w:rsidR="00D94B71" w:rsidRDefault="00D94B71" w:rsidP="00D94B71">
            <w:r w:rsidRPr="002E4B7C">
              <w:t>WISY14</w:t>
            </w:r>
          </w:p>
        </w:tc>
        <w:tc>
          <w:tcPr>
            <w:tcW w:w="4262" w:type="dxa"/>
          </w:tcPr>
          <w:p w14:paraId="77576F2A" w14:textId="2B8D3186" w:rsidR="00D94B71" w:rsidRDefault="00D94B71" w:rsidP="00D94B71">
            <w:r w:rsidRPr="002E4B7C">
              <w:t>Principal Analyst, Systems</w:t>
            </w:r>
          </w:p>
        </w:tc>
      </w:tr>
      <w:tr w:rsidR="00D94B71" w14:paraId="14CEEB78" w14:textId="77777777" w:rsidTr="00D94B71">
        <w:tc>
          <w:tcPr>
            <w:tcW w:w="4234" w:type="dxa"/>
          </w:tcPr>
          <w:p w14:paraId="6FB4D904" w14:textId="62B1BD2A" w:rsidR="00D94B71" w:rsidRDefault="00D94B71" w:rsidP="00D94B71">
            <w:r w:rsidRPr="002E4B7C">
              <w:t>WMPR40</w:t>
            </w:r>
          </w:p>
        </w:tc>
        <w:tc>
          <w:tcPr>
            <w:tcW w:w="4262" w:type="dxa"/>
          </w:tcPr>
          <w:p w14:paraId="07F6740E" w14:textId="57B2EC24" w:rsidR="00D94B71" w:rsidRDefault="00D94B71" w:rsidP="00D94B71">
            <w:r w:rsidRPr="002E4B7C">
              <w:t>Supervisor, Production</w:t>
            </w:r>
          </w:p>
        </w:tc>
      </w:tr>
      <w:tr w:rsidR="00D94B71" w14:paraId="182360A0" w14:textId="77777777" w:rsidTr="00D94B71">
        <w:tc>
          <w:tcPr>
            <w:tcW w:w="4234" w:type="dxa"/>
          </w:tcPr>
          <w:p w14:paraId="52F8508A" w14:textId="061A12E6" w:rsidR="00D94B71" w:rsidRDefault="00D94B71" w:rsidP="00D94B71">
            <w:r w:rsidRPr="002E4B7C">
              <w:t>WMPR50</w:t>
            </w:r>
          </w:p>
        </w:tc>
        <w:tc>
          <w:tcPr>
            <w:tcW w:w="4262" w:type="dxa"/>
          </w:tcPr>
          <w:p w14:paraId="1B3695F4" w14:textId="3153B1A9" w:rsidR="00D94B71" w:rsidRDefault="00D94B71" w:rsidP="00D94B71">
            <w:r w:rsidRPr="002E4B7C">
              <w:t>Manager, Production</w:t>
            </w:r>
          </w:p>
        </w:tc>
      </w:tr>
      <w:tr w:rsidR="00D94B71" w14:paraId="2E5A3293" w14:textId="77777777" w:rsidTr="00D94B71">
        <w:tc>
          <w:tcPr>
            <w:tcW w:w="4234" w:type="dxa"/>
          </w:tcPr>
          <w:p w14:paraId="340CCAD7" w14:textId="72D36B65" w:rsidR="00D94B71" w:rsidRDefault="00D94B71" w:rsidP="00D94B71">
            <w:r w:rsidRPr="002E4B7C">
              <w:t>WPOP11</w:t>
            </w:r>
          </w:p>
        </w:tc>
        <w:tc>
          <w:tcPr>
            <w:tcW w:w="4262" w:type="dxa"/>
          </w:tcPr>
          <w:p w14:paraId="69CE6734" w14:textId="33CBFB14" w:rsidR="00D94B71" w:rsidRDefault="00D94B71" w:rsidP="00D94B71">
            <w:r w:rsidRPr="002E4B7C">
              <w:t>Associate Analyst, Operations</w:t>
            </w:r>
          </w:p>
        </w:tc>
      </w:tr>
      <w:tr w:rsidR="00D94B71" w14:paraId="7AEBB7C3" w14:textId="77777777" w:rsidTr="00D94B71">
        <w:tc>
          <w:tcPr>
            <w:tcW w:w="4234" w:type="dxa"/>
          </w:tcPr>
          <w:p w14:paraId="7322CFCC" w14:textId="0CA4A3C8" w:rsidR="00D94B71" w:rsidRDefault="002C1DEF" w:rsidP="00D94B71">
            <w:r>
              <w:t>WPOP</w:t>
            </w:r>
            <w:r w:rsidR="00D94B71" w:rsidRPr="002E4B7C">
              <w:t>12</w:t>
            </w:r>
          </w:p>
        </w:tc>
        <w:tc>
          <w:tcPr>
            <w:tcW w:w="4262" w:type="dxa"/>
          </w:tcPr>
          <w:p w14:paraId="198ABFC5" w14:textId="4E3B76A0" w:rsidR="00D94B71" w:rsidRDefault="00D94B71" w:rsidP="00D94B71">
            <w:r w:rsidRPr="002E4B7C">
              <w:t>Analyst</w:t>
            </w:r>
          </w:p>
        </w:tc>
      </w:tr>
      <w:tr w:rsidR="00D94B71" w14:paraId="78C87BCA" w14:textId="77777777" w:rsidTr="00D94B71">
        <w:tc>
          <w:tcPr>
            <w:tcW w:w="4234" w:type="dxa"/>
          </w:tcPr>
          <w:p w14:paraId="7A15926B" w14:textId="5A42AA9F" w:rsidR="00D94B71" w:rsidRDefault="00D94B71" w:rsidP="00D94B71">
            <w:r w:rsidRPr="002E4B7C">
              <w:t>WPOP50</w:t>
            </w:r>
          </w:p>
        </w:tc>
        <w:tc>
          <w:tcPr>
            <w:tcW w:w="4262" w:type="dxa"/>
          </w:tcPr>
          <w:p w14:paraId="289F0D28" w14:textId="4A986F13" w:rsidR="00D94B71" w:rsidRDefault="00D94B71" w:rsidP="00D94B71">
            <w:r w:rsidRPr="002E4B7C">
              <w:t>Manager, Operations</w:t>
            </w:r>
          </w:p>
        </w:tc>
      </w:tr>
      <w:tr w:rsidR="00D94B71" w14:paraId="453C4E8F" w14:textId="77777777" w:rsidTr="00D94B71">
        <w:tc>
          <w:tcPr>
            <w:tcW w:w="4234" w:type="dxa"/>
          </w:tcPr>
          <w:p w14:paraId="0C6AFCFE" w14:textId="54EA1985" w:rsidR="00D94B71" w:rsidRDefault="00D94B71" w:rsidP="00D94B71">
            <w:r w:rsidRPr="002E4B7C">
              <w:t>WPOP60</w:t>
            </w:r>
          </w:p>
        </w:tc>
        <w:tc>
          <w:tcPr>
            <w:tcW w:w="4262" w:type="dxa"/>
          </w:tcPr>
          <w:p w14:paraId="7F784D59" w14:textId="33E1F98E" w:rsidR="00D94B71" w:rsidRDefault="00D94B71" w:rsidP="00D94B71">
            <w:r w:rsidRPr="002E4B7C">
              <w:t>Sr Manager, Operations</w:t>
            </w:r>
          </w:p>
        </w:tc>
      </w:tr>
      <w:tr w:rsidR="00D94B71" w14:paraId="22C2B23E" w14:textId="77777777" w:rsidTr="00D94B71">
        <w:tc>
          <w:tcPr>
            <w:tcW w:w="4234" w:type="dxa"/>
          </w:tcPr>
          <w:p w14:paraId="5B1D3933" w14:textId="7F2F882F" w:rsidR="00D94B71" w:rsidRDefault="00D94B71" w:rsidP="00D94B71">
            <w:r w:rsidRPr="002E4B7C">
              <w:t>WPOP70</w:t>
            </w:r>
          </w:p>
        </w:tc>
        <w:tc>
          <w:tcPr>
            <w:tcW w:w="4262" w:type="dxa"/>
          </w:tcPr>
          <w:p w14:paraId="0B2843EE" w14:textId="5D887DD7" w:rsidR="00D94B71" w:rsidRDefault="00D94B71" w:rsidP="00D94B71">
            <w:r w:rsidRPr="002E4B7C">
              <w:t>Director, Operations</w:t>
            </w:r>
          </w:p>
        </w:tc>
      </w:tr>
      <w:tr w:rsidR="00D94B71" w14:paraId="43A2C13B" w14:textId="77777777" w:rsidTr="00D94B71">
        <w:tc>
          <w:tcPr>
            <w:tcW w:w="4234" w:type="dxa"/>
          </w:tcPr>
          <w:p w14:paraId="37071673" w14:textId="58508A3B" w:rsidR="00D94B71" w:rsidRDefault="00D94B71" w:rsidP="00D94B71">
            <w:r w:rsidRPr="002E4B7C">
              <w:t>WPPM11</w:t>
            </w:r>
          </w:p>
        </w:tc>
        <w:tc>
          <w:tcPr>
            <w:tcW w:w="4262" w:type="dxa"/>
          </w:tcPr>
          <w:p w14:paraId="25F503E2" w14:textId="24D3CD35" w:rsidR="00D94B71" w:rsidRDefault="00D94B71" w:rsidP="00D94B71">
            <w:r w:rsidRPr="002E4B7C">
              <w:t>Associate Analyst, Program</w:t>
            </w:r>
          </w:p>
        </w:tc>
      </w:tr>
      <w:tr w:rsidR="00D94B71" w14:paraId="14A49051" w14:textId="77777777" w:rsidTr="00D94B71">
        <w:tc>
          <w:tcPr>
            <w:tcW w:w="4234" w:type="dxa"/>
          </w:tcPr>
          <w:p w14:paraId="71B28182" w14:textId="6C742093" w:rsidR="00D94B71" w:rsidRDefault="00D94B71" w:rsidP="00D94B71">
            <w:r w:rsidRPr="002E4B7C">
              <w:t>WPPM12</w:t>
            </w:r>
          </w:p>
        </w:tc>
        <w:tc>
          <w:tcPr>
            <w:tcW w:w="4262" w:type="dxa"/>
          </w:tcPr>
          <w:p w14:paraId="681F5248" w14:textId="3E129BB1" w:rsidR="00D94B71" w:rsidRDefault="00D94B71" w:rsidP="00D94B71">
            <w:r w:rsidRPr="002E4B7C">
              <w:t>Analyst, Program</w:t>
            </w:r>
          </w:p>
        </w:tc>
      </w:tr>
      <w:tr w:rsidR="00D94B71" w14:paraId="6DAE1B75" w14:textId="77777777" w:rsidTr="00D94B71">
        <w:tc>
          <w:tcPr>
            <w:tcW w:w="4234" w:type="dxa"/>
          </w:tcPr>
          <w:p w14:paraId="25BC3637" w14:textId="6AEBAB8A" w:rsidR="00D94B71" w:rsidRDefault="00D94B71" w:rsidP="00D94B71">
            <w:r w:rsidRPr="002E4B7C">
              <w:t>WPPM50</w:t>
            </w:r>
          </w:p>
        </w:tc>
        <w:tc>
          <w:tcPr>
            <w:tcW w:w="4262" w:type="dxa"/>
          </w:tcPr>
          <w:p w14:paraId="407899B9" w14:textId="6E20CFF5" w:rsidR="00D94B71" w:rsidRDefault="00D94B71" w:rsidP="00D94B71">
            <w:r w:rsidRPr="002E4B7C">
              <w:t>Manager, Program</w:t>
            </w:r>
          </w:p>
        </w:tc>
      </w:tr>
      <w:tr w:rsidR="00D94B71" w14:paraId="3E49DE58" w14:textId="77777777" w:rsidTr="00D94B71">
        <w:tc>
          <w:tcPr>
            <w:tcW w:w="4234" w:type="dxa"/>
          </w:tcPr>
          <w:p w14:paraId="6C5AF996" w14:textId="7BD6C989" w:rsidR="00D94B71" w:rsidRDefault="00D94B71" w:rsidP="00D94B71">
            <w:r w:rsidRPr="002E4B7C">
              <w:lastRenderedPageBreak/>
              <w:t>WPPM60</w:t>
            </w:r>
          </w:p>
        </w:tc>
        <w:tc>
          <w:tcPr>
            <w:tcW w:w="4262" w:type="dxa"/>
          </w:tcPr>
          <w:p w14:paraId="7925E833" w14:textId="79FE7D62" w:rsidR="00D94B71" w:rsidRDefault="00D94B71" w:rsidP="00D94B71">
            <w:r w:rsidRPr="002E4B7C">
              <w:t>Sr Manager, Program</w:t>
            </w:r>
          </w:p>
        </w:tc>
      </w:tr>
      <w:tr w:rsidR="00D94B71" w14:paraId="3B2F256C" w14:textId="77777777" w:rsidTr="00D94B71">
        <w:tc>
          <w:tcPr>
            <w:tcW w:w="4234" w:type="dxa"/>
          </w:tcPr>
          <w:p w14:paraId="0F38E4D8" w14:textId="331D191B" w:rsidR="00D94B71" w:rsidRDefault="00D94B71" w:rsidP="00D94B71">
            <w:r w:rsidRPr="002E4B7C">
              <w:t>WPPM70</w:t>
            </w:r>
          </w:p>
        </w:tc>
        <w:tc>
          <w:tcPr>
            <w:tcW w:w="4262" w:type="dxa"/>
          </w:tcPr>
          <w:p w14:paraId="14AFE69F" w14:textId="7E58E810" w:rsidR="00D94B71" w:rsidRDefault="00D94B71" w:rsidP="00D94B71">
            <w:r w:rsidRPr="002E4B7C">
              <w:t>Director, Program</w:t>
            </w:r>
          </w:p>
        </w:tc>
      </w:tr>
      <w:tr w:rsidR="00D94B71" w14:paraId="68A58811" w14:textId="77777777" w:rsidTr="00D94B71">
        <w:tc>
          <w:tcPr>
            <w:tcW w:w="4234" w:type="dxa"/>
          </w:tcPr>
          <w:p w14:paraId="4ED06DC8" w14:textId="33CBA40D" w:rsidR="00D94B71" w:rsidRDefault="00D94B71" w:rsidP="00D94B71">
            <w:r w:rsidRPr="002E4B7C">
              <w:t>WPPM80</w:t>
            </w:r>
          </w:p>
        </w:tc>
        <w:tc>
          <w:tcPr>
            <w:tcW w:w="4262" w:type="dxa"/>
          </w:tcPr>
          <w:p w14:paraId="2D1062A8" w14:textId="2661527A" w:rsidR="00D94B71" w:rsidRDefault="00D94B71" w:rsidP="00D94B71">
            <w:r w:rsidRPr="002E4B7C">
              <w:t>Sr Director, Program</w:t>
            </w:r>
          </w:p>
        </w:tc>
      </w:tr>
      <w:tr w:rsidR="00D94B71" w14:paraId="41E564BE" w14:textId="77777777" w:rsidTr="00D94B71">
        <w:tc>
          <w:tcPr>
            <w:tcW w:w="4234" w:type="dxa"/>
          </w:tcPr>
          <w:p w14:paraId="50D7D7A4" w14:textId="7EA5DE4B" w:rsidR="00D94B71" w:rsidRDefault="00D94B71" w:rsidP="00D94B71">
            <w:r w:rsidRPr="002E4B7C">
              <w:t>WPPT40</w:t>
            </w:r>
          </w:p>
        </w:tc>
        <w:tc>
          <w:tcPr>
            <w:tcW w:w="4262" w:type="dxa"/>
          </w:tcPr>
          <w:p w14:paraId="03788726" w14:textId="3C4DEA7E" w:rsidR="00D94B71" w:rsidRDefault="00D94B71" w:rsidP="00D94B71">
            <w:r w:rsidRPr="002E4B7C">
              <w:t>Supervisor, Project/Task</w:t>
            </w:r>
          </w:p>
        </w:tc>
      </w:tr>
      <w:tr w:rsidR="00D94B71" w14:paraId="2EB0933D" w14:textId="77777777" w:rsidTr="00D94B71">
        <w:tc>
          <w:tcPr>
            <w:tcW w:w="4234" w:type="dxa"/>
          </w:tcPr>
          <w:p w14:paraId="26084E1E" w14:textId="1429B85F" w:rsidR="00D94B71" w:rsidRDefault="00D94B71" w:rsidP="00D94B71">
            <w:r w:rsidRPr="002E4B7C">
              <w:t>WPPT50</w:t>
            </w:r>
          </w:p>
        </w:tc>
        <w:tc>
          <w:tcPr>
            <w:tcW w:w="4262" w:type="dxa"/>
          </w:tcPr>
          <w:p w14:paraId="27A98DC5" w14:textId="1F92CAC3" w:rsidR="00D94B71" w:rsidRDefault="00D94B71" w:rsidP="00D94B71">
            <w:r w:rsidRPr="002E4B7C">
              <w:t>Manager, Project/Task</w:t>
            </w:r>
          </w:p>
        </w:tc>
      </w:tr>
      <w:tr w:rsidR="00D94B71" w14:paraId="59B684D7" w14:textId="77777777" w:rsidTr="00D94B71">
        <w:tc>
          <w:tcPr>
            <w:tcW w:w="4234" w:type="dxa"/>
          </w:tcPr>
          <w:p w14:paraId="2C980F02" w14:textId="5D7961CC" w:rsidR="00D94B71" w:rsidRDefault="00D94B71" w:rsidP="00D94B71">
            <w:r w:rsidRPr="002E4B7C">
              <w:t>WPPT60</w:t>
            </w:r>
          </w:p>
        </w:tc>
        <w:tc>
          <w:tcPr>
            <w:tcW w:w="4262" w:type="dxa"/>
          </w:tcPr>
          <w:p w14:paraId="6084978A" w14:textId="14A9A97A" w:rsidR="00D94B71" w:rsidRDefault="00D94B71" w:rsidP="00D94B71">
            <w:r w:rsidRPr="002E4B7C">
              <w:t>Sr Manager, Project/Task</w:t>
            </w:r>
          </w:p>
        </w:tc>
      </w:tr>
      <w:tr w:rsidR="00D94B71" w14:paraId="252E0B35" w14:textId="77777777" w:rsidTr="00D94B71">
        <w:tc>
          <w:tcPr>
            <w:tcW w:w="4234" w:type="dxa"/>
          </w:tcPr>
          <w:p w14:paraId="6E1FB996" w14:textId="4BD7630B" w:rsidR="00D94B71" w:rsidRDefault="00D94B71" w:rsidP="00D94B71">
            <w:r w:rsidRPr="002E4B7C">
              <w:t>WPSM11</w:t>
            </w:r>
          </w:p>
        </w:tc>
        <w:tc>
          <w:tcPr>
            <w:tcW w:w="4262" w:type="dxa"/>
          </w:tcPr>
          <w:p w14:paraId="521FB34A" w14:textId="20FF7FE7" w:rsidR="00D94B71" w:rsidRDefault="00D94B71" w:rsidP="00D94B71">
            <w:r w:rsidRPr="002E4B7C">
              <w:t>Associate Analyst, Functional</w:t>
            </w:r>
          </w:p>
        </w:tc>
      </w:tr>
      <w:tr w:rsidR="00D94B71" w14:paraId="5A8BA68A" w14:textId="77777777" w:rsidTr="00D94B71">
        <w:tc>
          <w:tcPr>
            <w:tcW w:w="4234" w:type="dxa"/>
          </w:tcPr>
          <w:p w14:paraId="6304E218" w14:textId="04DA91C5" w:rsidR="00D94B71" w:rsidRDefault="00D94B71" w:rsidP="00D94B71">
            <w:r w:rsidRPr="002E4B7C">
              <w:t>WPSM12</w:t>
            </w:r>
          </w:p>
        </w:tc>
        <w:tc>
          <w:tcPr>
            <w:tcW w:w="4262" w:type="dxa"/>
          </w:tcPr>
          <w:p w14:paraId="4D6298C5" w14:textId="5016E5AB" w:rsidR="00D94B71" w:rsidRDefault="00D94B71" w:rsidP="00D94B71">
            <w:r w:rsidRPr="002E4B7C">
              <w:t>Analyst, Functional</w:t>
            </w:r>
          </w:p>
        </w:tc>
      </w:tr>
      <w:tr w:rsidR="00D94B71" w14:paraId="1BA5E151" w14:textId="77777777" w:rsidTr="00D94B71">
        <w:tc>
          <w:tcPr>
            <w:tcW w:w="4234" w:type="dxa"/>
          </w:tcPr>
          <w:p w14:paraId="31FC8A32" w14:textId="1975A651" w:rsidR="00D94B71" w:rsidRDefault="00D94B71" w:rsidP="00D94B71">
            <w:r w:rsidRPr="002E4B7C">
              <w:t>WPSM13</w:t>
            </w:r>
          </w:p>
        </w:tc>
        <w:tc>
          <w:tcPr>
            <w:tcW w:w="4262" w:type="dxa"/>
          </w:tcPr>
          <w:p w14:paraId="404E6C84" w14:textId="517A390E" w:rsidR="00D94B71" w:rsidRDefault="00D94B71" w:rsidP="00D94B71">
            <w:r w:rsidRPr="002E4B7C">
              <w:t>Sr Analyst, Functional</w:t>
            </w:r>
          </w:p>
        </w:tc>
      </w:tr>
      <w:tr w:rsidR="00D94B71" w14:paraId="01D4B201" w14:textId="77777777" w:rsidTr="00D94B71">
        <w:tc>
          <w:tcPr>
            <w:tcW w:w="4234" w:type="dxa"/>
          </w:tcPr>
          <w:p w14:paraId="2EED7A2C" w14:textId="58EBC0CD" w:rsidR="00D94B71" w:rsidRDefault="00D94B71" w:rsidP="00D94B71">
            <w:r w:rsidRPr="002E4B7C">
              <w:t>WPSM14</w:t>
            </w:r>
          </w:p>
        </w:tc>
        <w:tc>
          <w:tcPr>
            <w:tcW w:w="4262" w:type="dxa"/>
          </w:tcPr>
          <w:p w14:paraId="6774AB18" w14:textId="675055D5" w:rsidR="00D94B71" w:rsidRDefault="00D94B71" w:rsidP="00D94B71">
            <w:r w:rsidRPr="002E4B7C">
              <w:t>Principal Analyst, Functional</w:t>
            </w:r>
          </w:p>
        </w:tc>
      </w:tr>
      <w:tr w:rsidR="00D94B71" w14:paraId="7C81C376" w14:textId="77777777" w:rsidTr="00D94B71">
        <w:tc>
          <w:tcPr>
            <w:tcW w:w="4234" w:type="dxa"/>
          </w:tcPr>
          <w:p w14:paraId="69C078F4" w14:textId="0FF9B2A9" w:rsidR="00D94B71" w:rsidRDefault="00D94B71" w:rsidP="00D94B71">
            <w:r w:rsidRPr="002E4B7C">
              <w:t>WPSM15</w:t>
            </w:r>
          </w:p>
        </w:tc>
        <w:tc>
          <w:tcPr>
            <w:tcW w:w="4262" w:type="dxa"/>
          </w:tcPr>
          <w:p w14:paraId="17ED0FBF" w14:textId="7947AE8B" w:rsidR="00D94B71" w:rsidRDefault="00D94B71" w:rsidP="00D94B71">
            <w:r w:rsidRPr="002E4B7C">
              <w:t xml:space="preserve">Sr </w:t>
            </w:r>
            <w:proofErr w:type="spellStart"/>
            <w:r w:rsidRPr="002E4B7C">
              <w:t>Princ</w:t>
            </w:r>
            <w:proofErr w:type="spellEnd"/>
            <w:r w:rsidRPr="002E4B7C">
              <w:t xml:space="preserve"> Analyst, Functional</w:t>
            </w:r>
          </w:p>
        </w:tc>
      </w:tr>
      <w:tr w:rsidR="00D94B71" w14:paraId="01978909" w14:textId="77777777" w:rsidTr="00D94B71">
        <w:tc>
          <w:tcPr>
            <w:tcW w:w="4234" w:type="dxa"/>
          </w:tcPr>
          <w:p w14:paraId="3B11FC2C" w14:textId="4E0010B1" w:rsidR="00D94B71" w:rsidRDefault="00D94B71" w:rsidP="00D94B71">
            <w:r w:rsidRPr="002E4B7C">
              <w:t>WPWL51</w:t>
            </w:r>
          </w:p>
        </w:tc>
        <w:tc>
          <w:tcPr>
            <w:tcW w:w="4262" w:type="dxa"/>
          </w:tcPr>
          <w:p w14:paraId="3C040744" w14:textId="738D3C6D" w:rsidR="00D94B71" w:rsidRDefault="00D94B71" w:rsidP="00D94B71">
            <w:r w:rsidRPr="002E4B7C">
              <w:t>Manager, Regional</w:t>
            </w:r>
          </w:p>
        </w:tc>
      </w:tr>
      <w:tr w:rsidR="00D94B71" w14:paraId="7B7070BD" w14:textId="77777777" w:rsidTr="00D94B71">
        <w:tc>
          <w:tcPr>
            <w:tcW w:w="4234" w:type="dxa"/>
          </w:tcPr>
          <w:p w14:paraId="268477C1" w14:textId="0C54118B" w:rsidR="00D94B71" w:rsidRDefault="00D94B71" w:rsidP="00D94B71">
            <w:r w:rsidRPr="002E4B7C">
              <w:t>WSTE13</w:t>
            </w:r>
          </w:p>
        </w:tc>
        <w:tc>
          <w:tcPr>
            <w:tcW w:w="4262" w:type="dxa"/>
          </w:tcPr>
          <w:p w14:paraId="42F2E60E" w14:textId="1031C35C" w:rsidR="00D94B71" w:rsidRDefault="00D94B71" w:rsidP="00D94B71">
            <w:r w:rsidRPr="002E4B7C">
              <w:t>Sr Engineer, Test</w:t>
            </w:r>
          </w:p>
        </w:tc>
      </w:tr>
      <w:tr w:rsidR="00D94B71" w14:paraId="4BC01000" w14:textId="77777777" w:rsidTr="00D94B71">
        <w:tc>
          <w:tcPr>
            <w:tcW w:w="4234" w:type="dxa"/>
          </w:tcPr>
          <w:p w14:paraId="3DB8A589" w14:textId="60206D4C" w:rsidR="00D94B71" w:rsidRDefault="00D94B71" w:rsidP="00D94B71">
            <w:r w:rsidRPr="002E4B7C">
              <w:t>WTTI02</w:t>
            </w:r>
          </w:p>
        </w:tc>
        <w:tc>
          <w:tcPr>
            <w:tcW w:w="4262" w:type="dxa"/>
          </w:tcPr>
          <w:p w14:paraId="6FB34738" w14:textId="570DE462" w:rsidR="00D94B71" w:rsidRDefault="00D94B71" w:rsidP="00D94B71">
            <w:r w:rsidRPr="002E4B7C">
              <w:t>Instructor</w:t>
            </w:r>
          </w:p>
        </w:tc>
      </w:tr>
      <w:tr w:rsidR="00D94B71" w14:paraId="26EA703A" w14:textId="77777777" w:rsidTr="00D94B71">
        <w:tc>
          <w:tcPr>
            <w:tcW w:w="4234" w:type="dxa"/>
          </w:tcPr>
          <w:p w14:paraId="277ED8F5" w14:textId="4AFF7365" w:rsidR="00D94B71" w:rsidRDefault="00D94B71" w:rsidP="00D94B71">
            <w:r w:rsidRPr="002E4B7C">
              <w:t>WTTR12</w:t>
            </w:r>
          </w:p>
        </w:tc>
        <w:tc>
          <w:tcPr>
            <w:tcW w:w="4262" w:type="dxa"/>
          </w:tcPr>
          <w:p w14:paraId="48560429" w14:textId="44FAC3D5" w:rsidR="00D94B71" w:rsidRDefault="00D94B71" w:rsidP="00D94B71">
            <w:r w:rsidRPr="002E4B7C">
              <w:t>Specialist, Training</w:t>
            </w:r>
          </w:p>
        </w:tc>
      </w:tr>
      <w:tr w:rsidR="00D94B71" w14:paraId="2986D591" w14:textId="77777777" w:rsidTr="00D94B71">
        <w:tc>
          <w:tcPr>
            <w:tcW w:w="4234" w:type="dxa"/>
          </w:tcPr>
          <w:p w14:paraId="0E7A35FE" w14:textId="6337898F" w:rsidR="00D94B71" w:rsidRDefault="00D94B71" w:rsidP="00D94B71">
            <w:r w:rsidRPr="002E4B7C">
              <w:t>WTTR40</w:t>
            </w:r>
          </w:p>
        </w:tc>
        <w:tc>
          <w:tcPr>
            <w:tcW w:w="4262" w:type="dxa"/>
          </w:tcPr>
          <w:p w14:paraId="0176116B" w14:textId="64A52237" w:rsidR="00D94B71" w:rsidRDefault="00D94B71" w:rsidP="00D94B71">
            <w:r w:rsidRPr="002E4B7C">
              <w:t>Supervisor, Training</w:t>
            </w:r>
          </w:p>
        </w:tc>
      </w:tr>
      <w:tr w:rsidR="00D94B71" w14:paraId="063D81B1" w14:textId="77777777" w:rsidTr="00D94B71">
        <w:tc>
          <w:tcPr>
            <w:tcW w:w="4234" w:type="dxa"/>
          </w:tcPr>
          <w:p w14:paraId="39A32E49" w14:textId="2E1E8E12" w:rsidR="00D94B71" w:rsidRDefault="00D94B71" w:rsidP="00D94B71">
            <w:r w:rsidRPr="002E4B7C">
              <w:t>WTTR50</w:t>
            </w:r>
          </w:p>
        </w:tc>
        <w:tc>
          <w:tcPr>
            <w:tcW w:w="4262" w:type="dxa"/>
          </w:tcPr>
          <w:p w14:paraId="44337C8A" w14:textId="653D0634" w:rsidR="00D94B71" w:rsidRDefault="00D94B71" w:rsidP="00D94B71">
            <w:r w:rsidRPr="002E4B7C">
              <w:t>Manager, Training</w:t>
            </w:r>
          </w:p>
        </w:tc>
      </w:tr>
    </w:tbl>
    <w:p w14:paraId="5B4BE4C8" w14:textId="77777777" w:rsidR="006941CB" w:rsidRDefault="006941CB" w:rsidP="006D3CBB">
      <w:pPr>
        <w:ind w:left="360"/>
      </w:pPr>
    </w:p>
    <w:p w14:paraId="0E2028B5" w14:textId="69B5444D" w:rsidR="00174361" w:rsidRPr="00DD3427" w:rsidRDefault="00174361" w:rsidP="006D3CBB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QUALITY</w:t>
      </w:r>
      <w:r w:rsidR="000F153C">
        <w:rPr>
          <w:b/>
          <w:bCs/>
        </w:rPr>
        <w:t xml:space="preserve"> </w:t>
      </w:r>
      <w:r w:rsidR="000F153C">
        <w:t xml:space="preserve">coaching </w:t>
      </w:r>
      <w:r w:rsidRPr="00DD3427">
        <w:t>logs</w:t>
      </w:r>
      <w:ins w:id="180" w:author="Huang, Lili" w:date="2024-05-07T19:18:00Z">
        <w:r w:rsidR="002F6B9A">
          <w:t xml:space="preserve"> (</w:t>
        </w:r>
        <w:r w:rsidR="002F6B9A">
          <w:rPr>
            <w:rFonts w:ascii="Consolas" w:hAnsi="Consolas" w:cs="Consolas"/>
            <w:color w:val="0000FF"/>
            <w:sz w:val="19"/>
            <w:szCs w:val="19"/>
          </w:rPr>
          <w:t>select</w:t>
        </w:r>
        <w:r w:rsidR="002F6B9A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2F6B9A">
          <w:rPr>
            <w:rFonts w:ascii="Consolas" w:hAnsi="Consolas" w:cs="Consolas"/>
            <w:color w:val="808080"/>
            <w:sz w:val="19"/>
            <w:szCs w:val="19"/>
          </w:rPr>
          <w:t>*</w:t>
        </w:r>
        <w:r w:rsidR="002F6B9A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2F6B9A">
          <w:rPr>
            <w:rFonts w:ascii="Consolas" w:hAnsi="Consolas" w:cs="Consolas"/>
            <w:color w:val="0000FF"/>
            <w:sz w:val="19"/>
            <w:szCs w:val="19"/>
          </w:rPr>
          <w:t>from</w:t>
        </w:r>
        <w:r w:rsidR="002F6B9A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proofErr w:type="spellStart"/>
        <w:proofErr w:type="gramStart"/>
        <w:r w:rsidR="002F6B9A">
          <w:rPr>
            <w:rFonts w:ascii="Consolas" w:hAnsi="Consolas" w:cs="Consolas"/>
            <w:color w:val="000000"/>
            <w:sz w:val="19"/>
            <w:szCs w:val="19"/>
          </w:rPr>
          <w:t>ec</w:t>
        </w:r>
        <w:r w:rsidR="002F6B9A">
          <w:rPr>
            <w:rFonts w:ascii="Consolas" w:hAnsi="Consolas" w:cs="Consolas"/>
            <w:color w:val="808080"/>
            <w:sz w:val="19"/>
            <w:szCs w:val="19"/>
          </w:rPr>
          <w:t>.</w:t>
        </w:r>
        <w:r w:rsidR="002F6B9A">
          <w:rPr>
            <w:rFonts w:ascii="Consolas" w:hAnsi="Consolas" w:cs="Consolas"/>
            <w:color w:val="000000"/>
            <w:sz w:val="19"/>
            <w:szCs w:val="19"/>
          </w:rPr>
          <w:t>Module</w:t>
        </w:r>
        <w:proofErr w:type="gramEnd"/>
        <w:r w:rsidR="002F6B9A">
          <w:rPr>
            <w:rFonts w:ascii="Consolas" w:hAnsi="Consolas" w:cs="Consolas"/>
            <w:color w:val="000000"/>
            <w:sz w:val="19"/>
            <w:szCs w:val="19"/>
          </w:rPr>
          <w:t>_Submission</w:t>
        </w:r>
        <w:proofErr w:type="spellEnd"/>
        <w:r w:rsidR="002F6B9A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2F6B9A">
          <w:rPr>
            <w:rFonts w:ascii="Consolas" w:hAnsi="Consolas" w:cs="Consolas"/>
            <w:color w:val="0000FF"/>
            <w:sz w:val="19"/>
            <w:szCs w:val="19"/>
          </w:rPr>
          <w:t>where</w:t>
        </w:r>
        <w:r w:rsidR="002F6B9A">
          <w:rPr>
            <w:rFonts w:ascii="Consolas" w:hAnsi="Consolas" w:cs="Consolas"/>
            <w:color w:val="000000"/>
            <w:sz w:val="19"/>
            <w:szCs w:val="19"/>
          </w:rPr>
          <w:t xml:space="preserve"> quality </w:t>
        </w:r>
        <w:r w:rsidR="002F6B9A">
          <w:rPr>
            <w:rFonts w:ascii="Consolas" w:hAnsi="Consolas" w:cs="Consolas"/>
            <w:color w:val="808080"/>
            <w:sz w:val="19"/>
            <w:szCs w:val="19"/>
          </w:rPr>
          <w:t xml:space="preserve">= </w:t>
        </w:r>
        <w:r w:rsidR="002F6B9A">
          <w:rPr>
            <w:rFonts w:ascii="Consolas" w:hAnsi="Consolas" w:cs="Consolas"/>
            <w:color w:val="000000"/>
            <w:sz w:val="19"/>
            <w:szCs w:val="19"/>
          </w:rPr>
          <w:t>1</w:t>
        </w:r>
        <w:r w:rsidR="002F6B9A">
          <w:t>):</w:t>
        </w:r>
      </w:ins>
      <w:del w:id="181" w:author="Huang, Lili" w:date="2024-05-07T19:18:00Z">
        <w:r w:rsidRPr="00DD3427" w:rsidDel="002F6B9A">
          <w:delText>:</w:delText>
        </w:r>
      </w:del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34"/>
        <w:gridCol w:w="4262"/>
      </w:tblGrid>
      <w:tr w:rsidR="00A01A85" w:rsidRPr="00A01A85" w14:paraId="2DE9DC64" w14:textId="77777777" w:rsidTr="002C1DEF">
        <w:tc>
          <w:tcPr>
            <w:tcW w:w="4234" w:type="dxa"/>
            <w:shd w:val="clear" w:color="auto" w:fill="EAF1DD" w:themeFill="accent3" w:themeFillTint="33"/>
          </w:tcPr>
          <w:p w14:paraId="3257041A" w14:textId="3A8D4F44" w:rsidR="00A01A85" w:rsidRPr="00A01A85" w:rsidRDefault="00A01A85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Job Code</w:t>
            </w:r>
          </w:p>
        </w:tc>
        <w:tc>
          <w:tcPr>
            <w:tcW w:w="4262" w:type="dxa"/>
            <w:shd w:val="clear" w:color="auto" w:fill="EAF1DD" w:themeFill="accent3" w:themeFillTint="33"/>
          </w:tcPr>
          <w:p w14:paraId="4F453AB4" w14:textId="5B99426B" w:rsidR="00A01A85" w:rsidRPr="00A01A85" w:rsidRDefault="00A01A85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2C1DEF" w:rsidRPr="002C1DEF" w14:paraId="2548D5E7" w14:textId="77777777" w:rsidTr="002C1DEF">
        <w:tc>
          <w:tcPr>
            <w:tcW w:w="4234" w:type="dxa"/>
          </w:tcPr>
          <w:p w14:paraId="7FB8A95D" w14:textId="69317331" w:rsidR="002C1DEF" w:rsidRPr="002C1DEF" w:rsidRDefault="002C1DEF" w:rsidP="002C1DEF">
            <w:r w:rsidRPr="002C1DEF">
              <w:t>WACQ02</w:t>
            </w:r>
          </w:p>
        </w:tc>
        <w:tc>
          <w:tcPr>
            <w:tcW w:w="4262" w:type="dxa"/>
          </w:tcPr>
          <w:p w14:paraId="6A464819" w14:textId="291D03CE" w:rsidR="002C1DEF" w:rsidRPr="002C1DEF" w:rsidRDefault="002C1DEF" w:rsidP="002C1DEF">
            <w:r w:rsidRPr="002C1DEF">
              <w:t>Monitor, Quality (CS)</w:t>
            </w:r>
          </w:p>
        </w:tc>
      </w:tr>
      <w:tr w:rsidR="002C1DEF" w:rsidRPr="002C1DEF" w14:paraId="154D1910" w14:textId="77777777" w:rsidTr="002C1DEF">
        <w:tc>
          <w:tcPr>
            <w:tcW w:w="4234" w:type="dxa"/>
          </w:tcPr>
          <w:p w14:paraId="7642CB31" w14:textId="5927C9FB" w:rsidR="002C1DEF" w:rsidRPr="002C1DEF" w:rsidRDefault="002C1DEF" w:rsidP="002C1DEF">
            <w:r w:rsidRPr="002C1DEF">
              <w:t>WACQ03</w:t>
            </w:r>
          </w:p>
        </w:tc>
        <w:tc>
          <w:tcPr>
            <w:tcW w:w="4262" w:type="dxa"/>
          </w:tcPr>
          <w:p w14:paraId="7B7A138E" w14:textId="667C7B59" w:rsidR="002C1DEF" w:rsidRPr="002C1DEF" w:rsidRDefault="002C1DEF" w:rsidP="002C1DEF">
            <w:r w:rsidRPr="002C1DEF">
              <w:t>Sr Monitor, Quality (CS)</w:t>
            </w:r>
          </w:p>
        </w:tc>
      </w:tr>
      <w:tr w:rsidR="002C1DEF" w:rsidRPr="002C1DEF" w14:paraId="478E84A2" w14:textId="77777777" w:rsidTr="002C1DEF">
        <w:tc>
          <w:tcPr>
            <w:tcW w:w="4234" w:type="dxa"/>
          </w:tcPr>
          <w:p w14:paraId="49C732A2" w14:textId="5094E504" w:rsidR="002C1DEF" w:rsidRPr="002C1DEF" w:rsidRDefault="002C1DEF" w:rsidP="002C1DEF">
            <w:r w:rsidRPr="002C1DEF">
              <w:t>WACQ12</w:t>
            </w:r>
          </w:p>
        </w:tc>
        <w:tc>
          <w:tcPr>
            <w:tcW w:w="4262" w:type="dxa"/>
          </w:tcPr>
          <w:p w14:paraId="79EE570D" w14:textId="7B22A291" w:rsidR="002C1DEF" w:rsidRPr="002C1DEF" w:rsidRDefault="002C1DEF" w:rsidP="002C1DEF">
            <w:r w:rsidRPr="002C1DEF">
              <w:t>Specialist, Quality (CS)</w:t>
            </w:r>
          </w:p>
        </w:tc>
      </w:tr>
      <w:tr w:rsidR="002C1DEF" w:rsidRPr="002C1DEF" w14:paraId="067DB9FB" w14:textId="77777777" w:rsidTr="002C1DEF">
        <w:tc>
          <w:tcPr>
            <w:tcW w:w="4234" w:type="dxa"/>
          </w:tcPr>
          <w:p w14:paraId="41831EE2" w14:textId="7AC385E4" w:rsidR="002C1DEF" w:rsidRPr="002C1DEF" w:rsidRDefault="002C1DEF" w:rsidP="002C1DEF">
            <w:r w:rsidRPr="002C1DEF">
              <w:t>WACQ13</w:t>
            </w:r>
          </w:p>
        </w:tc>
        <w:tc>
          <w:tcPr>
            <w:tcW w:w="4262" w:type="dxa"/>
          </w:tcPr>
          <w:p w14:paraId="5E448A62" w14:textId="39F4675A" w:rsidR="002C1DEF" w:rsidRPr="002C1DEF" w:rsidRDefault="002C1DEF" w:rsidP="002C1DEF">
            <w:r w:rsidRPr="002C1DEF">
              <w:t>Sr Specialist, Quality (CS)</w:t>
            </w:r>
          </w:p>
        </w:tc>
      </w:tr>
      <w:tr w:rsidR="002C1DEF" w:rsidRPr="002C1DEF" w14:paraId="3E89A425" w14:textId="77777777" w:rsidTr="002C1DEF">
        <w:tc>
          <w:tcPr>
            <w:tcW w:w="4234" w:type="dxa"/>
          </w:tcPr>
          <w:p w14:paraId="205486A3" w14:textId="702DB458" w:rsidR="002C1DEF" w:rsidRPr="002C1DEF" w:rsidRDefault="002C1DEF" w:rsidP="002C1DEF">
            <w:r w:rsidRPr="002C1DEF">
              <w:t>WACQ40</w:t>
            </w:r>
          </w:p>
        </w:tc>
        <w:tc>
          <w:tcPr>
            <w:tcW w:w="4262" w:type="dxa"/>
          </w:tcPr>
          <w:p w14:paraId="65BDD462" w14:textId="246C8D34" w:rsidR="002C1DEF" w:rsidRPr="002C1DEF" w:rsidRDefault="002C1DEF" w:rsidP="002C1DEF">
            <w:r w:rsidRPr="002C1DEF">
              <w:t>Supervisor, Quality (CS)</w:t>
            </w:r>
          </w:p>
        </w:tc>
      </w:tr>
      <w:tr w:rsidR="002C1DEF" w:rsidRPr="002C1DEF" w14:paraId="4CD3343F" w14:textId="77777777" w:rsidTr="002C1DEF">
        <w:tc>
          <w:tcPr>
            <w:tcW w:w="4234" w:type="dxa"/>
          </w:tcPr>
          <w:p w14:paraId="416AF28A" w14:textId="7371D9D5" w:rsidR="002C1DEF" w:rsidRPr="002C1DEF" w:rsidRDefault="002C1DEF" w:rsidP="002C1DEF">
            <w:r w:rsidRPr="002C1DEF">
              <w:t>WEEX90</w:t>
            </w:r>
          </w:p>
        </w:tc>
        <w:tc>
          <w:tcPr>
            <w:tcW w:w="4262" w:type="dxa"/>
          </w:tcPr>
          <w:p w14:paraId="3EE75C78" w14:textId="71BEA754" w:rsidR="002C1DEF" w:rsidRPr="002C1DEF" w:rsidRDefault="002C1DEF" w:rsidP="002C1DEF">
            <w:r w:rsidRPr="002C1DEF">
              <w:t>Section Vice President</w:t>
            </w:r>
          </w:p>
        </w:tc>
      </w:tr>
      <w:tr w:rsidR="002C1DEF" w:rsidRPr="002C1DEF" w14:paraId="3F721715" w14:textId="77777777" w:rsidTr="002C1DEF">
        <w:tc>
          <w:tcPr>
            <w:tcW w:w="4234" w:type="dxa"/>
          </w:tcPr>
          <w:p w14:paraId="5D8827C2" w14:textId="3A263189" w:rsidR="002C1DEF" w:rsidRPr="002C1DEF" w:rsidRDefault="002C1DEF" w:rsidP="002C1DEF">
            <w:r w:rsidRPr="002C1DEF">
              <w:t>WEEX91</w:t>
            </w:r>
          </w:p>
        </w:tc>
        <w:tc>
          <w:tcPr>
            <w:tcW w:w="4262" w:type="dxa"/>
          </w:tcPr>
          <w:p w14:paraId="4B6A1345" w14:textId="66471D86" w:rsidR="002C1DEF" w:rsidRPr="002C1DEF" w:rsidRDefault="002C1DEF" w:rsidP="002C1DEF">
            <w:r w:rsidRPr="002C1DEF">
              <w:t>Program Vice President</w:t>
            </w:r>
          </w:p>
        </w:tc>
      </w:tr>
      <w:tr w:rsidR="002C1DEF" w:rsidRPr="002C1DEF" w14:paraId="6E5D3293" w14:textId="77777777" w:rsidTr="002C1DEF">
        <w:tc>
          <w:tcPr>
            <w:tcW w:w="4234" w:type="dxa"/>
          </w:tcPr>
          <w:p w14:paraId="52CA7CF8" w14:textId="514485D4" w:rsidR="002C1DEF" w:rsidRPr="002C1DEF" w:rsidRDefault="002C1DEF" w:rsidP="002C1DEF">
            <w:r w:rsidRPr="002C1DEF">
              <w:t>WEEXDV</w:t>
            </w:r>
          </w:p>
        </w:tc>
        <w:tc>
          <w:tcPr>
            <w:tcW w:w="4262" w:type="dxa"/>
          </w:tcPr>
          <w:p w14:paraId="3D29242A" w14:textId="4CCF0249" w:rsidR="002C1DEF" w:rsidRPr="002C1DEF" w:rsidRDefault="002C1DEF" w:rsidP="002C1DEF">
            <w:r w:rsidRPr="002C1DEF">
              <w:t>Division Vice President</w:t>
            </w:r>
          </w:p>
        </w:tc>
      </w:tr>
      <w:tr w:rsidR="002C1DEF" w:rsidRPr="002C1DEF" w14:paraId="5CDE2551" w14:textId="77777777" w:rsidTr="002C1DEF">
        <w:tc>
          <w:tcPr>
            <w:tcW w:w="4234" w:type="dxa"/>
          </w:tcPr>
          <w:p w14:paraId="5BDFD841" w14:textId="3C97966B" w:rsidR="002C1DEF" w:rsidRPr="002C1DEF" w:rsidRDefault="002C1DEF" w:rsidP="002C1DEF">
            <w:r w:rsidRPr="002C1DEF">
              <w:t>WISO12</w:t>
            </w:r>
          </w:p>
        </w:tc>
        <w:tc>
          <w:tcPr>
            <w:tcW w:w="4262" w:type="dxa"/>
          </w:tcPr>
          <w:p w14:paraId="357822DC" w14:textId="1E724FEE" w:rsidR="002C1DEF" w:rsidRPr="002C1DEF" w:rsidRDefault="002C1DEF" w:rsidP="002C1DEF">
            <w:r w:rsidRPr="002C1DEF">
              <w:t>Engineer, Software</w:t>
            </w:r>
          </w:p>
        </w:tc>
      </w:tr>
      <w:tr w:rsidR="002C1DEF" w:rsidRPr="002C1DEF" w14:paraId="4C629E1F" w14:textId="77777777" w:rsidTr="002C1DEF">
        <w:tc>
          <w:tcPr>
            <w:tcW w:w="4234" w:type="dxa"/>
          </w:tcPr>
          <w:p w14:paraId="1846A9B9" w14:textId="227114C3" w:rsidR="002C1DEF" w:rsidRPr="002C1DEF" w:rsidRDefault="002C1DEF" w:rsidP="002C1DEF">
            <w:r w:rsidRPr="002C1DEF">
              <w:t>WISO13</w:t>
            </w:r>
          </w:p>
        </w:tc>
        <w:tc>
          <w:tcPr>
            <w:tcW w:w="4262" w:type="dxa"/>
          </w:tcPr>
          <w:p w14:paraId="69E9E0D1" w14:textId="67363243" w:rsidR="002C1DEF" w:rsidRPr="002C1DEF" w:rsidRDefault="002C1DEF" w:rsidP="002C1DEF">
            <w:r w:rsidRPr="002C1DEF">
              <w:t>Sr Engineer, Software</w:t>
            </w:r>
          </w:p>
        </w:tc>
      </w:tr>
      <w:tr w:rsidR="002C1DEF" w:rsidRPr="002C1DEF" w14:paraId="03AC1C25" w14:textId="77777777" w:rsidTr="002C1DEF">
        <w:tc>
          <w:tcPr>
            <w:tcW w:w="4234" w:type="dxa"/>
          </w:tcPr>
          <w:p w14:paraId="59A3EB83" w14:textId="253321BD" w:rsidR="002C1DEF" w:rsidRPr="002C1DEF" w:rsidRDefault="002C1DEF" w:rsidP="002C1DEF">
            <w:r w:rsidRPr="002C1DEF">
              <w:t>WISY14</w:t>
            </w:r>
          </w:p>
        </w:tc>
        <w:tc>
          <w:tcPr>
            <w:tcW w:w="4262" w:type="dxa"/>
          </w:tcPr>
          <w:p w14:paraId="008EDC75" w14:textId="35A20AA1" w:rsidR="002C1DEF" w:rsidRPr="002C1DEF" w:rsidRDefault="002C1DEF" w:rsidP="002C1DEF">
            <w:r w:rsidRPr="002C1DEF">
              <w:t>Principal Analyst, Systems</w:t>
            </w:r>
          </w:p>
        </w:tc>
      </w:tr>
      <w:tr w:rsidR="002C1DEF" w:rsidRPr="002C1DEF" w14:paraId="4DDFDFB9" w14:textId="77777777" w:rsidTr="002C1DEF">
        <w:tc>
          <w:tcPr>
            <w:tcW w:w="4234" w:type="dxa"/>
          </w:tcPr>
          <w:p w14:paraId="416062AC" w14:textId="247E9A75" w:rsidR="002C1DEF" w:rsidRPr="002C1DEF" w:rsidRDefault="002C1DEF" w:rsidP="002C1DEF">
            <w:r w:rsidRPr="002C1DEF">
              <w:t>WPOP70</w:t>
            </w:r>
          </w:p>
        </w:tc>
        <w:tc>
          <w:tcPr>
            <w:tcW w:w="4262" w:type="dxa"/>
          </w:tcPr>
          <w:p w14:paraId="29B6336F" w14:textId="27F8376C" w:rsidR="002C1DEF" w:rsidRPr="002C1DEF" w:rsidRDefault="002C1DEF" w:rsidP="002C1DEF">
            <w:r w:rsidRPr="002C1DEF">
              <w:t>Director, Operations</w:t>
            </w:r>
          </w:p>
        </w:tc>
      </w:tr>
      <w:tr w:rsidR="002C1DEF" w:rsidRPr="002C1DEF" w14:paraId="1EBE6651" w14:textId="77777777" w:rsidTr="002C1DEF">
        <w:tc>
          <w:tcPr>
            <w:tcW w:w="4234" w:type="dxa"/>
          </w:tcPr>
          <w:p w14:paraId="695A38A3" w14:textId="7872F78F" w:rsidR="002C1DEF" w:rsidRPr="002C1DEF" w:rsidRDefault="002C1DEF" w:rsidP="002C1DEF">
            <w:r w:rsidRPr="002C1DEF">
              <w:t>WPPM12</w:t>
            </w:r>
          </w:p>
        </w:tc>
        <w:tc>
          <w:tcPr>
            <w:tcW w:w="4262" w:type="dxa"/>
          </w:tcPr>
          <w:p w14:paraId="453BB5E8" w14:textId="6D90142B" w:rsidR="002C1DEF" w:rsidRPr="002C1DEF" w:rsidRDefault="002C1DEF" w:rsidP="002C1DEF">
            <w:r w:rsidRPr="002C1DEF">
              <w:t>Analyst, Program</w:t>
            </w:r>
          </w:p>
        </w:tc>
      </w:tr>
      <w:tr w:rsidR="002C1DEF" w:rsidRPr="002C1DEF" w14:paraId="4B9FD834" w14:textId="77777777" w:rsidTr="002C1DEF">
        <w:tc>
          <w:tcPr>
            <w:tcW w:w="4234" w:type="dxa"/>
          </w:tcPr>
          <w:p w14:paraId="145A6D6B" w14:textId="4B62B320" w:rsidR="002C1DEF" w:rsidRPr="002C1DEF" w:rsidRDefault="002C1DEF" w:rsidP="002C1DEF">
            <w:r w:rsidRPr="002C1DEF">
              <w:t>WPPM13</w:t>
            </w:r>
          </w:p>
        </w:tc>
        <w:tc>
          <w:tcPr>
            <w:tcW w:w="4262" w:type="dxa"/>
          </w:tcPr>
          <w:p w14:paraId="6C246767" w14:textId="247EB60F" w:rsidR="002C1DEF" w:rsidRPr="002C1DEF" w:rsidRDefault="002C1DEF" w:rsidP="002C1DEF">
            <w:r w:rsidRPr="002C1DEF">
              <w:t>Sr Analyst, Program</w:t>
            </w:r>
          </w:p>
        </w:tc>
      </w:tr>
      <w:tr w:rsidR="002C1DEF" w:rsidRPr="002C1DEF" w14:paraId="52313EF5" w14:textId="77777777" w:rsidTr="002C1DEF">
        <w:tc>
          <w:tcPr>
            <w:tcW w:w="4234" w:type="dxa"/>
          </w:tcPr>
          <w:p w14:paraId="470E02C2" w14:textId="2C1B125A" w:rsidR="002C1DEF" w:rsidRPr="002C1DEF" w:rsidRDefault="002C1DEF" w:rsidP="002C1DEF">
            <w:r w:rsidRPr="002C1DEF">
              <w:t>WPPM60</w:t>
            </w:r>
          </w:p>
        </w:tc>
        <w:tc>
          <w:tcPr>
            <w:tcW w:w="4262" w:type="dxa"/>
          </w:tcPr>
          <w:p w14:paraId="7F8CA8B6" w14:textId="259BC350" w:rsidR="002C1DEF" w:rsidRPr="002C1DEF" w:rsidRDefault="002C1DEF" w:rsidP="002C1DEF">
            <w:r w:rsidRPr="002C1DEF">
              <w:t>Sr Manager, Program</w:t>
            </w:r>
          </w:p>
        </w:tc>
      </w:tr>
      <w:tr w:rsidR="002C1DEF" w:rsidRPr="002C1DEF" w14:paraId="28583CB6" w14:textId="77777777" w:rsidTr="002C1DEF">
        <w:tc>
          <w:tcPr>
            <w:tcW w:w="4234" w:type="dxa"/>
          </w:tcPr>
          <w:p w14:paraId="275AD809" w14:textId="63A0ABE0" w:rsidR="002C1DEF" w:rsidRPr="002C1DEF" w:rsidRDefault="002C1DEF" w:rsidP="002C1DEF">
            <w:r w:rsidRPr="002C1DEF">
              <w:t>WSQA50</w:t>
            </w:r>
          </w:p>
        </w:tc>
        <w:tc>
          <w:tcPr>
            <w:tcW w:w="4262" w:type="dxa"/>
          </w:tcPr>
          <w:p w14:paraId="631E9C1F" w14:textId="25EEAC15" w:rsidR="002C1DEF" w:rsidRPr="002C1DEF" w:rsidRDefault="002C1DEF" w:rsidP="002C1DEF">
            <w:r w:rsidRPr="002C1DEF">
              <w:t>Manager, Quality Assurance</w:t>
            </w:r>
          </w:p>
        </w:tc>
      </w:tr>
      <w:tr w:rsidR="002C1DEF" w:rsidRPr="002C1DEF" w14:paraId="7F26C556" w14:textId="77777777" w:rsidTr="002C1DEF">
        <w:tc>
          <w:tcPr>
            <w:tcW w:w="4234" w:type="dxa"/>
          </w:tcPr>
          <w:p w14:paraId="060E25C3" w14:textId="504C7732" w:rsidR="002C1DEF" w:rsidRPr="002C1DEF" w:rsidRDefault="002C1DEF" w:rsidP="002C1DEF">
            <w:r w:rsidRPr="002C1DEF">
              <w:t>WSQA70</w:t>
            </w:r>
          </w:p>
        </w:tc>
        <w:tc>
          <w:tcPr>
            <w:tcW w:w="4262" w:type="dxa"/>
          </w:tcPr>
          <w:p w14:paraId="67CB591E" w14:textId="2085A3A4" w:rsidR="002C1DEF" w:rsidRPr="002C1DEF" w:rsidRDefault="002C1DEF" w:rsidP="002C1DEF">
            <w:r w:rsidRPr="002C1DEF">
              <w:t>Director, Quality Assurance</w:t>
            </w:r>
          </w:p>
        </w:tc>
      </w:tr>
      <w:tr w:rsidR="002C1DEF" w:rsidRPr="002C1DEF" w14:paraId="4A2B740B" w14:textId="77777777" w:rsidTr="002C1DEF">
        <w:tc>
          <w:tcPr>
            <w:tcW w:w="4234" w:type="dxa"/>
          </w:tcPr>
          <w:p w14:paraId="27372910" w14:textId="41E38253" w:rsidR="002C1DEF" w:rsidRPr="002C1DEF" w:rsidRDefault="002C1DEF" w:rsidP="002C1DEF">
            <w:r w:rsidRPr="002C1DEF">
              <w:t>WSTE13</w:t>
            </w:r>
          </w:p>
        </w:tc>
        <w:tc>
          <w:tcPr>
            <w:tcW w:w="4262" w:type="dxa"/>
          </w:tcPr>
          <w:p w14:paraId="0A2F0DA7" w14:textId="500B8963" w:rsidR="002C1DEF" w:rsidRPr="002C1DEF" w:rsidRDefault="002C1DEF" w:rsidP="002C1DEF">
            <w:r w:rsidRPr="002C1DEF">
              <w:t>Sr Engineer, Test</w:t>
            </w:r>
          </w:p>
        </w:tc>
      </w:tr>
    </w:tbl>
    <w:p w14:paraId="20515F4D" w14:textId="3E318DF8" w:rsidR="00D94B71" w:rsidRDefault="00174361" w:rsidP="006D3CBB">
      <w:pPr>
        <w:ind w:left="360"/>
      </w:pPr>
      <w:r>
        <w:t xml:space="preserve"> </w:t>
      </w:r>
    </w:p>
    <w:p w14:paraId="1F294921" w14:textId="3997B56C" w:rsidR="006941CB" w:rsidRPr="00DD3427" w:rsidRDefault="00AA0D15" w:rsidP="006D3CBB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LSA</w:t>
      </w:r>
      <w:r w:rsidRPr="00DD3427">
        <w:t xml:space="preserve"> </w:t>
      </w:r>
      <w:r w:rsidR="000F153C">
        <w:t xml:space="preserve">coaching </w:t>
      </w:r>
      <w:r w:rsidRPr="00DD3427">
        <w:t>logs</w:t>
      </w:r>
      <w:ins w:id="182" w:author="Huang, Lili" w:date="2024-05-07T19:18:00Z">
        <w:r w:rsidR="00135DFC">
          <w:t xml:space="preserve"> (</w:t>
        </w:r>
        <w:r w:rsidR="00135DFC">
          <w:rPr>
            <w:rFonts w:ascii="Consolas" w:hAnsi="Consolas" w:cs="Consolas"/>
            <w:color w:val="0000FF"/>
            <w:sz w:val="19"/>
            <w:szCs w:val="19"/>
          </w:rPr>
          <w:t>select</w:t>
        </w:r>
        <w:r w:rsidR="00135DFC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135DFC">
          <w:rPr>
            <w:rFonts w:ascii="Consolas" w:hAnsi="Consolas" w:cs="Consolas"/>
            <w:color w:val="808080"/>
            <w:sz w:val="19"/>
            <w:szCs w:val="19"/>
          </w:rPr>
          <w:t>*</w:t>
        </w:r>
        <w:r w:rsidR="00135DFC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135DFC">
          <w:rPr>
            <w:rFonts w:ascii="Consolas" w:hAnsi="Consolas" w:cs="Consolas"/>
            <w:color w:val="0000FF"/>
            <w:sz w:val="19"/>
            <w:szCs w:val="19"/>
          </w:rPr>
          <w:t>from</w:t>
        </w:r>
        <w:r w:rsidR="00135DFC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proofErr w:type="spellStart"/>
        <w:proofErr w:type="gramStart"/>
        <w:r w:rsidR="00135DFC">
          <w:rPr>
            <w:rFonts w:ascii="Consolas" w:hAnsi="Consolas" w:cs="Consolas"/>
            <w:color w:val="000000"/>
            <w:sz w:val="19"/>
            <w:szCs w:val="19"/>
          </w:rPr>
          <w:t>ec</w:t>
        </w:r>
        <w:r w:rsidR="00135DFC">
          <w:rPr>
            <w:rFonts w:ascii="Consolas" w:hAnsi="Consolas" w:cs="Consolas"/>
            <w:color w:val="808080"/>
            <w:sz w:val="19"/>
            <w:szCs w:val="19"/>
          </w:rPr>
          <w:t>.</w:t>
        </w:r>
        <w:r w:rsidR="00135DFC">
          <w:rPr>
            <w:rFonts w:ascii="Consolas" w:hAnsi="Consolas" w:cs="Consolas"/>
            <w:color w:val="000000"/>
            <w:sz w:val="19"/>
            <w:szCs w:val="19"/>
          </w:rPr>
          <w:t>Module</w:t>
        </w:r>
        <w:proofErr w:type="gramEnd"/>
        <w:r w:rsidR="00135DFC">
          <w:rPr>
            <w:rFonts w:ascii="Consolas" w:hAnsi="Consolas" w:cs="Consolas"/>
            <w:color w:val="000000"/>
            <w:sz w:val="19"/>
            <w:szCs w:val="19"/>
          </w:rPr>
          <w:t>_Submission</w:t>
        </w:r>
        <w:proofErr w:type="spellEnd"/>
        <w:r w:rsidR="00135DFC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135DFC">
          <w:rPr>
            <w:rFonts w:ascii="Consolas" w:hAnsi="Consolas" w:cs="Consolas"/>
            <w:color w:val="0000FF"/>
            <w:sz w:val="19"/>
            <w:szCs w:val="19"/>
          </w:rPr>
          <w:t>where</w:t>
        </w:r>
        <w:r w:rsidR="00135DFC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proofErr w:type="spellStart"/>
        <w:r w:rsidR="00135DFC">
          <w:rPr>
            <w:rFonts w:ascii="Consolas" w:hAnsi="Consolas" w:cs="Consolas"/>
            <w:color w:val="000000"/>
            <w:sz w:val="19"/>
            <w:szCs w:val="19"/>
          </w:rPr>
          <w:t>lsa</w:t>
        </w:r>
        <w:proofErr w:type="spellEnd"/>
        <w:r w:rsidR="00135DFC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135DFC">
          <w:rPr>
            <w:rFonts w:ascii="Consolas" w:hAnsi="Consolas" w:cs="Consolas"/>
            <w:color w:val="808080"/>
            <w:sz w:val="19"/>
            <w:szCs w:val="19"/>
          </w:rPr>
          <w:t xml:space="preserve">= </w:t>
        </w:r>
        <w:r w:rsidR="00135DFC">
          <w:rPr>
            <w:rFonts w:ascii="Consolas" w:hAnsi="Consolas" w:cs="Consolas"/>
            <w:color w:val="000000"/>
            <w:sz w:val="19"/>
            <w:szCs w:val="19"/>
          </w:rPr>
          <w:t>1</w:t>
        </w:r>
        <w:r w:rsidR="00135DFC">
          <w:t>):</w:t>
        </w:r>
      </w:ins>
      <w:del w:id="183" w:author="Huang, Lili" w:date="2024-05-07T19:18:00Z">
        <w:r w:rsidRPr="00DD3427" w:rsidDel="002C695A">
          <w:delText>:</w:delText>
        </w:r>
      </w:del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00"/>
        <w:gridCol w:w="2551"/>
        <w:gridCol w:w="3045"/>
      </w:tblGrid>
      <w:tr w:rsidR="002C695A" w:rsidRPr="00A12A0E" w14:paraId="07934499" w14:textId="77777777" w:rsidTr="002C695A">
        <w:tc>
          <w:tcPr>
            <w:tcW w:w="2900" w:type="dxa"/>
            <w:shd w:val="clear" w:color="auto" w:fill="EAF1DD" w:themeFill="accent3" w:themeFillTint="33"/>
          </w:tcPr>
          <w:p w14:paraId="1FEA7938" w14:textId="7DC50CC7" w:rsidR="002C695A" w:rsidRPr="00A12A0E" w:rsidRDefault="002C695A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Job Code</w:t>
            </w:r>
          </w:p>
        </w:tc>
        <w:tc>
          <w:tcPr>
            <w:tcW w:w="2551" w:type="dxa"/>
            <w:shd w:val="clear" w:color="auto" w:fill="EAF1DD" w:themeFill="accent3" w:themeFillTint="33"/>
          </w:tcPr>
          <w:p w14:paraId="3679994B" w14:textId="77777777" w:rsidR="002C695A" w:rsidRDefault="002C695A" w:rsidP="006D3CBB">
            <w:pPr>
              <w:rPr>
                <w:b/>
                <w:bCs/>
              </w:rPr>
            </w:pPr>
          </w:p>
        </w:tc>
        <w:tc>
          <w:tcPr>
            <w:tcW w:w="3045" w:type="dxa"/>
            <w:shd w:val="clear" w:color="auto" w:fill="EAF1DD" w:themeFill="accent3" w:themeFillTint="33"/>
          </w:tcPr>
          <w:p w14:paraId="01392028" w14:textId="124D31BB" w:rsidR="002C695A" w:rsidRPr="00A12A0E" w:rsidRDefault="002C695A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2C695A" w14:paraId="77228D74" w14:textId="77777777" w:rsidTr="002C695A">
        <w:tc>
          <w:tcPr>
            <w:tcW w:w="2900" w:type="dxa"/>
          </w:tcPr>
          <w:p w14:paraId="37BB5F8D" w14:textId="5B584137" w:rsidR="002C695A" w:rsidRDefault="002C695A" w:rsidP="00234324">
            <w:r w:rsidRPr="00A84512">
              <w:t>WABA11</w:t>
            </w:r>
          </w:p>
        </w:tc>
        <w:tc>
          <w:tcPr>
            <w:tcW w:w="2551" w:type="dxa"/>
          </w:tcPr>
          <w:p w14:paraId="3621D6C3" w14:textId="77777777" w:rsidR="002C695A" w:rsidRPr="00A84512" w:rsidRDefault="002C695A" w:rsidP="00234324"/>
        </w:tc>
        <w:tc>
          <w:tcPr>
            <w:tcW w:w="3045" w:type="dxa"/>
          </w:tcPr>
          <w:p w14:paraId="2A4D6B85" w14:textId="71FA9B39" w:rsidR="002C695A" w:rsidRDefault="002C695A" w:rsidP="00234324">
            <w:r w:rsidRPr="00A84512">
              <w:t>Assoc Administrator, Business</w:t>
            </w:r>
          </w:p>
        </w:tc>
      </w:tr>
      <w:tr w:rsidR="002C695A" w14:paraId="772D29B3" w14:textId="77777777" w:rsidTr="002C695A">
        <w:tc>
          <w:tcPr>
            <w:tcW w:w="2900" w:type="dxa"/>
          </w:tcPr>
          <w:p w14:paraId="03998791" w14:textId="736AC3BE" w:rsidR="002C695A" w:rsidRDefault="002C695A" w:rsidP="00234324">
            <w:r w:rsidRPr="00A84512">
              <w:t>WEEXDV</w:t>
            </w:r>
          </w:p>
        </w:tc>
        <w:tc>
          <w:tcPr>
            <w:tcW w:w="2551" w:type="dxa"/>
          </w:tcPr>
          <w:p w14:paraId="5E962A47" w14:textId="77777777" w:rsidR="002C695A" w:rsidRPr="00A84512" w:rsidRDefault="002C695A" w:rsidP="00234324"/>
        </w:tc>
        <w:tc>
          <w:tcPr>
            <w:tcW w:w="3045" w:type="dxa"/>
          </w:tcPr>
          <w:p w14:paraId="33F272DC" w14:textId="4B38D6D3" w:rsidR="002C695A" w:rsidRDefault="002C695A" w:rsidP="00234324">
            <w:r w:rsidRPr="00A84512">
              <w:t>Division Vice President</w:t>
            </w:r>
          </w:p>
        </w:tc>
      </w:tr>
      <w:tr w:rsidR="002C695A" w14:paraId="4BA41D6A" w14:textId="77777777" w:rsidTr="002C695A">
        <w:tc>
          <w:tcPr>
            <w:tcW w:w="2900" w:type="dxa"/>
          </w:tcPr>
          <w:p w14:paraId="1AA5B8AF" w14:textId="0C0993B9" w:rsidR="002C695A" w:rsidRDefault="002C695A" w:rsidP="00234324">
            <w:r w:rsidRPr="00A84512">
              <w:t>WIHD01</w:t>
            </w:r>
          </w:p>
        </w:tc>
        <w:tc>
          <w:tcPr>
            <w:tcW w:w="2551" w:type="dxa"/>
          </w:tcPr>
          <w:p w14:paraId="672CEFA0" w14:textId="77777777" w:rsidR="002C695A" w:rsidRPr="00A84512" w:rsidRDefault="002C695A" w:rsidP="00234324"/>
        </w:tc>
        <w:tc>
          <w:tcPr>
            <w:tcW w:w="3045" w:type="dxa"/>
          </w:tcPr>
          <w:p w14:paraId="62AAC067" w14:textId="41E0C687" w:rsidR="002C695A" w:rsidRDefault="002C695A" w:rsidP="00234324">
            <w:r w:rsidRPr="00A84512">
              <w:t>Assoc Technician, Help Desk</w:t>
            </w:r>
          </w:p>
        </w:tc>
      </w:tr>
      <w:tr w:rsidR="002C695A" w14:paraId="28334096" w14:textId="77777777" w:rsidTr="002C695A">
        <w:tc>
          <w:tcPr>
            <w:tcW w:w="2900" w:type="dxa"/>
          </w:tcPr>
          <w:p w14:paraId="720937DB" w14:textId="2D1A3907" w:rsidR="002C695A" w:rsidRDefault="002C695A" w:rsidP="00234324">
            <w:r w:rsidRPr="00A84512">
              <w:t>WIHD02</w:t>
            </w:r>
          </w:p>
        </w:tc>
        <w:tc>
          <w:tcPr>
            <w:tcW w:w="2551" w:type="dxa"/>
          </w:tcPr>
          <w:p w14:paraId="6F3A5C6B" w14:textId="77777777" w:rsidR="002C695A" w:rsidRPr="00A84512" w:rsidRDefault="002C695A" w:rsidP="00234324"/>
        </w:tc>
        <w:tc>
          <w:tcPr>
            <w:tcW w:w="3045" w:type="dxa"/>
          </w:tcPr>
          <w:p w14:paraId="66B0D048" w14:textId="41F1AB03" w:rsidR="002C695A" w:rsidRDefault="002C695A" w:rsidP="00234324">
            <w:r w:rsidRPr="00A84512">
              <w:t>Technician, Help Desk</w:t>
            </w:r>
          </w:p>
        </w:tc>
      </w:tr>
      <w:tr w:rsidR="002C695A" w14:paraId="190E19A6" w14:textId="77777777" w:rsidTr="002C695A">
        <w:tc>
          <w:tcPr>
            <w:tcW w:w="2900" w:type="dxa"/>
          </w:tcPr>
          <w:p w14:paraId="51417995" w14:textId="4C342D8F" w:rsidR="002C695A" w:rsidRDefault="002C695A" w:rsidP="00234324">
            <w:r w:rsidRPr="00A84512">
              <w:t>WIHD03</w:t>
            </w:r>
          </w:p>
        </w:tc>
        <w:tc>
          <w:tcPr>
            <w:tcW w:w="2551" w:type="dxa"/>
          </w:tcPr>
          <w:p w14:paraId="4E046173" w14:textId="77777777" w:rsidR="002C695A" w:rsidRPr="00A84512" w:rsidRDefault="002C695A" w:rsidP="00234324"/>
        </w:tc>
        <w:tc>
          <w:tcPr>
            <w:tcW w:w="3045" w:type="dxa"/>
          </w:tcPr>
          <w:p w14:paraId="57E220B8" w14:textId="2CF855E8" w:rsidR="002C695A" w:rsidRDefault="002C695A" w:rsidP="00234324">
            <w:r w:rsidRPr="00A84512">
              <w:t>Sr Technician, Help Desk</w:t>
            </w:r>
          </w:p>
        </w:tc>
      </w:tr>
      <w:tr w:rsidR="002C695A" w14:paraId="302B6619" w14:textId="77777777" w:rsidTr="002C695A">
        <w:tc>
          <w:tcPr>
            <w:tcW w:w="2900" w:type="dxa"/>
          </w:tcPr>
          <w:p w14:paraId="4CFAB0DF" w14:textId="78CF68C5" w:rsidR="002C695A" w:rsidRDefault="002C695A" w:rsidP="00234324">
            <w:r w:rsidRPr="00A84512">
              <w:t>WIHD04</w:t>
            </w:r>
          </w:p>
        </w:tc>
        <w:tc>
          <w:tcPr>
            <w:tcW w:w="2551" w:type="dxa"/>
          </w:tcPr>
          <w:p w14:paraId="476B7283" w14:textId="77777777" w:rsidR="002C695A" w:rsidRPr="00A84512" w:rsidRDefault="002C695A" w:rsidP="00234324"/>
        </w:tc>
        <w:tc>
          <w:tcPr>
            <w:tcW w:w="3045" w:type="dxa"/>
          </w:tcPr>
          <w:p w14:paraId="4860445C" w14:textId="191B4D26" w:rsidR="002C695A" w:rsidRDefault="002C695A" w:rsidP="00234324">
            <w:r w:rsidRPr="00A84512">
              <w:t>Lead Technician, Help Desk</w:t>
            </w:r>
          </w:p>
        </w:tc>
      </w:tr>
      <w:tr w:rsidR="002C695A" w14:paraId="4071500F" w14:textId="77777777" w:rsidTr="002C695A">
        <w:tc>
          <w:tcPr>
            <w:tcW w:w="2900" w:type="dxa"/>
          </w:tcPr>
          <w:p w14:paraId="0BF89D69" w14:textId="5A4943C4" w:rsidR="002C695A" w:rsidRDefault="002C695A" w:rsidP="00234324">
            <w:r w:rsidRPr="00A84512">
              <w:t>WIHD40</w:t>
            </w:r>
          </w:p>
        </w:tc>
        <w:tc>
          <w:tcPr>
            <w:tcW w:w="2551" w:type="dxa"/>
          </w:tcPr>
          <w:p w14:paraId="3BB869E2" w14:textId="77777777" w:rsidR="002C695A" w:rsidRPr="00A84512" w:rsidRDefault="002C695A" w:rsidP="00234324"/>
        </w:tc>
        <w:tc>
          <w:tcPr>
            <w:tcW w:w="3045" w:type="dxa"/>
          </w:tcPr>
          <w:p w14:paraId="5BBB6DD4" w14:textId="0014DEEA" w:rsidR="002C695A" w:rsidRDefault="002C695A" w:rsidP="00234324">
            <w:r w:rsidRPr="00A84512">
              <w:t>Supervisor, Help Desk</w:t>
            </w:r>
          </w:p>
        </w:tc>
      </w:tr>
      <w:tr w:rsidR="002C695A" w14:paraId="33786178" w14:textId="77777777" w:rsidTr="002C695A">
        <w:tc>
          <w:tcPr>
            <w:tcW w:w="2900" w:type="dxa"/>
          </w:tcPr>
          <w:p w14:paraId="5A3EBBD0" w14:textId="360B59D5" w:rsidR="002C695A" w:rsidRDefault="002C695A" w:rsidP="00234324">
            <w:r w:rsidRPr="00A84512">
              <w:t>WIHD50</w:t>
            </w:r>
          </w:p>
        </w:tc>
        <w:tc>
          <w:tcPr>
            <w:tcW w:w="2551" w:type="dxa"/>
          </w:tcPr>
          <w:p w14:paraId="4C8E72BF" w14:textId="77777777" w:rsidR="002C695A" w:rsidRPr="00A84512" w:rsidRDefault="002C695A" w:rsidP="00234324"/>
        </w:tc>
        <w:tc>
          <w:tcPr>
            <w:tcW w:w="3045" w:type="dxa"/>
          </w:tcPr>
          <w:p w14:paraId="33B7F680" w14:textId="2CC2E9C2" w:rsidR="002C695A" w:rsidRDefault="002C695A" w:rsidP="00234324">
            <w:r w:rsidRPr="00A84512">
              <w:t>Manager, Help Desk</w:t>
            </w:r>
          </w:p>
        </w:tc>
      </w:tr>
      <w:tr w:rsidR="002C695A" w14:paraId="5EE181AB" w14:textId="77777777" w:rsidTr="002C695A">
        <w:tc>
          <w:tcPr>
            <w:tcW w:w="2900" w:type="dxa"/>
          </w:tcPr>
          <w:p w14:paraId="1D91E5BE" w14:textId="534C2983" w:rsidR="002C695A" w:rsidRDefault="002C695A" w:rsidP="00234324">
            <w:r w:rsidRPr="00A84512">
              <w:t>WISA12</w:t>
            </w:r>
          </w:p>
        </w:tc>
        <w:tc>
          <w:tcPr>
            <w:tcW w:w="2551" w:type="dxa"/>
          </w:tcPr>
          <w:p w14:paraId="7343AF14" w14:textId="77777777" w:rsidR="002C695A" w:rsidRPr="00A84512" w:rsidRDefault="002C695A" w:rsidP="00234324"/>
        </w:tc>
        <w:tc>
          <w:tcPr>
            <w:tcW w:w="3045" w:type="dxa"/>
          </w:tcPr>
          <w:p w14:paraId="012761D9" w14:textId="0FD4D6DE" w:rsidR="002C695A" w:rsidRDefault="002C695A" w:rsidP="00234324">
            <w:r w:rsidRPr="00A84512">
              <w:t>Administrator, Systems</w:t>
            </w:r>
          </w:p>
        </w:tc>
      </w:tr>
      <w:tr w:rsidR="002C695A" w14:paraId="0795A396" w14:textId="77777777" w:rsidTr="002C695A">
        <w:tc>
          <w:tcPr>
            <w:tcW w:w="2900" w:type="dxa"/>
          </w:tcPr>
          <w:p w14:paraId="78146D2C" w14:textId="7F293A0B" w:rsidR="002C695A" w:rsidRDefault="002C695A" w:rsidP="00234324">
            <w:r w:rsidRPr="00A84512">
              <w:t>WISO12</w:t>
            </w:r>
          </w:p>
        </w:tc>
        <w:tc>
          <w:tcPr>
            <w:tcW w:w="2551" w:type="dxa"/>
          </w:tcPr>
          <w:p w14:paraId="57794A46" w14:textId="77777777" w:rsidR="002C695A" w:rsidRPr="00A84512" w:rsidRDefault="002C695A" w:rsidP="00234324"/>
        </w:tc>
        <w:tc>
          <w:tcPr>
            <w:tcW w:w="3045" w:type="dxa"/>
          </w:tcPr>
          <w:p w14:paraId="42AD25F3" w14:textId="06A08775" w:rsidR="002C695A" w:rsidRDefault="002C695A" w:rsidP="00234324">
            <w:r w:rsidRPr="00A84512">
              <w:t>Engineer, Software</w:t>
            </w:r>
          </w:p>
        </w:tc>
      </w:tr>
      <w:tr w:rsidR="002C695A" w14:paraId="7D6F3E73" w14:textId="77777777" w:rsidTr="002C695A">
        <w:tc>
          <w:tcPr>
            <w:tcW w:w="2900" w:type="dxa"/>
          </w:tcPr>
          <w:p w14:paraId="5E12BB29" w14:textId="2AF5FA5C" w:rsidR="002C695A" w:rsidRDefault="002C695A" w:rsidP="00234324">
            <w:r w:rsidRPr="00A84512">
              <w:t>WISO13</w:t>
            </w:r>
          </w:p>
        </w:tc>
        <w:tc>
          <w:tcPr>
            <w:tcW w:w="2551" w:type="dxa"/>
          </w:tcPr>
          <w:p w14:paraId="5DD3CA23" w14:textId="77777777" w:rsidR="002C695A" w:rsidRPr="00A84512" w:rsidRDefault="002C695A" w:rsidP="00234324"/>
        </w:tc>
        <w:tc>
          <w:tcPr>
            <w:tcW w:w="3045" w:type="dxa"/>
          </w:tcPr>
          <w:p w14:paraId="0FA30E7B" w14:textId="6323572A" w:rsidR="002C695A" w:rsidRDefault="002C695A" w:rsidP="00234324">
            <w:r w:rsidRPr="00A84512">
              <w:t>Sr Engineer, Software</w:t>
            </w:r>
          </w:p>
        </w:tc>
      </w:tr>
      <w:tr w:rsidR="002C695A" w14:paraId="02BB4576" w14:textId="77777777" w:rsidTr="002C695A">
        <w:tc>
          <w:tcPr>
            <w:tcW w:w="2900" w:type="dxa"/>
          </w:tcPr>
          <w:p w14:paraId="51CAB6B2" w14:textId="40873595" w:rsidR="002C695A" w:rsidRDefault="002C695A" w:rsidP="00234324">
            <w:r w:rsidRPr="00A84512">
              <w:lastRenderedPageBreak/>
              <w:t>WISY14</w:t>
            </w:r>
          </w:p>
        </w:tc>
        <w:tc>
          <w:tcPr>
            <w:tcW w:w="2551" w:type="dxa"/>
          </w:tcPr>
          <w:p w14:paraId="5E6B42DA" w14:textId="77777777" w:rsidR="002C695A" w:rsidRPr="00A84512" w:rsidRDefault="002C695A" w:rsidP="00234324"/>
        </w:tc>
        <w:tc>
          <w:tcPr>
            <w:tcW w:w="3045" w:type="dxa"/>
          </w:tcPr>
          <w:p w14:paraId="68CFB0B7" w14:textId="20FE7F6D" w:rsidR="002C695A" w:rsidRDefault="002C695A" w:rsidP="00234324">
            <w:r w:rsidRPr="00A84512">
              <w:t>Principal Analyst, Systems</w:t>
            </w:r>
          </w:p>
        </w:tc>
      </w:tr>
      <w:tr w:rsidR="002C695A" w14:paraId="19F108A3" w14:textId="77777777" w:rsidTr="002C695A">
        <w:tc>
          <w:tcPr>
            <w:tcW w:w="2900" w:type="dxa"/>
          </w:tcPr>
          <w:p w14:paraId="6815B7F3" w14:textId="393B5762" w:rsidR="002C695A" w:rsidRDefault="002C695A" w:rsidP="00234324">
            <w:r w:rsidRPr="00A84512">
              <w:t>WMPR40</w:t>
            </w:r>
          </w:p>
        </w:tc>
        <w:tc>
          <w:tcPr>
            <w:tcW w:w="2551" w:type="dxa"/>
          </w:tcPr>
          <w:p w14:paraId="4C4EED8E" w14:textId="77777777" w:rsidR="002C695A" w:rsidRPr="00A84512" w:rsidRDefault="002C695A" w:rsidP="00234324"/>
        </w:tc>
        <w:tc>
          <w:tcPr>
            <w:tcW w:w="3045" w:type="dxa"/>
          </w:tcPr>
          <w:p w14:paraId="243ED7FF" w14:textId="53F07F42" w:rsidR="002C695A" w:rsidRDefault="002C695A" w:rsidP="00234324">
            <w:r w:rsidRPr="00A84512">
              <w:t>Supervisor, Production</w:t>
            </w:r>
          </w:p>
        </w:tc>
      </w:tr>
      <w:tr w:rsidR="002C695A" w14:paraId="34CF4160" w14:textId="77777777" w:rsidTr="002C695A">
        <w:tc>
          <w:tcPr>
            <w:tcW w:w="2900" w:type="dxa"/>
          </w:tcPr>
          <w:p w14:paraId="59E490E3" w14:textId="32B40FCF" w:rsidR="002C695A" w:rsidRDefault="002C695A" w:rsidP="00234324">
            <w:r w:rsidRPr="00A84512">
              <w:t>WMPR50</w:t>
            </w:r>
          </w:p>
        </w:tc>
        <w:tc>
          <w:tcPr>
            <w:tcW w:w="2551" w:type="dxa"/>
          </w:tcPr>
          <w:p w14:paraId="076EAF63" w14:textId="77777777" w:rsidR="002C695A" w:rsidRPr="00A84512" w:rsidRDefault="002C695A" w:rsidP="00234324"/>
        </w:tc>
        <w:tc>
          <w:tcPr>
            <w:tcW w:w="3045" w:type="dxa"/>
          </w:tcPr>
          <w:p w14:paraId="30973B6B" w14:textId="0AFC2D9E" w:rsidR="002C695A" w:rsidRDefault="002C695A" w:rsidP="00234324">
            <w:r w:rsidRPr="00A84512">
              <w:t>Manager, Production</w:t>
            </w:r>
          </w:p>
        </w:tc>
      </w:tr>
      <w:tr w:rsidR="002C695A" w14:paraId="4B4CD07C" w14:textId="77777777" w:rsidTr="002C695A">
        <w:tc>
          <w:tcPr>
            <w:tcW w:w="2900" w:type="dxa"/>
          </w:tcPr>
          <w:p w14:paraId="13F4E3CF" w14:textId="6C012183" w:rsidR="002C695A" w:rsidRDefault="002C695A" w:rsidP="00234324">
            <w:r w:rsidRPr="00A84512">
              <w:t>WPOP70</w:t>
            </w:r>
          </w:p>
        </w:tc>
        <w:tc>
          <w:tcPr>
            <w:tcW w:w="2551" w:type="dxa"/>
          </w:tcPr>
          <w:p w14:paraId="2A9CF50F" w14:textId="77777777" w:rsidR="002C695A" w:rsidRPr="00A84512" w:rsidRDefault="002C695A" w:rsidP="00234324"/>
        </w:tc>
        <w:tc>
          <w:tcPr>
            <w:tcW w:w="3045" w:type="dxa"/>
          </w:tcPr>
          <w:p w14:paraId="34D43047" w14:textId="3C4B2A27" w:rsidR="002C695A" w:rsidRDefault="002C695A" w:rsidP="00234324">
            <w:r w:rsidRPr="00A84512">
              <w:t>Director, Operations</w:t>
            </w:r>
          </w:p>
        </w:tc>
      </w:tr>
      <w:tr w:rsidR="002C695A" w14:paraId="252EAEFB" w14:textId="77777777" w:rsidTr="002C695A">
        <w:tc>
          <w:tcPr>
            <w:tcW w:w="2900" w:type="dxa"/>
          </w:tcPr>
          <w:p w14:paraId="6674563A" w14:textId="0A409C24" w:rsidR="002C695A" w:rsidRDefault="002C695A" w:rsidP="00234324">
            <w:r w:rsidRPr="00A84512">
              <w:t>WPPM60</w:t>
            </w:r>
          </w:p>
        </w:tc>
        <w:tc>
          <w:tcPr>
            <w:tcW w:w="2551" w:type="dxa"/>
          </w:tcPr>
          <w:p w14:paraId="4A8D66EA" w14:textId="77777777" w:rsidR="002C695A" w:rsidRPr="00A84512" w:rsidRDefault="002C695A" w:rsidP="00234324"/>
        </w:tc>
        <w:tc>
          <w:tcPr>
            <w:tcW w:w="3045" w:type="dxa"/>
          </w:tcPr>
          <w:p w14:paraId="181CD546" w14:textId="62720096" w:rsidR="002C695A" w:rsidRDefault="002C695A" w:rsidP="00234324">
            <w:r w:rsidRPr="00A84512">
              <w:t>Sr Manager, Program</w:t>
            </w:r>
          </w:p>
        </w:tc>
      </w:tr>
      <w:tr w:rsidR="002C695A" w14:paraId="48EA9CD9" w14:textId="77777777" w:rsidTr="002C695A">
        <w:tc>
          <w:tcPr>
            <w:tcW w:w="2900" w:type="dxa"/>
          </w:tcPr>
          <w:p w14:paraId="408D3FF4" w14:textId="457035A3" w:rsidR="002C695A" w:rsidRDefault="002C695A" w:rsidP="00234324">
            <w:r w:rsidRPr="00A84512">
              <w:t>WPPT40</w:t>
            </w:r>
          </w:p>
        </w:tc>
        <w:tc>
          <w:tcPr>
            <w:tcW w:w="2551" w:type="dxa"/>
          </w:tcPr>
          <w:p w14:paraId="1EB01980" w14:textId="77777777" w:rsidR="002C695A" w:rsidRPr="00A84512" w:rsidRDefault="002C695A" w:rsidP="00234324"/>
        </w:tc>
        <w:tc>
          <w:tcPr>
            <w:tcW w:w="3045" w:type="dxa"/>
          </w:tcPr>
          <w:p w14:paraId="05DB4B76" w14:textId="2DB1F27B" w:rsidR="002C695A" w:rsidRDefault="002C695A" w:rsidP="00234324">
            <w:r w:rsidRPr="00A84512">
              <w:t>Supervisor, Project/Task</w:t>
            </w:r>
          </w:p>
        </w:tc>
      </w:tr>
      <w:tr w:rsidR="002C695A" w14:paraId="57D51274" w14:textId="77777777" w:rsidTr="002C695A">
        <w:tc>
          <w:tcPr>
            <w:tcW w:w="2900" w:type="dxa"/>
          </w:tcPr>
          <w:p w14:paraId="4FB1D9BC" w14:textId="68A04445" w:rsidR="002C695A" w:rsidRDefault="002C695A" w:rsidP="00234324">
            <w:r w:rsidRPr="00A84512">
              <w:t>WPPT50</w:t>
            </w:r>
          </w:p>
        </w:tc>
        <w:tc>
          <w:tcPr>
            <w:tcW w:w="2551" w:type="dxa"/>
          </w:tcPr>
          <w:p w14:paraId="7394FE9A" w14:textId="77777777" w:rsidR="002C695A" w:rsidRPr="00A84512" w:rsidRDefault="002C695A" w:rsidP="00234324"/>
        </w:tc>
        <w:tc>
          <w:tcPr>
            <w:tcW w:w="3045" w:type="dxa"/>
          </w:tcPr>
          <w:p w14:paraId="74FAE2A0" w14:textId="64CEFB8B" w:rsidR="002C695A" w:rsidRDefault="002C695A" w:rsidP="00234324">
            <w:r w:rsidRPr="00A84512">
              <w:t>Manager, Project/Task</w:t>
            </w:r>
          </w:p>
        </w:tc>
      </w:tr>
      <w:tr w:rsidR="002C695A" w14:paraId="62CBA7ED" w14:textId="77777777" w:rsidTr="002C695A">
        <w:tc>
          <w:tcPr>
            <w:tcW w:w="2900" w:type="dxa"/>
          </w:tcPr>
          <w:p w14:paraId="68299A49" w14:textId="1D4BAA54" w:rsidR="002C695A" w:rsidRDefault="002C695A" w:rsidP="00234324">
            <w:r w:rsidRPr="00A84512">
              <w:t>WPPT60</w:t>
            </w:r>
          </w:p>
        </w:tc>
        <w:tc>
          <w:tcPr>
            <w:tcW w:w="2551" w:type="dxa"/>
          </w:tcPr>
          <w:p w14:paraId="10687B01" w14:textId="77777777" w:rsidR="002C695A" w:rsidRPr="00A84512" w:rsidRDefault="002C695A" w:rsidP="00234324"/>
        </w:tc>
        <w:tc>
          <w:tcPr>
            <w:tcW w:w="3045" w:type="dxa"/>
          </w:tcPr>
          <w:p w14:paraId="1F10CE6B" w14:textId="35F8447F" w:rsidR="002C695A" w:rsidRDefault="002C695A" w:rsidP="00234324">
            <w:r w:rsidRPr="00A84512">
              <w:t>Sr Manager, Project/Task</w:t>
            </w:r>
          </w:p>
        </w:tc>
      </w:tr>
      <w:tr w:rsidR="002C695A" w14:paraId="1611E989" w14:textId="77777777" w:rsidTr="002C695A">
        <w:tc>
          <w:tcPr>
            <w:tcW w:w="2900" w:type="dxa"/>
          </w:tcPr>
          <w:p w14:paraId="02D09C60" w14:textId="67EC17E4" w:rsidR="002C695A" w:rsidRDefault="002C695A" w:rsidP="00234324">
            <w:r w:rsidRPr="00A84512">
              <w:t>WSTE13</w:t>
            </w:r>
          </w:p>
        </w:tc>
        <w:tc>
          <w:tcPr>
            <w:tcW w:w="2551" w:type="dxa"/>
          </w:tcPr>
          <w:p w14:paraId="232CF787" w14:textId="77777777" w:rsidR="002C695A" w:rsidRPr="00A84512" w:rsidRDefault="002C695A" w:rsidP="00234324"/>
        </w:tc>
        <w:tc>
          <w:tcPr>
            <w:tcW w:w="3045" w:type="dxa"/>
          </w:tcPr>
          <w:p w14:paraId="180BC1AE" w14:textId="1343980D" w:rsidR="002C695A" w:rsidRDefault="002C695A" w:rsidP="00234324">
            <w:r w:rsidRPr="00A84512">
              <w:t>Sr Engineer, Test</w:t>
            </w:r>
          </w:p>
        </w:tc>
      </w:tr>
    </w:tbl>
    <w:p w14:paraId="66486849" w14:textId="77777777" w:rsidR="00AA0D15" w:rsidRDefault="00AA0D15" w:rsidP="006D3CBB">
      <w:pPr>
        <w:ind w:left="360"/>
      </w:pPr>
    </w:p>
    <w:p w14:paraId="204531F9" w14:textId="49FEA181" w:rsidR="00040226" w:rsidRPr="00DD3427" w:rsidRDefault="00040226" w:rsidP="006D3CBB">
      <w:pPr>
        <w:ind w:left="360"/>
      </w:pPr>
      <w:r w:rsidRPr="00DD3427">
        <w:t xml:space="preserve">Users with these job codes are allowed to submit </w:t>
      </w:r>
      <w:r w:rsidRPr="00DD3427">
        <w:rPr>
          <w:b/>
          <w:bCs/>
        </w:rPr>
        <w:t>TRAINING</w:t>
      </w:r>
      <w:r w:rsidRPr="00DD3427">
        <w:t xml:space="preserve"> </w:t>
      </w:r>
      <w:r w:rsidR="000F153C">
        <w:t xml:space="preserve">coaching </w:t>
      </w:r>
      <w:r w:rsidRPr="00DD3427">
        <w:t>logs</w:t>
      </w:r>
      <w:ins w:id="184" w:author="Huang, Lili" w:date="2024-05-07T19:18:00Z">
        <w:r w:rsidR="00A32B7E">
          <w:t xml:space="preserve"> (</w:t>
        </w:r>
        <w:r w:rsidR="00A32B7E">
          <w:rPr>
            <w:rFonts w:ascii="Consolas" w:hAnsi="Consolas" w:cs="Consolas"/>
            <w:color w:val="0000FF"/>
            <w:sz w:val="19"/>
            <w:szCs w:val="19"/>
          </w:rPr>
          <w:t>select</w:t>
        </w:r>
        <w:r w:rsidR="00A32B7E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A32B7E">
          <w:rPr>
            <w:rFonts w:ascii="Consolas" w:hAnsi="Consolas" w:cs="Consolas"/>
            <w:color w:val="808080"/>
            <w:sz w:val="19"/>
            <w:szCs w:val="19"/>
          </w:rPr>
          <w:t>*</w:t>
        </w:r>
        <w:r w:rsidR="00A32B7E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A32B7E">
          <w:rPr>
            <w:rFonts w:ascii="Consolas" w:hAnsi="Consolas" w:cs="Consolas"/>
            <w:color w:val="0000FF"/>
            <w:sz w:val="19"/>
            <w:szCs w:val="19"/>
          </w:rPr>
          <w:t>from</w:t>
        </w:r>
        <w:r w:rsidR="00A32B7E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proofErr w:type="spellStart"/>
        <w:proofErr w:type="gramStart"/>
        <w:r w:rsidR="00A32B7E">
          <w:rPr>
            <w:rFonts w:ascii="Consolas" w:hAnsi="Consolas" w:cs="Consolas"/>
            <w:color w:val="000000"/>
            <w:sz w:val="19"/>
            <w:szCs w:val="19"/>
          </w:rPr>
          <w:t>ec</w:t>
        </w:r>
        <w:r w:rsidR="00A32B7E">
          <w:rPr>
            <w:rFonts w:ascii="Consolas" w:hAnsi="Consolas" w:cs="Consolas"/>
            <w:color w:val="808080"/>
            <w:sz w:val="19"/>
            <w:szCs w:val="19"/>
          </w:rPr>
          <w:t>.</w:t>
        </w:r>
        <w:r w:rsidR="00A32B7E">
          <w:rPr>
            <w:rFonts w:ascii="Consolas" w:hAnsi="Consolas" w:cs="Consolas"/>
            <w:color w:val="000000"/>
            <w:sz w:val="19"/>
            <w:szCs w:val="19"/>
          </w:rPr>
          <w:t>Module</w:t>
        </w:r>
        <w:proofErr w:type="gramEnd"/>
        <w:r w:rsidR="00A32B7E">
          <w:rPr>
            <w:rFonts w:ascii="Consolas" w:hAnsi="Consolas" w:cs="Consolas"/>
            <w:color w:val="000000"/>
            <w:sz w:val="19"/>
            <w:szCs w:val="19"/>
          </w:rPr>
          <w:t>_Submission</w:t>
        </w:r>
        <w:proofErr w:type="spellEnd"/>
        <w:r w:rsidR="00A32B7E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 w:rsidR="00A32B7E">
          <w:rPr>
            <w:rFonts w:ascii="Consolas" w:hAnsi="Consolas" w:cs="Consolas"/>
            <w:color w:val="0000FF"/>
            <w:sz w:val="19"/>
            <w:szCs w:val="19"/>
          </w:rPr>
          <w:t>where</w:t>
        </w:r>
        <w:r w:rsidR="00A32B7E">
          <w:rPr>
            <w:rFonts w:ascii="Consolas" w:hAnsi="Consolas" w:cs="Consolas"/>
            <w:color w:val="000000"/>
            <w:sz w:val="19"/>
            <w:szCs w:val="19"/>
          </w:rPr>
          <w:t xml:space="preserve"> training </w:t>
        </w:r>
        <w:r w:rsidR="00A32B7E">
          <w:rPr>
            <w:rFonts w:ascii="Consolas" w:hAnsi="Consolas" w:cs="Consolas"/>
            <w:color w:val="808080"/>
            <w:sz w:val="19"/>
            <w:szCs w:val="19"/>
          </w:rPr>
          <w:t xml:space="preserve">= </w:t>
        </w:r>
        <w:r w:rsidR="00A32B7E">
          <w:rPr>
            <w:rFonts w:ascii="Consolas" w:hAnsi="Consolas" w:cs="Consolas"/>
            <w:color w:val="000000"/>
            <w:sz w:val="19"/>
            <w:szCs w:val="19"/>
          </w:rPr>
          <w:t>1</w:t>
        </w:r>
        <w:r w:rsidR="00A32B7E">
          <w:t>):</w:t>
        </w:r>
      </w:ins>
      <w:del w:id="185" w:author="Huang, Lili" w:date="2024-05-07T19:18:00Z">
        <w:r w:rsidRPr="00DD3427" w:rsidDel="00A32B7E">
          <w:delText>:</w:delText>
        </w:r>
      </w:del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8"/>
        <w:gridCol w:w="4248"/>
      </w:tblGrid>
      <w:tr w:rsidR="00363EF8" w:rsidRPr="00363EF8" w14:paraId="22D616FC" w14:textId="77777777" w:rsidTr="00363EF8">
        <w:tc>
          <w:tcPr>
            <w:tcW w:w="4248" w:type="dxa"/>
            <w:shd w:val="clear" w:color="auto" w:fill="EAF1DD" w:themeFill="accent3" w:themeFillTint="33"/>
          </w:tcPr>
          <w:p w14:paraId="528ED426" w14:textId="70139BDB" w:rsidR="00363EF8" w:rsidRPr="00363EF8" w:rsidRDefault="00E708C6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Job Code</w:t>
            </w:r>
          </w:p>
        </w:tc>
        <w:tc>
          <w:tcPr>
            <w:tcW w:w="4248" w:type="dxa"/>
            <w:shd w:val="clear" w:color="auto" w:fill="EAF1DD" w:themeFill="accent3" w:themeFillTint="33"/>
          </w:tcPr>
          <w:p w14:paraId="4C6D9410" w14:textId="5F11F3A3" w:rsidR="00363EF8" w:rsidRPr="00363EF8" w:rsidRDefault="00E708C6" w:rsidP="006D3CB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63EF8" w14:paraId="60C39A2D" w14:textId="77777777" w:rsidTr="00363EF8">
        <w:tc>
          <w:tcPr>
            <w:tcW w:w="4248" w:type="dxa"/>
          </w:tcPr>
          <w:p w14:paraId="0A3C8DFA" w14:textId="381E881D" w:rsidR="00363EF8" w:rsidRDefault="00363EF8" w:rsidP="00363EF8">
            <w:r w:rsidRPr="00E062B8">
              <w:t>WEEXDV</w:t>
            </w:r>
          </w:p>
        </w:tc>
        <w:tc>
          <w:tcPr>
            <w:tcW w:w="4248" w:type="dxa"/>
          </w:tcPr>
          <w:p w14:paraId="501F6DC9" w14:textId="06589030" w:rsidR="00363EF8" w:rsidRDefault="00363EF8" w:rsidP="00363EF8">
            <w:r w:rsidRPr="00E062B8">
              <w:t>Division Vice President</w:t>
            </w:r>
          </w:p>
        </w:tc>
      </w:tr>
      <w:tr w:rsidR="00363EF8" w14:paraId="7A5DBB67" w14:textId="77777777" w:rsidTr="00363EF8">
        <w:tc>
          <w:tcPr>
            <w:tcW w:w="4248" w:type="dxa"/>
          </w:tcPr>
          <w:p w14:paraId="4AFE883D" w14:textId="0EA03823" w:rsidR="00363EF8" w:rsidRDefault="00363EF8" w:rsidP="00363EF8">
            <w:r w:rsidRPr="00E062B8">
              <w:t>WISO12</w:t>
            </w:r>
          </w:p>
        </w:tc>
        <w:tc>
          <w:tcPr>
            <w:tcW w:w="4248" w:type="dxa"/>
          </w:tcPr>
          <w:p w14:paraId="21BD6879" w14:textId="3396611F" w:rsidR="00363EF8" w:rsidRDefault="00363EF8" w:rsidP="00363EF8">
            <w:r w:rsidRPr="00E062B8">
              <w:t>Engineer, Software</w:t>
            </w:r>
          </w:p>
        </w:tc>
      </w:tr>
      <w:tr w:rsidR="00363EF8" w14:paraId="7AC017B0" w14:textId="77777777" w:rsidTr="00363EF8">
        <w:tc>
          <w:tcPr>
            <w:tcW w:w="4248" w:type="dxa"/>
          </w:tcPr>
          <w:p w14:paraId="78EB4943" w14:textId="2B18A3E7" w:rsidR="00363EF8" w:rsidRDefault="00363EF8" w:rsidP="00363EF8">
            <w:r w:rsidRPr="00E062B8">
              <w:t>WISO13</w:t>
            </w:r>
          </w:p>
        </w:tc>
        <w:tc>
          <w:tcPr>
            <w:tcW w:w="4248" w:type="dxa"/>
          </w:tcPr>
          <w:p w14:paraId="75669070" w14:textId="6B548CE3" w:rsidR="00363EF8" w:rsidRDefault="00363EF8" w:rsidP="00363EF8">
            <w:r w:rsidRPr="00E062B8">
              <w:t>Sr Engineer, Software</w:t>
            </w:r>
          </w:p>
        </w:tc>
      </w:tr>
      <w:tr w:rsidR="00363EF8" w14:paraId="3CD01E92" w14:textId="77777777" w:rsidTr="00363EF8">
        <w:tc>
          <w:tcPr>
            <w:tcW w:w="4248" w:type="dxa"/>
          </w:tcPr>
          <w:p w14:paraId="3659B6A5" w14:textId="25ADD49B" w:rsidR="00363EF8" w:rsidRDefault="00363EF8" w:rsidP="00363EF8">
            <w:r w:rsidRPr="00E062B8">
              <w:t>WISY14</w:t>
            </w:r>
          </w:p>
        </w:tc>
        <w:tc>
          <w:tcPr>
            <w:tcW w:w="4248" w:type="dxa"/>
          </w:tcPr>
          <w:p w14:paraId="2AC0AD96" w14:textId="18C206C4" w:rsidR="00363EF8" w:rsidRDefault="00363EF8" w:rsidP="00363EF8">
            <w:r w:rsidRPr="00E062B8">
              <w:t>Principal Analyst, Systems</w:t>
            </w:r>
          </w:p>
        </w:tc>
      </w:tr>
      <w:tr w:rsidR="00363EF8" w14:paraId="78FDCE50" w14:textId="77777777" w:rsidTr="00363EF8">
        <w:tc>
          <w:tcPr>
            <w:tcW w:w="4248" w:type="dxa"/>
          </w:tcPr>
          <w:p w14:paraId="1731A108" w14:textId="668A597A" w:rsidR="00363EF8" w:rsidRDefault="00363EF8" w:rsidP="00363EF8">
            <w:r w:rsidRPr="00E062B8">
              <w:t>WPOP70</w:t>
            </w:r>
          </w:p>
        </w:tc>
        <w:tc>
          <w:tcPr>
            <w:tcW w:w="4248" w:type="dxa"/>
          </w:tcPr>
          <w:p w14:paraId="65FB6926" w14:textId="64979A13" w:rsidR="00363EF8" w:rsidRDefault="00363EF8" w:rsidP="00363EF8">
            <w:r w:rsidRPr="00E062B8">
              <w:t>Director, Operations</w:t>
            </w:r>
          </w:p>
        </w:tc>
      </w:tr>
      <w:tr w:rsidR="00363EF8" w14:paraId="533366DC" w14:textId="77777777" w:rsidTr="00363EF8">
        <w:tc>
          <w:tcPr>
            <w:tcW w:w="4248" w:type="dxa"/>
          </w:tcPr>
          <w:p w14:paraId="3BE0C867" w14:textId="26FEB54D" w:rsidR="00363EF8" w:rsidRDefault="00363EF8" w:rsidP="00363EF8">
            <w:r w:rsidRPr="00E062B8">
              <w:t>WSTE13</w:t>
            </w:r>
          </w:p>
        </w:tc>
        <w:tc>
          <w:tcPr>
            <w:tcW w:w="4248" w:type="dxa"/>
          </w:tcPr>
          <w:p w14:paraId="3974DC47" w14:textId="147E221E" w:rsidR="00363EF8" w:rsidRDefault="00363EF8" w:rsidP="00363EF8">
            <w:r w:rsidRPr="00E062B8">
              <w:t>Sr Engineer, Test</w:t>
            </w:r>
          </w:p>
        </w:tc>
      </w:tr>
      <w:tr w:rsidR="00363EF8" w14:paraId="4F334443" w14:textId="77777777" w:rsidTr="00363EF8">
        <w:tc>
          <w:tcPr>
            <w:tcW w:w="4248" w:type="dxa"/>
          </w:tcPr>
          <w:p w14:paraId="75FDE24E" w14:textId="45EF95E4" w:rsidR="00363EF8" w:rsidRDefault="00363EF8" w:rsidP="00363EF8">
            <w:r w:rsidRPr="00E062B8">
              <w:t>WTID13</w:t>
            </w:r>
          </w:p>
        </w:tc>
        <w:tc>
          <w:tcPr>
            <w:tcW w:w="4248" w:type="dxa"/>
          </w:tcPr>
          <w:p w14:paraId="27DFC91E" w14:textId="13562020" w:rsidR="00363EF8" w:rsidRDefault="00363EF8" w:rsidP="00363EF8">
            <w:r w:rsidRPr="00E062B8">
              <w:t>Sr Developer, Instructional</w:t>
            </w:r>
          </w:p>
        </w:tc>
      </w:tr>
      <w:tr w:rsidR="00363EF8" w14:paraId="4287E380" w14:textId="77777777" w:rsidTr="00363EF8">
        <w:tc>
          <w:tcPr>
            <w:tcW w:w="4248" w:type="dxa"/>
          </w:tcPr>
          <w:p w14:paraId="68ECEEB4" w14:textId="6A1B2C5C" w:rsidR="00363EF8" w:rsidRDefault="00363EF8" w:rsidP="00363EF8">
            <w:r w:rsidRPr="00E062B8">
              <w:t>WTTR12</w:t>
            </w:r>
          </w:p>
        </w:tc>
        <w:tc>
          <w:tcPr>
            <w:tcW w:w="4248" w:type="dxa"/>
          </w:tcPr>
          <w:p w14:paraId="648E4F5F" w14:textId="2F81C33A" w:rsidR="00363EF8" w:rsidRDefault="00363EF8" w:rsidP="00363EF8">
            <w:r w:rsidRPr="00E062B8">
              <w:t>Specialist, Training</w:t>
            </w:r>
          </w:p>
        </w:tc>
      </w:tr>
      <w:tr w:rsidR="00363EF8" w14:paraId="6B630299" w14:textId="77777777" w:rsidTr="00363EF8">
        <w:tc>
          <w:tcPr>
            <w:tcW w:w="4248" w:type="dxa"/>
          </w:tcPr>
          <w:p w14:paraId="16A45F1A" w14:textId="202B60F0" w:rsidR="00363EF8" w:rsidRDefault="00363EF8" w:rsidP="00363EF8">
            <w:r w:rsidRPr="00E062B8">
              <w:t>WTTR13</w:t>
            </w:r>
          </w:p>
        </w:tc>
        <w:tc>
          <w:tcPr>
            <w:tcW w:w="4248" w:type="dxa"/>
          </w:tcPr>
          <w:p w14:paraId="3AE12C08" w14:textId="3B329B00" w:rsidR="00363EF8" w:rsidRDefault="00363EF8" w:rsidP="00363EF8">
            <w:r w:rsidRPr="00E062B8">
              <w:t>Sr Specialist, Training</w:t>
            </w:r>
          </w:p>
        </w:tc>
      </w:tr>
      <w:tr w:rsidR="00363EF8" w14:paraId="234DDFA4" w14:textId="77777777" w:rsidTr="00363EF8">
        <w:tc>
          <w:tcPr>
            <w:tcW w:w="4248" w:type="dxa"/>
          </w:tcPr>
          <w:p w14:paraId="048C7C86" w14:textId="1F71113D" w:rsidR="00363EF8" w:rsidRDefault="00363EF8" w:rsidP="00363EF8">
            <w:r w:rsidRPr="00E062B8">
              <w:t>WTTR40</w:t>
            </w:r>
          </w:p>
        </w:tc>
        <w:tc>
          <w:tcPr>
            <w:tcW w:w="4248" w:type="dxa"/>
          </w:tcPr>
          <w:p w14:paraId="1C91E012" w14:textId="4FAF1A84" w:rsidR="00363EF8" w:rsidRDefault="00363EF8" w:rsidP="00363EF8">
            <w:r w:rsidRPr="00E062B8">
              <w:t>Supervisor, Training</w:t>
            </w:r>
          </w:p>
        </w:tc>
      </w:tr>
      <w:tr w:rsidR="00363EF8" w14:paraId="316C7B10" w14:textId="77777777" w:rsidTr="00363EF8">
        <w:tc>
          <w:tcPr>
            <w:tcW w:w="4248" w:type="dxa"/>
          </w:tcPr>
          <w:p w14:paraId="185203B2" w14:textId="0B990D21" w:rsidR="00363EF8" w:rsidRDefault="00363EF8" w:rsidP="00363EF8">
            <w:r w:rsidRPr="00E062B8">
              <w:t>WTTR50</w:t>
            </w:r>
          </w:p>
        </w:tc>
        <w:tc>
          <w:tcPr>
            <w:tcW w:w="4248" w:type="dxa"/>
          </w:tcPr>
          <w:p w14:paraId="1D6471BF" w14:textId="09994FEE" w:rsidR="00363EF8" w:rsidRDefault="00363EF8" w:rsidP="00363EF8">
            <w:r w:rsidRPr="00E062B8">
              <w:t>Manager, Training</w:t>
            </w:r>
          </w:p>
        </w:tc>
      </w:tr>
    </w:tbl>
    <w:p w14:paraId="1DAF412B" w14:textId="77777777" w:rsidR="00040226" w:rsidRDefault="00040226" w:rsidP="006D3CBB">
      <w:pPr>
        <w:ind w:left="360"/>
      </w:pPr>
    </w:p>
    <w:p w14:paraId="7D9B823B" w14:textId="77777777" w:rsidR="006941CB" w:rsidRDefault="006941CB" w:rsidP="006D3CBB">
      <w:pPr>
        <w:ind w:left="360"/>
      </w:pPr>
    </w:p>
    <w:p w14:paraId="2AF1BB3B" w14:textId="35362A16" w:rsidR="00EE2860" w:rsidDel="003B2BAE" w:rsidRDefault="00EE2860" w:rsidP="006D3CBB">
      <w:pPr>
        <w:ind w:left="360"/>
        <w:rPr>
          <w:del w:id="186" w:author="Huang, Lili" w:date="2024-05-08T07:59:00Z"/>
        </w:rPr>
      </w:pPr>
      <w:del w:id="187" w:author="Huang, Lili" w:date="2024-05-08T07:59:00Z">
        <w:r w:rsidDel="003B2BAE">
          <w:delText xml:space="preserve">Users enter the New Submission page by clicking “New Submission” on the top menu bar. </w:delText>
        </w:r>
        <w:r w:rsidR="00861279" w:rsidDel="003B2BAE">
          <w:delText xml:space="preserve">Based on which </w:delText>
        </w:r>
      </w:del>
      <w:del w:id="188" w:author="Huang, Lili" w:date="2024-05-07T19:19:00Z">
        <w:r w:rsidR="00861279" w:rsidDel="007A03C7">
          <w:delText xml:space="preserve">group </w:delText>
        </w:r>
      </w:del>
      <w:del w:id="189" w:author="Huang, Lili" w:date="2024-05-08T07:59:00Z">
        <w:r w:rsidR="00463F73" w:rsidDel="003B2BAE">
          <w:delText xml:space="preserve">is selected, different </w:delText>
        </w:r>
        <w:r w:rsidR="00AA4BE5" w:rsidDel="003B2BAE">
          <w:delText>information will be collected to complete the</w:delText>
        </w:r>
        <w:r w:rsidR="00463F73" w:rsidDel="003B2BAE">
          <w:delText xml:space="preserve"> submission.</w:delText>
        </w:r>
      </w:del>
    </w:p>
    <w:p w14:paraId="7849C8D1" w14:textId="41A9F110" w:rsidR="00864E78" w:rsidRDefault="00864E78" w:rsidP="006D3CBB">
      <w:pPr>
        <w:ind w:left="360"/>
      </w:pPr>
    </w:p>
    <w:p w14:paraId="2F91C576" w14:textId="62F12CC7" w:rsidR="00864E78" w:rsidRDefault="00864E78" w:rsidP="006D3CBB">
      <w:pPr>
        <w:ind w:left="360"/>
        <w:rPr>
          <w:ins w:id="190" w:author="Huang, Lili" w:date="2024-05-06T15:33:00Z"/>
        </w:rPr>
      </w:pPr>
      <w:r>
        <w:t xml:space="preserve">Users with job codes </w:t>
      </w:r>
      <w:r w:rsidRPr="00864E78">
        <w:t>WACS40</w:t>
      </w:r>
      <w:r>
        <w:t xml:space="preserve"> or</w:t>
      </w:r>
      <w:r w:rsidRPr="00864E78">
        <w:t xml:space="preserve"> WACS50</w:t>
      </w:r>
      <w:r>
        <w:t xml:space="preserve"> or </w:t>
      </w:r>
      <w:r w:rsidRPr="00864E78">
        <w:t>WACS60</w:t>
      </w:r>
      <w:r>
        <w:t xml:space="preserve"> </w:t>
      </w:r>
      <w:r w:rsidR="007A29C9">
        <w:t>can</w:t>
      </w:r>
      <w:r>
        <w:t xml:space="preserve"> submit coaching log</w:t>
      </w:r>
      <w:r w:rsidR="00954CA6">
        <w:t>s</w:t>
      </w:r>
      <w:r>
        <w:t xml:space="preserve"> for up to 100 </w:t>
      </w:r>
      <w:r w:rsidR="00CE5878">
        <w:t>employees</w:t>
      </w:r>
      <w:r>
        <w:t xml:space="preserve"> in one submission.</w:t>
      </w:r>
      <w:r w:rsidR="00CE5878">
        <w:t xml:space="preserve"> This is restricted to</w:t>
      </w:r>
      <w:ins w:id="191" w:author="Huang, Lili" w:date="2024-05-08T08:03:00Z">
        <w:r w:rsidR="00A7288A">
          <w:t xml:space="preserve"> Employee Level of</w:t>
        </w:r>
      </w:ins>
      <w:r w:rsidR="00CE5878">
        <w:t xml:space="preserve"> </w:t>
      </w:r>
      <w:proofErr w:type="spellStart"/>
      <w:r w:rsidR="00CE5878" w:rsidRPr="003B578A">
        <w:rPr>
          <w:b/>
          <w:bCs/>
        </w:rPr>
        <w:t>CSR</w:t>
      </w:r>
      <w:del w:id="192" w:author="Huang, Lili" w:date="2024-05-08T08:03:00Z">
        <w:r w:rsidR="00CE5878" w:rsidDel="00A7288A">
          <w:delText xml:space="preserve"> group </w:delText>
        </w:r>
      </w:del>
      <w:r w:rsidR="00CE5878">
        <w:t>only</w:t>
      </w:r>
      <w:proofErr w:type="spellEnd"/>
      <w:r w:rsidR="00CE5878">
        <w:t>.</w:t>
      </w:r>
    </w:p>
    <w:p w14:paraId="37BAE5B3" w14:textId="77777777" w:rsidR="003639FA" w:rsidRDefault="003639FA" w:rsidP="006D3CBB">
      <w:pPr>
        <w:ind w:left="360"/>
      </w:pPr>
    </w:p>
    <w:p w14:paraId="063B3F60" w14:textId="1CFF8C3A" w:rsidR="003639FA" w:rsidRDefault="003639FA" w:rsidP="003639FA">
      <w:pPr>
        <w:ind w:left="360"/>
        <w:rPr>
          <w:ins w:id="193" w:author="Huang, Lili" w:date="2024-05-06T15:34:00Z"/>
        </w:rPr>
      </w:pPr>
      <w:ins w:id="194" w:author="Huang, Lili" w:date="2024-05-06T15:33:00Z">
        <w:r>
          <w:t xml:space="preserve">Users with job codes </w:t>
        </w:r>
        <w:r w:rsidRPr="00864E78">
          <w:t>WACS50</w:t>
        </w:r>
        <w:r>
          <w:t xml:space="preserve"> or </w:t>
        </w:r>
        <w:r w:rsidRPr="00864E78">
          <w:t>WACS60</w:t>
        </w:r>
        <w:r>
          <w:t xml:space="preserve"> can submit coaching logs for up to 100 employees in one submission. This is restricted to </w:t>
        </w:r>
      </w:ins>
      <w:ins w:id="195" w:author="Huang, Lili" w:date="2024-05-08T08:03:00Z">
        <w:r w:rsidR="00581AC4">
          <w:t xml:space="preserve">Employee Level of </w:t>
        </w:r>
      </w:ins>
      <w:ins w:id="196" w:author="Huang, Lili" w:date="2024-05-06T15:34:00Z">
        <w:r>
          <w:rPr>
            <w:b/>
            <w:bCs/>
          </w:rPr>
          <w:t>SUPERVISOR</w:t>
        </w:r>
      </w:ins>
      <w:ins w:id="197" w:author="Huang, Lili" w:date="2024-05-06T15:33:00Z">
        <w:r>
          <w:t xml:space="preserve"> only.</w:t>
        </w:r>
      </w:ins>
    </w:p>
    <w:p w14:paraId="6BB12EC2" w14:textId="77777777" w:rsidR="00AB2C9F" w:rsidRDefault="00AB2C9F" w:rsidP="003639FA">
      <w:pPr>
        <w:ind w:left="360"/>
        <w:rPr>
          <w:ins w:id="198" w:author="Huang, Lili" w:date="2024-05-06T15:34:00Z"/>
        </w:rPr>
      </w:pPr>
    </w:p>
    <w:p w14:paraId="13CE2D6C" w14:textId="23C39818" w:rsidR="00AB2C9F" w:rsidRDefault="00AB2C9F" w:rsidP="00AB2C9F">
      <w:pPr>
        <w:ind w:left="360"/>
        <w:rPr>
          <w:ins w:id="199" w:author="Huang, Lili" w:date="2024-05-06T15:34:00Z"/>
        </w:rPr>
      </w:pPr>
      <w:ins w:id="200" w:author="Huang, Lili" w:date="2024-05-06T15:34:00Z">
        <w:r>
          <w:t xml:space="preserve">Users with job codes </w:t>
        </w:r>
        <w:r w:rsidR="003259CF" w:rsidRPr="003259CF">
          <w:t>WACQ13</w:t>
        </w:r>
        <w:r w:rsidR="003259CF">
          <w:t xml:space="preserve"> </w:t>
        </w:r>
      </w:ins>
      <w:ins w:id="201" w:author="Huang, Lili" w:date="2024-05-06T15:35:00Z">
        <w:r w:rsidR="003259CF">
          <w:t xml:space="preserve">or </w:t>
        </w:r>
      </w:ins>
      <w:ins w:id="202" w:author="Huang, Lili" w:date="2024-05-06T15:34:00Z">
        <w:r w:rsidR="003259CF" w:rsidRPr="003259CF">
          <w:t>WACQ40</w:t>
        </w:r>
      </w:ins>
      <w:ins w:id="203" w:author="Huang, Lili" w:date="2024-05-06T15:35:00Z">
        <w:r w:rsidR="003259CF">
          <w:t xml:space="preserve"> or</w:t>
        </w:r>
      </w:ins>
      <w:ins w:id="204" w:author="Huang, Lili" w:date="2024-05-06T15:34:00Z">
        <w:r w:rsidR="003259CF" w:rsidRPr="003259CF">
          <w:t xml:space="preserve"> WPPM50</w:t>
        </w:r>
      </w:ins>
      <w:ins w:id="205" w:author="Huang, Lili" w:date="2024-05-06T15:35:00Z">
        <w:r w:rsidR="003259CF">
          <w:t xml:space="preserve"> </w:t>
        </w:r>
      </w:ins>
      <w:ins w:id="206" w:author="Huang, Lili" w:date="2024-05-06T15:34:00Z">
        <w:r>
          <w:t xml:space="preserve">can submit coaching logs for up to 100 employees in one submission. This is restricted to </w:t>
        </w:r>
      </w:ins>
      <w:ins w:id="207" w:author="Huang, Lili" w:date="2024-05-08T08:03:00Z">
        <w:r w:rsidR="00B07910">
          <w:t xml:space="preserve">Employee Level of </w:t>
        </w:r>
      </w:ins>
      <w:ins w:id="208" w:author="Huang, Lili" w:date="2024-05-06T15:34:00Z">
        <w:r w:rsidR="00D07E9C">
          <w:rPr>
            <w:b/>
            <w:bCs/>
          </w:rPr>
          <w:t>QUALITY</w:t>
        </w:r>
        <w:r>
          <w:t xml:space="preserve"> only.</w:t>
        </w:r>
      </w:ins>
    </w:p>
    <w:p w14:paraId="7E0115D2" w14:textId="77777777" w:rsidR="00AB2C9F" w:rsidRDefault="00AB2C9F" w:rsidP="003639FA">
      <w:pPr>
        <w:ind w:left="360"/>
        <w:rPr>
          <w:ins w:id="209" w:author="Huang, Lili" w:date="2024-05-06T15:34:00Z"/>
        </w:rPr>
      </w:pPr>
    </w:p>
    <w:p w14:paraId="66067431" w14:textId="739E340A" w:rsidR="00AB2C9F" w:rsidRDefault="00AB2C9F" w:rsidP="00AB2C9F">
      <w:pPr>
        <w:ind w:left="360"/>
        <w:rPr>
          <w:ins w:id="210" w:author="Huang, Lili" w:date="2024-05-06T15:33:00Z"/>
        </w:rPr>
      </w:pPr>
      <w:ins w:id="211" w:author="Huang, Lili" w:date="2024-05-06T15:34:00Z">
        <w:r>
          <w:t xml:space="preserve">Users with job codes </w:t>
        </w:r>
        <w:r w:rsidRPr="00864E78">
          <w:t>WACS50</w:t>
        </w:r>
        <w:r>
          <w:t xml:space="preserve"> or </w:t>
        </w:r>
        <w:r w:rsidRPr="00864E78">
          <w:t>W</w:t>
        </w:r>
      </w:ins>
      <w:ins w:id="212" w:author="Huang, Lili" w:date="2024-05-06T15:35:00Z">
        <w:r w:rsidR="005115CC">
          <w:t>PPM50</w:t>
        </w:r>
      </w:ins>
      <w:ins w:id="213" w:author="Huang, Lili" w:date="2024-05-06T15:34:00Z">
        <w:r>
          <w:t xml:space="preserve"> can submit coaching logs for up to 100 employees in one submission. This is restricted to </w:t>
        </w:r>
      </w:ins>
      <w:ins w:id="214" w:author="Huang, Lili" w:date="2024-05-08T08:04:00Z">
        <w:r w:rsidR="00D04E91">
          <w:t xml:space="preserve">Employee Level of </w:t>
        </w:r>
      </w:ins>
      <w:ins w:id="215" w:author="Huang, Lili" w:date="2024-05-06T15:35:00Z">
        <w:r w:rsidR="005115CC">
          <w:rPr>
            <w:b/>
            <w:bCs/>
          </w:rPr>
          <w:t>ISG</w:t>
        </w:r>
      </w:ins>
      <w:ins w:id="216" w:author="Huang, Lili" w:date="2024-05-06T15:34:00Z">
        <w:r>
          <w:t xml:space="preserve"> only.</w:t>
        </w:r>
      </w:ins>
    </w:p>
    <w:p w14:paraId="16A89017" w14:textId="77777777" w:rsidR="007D156D" w:rsidRDefault="007D156D" w:rsidP="006D3CBB">
      <w:pPr>
        <w:ind w:left="360"/>
      </w:pPr>
    </w:p>
    <w:p w14:paraId="5BAC8B09" w14:textId="77777777" w:rsidR="004950E2" w:rsidRDefault="00F910BD" w:rsidP="004950E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17" w:name="_Toc166594005"/>
      <w:r>
        <w:rPr>
          <w:b/>
        </w:rPr>
        <w:t>Business Logic</w:t>
      </w:r>
      <w:r w:rsidR="00B9161A">
        <w:rPr>
          <w:b/>
        </w:rPr>
        <w:t xml:space="preserve"> – </w:t>
      </w:r>
      <w:proofErr w:type="spellStart"/>
      <w:r w:rsidR="00B9161A">
        <w:rPr>
          <w:b/>
        </w:rPr>
        <w:t>NewSubmissionController.cs</w:t>
      </w:r>
      <w:bookmarkEnd w:id="217"/>
      <w:proofErr w:type="spellEnd"/>
    </w:p>
    <w:p w14:paraId="055EB975" w14:textId="6A2B8D69" w:rsidR="00F910BD" w:rsidRDefault="008F3644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 xml:space="preserve">Upon user enters the page, display </w:t>
      </w:r>
      <w:del w:id="218" w:author="Huang, Lili" w:date="2024-05-08T08:04:00Z">
        <w:r w:rsidDel="00000E72">
          <w:delText xml:space="preserve">Module </w:delText>
        </w:r>
      </w:del>
      <w:ins w:id="219" w:author="Huang, Lili" w:date="2024-05-08T08:04:00Z">
        <w:r w:rsidR="00000E72">
          <w:t xml:space="preserve">Employee Level </w:t>
        </w:r>
      </w:ins>
      <w:r>
        <w:t xml:space="preserve">dropdown only, which is </w:t>
      </w:r>
      <w:del w:id="220" w:author="Huang, Lili" w:date="2024-05-08T08:04:00Z">
        <w:r w:rsidDel="009C0695">
          <w:delText xml:space="preserve">loaded </w:delText>
        </w:r>
      </w:del>
      <w:ins w:id="221" w:author="Huang, Lili" w:date="2024-05-08T08:04:00Z">
        <w:r w:rsidR="009C0695">
          <w:t xml:space="preserve">populated </w:t>
        </w:r>
      </w:ins>
      <w:r>
        <w:t xml:space="preserve">based on user’s </w:t>
      </w:r>
      <w:del w:id="222" w:author="Huang, Lili" w:date="2024-05-08T08:05:00Z">
        <w:r w:rsidDel="00B858A1">
          <w:delText>employee ID</w:delText>
        </w:r>
      </w:del>
      <w:ins w:id="223" w:author="Huang, Lili" w:date="2024-05-08T08:05:00Z">
        <w:r w:rsidR="00B858A1">
          <w:t xml:space="preserve">job </w:t>
        </w:r>
        <w:proofErr w:type="gramStart"/>
        <w:r w:rsidR="00B858A1">
          <w:t>code</w:t>
        </w:r>
      </w:ins>
      <w:r>
        <w:t>;</w:t>
      </w:r>
      <w:proofErr w:type="gramEnd"/>
    </w:p>
    <w:p w14:paraId="1DFD612C" w14:textId="77777777" w:rsidR="009E3718" w:rsidRDefault="008F3644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CSR is selected</w:t>
      </w:r>
      <w:r w:rsidR="003C67A4">
        <w:t>,</w:t>
      </w:r>
    </w:p>
    <w:p w14:paraId="6A56933D" w14:textId="05C67506" w:rsidR="00926161" w:rsidRDefault="00926161" w:rsidP="00926161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ins w:id="224" w:author="Huang, Lili" w:date="2024-05-07T19:20:00Z"/>
        </w:rPr>
      </w:pPr>
      <w:ins w:id="225" w:author="Huang, Lili" w:date="2024-05-07T19:20:00Z">
        <w:r>
          <w:t>For users with job codes other than WACS</w:t>
        </w:r>
        <w:r w:rsidR="005A791A">
          <w:t>4</w:t>
        </w:r>
        <w:r>
          <w:t>0</w:t>
        </w:r>
        <w:r w:rsidR="005A791A">
          <w:t>, WACS50, and WACS60</w:t>
        </w:r>
        <w:r>
          <w:t>, display Program dropdown, Site dropdown (all active CCO sites</w:t>
        </w:r>
      </w:ins>
      <w:ins w:id="226" w:author="Huang, Lili" w:date="2024-05-08T08:06:00Z">
        <w:r w:rsidR="004A18FA">
          <w:t xml:space="preserve"> </w:t>
        </w:r>
      </w:ins>
      <w:ins w:id="227" w:author="Huang, Lili" w:date="2024-05-08T08:07:00Z">
        <w:r w:rsidR="004A18FA">
          <w:t xml:space="preserve">if user is </w:t>
        </w:r>
      </w:ins>
      <w:ins w:id="228" w:author="Huang, Lili" w:date="2024-05-08T08:06:00Z">
        <w:r w:rsidR="004A18FA">
          <w:t>Maximus employee; subcontractor own site if user is subcontractor employee</w:t>
        </w:r>
      </w:ins>
      <w:ins w:id="229" w:author="Huang, Lili" w:date="2024-05-07T19:20:00Z">
        <w:r>
          <w:t xml:space="preserve">), and Employee dropdown. Populate Employee dropdown with all active </w:t>
        </w:r>
      </w:ins>
      <w:ins w:id="230" w:author="Huang, Lili" w:date="2024-05-07T19:21:00Z">
        <w:r w:rsidR="00D658FE">
          <w:t>CSR</w:t>
        </w:r>
      </w:ins>
      <w:ins w:id="231" w:author="Huang, Lili" w:date="2024-05-07T19:20:00Z">
        <w:r>
          <w:t xml:space="preserve"> employees for the selected </w:t>
        </w:r>
        <w:proofErr w:type="gramStart"/>
        <w:r>
          <w:t>site;</w:t>
        </w:r>
        <w:proofErr w:type="gramEnd"/>
      </w:ins>
    </w:p>
    <w:p w14:paraId="165B6DB2" w14:textId="263F0002" w:rsidR="00926161" w:rsidRDefault="00926161" w:rsidP="00926161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ins w:id="232" w:author="Huang, Lili" w:date="2024-05-07T19:20:00Z"/>
        </w:rPr>
      </w:pPr>
      <w:ins w:id="233" w:author="Huang, Lili" w:date="2024-05-07T19:20:00Z">
        <w:r>
          <w:t xml:space="preserve">For users with job codes </w:t>
        </w:r>
      </w:ins>
      <w:ins w:id="234" w:author="Huang, Lili" w:date="2024-05-07T19:21:00Z">
        <w:r w:rsidR="00FF7803">
          <w:t>WACS40 or WACS50 or WACS60</w:t>
        </w:r>
      </w:ins>
      <w:ins w:id="235" w:author="Huang, Lili" w:date="2024-05-07T19:20:00Z">
        <w:r>
          <w:t>, display Program dropdown, Site dropdown (all active CCO sites</w:t>
        </w:r>
      </w:ins>
      <w:ins w:id="236" w:author="Huang, Lili" w:date="2024-05-08T08:07:00Z">
        <w:r w:rsidR="0071291A">
          <w:t xml:space="preserve"> </w:t>
        </w:r>
      </w:ins>
      <w:ins w:id="237" w:author="Huang, Lili" w:date="2024-05-07T19:20:00Z">
        <w:r>
          <w:t>plus “All Sites” as an option</w:t>
        </w:r>
      </w:ins>
      <w:ins w:id="238" w:author="Huang, Lili" w:date="2024-05-08T08:07:00Z">
        <w:r w:rsidR="0071291A">
          <w:t xml:space="preserve"> if user is Maximus employee; subcontractor own site if </w:t>
        </w:r>
        <w:proofErr w:type="spellStart"/>
        <w:r w:rsidR="0071291A">
          <w:t>uiser</w:t>
        </w:r>
        <w:proofErr w:type="spellEnd"/>
        <w:r w:rsidR="0071291A">
          <w:t xml:space="preserve"> is subcontractor employee</w:t>
        </w:r>
      </w:ins>
      <w:ins w:id="239" w:author="Huang, Lili" w:date="2024-05-07T19:20:00Z">
        <w:r>
          <w:t xml:space="preserve">), and Employee dual select box. Populate Employee dual select box with all active </w:t>
        </w:r>
      </w:ins>
      <w:ins w:id="240" w:author="Huang, Lili" w:date="2024-05-07T19:22:00Z">
        <w:r w:rsidR="00785836">
          <w:t>CSR</w:t>
        </w:r>
      </w:ins>
      <w:ins w:id="241" w:author="Huang, Lili" w:date="2024-05-07T19:20:00Z">
        <w:r>
          <w:t xml:space="preserve"> employees for the selected site.</w:t>
        </w:r>
      </w:ins>
      <w:ins w:id="242" w:author="Huang, Lili" w:date="2024-05-08T09:29:00Z">
        <w:r w:rsidR="00C56935">
          <w:t xml:space="preserve"> </w:t>
        </w:r>
      </w:ins>
      <w:ins w:id="243" w:author="Huang, Lili" w:date="2024-05-08T09:30:00Z">
        <w:r w:rsidR="00C56935">
          <w:t>If user is Maximus employee, u</w:t>
        </w:r>
      </w:ins>
      <w:ins w:id="244" w:author="Huang, Lili" w:date="2024-05-08T09:29:00Z">
        <w:r w:rsidR="00C56935">
          <w:t xml:space="preserve">ser </w:t>
        </w:r>
        <w:proofErr w:type="gramStart"/>
        <w:r w:rsidR="00C56935">
          <w:t>is able to</w:t>
        </w:r>
        <w:proofErr w:type="gramEnd"/>
        <w:r w:rsidR="00C56935">
          <w:t xml:space="preserve"> include CS</w:t>
        </w:r>
      </w:ins>
      <w:ins w:id="245" w:author="Huang, Lili" w:date="2024-05-08T09:30:00Z">
        <w:r w:rsidR="00C56935">
          <w:t>R employees from site</w:t>
        </w:r>
      </w:ins>
      <w:ins w:id="246" w:author="Huang, Lili" w:date="2024-05-08T09:31:00Z">
        <w:r w:rsidR="006217FA">
          <w:t>(</w:t>
        </w:r>
      </w:ins>
      <w:ins w:id="247" w:author="Huang, Lili" w:date="2024-05-08T09:30:00Z">
        <w:r w:rsidR="00C56935">
          <w:t>s</w:t>
        </w:r>
      </w:ins>
      <w:ins w:id="248" w:author="Huang, Lili" w:date="2024-05-08T09:31:00Z">
        <w:r w:rsidR="006217FA">
          <w:t>)</w:t>
        </w:r>
      </w:ins>
      <w:ins w:id="249" w:author="Huang, Lili" w:date="2024-05-08T09:30:00Z">
        <w:r w:rsidR="00C56935">
          <w:t xml:space="preserve"> other than the selected site by clicking “Add”</w:t>
        </w:r>
      </w:ins>
      <w:ins w:id="250" w:author="Huang, Lili" w:date="2024-05-08T09:31:00Z">
        <w:r w:rsidR="00C56935">
          <w:t>, which is located above the Employee dual select box.</w:t>
        </w:r>
      </w:ins>
    </w:p>
    <w:p w14:paraId="1C859A25" w14:textId="1A6363DF" w:rsidR="008F3644" w:rsidDel="00926161" w:rsidRDefault="009E3718" w:rsidP="00214F09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del w:id="251" w:author="Huang, Lili" w:date="2024-05-07T19:20:00Z"/>
        </w:rPr>
      </w:pPr>
      <w:del w:id="252" w:author="Huang, Lili" w:date="2024-05-07T19:20:00Z">
        <w:r w:rsidDel="00926161">
          <w:lastRenderedPageBreak/>
          <w:delText>D</w:delText>
        </w:r>
        <w:r w:rsidR="008F3644" w:rsidDel="00926161">
          <w:delText>isplay Site dropdown. The Sit</w:delText>
        </w:r>
        <w:r w:rsidDel="00926161">
          <w:delText>e dropdown has all active sites;</w:delText>
        </w:r>
      </w:del>
    </w:p>
    <w:p w14:paraId="4C774A05" w14:textId="731E3EA7" w:rsidR="009E3718" w:rsidDel="00926161" w:rsidRDefault="009E3718" w:rsidP="00214F09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del w:id="253" w:author="Huang, Lili" w:date="2024-05-07T19:20:00Z"/>
        </w:rPr>
      </w:pPr>
      <w:del w:id="254" w:author="Huang, Lili" w:date="2024-05-07T19:20:00Z">
        <w:r w:rsidDel="00926161">
          <w:delText>Display Employee dropdown and Program dropdown once a site is selected;</w:delText>
        </w:r>
        <w:r w:rsidR="00281795" w:rsidDel="00926161">
          <w:delText xml:space="preserve"> The </w:delText>
        </w:r>
        <w:r w:rsidR="000D3334" w:rsidDel="00926161">
          <w:delText>E</w:delText>
        </w:r>
        <w:r w:rsidR="00281795" w:rsidDel="00926161">
          <w:delText>mployee dropdown has all active employees for the selected site;</w:delText>
        </w:r>
      </w:del>
    </w:p>
    <w:p w14:paraId="175F6DB9" w14:textId="77777777" w:rsidR="00281795" w:rsidRDefault="00281795" w:rsidP="009E3718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  <w:outlineLvl w:val="1"/>
      </w:pPr>
    </w:p>
    <w:p w14:paraId="430105C2" w14:textId="77777777" w:rsidR="00281795" w:rsidRDefault="00281795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If </w:t>
      </w:r>
      <w:r w:rsidR="009B3D78">
        <w:t>LSA</w:t>
      </w:r>
      <w:r>
        <w:t xml:space="preserve"> is selected</w:t>
      </w:r>
      <w:r w:rsidR="003C67A4">
        <w:t>,</w:t>
      </w:r>
    </w:p>
    <w:p w14:paraId="1946BC1F" w14:textId="77777777" w:rsidR="003C67A4" w:rsidRDefault="000D3334" w:rsidP="00214F09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Display Employee dropdown and Program dropdown;</w:t>
      </w:r>
      <w:r w:rsidR="00CB220D">
        <w:t xml:space="preserve"> The Employee dropdown has all employees on LSA </w:t>
      </w:r>
      <w:proofErr w:type="gramStart"/>
      <w:r w:rsidR="00CB220D">
        <w:t>team;</w:t>
      </w:r>
      <w:proofErr w:type="gramEnd"/>
    </w:p>
    <w:p w14:paraId="49ABA02B" w14:textId="77777777" w:rsidR="003C67A4" w:rsidRDefault="003C67A4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  <w:r>
        <w:t xml:space="preserve">    </w:t>
      </w:r>
    </w:p>
    <w:p w14:paraId="582C6038" w14:textId="77777777" w:rsidR="00B00701" w:rsidRDefault="00B00701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Quality is selected,</w:t>
      </w:r>
    </w:p>
    <w:p w14:paraId="174074B2" w14:textId="77777777" w:rsidR="00B01B76" w:rsidRDefault="00B01B76" w:rsidP="001A2925">
      <w:pPr>
        <w:pStyle w:val="ListParagraph"/>
        <w:autoSpaceDE w:val="0"/>
        <w:autoSpaceDN w:val="0"/>
        <w:adjustRightInd w:val="0"/>
        <w:ind w:left="1800"/>
        <w:rPr>
          <w:ins w:id="255" w:author="Huang, Lili" w:date="2024-05-07T19:23:00Z"/>
        </w:rPr>
      </w:pPr>
    </w:p>
    <w:p w14:paraId="629A45D7" w14:textId="45686BEB" w:rsidR="00B01B76" w:rsidRDefault="00B01B76" w:rsidP="00B01B76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ins w:id="256" w:author="Huang, Lili" w:date="2024-05-07T19:23:00Z"/>
        </w:rPr>
      </w:pPr>
      <w:ins w:id="257" w:author="Huang, Lili" w:date="2024-05-07T19:23:00Z">
        <w:r>
          <w:t xml:space="preserve">For users with job codes other than </w:t>
        </w:r>
      </w:ins>
      <w:ins w:id="258" w:author="Huang, Lili" w:date="2024-05-07T19:25:00Z">
        <w:r w:rsidR="001A2925" w:rsidRPr="001A2925">
          <w:t>WACQ13, WACQ40, and WPPM50</w:t>
        </w:r>
      </w:ins>
      <w:ins w:id="259" w:author="Huang, Lili" w:date="2024-05-07T19:23:00Z">
        <w:r>
          <w:t>, display Program dropdown</w:t>
        </w:r>
      </w:ins>
      <w:ins w:id="260" w:author="Huang, Lili" w:date="2024-05-07T19:25:00Z">
        <w:r w:rsidR="00763AD7">
          <w:t xml:space="preserve"> </w:t>
        </w:r>
      </w:ins>
      <w:ins w:id="261" w:author="Huang, Lili" w:date="2024-05-07T19:23:00Z">
        <w:r>
          <w:t>and Employee dropdown. Populate Employee dropdown with all active employees</w:t>
        </w:r>
      </w:ins>
      <w:ins w:id="262" w:author="Huang, Lili" w:date="2024-05-07T19:27:00Z">
        <w:r w:rsidR="00425953">
          <w:t xml:space="preserve"> </w:t>
        </w:r>
      </w:ins>
      <w:ins w:id="263" w:author="Huang, Lili" w:date="2024-05-07T19:31:00Z">
        <w:r w:rsidR="008725C0">
          <w:t>on</w:t>
        </w:r>
      </w:ins>
      <w:ins w:id="264" w:author="Huang, Lili" w:date="2024-05-07T19:27:00Z">
        <w:r w:rsidR="00425953">
          <w:t xml:space="preserve"> quality </w:t>
        </w:r>
        <w:proofErr w:type="gramStart"/>
        <w:r w:rsidR="00425953">
          <w:t>team</w:t>
        </w:r>
      </w:ins>
      <w:ins w:id="265" w:author="Huang, Lili" w:date="2024-05-07T19:23:00Z">
        <w:r>
          <w:t>;</w:t>
        </w:r>
        <w:proofErr w:type="gramEnd"/>
      </w:ins>
    </w:p>
    <w:p w14:paraId="5376372D" w14:textId="334DA4C7" w:rsidR="00B01B76" w:rsidRDefault="00B01B76" w:rsidP="00B01B76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ins w:id="266" w:author="Huang, Lili" w:date="2024-05-07T19:23:00Z"/>
        </w:rPr>
      </w:pPr>
      <w:ins w:id="267" w:author="Huang, Lili" w:date="2024-05-07T19:23:00Z">
        <w:r>
          <w:t xml:space="preserve">For users with job codes </w:t>
        </w:r>
      </w:ins>
      <w:ins w:id="268" w:author="Huang, Lili" w:date="2024-05-07T19:26:00Z">
        <w:r w:rsidR="00A14BBA" w:rsidRPr="001A2925">
          <w:t>WACQ13</w:t>
        </w:r>
        <w:r w:rsidR="00A14BBA">
          <w:t xml:space="preserve"> or </w:t>
        </w:r>
        <w:r w:rsidR="00A14BBA" w:rsidRPr="001A2925">
          <w:t>WACQ40</w:t>
        </w:r>
        <w:r w:rsidR="00A14BBA">
          <w:t xml:space="preserve"> or</w:t>
        </w:r>
        <w:r w:rsidR="00A14BBA" w:rsidRPr="001A2925">
          <w:t xml:space="preserve"> WPPM50</w:t>
        </w:r>
      </w:ins>
      <w:ins w:id="269" w:author="Huang, Lili" w:date="2024-05-07T19:23:00Z">
        <w:r>
          <w:t>, display Program dropdown, Site dropdown (all active CCO sites plus “All Sites” as an option</w:t>
        </w:r>
      </w:ins>
      <w:ins w:id="270" w:author="Huang, Lili" w:date="2024-05-08T09:04:00Z">
        <w:r w:rsidR="00B52472">
          <w:t xml:space="preserve"> if user is Maximus employee; subcontractor own site if user is su</w:t>
        </w:r>
      </w:ins>
      <w:ins w:id="271" w:author="Huang, Lili" w:date="2024-05-08T09:05:00Z">
        <w:r w:rsidR="00B52472">
          <w:t>bcontractor</w:t>
        </w:r>
      </w:ins>
      <w:ins w:id="272" w:author="Huang, Lili" w:date="2024-05-07T19:23:00Z">
        <w:r>
          <w:t xml:space="preserve">), and Employee dual select box. Populate Employee dual select box with all active employees </w:t>
        </w:r>
      </w:ins>
      <w:ins w:id="273" w:author="Huang, Lili" w:date="2024-05-07T19:30:00Z">
        <w:r w:rsidR="003E550C">
          <w:t>on</w:t>
        </w:r>
      </w:ins>
      <w:ins w:id="274" w:author="Huang, Lili" w:date="2024-05-07T19:27:00Z">
        <w:r w:rsidR="003D4E1E">
          <w:t xml:space="preserve"> quality team </w:t>
        </w:r>
      </w:ins>
      <w:ins w:id="275" w:author="Huang, Lili" w:date="2024-05-07T19:23:00Z">
        <w:r>
          <w:t>for the selected site.</w:t>
        </w:r>
      </w:ins>
    </w:p>
    <w:p w14:paraId="397432F0" w14:textId="756E6149" w:rsidR="00B00701" w:rsidDel="00CB430E" w:rsidRDefault="000F4552" w:rsidP="00214F09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del w:id="276" w:author="Huang, Lili" w:date="2024-05-07T19:28:00Z"/>
        </w:rPr>
      </w:pPr>
      <w:del w:id="277" w:author="Huang, Lili" w:date="2024-05-07T19:28:00Z">
        <w:r w:rsidDel="00CB430E">
          <w:delText xml:space="preserve">Display Employee dropdown and Program dropdown; The Employee dropdown has all employees on </w:delText>
        </w:r>
        <w:r w:rsidR="00CB220D" w:rsidDel="00CB430E">
          <w:delText>q</w:delText>
        </w:r>
        <w:r w:rsidDel="00CB430E">
          <w:delText>uality team;</w:delText>
        </w:r>
      </w:del>
    </w:p>
    <w:p w14:paraId="39D2FEEC" w14:textId="77777777" w:rsidR="000F4552" w:rsidRDefault="000F4552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6E8A867D" w14:textId="77777777" w:rsidR="00DB7B09" w:rsidDel="000A7426" w:rsidRDefault="00DB7B09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rPr>
          <w:del w:id="278" w:author="Huang, Lili" w:date="2024-05-07T19:29:00Z"/>
        </w:rPr>
      </w:pPr>
      <w:r>
        <w:t xml:space="preserve">If Supervisor is </w:t>
      </w:r>
      <w:proofErr w:type="spellStart"/>
      <w:r>
        <w:t>selected,</w:t>
      </w:r>
    </w:p>
    <w:p w14:paraId="42B82F66" w14:textId="243E8B54" w:rsidR="00C97B5E" w:rsidRDefault="00C97B5E" w:rsidP="00C97B5E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ins w:id="279" w:author="Huang, Lili" w:date="2024-05-07T19:28:00Z"/>
        </w:rPr>
      </w:pPr>
      <w:ins w:id="280" w:author="Huang, Lili" w:date="2024-05-07T19:28:00Z">
        <w:r>
          <w:t>For</w:t>
        </w:r>
        <w:proofErr w:type="spellEnd"/>
        <w:r>
          <w:t xml:space="preserve"> users with job codes other than </w:t>
        </w:r>
      </w:ins>
      <w:ins w:id="281" w:author="Huang, Lili" w:date="2024-05-07T19:29:00Z">
        <w:r w:rsidR="00742798" w:rsidRPr="00742798">
          <w:t>WACS50</w:t>
        </w:r>
        <w:r w:rsidR="00742798">
          <w:t xml:space="preserve"> and </w:t>
        </w:r>
        <w:r w:rsidR="00742798" w:rsidRPr="00742798">
          <w:t>WACS60</w:t>
        </w:r>
      </w:ins>
      <w:ins w:id="282" w:author="Huang, Lili" w:date="2024-05-07T19:28:00Z">
        <w:r>
          <w:t xml:space="preserve">, display Program dropdown and Employee dropdown. Populate Employee dropdown with all active </w:t>
        </w:r>
      </w:ins>
      <w:proofErr w:type="gramStart"/>
      <w:ins w:id="283" w:author="Huang, Lili" w:date="2024-05-07T19:29:00Z">
        <w:r w:rsidR="00A53057">
          <w:t>supervisors</w:t>
        </w:r>
      </w:ins>
      <w:ins w:id="284" w:author="Huang, Lili" w:date="2024-05-07T19:28:00Z">
        <w:r>
          <w:t>;</w:t>
        </w:r>
        <w:proofErr w:type="gramEnd"/>
      </w:ins>
    </w:p>
    <w:p w14:paraId="2EFF4747" w14:textId="1E2823F1" w:rsidR="00C97B5E" w:rsidRDefault="00C97B5E" w:rsidP="00C97B5E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ins w:id="285" w:author="Huang, Lili" w:date="2024-05-07T19:28:00Z"/>
        </w:rPr>
      </w:pPr>
      <w:ins w:id="286" w:author="Huang, Lili" w:date="2024-05-07T19:28:00Z">
        <w:r>
          <w:t xml:space="preserve">For users with job codes </w:t>
        </w:r>
      </w:ins>
      <w:ins w:id="287" w:author="Huang, Lili" w:date="2024-05-07T19:30:00Z">
        <w:r w:rsidR="00A65298" w:rsidRPr="00A65298">
          <w:t>WACS50</w:t>
        </w:r>
        <w:r w:rsidR="00A65298">
          <w:t xml:space="preserve"> or </w:t>
        </w:r>
        <w:r w:rsidR="00A65298" w:rsidRPr="00A65298">
          <w:t>WACS60</w:t>
        </w:r>
      </w:ins>
      <w:ins w:id="288" w:author="Huang, Lili" w:date="2024-05-07T19:28:00Z">
        <w:r>
          <w:t>, display Program dropdown, Site dropdown (all active CCO sites</w:t>
        </w:r>
      </w:ins>
      <w:ins w:id="289" w:author="Huang, Lili" w:date="2024-05-08T09:05:00Z">
        <w:r w:rsidR="00456124">
          <w:t xml:space="preserve"> </w:t>
        </w:r>
      </w:ins>
      <w:ins w:id="290" w:author="Huang, Lili" w:date="2024-05-07T19:28:00Z">
        <w:r>
          <w:t>plus “All Sites” as an option</w:t>
        </w:r>
      </w:ins>
      <w:ins w:id="291" w:author="Huang, Lili" w:date="2024-05-08T09:05:00Z">
        <w:r w:rsidR="00456124">
          <w:t xml:space="preserve"> if user is Maximus employee; subcontractor site is user is subcontractor</w:t>
        </w:r>
      </w:ins>
      <w:ins w:id="292" w:author="Huang, Lili" w:date="2024-05-07T19:28:00Z">
        <w:r>
          <w:t xml:space="preserve">), and Employee dual select box. Populate Employee dual select box with all active </w:t>
        </w:r>
      </w:ins>
      <w:ins w:id="293" w:author="Huang, Lili" w:date="2024-05-07T19:30:00Z">
        <w:r w:rsidR="00C87499">
          <w:t>supervisors</w:t>
        </w:r>
      </w:ins>
      <w:ins w:id="294" w:author="Huang, Lili" w:date="2024-05-07T19:28:00Z">
        <w:r>
          <w:t xml:space="preserve"> for the selected site.</w:t>
        </w:r>
      </w:ins>
    </w:p>
    <w:p w14:paraId="535652AF" w14:textId="3E1B8545" w:rsidR="00CA40BE" w:rsidDel="000C25F9" w:rsidRDefault="00CA40BE" w:rsidP="00214F09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del w:id="295" w:author="Huang, Lili" w:date="2024-05-07T19:28:00Z"/>
        </w:rPr>
      </w:pPr>
      <w:del w:id="296" w:author="Huang, Lili" w:date="2024-05-07T19:28:00Z">
        <w:r w:rsidDel="000C25F9">
          <w:delText>Display Employee dropdown and Program dropdown; The Employee dropdown has all supervisors;</w:delText>
        </w:r>
      </w:del>
    </w:p>
    <w:p w14:paraId="31AEE55B" w14:textId="77777777" w:rsidR="00CA40BE" w:rsidRDefault="00CA40BE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1DA1AF79" w14:textId="77777777" w:rsidR="0088010F" w:rsidRDefault="0088010F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Training is selected,</w:t>
      </w:r>
    </w:p>
    <w:p w14:paraId="5ED57F82" w14:textId="77777777" w:rsidR="001E7809" w:rsidRDefault="001E7809" w:rsidP="00214F09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ins w:id="297" w:author="Huang, Lili" w:date="2024-05-07T15:50:00Z"/>
        </w:rPr>
      </w:pPr>
      <w:r>
        <w:t xml:space="preserve">Display Employee dropdown and </w:t>
      </w:r>
      <w:r w:rsidR="0024426F">
        <w:t>Behavior</w:t>
      </w:r>
      <w:r>
        <w:t xml:space="preserve"> dropdown; The Employee dropdown has all employees on training </w:t>
      </w:r>
      <w:proofErr w:type="gramStart"/>
      <w:r>
        <w:t>team;</w:t>
      </w:r>
      <w:proofErr w:type="gramEnd"/>
    </w:p>
    <w:p w14:paraId="13CCB45C" w14:textId="77777777" w:rsidR="000E44CF" w:rsidRDefault="000E44CF" w:rsidP="000E44CF">
      <w:pPr>
        <w:pStyle w:val="ListParagraph"/>
        <w:autoSpaceDE w:val="0"/>
        <w:autoSpaceDN w:val="0"/>
        <w:adjustRightInd w:val="0"/>
        <w:ind w:left="1800"/>
      </w:pPr>
    </w:p>
    <w:p w14:paraId="50B75E87" w14:textId="455A0441" w:rsidR="000E44CF" w:rsidRDefault="000E44CF" w:rsidP="000E44CF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rPr>
          <w:ins w:id="298" w:author="Huang, Lili" w:date="2024-05-07T15:50:00Z"/>
        </w:rPr>
      </w:pPr>
      <w:ins w:id="299" w:author="Huang, Lili" w:date="2024-05-07T15:50:00Z">
        <w:r>
          <w:t>If ISG is selected,</w:t>
        </w:r>
      </w:ins>
    </w:p>
    <w:p w14:paraId="450A996C" w14:textId="19CA1400" w:rsidR="000E44CF" w:rsidRDefault="00C07A29" w:rsidP="004500A8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ins w:id="300" w:author="Huang, Lili" w:date="2024-05-07T15:51:00Z"/>
        </w:rPr>
      </w:pPr>
      <w:ins w:id="301" w:author="Huang, Lili" w:date="2024-05-07T15:51:00Z">
        <w:r>
          <w:t xml:space="preserve">For users with job codes other than WACS50 and WPPM50, </w:t>
        </w:r>
      </w:ins>
      <w:ins w:id="302" w:author="Huang, Lili" w:date="2024-05-07T15:53:00Z">
        <w:r w:rsidR="002D4B61">
          <w:t xml:space="preserve">display </w:t>
        </w:r>
      </w:ins>
      <w:ins w:id="303" w:author="Huang, Lili" w:date="2024-05-07T15:54:00Z">
        <w:r w:rsidR="000D675D">
          <w:t xml:space="preserve">Program </w:t>
        </w:r>
      </w:ins>
      <w:ins w:id="304" w:author="Huang, Lili" w:date="2024-05-07T15:53:00Z">
        <w:r w:rsidR="002D4B61">
          <w:t>dropdown</w:t>
        </w:r>
      </w:ins>
      <w:ins w:id="305" w:author="Huang, Lili" w:date="2024-05-07T15:54:00Z">
        <w:r w:rsidR="000D675D">
          <w:t xml:space="preserve">, Site dropdown (all active </w:t>
        </w:r>
      </w:ins>
      <w:ins w:id="306" w:author="Huang, Lili" w:date="2024-05-07T15:56:00Z">
        <w:r w:rsidR="009424A7">
          <w:t xml:space="preserve">CCO </w:t>
        </w:r>
      </w:ins>
      <w:ins w:id="307" w:author="Huang, Lili" w:date="2024-05-07T15:54:00Z">
        <w:r w:rsidR="000D675D">
          <w:t>sites), and Employee dropdown</w:t>
        </w:r>
      </w:ins>
      <w:ins w:id="308" w:author="Huang, Lili" w:date="2024-05-07T15:56:00Z">
        <w:r w:rsidR="004500A8">
          <w:t xml:space="preserve">. </w:t>
        </w:r>
      </w:ins>
      <w:ins w:id="309" w:author="Huang, Lili" w:date="2024-05-07T15:55:00Z">
        <w:r w:rsidR="000D675D">
          <w:t xml:space="preserve">Populate Employee dropdown with all active ISG employees for the </w:t>
        </w:r>
        <w:r w:rsidR="00AB31C7">
          <w:t xml:space="preserve">selected </w:t>
        </w:r>
        <w:proofErr w:type="gramStart"/>
        <w:r w:rsidR="00AB31C7">
          <w:t>site</w:t>
        </w:r>
      </w:ins>
      <w:ins w:id="310" w:author="Huang, Lili" w:date="2024-05-07T15:50:00Z">
        <w:r w:rsidR="000E44CF">
          <w:t>;</w:t>
        </w:r>
      </w:ins>
      <w:proofErr w:type="gramEnd"/>
    </w:p>
    <w:p w14:paraId="3BE9EEF0" w14:textId="39F28B83" w:rsidR="002D4B61" w:rsidRDefault="002D4B61" w:rsidP="000E44CF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ins w:id="311" w:author="Huang, Lili" w:date="2024-05-07T15:50:00Z"/>
        </w:rPr>
      </w:pPr>
      <w:ins w:id="312" w:author="Huang, Lili" w:date="2024-05-07T15:51:00Z">
        <w:r>
          <w:t>For users with job codes W</w:t>
        </w:r>
      </w:ins>
      <w:ins w:id="313" w:author="Huang, Lili" w:date="2024-05-07T15:52:00Z">
        <w:r>
          <w:t xml:space="preserve">ACS50 or WPPM50, display </w:t>
        </w:r>
      </w:ins>
      <w:ins w:id="314" w:author="Huang, Lili" w:date="2024-05-07T15:56:00Z">
        <w:r w:rsidR="004500A8">
          <w:t>Program dropdown, Site dropdown (all active CCO sites, plus “</w:t>
        </w:r>
      </w:ins>
      <w:ins w:id="315" w:author="Huang, Lili" w:date="2024-05-07T15:57:00Z">
        <w:r w:rsidR="004500A8">
          <w:t>All Sites” as an option), and Employee dual select box. Populate Employee dual select box with all active ISG employees for the selected site.</w:t>
        </w:r>
      </w:ins>
    </w:p>
    <w:p w14:paraId="3F89942A" w14:textId="77777777" w:rsidR="008F3644" w:rsidRDefault="008F3644" w:rsidP="00F910BD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1C05E55A" w14:textId="0511DBBE" w:rsidR="00B431BD" w:rsidRDefault="004249A6" w:rsidP="00D11BCE">
      <w:pPr>
        <w:tabs>
          <w:tab w:val="num" w:pos="1080"/>
        </w:tabs>
        <w:autoSpaceDE w:val="0"/>
        <w:autoSpaceDN w:val="0"/>
        <w:adjustRightInd w:val="0"/>
        <w:ind w:left="360"/>
      </w:pPr>
      <w:ins w:id="316" w:author="Huang, Lili" w:date="2024-05-07T15:58:00Z">
        <w:r>
          <w:t xml:space="preserve">For individual submission, </w:t>
        </w:r>
      </w:ins>
      <w:del w:id="317" w:author="Huang, Lili" w:date="2024-05-07T15:58:00Z">
        <w:r w:rsidR="00B431BD" w:rsidDel="004249A6">
          <w:delText>U</w:delText>
        </w:r>
      </w:del>
      <w:ins w:id="318" w:author="Huang, Lili" w:date="2024-05-07T15:58:00Z">
        <w:r>
          <w:t>u</w:t>
        </w:r>
      </w:ins>
      <w:r w:rsidR="00B431BD">
        <w:t>ser selects an employee from the Employee dropdown,</w:t>
      </w:r>
    </w:p>
    <w:p w14:paraId="293C7C39" w14:textId="77777777" w:rsidR="00373AE9" w:rsidRDefault="00373AE9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Display super</w:t>
      </w:r>
      <w:r w:rsidR="00B431BD">
        <w:t>visor and manager names</w:t>
      </w:r>
      <w:r>
        <w:t xml:space="preserve"> for the selected </w:t>
      </w:r>
      <w:proofErr w:type="gramStart"/>
      <w:r>
        <w:t>employee;</w:t>
      </w:r>
      <w:proofErr w:type="gramEnd"/>
    </w:p>
    <w:p w14:paraId="2D563034" w14:textId="77777777" w:rsidR="0053621E" w:rsidRDefault="0053621E" w:rsidP="00D11BCE">
      <w:pPr>
        <w:tabs>
          <w:tab w:val="num" w:pos="1080"/>
        </w:tabs>
        <w:autoSpaceDE w:val="0"/>
        <w:autoSpaceDN w:val="0"/>
        <w:adjustRightInd w:val="0"/>
        <w:rPr>
          <w:ins w:id="319" w:author="Huang, Lili" w:date="2024-05-07T15:58:00Z"/>
        </w:rPr>
      </w:pPr>
    </w:p>
    <w:p w14:paraId="107657F9" w14:textId="5948043E" w:rsidR="001B2E71" w:rsidRDefault="0053621E" w:rsidP="00D11BCE">
      <w:pPr>
        <w:tabs>
          <w:tab w:val="num" w:pos="1080"/>
        </w:tabs>
        <w:autoSpaceDE w:val="0"/>
        <w:autoSpaceDN w:val="0"/>
        <w:adjustRightInd w:val="0"/>
        <w:rPr>
          <w:ins w:id="320" w:author="Huang, Lili" w:date="2024-05-07T15:58:00Z"/>
        </w:rPr>
      </w:pPr>
      <w:ins w:id="321" w:author="Huang, Lili" w:date="2024-05-07T15:58:00Z">
        <w:r>
          <w:t xml:space="preserve">       For mass submission, user selects emplo</w:t>
        </w:r>
      </w:ins>
      <w:ins w:id="322" w:author="Huang, Lili" w:date="2024-05-07T15:59:00Z">
        <w:r>
          <w:t>yee(s) from the Employee dual select box.</w:t>
        </w:r>
      </w:ins>
      <w:r w:rsidR="001B2E71">
        <w:t xml:space="preserve">       </w:t>
      </w:r>
    </w:p>
    <w:p w14:paraId="78543B4F" w14:textId="77777777" w:rsidR="0053621E" w:rsidRDefault="0053621E" w:rsidP="00D11BCE">
      <w:pPr>
        <w:tabs>
          <w:tab w:val="num" w:pos="1080"/>
        </w:tabs>
        <w:autoSpaceDE w:val="0"/>
        <w:autoSpaceDN w:val="0"/>
        <w:adjustRightInd w:val="0"/>
      </w:pPr>
    </w:p>
    <w:p w14:paraId="2719A6F4" w14:textId="77777777" w:rsidR="001B2E71" w:rsidRDefault="001B2E71" w:rsidP="00D11BCE">
      <w:pPr>
        <w:tabs>
          <w:tab w:val="num" w:pos="1080"/>
        </w:tabs>
        <w:autoSpaceDE w:val="0"/>
        <w:autoSpaceDN w:val="0"/>
        <w:adjustRightInd w:val="0"/>
      </w:pPr>
      <w:r>
        <w:t xml:space="preserve">       U</w:t>
      </w:r>
      <w:r w:rsidR="00A95D4C">
        <w:t xml:space="preserve">ser selects a program </w:t>
      </w:r>
      <w:r>
        <w:t xml:space="preserve">from the </w:t>
      </w:r>
      <w:r w:rsidR="00A95D4C">
        <w:t>Program</w:t>
      </w:r>
      <w:r>
        <w:t xml:space="preserve"> dropdown</w:t>
      </w:r>
      <w:r w:rsidR="00A95D4C">
        <w:t xml:space="preserve"> or a behavior from the Behavior dropdown</w:t>
      </w:r>
      <w:r>
        <w:t>,</w:t>
      </w:r>
    </w:p>
    <w:p w14:paraId="1E269AA9" w14:textId="77777777" w:rsidR="0024426F" w:rsidRDefault="00373AE9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B431BD">
        <w:t>“Will you be delivering the coaching session?” with two radio buttons</w:t>
      </w:r>
      <w:r>
        <w:t xml:space="preserve"> (Yes; No, I will not be delivering the coaching session.)</w:t>
      </w:r>
      <w:r w:rsidR="00B431BD">
        <w:t xml:space="preserve"> </w:t>
      </w:r>
      <w:r w:rsidR="007D226F">
        <w:t xml:space="preserve">if not already </w:t>
      </w:r>
      <w:proofErr w:type="gramStart"/>
      <w:r w:rsidR="007D226F">
        <w:t>displayed;</w:t>
      </w:r>
      <w:proofErr w:type="gramEnd"/>
    </w:p>
    <w:p w14:paraId="4A080BD4" w14:textId="77777777" w:rsidR="00B431BD" w:rsidRDefault="00B431BD" w:rsidP="00D11BCE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31BA93F7" w14:textId="77777777" w:rsidR="00B431BD" w:rsidRDefault="00373AE9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selects “Yes” radio button (“Will you be delivering the coaching session?”),</w:t>
      </w:r>
      <w:r w:rsidR="00F35131">
        <w:t xml:space="preserve"> display the following:</w:t>
      </w:r>
    </w:p>
    <w:p w14:paraId="5DCB3D4D" w14:textId="3D781335" w:rsidR="00576461" w:rsidRDefault="00576461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If the user is </w:t>
      </w:r>
      <w:ins w:id="323" w:author="Huang, Lili" w:date="2024-05-07T19:38:00Z">
        <w:r w:rsidR="0036128F">
          <w:t xml:space="preserve">a </w:t>
        </w:r>
        <w:r w:rsidR="008F6FD4">
          <w:t xml:space="preserve">Maximus employee, and is </w:t>
        </w:r>
      </w:ins>
      <w:r>
        <w:t>the supervisor of the selected employee,</w:t>
      </w:r>
    </w:p>
    <w:p w14:paraId="58FB9341" w14:textId="77777777" w:rsidR="00576461" w:rsidRDefault="00576461" w:rsidP="00214F09">
      <w:pPr>
        <w:pStyle w:val="ListParagraph"/>
        <w:numPr>
          <w:ilvl w:val="0"/>
          <w:numId w:val="11"/>
        </w:numPr>
        <w:tabs>
          <w:tab w:val="num" w:pos="1080"/>
        </w:tabs>
        <w:autoSpaceDE w:val="0"/>
        <w:autoSpaceDN w:val="0"/>
        <w:adjustRightInd w:val="0"/>
      </w:pPr>
      <w:r>
        <w:t>Display “Do you need to submit a progressive disciplinary coaching (WARNING)?”</w:t>
      </w:r>
      <w:r w:rsidR="00E12C4A">
        <w:t>, default to “No</w:t>
      </w:r>
      <w:proofErr w:type="gramStart"/>
      <w:r w:rsidR="00E12C4A">
        <w:t>”;</w:t>
      </w:r>
      <w:proofErr w:type="gramEnd"/>
    </w:p>
    <w:p w14:paraId="464D0E1D" w14:textId="77777777" w:rsidR="00576461" w:rsidRDefault="00576461" w:rsidP="00214F09">
      <w:pPr>
        <w:pStyle w:val="ListParagraph"/>
        <w:numPr>
          <w:ilvl w:val="0"/>
          <w:numId w:val="11"/>
        </w:numPr>
        <w:tabs>
          <w:tab w:val="num" w:pos="1080"/>
        </w:tabs>
        <w:autoSpaceDE w:val="0"/>
        <w:autoSpaceDN w:val="0"/>
        <w:adjustRightInd w:val="0"/>
      </w:pPr>
      <w:r>
        <w:t>If “Yes”</w:t>
      </w:r>
      <w:r w:rsidR="000E534C">
        <w:t xml:space="preserve"> is selected, </w:t>
      </w:r>
    </w:p>
    <w:p w14:paraId="15233EC9" w14:textId="77777777" w:rsidR="00576461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0E534C">
        <w:t xml:space="preserve">“Please select type of </w:t>
      </w:r>
      <w:proofErr w:type="spellStart"/>
      <w:r w:rsidR="000E534C">
        <w:t>wanring</w:t>
      </w:r>
      <w:proofErr w:type="spellEnd"/>
      <w:r w:rsidR="000E534C">
        <w:t xml:space="preserve">:” with a </w:t>
      </w:r>
      <w:proofErr w:type="gramStart"/>
      <w:r w:rsidR="000E534C">
        <w:t>dropdown;</w:t>
      </w:r>
      <w:proofErr w:type="gramEnd"/>
    </w:p>
    <w:p w14:paraId="042C6D1B" w14:textId="77777777" w:rsidR="000E534C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0E534C">
        <w:t xml:space="preserve">“Please select warning reason” with a </w:t>
      </w:r>
      <w:proofErr w:type="gramStart"/>
      <w:r w:rsidR="000E534C">
        <w:t>dropdown;</w:t>
      </w:r>
      <w:proofErr w:type="gramEnd"/>
    </w:p>
    <w:p w14:paraId="37624E3F" w14:textId="77777777" w:rsidR="000E534C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0E534C">
        <w:t xml:space="preserve">“Enter/Select the date the warning was issued:” with a textbox and a calendar </w:t>
      </w:r>
      <w:proofErr w:type="gramStart"/>
      <w:r w:rsidR="000E534C">
        <w:t>icon;</w:t>
      </w:r>
      <w:proofErr w:type="gramEnd"/>
    </w:p>
    <w:p w14:paraId="51608B85" w14:textId="77777777" w:rsidR="00083598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lastRenderedPageBreak/>
        <w:t xml:space="preserve">Display “I have verified that all the information on this form is true and complete to the best of my knowledge” </w:t>
      </w:r>
      <w:r w:rsidR="00502AF7">
        <w:t>w</w:t>
      </w:r>
      <w:r>
        <w:t xml:space="preserve">ith a </w:t>
      </w:r>
      <w:proofErr w:type="gramStart"/>
      <w:r>
        <w:t>checkbox;</w:t>
      </w:r>
      <w:proofErr w:type="gramEnd"/>
    </w:p>
    <w:p w14:paraId="7FD555D6" w14:textId="77777777" w:rsidR="00F20089" w:rsidRDefault="00F20089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Go to </w:t>
      </w:r>
      <w:r w:rsidR="00A665A0">
        <w:t>“User submits the form by clicking Submit button</w:t>
      </w:r>
      <w:proofErr w:type="gramStart"/>
      <w:r w:rsidR="00A665A0">
        <w:t>”;</w:t>
      </w:r>
      <w:proofErr w:type="gramEnd"/>
    </w:p>
    <w:p w14:paraId="364B01DB" w14:textId="77777777" w:rsidR="00F35131" w:rsidRDefault="007405A3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 </w:t>
      </w:r>
      <w:r w:rsidR="00F35131">
        <w:t xml:space="preserve">“Enter/Select the date of coaching:” with a textbox and a calendar </w:t>
      </w:r>
      <w:proofErr w:type="gramStart"/>
      <w:r w:rsidR="00F35131">
        <w:t>icon;</w:t>
      </w:r>
      <w:proofErr w:type="gramEnd"/>
    </w:p>
    <w:p w14:paraId="769305FF" w14:textId="77777777" w:rsidR="00AE666C" w:rsidRDefault="00AE666C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“Is this a Customer Service Escalation (CSE)?” with two radio buttons as “Yes”, “No”</w:t>
      </w:r>
      <w:r w:rsidR="00197CAB">
        <w:t>, default to “No”;</w:t>
      </w:r>
      <w:r w:rsidR="00D67300">
        <w:t xml:space="preserve"> (For CSR module only</w:t>
      </w:r>
      <w:proofErr w:type="gramStart"/>
      <w:r w:rsidR="00D67300">
        <w:t>);</w:t>
      </w:r>
      <w:proofErr w:type="gramEnd"/>
    </w:p>
    <w:p w14:paraId="015A06DE" w14:textId="77777777" w:rsidR="00F35131" w:rsidRDefault="00F3513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“Select the Type of Coaching from the Categories:</w:t>
      </w:r>
      <w:proofErr w:type="gramStart"/>
      <w:r>
        <w:t xml:space="preserve">” </w:t>
      </w:r>
      <w:r w:rsidR="00F93F88">
        <w:t>;</w:t>
      </w:r>
      <w:proofErr w:type="gramEnd"/>
    </w:p>
    <w:p w14:paraId="75C6369B" w14:textId="77777777" w:rsidR="00F35131" w:rsidRDefault="00F3513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“Coaching Reasons” as hyperlink, </w:t>
      </w:r>
      <w:r w:rsidR="00044458">
        <w:t>which</w:t>
      </w:r>
      <w:r w:rsidR="00AD7234">
        <w:t xml:space="preserve"> toggles </w:t>
      </w:r>
      <w:r w:rsidR="00044458">
        <w:t xml:space="preserve">to </w:t>
      </w:r>
      <w:r w:rsidR="00AD7234">
        <w:t>show/hide</w:t>
      </w:r>
      <w:r w:rsidR="00044458">
        <w:t xml:space="preserve"> </w:t>
      </w:r>
      <w:r w:rsidR="00AD7234">
        <w:t xml:space="preserve">the Coaching Reason </w:t>
      </w:r>
      <w:proofErr w:type="gramStart"/>
      <w:r w:rsidR="00AD7234">
        <w:t>list;</w:t>
      </w:r>
      <w:proofErr w:type="gramEnd"/>
    </w:p>
    <w:p w14:paraId="5029CED8" w14:textId="77777777" w:rsidR="00F35131" w:rsidRDefault="009D74F7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[</w:t>
      </w:r>
      <w:r w:rsidR="00F35131">
        <w:t>Coaching Reason list</w:t>
      </w:r>
      <w:r>
        <w:t>]</w:t>
      </w:r>
      <w:r w:rsidR="00F35131">
        <w:t xml:space="preserve"> </w:t>
      </w:r>
      <w:r w:rsidR="00EB40F5">
        <w:t xml:space="preserve">with checkbox </w:t>
      </w:r>
      <w:r w:rsidR="00F35131">
        <w:t xml:space="preserve">for the selected </w:t>
      </w:r>
      <w:proofErr w:type="gramStart"/>
      <w:r w:rsidR="00F35131">
        <w:t>Module;</w:t>
      </w:r>
      <w:proofErr w:type="gramEnd"/>
    </w:p>
    <w:p w14:paraId="6EF1277B" w14:textId="77777777" w:rsidR="00EB40F5" w:rsidRDefault="00EB40F5" w:rsidP="00214F09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 xml:space="preserve">Display sub coaching reason list under the checked coaching </w:t>
      </w:r>
      <w:proofErr w:type="gramStart"/>
      <w:r>
        <w:t>reason;</w:t>
      </w:r>
      <w:proofErr w:type="gramEnd"/>
    </w:p>
    <w:p w14:paraId="348492EB" w14:textId="77777777" w:rsidR="00EB40F5" w:rsidRDefault="00EB40F5" w:rsidP="00214F09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 xml:space="preserve">Display “Opportunity” or “Reinforcement” or </w:t>
      </w:r>
      <w:proofErr w:type="gramStart"/>
      <w:r>
        <w:t xml:space="preserve">both </w:t>
      </w:r>
      <w:r w:rsidR="0015498B">
        <w:t xml:space="preserve"> (</w:t>
      </w:r>
      <w:proofErr w:type="gramEnd"/>
      <w:r w:rsidR="0015498B">
        <w:t xml:space="preserve">based on the checked Coaching Reason) </w:t>
      </w:r>
      <w:r>
        <w:t>with radio buttons;</w:t>
      </w:r>
    </w:p>
    <w:p w14:paraId="5D051750" w14:textId="1EF6AFC4" w:rsidR="00BA5740" w:rsidRDefault="007A799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 </w:t>
      </w:r>
      <w:r w:rsidR="00BA5740">
        <w:t xml:space="preserve">“Provide details of the behavior to be coached:” with </w:t>
      </w:r>
      <w:proofErr w:type="spellStart"/>
      <w:r w:rsidR="00BA5740">
        <w:t>textarea</w:t>
      </w:r>
      <w:proofErr w:type="spellEnd"/>
      <w:r w:rsidR="009D74F7">
        <w:t>, maximum 3000 characters</w:t>
      </w:r>
      <w:r w:rsidR="00BD387A">
        <w:t xml:space="preserve"> if reasons other than “Work </w:t>
      </w:r>
      <w:proofErr w:type="gramStart"/>
      <w:r w:rsidR="0024700E">
        <w:t>From</w:t>
      </w:r>
      <w:proofErr w:type="gramEnd"/>
      <w:r w:rsidR="00BD387A">
        <w:t xml:space="preserve"> Home (Return to Site Only) selected</w:t>
      </w:r>
      <w:r w:rsidR="00BA5740">
        <w:t>;</w:t>
      </w:r>
      <w:r w:rsidR="00BD387A">
        <w:t xml:space="preserve"> Otherwise display “Provide details of the behavior to be coached:” with the following:</w:t>
      </w:r>
    </w:p>
    <w:p w14:paraId="275C3F04" w14:textId="78C1C18D" w:rsidR="00BD1E05" w:rsidRPr="00BD1E05" w:rsidRDefault="00BD1E05" w:rsidP="007C7E86">
      <w:pPr>
        <w:spacing w:before="100" w:beforeAutospacing="1" w:after="100" w:afterAutospacing="1"/>
        <w:ind w:left="1152"/>
      </w:pPr>
      <w:r w:rsidRPr="00BD1E05">
        <w:t xml:space="preserve">CCO employees who participate in the CCO Work </w:t>
      </w:r>
      <w:proofErr w:type="gramStart"/>
      <w:r w:rsidR="0024700E">
        <w:t>From</w:t>
      </w:r>
      <w:proofErr w:type="gramEnd"/>
      <w:r w:rsidRPr="00BD1E05">
        <w:t xml:space="preserve"> Home are obligated to comply with all Maximus policies and procedures. The purpose of this </w:t>
      </w:r>
      <w:proofErr w:type="spellStart"/>
      <w:r w:rsidRPr="00BD1E05">
        <w:t>eCL</w:t>
      </w:r>
      <w:proofErr w:type="spellEnd"/>
      <w:r w:rsidRPr="00BD1E05">
        <w:t xml:space="preserve"> is to notify you that your CCO Remote Work Agreement is being rescinded.</w:t>
      </w:r>
    </w:p>
    <w:p w14:paraId="18EA45F6" w14:textId="07B54122" w:rsidR="00BD1E05" w:rsidRPr="00BD1E05" w:rsidRDefault="00BD1E05" w:rsidP="007C7E86">
      <w:pPr>
        <w:spacing w:before="100" w:beforeAutospacing="1" w:after="100" w:afterAutospacing="1"/>
        <w:ind w:left="1152"/>
      </w:pPr>
      <w:r w:rsidRPr="00BD1E05">
        <w:t xml:space="preserve">Effective </w:t>
      </w:r>
      <w:r w:rsidRPr="00BD1E05">
        <w:object w:dxaOrig="225" w:dyaOrig="225" w14:anchorId="5EC6AC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65.7pt;height:18pt" o:ole="">
            <v:imagedata r:id="rId10" o:title=""/>
          </v:shape>
          <w:control r:id="rId11" w:name="DefaultOcxName4" w:shapeid="_x0000_i1043"/>
        </w:object>
      </w:r>
      <w:r w:rsidRPr="00BD1E05">
        <w:t xml:space="preserve">you will be required to report to work at the </w:t>
      </w:r>
      <w:r w:rsidRPr="00BD1E05">
        <w:object w:dxaOrig="225" w:dyaOrig="225" w14:anchorId="06DE258F">
          <v:shape id="_x0000_i1046" type="#_x0000_t75" style="width:108.9pt;height:18pt" o:ole="">
            <v:imagedata r:id="rId12" o:title=""/>
          </v:shape>
          <w:control r:id="rId13" w:name="DefaultOcxName11" w:shapeid="_x0000_i1046"/>
        </w:object>
      </w:r>
      <w:r w:rsidRPr="00BD1E05">
        <w:t xml:space="preserve">site. You will be reporting to </w:t>
      </w:r>
      <w:r w:rsidRPr="00BD1E05">
        <w:object w:dxaOrig="225" w:dyaOrig="225" w14:anchorId="13539054">
          <v:shape id="_x0000_i1050" type="#_x0000_t75" style="width:65.7pt;height:18pt" o:ole="">
            <v:imagedata r:id="rId10" o:title=""/>
          </v:shape>
          <w:control r:id="rId14" w:name="DefaultOcxName21" w:shapeid="_x0000_i1050"/>
        </w:object>
      </w:r>
      <w:r w:rsidRPr="00BD1E05">
        <w:t>. Any wages adjustments that were completed based on your remote status and the county you live in will be adjusted to reflect the location you are working and your position.</w:t>
      </w:r>
    </w:p>
    <w:p w14:paraId="6E8AA91C" w14:textId="3C2B25C6" w:rsidR="00BD1E05" w:rsidRPr="00BD1E05" w:rsidRDefault="00BD1E05" w:rsidP="007C7E86">
      <w:pPr>
        <w:spacing w:before="100" w:beforeAutospacing="1" w:after="100" w:afterAutospacing="1"/>
        <w:ind w:left="1152"/>
      </w:pPr>
      <w:r w:rsidRPr="00BD1E05">
        <w:t xml:space="preserve">Any equipment you have received for the Work </w:t>
      </w:r>
      <w:proofErr w:type="gramStart"/>
      <w:r w:rsidR="00F13BCA">
        <w:t>From</w:t>
      </w:r>
      <w:proofErr w:type="gramEnd"/>
      <w:r w:rsidRPr="00BD1E05">
        <w:t xml:space="preserve"> Home assignment should be returned to your supervisor on your first day of reporting to the site.</w:t>
      </w:r>
    </w:p>
    <w:p w14:paraId="58868098" w14:textId="2B4442D9" w:rsidR="00BD1E05" w:rsidRPr="00BD1E05" w:rsidRDefault="00BD1E05" w:rsidP="007C7E86">
      <w:pPr>
        <w:spacing w:before="100" w:beforeAutospacing="1" w:after="100" w:afterAutospacing="1"/>
        <w:ind w:left="1152"/>
      </w:pPr>
      <w:r w:rsidRPr="007C7E86">
        <w:t xml:space="preserve">Maximus anticipates that a mutually beneficial employment relationship will continue as you work at the </w:t>
      </w:r>
      <w:r w:rsidRPr="00BD1E05">
        <w:object w:dxaOrig="225" w:dyaOrig="225" w14:anchorId="07D4B4E5">
          <v:shape id="_x0000_i1054" type="#_x0000_t75" style="width:65.7pt;height:18pt" o:ole="">
            <v:imagedata r:id="rId10" o:title=""/>
          </v:shape>
          <w:control r:id="rId15" w:name="DefaultOcxName31" w:shapeid="_x0000_i1054"/>
        </w:object>
      </w:r>
      <w:r w:rsidRPr="00BD1E05">
        <w:t>site.</w:t>
      </w:r>
    </w:p>
    <w:p w14:paraId="3B0036F0" w14:textId="77777777" w:rsidR="00BD387A" w:rsidRDefault="00BD387A" w:rsidP="00BD1E05">
      <w:pPr>
        <w:pStyle w:val="ListParagraph"/>
        <w:autoSpaceDE w:val="0"/>
        <w:autoSpaceDN w:val="0"/>
        <w:adjustRightInd w:val="0"/>
        <w:ind w:left="1080"/>
      </w:pPr>
    </w:p>
    <w:p w14:paraId="1248685C" w14:textId="77777777" w:rsidR="00BA5740" w:rsidRDefault="009D74F7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“Provide the details from the coaching session including action plans developed:” with </w:t>
      </w:r>
      <w:proofErr w:type="spellStart"/>
      <w:r>
        <w:t>textarea</w:t>
      </w:r>
      <w:proofErr w:type="spellEnd"/>
      <w:r>
        <w:t xml:space="preserve">, maximum 3000 </w:t>
      </w:r>
      <w:proofErr w:type="gramStart"/>
      <w:r>
        <w:t>characters;</w:t>
      </w:r>
      <w:proofErr w:type="gramEnd"/>
    </w:p>
    <w:p w14:paraId="7ED85CB9" w14:textId="77777777" w:rsidR="00200C0D" w:rsidRDefault="00573603" w:rsidP="00573603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it is CSR module, display “</w:t>
      </w:r>
      <w:r w:rsidR="00E250C2">
        <w:t>Is follow-up required</w:t>
      </w:r>
      <w:r w:rsidR="00200C0D">
        <w:t>?” with two radio buttons as “Yes”, “No</w:t>
      </w:r>
      <w:proofErr w:type="gramStart"/>
      <w:r w:rsidR="00200C0D">
        <w:t>”;</w:t>
      </w:r>
      <w:proofErr w:type="gramEnd"/>
    </w:p>
    <w:p w14:paraId="4D6A141A" w14:textId="77777777" w:rsidR="00200C0D" w:rsidRDefault="00200C0D" w:rsidP="00200C0D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proofErr w:type="gramStart"/>
      <w:r>
        <w:t>If  “</w:t>
      </w:r>
      <w:proofErr w:type="gramEnd"/>
      <w:r>
        <w:t xml:space="preserve">Yes” is selected, </w:t>
      </w:r>
    </w:p>
    <w:p w14:paraId="7991FCB0" w14:textId="77777777" w:rsidR="009D74F7" w:rsidRDefault="00200C0D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E250C2">
        <w:t xml:space="preserve">“Select the date of follow-up:” </w:t>
      </w:r>
      <w:r>
        <w:t xml:space="preserve">with a textbox </w:t>
      </w:r>
      <w:r w:rsidR="00E250C2">
        <w:t xml:space="preserve">and a calendar </w:t>
      </w:r>
      <w:proofErr w:type="spellStart"/>
      <w:proofErr w:type="gramStart"/>
      <w:r w:rsidR="00E250C2">
        <w:t>icon;</w:t>
      </w:r>
      <w:r w:rsidR="00B063EF">
        <w:t>“</w:t>
      </w:r>
      <w:proofErr w:type="gramEnd"/>
      <w:r w:rsidR="00B063EF">
        <w:t>How</w:t>
      </w:r>
      <w:proofErr w:type="spellEnd"/>
      <w:r w:rsidR="00B063EF">
        <w:t xml:space="preserve"> was the coaching opportunity identified?” with dropdown;</w:t>
      </w:r>
    </w:p>
    <w:p w14:paraId="7097E492" w14:textId="77777777" w:rsidR="00B063EF" w:rsidRDefault="00B063EF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“Is there a Call Record associated with the coaching?” with two radio buttons as “Yes”, “No”</w:t>
      </w:r>
      <w:r w:rsidR="009D1E2B">
        <w:t>, default to “No</w:t>
      </w:r>
      <w:proofErr w:type="gramStart"/>
      <w:r w:rsidR="009D1E2B">
        <w:t>”;</w:t>
      </w:r>
      <w:proofErr w:type="gramEnd"/>
    </w:p>
    <w:p w14:paraId="0E289FF7" w14:textId="77777777" w:rsidR="009D1E2B" w:rsidRDefault="009D1E2B" w:rsidP="00214F09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proofErr w:type="gramStart"/>
      <w:r>
        <w:t>If  “</w:t>
      </w:r>
      <w:proofErr w:type="gramEnd"/>
      <w:r>
        <w:t xml:space="preserve">Yes” is selected, </w:t>
      </w:r>
    </w:p>
    <w:p w14:paraId="478D8200" w14:textId="77777777" w:rsidR="009D1E2B" w:rsidRDefault="009D1E2B" w:rsidP="00214F09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Display Call Type dropdown (allow users to select a call type) with a textbox (allow users to enter the selected call ID</w:t>
      </w:r>
      <w:proofErr w:type="gramStart"/>
      <w:r>
        <w:t>);</w:t>
      </w:r>
      <w:proofErr w:type="gramEnd"/>
    </w:p>
    <w:p w14:paraId="1AC1077A" w14:textId="77777777" w:rsidR="00B063EF" w:rsidRDefault="00B063EF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“I have verified that all the information on this form is true and complete to the best of my knowledge” with </w:t>
      </w:r>
      <w:proofErr w:type="gramStart"/>
      <w:r>
        <w:t>checkbox;</w:t>
      </w:r>
      <w:proofErr w:type="gramEnd"/>
    </w:p>
    <w:p w14:paraId="7A48A61D" w14:textId="77777777" w:rsidR="0024426F" w:rsidRDefault="0024426F" w:rsidP="00D11BCE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50199BB9" w14:textId="77777777" w:rsidR="00B8364E" w:rsidRDefault="00B8364E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selects “No</w:t>
      </w:r>
      <w:r w:rsidR="007C0159">
        <w:t>, I will not be delivering the coaching session.</w:t>
      </w:r>
      <w:r>
        <w:t>” radio button (“Will you be delivering the coaching session?”), display the following:</w:t>
      </w:r>
    </w:p>
    <w:p w14:paraId="0177E559" w14:textId="77777777" w:rsidR="00B8364E" w:rsidRDefault="001C6B3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“Enter/Select the </w:t>
      </w:r>
      <w:r w:rsidR="00156375">
        <w:t>date</w:t>
      </w:r>
      <w:r>
        <w:t xml:space="preserve"> of </w:t>
      </w:r>
      <w:r w:rsidR="00156375">
        <w:t>event</w:t>
      </w:r>
      <w:r>
        <w:t xml:space="preserve">:” with a textbox and a calendar </w:t>
      </w:r>
      <w:proofErr w:type="gramStart"/>
      <w:r>
        <w:t>icon;</w:t>
      </w:r>
      <w:proofErr w:type="gramEnd"/>
    </w:p>
    <w:p w14:paraId="6FA63257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“Select the Type of Coaching from the Categories:</w:t>
      </w:r>
      <w:proofErr w:type="gramStart"/>
      <w:r>
        <w:t>” ;</w:t>
      </w:r>
      <w:proofErr w:type="gramEnd"/>
    </w:p>
    <w:p w14:paraId="55E6177C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“Coaching Reasons” as hyperlink, w</w:t>
      </w:r>
      <w:r w:rsidR="00044458">
        <w:t>hich</w:t>
      </w:r>
      <w:r>
        <w:t xml:space="preserve"> toggles </w:t>
      </w:r>
      <w:r w:rsidR="00044458">
        <w:t xml:space="preserve">to </w:t>
      </w:r>
      <w:r>
        <w:t xml:space="preserve">show/hide the Coaching Reason </w:t>
      </w:r>
      <w:proofErr w:type="gramStart"/>
      <w:r>
        <w:t>list;</w:t>
      </w:r>
      <w:proofErr w:type="gramEnd"/>
    </w:p>
    <w:p w14:paraId="771FDA5E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[Coaching Reason list] with checkbox for the selected </w:t>
      </w:r>
      <w:proofErr w:type="gramStart"/>
      <w:r>
        <w:t>Module;</w:t>
      </w:r>
      <w:proofErr w:type="gramEnd"/>
    </w:p>
    <w:p w14:paraId="1C093EB0" w14:textId="77777777" w:rsidR="005A16A9" w:rsidRDefault="005A16A9" w:rsidP="00214F09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 xml:space="preserve">Display sub coaching reason list under the checked coaching </w:t>
      </w:r>
      <w:proofErr w:type="gramStart"/>
      <w:r>
        <w:t>reason;</w:t>
      </w:r>
      <w:proofErr w:type="gramEnd"/>
    </w:p>
    <w:p w14:paraId="29B6A734" w14:textId="6FDEC86C" w:rsidR="005A16A9" w:rsidRDefault="005A16A9" w:rsidP="00214F09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lastRenderedPageBreak/>
        <w:t xml:space="preserve">Display “Opportunity” or “Reinforcement” or </w:t>
      </w:r>
      <w:proofErr w:type="gramStart"/>
      <w:r>
        <w:t>both  (</w:t>
      </w:r>
      <w:proofErr w:type="gramEnd"/>
      <w:r>
        <w:t>based on the checked Coaching Reason) with radio buttons;</w:t>
      </w:r>
    </w:p>
    <w:p w14:paraId="50BBDB2F" w14:textId="4F95B404" w:rsidR="00626F98" w:rsidRDefault="00626F98" w:rsidP="00214F09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>If non-Medicare program is selected, display error message when user selects “Claims View (Medicare Only)” coaching reason.</w:t>
      </w:r>
    </w:p>
    <w:p w14:paraId="5F393162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“Enter/Select the date of coaching:” with a textbox and a calendar </w:t>
      </w:r>
      <w:proofErr w:type="gramStart"/>
      <w:r>
        <w:t>icon;</w:t>
      </w:r>
      <w:proofErr w:type="gramEnd"/>
    </w:p>
    <w:p w14:paraId="30285EFC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“Provide details of the behavior to be coached:” with </w:t>
      </w:r>
      <w:proofErr w:type="spellStart"/>
      <w:r>
        <w:t>textarea</w:t>
      </w:r>
      <w:proofErr w:type="spellEnd"/>
      <w:r>
        <w:t xml:space="preserve">, maximum 3000 </w:t>
      </w:r>
      <w:proofErr w:type="gramStart"/>
      <w:r>
        <w:t>characters;</w:t>
      </w:r>
      <w:proofErr w:type="gramEnd"/>
    </w:p>
    <w:p w14:paraId="17D0AFFB" w14:textId="77777777" w:rsidR="00B46C4B" w:rsidRDefault="00B46C4B" w:rsidP="00B46C4B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it is CSR module, display “Is follow-up required?” with two radio buttons as “Yes”, “No</w:t>
      </w:r>
      <w:proofErr w:type="gramStart"/>
      <w:r>
        <w:t>”;</w:t>
      </w:r>
      <w:proofErr w:type="gramEnd"/>
    </w:p>
    <w:p w14:paraId="3BFC0022" w14:textId="77777777" w:rsidR="00B46C4B" w:rsidRDefault="00B46C4B" w:rsidP="00B46C4B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proofErr w:type="gramStart"/>
      <w:r>
        <w:t>If  “</w:t>
      </w:r>
      <w:proofErr w:type="gramEnd"/>
      <w:r>
        <w:t xml:space="preserve">Yes” is selected, </w:t>
      </w:r>
    </w:p>
    <w:p w14:paraId="4D9DEAEC" w14:textId="77777777" w:rsidR="00B46C4B" w:rsidRDefault="00B46C4B" w:rsidP="000E484E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 xml:space="preserve">Display “Select the date of follow-up:” with a textbox and a calendar </w:t>
      </w:r>
      <w:proofErr w:type="gramStart"/>
      <w:r>
        <w:t>icon;</w:t>
      </w:r>
      <w:proofErr w:type="gramEnd"/>
    </w:p>
    <w:p w14:paraId="3E4A4005" w14:textId="77777777" w:rsidR="005A16A9" w:rsidRDefault="00AF0510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 </w:t>
      </w:r>
      <w:r w:rsidR="005A16A9">
        <w:t xml:space="preserve">“How was the coaching opportunity identified?” with </w:t>
      </w:r>
      <w:proofErr w:type="gramStart"/>
      <w:r w:rsidR="005A16A9">
        <w:t>dropdown;</w:t>
      </w:r>
      <w:proofErr w:type="gramEnd"/>
    </w:p>
    <w:p w14:paraId="4186C2F4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“Is there a Call Record associated with the coaching?” with two radio buttons as “Yes”, “No”, default to “No</w:t>
      </w:r>
      <w:proofErr w:type="gramStart"/>
      <w:r>
        <w:t>”;</w:t>
      </w:r>
      <w:proofErr w:type="gramEnd"/>
    </w:p>
    <w:p w14:paraId="69F1DAE3" w14:textId="77777777" w:rsidR="005A16A9" w:rsidRDefault="005A16A9" w:rsidP="00214F09">
      <w:pPr>
        <w:pStyle w:val="ListParagraph"/>
        <w:numPr>
          <w:ilvl w:val="0"/>
          <w:numId w:val="17"/>
        </w:numPr>
        <w:autoSpaceDE w:val="0"/>
        <w:autoSpaceDN w:val="0"/>
        <w:adjustRightInd w:val="0"/>
      </w:pPr>
      <w:proofErr w:type="gramStart"/>
      <w:r>
        <w:t>If  “</w:t>
      </w:r>
      <w:proofErr w:type="gramEnd"/>
      <w:r>
        <w:t xml:space="preserve">Yes” is selected, </w:t>
      </w:r>
    </w:p>
    <w:p w14:paraId="7E6724E8" w14:textId="77777777" w:rsidR="005A16A9" w:rsidRDefault="005A16A9" w:rsidP="00214F09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Display Call Type dropdown (allow users to select a call type) with a textbox (allow users to enter the selected call ID</w:t>
      </w:r>
      <w:proofErr w:type="gramStart"/>
      <w:r>
        <w:t>);</w:t>
      </w:r>
      <w:proofErr w:type="gramEnd"/>
    </w:p>
    <w:p w14:paraId="55FFCE71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“I have verified that all the information on this form is true and complete to the best of my knowledge” with </w:t>
      </w:r>
      <w:proofErr w:type="gramStart"/>
      <w:r>
        <w:t>checkbox;</w:t>
      </w:r>
      <w:proofErr w:type="gramEnd"/>
    </w:p>
    <w:p w14:paraId="519FB01F" w14:textId="77777777" w:rsidR="00685F38" w:rsidRDefault="00685F38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763484C1" w14:textId="77777777" w:rsidR="008F3644" w:rsidRDefault="00F20089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submits the form by clicking Submit button:</w:t>
      </w:r>
    </w:p>
    <w:p w14:paraId="57D5C4BE" w14:textId="77777777" w:rsidR="00F20089" w:rsidRDefault="0001117E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form </w:t>
      </w:r>
      <w:proofErr w:type="gramStart"/>
      <w:r>
        <w:t>data;</w:t>
      </w:r>
      <w:proofErr w:type="gramEnd"/>
    </w:p>
    <w:p w14:paraId="3EE984C4" w14:textId="77777777" w:rsidR="0001117E" w:rsidRDefault="0001117E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If not valid, display validation </w:t>
      </w:r>
      <w:proofErr w:type="gramStart"/>
      <w:r>
        <w:t>errors;</w:t>
      </w:r>
      <w:proofErr w:type="gramEnd"/>
    </w:p>
    <w:p w14:paraId="1F972195" w14:textId="77777777" w:rsidR="0001117E" w:rsidRDefault="0001117E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valid, save data to database; if success, reset the page and display success message; otherwise, display save fail message.</w:t>
      </w:r>
    </w:p>
    <w:p w14:paraId="03F00475" w14:textId="26F51663" w:rsidR="00833ACF" w:rsidRDefault="005A3C96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Generate email notification(s</w:t>
      </w:r>
      <w:proofErr w:type="gramStart"/>
      <w:r>
        <w:t>), and</w:t>
      </w:r>
      <w:proofErr w:type="gramEnd"/>
      <w:r>
        <w:t xml:space="preserve"> store them in database</w:t>
      </w:r>
      <w:r w:rsidR="00833ACF">
        <w:t>.</w:t>
      </w:r>
    </w:p>
    <w:p w14:paraId="29E7C03E" w14:textId="77777777" w:rsidR="004950E2" w:rsidRDefault="004950E2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3AC6C5CB" w14:textId="77777777" w:rsidR="00F20089" w:rsidRDefault="004950E2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cancels the submission by clicking Cancel button:</w:t>
      </w:r>
    </w:p>
    <w:p w14:paraId="769ECA38" w14:textId="77777777" w:rsidR="00E00268" w:rsidRDefault="00E00268" w:rsidP="00214F09">
      <w:pPr>
        <w:pStyle w:val="ListParagraph"/>
        <w:numPr>
          <w:ilvl w:val="0"/>
          <w:numId w:val="8"/>
        </w:numPr>
        <w:tabs>
          <w:tab w:val="num" w:pos="1080"/>
        </w:tabs>
        <w:autoSpaceDE w:val="0"/>
        <w:autoSpaceDN w:val="0"/>
        <w:adjustRightInd w:val="0"/>
      </w:pPr>
      <w:r>
        <w:t xml:space="preserve">Reset the </w:t>
      </w:r>
      <w:proofErr w:type="gramStart"/>
      <w:r>
        <w:t>page;</w:t>
      </w:r>
      <w:proofErr w:type="gramEnd"/>
    </w:p>
    <w:p w14:paraId="44C0BF81" w14:textId="77777777" w:rsidR="004950E2" w:rsidRPr="00F910BD" w:rsidRDefault="004950E2" w:rsidP="00F910BD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317F86C4" w14:textId="77777777" w:rsidR="00C73000" w:rsidRDefault="00C73000" w:rsidP="00DE1E6B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0461CAF3" w14:textId="77777777" w:rsidR="00EF5FC8" w:rsidRPr="00955F36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24" w:name="_Toc166594006"/>
      <w:r w:rsidRPr="00664275">
        <w:rPr>
          <w:b/>
        </w:rPr>
        <w:t>P</w:t>
      </w:r>
      <w:r w:rsidR="00EF5FC8" w:rsidRPr="00664275">
        <w:rPr>
          <w:b/>
        </w:rPr>
        <w:t>age details</w:t>
      </w:r>
      <w:r w:rsidR="00BA43B1">
        <w:rPr>
          <w:b/>
        </w:rPr>
        <w:t xml:space="preserve"> </w:t>
      </w:r>
      <w:r w:rsidR="00BA43B1" w:rsidRPr="008A4365">
        <w:rPr>
          <w:b/>
        </w:rPr>
        <w:t>- Views\</w:t>
      </w:r>
      <w:proofErr w:type="spellStart"/>
      <w:r w:rsidR="00BA43B1" w:rsidRPr="008A4365">
        <w:rPr>
          <w:b/>
        </w:rPr>
        <w:t>NewSubmission</w:t>
      </w:r>
      <w:proofErr w:type="spellEnd"/>
      <w:r w:rsidR="00BA43B1" w:rsidRPr="008A4365">
        <w:rPr>
          <w:b/>
        </w:rPr>
        <w:t>\</w:t>
      </w:r>
      <w:proofErr w:type="spellStart"/>
      <w:r w:rsidR="00BA43B1" w:rsidRPr="008A4365">
        <w:rPr>
          <w:b/>
        </w:rPr>
        <w:t>Index.cshtml</w:t>
      </w:r>
      <w:bookmarkEnd w:id="324"/>
      <w:proofErr w:type="spellEnd"/>
    </w:p>
    <w:p w14:paraId="36B3732B" w14:textId="77777777" w:rsidR="009B2A2F" w:rsidRDefault="009B2A2F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325" w:name="_Toc166594007"/>
      <w:r>
        <w:t>Razor pages comprising Web Page</w:t>
      </w:r>
      <w:bookmarkEnd w:id="325"/>
    </w:p>
    <w:p w14:paraId="685C41CD" w14:textId="08FC9371" w:rsidR="005245FE" w:rsidRDefault="005245FE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AddEmployee.cshtml</w:t>
      </w:r>
      <w:proofErr w:type="spellEnd"/>
    </w:p>
    <w:p w14:paraId="5CB103C1" w14:textId="2A360845" w:rsidR="005245FE" w:rsidRDefault="005245FE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EmployeeDualListBox.cshtml</w:t>
      </w:r>
      <w:proofErr w:type="spellEnd"/>
    </w:p>
    <w:p w14:paraId="75E81921" w14:textId="631DC988" w:rsidR="005245FE" w:rsidRDefault="005245FE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EmployeeSelection.cshtml</w:t>
      </w:r>
      <w:proofErr w:type="spellEnd"/>
    </w:p>
    <w:p w14:paraId="08C942A6" w14:textId="1EAEF3CF" w:rsidR="005245FE" w:rsidRDefault="005245FE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Message.cshtml</w:t>
      </w:r>
      <w:proofErr w:type="spellEnd"/>
    </w:p>
    <w:p w14:paraId="1D55F684" w14:textId="69AE8CCB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NewSubmission.cshtml</w:t>
      </w:r>
      <w:proofErr w:type="spellEnd"/>
    </w:p>
    <w:p w14:paraId="05DEDAC8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NewSubmissionBottom.cshtml</w:t>
      </w:r>
      <w:proofErr w:type="spellEnd"/>
    </w:p>
    <w:p w14:paraId="517BE04E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NewSubmissionCoach.cshtml</w:t>
      </w:r>
      <w:proofErr w:type="spellEnd"/>
    </w:p>
    <w:p w14:paraId="1858EC47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NewSubmissionCoachingReasons.cshtml</w:t>
      </w:r>
      <w:proofErr w:type="spellEnd"/>
    </w:p>
    <w:p w14:paraId="266D0E66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NweSubmissionIsCoachingByYou.cshtml</w:t>
      </w:r>
      <w:proofErr w:type="spellEnd"/>
    </w:p>
    <w:p w14:paraId="40CE3825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NewSubmissionTop.cshtml</w:t>
      </w:r>
      <w:proofErr w:type="spellEnd"/>
    </w:p>
    <w:p w14:paraId="424CBC28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NewSubmissionTop.csthml</w:t>
      </w:r>
      <w:proofErr w:type="spellEnd"/>
    </w:p>
    <w:p w14:paraId="14DB26C5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NewSubmissionWarning.cshtml</w:t>
      </w:r>
      <w:proofErr w:type="spellEnd"/>
    </w:p>
    <w:p w14:paraId="366B1E0C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NesSubmissionWarningChoice.cshtml</w:t>
      </w:r>
      <w:proofErr w:type="spellEnd"/>
    </w:p>
    <w:p w14:paraId="466C7AF7" w14:textId="77777777" w:rsidR="00E208C9" w:rsidRDefault="00E208C9" w:rsidP="00580DB7">
      <w:pPr>
        <w:autoSpaceDE w:val="0"/>
        <w:autoSpaceDN w:val="0"/>
        <w:adjustRightInd w:val="0"/>
        <w:ind w:left="1224"/>
        <w:outlineLvl w:val="1"/>
      </w:pPr>
    </w:p>
    <w:p w14:paraId="4AB62FF2" w14:textId="77777777" w:rsidR="007E7903" w:rsidRDefault="007E7903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326" w:name="_Toc166594008"/>
      <w:r>
        <w:t>Layout Page</w:t>
      </w:r>
      <w:bookmarkEnd w:id="326"/>
    </w:p>
    <w:p w14:paraId="4A5A2510" w14:textId="77777777" w:rsidR="007E7903" w:rsidRDefault="007E7903" w:rsidP="007E7903">
      <w:pPr>
        <w:pStyle w:val="NormalTableText"/>
        <w:ind w:left="1440"/>
      </w:pPr>
      <w:r>
        <w:t>Views\Shared\_</w:t>
      </w:r>
      <w:proofErr w:type="spellStart"/>
      <w:r>
        <w:t>Layoutcshtml</w:t>
      </w:r>
      <w:proofErr w:type="spellEnd"/>
    </w:p>
    <w:p w14:paraId="7F4CC1F5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3EB9CA77" w14:textId="77777777" w:rsidR="007E7903" w:rsidRDefault="007E7903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327" w:name="_Toc166594009"/>
      <w:r>
        <w:t>Screen</w:t>
      </w:r>
      <w:r w:rsidR="001D2F61">
        <w:t>s</w:t>
      </w:r>
      <w:r>
        <w:t>hot</w:t>
      </w:r>
      <w:bookmarkEnd w:id="327"/>
    </w:p>
    <w:p w14:paraId="789917CF" w14:textId="77777777" w:rsidR="00C55615" w:rsidRDefault="00C55615" w:rsidP="00C55615">
      <w:pPr>
        <w:autoSpaceDE w:val="0"/>
        <w:autoSpaceDN w:val="0"/>
        <w:adjustRightInd w:val="0"/>
        <w:ind w:left="1224"/>
        <w:outlineLvl w:val="1"/>
      </w:pPr>
    </w:p>
    <w:p w14:paraId="24336593" w14:textId="4BA4CF34" w:rsidR="00175B3F" w:rsidRDefault="00175B3F" w:rsidP="00B617E9">
      <w:pPr>
        <w:autoSpaceDE w:val="0"/>
        <w:autoSpaceDN w:val="0"/>
        <w:adjustRightInd w:val="0"/>
      </w:pPr>
      <w:del w:id="328" w:author="Huang, Lili" w:date="2024-05-07T19:31:00Z">
        <w:r w:rsidDel="005E7797">
          <w:delText>Submit a coaching log</w:delText>
        </w:r>
      </w:del>
      <w:ins w:id="329" w:author="Huang, Lili" w:date="2024-05-07T19:31:00Z">
        <w:r w:rsidR="005E7797">
          <w:t>Individual S</w:t>
        </w:r>
      </w:ins>
      <w:ins w:id="330" w:author="Huang, Lili" w:date="2024-05-07T19:32:00Z">
        <w:r w:rsidR="005E7797">
          <w:t>ubmission</w:t>
        </w:r>
      </w:ins>
      <w:r>
        <w:t>:</w:t>
      </w:r>
    </w:p>
    <w:p w14:paraId="62CC782A" w14:textId="42D475D7" w:rsidR="000A5A6D" w:rsidRDefault="000A5A6D" w:rsidP="007E7903">
      <w:r>
        <w:rPr>
          <w:noProof/>
        </w:rPr>
        <w:lastRenderedPageBreak/>
        <w:drawing>
          <wp:inline distT="0" distB="0" distL="0" distR="0" wp14:anchorId="062C6885" wp14:editId="3C695AAC">
            <wp:extent cx="5478780" cy="2766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7F3C" w14:textId="46532199" w:rsidR="00CE5878" w:rsidRDefault="00CE5878" w:rsidP="007E7903"/>
    <w:p w14:paraId="7E3CCDB5" w14:textId="21006754" w:rsidR="00CE5878" w:rsidRDefault="00CE5878" w:rsidP="007E7903">
      <w:del w:id="331" w:author="Huang, Lili" w:date="2024-05-07T19:32:00Z">
        <w:r w:rsidDel="00AE725A">
          <w:delText>Submit a coaching log for multiple CSRs</w:delText>
        </w:r>
      </w:del>
      <w:ins w:id="332" w:author="Huang, Lili" w:date="2024-05-07T19:32:00Z">
        <w:r w:rsidR="00AE725A">
          <w:t>Mass/Team Submission</w:t>
        </w:r>
      </w:ins>
      <w:r w:rsidR="00AD47B7">
        <w:t>:</w:t>
      </w:r>
    </w:p>
    <w:p w14:paraId="33E34168" w14:textId="2113060C" w:rsidR="00AD47B7" w:rsidRDefault="009B546E" w:rsidP="007E7903">
      <w:r>
        <w:rPr>
          <w:noProof/>
        </w:rPr>
        <w:drawing>
          <wp:inline distT="0" distB="0" distL="0" distR="0" wp14:anchorId="46E4B1A6" wp14:editId="00358A9B">
            <wp:extent cx="547497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D333" w14:textId="77777777" w:rsidR="00715508" w:rsidRDefault="00715508" w:rsidP="007E7903"/>
    <w:p w14:paraId="5AF5339A" w14:textId="5E54F7F7" w:rsidR="00715508" w:rsidRDefault="00715508" w:rsidP="007E7903">
      <w:r>
        <w:t xml:space="preserve">Submit a coaching log – Work </w:t>
      </w:r>
      <w:proofErr w:type="gramStart"/>
      <w:r w:rsidR="00A31B0C">
        <w:t>From</w:t>
      </w:r>
      <w:proofErr w:type="gramEnd"/>
      <w:r>
        <w:t xml:space="preserve"> Home (Return to Site Only)</w:t>
      </w:r>
    </w:p>
    <w:p w14:paraId="0BC98040" w14:textId="7CB9B32A" w:rsidR="00715508" w:rsidRDefault="00752FD4" w:rsidP="007E7903">
      <w:r>
        <w:rPr>
          <w:noProof/>
        </w:rPr>
        <w:drawing>
          <wp:inline distT="0" distB="0" distL="0" distR="0" wp14:anchorId="12B4825A" wp14:editId="59664DDA">
            <wp:extent cx="548640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B903" w14:textId="3892B5AC" w:rsidR="00F107F7" w:rsidRDefault="00F107F7" w:rsidP="007E7903"/>
    <w:p w14:paraId="19A37BBF" w14:textId="77777777" w:rsidR="008C50A8" w:rsidRDefault="008C50A8" w:rsidP="007E7903"/>
    <w:p w14:paraId="5DEDC10E" w14:textId="3FB97C2A" w:rsidR="008C50A8" w:rsidRDefault="008C50A8" w:rsidP="007E7903">
      <w:r>
        <w:t>Submit a coaching log – Claims View (Medicare Only)</w:t>
      </w:r>
    </w:p>
    <w:p w14:paraId="49DD3957" w14:textId="37402412" w:rsidR="008C50A8" w:rsidRDefault="00361EBD" w:rsidP="007E7903">
      <w:r>
        <w:rPr>
          <w:noProof/>
        </w:rPr>
        <w:lastRenderedPageBreak/>
        <w:drawing>
          <wp:inline distT="0" distB="0" distL="0" distR="0" wp14:anchorId="32B48A6D" wp14:editId="0E85784A">
            <wp:extent cx="5486400" cy="2810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93B6" w14:textId="77777777" w:rsidR="008C50A8" w:rsidRDefault="008C50A8" w:rsidP="007E7903"/>
    <w:p w14:paraId="6F50637E" w14:textId="4838E336" w:rsidR="00F107F7" w:rsidRDefault="00F107F7" w:rsidP="007E7903">
      <w:r>
        <w:t>Quality:</w:t>
      </w:r>
    </w:p>
    <w:p w14:paraId="165543E4" w14:textId="03B95BB7" w:rsidR="00F107F7" w:rsidRDefault="00B97B17" w:rsidP="007E7903">
      <w:del w:id="333" w:author="Huang, Lili" w:date="2024-05-07T19:33:00Z">
        <w:r w:rsidDel="00C1394D">
          <w:rPr>
            <w:noProof/>
          </w:rPr>
          <w:drawing>
            <wp:inline distT="0" distB="0" distL="0" distR="0" wp14:anchorId="63FF9782" wp14:editId="790034CC">
              <wp:extent cx="5474970" cy="2640330"/>
              <wp:effectExtent l="0" t="0" r="0" b="762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4970" cy="2640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C49E0E7" w14:textId="77777777" w:rsidR="00C55615" w:rsidRDefault="00C55615" w:rsidP="00C55615">
      <w:pPr>
        <w:ind w:left="864" w:firstLine="432"/>
      </w:pPr>
    </w:p>
    <w:p w14:paraId="4945ECF6" w14:textId="77777777" w:rsidR="00206ED5" w:rsidRDefault="00C55615" w:rsidP="00324B59">
      <w:r>
        <w:t>Submit as a warning log:</w:t>
      </w:r>
    </w:p>
    <w:p w14:paraId="1AA07A8D" w14:textId="77777777" w:rsidR="00206ED5" w:rsidRDefault="00D13BC0" w:rsidP="007E7903">
      <w:r>
        <w:rPr>
          <w:noProof/>
        </w:rPr>
        <w:drawing>
          <wp:inline distT="0" distB="0" distL="0" distR="0" wp14:anchorId="6E53C06F" wp14:editId="04AB585B">
            <wp:extent cx="5474970" cy="1725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3D41" w14:textId="77777777" w:rsidR="007E7903" w:rsidRDefault="007E7903" w:rsidP="007E7903"/>
    <w:p w14:paraId="675CABC5" w14:textId="77777777" w:rsidR="007E7903" w:rsidRDefault="007E7903" w:rsidP="007E7903">
      <w:pPr>
        <w:autoSpaceDE w:val="0"/>
        <w:autoSpaceDN w:val="0"/>
        <w:adjustRightInd w:val="0"/>
        <w:outlineLvl w:val="1"/>
      </w:pPr>
    </w:p>
    <w:p w14:paraId="69369781" w14:textId="77777777" w:rsidR="007E7903" w:rsidRDefault="007E7903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334" w:name="_Toc166594010"/>
      <w:r>
        <w:t>Web Page Invoked Events</w:t>
      </w:r>
      <w:bookmarkEnd w:id="334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</w:tblGrid>
      <w:tr w:rsidR="00B57532" w14:paraId="5793E78F" w14:textId="77777777" w:rsidTr="00050EFD">
        <w:trPr>
          <w:tblHeader/>
        </w:trPr>
        <w:tc>
          <w:tcPr>
            <w:tcW w:w="2250" w:type="dxa"/>
            <w:shd w:val="clear" w:color="auto" w:fill="B3B3B3"/>
          </w:tcPr>
          <w:p w14:paraId="6E5F2220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300" w:type="dxa"/>
            <w:shd w:val="clear" w:color="auto" w:fill="B3B3B3"/>
          </w:tcPr>
          <w:p w14:paraId="52AD25E7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B57532" w14:paraId="4ECC2B19" w14:textId="77777777" w:rsidTr="00050EFD">
        <w:tc>
          <w:tcPr>
            <w:tcW w:w="2250" w:type="dxa"/>
          </w:tcPr>
          <w:p w14:paraId="60272E37" w14:textId="77777777" w:rsidR="00B57532" w:rsidRPr="00E20AB4" w:rsidRDefault="00702682" w:rsidP="00B632CA">
            <w:pPr>
              <w:tabs>
                <w:tab w:val="num" w:pos="2880"/>
              </w:tabs>
            </w:pPr>
            <w:r>
              <w:t>S</w:t>
            </w:r>
            <w:r w:rsidR="00B57532">
              <w:t>elect a module</w:t>
            </w:r>
            <w:r w:rsidR="00422D8D">
              <w:t xml:space="preserve"> from “</w:t>
            </w:r>
            <w:r w:rsidR="00D04CB7">
              <w:t>Employe</w:t>
            </w:r>
            <w:r w:rsidR="00AB6D04">
              <w:t>e</w:t>
            </w:r>
            <w:r w:rsidR="00B632CA">
              <w:t xml:space="preserve"> Level</w:t>
            </w:r>
            <w:r w:rsidR="00422D8D">
              <w:t>:” dropdown</w:t>
            </w:r>
          </w:p>
        </w:tc>
        <w:tc>
          <w:tcPr>
            <w:tcW w:w="6300" w:type="dxa"/>
          </w:tcPr>
          <w:p w14:paraId="5A24E8F1" w14:textId="77777777" w:rsidR="00945B50" w:rsidRDefault="00945B50" w:rsidP="00FF106C">
            <w:pPr>
              <w:tabs>
                <w:tab w:val="num" w:pos="2880"/>
              </w:tabs>
            </w:pPr>
            <w:r>
              <w:t>A</w:t>
            </w:r>
            <w:r w:rsidR="00B57532">
              <w:t xml:space="preserve">jax call is made to </w:t>
            </w:r>
            <w:r w:rsidR="008D405D">
              <w:t>reset the page.</w:t>
            </w:r>
          </w:p>
          <w:p w14:paraId="55095425" w14:textId="77777777" w:rsidR="00F636E0" w:rsidRDefault="00F636E0" w:rsidP="00FF106C">
            <w:pPr>
              <w:tabs>
                <w:tab w:val="num" w:pos="2880"/>
              </w:tabs>
            </w:pPr>
          </w:p>
          <w:p w14:paraId="61EDED2D" w14:textId="77777777" w:rsidR="00F636E0" w:rsidRDefault="00945B50" w:rsidP="00FF106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7FB0BA19" w14:textId="77777777" w:rsidR="00B57532" w:rsidRDefault="00945B50" w:rsidP="00FF106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ResetPage</w:t>
            </w:r>
            <w:proofErr w:type="spellEnd"/>
          </w:p>
          <w:p w14:paraId="39E060B8" w14:textId="77777777" w:rsidR="00DE20B0" w:rsidRDefault="00DE20B0" w:rsidP="00FF106C">
            <w:pPr>
              <w:tabs>
                <w:tab w:val="num" w:pos="2880"/>
              </w:tabs>
            </w:pPr>
          </w:p>
          <w:p w14:paraId="6FEB549F" w14:textId="77777777" w:rsidR="00DE20B0" w:rsidRDefault="00030840" w:rsidP="00030840">
            <w:pPr>
              <w:tabs>
                <w:tab w:val="num" w:pos="2880"/>
              </w:tabs>
            </w:pPr>
            <w:r>
              <w:t>If the selected module is other than “CSR” and “Training</w:t>
            </w:r>
            <w:proofErr w:type="gramStart"/>
            <w:r>
              <w:t>”,  the</w:t>
            </w:r>
            <w:proofErr w:type="gramEnd"/>
            <w:r>
              <w:t xml:space="preserve"> page displays populated Employee dropdown and Program dropdown</w:t>
            </w:r>
            <w:r w:rsidR="00786923">
              <w:t>;</w:t>
            </w:r>
          </w:p>
          <w:p w14:paraId="321A598A" w14:textId="77777777" w:rsidR="00786923" w:rsidRDefault="00786923" w:rsidP="00030840">
            <w:pPr>
              <w:tabs>
                <w:tab w:val="num" w:pos="2880"/>
              </w:tabs>
            </w:pPr>
          </w:p>
          <w:p w14:paraId="37E9CDB0" w14:textId="77777777" w:rsidR="00786923" w:rsidRDefault="00786923" w:rsidP="00030840">
            <w:pPr>
              <w:tabs>
                <w:tab w:val="num" w:pos="2880"/>
              </w:tabs>
            </w:pPr>
            <w:r>
              <w:t>If the select module is “CSR”, the page displays Site dropdown (with all active sites</w:t>
            </w:r>
            <w:proofErr w:type="gramStart"/>
            <w:r>
              <w:t>);</w:t>
            </w:r>
            <w:proofErr w:type="gramEnd"/>
          </w:p>
          <w:p w14:paraId="1F84A883" w14:textId="77777777" w:rsidR="00786923" w:rsidRDefault="00786923" w:rsidP="00030840">
            <w:pPr>
              <w:tabs>
                <w:tab w:val="num" w:pos="2880"/>
              </w:tabs>
            </w:pPr>
          </w:p>
          <w:p w14:paraId="3F417FAF" w14:textId="77777777" w:rsidR="00786923" w:rsidRPr="00E20AB4" w:rsidRDefault="00786923" w:rsidP="00030840">
            <w:pPr>
              <w:tabs>
                <w:tab w:val="num" w:pos="2880"/>
              </w:tabs>
            </w:pPr>
            <w:r>
              <w:t xml:space="preserve">If the selected module is “Training”, the page displays populated Employee dropdown and Behavior dropdown. </w:t>
            </w:r>
          </w:p>
        </w:tc>
      </w:tr>
      <w:tr w:rsidR="00B61F53" w14:paraId="6DCF2146" w14:textId="77777777" w:rsidTr="00050EFD">
        <w:tc>
          <w:tcPr>
            <w:tcW w:w="2250" w:type="dxa"/>
          </w:tcPr>
          <w:p w14:paraId="099E45B6" w14:textId="77777777" w:rsidR="00B61F53" w:rsidRPr="00E20AB4" w:rsidRDefault="00B61F53" w:rsidP="00422D8D">
            <w:pPr>
              <w:tabs>
                <w:tab w:val="num" w:pos="2880"/>
              </w:tabs>
            </w:pPr>
            <w:r>
              <w:t xml:space="preserve">Select a </w:t>
            </w:r>
            <w:r w:rsidR="00422D8D">
              <w:t>site from “Site:” dropdown</w:t>
            </w:r>
          </w:p>
        </w:tc>
        <w:tc>
          <w:tcPr>
            <w:tcW w:w="6300" w:type="dxa"/>
          </w:tcPr>
          <w:p w14:paraId="17E5129D" w14:textId="77777777" w:rsidR="007C44A3" w:rsidRDefault="007C44A3" w:rsidP="006034E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4A07CD0D" w14:textId="77777777" w:rsidR="007C44A3" w:rsidRDefault="007C44A3" w:rsidP="006034E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HandleSiteChanged</w:t>
            </w:r>
            <w:proofErr w:type="spellEnd"/>
          </w:p>
          <w:p w14:paraId="28525885" w14:textId="77777777" w:rsidR="007C44A3" w:rsidRDefault="007C44A3" w:rsidP="006034EC">
            <w:pPr>
              <w:tabs>
                <w:tab w:val="num" w:pos="2880"/>
              </w:tabs>
            </w:pPr>
          </w:p>
          <w:p w14:paraId="7A1AB643" w14:textId="77777777" w:rsidR="00B61F53" w:rsidRPr="00E20AB4" w:rsidRDefault="000363CB" w:rsidP="006034EC">
            <w:pPr>
              <w:tabs>
                <w:tab w:val="num" w:pos="2880"/>
              </w:tabs>
            </w:pPr>
            <w:r>
              <w:lastRenderedPageBreak/>
              <w:t>Display populated Employee dropdown (All CSRs for the selected site) and Program dropdown.</w:t>
            </w:r>
          </w:p>
        </w:tc>
      </w:tr>
      <w:tr w:rsidR="00B61F53" w14:paraId="1F90A37C" w14:textId="77777777" w:rsidTr="00050EFD">
        <w:tc>
          <w:tcPr>
            <w:tcW w:w="2250" w:type="dxa"/>
          </w:tcPr>
          <w:p w14:paraId="3E3C5ADD" w14:textId="77777777" w:rsidR="00B61F53" w:rsidRDefault="00B61F53" w:rsidP="00FF106C">
            <w:pPr>
              <w:tabs>
                <w:tab w:val="num" w:pos="2880"/>
              </w:tabs>
            </w:pPr>
            <w:r>
              <w:lastRenderedPageBreak/>
              <w:t xml:space="preserve">Select an employee from “Employee” </w:t>
            </w:r>
            <w:proofErr w:type="gramStart"/>
            <w:r>
              <w:t>dropdown</w:t>
            </w:r>
            <w:proofErr w:type="gramEnd"/>
          </w:p>
          <w:p w14:paraId="2C76A16F" w14:textId="77777777" w:rsidR="00B61F53" w:rsidRPr="00E20AB4" w:rsidRDefault="00B61F53" w:rsidP="00FF106C">
            <w:pPr>
              <w:tabs>
                <w:tab w:val="num" w:pos="2880"/>
              </w:tabs>
            </w:pPr>
          </w:p>
        </w:tc>
        <w:tc>
          <w:tcPr>
            <w:tcW w:w="6300" w:type="dxa"/>
          </w:tcPr>
          <w:p w14:paraId="5E1BEE4C" w14:textId="77777777" w:rsidR="00B61F53" w:rsidRDefault="007875A0" w:rsidP="00FF106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7091C4AE" w14:textId="77777777" w:rsidR="00B61F53" w:rsidRDefault="00B61F53" w:rsidP="00FF106C">
            <w:pPr>
              <w:tabs>
                <w:tab w:val="num" w:pos="2880"/>
              </w:tabs>
            </w:pPr>
            <w:r>
              <w:t>Actio</w:t>
            </w:r>
            <w:r w:rsidR="007875A0">
              <w:t xml:space="preserve">n: </w:t>
            </w:r>
            <w:proofErr w:type="spellStart"/>
            <w:r w:rsidR="007875A0">
              <w:t>GetMgtInfo</w:t>
            </w:r>
            <w:proofErr w:type="spellEnd"/>
          </w:p>
          <w:p w14:paraId="233336B5" w14:textId="77777777" w:rsidR="00CE1488" w:rsidRDefault="00CE1488" w:rsidP="00FF106C">
            <w:pPr>
              <w:tabs>
                <w:tab w:val="num" w:pos="2880"/>
              </w:tabs>
            </w:pPr>
          </w:p>
          <w:p w14:paraId="7EC67C04" w14:textId="77777777" w:rsidR="00CE1488" w:rsidRPr="00E20AB4" w:rsidRDefault="00CE1488" w:rsidP="00CE1488">
            <w:pPr>
              <w:tabs>
                <w:tab w:val="num" w:pos="2880"/>
              </w:tabs>
            </w:pPr>
            <w:r>
              <w:t>Display Supervisor name and manager name of the selected employee.</w:t>
            </w:r>
          </w:p>
        </w:tc>
      </w:tr>
      <w:tr w:rsidR="00762115" w14:paraId="69619447" w14:textId="77777777" w:rsidTr="00050EFD">
        <w:tc>
          <w:tcPr>
            <w:tcW w:w="2250" w:type="dxa"/>
          </w:tcPr>
          <w:p w14:paraId="0E0D1215" w14:textId="6448A05E" w:rsidR="00762115" w:rsidRDefault="00762115" w:rsidP="00FF106C">
            <w:pPr>
              <w:tabs>
                <w:tab w:val="num" w:pos="2880"/>
              </w:tabs>
            </w:pPr>
            <w:r>
              <w:t>Select employee(s) from “Employee” dual list box</w:t>
            </w:r>
          </w:p>
        </w:tc>
        <w:tc>
          <w:tcPr>
            <w:tcW w:w="6300" w:type="dxa"/>
          </w:tcPr>
          <w:p w14:paraId="0806C693" w14:textId="77777777" w:rsidR="00762115" w:rsidRDefault="00F43227" w:rsidP="00FF106C">
            <w:pPr>
              <w:tabs>
                <w:tab w:val="num" w:pos="2880"/>
              </w:tabs>
            </w:pPr>
            <w:r>
              <w:t>Check if the number of selected employees has reached the limit (100 for coaching log, and 1 for warning log</w:t>
            </w:r>
            <w:proofErr w:type="gramStart"/>
            <w:r>
              <w:t>);</w:t>
            </w:r>
            <w:proofErr w:type="gramEnd"/>
          </w:p>
          <w:p w14:paraId="267B75C4" w14:textId="0D9EEC83" w:rsidR="00F43227" w:rsidRDefault="00F43227" w:rsidP="00FF106C">
            <w:pPr>
              <w:tabs>
                <w:tab w:val="num" w:pos="2880"/>
              </w:tabs>
            </w:pPr>
            <w:r>
              <w:t>If it reaches the limit, display warning message.</w:t>
            </w:r>
          </w:p>
        </w:tc>
      </w:tr>
      <w:tr w:rsidR="00B61F53" w14:paraId="137C10FE" w14:textId="77777777" w:rsidTr="00050EFD">
        <w:tc>
          <w:tcPr>
            <w:tcW w:w="2250" w:type="dxa"/>
          </w:tcPr>
          <w:p w14:paraId="0ADC939B" w14:textId="77777777" w:rsidR="00B61F53" w:rsidRDefault="0096584C" w:rsidP="00FF106C">
            <w:pPr>
              <w:tabs>
                <w:tab w:val="num" w:pos="2880"/>
              </w:tabs>
            </w:pPr>
            <w:r>
              <w:t>Click “Yes” for “Will you be delivering the coaching session?”</w:t>
            </w:r>
          </w:p>
        </w:tc>
        <w:tc>
          <w:tcPr>
            <w:tcW w:w="6300" w:type="dxa"/>
          </w:tcPr>
          <w:p w14:paraId="4B1766B1" w14:textId="77777777" w:rsidR="00B61F53" w:rsidRDefault="0096584C" w:rsidP="00FF106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5BCB75C8" w14:textId="77777777" w:rsidR="0096584C" w:rsidRDefault="0096584C" w:rsidP="00FF106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ResetPageBottom</w:t>
            </w:r>
            <w:proofErr w:type="spellEnd"/>
          </w:p>
          <w:p w14:paraId="27725F90" w14:textId="77777777" w:rsidR="0096584C" w:rsidRDefault="0096584C" w:rsidP="00FF106C">
            <w:pPr>
              <w:tabs>
                <w:tab w:val="num" w:pos="2880"/>
              </w:tabs>
            </w:pPr>
          </w:p>
          <w:p w14:paraId="69C8CBFC" w14:textId="77777777" w:rsidR="0096584C" w:rsidRDefault="0096584C" w:rsidP="00FF106C">
            <w:pPr>
              <w:tabs>
                <w:tab w:val="num" w:pos="2880"/>
              </w:tabs>
            </w:pPr>
            <w:r>
              <w:t>Page displays the rest of the questions required for the submission</w:t>
            </w:r>
            <w:r w:rsidR="004F29F9">
              <w:t>:</w:t>
            </w:r>
          </w:p>
          <w:p w14:paraId="574676FC" w14:textId="77777777" w:rsidR="004079AE" w:rsidRPr="00B86C10" w:rsidRDefault="004079AE" w:rsidP="00FF106C">
            <w:pPr>
              <w:tabs>
                <w:tab w:val="num" w:pos="2880"/>
              </w:tabs>
              <w:rPr>
                <w:i/>
              </w:rPr>
            </w:pPr>
            <w:r>
              <w:t>Do you need to submit a progressive disciplinary coaching (WARNING)?</w:t>
            </w:r>
            <w:r w:rsidR="00B86C10">
              <w:t xml:space="preserve">  (</w:t>
            </w:r>
            <w:r w:rsidR="00B86C10" w:rsidRPr="00B86C10">
              <w:rPr>
                <w:i/>
              </w:rPr>
              <w:t>Note: this displays only if the user is the selected employee’s supervisor</w:t>
            </w:r>
            <w:proofErr w:type="gramStart"/>
            <w:r w:rsidR="00B86C10">
              <w:rPr>
                <w:i/>
              </w:rPr>
              <w:t>);</w:t>
            </w:r>
            <w:proofErr w:type="gramEnd"/>
          </w:p>
          <w:p w14:paraId="454F85BA" w14:textId="77777777" w:rsidR="004F29F9" w:rsidRDefault="00204FA8" w:rsidP="00FF106C">
            <w:pPr>
              <w:tabs>
                <w:tab w:val="num" w:pos="2880"/>
              </w:tabs>
            </w:pPr>
            <w:r>
              <w:t xml:space="preserve">Enter/Select the date of </w:t>
            </w:r>
            <w:proofErr w:type="gramStart"/>
            <w:r>
              <w:t>coaching;</w:t>
            </w:r>
            <w:proofErr w:type="gramEnd"/>
          </w:p>
          <w:p w14:paraId="16CA04CB" w14:textId="77777777" w:rsidR="00204FA8" w:rsidRDefault="00204FA8" w:rsidP="00FF106C">
            <w:pPr>
              <w:tabs>
                <w:tab w:val="num" w:pos="2880"/>
              </w:tabs>
              <w:rPr>
                <w:i/>
              </w:rPr>
            </w:pPr>
            <w:r>
              <w:t xml:space="preserve">Is this a Customer Service Escalation (CSE), </w:t>
            </w:r>
            <w:r w:rsidR="00B86C10">
              <w:t>(</w:t>
            </w:r>
            <w:r w:rsidR="00B86C10" w:rsidRPr="00B86C10">
              <w:rPr>
                <w:i/>
              </w:rPr>
              <w:t>N</w:t>
            </w:r>
            <w:r w:rsidRPr="00B86C10">
              <w:rPr>
                <w:i/>
              </w:rPr>
              <w:t>ote</w:t>
            </w:r>
            <w:r w:rsidRPr="00DA184F">
              <w:rPr>
                <w:i/>
              </w:rPr>
              <w:t xml:space="preserve">: </w:t>
            </w:r>
            <w:r w:rsidR="00DA184F">
              <w:rPr>
                <w:i/>
              </w:rPr>
              <w:t xml:space="preserve">this is </w:t>
            </w:r>
            <w:r w:rsidRPr="00DA184F">
              <w:rPr>
                <w:i/>
              </w:rPr>
              <w:t>for CSR module only</w:t>
            </w:r>
            <w:proofErr w:type="gramStart"/>
            <w:r w:rsidR="00B86C10">
              <w:rPr>
                <w:i/>
              </w:rPr>
              <w:t>);</w:t>
            </w:r>
            <w:proofErr w:type="gramEnd"/>
          </w:p>
          <w:p w14:paraId="5F269984" w14:textId="77777777" w:rsidR="00F93501" w:rsidRDefault="00406470" w:rsidP="00FF106C">
            <w:pPr>
              <w:tabs>
                <w:tab w:val="num" w:pos="2880"/>
              </w:tabs>
            </w:pPr>
            <w:r>
              <w:t xml:space="preserve">Select the Type of Coaching from the </w:t>
            </w:r>
            <w:proofErr w:type="gramStart"/>
            <w:r>
              <w:t>Categories;</w:t>
            </w:r>
            <w:proofErr w:type="gramEnd"/>
          </w:p>
          <w:p w14:paraId="66DC3883" w14:textId="77777777" w:rsidR="00406470" w:rsidRDefault="00406470" w:rsidP="00FF106C">
            <w:pPr>
              <w:tabs>
                <w:tab w:val="num" w:pos="2880"/>
              </w:tabs>
            </w:pPr>
            <w:r>
              <w:t xml:space="preserve">Provide details of the behavior to be </w:t>
            </w:r>
            <w:proofErr w:type="gramStart"/>
            <w:r>
              <w:t>coached;</w:t>
            </w:r>
            <w:proofErr w:type="gramEnd"/>
          </w:p>
          <w:p w14:paraId="2970F872" w14:textId="77777777" w:rsidR="00406470" w:rsidRDefault="00406470" w:rsidP="00FF106C">
            <w:pPr>
              <w:tabs>
                <w:tab w:val="num" w:pos="2880"/>
              </w:tabs>
            </w:pPr>
            <w:r>
              <w:t xml:space="preserve">Provide the details from the coaching session including action plans </w:t>
            </w:r>
            <w:proofErr w:type="gramStart"/>
            <w:r>
              <w:t>developed;</w:t>
            </w:r>
            <w:proofErr w:type="gramEnd"/>
          </w:p>
          <w:p w14:paraId="6DF7F4BE" w14:textId="77777777" w:rsidR="00406470" w:rsidRDefault="00406470" w:rsidP="00FF106C">
            <w:pPr>
              <w:tabs>
                <w:tab w:val="num" w:pos="2880"/>
              </w:tabs>
            </w:pPr>
            <w:r>
              <w:t xml:space="preserve">How was the coaching opportunity </w:t>
            </w:r>
            <w:proofErr w:type="gramStart"/>
            <w:r>
              <w:t>identified;</w:t>
            </w:r>
            <w:proofErr w:type="gramEnd"/>
          </w:p>
          <w:p w14:paraId="5C751A3A" w14:textId="77777777" w:rsidR="00406470" w:rsidRDefault="00406470" w:rsidP="00FF106C">
            <w:pPr>
              <w:tabs>
                <w:tab w:val="num" w:pos="2880"/>
              </w:tabs>
            </w:pPr>
            <w:r>
              <w:t>Is there a Call Record associated with the coaching</w:t>
            </w:r>
          </w:p>
        </w:tc>
      </w:tr>
      <w:tr w:rsidR="00740BA6" w14:paraId="47B039DB" w14:textId="77777777" w:rsidTr="00050EFD">
        <w:tc>
          <w:tcPr>
            <w:tcW w:w="2250" w:type="dxa"/>
          </w:tcPr>
          <w:p w14:paraId="19A4A5A9" w14:textId="77777777" w:rsidR="00740BA6" w:rsidRDefault="00740BA6" w:rsidP="003E179E">
            <w:pPr>
              <w:tabs>
                <w:tab w:val="num" w:pos="2880"/>
              </w:tabs>
            </w:pPr>
            <w:r>
              <w:t>Click “Yes” for “Do you need to submit a progressive disciplinary coaching (WARNING)?”</w:t>
            </w:r>
          </w:p>
        </w:tc>
        <w:tc>
          <w:tcPr>
            <w:tcW w:w="6300" w:type="dxa"/>
          </w:tcPr>
          <w:p w14:paraId="5C73FF83" w14:textId="77777777" w:rsidR="00740BA6" w:rsidRDefault="000733A1" w:rsidP="0096584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691E2A7D" w14:textId="77777777" w:rsidR="000733A1" w:rsidRDefault="000733A1" w:rsidP="0096584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ResetPageBottom</w:t>
            </w:r>
            <w:proofErr w:type="spellEnd"/>
          </w:p>
          <w:p w14:paraId="4550FED0" w14:textId="77777777" w:rsidR="00B10E0F" w:rsidRDefault="00B10E0F" w:rsidP="0096584C">
            <w:pPr>
              <w:tabs>
                <w:tab w:val="num" w:pos="2880"/>
              </w:tabs>
            </w:pPr>
          </w:p>
          <w:p w14:paraId="4F4C3FA3" w14:textId="77777777" w:rsidR="00B10E0F" w:rsidRDefault="00B10E0F" w:rsidP="00B10E0F">
            <w:pPr>
              <w:tabs>
                <w:tab w:val="num" w:pos="2880"/>
              </w:tabs>
            </w:pPr>
            <w:r>
              <w:t xml:space="preserve">Page displays the rest of the questions required for the </w:t>
            </w:r>
            <w:r w:rsidR="00D169C5">
              <w:t xml:space="preserve">warning log </w:t>
            </w:r>
            <w:r>
              <w:t>submission:</w:t>
            </w:r>
          </w:p>
          <w:p w14:paraId="3B323465" w14:textId="77777777" w:rsidR="00B10E0F" w:rsidRDefault="003F759B" w:rsidP="00B10E0F">
            <w:pPr>
              <w:tabs>
                <w:tab w:val="num" w:pos="2880"/>
              </w:tabs>
            </w:pPr>
            <w:r>
              <w:t xml:space="preserve">Please select type of </w:t>
            </w:r>
            <w:proofErr w:type="gramStart"/>
            <w:r>
              <w:t>warning;</w:t>
            </w:r>
            <w:proofErr w:type="gramEnd"/>
          </w:p>
          <w:p w14:paraId="1010DAEA" w14:textId="77777777" w:rsidR="003F759B" w:rsidRDefault="003F759B" w:rsidP="00B10E0F">
            <w:pPr>
              <w:tabs>
                <w:tab w:val="num" w:pos="2880"/>
              </w:tabs>
            </w:pPr>
            <w:proofErr w:type="spellStart"/>
            <w:r>
              <w:t>Pelase</w:t>
            </w:r>
            <w:proofErr w:type="spellEnd"/>
            <w:r>
              <w:t xml:space="preserve"> select warning </w:t>
            </w:r>
            <w:proofErr w:type="gramStart"/>
            <w:r>
              <w:t>reason;</w:t>
            </w:r>
            <w:proofErr w:type="gramEnd"/>
          </w:p>
          <w:p w14:paraId="71AAFCC6" w14:textId="77777777" w:rsidR="003F759B" w:rsidRDefault="003F759B" w:rsidP="00B10E0F">
            <w:pPr>
              <w:tabs>
                <w:tab w:val="num" w:pos="2880"/>
              </w:tabs>
            </w:pPr>
            <w:r>
              <w:t>Enter/Select the date the warning was issued.</w:t>
            </w:r>
          </w:p>
        </w:tc>
      </w:tr>
      <w:tr w:rsidR="0096584C" w14:paraId="3AF7ED02" w14:textId="77777777" w:rsidTr="00050EFD">
        <w:tc>
          <w:tcPr>
            <w:tcW w:w="2250" w:type="dxa"/>
          </w:tcPr>
          <w:p w14:paraId="4EA85F33" w14:textId="77777777" w:rsidR="0096584C" w:rsidRDefault="0096584C" w:rsidP="003E179E">
            <w:pPr>
              <w:tabs>
                <w:tab w:val="num" w:pos="2880"/>
              </w:tabs>
            </w:pPr>
            <w:r>
              <w:t>Click “</w:t>
            </w:r>
            <w:r w:rsidR="003E179E">
              <w:t>No</w:t>
            </w:r>
            <w:r>
              <w:t>” for “Will you be delivering the coaching session?”</w:t>
            </w:r>
          </w:p>
        </w:tc>
        <w:tc>
          <w:tcPr>
            <w:tcW w:w="6300" w:type="dxa"/>
          </w:tcPr>
          <w:p w14:paraId="2C58FCCC" w14:textId="77777777" w:rsidR="0096584C" w:rsidRDefault="0096584C" w:rsidP="0096584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6CE6ECB5" w14:textId="77777777" w:rsidR="0096584C" w:rsidRDefault="0096584C" w:rsidP="0096584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ResetPageBottom</w:t>
            </w:r>
            <w:proofErr w:type="spellEnd"/>
          </w:p>
          <w:p w14:paraId="7213CA58" w14:textId="77777777" w:rsidR="0096584C" w:rsidRDefault="0096584C" w:rsidP="0096584C">
            <w:pPr>
              <w:tabs>
                <w:tab w:val="num" w:pos="2880"/>
              </w:tabs>
            </w:pPr>
          </w:p>
          <w:p w14:paraId="7C469610" w14:textId="77777777" w:rsidR="0096584C" w:rsidRDefault="00406470" w:rsidP="00406470">
            <w:pPr>
              <w:tabs>
                <w:tab w:val="num" w:pos="2880"/>
              </w:tabs>
            </w:pPr>
            <w:r>
              <w:t>Same as “Yes”, except not displaying question “Provide the details from the coaching session including action plans developed”.</w:t>
            </w:r>
          </w:p>
        </w:tc>
      </w:tr>
      <w:tr w:rsidR="006034EC" w14:paraId="777FE214" w14:textId="77777777" w:rsidTr="00050EFD">
        <w:tc>
          <w:tcPr>
            <w:tcW w:w="2250" w:type="dxa"/>
          </w:tcPr>
          <w:p w14:paraId="544C2FAE" w14:textId="77777777" w:rsidR="006034EC" w:rsidRDefault="001D48BC" w:rsidP="003124B5">
            <w:pPr>
              <w:tabs>
                <w:tab w:val="num" w:pos="2880"/>
              </w:tabs>
            </w:pPr>
            <w:r>
              <w:t>Click “Yes” for “Is this a Customer Service Escalation (CSE)?”</w:t>
            </w:r>
          </w:p>
        </w:tc>
        <w:tc>
          <w:tcPr>
            <w:tcW w:w="6300" w:type="dxa"/>
          </w:tcPr>
          <w:p w14:paraId="09CE0AC5" w14:textId="77777777" w:rsidR="00854E4E" w:rsidRDefault="001D48BC" w:rsidP="00A014C0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407FD1E7" w14:textId="77777777" w:rsidR="001D48BC" w:rsidRDefault="001D48BC" w:rsidP="00A014C0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LoadCoachingReasons</w:t>
            </w:r>
            <w:proofErr w:type="spellEnd"/>
          </w:p>
          <w:p w14:paraId="02A45673" w14:textId="77777777" w:rsidR="001D48BC" w:rsidRDefault="001D48BC" w:rsidP="00A014C0">
            <w:pPr>
              <w:tabs>
                <w:tab w:val="num" w:pos="2880"/>
              </w:tabs>
            </w:pPr>
          </w:p>
          <w:p w14:paraId="759530D9" w14:textId="77777777" w:rsidR="001D48BC" w:rsidRDefault="001D48BC" w:rsidP="00A014C0">
            <w:pPr>
              <w:tabs>
                <w:tab w:val="num" w:pos="2880"/>
              </w:tabs>
            </w:pPr>
            <w:r>
              <w:t>Coaching Reasons section will be refreshed</w:t>
            </w:r>
            <w:r w:rsidR="008266C7">
              <w:t>.</w:t>
            </w:r>
          </w:p>
        </w:tc>
      </w:tr>
      <w:tr w:rsidR="008266C7" w14:paraId="2C4FDD93" w14:textId="77777777" w:rsidTr="00050EFD">
        <w:tc>
          <w:tcPr>
            <w:tcW w:w="2250" w:type="dxa"/>
          </w:tcPr>
          <w:p w14:paraId="001103BE" w14:textId="77777777" w:rsidR="008266C7" w:rsidRDefault="004B4D91" w:rsidP="003124B5">
            <w:pPr>
              <w:tabs>
                <w:tab w:val="num" w:pos="2880"/>
              </w:tabs>
            </w:pPr>
            <w:r>
              <w:t>Select a Coaching reason by checking the checkbox</w:t>
            </w:r>
          </w:p>
        </w:tc>
        <w:tc>
          <w:tcPr>
            <w:tcW w:w="6300" w:type="dxa"/>
          </w:tcPr>
          <w:p w14:paraId="27C947D9" w14:textId="77777777" w:rsidR="008266C7" w:rsidRDefault="00401A43" w:rsidP="00A014C0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6FD60FAB" w14:textId="77777777" w:rsidR="00401A43" w:rsidRDefault="00401A43" w:rsidP="00A014C0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HandleCoachingReasonClicked</w:t>
            </w:r>
            <w:proofErr w:type="spellEnd"/>
          </w:p>
          <w:p w14:paraId="022417AC" w14:textId="77777777" w:rsidR="00401A43" w:rsidRDefault="00401A43" w:rsidP="00A014C0">
            <w:pPr>
              <w:tabs>
                <w:tab w:val="num" w:pos="2880"/>
              </w:tabs>
            </w:pPr>
          </w:p>
          <w:p w14:paraId="3DACE166" w14:textId="77777777" w:rsidR="00401A43" w:rsidRDefault="00BA634E" w:rsidP="00A014C0">
            <w:pPr>
              <w:tabs>
                <w:tab w:val="num" w:pos="2880"/>
              </w:tabs>
            </w:pPr>
            <w:r>
              <w:t>Display sub coaching reason dropdown and “Opportunity”, “Reinforcement” radio buttons for the selected Coaching reason.</w:t>
            </w:r>
          </w:p>
        </w:tc>
      </w:tr>
      <w:tr w:rsidR="008266C7" w14:paraId="1EA1ED40" w14:textId="77777777" w:rsidTr="00050EFD">
        <w:tc>
          <w:tcPr>
            <w:tcW w:w="2250" w:type="dxa"/>
          </w:tcPr>
          <w:p w14:paraId="0EF420E1" w14:textId="77777777" w:rsidR="008266C7" w:rsidRDefault="00B33E1E" w:rsidP="003124B5">
            <w:pPr>
              <w:tabs>
                <w:tab w:val="num" w:pos="2880"/>
              </w:tabs>
            </w:pPr>
            <w:proofErr w:type="spellStart"/>
            <w:r>
              <w:t>UnSelect</w:t>
            </w:r>
            <w:proofErr w:type="spellEnd"/>
            <w:r>
              <w:t xml:space="preserve"> a Coaching reason by unchecking the checkbox</w:t>
            </w:r>
          </w:p>
        </w:tc>
        <w:tc>
          <w:tcPr>
            <w:tcW w:w="6300" w:type="dxa"/>
          </w:tcPr>
          <w:p w14:paraId="469E0E5C" w14:textId="77777777" w:rsidR="00B33E1E" w:rsidRDefault="00B33E1E" w:rsidP="00B33E1E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3899C939" w14:textId="77777777" w:rsidR="00B33E1E" w:rsidRDefault="00B33E1E" w:rsidP="00B33E1E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HandleCoachingReasonClicked</w:t>
            </w:r>
            <w:proofErr w:type="spellEnd"/>
          </w:p>
          <w:p w14:paraId="7EC95576" w14:textId="77777777" w:rsidR="00B33E1E" w:rsidRDefault="00B33E1E" w:rsidP="00B33E1E">
            <w:pPr>
              <w:tabs>
                <w:tab w:val="num" w:pos="2880"/>
              </w:tabs>
            </w:pPr>
          </w:p>
          <w:p w14:paraId="0CE09432" w14:textId="77777777" w:rsidR="008266C7" w:rsidRDefault="00B33E1E" w:rsidP="00B33E1E">
            <w:pPr>
              <w:tabs>
                <w:tab w:val="num" w:pos="2880"/>
              </w:tabs>
            </w:pPr>
            <w:r>
              <w:t>Hide sub coaching reason dropdown and “Opportunity”, “Reinforcement” radio buttons for the selected Coaching reason.</w:t>
            </w:r>
          </w:p>
        </w:tc>
      </w:tr>
      <w:tr w:rsidR="009226AC" w14:paraId="1824C691" w14:textId="77777777" w:rsidTr="00050EFD">
        <w:tc>
          <w:tcPr>
            <w:tcW w:w="2250" w:type="dxa"/>
          </w:tcPr>
          <w:p w14:paraId="451774BC" w14:textId="3DD6EE0D" w:rsidR="009226AC" w:rsidRDefault="009226AC" w:rsidP="009226AC">
            <w:pPr>
              <w:tabs>
                <w:tab w:val="num" w:pos="2880"/>
              </w:tabs>
            </w:pPr>
            <w:r>
              <w:t xml:space="preserve">Select Coaching reason “Work </w:t>
            </w:r>
            <w:r w:rsidR="002B1ADA">
              <w:t>From</w:t>
            </w:r>
            <w:r>
              <w:t xml:space="preserve"> </w:t>
            </w:r>
            <w:proofErr w:type="gramStart"/>
            <w:r>
              <w:t>Home(</w:t>
            </w:r>
            <w:proofErr w:type="gramEnd"/>
            <w:r>
              <w:t xml:space="preserve">Return to Site </w:t>
            </w:r>
            <w:r>
              <w:lastRenderedPageBreak/>
              <w:t>Only)” by checking the checkbox</w:t>
            </w:r>
          </w:p>
        </w:tc>
        <w:tc>
          <w:tcPr>
            <w:tcW w:w="6300" w:type="dxa"/>
          </w:tcPr>
          <w:p w14:paraId="2FE62AE3" w14:textId="77777777" w:rsidR="009226AC" w:rsidRDefault="001E4F7D" w:rsidP="00B33E1E">
            <w:pPr>
              <w:tabs>
                <w:tab w:val="num" w:pos="2880"/>
              </w:tabs>
            </w:pPr>
            <w:proofErr w:type="spellStart"/>
            <w:r>
              <w:lastRenderedPageBreak/>
              <w:t>Javascript</w:t>
            </w:r>
            <w:proofErr w:type="spellEnd"/>
            <w:r>
              <w:t xml:space="preserve"> to show:</w:t>
            </w:r>
          </w:p>
          <w:p w14:paraId="2C081118" w14:textId="77777777" w:rsidR="001E4F7D" w:rsidRDefault="001E4F7D" w:rsidP="00B33E1E">
            <w:pPr>
              <w:tabs>
                <w:tab w:val="num" w:pos="2880"/>
              </w:tabs>
            </w:pPr>
            <w:r>
              <w:t>Replace “Provide details of the behavior to be coached:” text area with the following:</w:t>
            </w:r>
          </w:p>
          <w:p w14:paraId="4C849C43" w14:textId="77777777" w:rsidR="001E4F7D" w:rsidRDefault="001E4F7D" w:rsidP="00B33E1E">
            <w:pPr>
              <w:tabs>
                <w:tab w:val="num" w:pos="2880"/>
              </w:tabs>
            </w:pPr>
          </w:p>
          <w:p w14:paraId="166B8850" w14:textId="79772CE7" w:rsidR="001E4F7D" w:rsidRPr="008B55CE" w:rsidRDefault="001E4F7D" w:rsidP="001E4F7D">
            <w:pPr>
              <w:spacing w:before="100" w:beforeAutospacing="1" w:after="100" w:afterAutospacing="1"/>
            </w:pPr>
            <w:r w:rsidRPr="008B55CE">
              <w:t>C</w:t>
            </w:r>
            <w:r>
              <w:t>C</w:t>
            </w:r>
            <w:r w:rsidRPr="008B55CE">
              <w:t xml:space="preserve">O employees who participate in the CCO Work </w:t>
            </w:r>
            <w:proofErr w:type="gramStart"/>
            <w:r w:rsidR="00B92AA0">
              <w:t>From</w:t>
            </w:r>
            <w:proofErr w:type="gramEnd"/>
            <w:r w:rsidRPr="008B55CE">
              <w:t xml:space="preserve"> Home are obligated to comply with all Maximus policies and procedures. The purpose of this </w:t>
            </w:r>
            <w:proofErr w:type="spellStart"/>
            <w:r w:rsidRPr="008B55CE">
              <w:t>eCL</w:t>
            </w:r>
            <w:proofErr w:type="spellEnd"/>
            <w:r w:rsidRPr="008B55CE">
              <w:t xml:space="preserve"> is to notify you that your CCO Remote Work Agreement is being rescinded.</w:t>
            </w:r>
          </w:p>
          <w:p w14:paraId="365933F7" w14:textId="4BA8B663" w:rsidR="001E4F7D" w:rsidRPr="00BD387A" w:rsidRDefault="001E4F7D" w:rsidP="001E4F7D">
            <w:pPr>
              <w:spacing w:before="100" w:beforeAutospacing="1" w:after="100" w:afterAutospacing="1"/>
            </w:pPr>
            <w:r w:rsidRPr="008B55CE">
              <w:t xml:space="preserve">Effective </w:t>
            </w:r>
            <w:r w:rsidRPr="008B55CE">
              <w:object w:dxaOrig="225" w:dyaOrig="225" w14:anchorId="0D2E00EB">
                <v:shape id="_x0000_i1058" type="#_x0000_t75" style="width:65.7pt;height:18pt" o:ole="">
                  <v:imagedata r:id="rId10" o:title=""/>
                </v:shape>
                <w:control r:id="rId22" w:name="DefaultOcxName" w:shapeid="_x0000_i1058"/>
              </w:object>
            </w:r>
            <w:r w:rsidR="00FB2DC4">
              <w:t xml:space="preserve"> </w:t>
            </w:r>
            <w:r w:rsidRPr="008B55CE">
              <w:t xml:space="preserve">you will be required to report to work at the </w:t>
            </w:r>
            <w:r w:rsidRPr="008B55CE">
              <w:object w:dxaOrig="225" w:dyaOrig="225" w14:anchorId="38E5E5D4">
                <v:shape id="_x0000_i1061" type="#_x0000_t75" style="width:108.9pt;height:18pt" o:ole="">
                  <v:imagedata r:id="rId23" o:title=""/>
                </v:shape>
                <w:control r:id="rId24" w:name="DefaultOcxName1" w:shapeid="_x0000_i1061"/>
              </w:object>
            </w:r>
            <w:r w:rsidRPr="008B55CE">
              <w:t xml:space="preserve">site. You will be reporting to </w:t>
            </w:r>
            <w:r w:rsidRPr="008B55CE">
              <w:object w:dxaOrig="225" w:dyaOrig="225" w14:anchorId="66AEC12B">
                <v:shape id="_x0000_i1065" type="#_x0000_t75" style="width:65.7pt;height:18pt" o:ole="">
                  <v:imagedata r:id="rId10" o:title=""/>
                </v:shape>
                <w:control r:id="rId25" w:name="DefaultOcxName2" w:shapeid="_x0000_i1065"/>
              </w:object>
            </w:r>
            <w:r w:rsidRPr="00BD387A">
              <w:t>. Any wages adjustments that were completed based on your remote status and the county you live in will be adjusted to reflect the location you are working and your position.</w:t>
            </w:r>
          </w:p>
          <w:p w14:paraId="172B4879" w14:textId="6C02A55B" w:rsidR="001E4F7D" w:rsidRPr="00BD387A" w:rsidRDefault="001E4F7D" w:rsidP="001E4F7D">
            <w:pPr>
              <w:spacing w:before="100" w:beforeAutospacing="1" w:after="100" w:afterAutospacing="1"/>
            </w:pPr>
            <w:r w:rsidRPr="00BD387A">
              <w:t xml:space="preserve">Any equipment you have received for the Work </w:t>
            </w:r>
            <w:proofErr w:type="gramStart"/>
            <w:r w:rsidR="008D45D2">
              <w:t>From</w:t>
            </w:r>
            <w:proofErr w:type="gramEnd"/>
            <w:r w:rsidRPr="00BD387A">
              <w:t xml:space="preserve"> Home assignment should be returned to your supervisor on your first day of reporting to the site.</w:t>
            </w:r>
          </w:p>
          <w:p w14:paraId="72881735" w14:textId="4BE5A1BF" w:rsidR="001E4F7D" w:rsidRPr="001E4F7D" w:rsidRDefault="001E4F7D" w:rsidP="001E4F7D">
            <w:pPr>
              <w:spacing w:before="100" w:beforeAutospacing="1" w:after="100" w:afterAutospacing="1"/>
            </w:pPr>
            <w:r w:rsidRPr="00BD387A">
              <w:t xml:space="preserve">Maximus anticipates that a mutually beneficial employment relationship will continue as you work at the </w:t>
            </w:r>
            <w:r w:rsidRPr="008B55CE">
              <w:object w:dxaOrig="225" w:dyaOrig="225" w14:anchorId="59356F94">
                <v:shape id="_x0000_i1069" type="#_x0000_t75" style="width:65.7pt;height:18pt" o:ole="">
                  <v:imagedata r:id="rId10" o:title=""/>
                </v:shape>
                <w:control r:id="rId26" w:name="DefaultOcxName3" w:shapeid="_x0000_i1069"/>
              </w:object>
            </w:r>
            <w:r w:rsidRPr="001E4F7D">
              <w:t>site.</w:t>
            </w:r>
          </w:p>
          <w:p w14:paraId="69EF3081" w14:textId="77777777" w:rsidR="001E4F7D" w:rsidRDefault="001E4F7D" w:rsidP="00B33E1E">
            <w:pPr>
              <w:tabs>
                <w:tab w:val="num" w:pos="2880"/>
              </w:tabs>
            </w:pPr>
          </w:p>
        </w:tc>
      </w:tr>
      <w:tr w:rsidR="00FB2DC4" w14:paraId="22AA1BE0" w14:textId="77777777" w:rsidTr="00050EFD">
        <w:tc>
          <w:tcPr>
            <w:tcW w:w="2250" w:type="dxa"/>
          </w:tcPr>
          <w:p w14:paraId="55E26C43" w14:textId="3C8E959C" w:rsidR="00FB2DC4" w:rsidRDefault="00FB2DC4" w:rsidP="00FB2DC4">
            <w:pPr>
              <w:tabs>
                <w:tab w:val="num" w:pos="2880"/>
              </w:tabs>
            </w:pPr>
            <w:r>
              <w:lastRenderedPageBreak/>
              <w:t xml:space="preserve">Unselect Coaching reason “Work </w:t>
            </w:r>
            <w:r w:rsidR="008074C4">
              <w:t>From</w:t>
            </w:r>
            <w:r>
              <w:t xml:space="preserve"> </w:t>
            </w:r>
            <w:proofErr w:type="gramStart"/>
            <w:r>
              <w:t>Home(</w:t>
            </w:r>
            <w:proofErr w:type="gramEnd"/>
            <w:r>
              <w:t>Return to Site Only)” by unchecking the checkbox</w:t>
            </w:r>
          </w:p>
        </w:tc>
        <w:tc>
          <w:tcPr>
            <w:tcW w:w="6300" w:type="dxa"/>
          </w:tcPr>
          <w:p w14:paraId="6A601A08" w14:textId="77777777" w:rsidR="00FB2DC4" w:rsidRDefault="00FB2DC4" w:rsidP="00A014C0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to show:</w:t>
            </w:r>
          </w:p>
          <w:p w14:paraId="03D3A0FE" w14:textId="77777777" w:rsidR="00FB2DC4" w:rsidRDefault="00FB2DC4" w:rsidP="00A014C0">
            <w:pPr>
              <w:tabs>
                <w:tab w:val="num" w:pos="2880"/>
              </w:tabs>
            </w:pPr>
          </w:p>
          <w:p w14:paraId="68D3DBF4" w14:textId="77777777" w:rsidR="00FB2DC4" w:rsidRDefault="00FB2DC4" w:rsidP="00A014C0">
            <w:pPr>
              <w:tabs>
                <w:tab w:val="num" w:pos="2880"/>
              </w:tabs>
            </w:pPr>
            <w:r>
              <w:t>“Provide details of the behavior to be coached:” editable text area</w:t>
            </w:r>
            <w:r w:rsidR="00E76EC4">
              <w:t>.</w:t>
            </w:r>
          </w:p>
        </w:tc>
      </w:tr>
      <w:tr w:rsidR="00A47EFE" w14:paraId="783BDC26" w14:textId="77777777" w:rsidTr="00050EFD">
        <w:tc>
          <w:tcPr>
            <w:tcW w:w="2250" w:type="dxa"/>
          </w:tcPr>
          <w:p w14:paraId="72FC19FE" w14:textId="77777777" w:rsidR="00A47EFE" w:rsidRDefault="00A47EFE" w:rsidP="003124B5">
            <w:pPr>
              <w:tabs>
                <w:tab w:val="num" w:pos="2880"/>
              </w:tabs>
            </w:pPr>
            <w:r>
              <w:t>Select “Yes” for “Is follow-up required?”</w:t>
            </w:r>
          </w:p>
        </w:tc>
        <w:tc>
          <w:tcPr>
            <w:tcW w:w="6300" w:type="dxa"/>
          </w:tcPr>
          <w:p w14:paraId="4C7E1943" w14:textId="77777777" w:rsidR="00A47EFE" w:rsidRDefault="00A47EFE" w:rsidP="00A014C0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to show:</w:t>
            </w:r>
          </w:p>
          <w:p w14:paraId="1C9C0013" w14:textId="77777777" w:rsidR="00A47EFE" w:rsidRDefault="00A47EFE" w:rsidP="00A014C0">
            <w:pPr>
              <w:tabs>
                <w:tab w:val="num" w:pos="2880"/>
              </w:tabs>
            </w:pPr>
            <w:r>
              <w:t xml:space="preserve">Follow-up date textbox, and a calendar </w:t>
            </w:r>
            <w:proofErr w:type="gramStart"/>
            <w:r>
              <w:t>icon</w:t>
            </w:r>
            <w:r w:rsidR="00455120">
              <w:t>;</w:t>
            </w:r>
            <w:proofErr w:type="gramEnd"/>
          </w:p>
          <w:p w14:paraId="27BB9F7D" w14:textId="77777777" w:rsidR="00455120" w:rsidRDefault="00455120" w:rsidP="00A014C0">
            <w:pPr>
              <w:tabs>
                <w:tab w:val="num" w:pos="2880"/>
              </w:tabs>
            </w:pPr>
          </w:p>
          <w:p w14:paraId="63E235EE" w14:textId="77777777" w:rsidR="00455120" w:rsidRDefault="00455120" w:rsidP="00455120">
            <w:pPr>
              <w:tabs>
                <w:tab w:val="num" w:pos="2880"/>
              </w:tabs>
            </w:pPr>
            <w:r>
              <w:t>Note: Follow-up date must be within 30 days of the submission date.</w:t>
            </w:r>
          </w:p>
        </w:tc>
      </w:tr>
      <w:tr w:rsidR="003E02B4" w14:paraId="31895F26" w14:textId="77777777" w:rsidTr="00050EFD">
        <w:tc>
          <w:tcPr>
            <w:tcW w:w="2250" w:type="dxa"/>
          </w:tcPr>
          <w:p w14:paraId="2B79A534" w14:textId="77777777" w:rsidR="003E02B4" w:rsidRDefault="003E02B4" w:rsidP="003124B5">
            <w:pPr>
              <w:tabs>
                <w:tab w:val="num" w:pos="2880"/>
              </w:tabs>
            </w:pPr>
            <w:r>
              <w:t>Select “No” for “Is follow-up required?”</w:t>
            </w:r>
          </w:p>
        </w:tc>
        <w:tc>
          <w:tcPr>
            <w:tcW w:w="6300" w:type="dxa"/>
          </w:tcPr>
          <w:p w14:paraId="74C3780E" w14:textId="77777777" w:rsidR="003E02B4" w:rsidRDefault="003E02B4" w:rsidP="00A014C0">
            <w:pPr>
              <w:tabs>
                <w:tab w:val="num" w:pos="2880"/>
              </w:tabs>
            </w:pPr>
            <w:proofErr w:type="spellStart"/>
            <w:r>
              <w:t>Javascrip</w:t>
            </w:r>
            <w:proofErr w:type="spellEnd"/>
            <w:r>
              <w:t xml:space="preserve"> to hide:</w:t>
            </w:r>
          </w:p>
          <w:p w14:paraId="09E1ABD2" w14:textId="77777777" w:rsidR="003E02B4" w:rsidRDefault="003E02B4" w:rsidP="00A014C0">
            <w:pPr>
              <w:tabs>
                <w:tab w:val="num" w:pos="2880"/>
              </w:tabs>
            </w:pPr>
            <w:r>
              <w:t>Follow-up date textbox, and the calendar icon</w:t>
            </w:r>
          </w:p>
        </w:tc>
      </w:tr>
      <w:tr w:rsidR="008266C7" w14:paraId="73E6E8F3" w14:textId="77777777" w:rsidTr="00050EFD">
        <w:tc>
          <w:tcPr>
            <w:tcW w:w="2250" w:type="dxa"/>
          </w:tcPr>
          <w:p w14:paraId="7E13EFB2" w14:textId="77777777" w:rsidR="008266C7" w:rsidRDefault="00BA3504" w:rsidP="003124B5">
            <w:pPr>
              <w:tabs>
                <w:tab w:val="num" w:pos="2880"/>
              </w:tabs>
            </w:pPr>
            <w:r>
              <w:t>Select “Yes” for “Is there a Call Record associated with the coaching?”</w:t>
            </w:r>
          </w:p>
        </w:tc>
        <w:tc>
          <w:tcPr>
            <w:tcW w:w="6300" w:type="dxa"/>
          </w:tcPr>
          <w:p w14:paraId="5DDF7706" w14:textId="77777777" w:rsidR="00BA3504" w:rsidRDefault="00BA3504" w:rsidP="00A014C0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to show:</w:t>
            </w:r>
          </w:p>
          <w:p w14:paraId="60E608A7" w14:textId="77777777" w:rsidR="00BA3504" w:rsidRDefault="00BA3504" w:rsidP="00A014C0">
            <w:pPr>
              <w:tabs>
                <w:tab w:val="num" w:pos="2880"/>
              </w:tabs>
            </w:pPr>
            <w:r>
              <w:t>Call Type dropdown, and a text box for entering Call ID</w:t>
            </w:r>
          </w:p>
        </w:tc>
      </w:tr>
      <w:tr w:rsidR="00810C3B" w14:paraId="3FFFDF5E" w14:textId="77777777" w:rsidTr="00050EFD">
        <w:tc>
          <w:tcPr>
            <w:tcW w:w="2250" w:type="dxa"/>
          </w:tcPr>
          <w:p w14:paraId="7C839CE6" w14:textId="77777777" w:rsidR="00810C3B" w:rsidRDefault="00810C3B" w:rsidP="00810C3B">
            <w:pPr>
              <w:tabs>
                <w:tab w:val="num" w:pos="2880"/>
              </w:tabs>
            </w:pPr>
            <w:r>
              <w:t>Select “No” for “Is there a Call Record associated with the coaching?”</w:t>
            </w:r>
          </w:p>
        </w:tc>
        <w:tc>
          <w:tcPr>
            <w:tcW w:w="6300" w:type="dxa"/>
          </w:tcPr>
          <w:p w14:paraId="60270FAD" w14:textId="77777777" w:rsidR="00810C3B" w:rsidRDefault="00810C3B" w:rsidP="00F35302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to </w:t>
            </w:r>
            <w:r w:rsidR="00431E29">
              <w:t>hide</w:t>
            </w:r>
            <w:r>
              <w:t>:</w:t>
            </w:r>
          </w:p>
          <w:p w14:paraId="55913DE2" w14:textId="77777777" w:rsidR="00810C3B" w:rsidRDefault="00810C3B" w:rsidP="00F35302">
            <w:pPr>
              <w:tabs>
                <w:tab w:val="num" w:pos="2880"/>
              </w:tabs>
            </w:pPr>
            <w:r>
              <w:t>Call Type dropdown, and a text box for entering Call ID</w:t>
            </w:r>
          </w:p>
        </w:tc>
      </w:tr>
      <w:tr w:rsidR="00462B98" w14:paraId="772A3FC6" w14:textId="77777777" w:rsidTr="00050EFD">
        <w:tc>
          <w:tcPr>
            <w:tcW w:w="2250" w:type="dxa"/>
          </w:tcPr>
          <w:p w14:paraId="5628F1F0" w14:textId="77777777" w:rsidR="00462B98" w:rsidRDefault="00462B98" w:rsidP="00810C3B">
            <w:pPr>
              <w:tabs>
                <w:tab w:val="num" w:pos="2880"/>
              </w:tabs>
            </w:pPr>
            <w:r>
              <w:t>Click Submit button</w:t>
            </w:r>
          </w:p>
        </w:tc>
        <w:tc>
          <w:tcPr>
            <w:tcW w:w="6300" w:type="dxa"/>
          </w:tcPr>
          <w:p w14:paraId="7BD66764" w14:textId="77777777" w:rsidR="00462B98" w:rsidRDefault="00462B98" w:rsidP="00F35302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NewSubmission</w:t>
            </w:r>
            <w:proofErr w:type="spellEnd"/>
          </w:p>
          <w:p w14:paraId="6B49540C" w14:textId="77777777" w:rsidR="007C0767" w:rsidRDefault="00462B98" w:rsidP="00F35302">
            <w:pPr>
              <w:tabs>
                <w:tab w:val="num" w:pos="2880"/>
              </w:tabs>
            </w:pPr>
            <w:r>
              <w:t>Action: Save</w:t>
            </w:r>
          </w:p>
        </w:tc>
      </w:tr>
    </w:tbl>
    <w:p w14:paraId="2ADD9308" w14:textId="77777777" w:rsidR="00BD7669" w:rsidRDefault="00BD7669">
      <w:pPr>
        <w:sectPr w:rsidR="00BD7669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/>
          <w:pgMar w:top="1440" w:right="1800" w:bottom="1440" w:left="1800" w:header="720" w:footer="720" w:gutter="0"/>
          <w:cols w:space="720"/>
        </w:sectPr>
      </w:pPr>
    </w:p>
    <w:p w14:paraId="0D8E062B" w14:textId="360C15A9" w:rsidR="00D34EAA" w:rsidRDefault="00D34EAA" w:rsidP="00D34EAA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ins w:id="335" w:author="Huang, Lili" w:date="2024-05-10T14:46:00Z"/>
          <w:b/>
        </w:rPr>
      </w:pPr>
      <w:bookmarkStart w:id="336" w:name="_Toc166594011"/>
      <w:ins w:id="337" w:author="Huang, Lili" w:date="2024-05-10T14:45:00Z">
        <w:r>
          <w:rPr>
            <w:b/>
          </w:rPr>
          <w:lastRenderedPageBreak/>
          <w:t>Log Initial</w:t>
        </w:r>
      </w:ins>
      <w:ins w:id="338" w:author="Huang, Lili" w:date="2024-05-10T14:46:00Z">
        <w:r>
          <w:rPr>
            <w:b/>
          </w:rPr>
          <w:t xml:space="preserve"> Status</w:t>
        </w:r>
        <w:bookmarkEnd w:id="336"/>
        <w:r>
          <w:rPr>
            <w:b/>
          </w:rPr>
          <w:t xml:space="preserve"> </w:t>
        </w:r>
      </w:ins>
    </w:p>
    <w:p w14:paraId="73209FE0" w14:textId="77777777" w:rsidR="00BC537C" w:rsidRPr="00BC537C" w:rsidRDefault="00BC537C" w:rsidP="00BC537C">
      <w:pPr>
        <w:pStyle w:val="ListParagraph"/>
        <w:numPr>
          <w:ilvl w:val="0"/>
          <w:numId w:val="22"/>
        </w:numPr>
        <w:autoSpaceDE w:val="0"/>
        <w:autoSpaceDN w:val="0"/>
        <w:adjustRightInd w:val="0"/>
        <w:outlineLvl w:val="1"/>
        <w:rPr>
          <w:ins w:id="339" w:author="Huang, Lili" w:date="2024-05-14T15:40:00Z"/>
          <w:bCs/>
          <w:vanish/>
        </w:rPr>
      </w:pPr>
      <w:bookmarkStart w:id="340" w:name="_Toc166594012"/>
      <w:bookmarkEnd w:id="340"/>
    </w:p>
    <w:p w14:paraId="7DF2B656" w14:textId="77777777" w:rsidR="00BC537C" w:rsidRPr="00BC537C" w:rsidRDefault="00BC537C" w:rsidP="00BC537C">
      <w:pPr>
        <w:pStyle w:val="ListParagraph"/>
        <w:numPr>
          <w:ilvl w:val="0"/>
          <w:numId w:val="22"/>
        </w:numPr>
        <w:autoSpaceDE w:val="0"/>
        <w:autoSpaceDN w:val="0"/>
        <w:adjustRightInd w:val="0"/>
        <w:outlineLvl w:val="1"/>
        <w:rPr>
          <w:ins w:id="341" w:author="Huang, Lili" w:date="2024-05-14T15:40:00Z"/>
          <w:bCs/>
          <w:vanish/>
        </w:rPr>
      </w:pPr>
      <w:bookmarkStart w:id="342" w:name="_Toc166594013"/>
      <w:bookmarkEnd w:id="342"/>
    </w:p>
    <w:p w14:paraId="0E2EC00B" w14:textId="594977E8" w:rsidR="009C0DBA" w:rsidRDefault="00B3280B">
      <w:pPr>
        <w:pStyle w:val="ListParagraph"/>
        <w:numPr>
          <w:ilvl w:val="1"/>
          <w:numId w:val="22"/>
        </w:numPr>
        <w:autoSpaceDE w:val="0"/>
        <w:autoSpaceDN w:val="0"/>
        <w:adjustRightInd w:val="0"/>
        <w:outlineLvl w:val="1"/>
        <w:rPr>
          <w:ins w:id="343" w:author="Huang, Lili" w:date="2024-05-14T15:39:00Z"/>
        </w:rPr>
        <w:pPrChange w:id="344" w:author="Huang, Lili" w:date="2024-05-14T15:40:00Z">
          <w:pPr>
            <w:pStyle w:val="ListParagraph"/>
            <w:numPr>
              <w:ilvl w:val="1"/>
              <w:numId w:val="9"/>
            </w:numPr>
            <w:autoSpaceDE w:val="0"/>
            <w:autoSpaceDN w:val="0"/>
            <w:adjustRightInd w:val="0"/>
            <w:ind w:left="1080" w:hanging="360"/>
            <w:outlineLvl w:val="1"/>
          </w:pPr>
        </w:pPrChange>
      </w:pPr>
      <w:bookmarkStart w:id="345" w:name="_Toc166594014"/>
      <w:ins w:id="346" w:author="Huang, Lili" w:date="2024-05-10T14:47:00Z">
        <w:r w:rsidRPr="007E2FEA">
          <w:rPr>
            <w:bCs/>
            <w:rPrChange w:id="347" w:author="Huang, Lili" w:date="2024-05-14T15:38:00Z">
              <w:rPr>
                <w:b/>
              </w:rPr>
            </w:rPrChange>
          </w:rPr>
          <w:t>Coaching Log</w:t>
        </w:r>
      </w:ins>
      <w:bookmarkEnd w:id="345"/>
    </w:p>
    <w:p w14:paraId="10C977E5" w14:textId="29DA352E" w:rsidR="0082589E" w:rsidRDefault="00772AB0">
      <w:pPr>
        <w:tabs>
          <w:tab w:val="num" w:pos="1080"/>
        </w:tabs>
        <w:autoSpaceDE w:val="0"/>
        <w:autoSpaceDN w:val="0"/>
        <w:adjustRightInd w:val="0"/>
        <w:ind w:left="1440"/>
        <w:rPr>
          <w:ins w:id="348" w:author="Huang, Lili" w:date="2024-05-10T14:54:00Z"/>
          <w:bCs/>
        </w:rPr>
        <w:pPrChange w:id="349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350" w:author="Huang, Lili" w:date="2024-05-14T15:35:00Z">
        <w:r>
          <w:rPr>
            <w:bCs/>
          </w:rPr>
          <w:t>Coaching l</w:t>
        </w:r>
      </w:ins>
      <w:ins w:id="351" w:author="Huang, Lili" w:date="2024-05-10T14:47:00Z">
        <w:r w:rsidR="0082589E">
          <w:rPr>
            <w:bCs/>
          </w:rPr>
          <w:t>og initial status is based on</w:t>
        </w:r>
      </w:ins>
      <w:ins w:id="352" w:author="Huang, Lili" w:date="2024-05-10T14:48:00Z">
        <w:r w:rsidR="00967FBC">
          <w:rPr>
            <w:bCs/>
          </w:rPr>
          <w:t xml:space="preserve"> Module</w:t>
        </w:r>
      </w:ins>
      <w:ins w:id="353" w:author="Huang, Lili" w:date="2024-05-14T15:35:00Z">
        <w:r w:rsidR="00E037EF">
          <w:rPr>
            <w:bCs/>
          </w:rPr>
          <w:t>/</w:t>
        </w:r>
      </w:ins>
      <w:ins w:id="354" w:author="Huang, Lili" w:date="2024-05-10T14:48:00Z">
        <w:r w:rsidR="00967FBC">
          <w:rPr>
            <w:bCs/>
          </w:rPr>
          <w:t>Employee Level, S</w:t>
        </w:r>
      </w:ins>
      <w:ins w:id="355" w:author="Huang, Lili" w:date="2024-05-10T14:47:00Z">
        <w:r w:rsidR="0082589E">
          <w:rPr>
            <w:bCs/>
          </w:rPr>
          <w:t xml:space="preserve">ource, </w:t>
        </w:r>
      </w:ins>
      <w:ins w:id="356" w:author="Huang, Lili" w:date="2024-05-10T14:48:00Z">
        <w:r w:rsidR="00967FBC">
          <w:rPr>
            <w:bCs/>
          </w:rPr>
          <w:t>S</w:t>
        </w:r>
      </w:ins>
      <w:ins w:id="357" w:author="Huang, Lili" w:date="2024-05-10T14:47:00Z">
        <w:r w:rsidR="0082589E">
          <w:rPr>
            <w:bCs/>
          </w:rPr>
          <w:t>ub</w:t>
        </w:r>
      </w:ins>
      <w:ins w:id="358" w:author="Huang, Lili" w:date="2024-05-10T14:48:00Z">
        <w:r w:rsidR="0082589E">
          <w:rPr>
            <w:bCs/>
          </w:rPr>
          <w:t>-</w:t>
        </w:r>
      </w:ins>
      <w:ins w:id="359" w:author="Huang, Lili" w:date="2024-05-10T14:54:00Z">
        <w:r w:rsidR="006C7672">
          <w:rPr>
            <w:bCs/>
          </w:rPr>
          <w:t>s</w:t>
        </w:r>
      </w:ins>
      <w:ins w:id="360" w:author="Huang, Lili" w:date="2024-05-10T14:47:00Z">
        <w:r w:rsidR="0082589E">
          <w:rPr>
            <w:bCs/>
          </w:rPr>
          <w:t>ource</w:t>
        </w:r>
      </w:ins>
      <w:ins w:id="361" w:author="Huang, Lili" w:date="2024-05-10T14:48:00Z">
        <w:r w:rsidR="0082589E">
          <w:rPr>
            <w:bCs/>
          </w:rPr>
          <w:t>,</w:t>
        </w:r>
      </w:ins>
      <w:ins w:id="362" w:author="Huang, Lili" w:date="2024-05-10T14:47:00Z">
        <w:r w:rsidR="0082589E">
          <w:rPr>
            <w:bCs/>
          </w:rPr>
          <w:t xml:space="preserve"> a</w:t>
        </w:r>
      </w:ins>
      <w:ins w:id="363" w:author="Huang, Lili" w:date="2024-05-10T14:48:00Z">
        <w:r w:rsidR="0082589E">
          <w:rPr>
            <w:bCs/>
          </w:rPr>
          <w:t>nd whether it is CSE</w:t>
        </w:r>
      </w:ins>
      <w:ins w:id="364" w:author="Huang, Lili" w:date="2024-05-14T15:35:00Z">
        <w:r w:rsidR="00E037EF">
          <w:rPr>
            <w:bCs/>
          </w:rPr>
          <w:t xml:space="preserve"> (Customer Service Escalation)</w:t>
        </w:r>
      </w:ins>
      <w:ins w:id="365" w:author="Huang, Lili" w:date="2024-05-10T14:48:00Z">
        <w:r w:rsidR="0082589E">
          <w:rPr>
            <w:bCs/>
          </w:rPr>
          <w:t>.</w:t>
        </w:r>
      </w:ins>
    </w:p>
    <w:p w14:paraId="35C9A660" w14:textId="77777777" w:rsidR="00015649" w:rsidRDefault="00015649">
      <w:pPr>
        <w:tabs>
          <w:tab w:val="num" w:pos="1080"/>
        </w:tabs>
        <w:autoSpaceDE w:val="0"/>
        <w:autoSpaceDN w:val="0"/>
        <w:adjustRightInd w:val="0"/>
        <w:ind w:left="1440"/>
        <w:rPr>
          <w:ins w:id="366" w:author="Huang, Lili" w:date="2024-05-10T14:48:00Z"/>
          <w:bCs/>
        </w:rPr>
        <w:pPrChange w:id="367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55B1BF35" w14:textId="1E41CF38" w:rsidR="0082589E" w:rsidRDefault="009F311A">
      <w:pPr>
        <w:tabs>
          <w:tab w:val="num" w:pos="1080"/>
        </w:tabs>
        <w:autoSpaceDE w:val="0"/>
        <w:autoSpaceDN w:val="0"/>
        <w:adjustRightInd w:val="0"/>
        <w:ind w:left="1440"/>
        <w:rPr>
          <w:ins w:id="368" w:author="Huang, Lili" w:date="2024-05-10T14:54:00Z"/>
          <w:b/>
          <w:u w:val="single"/>
        </w:rPr>
        <w:pPrChange w:id="369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370" w:author="Huang, Lili" w:date="2024-05-10T14:52:00Z">
        <w:r w:rsidRPr="009F311A">
          <w:rPr>
            <w:b/>
            <w:u w:val="single"/>
            <w:rPrChange w:id="371" w:author="Huang, Lili" w:date="2024-05-10T14:53:00Z">
              <w:rPr>
                <w:bCs/>
              </w:rPr>
            </w:rPrChange>
          </w:rPr>
          <w:t>CSR</w:t>
        </w:r>
      </w:ins>
      <w:ins w:id="372" w:author="Huang, Lili" w:date="2024-05-10T15:28:00Z">
        <w:r w:rsidR="00C1027F">
          <w:rPr>
            <w:b/>
            <w:u w:val="single"/>
          </w:rPr>
          <w:t>/ISG</w:t>
        </w:r>
      </w:ins>
      <w:ins w:id="373" w:author="Huang, Lili" w:date="2024-05-10T14:52:00Z">
        <w:r w:rsidRPr="009F311A">
          <w:rPr>
            <w:b/>
            <w:u w:val="single"/>
            <w:rPrChange w:id="374" w:author="Huang, Lili" w:date="2024-05-10T14:53:00Z">
              <w:rPr>
                <w:bCs/>
              </w:rPr>
            </w:rPrChange>
          </w:rPr>
          <w:t xml:space="preserve"> Module</w:t>
        </w:r>
      </w:ins>
      <w:ins w:id="375" w:author="Huang, Lili" w:date="2024-05-14T15:36:00Z">
        <w:r w:rsidR="00BF2424">
          <w:rPr>
            <w:b/>
            <w:u w:val="single"/>
          </w:rPr>
          <w:t>/</w:t>
        </w:r>
      </w:ins>
      <w:ins w:id="376" w:author="Huang, Lili" w:date="2024-05-10T14:52:00Z">
        <w:r w:rsidRPr="009F311A">
          <w:rPr>
            <w:b/>
            <w:u w:val="single"/>
            <w:rPrChange w:id="377" w:author="Huang, Lili" w:date="2024-05-10T14:53:00Z">
              <w:rPr>
                <w:bCs/>
              </w:rPr>
            </w:rPrChange>
          </w:rPr>
          <w:t>Employee Level:</w:t>
        </w:r>
      </w:ins>
    </w:p>
    <w:p w14:paraId="4FA92CB5" w14:textId="77777777" w:rsidR="00015649" w:rsidRPr="009F311A" w:rsidRDefault="00015649">
      <w:pPr>
        <w:tabs>
          <w:tab w:val="num" w:pos="1080"/>
        </w:tabs>
        <w:autoSpaceDE w:val="0"/>
        <w:autoSpaceDN w:val="0"/>
        <w:adjustRightInd w:val="0"/>
        <w:ind w:left="1440"/>
        <w:rPr>
          <w:ins w:id="378" w:author="Huang, Lili" w:date="2024-05-10T14:52:00Z"/>
          <w:b/>
          <w:u w:val="single"/>
          <w:rPrChange w:id="379" w:author="Huang, Lili" w:date="2024-05-10T14:53:00Z">
            <w:rPr>
              <w:ins w:id="380" w:author="Huang, Lili" w:date="2024-05-10T14:52:00Z"/>
              <w:bCs/>
            </w:rPr>
          </w:rPrChange>
        </w:rPr>
        <w:pPrChange w:id="381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305E3C04" w14:textId="1BB88948" w:rsidR="009F311A" w:rsidRDefault="009F311A">
      <w:pPr>
        <w:tabs>
          <w:tab w:val="num" w:pos="1080"/>
        </w:tabs>
        <w:autoSpaceDE w:val="0"/>
        <w:autoSpaceDN w:val="0"/>
        <w:adjustRightInd w:val="0"/>
        <w:ind w:left="1440"/>
        <w:rPr>
          <w:ins w:id="382" w:author="Huang, Lili" w:date="2024-05-14T15:16:00Z"/>
          <w:b/>
          <w:sz w:val="18"/>
          <w:szCs w:val="18"/>
        </w:rPr>
        <w:pPrChange w:id="383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384" w:author="Huang, Lili" w:date="2024-05-10T14:52:00Z">
        <w:r w:rsidRPr="00015649">
          <w:rPr>
            <w:b/>
            <w:sz w:val="18"/>
            <w:szCs w:val="18"/>
            <w:rPrChange w:id="385" w:author="Huang, Lili" w:date="2024-05-10T14:54:00Z">
              <w:rPr>
                <w:bCs/>
              </w:rPr>
            </w:rPrChange>
          </w:rPr>
          <w:t>Pending Employee Review</w:t>
        </w:r>
      </w:ins>
    </w:p>
    <w:p w14:paraId="0A6E79B7" w14:textId="68806D97" w:rsidR="007C5848" w:rsidRPr="007C5848" w:rsidRDefault="007C5848">
      <w:pPr>
        <w:tabs>
          <w:tab w:val="num" w:pos="1080"/>
        </w:tabs>
        <w:autoSpaceDE w:val="0"/>
        <w:autoSpaceDN w:val="0"/>
        <w:adjustRightInd w:val="0"/>
        <w:ind w:left="1440"/>
        <w:rPr>
          <w:ins w:id="386" w:author="Huang, Lili" w:date="2024-05-10T14:47:00Z"/>
          <w:bCs/>
          <w:sz w:val="18"/>
          <w:szCs w:val="18"/>
          <w:rPrChange w:id="387" w:author="Huang, Lili" w:date="2024-05-14T15:17:00Z">
            <w:rPr>
              <w:ins w:id="388" w:author="Huang, Lili" w:date="2024-05-10T14:47:00Z"/>
              <w:bCs/>
            </w:rPr>
          </w:rPrChange>
        </w:rPr>
        <w:pPrChange w:id="389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390" w:author="Huang, Lili" w:date="2024-05-14T15:17:00Z">
        <w:r>
          <w:rPr>
            <w:bCs/>
            <w:sz w:val="18"/>
            <w:szCs w:val="18"/>
          </w:rPr>
          <w:t xml:space="preserve">All non-CSE coaching logs </w:t>
        </w:r>
      </w:ins>
      <w:ins w:id="391" w:author="Huang, Lili" w:date="2024-05-14T15:18:00Z">
        <w:r>
          <w:rPr>
            <w:bCs/>
            <w:sz w:val="18"/>
            <w:szCs w:val="18"/>
          </w:rPr>
          <w:t>coached/to be coached by the submitter.</w:t>
        </w:r>
      </w:ins>
    </w:p>
    <w:p w14:paraId="66531711" w14:textId="77777777" w:rsidR="004B7EFE" w:rsidRDefault="004B7EFE">
      <w:pPr>
        <w:tabs>
          <w:tab w:val="num" w:pos="1080"/>
        </w:tabs>
        <w:autoSpaceDE w:val="0"/>
        <w:autoSpaceDN w:val="0"/>
        <w:adjustRightInd w:val="0"/>
        <w:ind w:left="1440"/>
        <w:rPr>
          <w:ins w:id="392" w:author="Huang, Lili" w:date="2024-05-10T15:21:00Z"/>
          <w:bCs/>
        </w:rPr>
        <w:pPrChange w:id="393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3839BF82" w14:textId="2D20EEB1" w:rsidR="00D92C33" w:rsidRDefault="00D92C33">
      <w:pPr>
        <w:tabs>
          <w:tab w:val="num" w:pos="1080"/>
        </w:tabs>
        <w:autoSpaceDE w:val="0"/>
        <w:autoSpaceDN w:val="0"/>
        <w:adjustRightInd w:val="0"/>
        <w:ind w:left="1440"/>
        <w:rPr>
          <w:ins w:id="394" w:author="Huang, Lili" w:date="2024-05-14T15:15:00Z"/>
          <w:b/>
          <w:sz w:val="18"/>
          <w:szCs w:val="18"/>
        </w:rPr>
        <w:pPrChange w:id="395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396" w:author="Huang, Lili" w:date="2024-05-10T15:21:00Z">
        <w:r w:rsidRPr="00AE6BD9">
          <w:rPr>
            <w:b/>
            <w:sz w:val="18"/>
            <w:szCs w:val="18"/>
            <w:rPrChange w:id="397" w:author="Huang, Lili" w:date="2024-05-10T15:21:00Z">
              <w:rPr>
                <w:bCs/>
              </w:rPr>
            </w:rPrChange>
          </w:rPr>
          <w:t>Pending Manager Review</w:t>
        </w:r>
      </w:ins>
    </w:p>
    <w:p w14:paraId="005FD9D1" w14:textId="51E0FAEB" w:rsidR="00657CCF" w:rsidRDefault="00657CCF">
      <w:pPr>
        <w:tabs>
          <w:tab w:val="num" w:pos="1080"/>
        </w:tabs>
        <w:autoSpaceDE w:val="0"/>
        <w:autoSpaceDN w:val="0"/>
        <w:adjustRightInd w:val="0"/>
        <w:ind w:left="1440"/>
        <w:rPr>
          <w:ins w:id="398" w:author="Huang, Lili" w:date="2024-05-14T15:16:00Z"/>
          <w:bCs/>
          <w:sz w:val="18"/>
          <w:szCs w:val="18"/>
        </w:rPr>
        <w:pPrChange w:id="399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00" w:author="Huang, Lili" w:date="2024-05-14T15:16:00Z">
        <w:r>
          <w:rPr>
            <w:bCs/>
            <w:sz w:val="18"/>
            <w:szCs w:val="18"/>
          </w:rPr>
          <w:t xml:space="preserve">All </w:t>
        </w:r>
      </w:ins>
      <w:ins w:id="401" w:author="Huang, Lili" w:date="2024-05-14T15:26:00Z">
        <w:r w:rsidR="00763587">
          <w:rPr>
            <w:bCs/>
            <w:sz w:val="18"/>
            <w:szCs w:val="18"/>
          </w:rPr>
          <w:t xml:space="preserve">CSE </w:t>
        </w:r>
      </w:ins>
      <w:ins w:id="402" w:author="Huang, Lili" w:date="2024-05-14T15:24:00Z">
        <w:r w:rsidR="00C74AF1">
          <w:rPr>
            <w:bCs/>
            <w:sz w:val="18"/>
            <w:szCs w:val="18"/>
          </w:rPr>
          <w:t>coaching logs.</w:t>
        </w:r>
      </w:ins>
    </w:p>
    <w:p w14:paraId="26F212BB" w14:textId="77777777" w:rsidR="00E6351E" w:rsidRDefault="00E6351E">
      <w:pPr>
        <w:tabs>
          <w:tab w:val="num" w:pos="1080"/>
        </w:tabs>
        <w:autoSpaceDE w:val="0"/>
        <w:autoSpaceDN w:val="0"/>
        <w:adjustRightInd w:val="0"/>
        <w:ind w:left="1440"/>
        <w:rPr>
          <w:ins w:id="403" w:author="Huang, Lili" w:date="2024-05-10T15:27:00Z"/>
          <w:bCs/>
          <w:sz w:val="18"/>
          <w:szCs w:val="18"/>
        </w:rPr>
        <w:pPrChange w:id="404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28F6699F" w14:textId="0413456A" w:rsidR="00E6351E" w:rsidRPr="00E6351E" w:rsidRDefault="00E6351E">
      <w:pPr>
        <w:tabs>
          <w:tab w:val="num" w:pos="1080"/>
        </w:tabs>
        <w:autoSpaceDE w:val="0"/>
        <w:autoSpaceDN w:val="0"/>
        <w:adjustRightInd w:val="0"/>
        <w:ind w:left="1440"/>
        <w:rPr>
          <w:ins w:id="405" w:author="Huang, Lili" w:date="2024-05-10T15:22:00Z"/>
          <w:b/>
          <w:sz w:val="18"/>
          <w:szCs w:val="18"/>
          <w:rPrChange w:id="406" w:author="Huang, Lili" w:date="2024-05-10T15:27:00Z">
            <w:rPr>
              <w:ins w:id="407" w:author="Huang, Lili" w:date="2024-05-10T15:22:00Z"/>
              <w:bCs/>
              <w:sz w:val="18"/>
              <w:szCs w:val="18"/>
            </w:rPr>
          </w:rPrChange>
        </w:rPr>
        <w:pPrChange w:id="408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09" w:author="Huang, Lili" w:date="2024-05-10T15:27:00Z">
        <w:r w:rsidRPr="00E6351E">
          <w:rPr>
            <w:b/>
            <w:sz w:val="18"/>
            <w:szCs w:val="18"/>
            <w:rPrChange w:id="410" w:author="Huang, Lili" w:date="2024-05-10T15:27:00Z">
              <w:rPr>
                <w:bCs/>
                <w:sz w:val="18"/>
                <w:szCs w:val="18"/>
              </w:rPr>
            </w:rPrChange>
          </w:rPr>
          <w:t>Pending Supervisor Review</w:t>
        </w:r>
      </w:ins>
    </w:p>
    <w:p w14:paraId="2ACDD08F" w14:textId="15B38582" w:rsidR="00425069" w:rsidRDefault="001D1983">
      <w:pPr>
        <w:tabs>
          <w:tab w:val="num" w:pos="1080"/>
        </w:tabs>
        <w:autoSpaceDE w:val="0"/>
        <w:autoSpaceDN w:val="0"/>
        <w:adjustRightInd w:val="0"/>
        <w:ind w:left="1440"/>
        <w:rPr>
          <w:ins w:id="411" w:author="Huang, Lili" w:date="2024-05-10T15:22:00Z"/>
          <w:bCs/>
          <w:sz w:val="18"/>
          <w:szCs w:val="18"/>
        </w:rPr>
        <w:pPrChange w:id="412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13" w:author="Huang, Lili" w:date="2024-05-14T15:19:00Z">
        <w:r>
          <w:rPr>
            <w:bCs/>
            <w:sz w:val="18"/>
            <w:szCs w:val="18"/>
          </w:rPr>
          <w:t>All non-CSE coaching logs NOT coached/NOT to be coached by the submitter.</w:t>
        </w:r>
      </w:ins>
    </w:p>
    <w:p w14:paraId="32C9A350" w14:textId="77777777" w:rsidR="00425069" w:rsidRPr="00AE6BD9" w:rsidRDefault="00425069">
      <w:pPr>
        <w:tabs>
          <w:tab w:val="num" w:pos="1080"/>
        </w:tabs>
        <w:autoSpaceDE w:val="0"/>
        <w:autoSpaceDN w:val="0"/>
        <w:adjustRightInd w:val="0"/>
        <w:ind w:left="1440"/>
        <w:rPr>
          <w:ins w:id="414" w:author="Huang, Lili" w:date="2024-05-10T15:21:00Z"/>
          <w:bCs/>
          <w:sz w:val="18"/>
          <w:szCs w:val="18"/>
          <w:rPrChange w:id="415" w:author="Huang, Lili" w:date="2024-05-10T15:22:00Z">
            <w:rPr>
              <w:ins w:id="416" w:author="Huang, Lili" w:date="2024-05-10T15:21:00Z"/>
              <w:bCs/>
            </w:rPr>
          </w:rPrChange>
        </w:rPr>
        <w:pPrChange w:id="417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76CD63B8" w14:textId="5E553988" w:rsidR="00A00CE8" w:rsidRDefault="00A00CE8">
      <w:pPr>
        <w:tabs>
          <w:tab w:val="num" w:pos="1080"/>
        </w:tabs>
        <w:autoSpaceDE w:val="0"/>
        <w:autoSpaceDN w:val="0"/>
        <w:adjustRightInd w:val="0"/>
        <w:ind w:left="1440"/>
        <w:rPr>
          <w:ins w:id="418" w:author="Huang, Lili" w:date="2024-05-10T15:41:00Z"/>
          <w:b/>
          <w:u w:val="single"/>
        </w:rPr>
        <w:pPrChange w:id="419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20" w:author="Huang, Lili" w:date="2024-05-10T15:41:00Z">
        <w:r>
          <w:rPr>
            <w:b/>
            <w:u w:val="single"/>
          </w:rPr>
          <w:t>LSA</w:t>
        </w:r>
        <w:r w:rsidRPr="00CA50C5">
          <w:rPr>
            <w:b/>
            <w:u w:val="single"/>
          </w:rPr>
          <w:t xml:space="preserve"> Module</w:t>
        </w:r>
      </w:ins>
      <w:ins w:id="421" w:author="Huang, Lili" w:date="2024-05-14T15:36:00Z">
        <w:r w:rsidR="00E84B83">
          <w:rPr>
            <w:b/>
            <w:u w:val="single"/>
          </w:rPr>
          <w:t>/</w:t>
        </w:r>
      </w:ins>
      <w:ins w:id="422" w:author="Huang, Lili" w:date="2024-05-10T15:41:00Z">
        <w:r w:rsidRPr="00CA50C5">
          <w:rPr>
            <w:b/>
            <w:u w:val="single"/>
          </w:rPr>
          <w:t>Employee Level:</w:t>
        </w:r>
      </w:ins>
    </w:p>
    <w:p w14:paraId="1573B02C" w14:textId="77777777" w:rsidR="00A00CE8" w:rsidRDefault="00A00CE8">
      <w:pPr>
        <w:tabs>
          <w:tab w:val="num" w:pos="1080"/>
        </w:tabs>
        <w:autoSpaceDE w:val="0"/>
        <w:autoSpaceDN w:val="0"/>
        <w:adjustRightInd w:val="0"/>
        <w:ind w:left="1440"/>
        <w:rPr>
          <w:ins w:id="423" w:author="Huang, Lili" w:date="2024-05-14T15:20:00Z"/>
          <w:bCs/>
        </w:rPr>
        <w:pPrChange w:id="424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5DF39061" w14:textId="77777777" w:rsidR="002727DB" w:rsidRDefault="002727DB">
      <w:pPr>
        <w:tabs>
          <w:tab w:val="num" w:pos="1080"/>
        </w:tabs>
        <w:autoSpaceDE w:val="0"/>
        <w:autoSpaceDN w:val="0"/>
        <w:adjustRightInd w:val="0"/>
        <w:ind w:left="1440"/>
        <w:rPr>
          <w:ins w:id="425" w:author="Huang, Lili" w:date="2024-05-14T15:20:00Z"/>
          <w:b/>
          <w:sz w:val="18"/>
          <w:szCs w:val="18"/>
        </w:rPr>
        <w:pPrChange w:id="426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27" w:author="Huang, Lili" w:date="2024-05-14T15:20:00Z">
        <w:r w:rsidRPr="00A676FB">
          <w:rPr>
            <w:b/>
            <w:sz w:val="18"/>
            <w:szCs w:val="18"/>
          </w:rPr>
          <w:t>Pending Employee Review</w:t>
        </w:r>
      </w:ins>
    </w:p>
    <w:p w14:paraId="63F6BB3E" w14:textId="17180A5A" w:rsidR="002727DB" w:rsidRPr="00A676FB" w:rsidRDefault="002727DB">
      <w:pPr>
        <w:tabs>
          <w:tab w:val="num" w:pos="1080"/>
        </w:tabs>
        <w:autoSpaceDE w:val="0"/>
        <w:autoSpaceDN w:val="0"/>
        <w:adjustRightInd w:val="0"/>
        <w:ind w:left="1440"/>
        <w:rPr>
          <w:ins w:id="428" w:author="Huang, Lili" w:date="2024-05-14T15:20:00Z"/>
          <w:bCs/>
          <w:sz w:val="18"/>
          <w:szCs w:val="18"/>
        </w:rPr>
        <w:pPrChange w:id="429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30" w:author="Huang, Lili" w:date="2024-05-14T15:20:00Z">
        <w:r>
          <w:rPr>
            <w:bCs/>
            <w:sz w:val="18"/>
            <w:szCs w:val="18"/>
          </w:rPr>
          <w:t>All coaching logs coached/to be coached by the submitter.</w:t>
        </w:r>
      </w:ins>
    </w:p>
    <w:p w14:paraId="0D8E9348" w14:textId="77777777" w:rsidR="002727DB" w:rsidRDefault="002727DB">
      <w:pPr>
        <w:tabs>
          <w:tab w:val="num" w:pos="1080"/>
        </w:tabs>
        <w:autoSpaceDE w:val="0"/>
        <w:autoSpaceDN w:val="0"/>
        <w:adjustRightInd w:val="0"/>
        <w:ind w:left="1440"/>
        <w:rPr>
          <w:ins w:id="431" w:author="Huang, Lili" w:date="2024-05-14T15:20:00Z"/>
          <w:bCs/>
        </w:rPr>
        <w:pPrChange w:id="432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7CD3BE46" w14:textId="77777777" w:rsidR="005431F4" w:rsidRPr="00A676FB" w:rsidRDefault="005431F4">
      <w:pPr>
        <w:tabs>
          <w:tab w:val="num" w:pos="1080"/>
        </w:tabs>
        <w:autoSpaceDE w:val="0"/>
        <w:autoSpaceDN w:val="0"/>
        <w:adjustRightInd w:val="0"/>
        <w:ind w:left="1440"/>
        <w:rPr>
          <w:ins w:id="433" w:author="Huang, Lili" w:date="2024-05-14T15:21:00Z"/>
          <w:b/>
          <w:sz w:val="18"/>
          <w:szCs w:val="18"/>
        </w:rPr>
        <w:pPrChange w:id="434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35" w:author="Huang, Lili" w:date="2024-05-14T15:21:00Z">
        <w:r w:rsidRPr="00A676FB">
          <w:rPr>
            <w:b/>
            <w:sz w:val="18"/>
            <w:szCs w:val="18"/>
          </w:rPr>
          <w:t>Pending Supervisor Review</w:t>
        </w:r>
      </w:ins>
    </w:p>
    <w:p w14:paraId="62377458" w14:textId="51FD0289" w:rsidR="005431F4" w:rsidRDefault="005431F4">
      <w:pPr>
        <w:tabs>
          <w:tab w:val="num" w:pos="1080"/>
        </w:tabs>
        <w:autoSpaceDE w:val="0"/>
        <w:autoSpaceDN w:val="0"/>
        <w:adjustRightInd w:val="0"/>
        <w:ind w:left="1440"/>
        <w:rPr>
          <w:ins w:id="436" w:author="Huang, Lili" w:date="2024-05-14T15:21:00Z"/>
          <w:bCs/>
          <w:sz w:val="18"/>
          <w:szCs w:val="18"/>
        </w:rPr>
        <w:pPrChange w:id="437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38" w:author="Huang, Lili" w:date="2024-05-14T15:21:00Z">
        <w:r>
          <w:rPr>
            <w:bCs/>
            <w:sz w:val="18"/>
            <w:szCs w:val="18"/>
          </w:rPr>
          <w:t>All coaching logs NOT coached/NOT to be coached by the submitter.</w:t>
        </w:r>
      </w:ins>
    </w:p>
    <w:p w14:paraId="213CF14C" w14:textId="77777777" w:rsidR="00E86853" w:rsidRDefault="00E86853">
      <w:pPr>
        <w:tabs>
          <w:tab w:val="num" w:pos="1080"/>
        </w:tabs>
        <w:autoSpaceDE w:val="0"/>
        <w:autoSpaceDN w:val="0"/>
        <w:adjustRightInd w:val="0"/>
        <w:ind w:left="1440"/>
        <w:rPr>
          <w:ins w:id="439" w:author="Huang, Lili" w:date="2024-05-10T15:41:00Z"/>
          <w:bCs/>
        </w:rPr>
        <w:pPrChange w:id="440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02769517" w14:textId="3DE9171A" w:rsidR="00D767FA" w:rsidRDefault="00D767FA">
      <w:pPr>
        <w:tabs>
          <w:tab w:val="num" w:pos="1080"/>
        </w:tabs>
        <w:autoSpaceDE w:val="0"/>
        <w:autoSpaceDN w:val="0"/>
        <w:adjustRightInd w:val="0"/>
        <w:ind w:left="1440"/>
        <w:rPr>
          <w:ins w:id="441" w:author="Huang, Lili" w:date="2024-05-10T15:41:00Z"/>
          <w:b/>
          <w:u w:val="single"/>
        </w:rPr>
        <w:pPrChange w:id="442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43" w:author="Huang, Lili" w:date="2024-05-10T15:41:00Z">
        <w:r>
          <w:rPr>
            <w:b/>
            <w:u w:val="single"/>
          </w:rPr>
          <w:t>Quality</w:t>
        </w:r>
        <w:r w:rsidRPr="00CA50C5">
          <w:rPr>
            <w:b/>
            <w:u w:val="single"/>
          </w:rPr>
          <w:t xml:space="preserve"> Module</w:t>
        </w:r>
      </w:ins>
      <w:ins w:id="444" w:author="Huang, Lili" w:date="2024-05-14T15:36:00Z">
        <w:r w:rsidR="00365626">
          <w:rPr>
            <w:b/>
            <w:u w:val="single"/>
          </w:rPr>
          <w:t>/</w:t>
        </w:r>
      </w:ins>
      <w:ins w:id="445" w:author="Huang, Lili" w:date="2024-05-10T15:41:00Z">
        <w:r w:rsidRPr="00CA50C5">
          <w:rPr>
            <w:b/>
            <w:u w:val="single"/>
          </w:rPr>
          <w:t>Employee Level:</w:t>
        </w:r>
      </w:ins>
    </w:p>
    <w:p w14:paraId="7DB6326D" w14:textId="77777777" w:rsidR="002C0BDD" w:rsidRDefault="002C0BDD">
      <w:pPr>
        <w:tabs>
          <w:tab w:val="num" w:pos="1080"/>
        </w:tabs>
        <w:autoSpaceDE w:val="0"/>
        <w:autoSpaceDN w:val="0"/>
        <w:adjustRightInd w:val="0"/>
        <w:ind w:left="1440"/>
        <w:rPr>
          <w:ins w:id="446" w:author="Huang, Lili" w:date="2024-05-14T15:22:00Z"/>
          <w:bCs/>
        </w:rPr>
        <w:pPrChange w:id="447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5CD7B4C4" w14:textId="77777777" w:rsidR="004E1DFB" w:rsidRDefault="004E1DFB">
      <w:pPr>
        <w:tabs>
          <w:tab w:val="num" w:pos="1080"/>
        </w:tabs>
        <w:autoSpaceDE w:val="0"/>
        <w:autoSpaceDN w:val="0"/>
        <w:adjustRightInd w:val="0"/>
        <w:ind w:left="1440"/>
        <w:rPr>
          <w:ins w:id="448" w:author="Huang, Lili" w:date="2024-05-14T15:22:00Z"/>
          <w:b/>
          <w:sz w:val="18"/>
          <w:szCs w:val="18"/>
        </w:rPr>
        <w:pPrChange w:id="449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50" w:author="Huang, Lili" w:date="2024-05-14T15:22:00Z">
        <w:r w:rsidRPr="00A676FB">
          <w:rPr>
            <w:b/>
            <w:sz w:val="18"/>
            <w:szCs w:val="18"/>
          </w:rPr>
          <w:t>Pending Employee Review</w:t>
        </w:r>
      </w:ins>
    </w:p>
    <w:p w14:paraId="5A3EA55C" w14:textId="77777777" w:rsidR="004E1DFB" w:rsidRPr="00A676FB" w:rsidRDefault="004E1DFB">
      <w:pPr>
        <w:tabs>
          <w:tab w:val="num" w:pos="1080"/>
        </w:tabs>
        <w:autoSpaceDE w:val="0"/>
        <w:autoSpaceDN w:val="0"/>
        <w:adjustRightInd w:val="0"/>
        <w:ind w:left="1440"/>
        <w:rPr>
          <w:ins w:id="451" w:author="Huang, Lili" w:date="2024-05-14T15:22:00Z"/>
          <w:bCs/>
          <w:sz w:val="18"/>
          <w:szCs w:val="18"/>
        </w:rPr>
        <w:pPrChange w:id="452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53" w:author="Huang, Lili" w:date="2024-05-14T15:22:00Z">
        <w:r>
          <w:rPr>
            <w:bCs/>
            <w:sz w:val="18"/>
            <w:szCs w:val="18"/>
          </w:rPr>
          <w:t>All coaching logs coached/to be coached by the submitter.</w:t>
        </w:r>
      </w:ins>
    </w:p>
    <w:p w14:paraId="305A9250" w14:textId="77777777" w:rsidR="004E1DFB" w:rsidRDefault="004E1DFB">
      <w:pPr>
        <w:tabs>
          <w:tab w:val="num" w:pos="1080"/>
        </w:tabs>
        <w:autoSpaceDE w:val="0"/>
        <w:autoSpaceDN w:val="0"/>
        <w:adjustRightInd w:val="0"/>
        <w:ind w:left="1440"/>
        <w:rPr>
          <w:ins w:id="454" w:author="Huang, Lili" w:date="2024-05-14T15:22:00Z"/>
          <w:bCs/>
        </w:rPr>
        <w:pPrChange w:id="455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1DABE360" w14:textId="68762499" w:rsidR="004E1DFB" w:rsidRPr="00A676FB" w:rsidRDefault="004E1DFB">
      <w:pPr>
        <w:tabs>
          <w:tab w:val="num" w:pos="1080"/>
        </w:tabs>
        <w:autoSpaceDE w:val="0"/>
        <w:autoSpaceDN w:val="0"/>
        <w:adjustRightInd w:val="0"/>
        <w:ind w:left="1440"/>
        <w:rPr>
          <w:ins w:id="456" w:author="Huang, Lili" w:date="2024-05-14T15:22:00Z"/>
          <w:b/>
          <w:sz w:val="18"/>
          <w:szCs w:val="18"/>
        </w:rPr>
        <w:pPrChange w:id="457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58" w:author="Huang, Lili" w:date="2024-05-14T15:22:00Z">
        <w:r w:rsidRPr="00A676FB">
          <w:rPr>
            <w:b/>
            <w:sz w:val="18"/>
            <w:szCs w:val="18"/>
          </w:rPr>
          <w:t xml:space="preserve">Pending </w:t>
        </w:r>
        <w:r w:rsidR="00F3674D">
          <w:rPr>
            <w:b/>
            <w:sz w:val="18"/>
            <w:szCs w:val="18"/>
          </w:rPr>
          <w:t>Quality Lead</w:t>
        </w:r>
        <w:r w:rsidRPr="00A676FB">
          <w:rPr>
            <w:b/>
            <w:sz w:val="18"/>
            <w:szCs w:val="18"/>
          </w:rPr>
          <w:t xml:space="preserve"> Review</w:t>
        </w:r>
      </w:ins>
    </w:p>
    <w:p w14:paraId="663EAB52" w14:textId="77777777" w:rsidR="004E1DFB" w:rsidRDefault="004E1DFB">
      <w:pPr>
        <w:tabs>
          <w:tab w:val="num" w:pos="1080"/>
        </w:tabs>
        <w:autoSpaceDE w:val="0"/>
        <w:autoSpaceDN w:val="0"/>
        <w:adjustRightInd w:val="0"/>
        <w:ind w:left="1440"/>
        <w:rPr>
          <w:ins w:id="459" w:author="Huang, Lili" w:date="2024-05-14T15:22:00Z"/>
          <w:bCs/>
          <w:sz w:val="18"/>
          <w:szCs w:val="18"/>
        </w:rPr>
        <w:pPrChange w:id="460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61" w:author="Huang, Lili" w:date="2024-05-14T15:22:00Z">
        <w:r>
          <w:rPr>
            <w:bCs/>
            <w:sz w:val="18"/>
            <w:szCs w:val="18"/>
          </w:rPr>
          <w:t>All coaching logs NOT coached/NOT to be coached by the submitter.</w:t>
        </w:r>
      </w:ins>
    </w:p>
    <w:p w14:paraId="63D2ED02" w14:textId="77777777" w:rsidR="004E1DFB" w:rsidRDefault="004E1DFB">
      <w:pPr>
        <w:tabs>
          <w:tab w:val="num" w:pos="1080"/>
        </w:tabs>
        <w:autoSpaceDE w:val="0"/>
        <w:autoSpaceDN w:val="0"/>
        <w:adjustRightInd w:val="0"/>
        <w:ind w:left="1440"/>
        <w:rPr>
          <w:ins w:id="462" w:author="Huang, Lili" w:date="2024-05-10T15:38:00Z"/>
          <w:bCs/>
        </w:rPr>
        <w:pPrChange w:id="463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2BE5A968" w14:textId="5CF60307" w:rsidR="000400C4" w:rsidRDefault="000400C4">
      <w:pPr>
        <w:tabs>
          <w:tab w:val="num" w:pos="1080"/>
        </w:tabs>
        <w:autoSpaceDE w:val="0"/>
        <w:autoSpaceDN w:val="0"/>
        <w:adjustRightInd w:val="0"/>
        <w:ind w:left="1440"/>
        <w:rPr>
          <w:ins w:id="464" w:author="Huang, Lili" w:date="2024-05-10T15:42:00Z"/>
          <w:b/>
          <w:u w:val="single"/>
        </w:rPr>
        <w:pPrChange w:id="465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66" w:author="Huang, Lili" w:date="2024-05-10T15:42:00Z">
        <w:r>
          <w:rPr>
            <w:b/>
            <w:u w:val="single"/>
          </w:rPr>
          <w:t>Supervisor</w:t>
        </w:r>
        <w:r w:rsidRPr="00CA50C5">
          <w:rPr>
            <w:b/>
            <w:u w:val="single"/>
          </w:rPr>
          <w:t xml:space="preserve"> Module</w:t>
        </w:r>
      </w:ins>
      <w:ins w:id="467" w:author="Huang, Lili" w:date="2024-05-14T15:36:00Z">
        <w:r w:rsidR="0078045D">
          <w:rPr>
            <w:b/>
            <w:u w:val="single"/>
          </w:rPr>
          <w:t>/</w:t>
        </w:r>
      </w:ins>
      <w:ins w:id="468" w:author="Huang, Lili" w:date="2024-05-10T15:42:00Z">
        <w:r w:rsidRPr="00CA50C5">
          <w:rPr>
            <w:b/>
            <w:u w:val="single"/>
          </w:rPr>
          <w:t>Employee Level:</w:t>
        </w:r>
      </w:ins>
    </w:p>
    <w:p w14:paraId="4D8805DA" w14:textId="77777777" w:rsidR="00AA1824" w:rsidRDefault="00AA1824">
      <w:pPr>
        <w:tabs>
          <w:tab w:val="num" w:pos="1080"/>
        </w:tabs>
        <w:autoSpaceDE w:val="0"/>
        <w:autoSpaceDN w:val="0"/>
        <w:adjustRightInd w:val="0"/>
        <w:ind w:left="1440"/>
        <w:rPr>
          <w:ins w:id="469" w:author="Huang, Lili" w:date="2024-05-14T15:23:00Z"/>
          <w:bCs/>
        </w:rPr>
        <w:pPrChange w:id="470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6E9BD4AB" w14:textId="77777777" w:rsidR="00467923" w:rsidRDefault="00467923">
      <w:pPr>
        <w:tabs>
          <w:tab w:val="num" w:pos="1080"/>
        </w:tabs>
        <w:autoSpaceDE w:val="0"/>
        <w:autoSpaceDN w:val="0"/>
        <w:adjustRightInd w:val="0"/>
        <w:ind w:left="1440"/>
        <w:rPr>
          <w:ins w:id="471" w:author="Huang, Lili" w:date="2024-05-14T15:24:00Z"/>
          <w:b/>
          <w:sz w:val="18"/>
          <w:szCs w:val="18"/>
        </w:rPr>
        <w:pPrChange w:id="472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73" w:author="Huang, Lili" w:date="2024-05-14T15:24:00Z">
        <w:r w:rsidRPr="00A676FB">
          <w:rPr>
            <w:b/>
            <w:sz w:val="18"/>
            <w:szCs w:val="18"/>
          </w:rPr>
          <w:t>Pending Employee Review</w:t>
        </w:r>
      </w:ins>
    </w:p>
    <w:p w14:paraId="6211C205" w14:textId="0D3C6645" w:rsidR="001845E0" w:rsidRPr="00A676FB" w:rsidRDefault="001845E0">
      <w:pPr>
        <w:tabs>
          <w:tab w:val="num" w:pos="1080"/>
        </w:tabs>
        <w:autoSpaceDE w:val="0"/>
        <w:autoSpaceDN w:val="0"/>
        <w:adjustRightInd w:val="0"/>
        <w:ind w:left="1440"/>
        <w:rPr>
          <w:ins w:id="474" w:author="Huang, Lili" w:date="2024-05-14T15:23:00Z"/>
          <w:bCs/>
          <w:sz w:val="18"/>
          <w:szCs w:val="18"/>
        </w:rPr>
        <w:pPrChange w:id="475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76" w:author="Huang, Lili" w:date="2024-05-14T15:23:00Z">
        <w:r>
          <w:rPr>
            <w:bCs/>
            <w:sz w:val="18"/>
            <w:szCs w:val="18"/>
          </w:rPr>
          <w:t>All non-CSE coaching logs coached/to be coached by the submitter.</w:t>
        </w:r>
      </w:ins>
    </w:p>
    <w:p w14:paraId="2FF19E85" w14:textId="77777777" w:rsidR="001845E0" w:rsidRDefault="001845E0">
      <w:pPr>
        <w:tabs>
          <w:tab w:val="num" w:pos="1080"/>
        </w:tabs>
        <w:autoSpaceDE w:val="0"/>
        <w:autoSpaceDN w:val="0"/>
        <w:adjustRightInd w:val="0"/>
        <w:ind w:left="1440"/>
        <w:rPr>
          <w:ins w:id="477" w:author="Huang, Lili" w:date="2024-05-10T15:39:00Z"/>
          <w:bCs/>
        </w:rPr>
        <w:pPrChange w:id="478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3006AFD9" w14:textId="4BD80D00" w:rsidR="00C74AF1" w:rsidRDefault="00C74AF1">
      <w:pPr>
        <w:tabs>
          <w:tab w:val="num" w:pos="1080"/>
        </w:tabs>
        <w:autoSpaceDE w:val="0"/>
        <w:autoSpaceDN w:val="0"/>
        <w:adjustRightInd w:val="0"/>
        <w:ind w:left="1440"/>
        <w:rPr>
          <w:ins w:id="479" w:author="Huang, Lili" w:date="2024-05-14T15:24:00Z"/>
          <w:b/>
          <w:sz w:val="18"/>
          <w:szCs w:val="18"/>
        </w:rPr>
        <w:pPrChange w:id="480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81" w:author="Huang, Lili" w:date="2024-05-14T15:24:00Z">
        <w:r w:rsidRPr="00A676FB">
          <w:rPr>
            <w:b/>
            <w:sz w:val="18"/>
            <w:szCs w:val="18"/>
          </w:rPr>
          <w:t>Pending Manager Review</w:t>
        </w:r>
      </w:ins>
    </w:p>
    <w:p w14:paraId="0B94F63F" w14:textId="359942F0" w:rsidR="00C74AF1" w:rsidRDefault="00691954">
      <w:pPr>
        <w:tabs>
          <w:tab w:val="num" w:pos="1080"/>
        </w:tabs>
        <w:autoSpaceDE w:val="0"/>
        <w:autoSpaceDN w:val="0"/>
        <w:adjustRightInd w:val="0"/>
        <w:ind w:left="1440"/>
        <w:rPr>
          <w:ins w:id="482" w:author="Huang, Lili" w:date="2024-05-14T15:24:00Z"/>
          <w:bCs/>
          <w:sz w:val="18"/>
          <w:szCs w:val="18"/>
        </w:rPr>
        <w:pPrChange w:id="483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84" w:author="Huang, Lili" w:date="2024-05-14T15:25:00Z">
        <w:r>
          <w:rPr>
            <w:bCs/>
            <w:sz w:val="18"/>
            <w:szCs w:val="18"/>
          </w:rPr>
          <w:t xml:space="preserve">All </w:t>
        </w:r>
        <w:r w:rsidR="00967FEE">
          <w:rPr>
            <w:bCs/>
            <w:sz w:val="18"/>
            <w:szCs w:val="18"/>
          </w:rPr>
          <w:t>non-</w:t>
        </w:r>
      </w:ins>
      <w:ins w:id="485" w:author="Huang, Lili" w:date="2024-05-14T15:26:00Z">
        <w:r w:rsidR="00967FEE">
          <w:rPr>
            <w:bCs/>
            <w:sz w:val="18"/>
            <w:szCs w:val="18"/>
          </w:rPr>
          <w:t xml:space="preserve">CSE </w:t>
        </w:r>
      </w:ins>
      <w:ins w:id="486" w:author="Huang, Lili" w:date="2024-05-14T15:25:00Z">
        <w:r>
          <w:rPr>
            <w:bCs/>
            <w:sz w:val="18"/>
            <w:szCs w:val="18"/>
          </w:rPr>
          <w:t>coaching logs</w:t>
        </w:r>
      </w:ins>
      <w:ins w:id="487" w:author="Huang, Lili" w:date="2024-05-14T15:26:00Z">
        <w:r w:rsidR="00CC2F5E">
          <w:rPr>
            <w:bCs/>
            <w:sz w:val="18"/>
            <w:szCs w:val="18"/>
          </w:rPr>
          <w:t xml:space="preserve"> NOT coached/NOT to be coached by the submitter</w:t>
        </w:r>
      </w:ins>
      <w:ins w:id="488" w:author="Huang, Lili" w:date="2024-05-14T15:25:00Z">
        <w:r>
          <w:rPr>
            <w:bCs/>
            <w:sz w:val="18"/>
            <w:szCs w:val="18"/>
          </w:rPr>
          <w:t>.</w:t>
        </w:r>
      </w:ins>
    </w:p>
    <w:p w14:paraId="5CDE76FD" w14:textId="77777777" w:rsidR="00467923" w:rsidRDefault="00467923">
      <w:pPr>
        <w:tabs>
          <w:tab w:val="num" w:pos="1080"/>
        </w:tabs>
        <w:autoSpaceDE w:val="0"/>
        <w:autoSpaceDN w:val="0"/>
        <w:adjustRightInd w:val="0"/>
        <w:ind w:left="1440"/>
        <w:rPr>
          <w:ins w:id="489" w:author="Huang, Lili" w:date="2024-05-14T15:24:00Z"/>
          <w:bCs/>
          <w:sz w:val="18"/>
          <w:szCs w:val="18"/>
        </w:rPr>
        <w:pPrChange w:id="490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722F331B" w14:textId="3FDEF928" w:rsidR="00407412" w:rsidRDefault="00407412">
      <w:pPr>
        <w:tabs>
          <w:tab w:val="num" w:pos="1080"/>
        </w:tabs>
        <w:autoSpaceDE w:val="0"/>
        <w:autoSpaceDN w:val="0"/>
        <w:adjustRightInd w:val="0"/>
        <w:ind w:left="1440"/>
        <w:rPr>
          <w:ins w:id="491" w:author="Huang, Lili" w:date="2024-05-14T15:27:00Z"/>
          <w:b/>
          <w:sz w:val="18"/>
          <w:szCs w:val="18"/>
        </w:rPr>
        <w:pPrChange w:id="492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93" w:author="Huang, Lili" w:date="2024-05-14T15:27:00Z">
        <w:r w:rsidRPr="00A676FB">
          <w:rPr>
            <w:b/>
            <w:sz w:val="18"/>
            <w:szCs w:val="18"/>
          </w:rPr>
          <w:t xml:space="preserve">Pending </w:t>
        </w:r>
        <w:r>
          <w:rPr>
            <w:b/>
            <w:sz w:val="18"/>
            <w:szCs w:val="18"/>
          </w:rPr>
          <w:t xml:space="preserve">Sr. </w:t>
        </w:r>
        <w:r w:rsidRPr="00A676FB">
          <w:rPr>
            <w:b/>
            <w:sz w:val="18"/>
            <w:szCs w:val="18"/>
          </w:rPr>
          <w:t>Manager Review</w:t>
        </w:r>
      </w:ins>
    </w:p>
    <w:p w14:paraId="17C87F62" w14:textId="77777777" w:rsidR="00407412" w:rsidRDefault="00407412">
      <w:pPr>
        <w:tabs>
          <w:tab w:val="num" w:pos="1080"/>
        </w:tabs>
        <w:autoSpaceDE w:val="0"/>
        <w:autoSpaceDN w:val="0"/>
        <w:adjustRightInd w:val="0"/>
        <w:ind w:left="1440"/>
        <w:rPr>
          <w:ins w:id="494" w:author="Huang, Lili" w:date="2024-05-14T15:27:00Z"/>
          <w:bCs/>
          <w:sz w:val="18"/>
          <w:szCs w:val="18"/>
        </w:rPr>
        <w:pPrChange w:id="495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496" w:author="Huang, Lili" w:date="2024-05-14T15:27:00Z">
        <w:r>
          <w:rPr>
            <w:bCs/>
            <w:sz w:val="18"/>
            <w:szCs w:val="18"/>
          </w:rPr>
          <w:t xml:space="preserve">All CSE (Customer </w:t>
        </w:r>
        <w:r w:rsidRPr="00657CCF">
          <w:rPr>
            <w:bCs/>
            <w:sz w:val="18"/>
            <w:szCs w:val="18"/>
          </w:rPr>
          <w:t>Service</w:t>
        </w:r>
        <w:r>
          <w:rPr>
            <w:bCs/>
            <w:sz w:val="18"/>
            <w:szCs w:val="18"/>
          </w:rPr>
          <w:t xml:space="preserve"> Escalation) coaching logs.</w:t>
        </w:r>
      </w:ins>
    </w:p>
    <w:p w14:paraId="68E0E8CA" w14:textId="77777777" w:rsidR="00467923" w:rsidRDefault="00467923">
      <w:pPr>
        <w:tabs>
          <w:tab w:val="num" w:pos="1080"/>
        </w:tabs>
        <w:autoSpaceDE w:val="0"/>
        <w:autoSpaceDN w:val="0"/>
        <w:adjustRightInd w:val="0"/>
        <w:ind w:left="1440"/>
        <w:rPr>
          <w:ins w:id="497" w:author="Huang, Lili" w:date="2024-05-14T15:24:00Z"/>
          <w:bCs/>
          <w:sz w:val="18"/>
          <w:szCs w:val="18"/>
        </w:rPr>
        <w:pPrChange w:id="498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43D8F502" w14:textId="1FA29816" w:rsidR="008309CF" w:rsidRDefault="008309CF">
      <w:pPr>
        <w:tabs>
          <w:tab w:val="num" w:pos="1080"/>
        </w:tabs>
        <w:autoSpaceDE w:val="0"/>
        <w:autoSpaceDN w:val="0"/>
        <w:adjustRightInd w:val="0"/>
        <w:ind w:left="1440"/>
        <w:rPr>
          <w:ins w:id="499" w:author="Huang, Lili" w:date="2024-05-10T15:42:00Z"/>
          <w:b/>
          <w:u w:val="single"/>
        </w:rPr>
        <w:pPrChange w:id="500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501" w:author="Huang, Lili" w:date="2024-05-10T15:42:00Z">
        <w:r>
          <w:rPr>
            <w:b/>
            <w:u w:val="single"/>
          </w:rPr>
          <w:t>Training</w:t>
        </w:r>
        <w:r w:rsidRPr="00CA50C5">
          <w:rPr>
            <w:b/>
            <w:u w:val="single"/>
          </w:rPr>
          <w:t xml:space="preserve"> Module</w:t>
        </w:r>
      </w:ins>
      <w:ins w:id="502" w:author="Huang, Lili" w:date="2024-05-14T15:37:00Z">
        <w:r w:rsidR="00576B35">
          <w:rPr>
            <w:b/>
            <w:u w:val="single"/>
          </w:rPr>
          <w:t>/</w:t>
        </w:r>
      </w:ins>
      <w:ins w:id="503" w:author="Huang, Lili" w:date="2024-05-10T15:42:00Z">
        <w:r w:rsidRPr="00CA50C5">
          <w:rPr>
            <w:b/>
            <w:u w:val="single"/>
          </w:rPr>
          <w:t>Employee Level:</w:t>
        </w:r>
      </w:ins>
    </w:p>
    <w:p w14:paraId="17C5C20E" w14:textId="77777777" w:rsidR="008309CF" w:rsidRDefault="008309CF">
      <w:pPr>
        <w:tabs>
          <w:tab w:val="num" w:pos="1080"/>
        </w:tabs>
        <w:autoSpaceDE w:val="0"/>
        <w:autoSpaceDN w:val="0"/>
        <w:adjustRightInd w:val="0"/>
        <w:ind w:left="1440"/>
        <w:rPr>
          <w:ins w:id="504" w:author="Huang, Lili" w:date="2024-05-14T15:28:00Z"/>
          <w:bCs/>
        </w:rPr>
        <w:pPrChange w:id="505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4780E60D" w14:textId="77777777" w:rsidR="005F7D9C" w:rsidRDefault="005F7D9C">
      <w:pPr>
        <w:tabs>
          <w:tab w:val="num" w:pos="1080"/>
        </w:tabs>
        <w:autoSpaceDE w:val="0"/>
        <w:autoSpaceDN w:val="0"/>
        <w:adjustRightInd w:val="0"/>
        <w:ind w:left="1440"/>
        <w:rPr>
          <w:ins w:id="506" w:author="Huang, Lili" w:date="2024-05-14T15:28:00Z"/>
          <w:b/>
          <w:sz w:val="18"/>
          <w:szCs w:val="18"/>
        </w:rPr>
        <w:pPrChange w:id="507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508" w:author="Huang, Lili" w:date="2024-05-14T15:28:00Z">
        <w:r w:rsidRPr="00A676FB">
          <w:rPr>
            <w:b/>
            <w:sz w:val="18"/>
            <w:szCs w:val="18"/>
          </w:rPr>
          <w:t>Pending Employee Review</w:t>
        </w:r>
      </w:ins>
    </w:p>
    <w:p w14:paraId="37066BB9" w14:textId="4691708C" w:rsidR="005F7D9C" w:rsidRPr="00A676FB" w:rsidRDefault="005F7D9C">
      <w:pPr>
        <w:tabs>
          <w:tab w:val="num" w:pos="1080"/>
        </w:tabs>
        <w:autoSpaceDE w:val="0"/>
        <w:autoSpaceDN w:val="0"/>
        <w:adjustRightInd w:val="0"/>
        <w:ind w:left="1440"/>
        <w:rPr>
          <w:ins w:id="509" w:author="Huang, Lili" w:date="2024-05-14T15:28:00Z"/>
          <w:bCs/>
          <w:sz w:val="18"/>
          <w:szCs w:val="18"/>
        </w:rPr>
        <w:pPrChange w:id="510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511" w:author="Huang, Lili" w:date="2024-05-14T15:28:00Z">
        <w:r>
          <w:rPr>
            <w:bCs/>
            <w:sz w:val="18"/>
            <w:szCs w:val="18"/>
          </w:rPr>
          <w:t>All non-CSE coaching logs coached/to be coached by the submitter.</w:t>
        </w:r>
      </w:ins>
    </w:p>
    <w:p w14:paraId="0C5F5A5F" w14:textId="77777777" w:rsidR="005F7D9C" w:rsidRDefault="005F7D9C">
      <w:pPr>
        <w:tabs>
          <w:tab w:val="num" w:pos="1080"/>
        </w:tabs>
        <w:autoSpaceDE w:val="0"/>
        <w:autoSpaceDN w:val="0"/>
        <w:adjustRightInd w:val="0"/>
        <w:ind w:left="1440"/>
        <w:rPr>
          <w:ins w:id="512" w:author="Huang, Lili" w:date="2024-05-14T15:28:00Z"/>
          <w:bCs/>
        </w:rPr>
        <w:pPrChange w:id="513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411AB0E6" w14:textId="77777777" w:rsidR="005F7D9C" w:rsidRDefault="005F7D9C">
      <w:pPr>
        <w:tabs>
          <w:tab w:val="num" w:pos="1080"/>
        </w:tabs>
        <w:autoSpaceDE w:val="0"/>
        <w:autoSpaceDN w:val="0"/>
        <w:adjustRightInd w:val="0"/>
        <w:ind w:left="1440"/>
        <w:rPr>
          <w:ins w:id="514" w:author="Huang, Lili" w:date="2024-05-14T15:28:00Z"/>
          <w:b/>
          <w:sz w:val="18"/>
          <w:szCs w:val="18"/>
        </w:rPr>
        <w:pPrChange w:id="515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516" w:author="Huang, Lili" w:date="2024-05-14T15:28:00Z">
        <w:r w:rsidRPr="00A676FB">
          <w:rPr>
            <w:b/>
            <w:sz w:val="18"/>
            <w:szCs w:val="18"/>
          </w:rPr>
          <w:t>Pending Manager Review</w:t>
        </w:r>
      </w:ins>
    </w:p>
    <w:p w14:paraId="38013ED9" w14:textId="06BC5FE5" w:rsidR="005F7D9C" w:rsidRDefault="005F7D9C">
      <w:pPr>
        <w:tabs>
          <w:tab w:val="num" w:pos="1080"/>
        </w:tabs>
        <w:autoSpaceDE w:val="0"/>
        <w:autoSpaceDN w:val="0"/>
        <w:adjustRightInd w:val="0"/>
        <w:ind w:left="1440"/>
        <w:rPr>
          <w:ins w:id="517" w:author="Huang, Lili" w:date="2024-05-14T15:28:00Z"/>
          <w:bCs/>
          <w:sz w:val="18"/>
          <w:szCs w:val="18"/>
        </w:rPr>
        <w:pPrChange w:id="518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519" w:author="Huang, Lili" w:date="2024-05-14T15:28:00Z">
        <w:r>
          <w:rPr>
            <w:bCs/>
            <w:sz w:val="18"/>
            <w:szCs w:val="18"/>
          </w:rPr>
          <w:t>All CSE</w:t>
        </w:r>
      </w:ins>
      <w:ins w:id="520" w:author="Huang, Lili" w:date="2024-05-14T15:37:00Z">
        <w:r w:rsidR="00DB783A">
          <w:rPr>
            <w:bCs/>
            <w:sz w:val="18"/>
            <w:szCs w:val="18"/>
          </w:rPr>
          <w:t xml:space="preserve"> </w:t>
        </w:r>
      </w:ins>
      <w:ins w:id="521" w:author="Huang, Lili" w:date="2024-05-14T15:28:00Z">
        <w:r>
          <w:rPr>
            <w:bCs/>
            <w:sz w:val="18"/>
            <w:szCs w:val="18"/>
          </w:rPr>
          <w:t>coaching logs.</w:t>
        </w:r>
      </w:ins>
    </w:p>
    <w:p w14:paraId="41E898E5" w14:textId="77777777" w:rsidR="005F7D9C" w:rsidRDefault="005F7D9C">
      <w:pPr>
        <w:tabs>
          <w:tab w:val="num" w:pos="1080"/>
        </w:tabs>
        <w:autoSpaceDE w:val="0"/>
        <w:autoSpaceDN w:val="0"/>
        <w:adjustRightInd w:val="0"/>
        <w:ind w:left="1440"/>
        <w:rPr>
          <w:ins w:id="522" w:author="Huang, Lili" w:date="2024-05-14T15:30:00Z"/>
          <w:bCs/>
        </w:rPr>
        <w:pPrChange w:id="523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4901D64F" w14:textId="77777777" w:rsidR="005F7D9C" w:rsidRPr="00A676FB" w:rsidRDefault="005F7D9C">
      <w:pPr>
        <w:tabs>
          <w:tab w:val="num" w:pos="1080"/>
        </w:tabs>
        <w:autoSpaceDE w:val="0"/>
        <w:autoSpaceDN w:val="0"/>
        <w:adjustRightInd w:val="0"/>
        <w:ind w:left="1440"/>
        <w:rPr>
          <w:ins w:id="524" w:author="Huang, Lili" w:date="2024-05-14T15:30:00Z"/>
          <w:b/>
          <w:sz w:val="18"/>
          <w:szCs w:val="18"/>
        </w:rPr>
        <w:pPrChange w:id="525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526" w:author="Huang, Lili" w:date="2024-05-14T15:30:00Z">
        <w:r w:rsidRPr="00A676FB">
          <w:rPr>
            <w:b/>
            <w:sz w:val="18"/>
            <w:szCs w:val="18"/>
          </w:rPr>
          <w:t>Pending Supervisor Review</w:t>
        </w:r>
      </w:ins>
    </w:p>
    <w:p w14:paraId="66877787" w14:textId="762D802C" w:rsidR="005F7D9C" w:rsidRDefault="005F7D9C">
      <w:pPr>
        <w:tabs>
          <w:tab w:val="num" w:pos="1080"/>
        </w:tabs>
        <w:autoSpaceDE w:val="0"/>
        <w:autoSpaceDN w:val="0"/>
        <w:adjustRightInd w:val="0"/>
        <w:ind w:left="1440"/>
        <w:rPr>
          <w:ins w:id="527" w:author="Huang, Lili" w:date="2024-05-14T15:30:00Z"/>
          <w:bCs/>
          <w:sz w:val="18"/>
          <w:szCs w:val="18"/>
        </w:rPr>
        <w:pPrChange w:id="528" w:author="Huang, Lili" w:date="2024-05-14T15:45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  <w:ins w:id="529" w:author="Huang, Lili" w:date="2024-05-14T15:30:00Z">
        <w:r>
          <w:rPr>
            <w:bCs/>
            <w:sz w:val="18"/>
            <w:szCs w:val="18"/>
          </w:rPr>
          <w:t>All non-CSE coaching logs NOT coached/NOT to be coached by the submitter.</w:t>
        </w:r>
      </w:ins>
    </w:p>
    <w:p w14:paraId="3F9594BF" w14:textId="77777777" w:rsidR="005F7D9C" w:rsidRPr="00A238CF" w:rsidRDefault="005F7D9C">
      <w:pPr>
        <w:tabs>
          <w:tab w:val="num" w:pos="1080"/>
        </w:tabs>
        <w:autoSpaceDE w:val="0"/>
        <w:autoSpaceDN w:val="0"/>
        <w:adjustRightInd w:val="0"/>
        <w:outlineLvl w:val="1"/>
        <w:rPr>
          <w:ins w:id="530" w:author="Huang, Lili" w:date="2024-05-10T15:40:00Z"/>
          <w:bCs/>
        </w:rPr>
        <w:pPrChange w:id="531" w:author="Huang, Lili" w:date="2024-05-14T15:43:00Z">
          <w:pPr>
            <w:tabs>
              <w:tab w:val="num" w:pos="1080"/>
            </w:tabs>
            <w:autoSpaceDE w:val="0"/>
            <w:autoSpaceDN w:val="0"/>
            <w:adjustRightInd w:val="0"/>
            <w:ind w:left="360"/>
            <w:outlineLvl w:val="1"/>
          </w:pPr>
        </w:pPrChange>
      </w:pPr>
    </w:p>
    <w:p w14:paraId="5B9F0D37" w14:textId="77777777" w:rsidR="004C2FAA" w:rsidRPr="004C2FAA" w:rsidRDefault="004C2FAA" w:rsidP="004C2FAA">
      <w:pPr>
        <w:pStyle w:val="ListParagraph"/>
        <w:numPr>
          <w:ilvl w:val="0"/>
          <w:numId w:val="23"/>
        </w:numPr>
        <w:autoSpaceDE w:val="0"/>
        <w:autoSpaceDN w:val="0"/>
        <w:adjustRightInd w:val="0"/>
        <w:outlineLvl w:val="1"/>
        <w:rPr>
          <w:ins w:id="532" w:author="Huang, Lili" w:date="2024-05-14T15:42:00Z"/>
          <w:vanish/>
        </w:rPr>
      </w:pPr>
      <w:bookmarkStart w:id="533" w:name="_Toc166594015"/>
      <w:bookmarkEnd w:id="533"/>
    </w:p>
    <w:p w14:paraId="22132177" w14:textId="77777777" w:rsidR="004C2FAA" w:rsidRPr="004C2FAA" w:rsidRDefault="004C2FAA" w:rsidP="004C2FAA">
      <w:pPr>
        <w:pStyle w:val="ListParagraph"/>
        <w:numPr>
          <w:ilvl w:val="0"/>
          <w:numId w:val="23"/>
        </w:numPr>
        <w:autoSpaceDE w:val="0"/>
        <w:autoSpaceDN w:val="0"/>
        <w:adjustRightInd w:val="0"/>
        <w:outlineLvl w:val="1"/>
        <w:rPr>
          <w:ins w:id="534" w:author="Huang, Lili" w:date="2024-05-14T15:42:00Z"/>
          <w:vanish/>
        </w:rPr>
      </w:pPr>
      <w:bookmarkStart w:id="535" w:name="_Toc166594016"/>
      <w:bookmarkEnd w:id="535"/>
    </w:p>
    <w:p w14:paraId="7E1333F0" w14:textId="77777777" w:rsidR="004C2FAA" w:rsidRPr="004C2FAA" w:rsidRDefault="004C2FAA" w:rsidP="004C2FAA">
      <w:pPr>
        <w:pStyle w:val="ListParagraph"/>
        <w:numPr>
          <w:ilvl w:val="1"/>
          <w:numId w:val="23"/>
        </w:numPr>
        <w:autoSpaceDE w:val="0"/>
        <w:autoSpaceDN w:val="0"/>
        <w:adjustRightInd w:val="0"/>
        <w:outlineLvl w:val="1"/>
        <w:rPr>
          <w:ins w:id="536" w:author="Huang, Lili" w:date="2024-05-14T15:42:00Z"/>
          <w:vanish/>
        </w:rPr>
      </w:pPr>
      <w:bookmarkStart w:id="537" w:name="_Toc166594017"/>
      <w:bookmarkEnd w:id="537"/>
    </w:p>
    <w:p w14:paraId="4AC6DB2F" w14:textId="6B725AD1" w:rsidR="004C2FAA" w:rsidRDefault="00BA4676" w:rsidP="004C2FAA">
      <w:pPr>
        <w:pStyle w:val="ListParagraph"/>
        <w:numPr>
          <w:ilvl w:val="1"/>
          <w:numId w:val="23"/>
        </w:numPr>
        <w:autoSpaceDE w:val="0"/>
        <w:autoSpaceDN w:val="0"/>
        <w:adjustRightInd w:val="0"/>
        <w:outlineLvl w:val="1"/>
        <w:rPr>
          <w:ins w:id="538" w:author="Huang, Lili" w:date="2024-05-14T15:42:00Z"/>
        </w:rPr>
      </w:pPr>
      <w:bookmarkStart w:id="539" w:name="_Toc166594018"/>
      <w:ins w:id="540" w:author="Huang, Lili" w:date="2024-05-14T15:46:00Z">
        <w:r>
          <w:t>Warning Log</w:t>
        </w:r>
      </w:ins>
      <w:bookmarkEnd w:id="539"/>
    </w:p>
    <w:p w14:paraId="2F7AAE62" w14:textId="752BD64F" w:rsidR="0029709D" w:rsidRPr="0029709D" w:rsidDel="00FA1CEF" w:rsidRDefault="0029709D" w:rsidP="0029709D">
      <w:pPr>
        <w:rPr>
          <w:del w:id="541" w:author="Huang, Lili" w:date="2024-05-14T15:37:00Z"/>
        </w:rPr>
      </w:pPr>
    </w:p>
    <w:p w14:paraId="1080AEA9" w14:textId="2736F647" w:rsidR="0029709D" w:rsidRPr="0029709D" w:rsidDel="0078615B" w:rsidRDefault="0046566A">
      <w:pPr>
        <w:ind w:left="1440"/>
        <w:rPr>
          <w:del w:id="542" w:author="Huang, Lili" w:date="2024-05-14T15:33:00Z"/>
        </w:rPr>
        <w:pPrChange w:id="543" w:author="Huang, Lili" w:date="2024-05-14T15:46:00Z">
          <w:pPr/>
        </w:pPrChange>
      </w:pPr>
      <w:ins w:id="544" w:author="Huang, Lili" w:date="2024-05-14T15:32:00Z">
        <w:r>
          <w:tab/>
          <w:t xml:space="preserve">All warning logs will be submitted </w:t>
        </w:r>
      </w:ins>
      <w:ins w:id="545" w:author="Huang, Lili" w:date="2024-05-14T15:37:00Z">
        <w:r w:rsidR="001A171A">
          <w:t>as</w:t>
        </w:r>
      </w:ins>
      <w:ins w:id="546" w:author="Huang, Lili" w:date="2024-05-14T15:32:00Z">
        <w:r>
          <w:t xml:space="preserve"> Pending Empl</w:t>
        </w:r>
      </w:ins>
      <w:ins w:id="547" w:author="Huang, Lili" w:date="2024-05-14T15:33:00Z">
        <w:r>
          <w:t>oyee Revie</w:t>
        </w:r>
        <w:r w:rsidR="0078615B">
          <w:t>w.</w:t>
        </w:r>
      </w:ins>
    </w:p>
    <w:p w14:paraId="33B940B1" w14:textId="77777777" w:rsidR="0029709D" w:rsidRPr="0029709D" w:rsidDel="0078615B" w:rsidRDefault="0029709D">
      <w:pPr>
        <w:ind w:left="1440"/>
        <w:rPr>
          <w:del w:id="548" w:author="Huang, Lili" w:date="2024-05-14T15:33:00Z"/>
        </w:rPr>
        <w:pPrChange w:id="549" w:author="Huang, Lili" w:date="2024-05-14T15:46:00Z">
          <w:pPr/>
        </w:pPrChange>
      </w:pPr>
    </w:p>
    <w:p w14:paraId="64F3A216" w14:textId="77777777" w:rsidR="0029709D" w:rsidRPr="0029709D" w:rsidDel="0078615B" w:rsidRDefault="0029709D">
      <w:pPr>
        <w:ind w:left="1440"/>
        <w:rPr>
          <w:del w:id="550" w:author="Huang, Lili" w:date="2024-05-14T15:33:00Z"/>
        </w:rPr>
        <w:pPrChange w:id="551" w:author="Huang, Lili" w:date="2024-05-14T15:46:00Z">
          <w:pPr/>
        </w:pPrChange>
      </w:pPr>
    </w:p>
    <w:p w14:paraId="719E1363" w14:textId="77777777" w:rsidR="0029709D" w:rsidRPr="0029709D" w:rsidRDefault="0029709D">
      <w:pPr>
        <w:ind w:left="1440"/>
        <w:pPrChange w:id="552" w:author="Huang, Lili" w:date="2024-05-14T15:46:00Z">
          <w:pPr/>
        </w:pPrChange>
      </w:pPr>
    </w:p>
    <w:p w14:paraId="585A9E4C" w14:textId="77777777" w:rsidR="0029709D" w:rsidRPr="0029709D" w:rsidRDefault="0029709D" w:rsidP="0029709D"/>
    <w:p w14:paraId="2777A1A7" w14:textId="77777777" w:rsidR="0029709D" w:rsidRPr="0029709D" w:rsidRDefault="0029709D" w:rsidP="0029709D"/>
    <w:p w14:paraId="3381478E" w14:textId="77777777" w:rsidR="0029709D" w:rsidRPr="0029709D" w:rsidDel="00B3410A" w:rsidRDefault="0029709D" w:rsidP="0029709D">
      <w:pPr>
        <w:rPr>
          <w:del w:id="553" w:author="Huang, Lili" w:date="2024-05-14T15:38:00Z"/>
        </w:rPr>
      </w:pPr>
    </w:p>
    <w:p w14:paraId="01A2DBCC" w14:textId="77777777" w:rsidR="0029709D" w:rsidRPr="0029709D" w:rsidDel="00B3410A" w:rsidRDefault="0029709D" w:rsidP="0029709D">
      <w:pPr>
        <w:rPr>
          <w:del w:id="554" w:author="Huang, Lili" w:date="2024-05-14T15:38:00Z"/>
        </w:rPr>
      </w:pPr>
    </w:p>
    <w:p w14:paraId="5FD6BFFA" w14:textId="77777777" w:rsidR="0029709D" w:rsidRPr="0029709D" w:rsidDel="00B3410A" w:rsidRDefault="0029709D" w:rsidP="0029709D">
      <w:pPr>
        <w:rPr>
          <w:del w:id="555" w:author="Huang, Lili" w:date="2024-05-14T15:37:00Z"/>
        </w:rPr>
      </w:pPr>
    </w:p>
    <w:p w14:paraId="4C8FD3BB" w14:textId="77777777" w:rsidR="0029709D" w:rsidRPr="0029709D" w:rsidDel="00B3410A" w:rsidRDefault="0029709D" w:rsidP="0029709D">
      <w:pPr>
        <w:rPr>
          <w:del w:id="556" w:author="Huang, Lili" w:date="2024-05-14T15:37:00Z"/>
        </w:rPr>
      </w:pPr>
    </w:p>
    <w:p w14:paraId="44BA802E" w14:textId="77777777" w:rsidR="0029709D" w:rsidRPr="0029709D" w:rsidDel="00B3410A" w:rsidRDefault="0029709D" w:rsidP="0029709D">
      <w:pPr>
        <w:rPr>
          <w:del w:id="557" w:author="Huang, Lili" w:date="2024-05-14T15:37:00Z"/>
        </w:rPr>
      </w:pPr>
    </w:p>
    <w:p w14:paraId="41D436FB" w14:textId="77777777" w:rsidR="0029709D" w:rsidRPr="0029709D" w:rsidRDefault="0029709D" w:rsidP="0029709D"/>
    <w:p w14:paraId="054E25F6" w14:textId="77777777" w:rsidR="0029709D" w:rsidRPr="0029709D" w:rsidRDefault="0029709D" w:rsidP="0029709D"/>
    <w:p w14:paraId="2212FBA0" w14:textId="77777777" w:rsidR="0029709D" w:rsidRPr="0029709D" w:rsidRDefault="0029709D" w:rsidP="0029709D"/>
    <w:p w14:paraId="4D4BF7E0" w14:textId="77777777" w:rsidR="0029709D" w:rsidRPr="0029709D" w:rsidRDefault="0029709D" w:rsidP="0029709D"/>
    <w:p w14:paraId="7671228A" w14:textId="77777777" w:rsidR="0029709D" w:rsidRPr="0029709D" w:rsidRDefault="0029709D" w:rsidP="0029709D"/>
    <w:p w14:paraId="6D4703FD" w14:textId="77777777" w:rsidR="0029709D" w:rsidRDefault="0029709D" w:rsidP="0029709D"/>
    <w:p w14:paraId="5870E47D" w14:textId="77777777" w:rsidR="0029709D" w:rsidRDefault="0029709D" w:rsidP="0029709D"/>
    <w:p w14:paraId="7DFA78AE" w14:textId="77777777" w:rsidR="00955F36" w:rsidRPr="0029709D" w:rsidRDefault="0029709D" w:rsidP="0029709D">
      <w:pPr>
        <w:tabs>
          <w:tab w:val="left" w:pos="5184"/>
        </w:tabs>
      </w:pPr>
      <w:r>
        <w:tab/>
      </w:r>
    </w:p>
    <w:sectPr w:rsidR="00955F36" w:rsidRPr="0029709D" w:rsidSect="009B6177">
      <w:footerReference w:type="default" r:id="rId33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1D456" w14:textId="77777777" w:rsidR="00DD1799" w:rsidRDefault="00DD1799">
      <w:r>
        <w:separator/>
      </w:r>
    </w:p>
  </w:endnote>
  <w:endnote w:type="continuationSeparator" w:id="0">
    <w:p w14:paraId="44E5304D" w14:textId="77777777" w:rsidR="00DD1799" w:rsidRDefault="00DD1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6FCFE" w14:textId="77777777" w:rsidR="00695F1E" w:rsidRDefault="00695F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7F78B" w14:textId="77777777" w:rsidR="00217AA5" w:rsidRDefault="00B2256E" w:rsidP="0075562D">
    <w:pPr>
      <w:rPr>
        <w:sz w:val="18"/>
      </w:rPr>
    </w:pPr>
    <w:r>
      <w:rPr>
        <w:b/>
        <w:sz w:val="18"/>
      </w:rPr>
      <w:t>MAXIMUS</w:t>
    </w:r>
    <w:r w:rsidR="00217AA5">
      <w:rPr>
        <w:b/>
        <w:sz w:val="18"/>
      </w:rPr>
      <w:t xml:space="preserve"> CONFIDENTIAL</w:t>
    </w:r>
    <w:r w:rsidR="00217AA5">
      <w:rPr>
        <w:b/>
        <w:sz w:val="18"/>
      </w:rPr>
      <w:tab/>
      <w:t xml:space="preserve">                                                         </w:t>
    </w:r>
    <w:proofErr w:type="spellStart"/>
    <w:r w:rsidR="00217AA5">
      <w:rPr>
        <w:b/>
        <w:sz w:val="18"/>
      </w:rPr>
      <w:t>CCO_eCoaching_Log_New_Submission_DD</w:t>
    </w:r>
    <w:proofErr w:type="spellEnd"/>
  </w:p>
  <w:p w14:paraId="6E604EA8" w14:textId="77777777" w:rsidR="00217AA5" w:rsidRDefault="00217AA5" w:rsidP="0075562D">
    <w:pPr>
      <w:rPr>
        <w:sz w:val="18"/>
      </w:rPr>
    </w:pPr>
    <w:r>
      <w:rPr>
        <w:sz w:val="18"/>
      </w:rPr>
      <w:t xml:space="preserve">Copyrighted Material of </w:t>
    </w:r>
    <w:r w:rsidR="00426B8C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7FB687F3" w14:textId="77777777" w:rsidR="00217AA5" w:rsidRDefault="00217AA5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0B6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6A13A" w14:textId="77777777" w:rsidR="00695F1E" w:rsidRDefault="00695F1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B4004" w14:textId="77777777" w:rsidR="00217AA5" w:rsidRDefault="00695F1E" w:rsidP="0075562D">
    <w:pPr>
      <w:rPr>
        <w:sz w:val="18"/>
      </w:rPr>
    </w:pPr>
    <w:r>
      <w:rPr>
        <w:b/>
        <w:sz w:val="18"/>
      </w:rPr>
      <w:t>MAXIMUS</w:t>
    </w:r>
    <w:r w:rsidR="003B311B">
      <w:rPr>
        <w:b/>
        <w:sz w:val="18"/>
      </w:rPr>
      <w:t xml:space="preserve"> CONFIDENTIAL</w:t>
    </w:r>
    <w:r w:rsidR="003B311B">
      <w:rPr>
        <w:b/>
        <w:sz w:val="18"/>
      </w:rPr>
      <w:tab/>
    </w:r>
    <w:r w:rsidR="003B311B">
      <w:rPr>
        <w:b/>
        <w:sz w:val="18"/>
      </w:rPr>
      <w:tab/>
    </w:r>
    <w:r w:rsidR="00217AA5">
      <w:rPr>
        <w:b/>
        <w:sz w:val="18"/>
      </w:rPr>
      <w:t xml:space="preserve">                                                </w:t>
    </w:r>
    <w:proofErr w:type="spellStart"/>
    <w:r w:rsidR="00217AA5">
      <w:rPr>
        <w:b/>
        <w:sz w:val="18"/>
      </w:rPr>
      <w:t>CCO_eCoaching_</w:t>
    </w:r>
    <w:r w:rsidR="003B311B">
      <w:rPr>
        <w:b/>
        <w:sz w:val="18"/>
      </w:rPr>
      <w:t>Log_New_Submission</w:t>
    </w:r>
    <w:r w:rsidR="00217AA5">
      <w:rPr>
        <w:b/>
        <w:sz w:val="18"/>
      </w:rPr>
      <w:t>_DD</w:t>
    </w:r>
    <w:proofErr w:type="spellEnd"/>
  </w:p>
  <w:p w14:paraId="17D3C6C7" w14:textId="77777777" w:rsidR="00217AA5" w:rsidRDefault="00217AA5" w:rsidP="0075562D">
    <w:pPr>
      <w:rPr>
        <w:sz w:val="18"/>
      </w:rPr>
    </w:pPr>
    <w:r>
      <w:rPr>
        <w:sz w:val="18"/>
      </w:rPr>
      <w:t xml:space="preserve">Copyrighted Material of </w:t>
    </w:r>
    <w:r w:rsidR="00695F1E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27D744B" w14:textId="77777777" w:rsidR="00217AA5" w:rsidRDefault="00217AA5" w:rsidP="0075562D">
    <w:pPr>
      <w:pStyle w:val="Footer"/>
      <w:rPr>
        <w:rStyle w:val="PageNumber"/>
      </w:rPr>
    </w:pPr>
    <w:r>
      <w:rPr>
        <w:sz w:val="18"/>
      </w:rPr>
      <w:t>Created 201</w:t>
    </w:r>
    <w:r w:rsidR="0067249B">
      <w:rPr>
        <w:sz w:val="18"/>
      </w:rPr>
      <w:t>8</w:t>
    </w:r>
    <w:r>
      <w:rPr>
        <w:sz w:val="18"/>
      </w:rPr>
      <w:t xml:space="preserve">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0B6">
      <w:rPr>
        <w:rStyle w:val="PageNumber"/>
        <w:noProof/>
      </w:rPr>
      <w:t>11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DFB22" w14:textId="77777777" w:rsidR="00DD1799" w:rsidRDefault="00DD1799">
      <w:r>
        <w:separator/>
      </w:r>
    </w:p>
  </w:footnote>
  <w:footnote w:type="continuationSeparator" w:id="0">
    <w:p w14:paraId="4165FD2A" w14:textId="77777777" w:rsidR="00DD1799" w:rsidRDefault="00DD17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E6B27" w14:textId="77777777" w:rsidR="00695F1E" w:rsidRDefault="00695F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10DBA" w14:textId="77777777" w:rsidR="00695F1E" w:rsidRDefault="00695F1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2B1EA" w14:textId="77777777" w:rsidR="00695F1E" w:rsidRDefault="00695F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A33"/>
    <w:multiLevelType w:val="hybridMultilevel"/>
    <w:tmpl w:val="EFF8BDA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793480F"/>
    <w:multiLevelType w:val="hybridMultilevel"/>
    <w:tmpl w:val="478674B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AAD338A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0C5141F6"/>
    <w:multiLevelType w:val="hybridMultilevel"/>
    <w:tmpl w:val="7E88BCF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F8756CB"/>
    <w:multiLevelType w:val="hybridMultilevel"/>
    <w:tmpl w:val="D89EA9B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1995A28"/>
    <w:multiLevelType w:val="hybridMultilevel"/>
    <w:tmpl w:val="FD8C66F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1C955C2"/>
    <w:multiLevelType w:val="hybridMultilevel"/>
    <w:tmpl w:val="944CD1A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35B06C33"/>
    <w:multiLevelType w:val="hybridMultilevel"/>
    <w:tmpl w:val="66485D1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9348F7"/>
    <w:multiLevelType w:val="hybridMultilevel"/>
    <w:tmpl w:val="EA322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060787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4" w15:restartNumberingAfterBreak="0">
    <w:nsid w:val="48FE6C4B"/>
    <w:multiLevelType w:val="hybridMultilevel"/>
    <w:tmpl w:val="6AE8CD9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2537C4A"/>
    <w:multiLevelType w:val="hybridMultilevel"/>
    <w:tmpl w:val="D1DC70E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0573A8E"/>
    <w:multiLevelType w:val="hybridMultilevel"/>
    <w:tmpl w:val="42A645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49A41AC"/>
    <w:multiLevelType w:val="hybridMultilevel"/>
    <w:tmpl w:val="32AC5B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5180AA8"/>
    <w:multiLevelType w:val="hybridMultilevel"/>
    <w:tmpl w:val="E048A63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67D1C99"/>
    <w:multiLevelType w:val="hybridMultilevel"/>
    <w:tmpl w:val="90347DB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9EA0B4F"/>
    <w:multiLevelType w:val="hybridMultilevel"/>
    <w:tmpl w:val="5FF49C62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7C715E73"/>
    <w:multiLevelType w:val="hybridMultilevel"/>
    <w:tmpl w:val="434AC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CC4675"/>
    <w:multiLevelType w:val="hybridMultilevel"/>
    <w:tmpl w:val="0FA6BB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8374506">
    <w:abstractNumId w:val="13"/>
  </w:num>
  <w:num w:numId="2" w16cid:durableId="1014111618">
    <w:abstractNumId w:val="8"/>
  </w:num>
  <w:num w:numId="3" w16cid:durableId="924413000">
    <w:abstractNumId w:val="11"/>
  </w:num>
  <w:num w:numId="4" w16cid:durableId="1098259527">
    <w:abstractNumId w:val="22"/>
  </w:num>
  <w:num w:numId="5" w16cid:durableId="30540001">
    <w:abstractNumId w:val="10"/>
  </w:num>
  <w:num w:numId="6" w16cid:durableId="1603144971">
    <w:abstractNumId w:val="20"/>
  </w:num>
  <w:num w:numId="7" w16cid:durableId="752968337">
    <w:abstractNumId w:val="0"/>
  </w:num>
  <w:num w:numId="8" w16cid:durableId="1229656904">
    <w:abstractNumId w:val="16"/>
  </w:num>
  <w:num w:numId="9" w16cid:durableId="1737164041">
    <w:abstractNumId w:val="9"/>
  </w:num>
  <w:num w:numId="10" w16cid:durableId="1585187372">
    <w:abstractNumId w:val="7"/>
  </w:num>
  <w:num w:numId="11" w16cid:durableId="276185328">
    <w:abstractNumId w:val="5"/>
  </w:num>
  <w:num w:numId="12" w16cid:durableId="103427343">
    <w:abstractNumId w:val="18"/>
  </w:num>
  <w:num w:numId="13" w16cid:durableId="450824148">
    <w:abstractNumId w:val="15"/>
  </w:num>
  <w:num w:numId="14" w16cid:durableId="1558740690">
    <w:abstractNumId w:val="4"/>
  </w:num>
  <w:num w:numId="15" w16cid:durableId="56441127">
    <w:abstractNumId w:val="19"/>
  </w:num>
  <w:num w:numId="16" w16cid:durableId="823812996">
    <w:abstractNumId w:val="14"/>
  </w:num>
  <w:num w:numId="17" w16cid:durableId="1640568575">
    <w:abstractNumId w:val="17"/>
  </w:num>
  <w:num w:numId="18" w16cid:durableId="671496944">
    <w:abstractNumId w:val="6"/>
  </w:num>
  <w:num w:numId="19" w16cid:durableId="467747029">
    <w:abstractNumId w:val="3"/>
  </w:num>
  <w:num w:numId="20" w16cid:durableId="441461569">
    <w:abstractNumId w:val="1"/>
  </w:num>
  <w:num w:numId="21" w16cid:durableId="245500531">
    <w:abstractNumId w:val="21"/>
  </w:num>
  <w:num w:numId="22" w16cid:durableId="2016953990">
    <w:abstractNumId w:val="12"/>
  </w:num>
  <w:num w:numId="23" w16cid:durableId="1720277770">
    <w:abstractNumId w:val="2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0E72"/>
    <w:rsid w:val="00002B87"/>
    <w:rsid w:val="0000445A"/>
    <w:rsid w:val="0000522C"/>
    <w:rsid w:val="000071F5"/>
    <w:rsid w:val="0001101D"/>
    <w:rsid w:val="0001117E"/>
    <w:rsid w:val="00011971"/>
    <w:rsid w:val="000119E4"/>
    <w:rsid w:val="00011AF2"/>
    <w:rsid w:val="0001201E"/>
    <w:rsid w:val="00012131"/>
    <w:rsid w:val="000132C5"/>
    <w:rsid w:val="00013928"/>
    <w:rsid w:val="00013A27"/>
    <w:rsid w:val="00013BF3"/>
    <w:rsid w:val="00014257"/>
    <w:rsid w:val="0001467D"/>
    <w:rsid w:val="00015649"/>
    <w:rsid w:val="000156FD"/>
    <w:rsid w:val="00017355"/>
    <w:rsid w:val="0001740C"/>
    <w:rsid w:val="00017784"/>
    <w:rsid w:val="00020868"/>
    <w:rsid w:val="00020D22"/>
    <w:rsid w:val="000219F1"/>
    <w:rsid w:val="00021AAC"/>
    <w:rsid w:val="0002247E"/>
    <w:rsid w:val="000231CA"/>
    <w:rsid w:val="000238E5"/>
    <w:rsid w:val="00023F30"/>
    <w:rsid w:val="00024301"/>
    <w:rsid w:val="00025F62"/>
    <w:rsid w:val="00026D8C"/>
    <w:rsid w:val="00027677"/>
    <w:rsid w:val="00030840"/>
    <w:rsid w:val="00030896"/>
    <w:rsid w:val="00030AD5"/>
    <w:rsid w:val="00031270"/>
    <w:rsid w:val="000317AA"/>
    <w:rsid w:val="00032048"/>
    <w:rsid w:val="0003285D"/>
    <w:rsid w:val="00034D80"/>
    <w:rsid w:val="000363CB"/>
    <w:rsid w:val="00036422"/>
    <w:rsid w:val="00036F9C"/>
    <w:rsid w:val="00037337"/>
    <w:rsid w:val="000400B6"/>
    <w:rsid w:val="000400C4"/>
    <w:rsid w:val="00040226"/>
    <w:rsid w:val="000418C4"/>
    <w:rsid w:val="00042765"/>
    <w:rsid w:val="0004311E"/>
    <w:rsid w:val="000436C7"/>
    <w:rsid w:val="0004438D"/>
    <w:rsid w:val="00044458"/>
    <w:rsid w:val="00044847"/>
    <w:rsid w:val="000448F1"/>
    <w:rsid w:val="00044EA8"/>
    <w:rsid w:val="0004505A"/>
    <w:rsid w:val="00045B92"/>
    <w:rsid w:val="0004693B"/>
    <w:rsid w:val="00046C65"/>
    <w:rsid w:val="0004707E"/>
    <w:rsid w:val="00047418"/>
    <w:rsid w:val="00050EFD"/>
    <w:rsid w:val="00051C23"/>
    <w:rsid w:val="00052650"/>
    <w:rsid w:val="0005342A"/>
    <w:rsid w:val="00053B91"/>
    <w:rsid w:val="00056676"/>
    <w:rsid w:val="000569D7"/>
    <w:rsid w:val="000623BC"/>
    <w:rsid w:val="0006363B"/>
    <w:rsid w:val="0006380F"/>
    <w:rsid w:val="000640E5"/>
    <w:rsid w:val="0006435F"/>
    <w:rsid w:val="00064902"/>
    <w:rsid w:val="00066015"/>
    <w:rsid w:val="00070747"/>
    <w:rsid w:val="00070887"/>
    <w:rsid w:val="00070EE5"/>
    <w:rsid w:val="00070FB5"/>
    <w:rsid w:val="000733A1"/>
    <w:rsid w:val="0007344F"/>
    <w:rsid w:val="0007429F"/>
    <w:rsid w:val="0007562B"/>
    <w:rsid w:val="00075959"/>
    <w:rsid w:val="00076B61"/>
    <w:rsid w:val="00080BAF"/>
    <w:rsid w:val="00082CA9"/>
    <w:rsid w:val="000834D8"/>
    <w:rsid w:val="00083598"/>
    <w:rsid w:val="00085D95"/>
    <w:rsid w:val="00087B24"/>
    <w:rsid w:val="000917E3"/>
    <w:rsid w:val="0009251C"/>
    <w:rsid w:val="0009277D"/>
    <w:rsid w:val="00092B77"/>
    <w:rsid w:val="000937BB"/>
    <w:rsid w:val="00094EB3"/>
    <w:rsid w:val="00095964"/>
    <w:rsid w:val="00096873"/>
    <w:rsid w:val="000A12E5"/>
    <w:rsid w:val="000A23C7"/>
    <w:rsid w:val="000A2824"/>
    <w:rsid w:val="000A5A6D"/>
    <w:rsid w:val="000A7426"/>
    <w:rsid w:val="000A7642"/>
    <w:rsid w:val="000A79B8"/>
    <w:rsid w:val="000B07DF"/>
    <w:rsid w:val="000B175E"/>
    <w:rsid w:val="000B19CD"/>
    <w:rsid w:val="000B353C"/>
    <w:rsid w:val="000B4BB3"/>
    <w:rsid w:val="000B4C41"/>
    <w:rsid w:val="000B636A"/>
    <w:rsid w:val="000B6371"/>
    <w:rsid w:val="000B69B3"/>
    <w:rsid w:val="000B6C34"/>
    <w:rsid w:val="000B7C9F"/>
    <w:rsid w:val="000B7ED5"/>
    <w:rsid w:val="000C0485"/>
    <w:rsid w:val="000C0877"/>
    <w:rsid w:val="000C1F6A"/>
    <w:rsid w:val="000C1F96"/>
    <w:rsid w:val="000C238A"/>
    <w:rsid w:val="000C25F9"/>
    <w:rsid w:val="000C2B44"/>
    <w:rsid w:val="000C3317"/>
    <w:rsid w:val="000C3840"/>
    <w:rsid w:val="000D1903"/>
    <w:rsid w:val="000D211A"/>
    <w:rsid w:val="000D22D8"/>
    <w:rsid w:val="000D28EE"/>
    <w:rsid w:val="000D3334"/>
    <w:rsid w:val="000D4625"/>
    <w:rsid w:val="000D488E"/>
    <w:rsid w:val="000D4B88"/>
    <w:rsid w:val="000D574E"/>
    <w:rsid w:val="000D598F"/>
    <w:rsid w:val="000D675D"/>
    <w:rsid w:val="000D6C7A"/>
    <w:rsid w:val="000D746D"/>
    <w:rsid w:val="000D7B80"/>
    <w:rsid w:val="000E22FB"/>
    <w:rsid w:val="000E25DD"/>
    <w:rsid w:val="000E2991"/>
    <w:rsid w:val="000E31C8"/>
    <w:rsid w:val="000E3F0B"/>
    <w:rsid w:val="000E44CF"/>
    <w:rsid w:val="000E484E"/>
    <w:rsid w:val="000E49B6"/>
    <w:rsid w:val="000E534C"/>
    <w:rsid w:val="000E570F"/>
    <w:rsid w:val="000E57D8"/>
    <w:rsid w:val="000E593F"/>
    <w:rsid w:val="000E64B5"/>
    <w:rsid w:val="000E7970"/>
    <w:rsid w:val="000E7E8E"/>
    <w:rsid w:val="000F1094"/>
    <w:rsid w:val="000F153C"/>
    <w:rsid w:val="000F4552"/>
    <w:rsid w:val="000F521F"/>
    <w:rsid w:val="000F71CC"/>
    <w:rsid w:val="00100264"/>
    <w:rsid w:val="0010046D"/>
    <w:rsid w:val="00100CBE"/>
    <w:rsid w:val="001018E7"/>
    <w:rsid w:val="00101E39"/>
    <w:rsid w:val="00102065"/>
    <w:rsid w:val="001040E1"/>
    <w:rsid w:val="001041B9"/>
    <w:rsid w:val="0010443A"/>
    <w:rsid w:val="00104936"/>
    <w:rsid w:val="00106230"/>
    <w:rsid w:val="0011172C"/>
    <w:rsid w:val="001118A1"/>
    <w:rsid w:val="0011242F"/>
    <w:rsid w:val="00114B68"/>
    <w:rsid w:val="00116A05"/>
    <w:rsid w:val="00116F1E"/>
    <w:rsid w:val="00117077"/>
    <w:rsid w:val="001170B6"/>
    <w:rsid w:val="001177CE"/>
    <w:rsid w:val="00117A50"/>
    <w:rsid w:val="001204CA"/>
    <w:rsid w:val="00123165"/>
    <w:rsid w:val="00125614"/>
    <w:rsid w:val="00127D56"/>
    <w:rsid w:val="00127D64"/>
    <w:rsid w:val="0013055D"/>
    <w:rsid w:val="00130993"/>
    <w:rsid w:val="00133578"/>
    <w:rsid w:val="00135DFC"/>
    <w:rsid w:val="0013678A"/>
    <w:rsid w:val="00140BFB"/>
    <w:rsid w:val="001416D2"/>
    <w:rsid w:val="0014219C"/>
    <w:rsid w:val="001437FE"/>
    <w:rsid w:val="00143E05"/>
    <w:rsid w:val="001441F7"/>
    <w:rsid w:val="00144604"/>
    <w:rsid w:val="00144DC4"/>
    <w:rsid w:val="00144FC6"/>
    <w:rsid w:val="00145B22"/>
    <w:rsid w:val="001460C0"/>
    <w:rsid w:val="0014651A"/>
    <w:rsid w:val="00153468"/>
    <w:rsid w:val="001538DD"/>
    <w:rsid w:val="00153AC6"/>
    <w:rsid w:val="0015498B"/>
    <w:rsid w:val="00154B87"/>
    <w:rsid w:val="0015597A"/>
    <w:rsid w:val="00156375"/>
    <w:rsid w:val="001570C4"/>
    <w:rsid w:val="00157238"/>
    <w:rsid w:val="00157BC2"/>
    <w:rsid w:val="0016108B"/>
    <w:rsid w:val="001625B3"/>
    <w:rsid w:val="00163A84"/>
    <w:rsid w:val="00164D0E"/>
    <w:rsid w:val="00165184"/>
    <w:rsid w:val="00170980"/>
    <w:rsid w:val="00171037"/>
    <w:rsid w:val="0017191F"/>
    <w:rsid w:val="0017194D"/>
    <w:rsid w:val="00172616"/>
    <w:rsid w:val="00174361"/>
    <w:rsid w:val="00175B3F"/>
    <w:rsid w:val="00176615"/>
    <w:rsid w:val="001771CE"/>
    <w:rsid w:val="001774CF"/>
    <w:rsid w:val="00177767"/>
    <w:rsid w:val="001806E6"/>
    <w:rsid w:val="001813B1"/>
    <w:rsid w:val="00182DFA"/>
    <w:rsid w:val="001845E0"/>
    <w:rsid w:val="001847C1"/>
    <w:rsid w:val="0018582C"/>
    <w:rsid w:val="00185B59"/>
    <w:rsid w:val="00190513"/>
    <w:rsid w:val="0019065B"/>
    <w:rsid w:val="00192468"/>
    <w:rsid w:val="00192A75"/>
    <w:rsid w:val="00192B26"/>
    <w:rsid w:val="001931BF"/>
    <w:rsid w:val="001932FF"/>
    <w:rsid w:val="00193B2C"/>
    <w:rsid w:val="00194BD0"/>
    <w:rsid w:val="00195301"/>
    <w:rsid w:val="0019612F"/>
    <w:rsid w:val="001965B8"/>
    <w:rsid w:val="001969BA"/>
    <w:rsid w:val="00197CAB"/>
    <w:rsid w:val="001A1671"/>
    <w:rsid w:val="001A171A"/>
    <w:rsid w:val="001A2925"/>
    <w:rsid w:val="001A2E5B"/>
    <w:rsid w:val="001A31D5"/>
    <w:rsid w:val="001A463E"/>
    <w:rsid w:val="001A56E6"/>
    <w:rsid w:val="001B0BB9"/>
    <w:rsid w:val="001B2C02"/>
    <w:rsid w:val="001B2E71"/>
    <w:rsid w:val="001B2F47"/>
    <w:rsid w:val="001B3B08"/>
    <w:rsid w:val="001B4504"/>
    <w:rsid w:val="001B62A5"/>
    <w:rsid w:val="001B751B"/>
    <w:rsid w:val="001B769C"/>
    <w:rsid w:val="001C00AE"/>
    <w:rsid w:val="001C0420"/>
    <w:rsid w:val="001C124E"/>
    <w:rsid w:val="001C1500"/>
    <w:rsid w:val="001C3470"/>
    <w:rsid w:val="001C407A"/>
    <w:rsid w:val="001C4917"/>
    <w:rsid w:val="001C50E9"/>
    <w:rsid w:val="001C5520"/>
    <w:rsid w:val="001C6B31"/>
    <w:rsid w:val="001D0752"/>
    <w:rsid w:val="001D1105"/>
    <w:rsid w:val="001D145D"/>
    <w:rsid w:val="001D18FB"/>
    <w:rsid w:val="001D1983"/>
    <w:rsid w:val="001D2F61"/>
    <w:rsid w:val="001D3C07"/>
    <w:rsid w:val="001D3C4A"/>
    <w:rsid w:val="001D48BC"/>
    <w:rsid w:val="001D50C4"/>
    <w:rsid w:val="001D5B16"/>
    <w:rsid w:val="001E02F5"/>
    <w:rsid w:val="001E11CC"/>
    <w:rsid w:val="001E1457"/>
    <w:rsid w:val="001E1491"/>
    <w:rsid w:val="001E17B3"/>
    <w:rsid w:val="001E1A26"/>
    <w:rsid w:val="001E1B7F"/>
    <w:rsid w:val="001E2645"/>
    <w:rsid w:val="001E3DE9"/>
    <w:rsid w:val="001E4F7D"/>
    <w:rsid w:val="001E51F6"/>
    <w:rsid w:val="001E7809"/>
    <w:rsid w:val="001F00BE"/>
    <w:rsid w:val="001F0108"/>
    <w:rsid w:val="001F084B"/>
    <w:rsid w:val="001F0896"/>
    <w:rsid w:val="001F0AB5"/>
    <w:rsid w:val="001F2AED"/>
    <w:rsid w:val="001F3539"/>
    <w:rsid w:val="001F4432"/>
    <w:rsid w:val="001F5B43"/>
    <w:rsid w:val="001F637D"/>
    <w:rsid w:val="001F689E"/>
    <w:rsid w:val="001F79BA"/>
    <w:rsid w:val="001F7A51"/>
    <w:rsid w:val="0020025A"/>
    <w:rsid w:val="00200C0D"/>
    <w:rsid w:val="00200D90"/>
    <w:rsid w:val="00201DCC"/>
    <w:rsid w:val="00202EC6"/>
    <w:rsid w:val="00203217"/>
    <w:rsid w:val="00204F81"/>
    <w:rsid w:val="00204FA8"/>
    <w:rsid w:val="002055AE"/>
    <w:rsid w:val="00205E7B"/>
    <w:rsid w:val="00206546"/>
    <w:rsid w:val="00206D83"/>
    <w:rsid w:val="00206ED5"/>
    <w:rsid w:val="0021006A"/>
    <w:rsid w:val="00211DB8"/>
    <w:rsid w:val="00212882"/>
    <w:rsid w:val="0021391A"/>
    <w:rsid w:val="00214F09"/>
    <w:rsid w:val="002156C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64DC"/>
    <w:rsid w:val="00227876"/>
    <w:rsid w:val="00227D77"/>
    <w:rsid w:val="00227DF4"/>
    <w:rsid w:val="0023259C"/>
    <w:rsid w:val="00234324"/>
    <w:rsid w:val="0023450B"/>
    <w:rsid w:val="00235EA8"/>
    <w:rsid w:val="00237670"/>
    <w:rsid w:val="00237E40"/>
    <w:rsid w:val="00240A00"/>
    <w:rsid w:val="0024426F"/>
    <w:rsid w:val="002453BC"/>
    <w:rsid w:val="00246B0B"/>
    <w:rsid w:val="0024700E"/>
    <w:rsid w:val="00247383"/>
    <w:rsid w:val="00250214"/>
    <w:rsid w:val="0025101E"/>
    <w:rsid w:val="00251693"/>
    <w:rsid w:val="00251784"/>
    <w:rsid w:val="00252963"/>
    <w:rsid w:val="00253E87"/>
    <w:rsid w:val="0025498D"/>
    <w:rsid w:val="00256068"/>
    <w:rsid w:val="00256A19"/>
    <w:rsid w:val="002603D4"/>
    <w:rsid w:val="00260C2D"/>
    <w:rsid w:val="00260C5E"/>
    <w:rsid w:val="00260F39"/>
    <w:rsid w:val="00261E9B"/>
    <w:rsid w:val="00261F5E"/>
    <w:rsid w:val="00263B5E"/>
    <w:rsid w:val="0026466D"/>
    <w:rsid w:val="00264E06"/>
    <w:rsid w:val="00266752"/>
    <w:rsid w:val="00266B73"/>
    <w:rsid w:val="00266CD0"/>
    <w:rsid w:val="00270E32"/>
    <w:rsid w:val="002727DB"/>
    <w:rsid w:val="00273030"/>
    <w:rsid w:val="00274B7B"/>
    <w:rsid w:val="002756A4"/>
    <w:rsid w:val="00276C5A"/>
    <w:rsid w:val="00276CB8"/>
    <w:rsid w:val="00277487"/>
    <w:rsid w:val="00277E99"/>
    <w:rsid w:val="002805A9"/>
    <w:rsid w:val="002815FE"/>
    <w:rsid w:val="00281795"/>
    <w:rsid w:val="00283AC2"/>
    <w:rsid w:val="00283B35"/>
    <w:rsid w:val="00283ECC"/>
    <w:rsid w:val="00284144"/>
    <w:rsid w:val="002841A2"/>
    <w:rsid w:val="00285761"/>
    <w:rsid w:val="00285A78"/>
    <w:rsid w:val="0028678C"/>
    <w:rsid w:val="002911F7"/>
    <w:rsid w:val="002923CA"/>
    <w:rsid w:val="00292688"/>
    <w:rsid w:val="00292987"/>
    <w:rsid w:val="00293B62"/>
    <w:rsid w:val="00293D75"/>
    <w:rsid w:val="0029534F"/>
    <w:rsid w:val="002961D8"/>
    <w:rsid w:val="00296BD8"/>
    <w:rsid w:val="0029709D"/>
    <w:rsid w:val="002970EB"/>
    <w:rsid w:val="00297E06"/>
    <w:rsid w:val="002A25AB"/>
    <w:rsid w:val="002A4EE8"/>
    <w:rsid w:val="002A6D6D"/>
    <w:rsid w:val="002B032C"/>
    <w:rsid w:val="002B1ADA"/>
    <w:rsid w:val="002B1C31"/>
    <w:rsid w:val="002B1EFD"/>
    <w:rsid w:val="002B213F"/>
    <w:rsid w:val="002B3532"/>
    <w:rsid w:val="002B3F4A"/>
    <w:rsid w:val="002B56B2"/>
    <w:rsid w:val="002B63B8"/>
    <w:rsid w:val="002B66B3"/>
    <w:rsid w:val="002B66E5"/>
    <w:rsid w:val="002B7AD0"/>
    <w:rsid w:val="002C07D9"/>
    <w:rsid w:val="002C0972"/>
    <w:rsid w:val="002C0BDD"/>
    <w:rsid w:val="002C0F42"/>
    <w:rsid w:val="002C1237"/>
    <w:rsid w:val="002C150E"/>
    <w:rsid w:val="002C16DB"/>
    <w:rsid w:val="002C1A5A"/>
    <w:rsid w:val="002C1DA7"/>
    <w:rsid w:val="002C1DEF"/>
    <w:rsid w:val="002C24A9"/>
    <w:rsid w:val="002C250C"/>
    <w:rsid w:val="002C2642"/>
    <w:rsid w:val="002C26A0"/>
    <w:rsid w:val="002C3243"/>
    <w:rsid w:val="002C3534"/>
    <w:rsid w:val="002C3842"/>
    <w:rsid w:val="002C58F2"/>
    <w:rsid w:val="002C695A"/>
    <w:rsid w:val="002C72AB"/>
    <w:rsid w:val="002D18E3"/>
    <w:rsid w:val="002D1E9A"/>
    <w:rsid w:val="002D2074"/>
    <w:rsid w:val="002D382A"/>
    <w:rsid w:val="002D4B61"/>
    <w:rsid w:val="002D4C4E"/>
    <w:rsid w:val="002D57DC"/>
    <w:rsid w:val="002E5685"/>
    <w:rsid w:val="002E5700"/>
    <w:rsid w:val="002E7233"/>
    <w:rsid w:val="002F1648"/>
    <w:rsid w:val="002F2123"/>
    <w:rsid w:val="002F28C2"/>
    <w:rsid w:val="002F2E80"/>
    <w:rsid w:val="002F389F"/>
    <w:rsid w:val="002F427D"/>
    <w:rsid w:val="002F550B"/>
    <w:rsid w:val="002F68E4"/>
    <w:rsid w:val="002F6B9A"/>
    <w:rsid w:val="002F796C"/>
    <w:rsid w:val="002F7E4B"/>
    <w:rsid w:val="00301A4A"/>
    <w:rsid w:val="00301B89"/>
    <w:rsid w:val="00302768"/>
    <w:rsid w:val="00302B4C"/>
    <w:rsid w:val="00303005"/>
    <w:rsid w:val="00304177"/>
    <w:rsid w:val="003063D8"/>
    <w:rsid w:val="00306E46"/>
    <w:rsid w:val="00306E4F"/>
    <w:rsid w:val="00307350"/>
    <w:rsid w:val="00307C1B"/>
    <w:rsid w:val="00311986"/>
    <w:rsid w:val="00311E2E"/>
    <w:rsid w:val="00311F85"/>
    <w:rsid w:val="003124B5"/>
    <w:rsid w:val="003125F7"/>
    <w:rsid w:val="00312B20"/>
    <w:rsid w:val="00313434"/>
    <w:rsid w:val="00314BED"/>
    <w:rsid w:val="00314C33"/>
    <w:rsid w:val="00314D8B"/>
    <w:rsid w:val="0031554E"/>
    <w:rsid w:val="00316227"/>
    <w:rsid w:val="003168D4"/>
    <w:rsid w:val="00316DF9"/>
    <w:rsid w:val="003201A1"/>
    <w:rsid w:val="00323C6E"/>
    <w:rsid w:val="00323D1F"/>
    <w:rsid w:val="00324039"/>
    <w:rsid w:val="00324913"/>
    <w:rsid w:val="00324B59"/>
    <w:rsid w:val="00325710"/>
    <w:rsid w:val="003259CF"/>
    <w:rsid w:val="00327927"/>
    <w:rsid w:val="00327A17"/>
    <w:rsid w:val="00330389"/>
    <w:rsid w:val="003307A2"/>
    <w:rsid w:val="00330A21"/>
    <w:rsid w:val="00330B23"/>
    <w:rsid w:val="00331EF7"/>
    <w:rsid w:val="00332CE9"/>
    <w:rsid w:val="0033391B"/>
    <w:rsid w:val="00333AA3"/>
    <w:rsid w:val="00333C18"/>
    <w:rsid w:val="003340F1"/>
    <w:rsid w:val="00334AB3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064"/>
    <w:rsid w:val="00360B9F"/>
    <w:rsid w:val="00360D2C"/>
    <w:rsid w:val="0036124F"/>
    <w:rsid w:val="0036128F"/>
    <w:rsid w:val="00361EBD"/>
    <w:rsid w:val="0036249C"/>
    <w:rsid w:val="00362795"/>
    <w:rsid w:val="00363175"/>
    <w:rsid w:val="00363253"/>
    <w:rsid w:val="003639FA"/>
    <w:rsid w:val="00363EF8"/>
    <w:rsid w:val="00364304"/>
    <w:rsid w:val="0036557A"/>
    <w:rsid w:val="003655E4"/>
    <w:rsid w:val="00365626"/>
    <w:rsid w:val="003665CE"/>
    <w:rsid w:val="00367BC6"/>
    <w:rsid w:val="003701CE"/>
    <w:rsid w:val="00371757"/>
    <w:rsid w:val="00372EBD"/>
    <w:rsid w:val="003734FB"/>
    <w:rsid w:val="00373532"/>
    <w:rsid w:val="003736D6"/>
    <w:rsid w:val="00373AE9"/>
    <w:rsid w:val="00374A49"/>
    <w:rsid w:val="00376687"/>
    <w:rsid w:val="003767CA"/>
    <w:rsid w:val="00376C15"/>
    <w:rsid w:val="003771DF"/>
    <w:rsid w:val="00381898"/>
    <w:rsid w:val="003839AC"/>
    <w:rsid w:val="00383FAE"/>
    <w:rsid w:val="00384E8D"/>
    <w:rsid w:val="003876CA"/>
    <w:rsid w:val="0039044C"/>
    <w:rsid w:val="00391669"/>
    <w:rsid w:val="00391739"/>
    <w:rsid w:val="003929AD"/>
    <w:rsid w:val="0039330D"/>
    <w:rsid w:val="00396128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7DAD"/>
    <w:rsid w:val="003A7DDC"/>
    <w:rsid w:val="003B092A"/>
    <w:rsid w:val="003B09D7"/>
    <w:rsid w:val="003B1AC4"/>
    <w:rsid w:val="003B1FF8"/>
    <w:rsid w:val="003B2632"/>
    <w:rsid w:val="003B29FF"/>
    <w:rsid w:val="003B2BAE"/>
    <w:rsid w:val="003B311B"/>
    <w:rsid w:val="003B4F19"/>
    <w:rsid w:val="003B5583"/>
    <w:rsid w:val="003B5757"/>
    <w:rsid w:val="003B578A"/>
    <w:rsid w:val="003B5A9D"/>
    <w:rsid w:val="003B73F6"/>
    <w:rsid w:val="003B7C64"/>
    <w:rsid w:val="003C065E"/>
    <w:rsid w:val="003C267C"/>
    <w:rsid w:val="003C2F93"/>
    <w:rsid w:val="003C4101"/>
    <w:rsid w:val="003C4AA2"/>
    <w:rsid w:val="003C5E4E"/>
    <w:rsid w:val="003C67A4"/>
    <w:rsid w:val="003D34AF"/>
    <w:rsid w:val="003D35F1"/>
    <w:rsid w:val="003D380B"/>
    <w:rsid w:val="003D3864"/>
    <w:rsid w:val="003D4A68"/>
    <w:rsid w:val="003D4E1E"/>
    <w:rsid w:val="003D6407"/>
    <w:rsid w:val="003D6AAB"/>
    <w:rsid w:val="003D6B33"/>
    <w:rsid w:val="003E02B4"/>
    <w:rsid w:val="003E0947"/>
    <w:rsid w:val="003E179E"/>
    <w:rsid w:val="003E17D8"/>
    <w:rsid w:val="003E19E3"/>
    <w:rsid w:val="003E2D9E"/>
    <w:rsid w:val="003E31D5"/>
    <w:rsid w:val="003E5287"/>
    <w:rsid w:val="003E550C"/>
    <w:rsid w:val="003E552A"/>
    <w:rsid w:val="003E7144"/>
    <w:rsid w:val="003E73F3"/>
    <w:rsid w:val="003F0AED"/>
    <w:rsid w:val="003F12A0"/>
    <w:rsid w:val="003F130E"/>
    <w:rsid w:val="003F1496"/>
    <w:rsid w:val="003F254A"/>
    <w:rsid w:val="003F4131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43E1"/>
    <w:rsid w:val="00404971"/>
    <w:rsid w:val="00404A49"/>
    <w:rsid w:val="00404EDA"/>
    <w:rsid w:val="0040567A"/>
    <w:rsid w:val="00405712"/>
    <w:rsid w:val="00405866"/>
    <w:rsid w:val="00405B5E"/>
    <w:rsid w:val="00405FC7"/>
    <w:rsid w:val="00406470"/>
    <w:rsid w:val="0040736E"/>
    <w:rsid w:val="00407412"/>
    <w:rsid w:val="00407413"/>
    <w:rsid w:val="004079AE"/>
    <w:rsid w:val="004100A4"/>
    <w:rsid w:val="00410305"/>
    <w:rsid w:val="004110C4"/>
    <w:rsid w:val="00412743"/>
    <w:rsid w:val="00412766"/>
    <w:rsid w:val="00414762"/>
    <w:rsid w:val="004147EA"/>
    <w:rsid w:val="0041525F"/>
    <w:rsid w:val="00415B0E"/>
    <w:rsid w:val="0041747B"/>
    <w:rsid w:val="00417753"/>
    <w:rsid w:val="00417BEC"/>
    <w:rsid w:val="00420FA3"/>
    <w:rsid w:val="00421412"/>
    <w:rsid w:val="00422075"/>
    <w:rsid w:val="00422D8D"/>
    <w:rsid w:val="00423338"/>
    <w:rsid w:val="004249A6"/>
    <w:rsid w:val="00425069"/>
    <w:rsid w:val="00425177"/>
    <w:rsid w:val="00425351"/>
    <w:rsid w:val="00425953"/>
    <w:rsid w:val="00426B8C"/>
    <w:rsid w:val="0042717A"/>
    <w:rsid w:val="0042744C"/>
    <w:rsid w:val="00427A90"/>
    <w:rsid w:val="00430AD2"/>
    <w:rsid w:val="004311D7"/>
    <w:rsid w:val="00431549"/>
    <w:rsid w:val="00431948"/>
    <w:rsid w:val="00431C5C"/>
    <w:rsid w:val="00431E29"/>
    <w:rsid w:val="00433447"/>
    <w:rsid w:val="00433CBD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0A8"/>
    <w:rsid w:val="00450262"/>
    <w:rsid w:val="00450609"/>
    <w:rsid w:val="0045114D"/>
    <w:rsid w:val="00451863"/>
    <w:rsid w:val="00451922"/>
    <w:rsid w:val="00451E86"/>
    <w:rsid w:val="00452DA5"/>
    <w:rsid w:val="00455120"/>
    <w:rsid w:val="00455407"/>
    <w:rsid w:val="00456124"/>
    <w:rsid w:val="004572D0"/>
    <w:rsid w:val="004607B5"/>
    <w:rsid w:val="00462B98"/>
    <w:rsid w:val="00463F73"/>
    <w:rsid w:val="004640AA"/>
    <w:rsid w:val="00464914"/>
    <w:rsid w:val="0046566A"/>
    <w:rsid w:val="0046699E"/>
    <w:rsid w:val="00466A53"/>
    <w:rsid w:val="00466B49"/>
    <w:rsid w:val="00466BDF"/>
    <w:rsid w:val="00466E68"/>
    <w:rsid w:val="004671CF"/>
    <w:rsid w:val="00467923"/>
    <w:rsid w:val="00467DE6"/>
    <w:rsid w:val="00470216"/>
    <w:rsid w:val="004714D4"/>
    <w:rsid w:val="00472A15"/>
    <w:rsid w:val="00473469"/>
    <w:rsid w:val="004735F4"/>
    <w:rsid w:val="004757D9"/>
    <w:rsid w:val="00475ABE"/>
    <w:rsid w:val="00475CFE"/>
    <w:rsid w:val="0047648B"/>
    <w:rsid w:val="00476FA6"/>
    <w:rsid w:val="00476FAE"/>
    <w:rsid w:val="004808CE"/>
    <w:rsid w:val="00480D5B"/>
    <w:rsid w:val="00480F8A"/>
    <w:rsid w:val="0048185D"/>
    <w:rsid w:val="00481EDD"/>
    <w:rsid w:val="00482666"/>
    <w:rsid w:val="00482BD5"/>
    <w:rsid w:val="00483033"/>
    <w:rsid w:val="004841A6"/>
    <w:rsid w:val="00484847"/>
    <w:rsid w:val="00485F48"/>
    <w:rsid w:val="00486467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452C"/>
    <w:rsid w:val="00494626"/>
    <w:rsid w:val="0049476B"/>
    <w:rsid w:val="004950E2"/>
    <w:rsid w:val="00495B8C"/>
    <w:rsid w:val="00495BE4"/>
    <w:rsid w:val="00496164"/>
    <w:rsid w:val="00496802"/>
    <w:rsid w:val="00497589"/>
    <w:rsid w:val="004979D1"/>
    <w:rsid w:val="00497AE1"/>
    <w:rsid w:val="00497DC3"/>
    <w:rsid w:val="004A04CE"/>
    <w:rsid w:val="004A0EC9"/>
    <w:rsid w:val="004A1216"/>
    <w:rsid w:val="004A1276"/>
    <w:rsid w:val="004A18FA"/>
    <w:rsid w:val="004A269B"/>
    <w:rsid w:val="004A2822"/>
    <w:rsid w:val="004A2938"/>
    <w:rsid w:val="004A34ED"/>
    <w:rsid w:val="004A3C25"/>
    <w:rsid w:val="004A5832"/>
    <w:rsid w:val="004A5AC5"/>
    <w:rsid w:val="004A5D28"/>
    <w:rsid w:val="004A60DF"/>
    <w:rsid w:val="004A65AB"/>
    <w:rsid w:val="004A73D4"/>
    <w:rsid w:val="004A782F"/>
    <w:rsid w:val="004A78E4"/>
    <w:rsid w:val="004B0659"/>
    <w:rsid w:val="004B0666"/>
    <w:rsid w:val="004B1BCC"/>
    <w:rsid w:val="004B28E4"/>
    <w:rsid w:val="004B2EAD"/>
    <w:rsid w:val="004B4262"/>
    <w:rsid w:val="004B4D91"/>
    <w:rsid w:val="004B67BA"/>
    <w:rsid w:val="004B6F74"/>
    <w:rsid w:val="004B71EB"/>
    <w:rsid w:val="004B7526"/>
    <w:rsid w:val="004B7594"/>
    <w:rsid w:val="004B7794"/>
    <w:rsid w:val="004B7EFE"/>
    <w:rsid w:val="004C2A87"/>
    <w:rsid w:val="004C2A9D"/>
    <w:rsid w:val="004C2B83"/>
    <w:rsid w:val="004C2FAA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3217"/>
    <w:rsid w:val="004D473C"/>
    <w:rsid w:val="004D589B"/>
    <w:rsid w:val="004D642B"/>
    <w:rsid w:val="004D6742"/>
    <w:rsid w:val="004D721D"/>
    <w:rsid w:val="004E0A3D"/>
    <w:rsid w:val="004E1DFB"/>
    <w:rsid w:val="004E3F95"/>
    <w:rsid w:val="004E4018"/>
    <w:rsid w:val="004E47A4"/>
    <w:rsid w:val="004E487C"/>
    <w:rsid w:val="004E4C3D"/>
    <w:rsid w:val="004E5212"/>
    <w:rsid w:val="004E6524"/>
    <w:rsid w:val="004E6740"/>
    <w:rsid w:val="004E6FA5"/>
    <w:rsid w:val="004F04B7"/>
    <w:rsid w:val="004F2198"/>
    <w:rsid w:val="004F27E3"/>
    <w:rsid w:val="004F29F9"/>
    <w:rsid w:val="004F43FF"/>
    <w:rsid w:val="004F4466"/>
    <w:rsid w:val="004F4AED"/>
    <w:rsid w:val="004F54A6"/>
    <w:rsid w:val="004F57E3"/>
    <w:rsid w:val="004F5813"/>
    <w:rsid w:val="004F5C3A"/>
    <w:rsid w:val="004F6FE4"/>
    <w:rsid w:val="004F73AF"/>
    <w:rsid w:val="005004B6"/>
    <w:rsid w:val="0050145E"/>
    <w:rsid w:val="00502AF7"/>
    <w:rsid w:val="0050526F"/>
    <w:rsid w:val="00505C2F"/>
    <w:rsid w:val="00506164"/>
    <w:rsid w:val="0050658B"/>
    <w:rsid w:val="0050706C"/>
    <w:rsid w:val="00507518"/>
    <w:rsid w:val="005104B2"/>
    <w:rsid w:val="005107BC"/>
    <w:rsid w:val="005109F4"/>
    <w:rsid w:val="005115CC"/>
    <w:rsid w:val="0051169D"/>
    <w:rsid w:val="00512796"/>
    <w:rsid w:val="00514280"/>
    <w:rsid w:val="005143FA"/>
    <w:rsid w:val="0051461A"/>
    <w:rsid w:val="00514F4D"/>
    <w:rsid w:val="005151C4"/>
    <w:rsid w:val="00515313"/>
    <w:rsid w:val="00516F69"/>
    <w:rsid w:val="005176E3"/>
    <w:rsid w:val="00517B45"/>
    <w:rsid w:val="00520CF2"/>
    <w:rsid w:val="005216CD"/>
    <w:rsid w:val="0052343A"/>
    <w:rsid w:val="005240C1"/>
    <w:rsid w:val="005245FE"/>
    <w:rsid w:val="005257D3"/>
    <w:rsid w:val="00525AEE"/>
    <w:rsid w:val="005265EC"/>
    <w:rsid w:val="00526696"/>
    <w:rsid w:val="00526935"/>
    <w:rsid w:val="00526FF8"/>
    <w:rsid w:val="00527522"/>
    <w:rsid w:val="0053099D"/>
    <w:rsid w:val="0053243F"/>
    <w:rsid w:val="00534A4C"/>
    <w:rsid w:val="005353B0"/>
    <w:rsid w:val="005359A7"/>
    <w:rsid w:val="00535A70"/>
    <w:rsid w:val="0053621A"/>
    <w:rsid w:val="0053621E"/>
    <w:rsid w:val="00536878"/>
    <w:rsid w:val="00536FEC"/>
    <w:rsid w:val="00540D2D"/>
    <w:rsid w:val="005412AB"/>
    <w:rsid w:val="00542948"/>
    <w:rsid w:val="005431F4"/>
    <w:rsid w:val="005443D3"/>
    <w:rsid w:val="005449ED"/>
    <w:rsid w:val="00545DAE"/>
    <w:rsid w:val="00546D38"/>
    <w:rsid w:val="00546E9F"/>
    <w:rsid w:val="00547381"/>
    <w:rsid w:val="00547ACE"/>
    <w:rsid w:val="005501B5"/>
    <w:rsid w:val="005507AC"/>
    <w:rsid w:val="00551464"/>
    <w:rsid w:val="00551547"/>
    <w:rsid w:val="00551F44"/>
    <w:rsid w:val="005535DA"/>
    <w:rsid w:val="00553D3B"/>
    <w:rsid w:val="005559BE"/>
    <w:rsid w:val="0055667A"/>
    <w:rsid w:val="00557168"/>
    <w:rsid w:val="005575DD"/>
    <w:rsid w:val="0055799B"/>
    <w:rsid w:val="00557A4B"/>
    <w:rsid w:val="0056089C"/>
    <w:rsid w:val="0056124E"/>
    <w:rsid w:val="0056181D"/>
    <w:rsid w:val="005620AC"/>
    <w:rsid w:val="00562244"/>
    <w:rsid w:val="005625D3"/>
    <w:rsid w:val="0056347A"/>
    <w:rsid w:val="00563C5F"/>
    <w:rsid w:val="0056454F"/>
    <w:rsid w:val="00565243"/>
    <w:rsid w:val="00566110"/>
    <w:rsid w:val="0056627A"/>
    <w:rsid w:val="00567528"/>
    <w:rsid w:val="00567EA3"/>
    <w:rsid w:val="00570AA4"/>
    <w:rsid w:val="00570C36"/>
    <w:rsid w:val="00571C1C"/>
    <w:rsid w:val="005728DA"/>
    <w:rsid w:val="0057319C"/>
    <w:rsid w:val="00573603"/>
    <w:rsid w:val="005748DA"/>
    <w:rsid w:val="00574AA1"/>
    <w:rsid w:val="00574D36"/>
    <w:rsid w:val="00575E52"/>
    <w:rsid w:val="00576461"/>
    <w:rsid w:val="00576B35"/>
    <w:rsid w:val="00577A48"/>
    <w:rsid w:val="00580DB7"/>
    <w:rsid w:val="00581469"/>
    <w:rsid w:val="0058182A"/>
    <w:rsid w:val="00581AC4"/>
    <w:rsid w:val="00581BD0"/>
    <w:rsid w:val="00581E3F"/>
    <w:rsid w:val="00583A09"/>
    <w:rsid w:val="00583E40"/>
    <w:rsid w:val="005856A1"/>
    <w:rsid w:val="00585F5D"/>
    <w:rsid w:val="00586985"/>
    <w:rsid w:val="005904D0"/>
    <w:rsid w:val="005908E6"/>
    <w:rsid w:val="00591948"/>
    <w:rsid w:val="00593AF4"/>
    <w:rsid w:val="00593E0C"/>
    <w:rsid w:val="00595812"/>
    <w:rsid w:val="00595B76"/>
    <w:rsid w:val="00595FF0"/>
    <w:rsid w:val="0059739F"/>
    <w:rsid w:val="005978BE"/>
    <w:rsid w:val="005A03A1"/>
    <w:rsid w:val="005A16A9"/>
    <w:rsid w:val="005A185D"/>
    <w:rsid w:val="005A2372"/>
    <w:rsid w:val="005A2734"/>
    <w:rsid w:val="005A3C96"/>
    <w:rsid w:val="005A3D6D"/>
    <w:rsid w:val="005A40DC"/>
    <w:rsid w:val="005A4D97"/>
    <w:rsid w:val="005A4F98"/>
    <w:rsid w:val="005A5F1D"/>
    <w:rsid w:val="005A655C"/>
    <w:rsid w:val="005A690B"/>
    <w:rsid w:val="005A6940"/>
    <w:rsid w:val="005A6C08"/>
    <w:rsid w:val="005A7832"/>
    <w:rsid w:val="005A791A"/>
    <w:rsid w:val="005A7956"/>
    <w:rsid w:val="005B10E5"/>
    <w:rsid w:val="005B12FF"/>
    <w:rsid w:val="005B3585"/>
    <w:rsid w:val="005B3D16"/>
    <w:rsid w:val="005B4230"/>
    <w:rsid w:val="005B4826"/>
    <w:rsid w:val="005B5089"/>
    <w:rsid w:val="005B5771"/>
    <w:rsid w:val="005B5A61"/>
    <w:rsid w:val="005B5BC0"/>
    <w:rsid w:val="005B5F40"/>
    <w:rsid w:val="005B620D"/>
    <w:rsid w:val="005B69D8"/>
    <w:rsid w:val="005B6CF6"/>
    <w:rsid w:val="005C0757"/>
    <w:rsid w:val="005C4403"/>
    <w:rsid w:val="005C468D"/>
    <w:rsid w:val="005C58F0"/>
    <w:rsid w:val="005C7384"/>
    <w:rsid w:val="005D0B08"/>
    <w:rsid w:val="005D1C22"/>
    <w:rsid w:val="005D2130"/>
    <w:rsid w:val="005D3056"/>
    <w:rsid w:val="005D3655"/>
    <w:rsid w:val="005D4B04"/>
    <w:rsid w:val="005D6229"/>
    <w:rsid w:val="005D6441"/>
    <w:rsid w:val="005D677F"/>
    <w:rsid w:val="005D7304"/>
    <w:rsid w:val="005E1317"/>
    <w:rsid w:val="005E18C5"/>
    <w:rsid w:val="005E18E2"/>
    <w:rsid w:val="005E1962"/>
    <w:rsid w:val="005E2648"/>
    <w:rsid w:val="005E2B20"/>
    <w:rsid w:val="005E3375"/>
    <w:rsid w:val="005E4B16"/>
    <w:rsid w:val="005E4B18"/>
    <w:rsid w:val="005E5023"/>
    <w:rsid w:val="005E517A"/>
    <w:rsid w:val="005E7099"/>
    <w:rsid w:val="005E7797"/>
    <w:rsid w:val="005E77A6"/>
    <w:rsid w:val="005E7890"/>
    <w:rsid w:val="005E79C5"/>
    <w:rsid w:val="005F0E39"/>
    <w:rsid w:val="005F32A0"/>
    <w:rsid w:val="005F362E"/>
    <w:rsid w:val="005F363F"/>
    <w:rsid w:val="005F3696"/>
    <w:rsid w:val="005F4541"/>
    <w:rsid w:val="005F4D71"/>
    <w:rsid w:val="005F5417"/>
    <w:rsid w:val="005F6659"/>
    <w:rsid w:val="005F7D9C"/>
    <w:rsid w:val="00600983"/>
    <w:rsid w:val="00602D44"/>
    <w:rsid w:val="006034EC"/>
    <w:rsid w:val="00603A64"/>
    <w:rsid w:val="00605145"/>
    <w:rsid w:val="00606D5A"/>
    <w:rsid w:val="006111F7"/>
    <w:rsid w:val="006115CA"/>
    <w:rsid w:val="00611C5F"/>
    <w:rsid w:val="0061408B"/>
    <w:rsid w:val="006145D3"/>
    <w:rsid w:val="0061526F"/>
    <w:rsid w:val="0061567D"/>
    <w:rsid w:val="00616475"/>
    <w:rsid w:val="0061741A"/>
    <w:rsid w:val="00617902"/>
    <w:rsid w:val="006214CA"/>
    <w:rsid w:val="006217FA"/>
    <w:rsid w:val="00621B1B"/>
    <w:rsid w:val="00622996"/>
    <w:rsid w:val="006230E3"/>
    <w:rsid w:val="00623D6F"/>
    <w:rsid w:val="00624154"/>
    <w:rsid w:val="00624D33"/>
    <w:rsid w:val="00624F09"/>
    <w:rsid w:val="00626327"/>
    <w:rsid w:val="0062647C"/>
    <w:rsid w:val="006264B3"/>
    <w:rsid w:val="00626BD2"/>
    <w:rsid w:val="00626F98"/>
    <w:rsid w:val="00630022"/>
    <w:rsid w:val="006318C0"/>
    <w:rsid w:val="0063193A"/>
    <w:rsid w:val="00631EB7"/>
    <w:rsid w:val="006335D8"/>
    <w:rsid w:val="00633893"/>
    <w:rsid w:val="006349BD"/>
    <w:rsid w:val="00635323"/>
    <w:rsid w:val="00636194"/>
    <w:rsid w:val="0063719F"/>
    <w:rsid w:val="00637CE1"/>
    <w:rsid w:val="006404C1"/>
    <w:rsid w:val="00640C0D"/>
    <w:rsid w:val="00640FAF"/>
    <w:rsid w:val="0064102E"/>
    <w:rsid w:val="00641A01"/>
    <w:rsid w:val="00641B65"/>
    <w:rsid w:val="00641EDC"/>
    <w:rsid w:val="0064245D"/>
    <w:rsid w:val="0064254E"/>
    <w:rsid w:val="006443A6"/>
    <w:rsid w:val="0064466D"/>
    <w:rsid w:val="00644D4F"/>
    <w:rsid w:val="00646A3F"/>
    <w:rsid w:val="00646BCB"/>
    <w:rsid w:val="00646F82"/>
    <w:rsid w:val="00647149"/>
    <w:rsid w:val="00647C01"/>
    <w:rsid w:val="00647DC8"/>
    <w:rsid w:val="00650626"/>
    <w:rsid w:val="00650C6F"/>
    <w:rsid w:val="00651BDF"/>
    <w:rsid w:val="00652B01"/>
    <w:rsid w:val="00655E3A"/>
    <w:rsid w:val="006564A9"/>
    <w:rsid w:val="00656DE5"/>
    <w:rsid w:val="00656F10"/>
    <w:rsid w:val="00657BBB"/>
    <w:rsid w:val="00657CCF"/>
    <w:rsid w:val="006602C6"/>
    <w:rsid w:val="00662148"/>
    <w:rsid w:val="0066221B"/>
    <w:rsid w:val="00663AE8"/>
    <w:rsid w:val="00663C19"/>
    <w:rsid w:val="00663C5E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2400"/>
    <w:rsid w:val="0067249B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945"/>
    <w:rsid w:val="00677A10"/>
    <w:rsid w:val="0068002E"/>
    <w:rsid w:val="00680523"/>
    <w:rsid w:val="00681C7B"/>
    <w:rsid w:val="00682468"/>
    <w:rsid w:val="00682C2C"/>
    <w:rsid w:val="006835E5"/>
    <w:rsid w:val="00684BB0"/>
    <w:rsid w:val="00685F38"/>
    <w:rsid w:val="0068608D"/>
    <w:rsid w:val="006866BF"/>
    <w:rsid w:val="00686E41"/>
    <w:rsid w:val="00686E91"/>
    <w:rsid w:val="00691954"/>
    <w:rsid w:val="00692D5C"/>
    <w:rsid w:val="00693244"/>
    <w:rsid w:val="00693292"/>
    <w:rsid w:val="006935D0"/>
    <w:rsid w:val="00693866"/>
    <w:rsid w:val="006941CB"/>
    <w:rsid w:val="0069592E"/>
    <w:rsid w:val="00695F1E"/>
    <w:rsid w:val="00697E49"/>
    <w:rsid w:val="00697E8D"/>
    <w:rsid w:val="006A0041"/>
    <w:rsid w:val="006A1915"/>
    <w:rsid w:val="006A2228"/>
    <w:rsid w:val="006A24BA"/>
    <w:rsid w:val="006A30A8"/>
    <w:rsid w:val="006A4BE2"/>
    <w:rsid w:val="006A7789"/>
    <w:rsid w:val="006B0F63"/>
    <w:rsid w:val="006B15BE"/>
    <w:rsid w:val="006B187F"/>
    <w:rsid w:val="006B454F"/>
    <w:rsid w:val="006B5511"/>
    <w:rsid w:val="006B6BEF"/>
    <w:rsid w:val="006B788A"/>
    <w:rsid w:val="006C00C2"/>
    <w:rsid w:val="006C037D"/>
    <w:rsid w:val="006C1522"/>
    <w:rsid w:val="006C1F29"/>
    <w:rsid w:val="006C26DB"/>
    <w:rsid w:val="006C433F"/>
    <w:rsid w:val="006C6247"/>
    <w:rsid w:val="006C7672"/>
    <w:rsid w:val="006C76CD"/>
    <w:rsid w:val="006C7729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6895"/>
    <w:rsid w:val="006D79D8"/>
    <w:rsid w:val="006E014A"/>
    <w:rsid w:val="006E1E4E"/>
    <w:rsid w:val="006E1F9D"/>
    <w:rsid w:val="006E27E6"/>
    <w:rsid w:val="006E2996"/>
    <w:rsid w:val="006E3B63"/>
    <w:rsid w:val="006E6AD3"/>
    <w:rsid w:val="006E76E8"/>
    <w:rsid w:val="006F20F4"/>
    <w:rsid w:val="006F347A"/>
    <w:rsid w:val="006F40B6"/>
    <w:rsid w:val="006F765F"/>
    <w:rsid w:val="00700B06"/>
    <w:rsid w:val="00702682"/>
    <w:rsid w:val="00703E1C"/>
    <w:rsid w:val="007052E7"/>
    <w:rsid w:val="0070557A"/>
    <w:rsid w:val="00706C14"/>
    <w:rsid w:val="00707A25"/>
    <w:rsid w:val="007109F0"/>
    <w:rsid w:val="00712730"/>
    <w:rsid w:val="0071291A"/>
    <w:rsid w:val="00713B27"/>
    <w:rsid w:val="00713C03"/>
    <w:rsid w:val="0071461E"/>
    <w:rsid w:val="00715508"/>
    <w:rsid w:val="00715DBE"/>
    <w:rsid w:val="00716450"/>
    <w:rsid w:val="00716796"/>
    <w:rsid w:val="007168DA"/>
    <w:rsid w:val="00717687"/>
    <w:rsid w:val="007204C4"/>
    <w:rsid w:val="00720838"/>
    <w:rsid w:val="007213B6"/>
    <w:rsid w:val="007215E6"/>
    <w:rsid w:val="00721D83"/>
    <w:rsid w:val="00721EA0"/>
    <w:rsid w:val="00721F73"/>
    <w:rsid w:val="00722274"/>
    <w:rsid w:val="00722CFB"/>
    <w:rsid w:val="007231BF"/>
    <w:rsid w:val="00723C32"/>
    <w:rsid w:val="00723C46"/>
    <w:rsid w:val="007241C0"/>
    <w:rsid w:val="0072479C"/>
    <w:rsid w:val="00724FC3"/>
    <w:rsid w:val="00726D1C"/>
    <w:rsid w:val="0072755F"/>
    <w:rsid w:val="007301EF"/>
    <w:rsid w:val="007319E2"/>
    <w:rsid w:val="00731A00"/>
    <w:rsid w:val="0073270A"/>
    <w:rsid w:val="00732835"/>
    <w:rsid w:val="00733966"/>
    <w:rsid w:val="007347BB"/>
    <w:rsid w:val="00734B8B"/>
    <w:rsid w:val="00736D17"/>
    <w:rsid w:val="00737E25"/>
    <w:rsid w:val="00737F0A"/>
    <w:rsid w:val="00740175"/>
    <w:rsid w:val="00740274"/>
    <w:rsid w:val="007405A3"/>
    <w:rsid w:val="00740BA6"/>
    <w:rsid w:val="007413B5"/>
    <w:rsid w:val="00741F39"/>
    <w:rsid w:val="0074268C"/>
    <w:rsid w:val="00742796"/>
    <w:rsid w:val="00742798"/>
    <w:rsid w:val="00742B05"/>
    <w:rsid w:val="00742C08"/>
    <w:rsid w:val="00742C1B"/>
    <w:rsid w:val="00743174"/>
    <w:rsid w:val="00743CE6"/>
    <w:rsid w:val="00743CFF"/>
    <w:rsid w:val="00744335"/>
    <w:rsid w:val="00744B60"/>
    <w:rsid w:val="00745AB7"/>
    <w:rsid w:val="00745DF2"/>
    <w:rsid w:val="00746528"/>
    <w:rsid w:val="00746B66"/>
    <w:rsid w:val="00751620"/>
    <w:rsid w:val="007517F8"/>
    <w:rsid w:val="00752871"/>
    <w:rsid w:val="00752BA0"/>
    <w:rsid w:val="00752FD4"/>
    <w:rsid w:val="00754BAD"/>
    <w:rsid w:val="00754DBF"/>
    <w:rsid w:val="00754F59"/>
    <w:rsid w:val="007550CB"/>
    <w:rsid w:val="0075562D"/>
    <w:rsid w:val="00755C38"/>
    <w:rsid w:val="00756AA2"/>
    <w:rsid w:val="00756B80"/>
    <w:rsid w:val="0076027F"/>
    <w:rsid w:val="00761909"/>
    <w:rsid w:val="00762115"/>
    <w:rsid w:val="007629F4"/>
    <w:rsid w:val="00763587"/>
    <w:rsid w:val="00763784"/>
    <w:rsid w:val="00763AD7"/>
    <w:rsid w:val="0076535F"/>
    <w:rsid w:val="00765FF8"/>
    <w:rsid w:val="007667D7"/>
    <w:rsid w:val="0076796F"/>
    <w:rsid w:val="00767A65"/>
    <w:rsid w:val="00767D28"/>
    <w:rsid w:val="00767F74"/>
    <w:rsid w:val="007704D6"/>
    <w:rsid w:val="00772AB0"/>
    <w:rsid w:val="00773B26"/>
    <w:rsid w:val="00773F46"/>
    <w:rsid w:val="007747BA"/>
    <w:rsid w:val="00776044"/>
    <w:rsid w:val="00776F2A"/>
    <w:rsid w:val="007772B9"/>
    <w:rsid w:val="0078045D"/>
    <w:rsid w:val="00780871"/>
    <w:rsid w:val="00781148"/>
    <w:rsid w:val="007826F6"/>
    <w:rsid w:val="00784186"/>
    <w:rsid w:val="007841EE"/>
    <w:rsid w:val="0078427E"/>
    <w:rsid w:val="007842CD"/>
    <w:rsid w:val="00785721"/>
    <w:rsid w:val="00785836"/>
    <w:rsid w:val="0078615B"/>
    <w:rsid w:val="00786615"/>
    <w:rsid w:val="00786761"/>
    <w:rsid w:val="00786923"/>
    <w:rsid w:val="007870FC"/>
    <w:rsid w:val="007875A0"/>
    <w:rsid w:val="007877E1"/>
    <w:rsid w:val="007905E3"/>
    <w:rsid w:val="00790DA4"/>
    <w:rsid w:val="0079134A"/>
    <w:rsid w:val="00791ECA"/>
    <w:rsid w:val="007920FE"/>
    <w:rsid w:val="00792D61"/>
    <w:rsid w:val="007947D7"/>
    <w:rsid w:val="00795393"/>
    <w:rsid w:val="007953D3"/>
    <w:rsid w:val="007A03C7"/>
    <w:rsid w:val="007A0827"/>
    <w:rsid w:val="007A0B5A"/>
    <w:rsid w:val="007A0E8E"/>
    <w:rsid w:val="007A29C9"/>
    <w:rsid w:val="007A3D13"/>
    <w:rsid w:val="007A4F65"/>
    <w:rsid w:val="007A66A0"/>
    <w:rsid w:val="007A76A7"/>
    <w:rsid w:val="007A7991"/>
    <w:rsid w:val="007B0D9E"/>
    <w:rsid w:val="007B174A"/>
    <w:rsid w:val="007B35BA"/>
    <w:rsid w:val="007B36E7"/>
    <w:rsid w:val="007B4D98"/>
    <w:rsid w:val="007B5496"/>
    <w:rsid w:val="007B5EE9"/>
    <w:rsid w:val="007C0159"/>
    <w:rsid w:val="007C0767"/>
    <w:rsid w:val="007C1C79"/>
    <w:rsid w:val="007C248A"/>
    <w:rsid w:val="007C2926"/>
    <w:rsid w:val="007C2D07"/>
    <w:rsid w:val="007C3E35"/>
    <w:rsid w:val="007C44A3"/>
    <w:rsid w:val="007C4BBC"/>
    <w:rsid w:val="007C5848"/>
    <w:rsid w:val="007C750E"/>
    <w:rsid w:val="007C7E86"/>
    <w:rsid w:val="007D156D"/>
    <w:rsid w:val="007D226F"/>
    <w:rsid w:val="007D2432"/>
    <w:rsid w:val="007D3A41"/>
    <w:rsid w:val="007D453F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2FEA"/>
    <w:rsid w:val="007E3422"/>
    <w:rsid w:val="007E57B2"/>
    <w:rsid w:val="007E592F"/>
    <w:rsid w:val="007E6C1C"/>
    <w:rsid w:val="007E7903"/>
    <w:rsid w:val="007F1954"/>
    <w:rsid w:val="007F278A"/>
    <w:rsid w:val="007F282D"/>
    <w:rsid w:val="007F4E71"/>
    <w:rsid w:val="007F5402"/>
    <w:rsid w:val="007F5502"/>
    <w:rsid w:val="007F564C"/>
    <w:rsid w:val="007F67F2"/>
    <w:rsid w:val="007F685E"/>
    <w:rsid w:val="007F7294"/>
    <w:rsid w:val="007F757B"/>
    <w:rsid w:val="0080115F"/>
    <w:rsid w:val="008014AA"/>
    <w:rsid w:val="008015BB"/>
    <w:rsid w:val="00801E08"/>
    <w:rsid w:val="0080405C"/>
    <w:rsid w:val="0080551B"/>
    <w:rsid w:val="00806581"/>
    <w:rsid w:val="008074C4"/>
    <w:rsid w:val="00810C3B"/>
    <w:rsid w:val="00811EB8"/>
    <w:rsid w:val="008122D5"/>
    <w:rsid w:val="008138E4"/>
    <w:rsid w:val="0081469B"/>
    <w:rsid w:val="00814849"/>
    <w:rsid w:val="00814AA0"/>
    <w:rsid w:val="008150DE"/>
    <w:rsid w:val="008151B5"/>
    <w:rsid w:val="00815B4E"/>
    <w:rsid w:val="00816B97"/>
    <w:rsid w:val="00820713"/>
    <w:rsid w:val="008207D6"/>
    <w:rsid w:val="00820BCC"/>
    <w:rsid w:val="00820F55"/>
    <w:rsid w:val="00821415"/>
    <w:rsid w:val="00821576"/>
    <w:rsid w:val="008218BA"/>
    <w:rsid w:val="008227F9"/>
    <w:rsid w:val="00822887"/>
    <w:rsid w:val="0082343D"/>
    <w:rsid w:val="00823891"/>
    <w:rsid w:val="00825473"/>
    <w:rsid w:val="0082589E"/>
    <w:rsid w:val="00825B17"/>
    <w:rsid w:val="00826080"/>
    <w:rsid w:val="008266C7"/>
    <w:rsid w:val="008269FF"/>
    <w:rsid w:val="00827F70"/>
    <w:rsid w:val="008309CF"/>
    <w:rsid w:val="0083154B"/>
    <w:rsid w:val="00831A6D"/>
    <w:rsid w:val="00833854"/>
    <w:rsid w:val="00833ACF"/>
    <w:rsid w:val="008346B8"/>
    <w:rsid w:val="008354FF"/>
    <w:rsid w:val="0083643F"/>
    <w:rsid w:val="00836D45"/>
    <w:rsid w:val="00837AD6"/>
    <w:rsid w:val="008407D7"/>
    <w:rsid w:val="00840E77"/>
    <w:rsid w:val="00841433"/>
    <w:rsid w:val="00841EA9"/>
    <w:rsid w:val="0084310C"/>
    <w:rsid w:val="008440AB"/>
    <w:rsid w:val="008442B4"/>
    <w:rsid w:val="0084564D"/>
    <w:rsid w:val="0084714C"/>
    <w:rsid w:val="008479ED"/>
    <w:rsid w:val="00850F71"/>
    <w:rsid w:val="00853FEA"/>
    <w:rsid w:val="0085491F"/>
    <w:rsid w:val="00854E13"/>
    <w:rsid w:val="00854E4E"/>
    <w:rsid w:val="00855406"/>
    <w:rsid w:val="008570CF"/>
    <w:rsid w:val="00857812"/>
    <w:rsid w:val="00861279"/>
    <w:rsid w:val="00861B41"/>
    <w:rsid w:val="00861BFA"/>
    <w:rsid w:val="00863033"/>
    <w:rsid w:val="008633BE"/>
    <w:rsid w:val="008638A1"/>
    <w:rsid w:val="00864E78"/>
    <w:rsid w:val="008655BA"/>
    <w:rsid w:val="00865FAA"/>
    <w:rsid w:val="00870468"/>
    <w:rsid w:val="00872345"/>
    <w:rsid w:val="008725C0"/>
    <w:rsid w:val="00873EDA"/>
    <w:rsid w:val="0088010F"/>
    <w:rsid w:val="008801F6"/>
    <w:rsid w:val="008803C5"/>
    <w:rsid w:val="008810B4"/>
    <w:rsid w:val="008819CD"/>
    <w:rsid w:val="00882DE0"/>
    <w:rsid w:val="008840A7"/>
    <w:rsid w:val="008855D9"/>
    <w:rsid w:val="00887086"/>
    <w:rsid w:val="00890234"/>
    <w:rsid w:val="00890B58"/>
    <w:rsid w:val="00892448"/>
    <w:rsid w:val="00892F5E"/>
    <w:rsid w:val="00893ED0"/>
    <w:rsid w:val="0089501F"/>
    <w:rsid w:val="00896897"/>
    <w:rsid w:val="008A0875"/>
    <w:rsid w:val="008A1667"/>
    <w:rsid w:val="008A16EB"/>
    <w:rsid w:val="008A1812"/>
    <w:rsid w:val="008A29C9"/>
    <w:rsid w:val="008A3D75"/>
    <w:rsid w:val="008A4365"/>
    <w:rsid w:val="008A4587"/>
    <w:rsid w:val="008A5618"/>
    <w:rsid w:val="008A5924"/>
    <w:rsid w:val="008A5A38"/>
    <w:rsid w:val="008A601B"/>
    <w:rsid w:val="008A62CD"/>
    <w:rsid w:val="008A64D0"/>
    <w:rsid w:val="008A72E2"/>
    <w:rsid w:val="008A79F3"/>
    <w:rsid w:val="008A7D51"/>
    <w:rsid w:val="008B0600"/>
    <w:rsid w:val="008B0651"/>
    <w:rsid w:val="008B0DAD"/>
    <w:rsid w:val="008B1160"/>
    <w:rsid w:val="008B1ABE"/>
    <w:rsid w:val="008B33CB"/>
    <w:rsid w:val="008B3EE4"/>
    <w:rsid w:val="008B52F9"/>
    <w:rsid w:val="008B53A1"/>
    <w:rsid w:val="008B55CE"/>
    <w:rsid w:val="008B5869"/>
    <w:rsid w:val="008B64F1"/>
    <w:rsid w:val="008B679B"/>
    <w:rsid w:val="008B7069"/>
    <w:rsid w:val="008C0176"/>
    <w:rsid w:val="008C0527"/>
    <w:rsid w:val="008C0626"/>
    <w:rsid w:val="008C071D"/>
    <w:rsid w:val="008C0DFC"/>
    <w:rsid w:val="008C1BA7"/>
    <w:rsid w:val="008C21EE"/>
    <w:rsid w:val="008C27B9"/>
    <w:rsid w:val="008C2F90"/>
    <w:rsid w:val="008C3FD9"/>
    <w:rsid w:val="008C50A8"/>
    <w:rsid w:val="008C5FA0"/>
    <w:rsid w:val="008D028B"/>
    <w:rsid w:val="008D06AF"/>
    <w:rsid w:val="008D14E8"/>
    <w:rsid w:val="008D228E"/>
    <w:rsid w:val="008D2310"/>
    <w:rsid w:val="008D27E8"/>
    <w:rsid w:val="008D288E"/>
    <w:rsid w:val="008D2963"/>
    <w:rsid w:val="008D405D"/>
    <w:rsid w:val="008D45D2"/>
    <w:rsid w:val="008D4709"/>
    <w:rsid w:val="008D56FD"/>
    <w:rsid w:val="008D584D"/>
    <w:rsid w:val="008D6C72"/>
    <w:rsid w:val="008D7230"/>
    <w:rsid w:val="008E0484"/>
    <w:rsid w:val="008E082E"/>
    <w:rsid w:val="008E12C3"/>
    <w:rsid w:val="008E1493"/>
    <w:rsid w:val="008E1E91"/>
    <w:rsid w:val="008E29C9"/>
    <w:rsid w:val="008E2E99"/>
    <w:rsid w:val="008E3108"/>
    <w:rsid w:val="008E32C0"/>
    <w:rsid w:val="008E578B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3644"/>
    <w:rsid w:val="008F415C"/>
    <w:rsid w:val="008F484F"/>
    <w:rsid w:val="008F6FD4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10546"/>
    <w:rsid w:val="00910F22"/>
    <w:rsid w:val="00911AAD"/>
    <w:rsid w:val="00911C67"/>
    <w:rsid w:val="009126CC"/>
    <w:rsid w:val="00914976"/>
    <w:rsid w:val="009156A4"/>
    <w:rsid w:val="0091625D"/>
    <w:rsid w:val="00920D57"/>
    <w:rsid w:val="00921E4F"/>
    <w:rsid w:val="00921ED5"/>
    <w:rsid w:val="0092206D"/>
    <w:rsid w:val="00922316"/>
    <w:rsid w:val="009225EB"/>
    <w:rsid w:val="009226AC"/>
    <w:rsid w:val="0092392B"/>
    <w:rsid w:val="00923CD4"/>
    <w:rsid w:val="0092472C"/>
    <w:rsid w:val="009258A7"/>
    <w:rsid w:val="00925EA3"/>
    <w:rsid w:val="00926161"/>
    <w:rsid w:val="00931739"/>
    <w:rsid w:val="00931FB8"/>
    <w:rsid w:val="00932A00"/>
    <w:rsid w:val="00932FEB"/>
    <w:rsid w:val="009347E5"/>
    <w:rsid w:val="00935288"/>
    <w:rsid w:val="009359CA"/>
    <w:rsid w:val="009360D1"/>
    <w:rsid w:val="00936E9F"/>
    <w:rsid w:val="00936F91"/>
    <w:rsid w:val="00940666"/>
    <w:rsid w:val="009424A7"/>
    <w:rsid w:val="00942B1B"/>
    <w:rsid w:val="0094469D"/>
    <w:rsid w:val="00944CD9"/>
    <w:rsid w:val="0094547B"/>
    <w:rsid w:val="00945A6E"/>
    <w:rsid w:val="00945B50"/>
    <w:rsid w:val="009462EE"/>
    <w:rsid w:val="0094644D"/>
    <w:rsid w:val="00946ED9"/>
    <w:rsid w:val="00947BF1"/>
    <w:rsid w:val="009532A8"/>
    <w:rsid w:val="00953EE3"/>
    <w:rsid w:val="0095409A"/>
    <w:rsid w:val="009546AB"/>
    <w:rsid w:val="00954AA5"/>
    <w:rsid w:val="00954CA6"/>
    <w:rsid w:val="00954D38"/>
    <w:rsid w:val="009550EE"/>
    <w:rsid w:val="00955F36"/>
    <w:rsid w:val="00957410"/>
    <w:rsid w:val="00960009"/>
    <w:rsid w:val="00960526"/>
    <w:rsid w:val="00960666"/>
    <w:rsid w:val="00960987"/>
    <w:rsid w:val="00961727"/>
    <w:rsid w:val="00961BF4"/>
    <w:rsid w:val="00961C79"/>
    <w:rsid w:val="009620C3"/>
    <w:rsid w:val="00962D85"/>
    <w:rsid w:val="009630C2"/>
    <w:rsid w:val="00963222"/>
    <w:rsid w:val="009636A6"/>
    <w:rsid w:val="00964DFF"/>
    <w:rsid w:val="0096584C"/>
    <w:rsid w:val="00967FBC"/>
    <w:rsid w:val="00967FEE"/>
    <w:rsid w:val="00970606"/>
    <w:rsid w:val="00970BC6"/>
    <w:rsid w:val="00971196"/>
    <w:rsid w:val="00971ACA"/>
    <w:rsid w:val="00972711"/>
    <w:rsid w:val="00972C82"/>
    <w:rsid w:val="00973166"/>
    <w:rsid w:val="00974724"/>
    <w:rsid w:val="00974E93"/>
    <w:rsid w:val="009752B0"/>
    <w:rsid w:val="00975AB3"/>
    <w:rsid w:val="009773F0"/>
    <w:rsid w:val="009774AD"/>
    <w:rsid w:val="00977FD0"/>
    <w:rsid w:val="009803C4"/>
    <w:rsid w:val="00982728"/>
    <w:rsid w:val="009829CE"/>
    <w:rsid w:val="00982A42"/>
    <w:rsid w:val="00984044"/>
    <w:rsid w:val="009845FF"/>
    <w:rsid w:val="00984EEA"/>
    <w:rsid w:val="00985E42"/>
    <w:rsid w:val="00985E51"/>
    <w:rsid w:val="00986146"/>
    <w:rsid w:val="009901CA"/>
    <w:rsid w:val="00990DA4"/>
    <w:rsid w:val="00990E1C"/>
    <w:rsid w:val="00990E4B"/>
    <w:rsid w:val="00991485"/>
    <w:rsid w:val="00991B09"/>
    <w:rsid w:val="00991E20"/>
    <w:rsid w:val="00992BF8"/>
    <w:rsid w:val="00994914"/>
    <w:rsid w:val="009954F3"/>
    <w:rsid w:val="00995FCA"/>
    <w:rsid w:val="00997022"/>
    <w:rsid w:val="009A04AC"/>
    <w:rsid w:val="009A0F85"/>
    <w:rsid w:val="009A1F16"/>
    <w:rsid w:val="009A2A43"/>
    <w:rsid w:val="009A2B42"/>
    <w:rsid w:val="009A3245"/>
    <w:rsid w:val="009A4F16"/>
    <w:rsid w:val="009A56FC"/>
    <w:rsid w:val="009A767C"/>
    <w:rsid w:val="009B180C"/>
    <w:rsid w:val="009B282E"/>
    <w:rsid w:val="009B2A2F"/>
    <w:rsid w:val="009B3D78"/>
    <w:rsid w:val="009B546E"/>
    <w:rsid w:val="009B5D6F"/>
    <w:rsid w:val="009B6177"/>
    <w:rsid w:val="009B773B"/>
    <w:rsid w:val="009C0510"/>
    <w:rsid w:val="009C052D"/>
    <w:rsid w:val="009C0695"/>
    <w:rsid w:val="009C0DBA"/>
    <w:rsid w:val="009C0FE4"/>
    <w:rsid w:val="009C2984"/>
    <w:rsid w:val="009C34BA"/>
    <w:rsid w:val="009C3637"/>
    <w:rsid w:val="009C3E92"/>
    <w:rsid w:val="009C4D60"/>
    <w:rsid w:val="009C50DC"/>
    <w:rsid w:val="009C5816"/>
    <w:rsid w:val="009C6555"/>
    <w:rsid w:val="009C6657"/>
    <w:rsid w:val="009C75AA"/>
    <w:rsid w:val="009D11F6"/>
    <w:rsid w:val="009D1E2B"/>
    <w:rsid w:val="009D24F8"/>
    <w:rsid w:val="009D2EDC"/>
    <w:rsid w:val="009D2FD9"/>
    <w:rsid w:val="009D3876"/>
    <w:rsid w:val="009D4048"/>
    <w:rsid w:val="009D5601"/>
    <w:rsid w:val="009D5D5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DA"/>
    <w:rsid w:val="009E461D"/>
    <w:rsid w:val="009E4D25"/>
    <w:rsid w:val="009E57FE"/>
    <w:rsid w:val="009E64BA"/>
    <w:rsid w:val="009E71B6"/>
    <w:rsid w:val="009E7B2A"/>
    <w:rsid w:val="009F03D5"/>
    <w:rsid w:val="009F0B75"/>
    <w:rsid w:val="009F0BE3"/>
    <w:rsid w:val="009F311A"/>
    <w:rsid w:val="009F58CF"/>
    <w:rsid w:val="009F76BC"/>
    <w:rsid w:val="009F78B9"/>
    <w:rsid w:val="00A00BEE"/>
    <w:rsid w:val="00A00CE8"/>
    <w:rsid w:val="00A014C0"/>
    <w:rsid w:val="00A01A85"/>
    <w:rsid w:val="00A0265E"/>
    <w:rsid w:val="00A03B6B"/>
    <w:rsid w:val="00A03E9B"/>
    <w:rsid w:val="00A04008"/>
    <w:rsid w:val="00A055FD"/>
    <w:rsid w:val="00A05A7A"/>
    <w:rsid w:val="00A0725B"/>
    <w:rsid w:val="00A11178"/>
    <w:rsid w:val="00A11611"/>
    <w:rsid w:val="00A1277C"/>
    <w:rsid w:val="00A12A0E"/>
    <w:rsid w:val="00A12AB4"/>
    <w:rsid w:val="00A1495D"/>
    <w:rsid w:val="00A14BBA"/>
    <w:rsid w:val="00A15547"/>
    <w:rsid w:val="00A15745"/>
    <w:rsid w:val="00A16A02"/>
    <w:rsid w:val="00A16AF4"/>
    <w:rsid w:val="00A17244"/>
    <w:rsid w:val="00A17404"/>
    <w:rsid w:val="00A176A7"/>
    <w:rsid w:val="00A1785A"/>
    <w:rsid w:val="00A178F1"/>
    <w:rsid w:val="00A20055"/>
    <w:rsid w:val="00A21D8F"/>
    <w:rsid w:val="00A22609"/>
    <w:rsid w:val="00A2264F"/>
    <w:rsid w:val="00A22DF2"/>
    <w:rsid w:val="00A23389"/>
    <w:rsid w:val="00A233D3"/>
    <w:rsid w:val="00A23544"/>
    <w:rsid w:val="00A238CF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1388"/>
    <w:rsid w:val="00A31B0C"/>
    <w:rsid w:val="00A323DA"/>
    <w:rsid w:val="00A32432"/>
    <w:rsid w:val="00A32B7E"/>
    <w:rsid w:val="00A36221"/>
    <w:rsid w:val="00A365BE"/>
    <w:rsid w:val="00A40064"/>
    <w:rsid w:val="00A40128"/>
    <w:rsid w:val="00A44559"/>
    <w:rsid w:val="00A44843"/>
    <w:rsid w:val="00A44C9F"/>
    <w:rsid w:val="00A4587C"/>
    <w:rsid w:val="00A46ADB"/>
    <w:rsid w:val="00A47EFE"/>
    <w:rsid w:val="00A50598"/>
    <w:rsid w:val="00A5065C"/>
    <w:rsid w:val="00A5096A"/>
    <w:rsid w:val="00A51073"/>
    <w:rsid w:val="00A52376"/>
    <w:rsid w:val="00A53057"/>
    <w:rsid w:val="00A5317A"/>
    <w:rsid w:val="00A538B4"/>
    <w:rsid w:val="00A54B9B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9CC"/>
    <w:rsid w:val="00A61E69"/>
    <w:rsid w:val="00A62051"/>
    <w:rsid w:val="00A64312"/>
    <w:rsid w:val="00A6473E"/>
    <w:rsid w:val="00A64D7B"/>
    <w:rsid w:val="00A65298"/>
    <w:rsid w:val="00A66555"/>
    <w:rsid w:val="00A665A0"/>
    <w:rsid w:val="00A66FA4"/>
    <w:rsid w:val="00A67678"/>
    <w:rsid w:val="00A67DA9"/>
    <w:rsid w:val="00A72216"/>
    <w:rsid w:val="00A7288A"/>
    <w:rsid w:val="00A72FFB"/>
    <w:rsid w:val="00A7369D"/>
    <w:rsid w:val="00A75A0C"/>
    <w:rsid w:val="00A75B25"/>
    <w:rsid w:val="00A7623B"/>
    <w:rsid w:val="00A76886"/>
    <w:rsid w:val="00A77382"/>
    <w:rsid w:val="00A774F6"/>
    <w:rsid w:val="00A77B09"/>
    <w:rsid w:val="00A802F3"/>
    <w:rsid w:val="00A81049"/>
    <w:rsid w:val="00A81138"/>
    <w:rsid w:val="00A822E9"/>
    <w:rsid w:val="00A82FCC"/>
    <w:rsid w:val="00A842A6"/>
    <w:rsid w:val="00A84542"/>
    <w:rsid w:val="00A84EDF"/>
    <w:rsid w:val="00A85B1D"/>
    <w:rsid w:val="00A86129"/>
    <w:rsid w:val="00A8638C"/>
    <w:rsid w:val="00A86BFA"/>
    <w:rsid w:val="00A87F79"/>
    <w:rsid w:val="00A92702"/>
    <w:rsid w:val="00A937CD"/>
    <w:rsid w:val="00A947DE"/>
    <w:rsid w:val="00A95075"/>
    <w:rsid w:val="00A95533"/>
    <w:rsid w:val="00A95D4C"/>
    <w:rsid w:val="00A97E21"/>
    <w:rsid w:val="00AA0C6C"/>
    <w:rsid w:val="00AA0D15"/>
    <w:rsid w:val="00AA1824"/>
    <w:rsid w:val="00AA3268"/>
    <w:rsid w:val="00AA38F8"/>
    <w:rsid w:val="00AA42CE"/>
    <w:rsid w:val="00AA4BE5"/>
    <w:rsid w:val="00AA5C66"/>
    <w:rsid w:val="00AA6B5D"/>
    <w:rsid w:val="00AB0030"/>
    <w:rsid w:val="00AB048D"/>
    <w:rsid w:val="00AB0F76"/>
    <w:rsid w:val="00AB18C8"/>
    <w:rsid w:val="00AB23C7"/>
    <w:rsid w:val="00AB23E5"/>
    <w:rsid w:val="00AB2C9F"/>
    <w:rsid w:val="00AB31C7"/>
    <w:rsid w:val="00AB3655"/>
    <w:rsid w:val="00AB4EE6"/>
    <w:rsid w:val="00AB621D"/>
    <w:rsid w:val="00AB6C83"/>
    <w:rsid w:val="00AB6D04"/>
    <w:rsid w:val="00AB71B7"/>
    <w:rsid w:val="00AC12B0"/>
    <w:rsid w:val="00AC1CA5"/>
    <w:rsid w:val="00AC2120"/>
    <w:rsid w:val="00AC2264"/>
    <w:rsid w:val="00AC27C6"/>
    <w:rsid w:val="00AC3610"/>
    <w:rsid w:val="00AC3BE1"/>
    <w:rsid w:val="00AC3FBF"/>
    <w:rsid w:val="00AC4DAC"/>
    <w:rsid w:val="00AC5195"/>
    <w:rsid w:val="00AC57F9"/>
    <w:rsid w:val="00AC5958"/>
    <w:rsid w:val="00AC5CCC"/>
    <w:rsid w:val="00AC66C7"/>
    <w:rsid w:val="00AC7CA3"/>
    <w:rsid w:val="00AD13FA"/>
    <w:rsid w:val="00AD1965"/>
    <w:rsid w:val="00AD2644"/>
    <w:rsid w:val="00AD2B2A"/>
    <w:rsid w:val="00AD47B7"/>
    <w:rsid w:val="00AD54BA"/>
    <w:rsid w:val="00AD5A2E"/>
    <w:rsid w:val="00AD5EB6"/>
    <w:rsid w:val="00AD6A8E"/>
    <w:rsid w:val="00AD6AC7"/>
    <w:rsid w:val="00AD7234"/>
    <w:rsid w:val="00AD7E74"/>
    <w:rsid w:val="00AE0757"/>
    <w:rsid w:val="00AE08CE"/>
    <w:rsid w:val="00AE17A7"/>
    <w:rsid w:val="00AE25EE"/>
    <w:rsid w:val="00AE2C43"/>
    <w:rsid w:val="00AE3BBF"/>
    <w:rsid w:val="00AE48AF"/>
    <w:rsid w:val="00AE666C"/>
    <w:rsid w:val="00AE6755"/>
    <w:rsid w:val="00AE6BD9"/>
    <w:rsid w:val="00AE725A"/>
    <w:rsid w:val="00AE75E3"/>
    <w:rsid w:val="00AF0510"/>
    <w:rsid w:val="00AF0FA9"/>
    <w:rsid w:val="00AF13B5"/>
    <w:rsid w:val="00AF25EF"/>
    <w:rsid w:val="00AF2747"/>
    <w:rsid w:val="00AF289F"/>
    <w:rsid w:val="00AF40B7"/>
    <w:rsid w:val="00AF4E9B"/>
    <w:rsid w:val="00AF574C"/>
    <w:rsid w:val="00AF5CB8"/>
    <w:rsid w:val="00AF5FFE"/>
    <w:rsid w:val="00AF6D5C"/>
    <w:rsid w:val="00AF6DA3"/>
    <w:rsid w:val="00AF72EF"/>
    <w:rsid w:val="00AF76B4"/>
    <w:rsid w:val="00B00668"/>
    <w:rsid w:val="00B00701"/>
    <w:rsid w:val="00B0082F"/>
    <w:rsid w:val="00B00EBC"/>
    <w:rsid w:val="00B01736"/>
    <w:rsid w:val="00B01B76"/>
    <w:rsid w:val="00B02446"/>
    <w:rsid w:val="00B0539B"/>
    <w:rsid w:val="00B063EF"/>
    <w:rsid w:val="00B06BAF"/>
    <w:rsid w:val="00B06C9F"/>
    <w:rsid w:val="00B06CD0"/>
    <w:rsid w:val="00B07287"/>
    <w:rsid w:val="00B076B2"/>
    <w:rsid w:val="00B07910"/>
    <w:rsid w:val="00B07BBB"/>
    <w:rsid w:val="00B10E0F"/>
    <w:rsid w:val="00B11EE4"/>
    <w:rsid w:val="00B14365"/>
    <w:rsid w:val="00B14FDC"/>
    <w:rsid w:val="00B1525E"/>
    <w:rsid w:val="00B158CD"/>
    <w:rsid w:val="00B1617F"/>
    <w:rsid w:val="00B16659"/>
    <w:rsid w:val="00B16AD7"/>
    <w:rsid w:val="00B16B42"/>
    <w:rsid w:val="00B16FB5"/>
    <w:rsid w:val="00B178C1"/>
    <w:rsid w:val="00B17ADA"/>
    <w:rsid w:val="00B2029F"/>
    <w:rsid w:val="00B210A0"/>
    <w:rsid w:val="00B2137E"/>
    <w:rsid w:val="00B2256E"/>
    <w:rsid w:val="00B2348D"/>
    <w:rsid w:val="00B26483"/>
    <w:rsid w:val="00B303EE"/>
    <w:rsid w:val="00B30791"/>
    <w:rsid w:val="00B309CA"/>
    <w:rsid w:val="00B3230A"/>
    <w:rsid w:val="00B3280B"/>
    <w:rsid w:val="00B33E1E"/>
    <w:rsid w:val="00B3410A"/>
    <w:rsid w:val="00B343B7"/>
    <w:rsid w:val="00B3475E"/>
    <w:rsid w:val="00B36DB1"/>
    <w:rsid w:val="00B36F25"/>
    <w:rsid w:val="00B40283"/>
    <w:rsid w:val="00B40449"/>
    <w:rsid w:val="00B404BE"/>
    <w:rsid w:val="00B4086D"/>
    <w:rsid w:val="00B4196B"/>
    <w:rsid w:val="00B424C5"/>
    <w:rsid w:val="00B4277C"/>
    <w:rsid w:val="00B431BD"/>
    <w:rsid w:val="00B4325F"/>
    <w:rsid w:val="00B43298"/>
    <w:rsid w:val="00B437A2"/>
    <w:rsid w:val="00B43CC8"/>
    <w:rsid w:val="00B440DF"/>
    <w:rsid w:val="00B450E7"/>
    <w:rsid w:val="00B45642"/>
    <w:rsid w:val="00B457BF"/>
    <w:rsid w:val="00B46739"/>
    <w:rsid w:val="00B46C4B"/>
    <w:rsid w:val="00B47AEE"/>
    <w:rsid w:val="00B5067C"/>
    <w:rsid w:val="00B519B5"/>
    <w:rsid w:val="00B52472"/>
    <w:rsid w:val="00B52E72"/>
    <w:rsid w:val="00B53480"/>
    <w:rsid w:val="00B53ADA"/>
    <w:rsid w:val="00B54921"/>
    <w:rsid w:val="00B57532"/>
    <w:rsid w:val="00B6015D"/>
    <w:rsid w:val="00B608D0"/>
    <w:rsid w:val="00B60F74"/>
    <w:rsid w:val="00B617E9"/>
    <w:rsid w:val="00B61F53"/>
    <w:rsid w:val="00B62349"/>
    <w:rsid w:val="00B62AA9"/>
    <w:rsid w:val="00B632CA"/>
    <w:rsid w:val="00B63786"/>
    <w:rsid w:val="00B63DE3"/>
    <w:rsid w:val="00B6418A"/>
    <w:rsid w:val="00B6426E"/>
    <w:rsid w:val="00B6569C"/>
    <w:rsid w:val="00B6721C"/>
    <w:rsid w:val="00B703CD"/>
    <w:rsid w:val="00B7041F"/>
    <w:rsid w:val="00B730AC"/>
    <w:rsid w:val="00B7344A"/>
    <w:rsid w:val="00B75499"/>
    <w:rsid w:val="00B7689B"/>
    <w:rsid w:val="00B77197"/>
    <w:rsid w:val="00B81114"/>
    <w:rsid w:val="00B81A88"/>
    <w:rsid w:val="00B8364E"/>
    <w:rsid w:val="00B836E4"/>
    <w:rsid w:val="00B8399A"/>
    <w:rsid w:val="00B84096"/>
    <w:rsid w:val="00B84765"/>
    <w:rsid w:val="00B84AE1"/>
    <w:rsid w:val="00B84D04"/>
    <w:rsid w:val="00B85708"/>
    <w:rsid w:val="00B8574E"/>
    <w:rsid w:val="00B858A1"/>
    <w:rsid w:val="00B865DB"/>
    <w:rsid w:val="00B86C10"/>
    <w:rsid w:val="00B87B7A"/>
    <w:rsid w:val="00B90638"/>
    <w:rsid w:val="00B9161A"/>
    <w:rsid w:val="00B918D7"/>
    <w:rsid w:val="00B91F09"/>
    <w:rsid w:val="00B92474"/>
    <w:rsid w:val="00B92AA0"/>
    <w:rsid w:val="00B94394"/>
    <w:rsid w:val="00B9487D"/>
    <w:rsid w:val="00B94C85"/>
    <w:rsid w:val="00B96CA7"/>
    <w:rsid w:val="00B974A8"/>
    <w:rsid w:val="00B97B17"/>
    <w:rsid w:val="00BA0CC5"/>
    <w:rsid w:val="00BA1997"/>
    <w:rsid w:val="00BA1C3E"/>
    <w:rsid w:val="00BA20BB"/>
    <w:rsid w:val="00BA2500"/>
    <w:rsid w:val="00BA3504"/>
    <w:rsid w:val="00BA43B1"/>
    <w:rsid w:val="00BA4631"/>
    <w:rsid w:val="00BA4676"/>
    <w:rsid w:val="00BA4882"/>
    <w:rsid w:val="00BA5740"/>
    <w:rsid w:val="00BA5F84"/>
    <w:rsid w:val="00BA634E"/>
    <w:rsid w:val="00BA6694"/>
    <w:rsid w:val="00BA66B1"/>
    <w:rsid w:val="00BA6C15"/>
    <w:rsid w:val="00BA7637"/>
    <w:rsid w:val="00BB0BD5"/>
    <w:rsid w:val="00BB0CF3"/>
    <w:rsid w:val="00BB1B34"/>
    <w:rsid w:val="00BB374A"/>
    <w:rsid w:val="00BB58E3"/>
    <w:rsid w:val="00BB5DA8"/>
    <w:rsid w:val="00BB6011"/>
    <w:rsid w:val="00BB7AA5"/>
    <w:rsid w:val="00BC012E"/>
    <w:rsid w:val="00BC066E"/>
    <w:rsid w:val="00BC08AC"/>
    <w:rsid w:val="00BC10D4"/>
    <w:rsid w:val="00BC1767"/>
    <w:rsid w:val="00BC1BB2"/>
    <w:rsid w:val="00BC2BA2"/>
    <w:rsid w:val="00BC48FE"/>
    <w:rsid w:val="00BC537C"/>
    <w:rsid w:val="00BC5CD6"/>
    <w:rsid w:val="00BC68B4"/>
    <w:rsid w:val="00BC7E05"/>
    <w:rsid w:val="00BD0C75"/>
    <w:rsid w:val="00BD1E05"/>
    <w:rsid w:val="00BD387A"/>
    <w:rsid w:val="00BD463E"/>
    <w:rsid w:val="00BD4DCC"/>
    <w:rsid w:val="00BD5600"/>
    <w:rsid w:val="00BD6AA3"/>
    <w:rsid w:val="00BD6AE1"/>
    <w:rsid w:val="00BD7669"/>
    <w:rsid w:val="00BD7F18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75"/>
    <w:rsid w:val="00BE6F40"/>
    <w:rsid w:val="00BE752F"/>
    <w:rsid w:val="00BE7D5E"/>
    <w:rsid w:val="00BF0058"/>
    <w:rsid w:val="00BF13F9"/>
    <w:rsid w:val="00BF1605"/>
    <w:rsid w:val="00BF2424"/>
    <w:rsid w:val="00BF28D3"/>
    <w:rsid w:val="00BF2E53"/>
    <w:rsid w:val="00BF4DAB"/>
    <w:rsid w:val="00C00263"/>
    <w:rsid w:val="00C00A38"/>
    <w:rsid w:val="00C00BEE"/>
    <w:rsid w:val="00C02238"/>
    <w:rsid w:val="00C03442"/>
    <w:rsid w:val="00C05485"/>
    <w:rsid w:val="00C06AD2"/>
    <w:rsid w:val="00C07A29"/>
    <w:rsid w:val="00C1027F"/>
    <w:rsid w:val="00C10672"/>
    <w:rsid w:val="00C10A19"/>
    <w:rsid w:val="00C126B8"/>
    <w:rsid w:val="00C12E8F"/>
    <w:rsid w:val="00C13646"/>
    <w:rsid w:val="00C1394D"/>
    <w:rsid w:val="00C13979"/>
    <w:rsid w:val="00C1456B"/>
    <w:rsid w:val="00C15CF7"/>
    <w:rsid w:val="00C16001"/>
    <w:rsid w:val="00C16EDF"/>
    <w:rsid w:val="00C175AD"/>
    <w:rsid w:val="00C17974"/>
    <w:rsid w:val="00C2051A"/>
    <w:rsid w:val="00C20D8C"/>
    <w:rsid w:val="00C2103F"/>
    <w:rsid w:val="00C24309"/>
    <w:rsid w:val="00C24390"/>
    <w:rsid w:val="00C245B9"/>
    <w:rsid w:val="00C24BFA"/>
    <w:rsid w:val="00C24FE0"/>
    <w:rsid w:val="00C260F9"/>
    <w:rsid w:val="00C263F2"/>
    <w:rsid w:val="00C27B60"/>
    <w:rsid w:val="00C30D62"/>
    <w:rsid w:val="00C30E59"/>
    <w:rsid w:val="00C31457"/>
    <w:rsid w:val="00C31935"/>
    <w:rsid w:val="00C33848"/>
    <w:rsid w:val="00C34789"/>
    <w:rsid w:val="00C34813"/>
    <w:rsid w:val="00C35BDF"/>
    <w:rsid w:val="00C36BB9"/>
    <w:rsid w:val="00C40940"/>
    <w:rsid w:val="00C40C10"/>
    <w:rsid w:val="00C4173B"/>
    <w:rsid w:val="00C41B9D"/>
    <w:rsid w:val="00C420A7"/>
    <w:rsid w:val="00C42307"/>
    <w:rsid w:val="00C4277C"/>
    <w:rsid w:val="00C43D2F"/>
    <w:rsid w:val="00C4480A"/>
    <w:rsid w:val="00C448C1"/>
    <w:rsid w:val="00C44EDE"/>
    <w:rsid w:val="00C44F64"/>
    <w:rsid w:val="00C51E61"/>
    <w:rsid w:val="00C52D5E"/>
    <w:rsid w:val="00C541EB"/>
    <w:rsid w:val="00C54605"/>
    <w:rsid w:val="00C55615"/>
    <w:rsid w:val="00C558F8"/>
    <w:rsid w:val="00C56935"/>
    <w:rsid w:val="00C56AB7"/>
    <w:rsid w:val="00C61569"/>
    <w:rsid w:val="00C61906"/>
    <w:rsid w:val="00C62E06"/>
    <w:rsid w:val="00C640FE"/>
    <w:rsid w:val="00C64A1F"/>
    <w:rsid w:val="00C64E5B"/>
    <w:rsid w:val="00C64EA1"/>
    <w:rsid w:val="00C65EAE"/>
    <w:rsid w:val="00C66205"/>
    <w:rsid w:val="00C66FE4"/>
    <w:rsid w:val="00C705AA"/>
    <w:rsid w:val="00C707EF"/>
    <w:rsid w:val="00C70A24"/>
    <w:rsid w:val="00C70E7D"/>
    <w:rsid w:val="00C718AA"/>
    <w:rsid w:val="00C72C7C"/>
    <w:rsid w:val="00C73000"/>
    <w:rsid w:val="00C74A0B"/>
    <w:rsid w:val="00C74AF1"/>
    <w:rsid w:val="00C75801"/>
    <w:rsid w:val="00C77373"/>
    <w:rsid w:val="00C8069D"/>
    <w:rsid w:val="00C812A9"/>
    <w:rsid w:val="00C81768"/>
    <w:rsid w:val="00C81BC8"/>
    <w:rsid w:val="00C81F38"/>
    <w:rsid w:val="00C82251"/>
    <w:rsid w:val="00C8392D"/>
    <w:rsid w:val="00C84B12"/>
    <w:rsid w:val="00C84B47"/>
    <w:rsid w:val="00C85199"/>
    <w:rsid w:val="00C851AF"/>
    <w:rsid w:val="00C85F78"/>
    <w:rsid w:val="00C8617F"/>
    <w:rsid w:val="00C867C9"/>
    <w:rsid w:val="00C8699C"/>
    <w:rsid w:val="00C8729E"/>
    <w:rsid w:val="00C87499"/>
    <w:rsid w:val="00C90005"/>
    <w:rsid w:val="00C9271A"/>
    <w:rsid w:val="00C93A33"/>
    <w:rsid w:val="00C93B8D"/>
    <w:rsid w:val="00C96F5D"/>
    <w:rsid w:val="00C9735C"/>
    <w:rsid w:val="00C97493"/>
    <w:rsid w:val="00C97B5E"/>
    <w:rsid w:val="00CA12C4"/>
    <w:rsid w:val="00CA173C"/>
    <w:rsid w:val="00CA1BD9"/>
    <w:rsid w:val="00CA309F"/>
    <w:rsid w:val="00CA40BE"/>
    <w:rsid w:val="00CA56C1"/>
    <w:rsid w:val="00CA795F"/>
    <w:rsid w:val="00CA7B81"/>
    <w:rsid w:val="00CA7C5C"/>
    <w:rsid w:val="00CB0C34"/>
    <w:rsid w:val="00CB10A1"/>
    <w:rsid w:val="00CB220D"/>
    <w:rsid w:val="00CB3522"/>
    <w:rsid w:val="00CB430E"/>
    <w:rsid w:val="00CB5CCE"/>
    <w:rsid w:val="00CB613B"/>
    <w:rsid w:val="00CB67BB"/>
    <w:rsid w:val="00CB68AB"/>
    <w:rsid w:val="00CB722C"/>
    <w:rsid w:val="00CB77A4"/>
    <w:rsid w:val="00CB79CA"/>
    <w:rsid w:val="00CC083B"/>
    <w:rsid w:val="00CC0EB3"/>
    <w:rsid w:val="00CC11CD"/>
    <w:rsid w:val="00CC2766"/>
    <w:rsid w:val="00CC2CD2"/>
    <w:rsid w:val="00CC2F5E"/>
    <w:rsid w:val="00CC3E07"/>
    <w:rsid w:val="00CC438E"/>
    <w:rsid w:val="00CC657F"/>
    <w:rsid w:val="00CC745C"/>
    <w:rsid w:val="00CC75B1"/>
    <w:rsid w:val="00CC7BE0"/>
    <w:rsid w:val="00CD02C8"/>
    <w:rsid w:val="00CD0ACD"/>
    <w:rsid w:val="00CD1711"/>
    <w:rsid w:val="00CD18C2"/>
    <w:rsid w:val="00CD1E34"/>
    <w:rsid w:val="00CD23F4"/>
    <w:rsid w:val="00CD2FB9"/>
    <w:rsid w:val="00CD3311"/>
    <w:rsid w:val="00CD352C"/>
    <w:rsid w:val="00CD3861"/>
    <w:rsid w:val="00CD3DA5"/>
    <w:rsid w:val="00CD3F19"/>
    <w:rsid w:val="00CD4D0F"/>
    <w:rsid w:val="00CD5080"/>
    <w:rsid w:val="00CD5082"/>
    <w:rsid w:val="00CD606C"/>
    <w:rsid w:val="00CD7BD3"/>
    <w:rsid w:val="00CE0749"/>
    <w:rsid w:val="00CE1488"/>
    <w:rsid w:val="00CE1DBF"/>
    <w:rsid w:val="00CE260F"/>
    <w:rsid w:val="00CE2CB5"/>
    <w:rsid w:val="00CE2CD2"/>
    <w:rsid w:val="00CE3301"/>
    <w:rsid w:val="00CE554F"/>
    <w:rsid w:val="00CE5878"/>
    <w:rsid w:val="00CE6481"/>
    <w:rsid w:val="00CE7D5A"/>
    <w:rsid w:val="00CF0354"/>
    <w:rsid w:val="00CF1A28"/>
    <w:rsid w:val="00CF1D2A"/>
    <w:rsid w:val="00CF2C77"/>
    <w:rsid w:val="00CF3A40"/>
    <w:rsid w:val="00CF3DCB"/>
    <w:rsid w:val="00CF45E5"/>
    <w:rsid w:val="00CF492C"/>
    <w:rsid w:val="00CF5403"/>
    <w:rsid w:val="00CF6650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4323"/>
    <w:rsid w:val="00D04CB7"/>
    <w:rsid w:val="00D04E91"/>
    <w:rsid w:val="00D04EAC"/>
    <w:rsid w:val="00D055E5"/>
    <w:rsid w:val="00D05630"/>
    <w:rsid w:val="00D06E37"/>
    <w:rsid w:val="00D07334"/>
    <w:rsid w:val="00D07E9C"/>
    <w:rsid w:val="00D1156D"/>
    <w:rsid w:val="00D11BCE"/>
    <w:rsid w:val="00D11ECF"/>
    <w:rsid w:val="00D12495"/>
    <w:rsid w:val="00D12734"/>
    <w:rsid w:val="00D12B1B"/>
    <w:rsid w:val="00D12D29"/>
    <w:rsid w:val="00D13BAB"/>
    <w:rsid w:val="00D13BC0"/>
    <w:rsid w:val="00D14419"/>
    <w:rsid w:val="00D1492E"/>
    <w:rsid w:val="00D14DDD"/>
    <w:rsid w:val="00D15E51"/>
    <w:rsid w:val="00D169C5"/>
    <w:rsid w:val="00D169F9"/>
    <w:rsid w:val="00D16DA8"/>
    <w:rsid w:val="00D177C4"/>
    <w:rsid w:val="00D17FA4"/>
    <w:rsid w:val="00D210FA"/>
    <w:rsid w:val="00D211CE"/>
    <w:rsid w:val="00D21427"/>
    <w:rsid w:val="00D22E4D"/>
    <w:rsid w:val="00D245CE"/>
    <w:rsid w:val="00D27F30"/>
    <w:rsid w:val="00D309C6"/>
    <w:rsid w:val="00D316F4"/>
    <w:rsid w:val="00D31E7E"/>
    <w:rsid w:val="00D3252A"/>
    <w:rsid w:val="00D32B96"/>
    <w:rsid w:val="00D33D79"/>
    <w:rsid w:val="00D34EAA"/>
    <w:rsid w:val="00D34F47"/>
    <w:rsid w:val="00D34FB1"/>
    <w:rsid w:val="00D358DC"/>
    <w:rsid w:val="00D35CF5"/>
    <w:rsid w:val="00D35F4A"/>
    <w:rsid w:val="00D3609F"/>
    <w:rsid w:val="00D36CDF"/>
    <w:rsid w:val="00D36E75"/>
    <w:rsid w:val="00D42836"/>
    <w:rsid w:val="00D43F5B"/>
    <w:rsid w:val="00D44249"/>
    <w:rsid w:val="00D453F6"/>
    <w:rsid w:val="00D463D4"/>
    <w:rsid w:val="00D47382"/>
    <w:rsid w:val="00D47A55"/>
    <w:rsid w:val="00D47E34"/>
    <w:rsid w:val="00D502F2"/>
    <w:rsid w:val="00D50C4A"/>
    <w:rsid w:val="00D51164"/>
    <w:rsid w:val="00D51B83"/>
    <w:rsid w:val="00D51BBA"/>
    <w:rsid w:val="00D51DCE"/>
    <w:rsid w:val="00D52718"/>
    <w:rsid w:val="00D52E67"/>
    <w:rsid w:val="00D52EC0"/>
    <w:rsid w:val="00D5311D"/>
    <w:rsid w:val="00D54C8D"/>
    <w:rsid w:val="00D5507A"/>
    <w:rsid w:val="00D5617D"/>
    <w:rsid w:val="00D570A7"/>
    <w:rsid w:val="00D576EB"/>
    <w:rsid w:val="00D601BE"/>
    <w:rsid w:val="00D60B5E"/>
    <w:rsid w:val="00D618F0"/>
    <w:rsid w:val="00D619F9"/>
    <w:rsid w:val="00D61E98"/>
    <w:rsid w:val="00D61FE9"/>
    <w:rsid w:val="00D6211E"/>
    <w:rsid w:val="00D63073"/>
    <w:rsid w:val="00D64686"/>
    <w:rsid w:val="00D647FF"/>
    <w:rsid w:val="00D658FE"/>
    <w:rsid w:val="00D667E3"/>
    <w:rsid w:val="00D67300"/>
    <w:rsid w:val="00D679BD"/>
    <w:rsid w:val="00D72045"/>
    <w:rsid w:val="00D72C11"/>
    <w:rsid w:val="00D72D0D"/>
    <w:rsid w:val="00D7309B"/>
    <w:rsid w:val="00D738B8"/>
    <w:rsid w:val="00D74957"/>
    <w:rsid w:val="00D74EF2"/>
    <w:rsid w:val="00D75DC3"/>
    <w:rsid w:val="00D767FA"/>
    <w:rsid w:val="00D7700A"/>
    <w:rsid w:val="00D77221"/>
    <w:rsid w:val="00D77EA7"/>
    <w:rsid w:val="00D80EC3"/>
    <w:rsid w:val="00D80ED1"/>
    <w:rsid w:val="00D811F4"/>
    <w:rsid w:val="00D83E96"/>
    <w:rsid w:val="00D8410F"/>
    <w:rsid w:val="00D8508B"/>
    <w:rsid w:val="00D850EE"/>
    <w:rsid w:val="00D8572F"/>
    <w:rsid w:val="00D85FA5"/>
    <w:rsid w:val="00D872D6"/>
    <w:rsid w:val="00D877A2"/>
    <w:rsid w:val="00D90306"/>
    <w:rsid w:val="00D92C33"/>
    <w:rsid w:val="00D944B8"/>
    <w:rsid w:val="00D94B71"/>
    <w:rsid w:val="00D95534"/>
    <w:rsid w:val="00D95F7A"/>
    <w:rsid w:val="00D972F5"/>
    <w:rsid w:val="00D97305"/>
    <w:rsid w:val="00D9756B"/>
    <w:rsid w:val="00DA1208"/>
    <w:rsid w:val="00DA184F"/>
    <w:rsid w:val="00DA31F0"/>
    <w:rsid w:val="00DA4165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ABA"/>
    <w:rsid w:val="00DB5F35"/>
    <w:rsid w:val="00DB60BC"/>
    <w:rsid w:val="00DB6426"/>
    <w:rsid w:val="00DB6EDF"/>
    <w:rsid w:val="00DB783A"/>
    <w:rsid w:val="00DB7B09"/>
    <w:rsid w:val="00DB7D5B"/>
    <w:rsid w:val="00DC0E05"/>
    <w:rsid w:val="00DC17C8"/>
    <w:rsid w:val="00DC2C33"/>
    <w:rsid w:val="00DC40DB"/>
    <w:rsid w:val="00DC43A0"/>
    <w:rsid w:val="00DC55BE"/>
    <w:rsid w:val="00DC5A3D"/>
    <w:rsid w:val="00DC68A1"/>
    <w:rsid w:val="00DC6CBF"/>
    <w:rsid w:val="00DC7C94"/>
    <w:rsid w:val="00DD0316"/>
    <w:rsid w:val="00DD05D2"/>
    <w:rsid w:val="00DD077A"/>
    <w:rsid w:val="00DD0A19"/>
    <w:rsid w:val="00DD1799"/>
    <w:rsid w:val="00DD3427"/>
    <w:rsid w:val="00DD3568"/>
    <w:rsid w:val="00DD4A18"/>
    <w:rsid w:val="00DD4C25"/>
    <w:rsid w:val="00DD4DA2"/>
    <w:rsid w:val="00DD5F96"/>
    <w:rsid w:val="00DD6DA1"/>
    <w:rsid w:val="00DD78A5"/>
    <w:rsid w:val="00DE017B"/>
    <w:rsid w:val="00DE1E6B"/>
    <w:rsid w:val="00DE20B0"/>
    <w:rsid w:val="00DE2ED0"/>
    <w:rsid w:val="00DE7120"/>
    <w:rsid w:val="00DF0113"/>
    <w:rsid w:val="00DF03B2"/>
    <w:rsid w:val="00DF097C"/>
    <w:rsid w:val="00DF178C"/>
    <w:rsid w:val="00DF29B3"/>
    <w:rsid w:val="00DF36E4"/>
    <w:rsid w:val="00DF44D1"/>
    <w:rsid w:val="00DF4DE4"/>
    <w:rsid w:val="00DF5D2D"/>
    <w:rsid w:val="00DF5DAD"/>
    <w:rsid w:val="00DF63AE"/>
    <w:rsid w:val="00DF691A"/>
    <w:rsid w:val="00DF7464"/>
    <w:rsid w:val="00E001A5"/>
    <w:rsid w:val="00E00268"/>
    <w:rsid w:val="00E00A1C"/>
    <w:rsid w:val="00E0134A"/>
    <w:rsid w:val="00E01688"/>
    <w:rsid w:val="00E022B0"/>
    <w:rsid w:val="00E025F7"/>
    <w:rsid w:val="00E025FE"/>
    <w:rsid w:val="00E02739"/>
    <w:rsid w:val="00E037EF"/>
    <w:rsid w:val="00E03F7D"/>
    <w:rsid w:val="00E04B5B"/>
    <w:rsid w:val="00E057B3"/>
    <w:rsid w:val="00E05B06"/>
    <w:rsid w:val="00E06400"/>
    <w:rsid w:val="00E06466"/>
    <w:rsid w:val="00E07361"/>
    <w:rsid w:val="00E07A19"/>
    <w:rsid w:val="00E101F7"/>
    <w:rsid w:val="00E10DA2"/>
    <w:rsid w:val="00E121CB"/>
    <w:rsid w:val="00E12AAA"/>
    <w:rsid w:val="00E12C4A"/>
    <w:rsid w:val="00E135BD"/>
    <w:rsid w:val="00E141C3"/>
    <w:rsid w:val="00E14403"/>
    <w:rsid w:val="00E14D25"/>
    <w:rsid w:val="00E14D4D"/>
    <w:rsid w:val="00E15366"/>
    <w:rsid w:val="00E16235"/>
    <w:rsid w:val="00E2068B"/>
    <w:rsid w:val="00E208C9"/>
    <w:rsid w:val="00E209B6"/>
    <w:rsid w:val="00E20AB4"/>
    <w:rsid w:val="00E21D95"/>
    <w:rsid w:val="00E225F6"/>
    <w:rsid w:val="00E23B3C"/>
    <w:rsid w:val="00E250C2"/>
    <w:rsid w:val="00E26CDA"/>
    <w:rsid w:val="00E27D85"/>
    <w:rsid w:val="00E27EBB"/>
    <w:rsid w:val="00E317E1"/>
    <w:rsid w:val="00E31B25"/>
    <w:rsid w:val="00E32329"/>
    <w:rsid w:val="00E32928"/>
    <w:rsid w:val="00E34BFD"/>
    <w:rsid w:val="00E35AF0"/>
    <w:rsid w:val="00E35D7E"/>
    <w:rsid w:val="00E35F2A"/>
    <w:rsid w:val="00E373CA"/>
    <w:rsid w:val="00E37F4D"/>
    <w:rsid w:val="00E40A50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8DE"/>
    <w:rsid w:val="00E54E3F"/>
    <w:rsid w:val="00E55652"/>
    <w:rsid w:val="00E55A57"/>
    <w:rsid w:val="00E55C45"/>
    <w:rsid w:val="00E56DBD"/>
    <w:rsid w:val="00E6039E"/>
    <w:rsid w:val="00E60E1B"/>
    <w:rsid w:val="00E61096"/>
    <w:rsid w:val="00E61626"/>
    <w:rsid w:val="00E6195D"/>
    <w:rsid w:val="00E61B38"/>
    <w:rsid w:val="00E61BBF"/>
    <w:rsid w:val="00E62250"/>
    <w:rsid w:val="00E6351E"/>
    <w:rsid w:val="00E644AA"/>
    <w:rsid w:val="00E64A1C"/>
    <w:rsid w:val="00E64B71"/>
    <w:rsid w:val="00E707BC"/>
    <w:rsid w:val="00E708C6"/>
    <w:rsid w:val="00E72164"/>
    <w:rsid w:val="00E72DEC"/>
    <w:rsid w:val="00E734C4"/>
    <w:rsid w:val="00E73AF5"/>
    <w:rsid w:val="00E74519"/>
    <w:rsid w:val="00E75CEC"/>
    <w:rsid w:val="00E76EC4"/>
    <w:rsid w:val="00E7797D"/>
    <w:rsid w:val="00E77984"/>
    <w:rsid w:val="00E77D5C"/>
    <w:rsid w:val="00E8055B"/>
    <w:rsid w:val="00E80AA3"/>
    <w:rsid w:val="00E80C80"/>
    <w:rsid w:val="00E8116A"/>
    <w:rsid w:val="00E82124"/>
    <w:rsid w:val="00E84B83"/>
    <w:rsid w:val="00E84C28"/>
    <w:rsid w:val="00E8508B"/>
    <w:rsid w:val="00E85255"/>
    <w:rsid w:val="00E85D79"/>
    <w:rsid w:val="00E85F3B"/>
    <w:rsid w:val="00E85FB0"/>
    <w:rsid w:val="00E863E3"/>
    <w:rsid w:val="00E866D5"/>
    <w:rsid w:val="00E86853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1A5F"/>
    <w:rsid w:val="00EA23EC"/>
    <w:rsid w:val="00EA2F1C"/>
    <w:rsid w:val="00EA3797"/>
    <w:rsid w:val="00EA41B8"/>
    <w:rsid w:val="00EA5A0F"/>
    <w:rsid w:val="00EA5ED8"/>
    <w:rsid w:val="00EA6015"/>
    <w:rsid w:val="00EA7144"/>
    <w:rsid w:val="00EA796B"/>
    <w:rsid w:val="00EB10F2"/>
    <w:rsid w:val="00EB16BF"/>
    <w:rsid w:val="00EB3005"/>
    <w:rsid w:val="00EB40F5"/>
    <w:rsid w:val="00EB4131"/>
    <w:rsid w:val="00EB6ACA"/>
    <w:rsid w:val="00EB77B6"/>
    <w:rsid w:val="00EC0EF6"/>
    <w:rsid w:val="00EC2B22"/>
    <w:rsid w:val="00EC2C62"/>
    <w:rsid w:val="00EC3855"/>
    <w:rsid w:val="00EC3E40"/>
    <w:rsid w:val="00EC5768"/>
    <w:rsid w:val="00EC5A8E"/>
    <w:rsid w:val="00EC714D"/>
    <w:rsid w:val="00ED1624"/>
    <w:rsid w:val="00ED35CF"/>
    <w:rsid w:val="00ED3E92"/>
    <w:rsid w:val="00ED3E96"/>
    <w:rsid w:val="00ED4A8F"/>
    <w:rsid w:val="00ED5049"/>
    <w:rsid w:val="00ED5AF6"/>
    <w:rsid w:val="00ED60A8"/>
    <w:rsid w:val="00ED6C14"/>
    <w:rsid w:val="00ED7985"/>
    <w:rsid w:val="00EE18F7"/>
    <w:rsid w:val="00EE1BF9"/>
    <w:rsid w:val="00EE27D2"/>
    <w:rsid w:val="00EE2860"/>
    <w:rsid w:val="00EE2FA5"/>
    <w:rsid w:val="00EE3AC9"/>
    <w:rsid w:val="00EE3E9F"/>
    <w:rsid w:val="00EE505A"/>
    <w:rsid w:val="00EE56E2"/>
    <w:rsid w:val="00EE5914"/>
    <w:rsid w:val="00EE5FA3"/>
    <w:rsid w:val="00EE65AA"/>
    <w:rsid w:val="00EE7B1A"/>
    <w:rsid w:val="00EF38E4"/>
    <w:rsid w:val="00EF551D"/>
    <w:rsid w:val="00EF56DF"/>
    <w:rsid w:val="00EF5FC8"/>
    <w:rsid w:val="00F00A50"/>
    <w:rsid w:val="00F01C21"/>
    <w:rsid w:val="00F01D7B"/>
    <w:rsid w:val="00F0224C"/>
    <w:rsid w:val="00F032BF"/>
    <w:rsid w:val="00F03F63"/>
    <w:rsid w:val="00F043F7"/>
    <w:rsid w:val="00F05759"/>
    <w:rsid w:val="00F06824"/>
    <w:rsid w:val="00F068BC"/>
    <w:rsid w:val="00F06DF4"/>
    <w:rsid w:val="00F107F7"/>
    <w:rsid w:val="00F10E55"/>
    <w:rsid w:val="00F13BCA"/>
    <w:rsid w:val="00F14869"/>
    <w:rsid w:val="00F14DB6"/>
    <w:rsid w:val="00F1560A"/>
    <w:rsid w:val="00F15617"/>
    <w:rsid w:val="00F15851"/>
    <w:rsid w:val="00F15D6D"/>
    <w:rsid w:val="00F16BDA"/>
    <w:rsid w:val="00F16FE9"/>
    <w:rsid w:val="00F20089"/>
    <w:rsid w:val="00F21F9F"/>
    <w:rsid w:val="00F22DE3"/>
    <w:rsid w:val="00F241AD"/>
    <w:rsid w:val="00F241BA"/>
    <w:rsid w:val="00F24999"/>
    <w:rsid w:val="00F254D9"/>
    <w:rsid w:val="00F273C0"/>
    <w:rsid w:val="00F27789"/>
    <w:rsid w:val="00F278BA"/>
    <w:rsid w:val="00F27BEC"/>
    <w:rsid w:val="00F30AB2"/>
    <w:rsid w:val="00F319E3"/>
    <w:rsid w:val="00F31FE8"/>
    <w:rsid w:val="00F331FB"/>
    <w:rsid w:val="00F348F0"/>
    <w:rsid w:val="00F350AD"/>
    <w:rsid w:val="00F35131"/>
    <w:rsid w:val="00F3547E"/>
    <w:rsid w:val="00F363A8"/>
    <w:rsid w:val="00F363FE"/>
    <w:rsid w:val="00F3674D"/>
    <w:rsid w:val="00F3799D"/>
    <w:rsid w:val="00F37AC0"/>
    <w:rsid w:val="00F40F5C"/>
    <w:rsid w:val="00F42089"/>
    <w:rsid w:val="00F42AF2"/>
    <w:rsid w:val="00F43227"/>
    <w:rsid w:val="00F4417C"/>
    <w:rsid w:val="00F4453E"/>
    <w:rsid w:val="00F44E05"/>
    <w:rsid w:val="00F451C8"/>
    <w:rsid w:val="00F454A3"/>
    <w:rsid w:val="00F464E2"/>
    <w:rsid w:val="00F46E6A"/>
    <w:rsid w:val="00F46EAE"/>
    <w:rsid w:val="00F4700F"/>
    <w:rsid w:val="00F50CBD"/>
    <w:rsid w:val="00F52706"/>
    <w:rsid w:val="00F527FC"/>
    <w:rsid w:val="00F52B36"/>
    <w:rsid w:val="00F52DB3"/>
    <w:rsid w:val="00F53751"/>
    <w:rsid w:val="00F5378F"/>
    <w:rsid w:val="00F540ED"/>
    <w:rsid w:val="00F55B38"/>
    <w:rsid w:val="00F56949"/>
    <w:rsid w:val="00F56E39"/>
    <w:rsid w:val="00F6065D"/>
    <w:rsid w:val="00F619B8"/>
    <w:rsid w:val="00F62266"/>
    <w:rsid w:val="00F62887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A97"/>
    <w:rsid w:val="00F7413D"/>
    <w:rsid w:val="00F74723"/>
    <w:rsid w:val="00F74951"/>
    <w:rsid w:val="00F76190"/>
    <w:rsid w:val="00F76B3E"/>
    <w:rsid w:val="00F77047"/>
    <w:rsid w:val="00F771EA"/>
    <w:rsid w:val="00F77696"/>
    <w:rsid w:val="00F80928"/>
    <w:rsid w:val="00F81125"/>
    <w:rsid w:val="00F81BB0"/>
    <w:rsid w:val="00F82605"/>
    <w:rsid w:val="00F82ECD"/>
    <w:rsid w:val="00F831DD"/>
    <w:rsid w:val="00F84585"/>
    <w:rsid w:val="00F85192"/>
    <w:rsid w:val="00F85385"/>
    <w:rsid w:val="00F86E27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501"/>
    <w:rsid w:val="00F9363D"/>
    <w:rsid w:val="00F93F88"/>
    <w:rsid w:val="00F94E37"/>
    <w:rsid w:val="00F954F5"/>
    <w:rsid w:val="00F95A26"/>
    <w:rsid w:val="00F960DF"/>
    <w:rsid w:val="00F964DE"/>
    <w:rsid w:val="00F970F4"/>
    <w:rsid w:val="00F97258"/>
    <w:rsid w:val="00F97376"/>
    <w:rsid w:val="00F97D36"/>
    <w:rsid w:val="00FA0B72"/>
    <w:rsid w:val="00FA0C5F"/>
    <w:rsid w:val="00FA0F5D"/>
    <w:rsid w:val="00FA1622"/>
    <w:rsid w:val="00FA1CEF"/>
    <w:rsid w:val="00FA263D"/>
    <w:rsid w:val="00FA2928"/>
    <w:rsid w:val="00FA2D19"/>
    <w:rsid w:val="00FA3141"/>
    <w:rsid w:val="00FA3627"/>
    <w:rsid w:val="00FA3D1C"/>
    <w:rsid w:val="00FA5EDA"/>
    <w:rsid w:val="00FA5F19"/>
    <w:rsid w:val="00FA6F32"/>
    <w:rsid w:val="00FB2DC4"/>
    <w:rsid w:val="00FB3250"/>
    <w:rsid w:val="00FB35F2"/>
    <w:rsid w:val="00FB4AB5"/>
    <w:rsid w:val="00FB58A4"/>
    <w:rsid w:val="00FB5D75"/>
    <w:rsid w:val="00FC0AF6"/>
    <w:rsid w:val="00FC1680"/>
    <w:rsid w:val="00FC1859"/>
    <w:rsid w:val="00FC2F04"/>
    <w:rsid w:val="00FC3AA3"/>
    <w:rsid w:val="00FC4C92"/>
    <w:rsid w:val="00FC4F5D"/>
    <w:rsid w:val="00FC570D"/>
    <w:rsid w:val="00FC74E6"/>
    <w:rsid w:val="00FD06A2"/>
    <w:rsid w:val="00FD073E"/>
    <w:rsid w:val="00FD17DB"/>
    <w:rsid w:val="00FD1D84"/>
    <w:rsid w:val="00FD45B7"/>
    <w:rsid w:val="00FD4C99"/>
    <w:rsid w:val="00FD6539"/>
    <w:rsid w:val="00FD65BD"/>
    <w:rsid w:val="00FD78E5"/>
    <w:rsid w:val="00FD7EFC"/>
    <w:rsid w:val="00FE00E1"/>
    <w:rsid w:val="00FE2084"/>
    <w:rsid w:val="00FE2FDC"/>
    <w:rsid w:val="00FE328F"/>
    <w:rsid w:val="00FE32B2"/>
    <w:rsid w:val="00FE3776"/>
    <w:rsid w:val="00FE516F"/>
    <w:rsid w:val="00FE5BF4"/>
    <w:rsid w:val="00FE61D6"/>
    <w:rsid w:val="00FE6551"/>
    <w:rsid w:val="00FE666B"/>
    <w:rsid w:val="00FE6DBA"/>
    <w:rsid w:val="00FF00CF"/>
    <w:rsid w:val="00FF106C"/>
    <w:rsid w:val="00FF2033"/>
    <w:rsid w:val="00FF20F1"/>
    <w:rsid w:val="00FF2873"/>
    <w:rsid w:val="00FF302C"/>
    <w:rsid w:val="00FF3CC8"/>
    <w:rsid w:val="00FF45BD"/>
    <w:rsid w:val="00FF4622"/>
    <w:rsid w:val="00FF4AB0"/>
    <w:rsid w:val="00FF4CD7"/>
    <w:rsid w:val="00FF5882"/>
    <w:rsid w:val="00FF5AFE"/>
    <w:rsid w:val="00FF5D63"/>
    <w:rsid w:val="00FF69C1"/>
    <w:rsid w:val="00FF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/>
    <o:shapelayout v:ext="edit">
      <o:idmap v:ext="edit" data="1"/>
    </o:shapelayout>
  </w:shapeDefaults>
  <w:decimalSymbol w:val="."/>
  <w:listSeparator w:val=","/>
  <w14:docId w14:val="53D9F91D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E7797D"/>
    <w:pPr>
      <w:tabs>
        <w:tab w:val="left" w:pos="800"/>
        <w:tab w:val="right" w:leader="dot" w:pos="8630"/>
      </w:tabs>
      <w:ind w:left="200"/>
      <w:pPrChange w:id="0" w:author="Huang, Lili" w:date="2024-05-14T15:46:00Z">
        <w:pPr>
          <w:tabs>
            <w:tab w:val="left" w:pos="800"/>
            <w:tab w:val="right" w:leader="dot" w:pos="8630"/>
          </w:tabs>
          <w:ind w:left="200"/>
        </w:pPr>
      </w:pPrChange>
    </w:pPr>
    <w:rPr>
      <w:rPrChange w:id="0" w:author="Huang, Lili" w:date="2024-05-14T15:46:00Z">
        <w:rPr>
          <w:lang w:val="en-US" w:eastAsia="en-US" w:bidi="ar-SA"/>
        </w:rPr>
      </w:rPrChange>
    </w:r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uiPriority w:val="99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paragraph" w:styleId="Revision">
    <w:name w:val="Revision"/>
    <w:hidden/>
    <w:uiPriority w:val="99"/>
    <w:semiHidden/>
    <w:rsid w:val="00CA3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04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5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54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05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58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7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4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95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31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90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09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2.xml"/><Relationship Id="rId18" Type="http://schemas.openxmlformats.org/officeDocument/2006/relationships/image" Target="media/image6.png"/><Relationship Id="rId26" Type="http://schemas.openxmlformats.org/officeDocument/2006/relationships/control" Target="activeX/activeX8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5.png"/><Relationship Id="rId25" Type="http://schemas.openxmlformats.org/officeDocument/2006/relationships/control" Target="activeX/activeX7.xm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1.xml"/><Relationship Id="rId24" Type="http://schemas.openxmlformats.org/officeDocument/2006/relationships/control" Target="activeX/activeX6.xm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control" Target="activeX/activeX4.xml"/><Relationship Id="rId23" Type="http://schemas.openxmlformats.org/officeDocument/2006/relationships/image" Target="media/image10.wmf"/><Relationship Id="rId28" Type="http://schemas.openxmlformats.org/officeDocument/2006/relationships/header" Target="header2.xml"/><Relationship Id="rId36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ontrol" Target="activeX/activeX3.xml"/><Relationship Id="rId22" Type="http://schemas.openxmlformats.org/officeDocument/2006/relationships/control" Target="activeX/activeX5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microsoft.com/office/2011/relationships/people" Target="people.xml"/><Relationship Id="rId8" Type="http://schemas.openxmlformats.org/officeDocument/2006/relationships/hyperlink" Target="https://www.maximus.com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25668-6CC3-4680-83EB-327EDF7C7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8663</TotalTime>
  <Pages>16</Pages>
  <Words>4042</Words>
  <Characters>23043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27031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1373</cp:revision>
  <cp:lastPrinted>2008-09-18T13:23:00Z</cp:lastPrinted>
  <dcterms:created xsi:type="dcterms:W3CDTF">2016-03-22T16:25:00Z</dcterms:created>
  <dcterms:modified xsi:type="dcterms:W3CDTF">2024-05-20T16:19:00Z</dcterms:modified>
</cp:coreProperties>
</file>