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A2906" w14:textId="77777777" w:rsidR="00EF5FC8" w:rsidRDefault="00EF5FC8">
      <w:pPr>
        <w:pStyle w:val="Title1"/>
      </w:pPr>
      <w:r>
        <w:t>________________________</w:t>
      </w:r>
    </w:p>
    <w:p w14:paraId="47E4A265" w14:textId="77777777" w:rsidR="00EF5FC8" w:rsidRDefault="00B3000A" w:rsidP="00670F67">
      <w:pPr>
        <w:spacing w:before="120"/>
        <w:ind w:right="-274"/>
        <w:jc w:val="center"/>
      </w:pPr>
      <w:r>
        <w:rPr>
          <w:rFonts w:ascii="AvenirLTPro-Light" w:hAnsi="AvenirLTPro-Light"/>
          <w:noProof/>
          <w:color w:val="B85C1F"/>
        </w:rPr>
        <w:drawing>
          <wp:inline distT="0" distB="0" distL="0" distR="0" wp14:anchorId="09382ED6" wp14:editId="4B6988EE">
            <wp:extent cx="1952621" cy="312420"/>
            <wp:effectExtent l="0" t="0" r="0" b="0"/>
            <wp:docPr id="32" name="Picture 32" descr="MAXIMUS logo">
              <a:hlinkClick xmlns:a="http://schemas.openxmlformats.org/drawingml/2006/main" r:id="rId8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IMUS logo">
                      <a:hlinkClick r:id="rId8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01" cy="3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6E704" w14:textId="77777777" w:rsidR="00EF5FC8" w:rsidRDefault="00EF5FC8">
      <w:pPr>
        <w:ind w:right="-270"/>
        <w:jc w:val="center"/>
      </w:pPr>
    </w:p>
    <w:p w14:paraId="3A4954A1" w14:textId="77777777" w:rsidR="00EF5FC8" w:rsidRDefault="00EF5FC8">
      <w:pPr>
        <w:pStyle w:val="BodyText"/>
        <w:spacing w:before="240" w:after="60"/>
        <w:jc w:val="right"/>
        <w:rPr>
          <w:rFonts w:ascii="Arial Black" w:hAnsi="Arial Black"/>
          <w:sz w:val="32"/>
        </w:rPr>
      </w:pPr>
    </w:p>
    <w:p w14:paraId="2A40659A" w14:textId="77777777" w:rsidR="00EF5FC8" w:rsidRPr="0056181D" w:rsidRDefault="00EF5FC8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Detail Design: </w:t>
      </w:r>
      <w:r w:rsidR="00720838">
        <w:rPr>
          <w:rFonts w:ascii="Arial" w:hAnsi="Arial" w:cs="Arial"/>
          <w:sz w:val="32"/>
          <w:szCs w:val="32"/>
        </w:rPr>
        <w:t xml:space="preserve">eCoaching </w:t>
      </w:r>
      <w:r w:rsidR="00E72DEC">
        <w:rPr>
          <w:rFonts w:ascii="Arial" w:hAnsi="Arial" w:cs="Arial"/>
          <w:sz w:val="32"/>
          <w:szCs w:val="32"/>
        </w:rPr>
        <w:t>Admin Manage Employee Logs</w:t>
      </w:r>
    </w:p>
    <w:p w14:paraId="038698DE" w14:textId="77777777" w:rsidR="00EF5FC8" w:rsidRDefault="00EF5FC8">
      <w:pPr>
        <w:pStyle w:val="Title1"/>
        <w:ind w:right="-270"/>
      </w:pPr>
      <w:r>
        <w:t>________________________</w:t>
      </w:r>
    </w:p>
    <w:p w14:paraId="5DA340E8" w14:textId="77777777" w:rsidR="00EF5FC8" w:rsidRDefault="00EF5FC8">
      <w:pPr>
        <w:ind w:right="-270"/>
      </w:pPr>
    </w:p>
    <w:p w14:paraId="5AFDF054" w14:textId="77777777" w:rsidR="000640E5" w:rsidRDefault="000640E5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5AF99D82" w14:textId="77777777" w:rsidR="00EF5FC8" w:rsidRDefault="00FA2D19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2AB6F8DA" wp14:editId="48759205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0" t="0" r="0" b="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C64D64" id="Line 1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616FA6F3" wp14:editId="1364B004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0" t="0" r="0" b="0"/>
                <wp:wrapNone/>
                <wp:docPr id="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866CA0" id="Line 10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220205">
        <w:rPr>
          <w:rFonts w:ascii="Times New Roman" w:hAnsi="Times New Roman"/>
          <w:b w:val="0"/>
          <w:sz w:val="20"/>
        </w:rPr>
        <w:t>Prepared by:</w:t>
      </w:r>
      <w:r w:rsidR="00220205">
        <w:rPr>
          <w:rFonts w:ascii="Times New Roman" w:hAnsi="Times New Roman"/>
          <w:b w:val="0"/>
          <w:sz w:val="20"/>
        </w:rPr>
        <w:tab/>
      </w:r>
      <w:r w:rsidR="007905E3">
        <w:rPr>
          <w:rFonts w:ascii="Times New Roman" w:hAnsi="Times New Roman"/>
          <w:b w:val="0"/>
          <w:sz w:val="20"/>
        </w:rPr>
        <w:t>Lili Huang</w:t>
      </w:r>
      <w:r w:rsidR="00EF5FC8">
        <w:rPr>
          <w:rFonts w:ascii="Times New Roman" w:hAnsi="Times New Roman"/>
          <w:b w:val="0"/>
          <w:sz w:val="20"/>
        </w:rPr>
        <w:tab/>
        <w:t xml:space="preserve">Date:   </w:t>
      </w:r>
      <w:r w:rsidR="0064102E">
        <w:rPr>
          <w:rFonts w:ascii="Times New Roman" w:hAnsi="Times New Roman"/>
          <w:b w:val="0"/>
          <w:sz w:val="20"/>
        </w:rPr>
        <w:t>0</w:t>
      </w:r>
      <w:r w:rsidR="00F62266">
        <w:rPr>
          <w:rFonts w:ascii="Times New Roman" w:hAnsi="Times New Roman"/>
          <w:b w:val="0"/>
          <w:sz w:val="20"/>
        </w:rPr>
        <w:t>5/02</w:t>
      </w:r>
      <w:r w:rsidR="00AC5CCC">
        <w:rPr>
          <w:rFonts w:ascii="Times New Roman" w:hAnsi="Times New Roman"/>
          <w:b w:val="0"/>
          <w:sz w:val="20"/>
        </w:rPr>
        <w:t>/</w:t>
      </w:r>
      <w:r w:rsidR="0064102E">
        <w:rPr>
          <w:rFonts w:ascii="Times New Roman" w:hAnsi="Times New Roman"/>
          <w:b w:val="0"/>
          <w:sz w:val="20"/>
        </w:rPr>
        <w:t>201</w:t>
      </w:r>
      <w:r w:rsidR="00F62266">
        <w:rPr>
          <w:rFonts w:ascii="Times New Roman" w:hAnsi="Times New Roman"/>
          <w:b w:val="0"/>
          <w:sz w:val="20"/>
        </w:rPr>
        <w:t>6</w:t>
      </w:r>
    </w:p>
    <w:p w14:paraId="351C59A5" w14:textId="77777777" w:rsidR="00EF5FC8" w:rsidRDefault="00EF5FC8">
      <w:pPr>
        <w:tabs>
          <w:tab w:val="left" w:pos="1980"/>
          <w:tab w:val="left" w:pos="6750"/>
        </w:tabs>
        <w:ind w:left="1440" w:right="-270" w:firstLine="720"/>
      </w:pPr>
    </w:p>
    <w:p w14:paraId="1BA7EB7B" w14:textId="77777777" w:rsidR="00EF5FC8" w:rsidRDefault="00EF5FC8">
      <w:pPr>
        <w:pStyle w:val="BodyText"/>
        <w:rPr>
          <w:sz w:val="20"/>
        </w:rPr>
      </w:pPr>
      <w:r>
        <w:rPr>
          <w:sz w:val="20"/>
        </w:rPr>
        <w:t xml:space="preserve">Department: </w:t>
      </w:r>
      <w:r>
        <w:rPr>
          <w:sz w:val="20"/>
        </w:rPr>
        <w:tab/>
      </w:r>
      <w:r>
        <w:rPr>
          <w:sz w:val="20"/>
        </w:rPr>
        <w:tab/>
      </w:r>
      <w:r w:rsidR="00E61096">
        <w:rPr>
          <w:sz w:val="20"/>
        </w:rPr>
        <w:t>HCS</w:t>
      </w:r>
      <w:r w:rsidR="00811EB8">
        <w:rPr>
          <w:sz w:val="20"/>
        </w:rPr>
        <w:t>D</w:t>
      </w:r>
    </w:p>
    <w:p w14:paraId="14018DAD" w14:textId="77777777" w:rsidR="00EF5FC8" w:rsidRDefault="00FA2D19">
      <w:pPr>
        <w:tabs>
          <w:tab w:val="left" w:pos="1980"/>
          <w:tab w:val="left" w:pos="6750"/>
        </w:tabs>
        <w:ind w:righ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18C146F9" wp14:editId="49CC76CE">
                <wp:simplePos x="0" y="0"/>
                <wp:positionH relativeFrom="column">
                  <wp:posOffset>965835</wp:posOffset>
                </wp:positionH>
                <wp:positionV relativeFrom="paragraph">
                  <wp:posOffset>25400</wp:posOffset>
                </wp:positionV>
                <wp:extent cx="2468880" cy="0"/>
                <wp:effectExtent l="0" t="0" r="0" b="0"/>
                <wp:wrapNone/>
                <wp:docPr id="7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E93CDE" id="Line 14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05pt,2pt" to="270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1AA4DDF9" w14:textId="77777777" w:rsidR="00EF5FC8" w:rsidRDefault="00EF5FC8">
      <w:pPr>
        <w:tabs>
          <w:tab w:val="left" w:pos="1980"/>
          <w:tab w:val="left" w:pos="6750"/>
        </w:tabs>
        <w:ind w:right="-270"/>
      </w:pPr>
    </w:p>
    <w:p w14:paraId="41E44ECE" w14:textId="77777777" w:rsidR="00EF5FC8" w:rsidRDefault="00EF5FC8">
      <w:pPr>
        <w:tabs>
          <w:tab w:val="left" w:pos="1980"/>
          <w:tab w:val="left" w:pos="6750"/>
        </w:tabs>
        <w:ind w:right="-270"/>
      </w:pPr>
      <w:r>
        <w:tab/>
      </w:r>
    </w:p>
    <w:p w14:paraId="6EB01B43" w14:textId="77777777" w:rsidR="00EF5FC8" w:rsidRDefault="00EF5FC8">
      <w:pPr>
        <w:pStyle w:val="hdr1"/>
        <w:ind w:left="0" w:right="-270"/>
        <w:jc w:val="center"/>
        <w:rPr>
          <w:sz w:val="20"/>
        </w:rPr>
      </w:pPr>
      <w:r>
        <w:rPr>
          <w:b/>
          <w:sz w:val="20"/>
        </w:rPr>
        <w:br w:type="page"/>
      </w:r>
      <w:r>
        <w:rPr>
          <w:sz w:val="20"/>
        </w:rPr>
        <w:lastRenderedPageBreak/>
        <w:t>Change History Log</w:t>
      </w:r>
    </w:p>
    <w:p w14:paraId="7512BECA" w14:textId="77777777" w:rsidR="00EF5FC8" w:rsidRDefault="00EF5FC8">
      <w:pPr>
        <w:pStyle w:val="hdr1"/>
        <w:jc w:val="center"/>
        <w:rPr>
          <w:sz w:val="20"/>
        </w:rPr>
      </w:pPr>
    </w:p>
    <w:tbl>
      <w:tblPr>
        <w:tblW w:w="9468" w:type="dxa"/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EF5FC8" w14:paraId="7FB4699C" w14:textId="77777777">
        <w:trPr>
          <w:tblHeader/>
        </w:trPr>
        <w:tc>
          <w:tcPr>
            <w:tcW w:w="1440" w:type="dxa"/>
            <w:shd w:val="solid" w:color="auto" w:fill="000000"/>
          </w:tcPr>
          <w:p w14:paraId="6B2E497C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69C60EDC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6E34EEA7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</w:tr>
      <w:tr w:rsidR="00EF5FC8" w14:paraId="3BCFB495" w14:textId="77777777">
        <w:tc>
          <w:tcPr>
            <w:tcW w:w="1440" w:type="dxa"/>
          </w:tcPr>
          <w:p w14:paraId="47448A12" w14:textId="77777777" w:rsidR="00EF5FC8" w:rsidRDefault="001118A1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 w:rsidR="00276CB8">
              <w:rPr>
                <w:sz w:val="20"/>
              </w:rPr>
              <w:t>5</w:t>
            </w:r>
            <w:r w:rsidR="0075562D">
              <w:rPr>
                <w:sz w:val="20"/>
              </w:rPr>
              <w:t>/</w:t>
            </w:r>
            <w:r w:rsidR="00276CB8">
              <w:rPr>
                <w:sz w:val="20"/>
              </w:rPr>
              <w:t>02</w:t>
            </w:r>
            <w:r w:rsidR="00773F46">
              <w:rPr>
                <w:sz w:val="20"/>
              </w:rPr>
              <w:t>/20</w:t>
            </w:r>
            <w:r w:rsidR="00206D83">
              <w:rPr>
                <w:sz w:val="20"/>
              </w:rPr>
              <w:t>1</w:t>
            </w:r>
            <w:r w:rsidR="00276CB8">
              <w:rPr>
                <w:sz w:val="20"/>
              </w:rPr>
              <w:t>6</w:t>
            </w:r>
          </w:p>
          <w:p w14:paraId="2B71ACE2" w14:textId="77777777" w:rsidR="00745AB7" w:rsidRDefault="00745AB7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01/06/2017</w:t>
            </w:r>
          </w:p>
          <w:p w14:paraId="4302137F" w14:textId="77777777" w:rsidR="008A29C9" w:rsidRDefault="008A29C9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03/07/2017</w:t>
            </w:r>
          </w:p>
          <w:p w14:paraId="41B2CE39" w14:textId="77777777" w:rsidR="0009119F" w:rsidRDefault="0009119F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03/08/2019</w:t>
            </w:r>
          </w:p>
          <w:p w14:paraId="039E2771" w14:textId="64B357D1" w:rsidR="00964618" w:rsidRDefault="00964618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07/24/2020</w:t>
            </w:r>
          </w:p>
          <w:p w14:paraId="4F3CD3BA" w14:textId="69ABFCE3" w:rsidR="00202316" w:rsidRDefault="00202316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0906/2022</w:t>
            </w:r>
          </w:p>
          <w:p w14:paraId="655BDF82" w14:textId="77777777" w:rsidR="001D145D" w:rsidRDefault="001D145D" w:rsidP="001118A1">
            <w:pPr>
              <w:pStyle w:val="hdr1"/>
              <w:ind w:left="0"/>
              <w:jc w:val="left"/>
              <w:rPr>
                <w:sz w:val="20"/>
              </w:rPr>
            </w:pPr>
          </w:p>
          <w:p w14:paraId="109A66AE" w14:textId="77777777" w:rsidR="000D488E" w:rsidRDefault="000D488E" w:rsidP="00276CB8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0E61DCA2" w14:textId="77777777" w:rsidR="00206D83" w:rsidRPr="00964618" w:rsidRDefault="0064102E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964618">
              <w:rPr>
                <w:color w:val="000000"/>
                <w:sz w:val="20"/>
              </w:rPr>
              <w:t>Initial Revision</w:t>
            </w:r>
            <w:r w:rsidR="000D488E" w:rsidRPr="00964618">
              <w:rPr>
                <w:color w:val="000000"/>
                <w:sz w:val="20"/>
              </w:rPr>
              <w:t xml:space="preserve"> – TFS </w:t>
            </w:r>
            <w:r w:rsidR="00276CB8" w:rsidRPr="00964618">
              <w:rPr>
                <w:color w:val="000000"/>
                <w:sz w:val="20"/>
              </w:rPr>
              <w:t>1709</w:t>
            </w:r>
          </w:p>
          <w:p w14:paraId="5B59E7E6" w14:textId="77777777" w:rsidR="00745AB7" w:rsidRPr="00964618" w:rsidRDefault="00745AB7" w:rsidP="00745AB7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964618">
              <w:rPr>
                <w:color w:val="000000"/>
                <w:sz w:val="20"/>
              </w:rPr>
              <w:t xml:space="preserve">TFS </w:t>
            </w:r>
            <w:r w:rsidR="00172616" w:rsidRPr="00964618">
              <w:rPr>
                <w:color w:val="000000"/>
                <w:sz w:val="20"/>
              </w:rPr>
              <w:t>4893</w:t>
            </w:r>
            <w:r w:rsidR="00C81768" w:rsidRPr="00964618">
              <w:rPr>
                <w:color w:val="000000"/>
                <w:sz w:val="20"/>
              </w:rPr>
              <w:t xml:space="preserve"> </w:t>
            </w:r>
          </w:p>
          <w:p w14:paraId="23225379" w14:textId="77777777" w:rsidR="008A29C9" w:rsidRPr="00964618" w:rsidRDefault="008A29C9" w:rsidP="00745AB7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964618">
              <w:rPr>
                <w:color w:val="000000"/>
                <w:sz w:val="20"/>
              </w:rPr>
              <w:t>TFS 5693 – Delete logs</w:t>
            </w:r>
          </w:p>
          <w:p w14:paraId="76E91887" w14:textId="77777777" w:rsidR="0009119F" w:rsidRPr="00964618" w:rsidRDefault="0009119F" w:rsidP="00745AB7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964618">
              <w:rPr>
                <w:color w:val="000000"/>
                <w:sz w:val="20"/>
              </w:rPr>
              <w:t xml:space="preserve">TFS 13717 – Update Module to </w:t>
            </w:r>
            <w:r w:rsidR="00273398" w:rsidRPr="00964618">
              <w:rPr>
                <w:color w:val="000000"/>
                <w:sz w:val="20"/>
              </w:rPr>
              <w:t xml:space="preserve">Employee </w:t>
            </w:r>
            <w:r w:rsidRPr="00964618">
              <w:rPr>
                <w:color w:val="000000"/>
                <w:sz w:val="20"/>
              </w:rPr>
              <w:t>Level</w:t>
            </w:r>
          </w:p>
          <w:p w14:paraId="67896897" w14:textId="77777777" w:rsidR="00D51BBA" w:rsidRDefault="00964618" w:rsidP="000B6371">
            <w:pPr>
              <w:pStyle w:val="hdr1"/>
              <w:ind w:left="0"/>
              <w:jc w:val="left"/>
              <w:rPr>
                <w:ins w:id="0" w:author="Huang, Lili" w:date="2022-09-06T13:12:00Z"/>
                <w:sz w:val="20"/>
              </w:rPr>
            </w:pPr>
            <w:r w:rsidRPr="00964618">
              <w:rPr>
                <w:sz w:val="20"/>
              </w:rPr>
              <w:t>TFS 17803 – GDIT to MAXIMUS</w:t>
            </w:r>
          </w:p>
          <w:p w14:paraId="675EEF7F" w14:textId="534857AC" w:rsidR="00202316" w:rsidRPr="00964618" w:rsidRDefault="00202316" w:rsidP="000B6371">
            <w:pPr>
              <w:pStyle w:val="hdr1"/>
              <w:ind w:left="0"/>
              <w:jc w:val="left"/>
              <w:rPr>
                <w:sz w:val="20"/>
              </w:rPr>
            </w:pPr>
            <w:ins w:id="1" w:author="Huang, Lili" w:date="2022-09-06T13:12:00Z">
              <w:r>
                <w:rPr>
                  <w:sz w:val="20"/>
                </w:rPr>
                <w:t xml:space="preserve">TFS </w:t>
              </w:r>
            </w:ins>
            <w:ins w:id="2" w:author="Huang, Lili" w:date="2022-09-06T13:13:00Z">
              <w:r>
                <w:rPr>
                  <w:sz w:val="20"/>
                </w:rPr>
                <w:t>25243 – Manage Logs – Add to search by log name</w:t>
              </w:r>
            </w:ins>
          </w:p>
        </w:tc>
        <w:tc>
          <w:tcPr>
            <w:tcW w:w="2790" w:type="dxa"/>
          </w:tcPr>
          <w:p w14:paraId="4016D01A" w14:textId="77777777" w:rsidR="00EF5FC8" w:rsidRDefault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463A3DAD" w14:textId="77777777" w:rsidR="00172616" w:rsidRDefault="00172616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435CF395" w14:textId="77777777" w:rsidR="008A29C9" w:rsidRDefault="008A29C9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5FF97DE2" w14:textId="77777777" w:rsidR="0009119F" w:rsidRDefault="0009119F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  <w:p w14:paraId="68DD3157" w14:textId="77777777" w:rsidR="00D51BBA" w:rsidRDefault="00964618">
            <w:pPr>
              <w:pStyle w:val="hdr1"/>
              <w:ind w:left="0"/>
              <w:jc w:val="left"/>
              <w:rPr>
                <w:ins w:id="3" w:author="Huang, Lili" w:date="2022-09-06T13:13:00Z"/>
                <w:sz w:val="20"/>
              </w:rPr>
            </w:pPr>
            <w:r>
              <w:rPr>
                <w:sz w:val="20"/>
              </w:rPr>
              <w:t>Lili Huang</w:t>
            </w:r>
          </w:p>
          <w:p w14:paraId="015F3061" w14:textId="0B41DA63" w:rsidR="00202316" w:rsidRPr="00330A21" w:rsidRDefault="00202316">
            <w:pPr>
              <w:pStyle w:val="hdr1"/>
              <w:ind w:left="0"/>
              <w:jc w:val="left"/>
              <w:rPr>
                <w:sz w:val="20"/>
              </w:rPr>
            </w:pPr>
            <w:ins w:id="4" w:author="Huang, Lili" w:date="2022-09-06T13:13:00Z">
              <w:r>
                <w:rPr>
                  <w:sz w:val="20"/>
                </w:rPr>
                <w:t>Lili Huang</w:t>
              </w:r>
            </w:ins>
          </w:p>
        </w:tc>
      </w:tr>
      <w:tr w:rsidR="0021006A" w14:paraId="3DCB901E" w14:textId="77777777">
        <w:tc>
          <w:tcPr>
            <w:tcW w:w="1440" w:type="dxa"/>
          </w:tcPr>
          <w:p w14:paraId="2A4F8C93" w14:textId="77777777" w:rsidR="004A3C25" w:rsidRDefault="004A3C25" w:rsidP="0064102E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</w:tcPr>
          <w:p w14:paraId="48D0BD8A" w14:textId="77777777" w:rsidR="004A3C25" w:rsidRPr="00175E51" w:rsidRDefault="004A3C25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</w:tcPr>
          <w:p w14:paraId="0B0444AE" w14:textId="77777777" w:rsidR="004A3C25" w:rsidRDefault="004A3C25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</w:tbl>
    <w:p w14:paraId="45649E9F" w14:textId="77777777" w:rsidR="00EF5FC8" w:rsidRDefault="00EF5FC8">
      <w:pPr>
        <w:pStyle w:val="BodyText"/>
        <w:rPr>
          <w:sz w:val="20"/>
        </w:rPr>
      </w:pPr>
    </w:p>
    <w:p w14:paraId="40261DCB" w14:textId="77777777" w:rsidR="00EF5FC8" w:rsidRDefault="00EF5FC8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  <w:r>
        <w:rPr>
          <w:sz w:val="20"/>
        </w:rPr>
        <w:lastRenderedPageBreak/>
        <w:t>Table of Content</w:t>
      </w:r>
      <w:r w:rsidR="005C58F0">
        <w:rPr>
          <w:sz w:val="20"/>
        </w:rPr>
        <w:t>s</w:t>
      </w:r>
    </w:p>
    <w:p w14:paraId="1151BB08" w14:textId="77777777" w:rsidR="00EF5FC8" w:rsidRDefault="00EF5FC8">
      <w:pPr>
        <w:pStyle w:val="BodyText"/>
        <w:jc w:val="center"/>
        <w:rPr>
          <w:sz w:val="20"/>
        </w:rPr>
      </w:pPr>
    </w:p>
    <w:p w14:paraId="0780E3EC" w14:textId="78ABAA7E" w:rsidR="00656F10" w:rsidRDefault="005D0B08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6664283" w:history="1">
        <w:r w:rsidR="00656F10" w:rsidRPr="00E33933">
          <w:rPr>
            <w:rStyle w:val="Hyperlink"/>
            <w:b/>
            <w:noProof/>
          </w:rPr>
          <w:t>1.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b/>
            <w:noProof/>
          </w:rPr>
          <w:t>Description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_Toc476664283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4</w:t>
        </w:r>
        <w:r w:rsidR="00656F10">
          <w:rPr>
            <w:noProof/>
            <w:webHidden/>
          </w:rPr>
          <w:fldChar w:fldCharType="end"/>
        </w:r>
      </w:hyperlink>
    </w:p>
    <w:p w14:paraId="76B4892E" w14:textId="044C168D" w:rsidR="00656F10" w:rsidRDefault="0075089B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284" w:history="1">
        <w:r w:rsidR="00656F10" w:rsidRPr="00E33933">
          <w:rPr>
            <w:rStyle w:val="Hyperlink"/>
            <w:b/>
            <w:noProof/>
          </w:rPr>
          <w:t>2.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b/>
            <w:noProof/>
          </w:rPr>
          <w:t>Controllers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_Toc476664284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4</w:t>
        </w:r>
        <w:r w:rsidR="00656F10">
          <w:rPr>
            <w:noProof/>
            <w:webHidden/>
          </w:rPr>
          <w:fldChar w:fldCharType="end"/>
        </w:r>
      </w:hyperlink>
    </w:p>
    <w:p w14:paraId="06FFAF9D" w14:textId="766993D4" w:rsidR="00656F10" w:rsidRDefault="0075089B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285" w:history="1">
        <w:r w:rsidR="00656F10" w:rsidRPr="00E33933">
          <w:rPr>
            <w:rStyle w:val="Hyperlink"/>
            <w:noProof/>
          </w:rPr>
          <w:t>2.1.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EmployeeLogBaseController.cs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_Toc476664285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4</w:t>
        </w:r>
        <w:r w:rsidR="00656F10">
          <w:rPr>
            <w:noProof/>
            <w:webHidden/>
          </w:rPr>
          <w:fldChar w:fldCharType="end"/>
        </w:r>
      </w:hyperlink>
    </w:p>
    <w:p w14:paraId="1A00BDEE" w14:textId="5AD321FD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286" w:history="1">
        <w:r w:rsidR="00656F10" w:rsidRPr="00E33933">
          <w:rPr>
            <w:rStyle w:val="Hyperlink"/>
            <w:noProof/>
          </w:rPr>
          <w:t>2.1.1.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GetLogDetail action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_Toc476664286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4</w:t>
        </w:r>
        <w:r w:rsidR="00656F10">
          <w:rPr>
            <w:noProof/>
            <w:webHidden/>
          </w:rPr>
          <w:fldChar w:fldCharType="end"/>
        </w:r>
      </w:hyperlink>
    </w:p>
    <w:p w14:paraId="2983072A" w14:textId="38F69126" w:rsidR="00656F10" w:rsidRDefault="0075089B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287" w:history="1">
        <w:r w:rsidR="00656F10" w:rsidRPr="00E33933">
          <w:rPr>
            <w:rStyle w:val="Hyperlink"/>
            <w:noProof/>
          </w:rPr>
          <w:t>2.2.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EmployeeLogController.cs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_Toc476664287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4</w:t>
        </w:r>
        <w:r w:rsidR="00656F10">
          <w:rPr>
            <w:noProof/>
            <w:webHidden/>
          </w:rPr>
          <w:fldChar w:fldCharType="end"/>
        </w:r>
      </w:hyperlink>
    </w:p>
    <w:p w14:paraId="22B69679" w14:textId="7E394CE9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288" w:history="1">
        <w:r w:rsidR="00656F10" w:rsidRPr="00E33933">
          <w:rPr>
            <w:rStyle w:val="Hyperlink"/>
            <w:noProof/>
          </w:rPr>
          <w:t>2.2.1.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SearchForInactivate action - HttpGet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_Toc476664288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4</w:t>
        </w:r>
        <w:r w:rsidR="00656F10">
          <w:rPr>
            <w:noProof/>
            <w:webHidden/>
          </w:rPr>
          <w:fldChar w:fldCharType="end"/>
        </w:r>
      </w:hyperlink>
    </w:p>
    <w:p w14:paraId="51B76CFC" w14:textId="4A72E894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289" w:history="1">
        <w:r w:rsidR="00656F10" w:rsidRPr="00E33933">
          <w:rPr>
            <w:rStyle w:val="Hyperlink"/>
            <w:noProof/>
          </w:rPr>
          <w:t>2.2.2.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SearchForInactivate action - HttpPost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_Toc476664289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4</w:t>
        </w:r>
        <w:r w:rsidR="00656F10">
          <w:rPr>
            <w:noProof/>
            <w:webHidden/>
          </w:rPr>
          <w:fldChar w:fldCharType="end"/>
        </w:r>
      </w:hyperlink>
    </w:p>
    <w:p w14:paraId="04DCCEE6" w14:textId="3C1A4F3D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290" w:history="1">
        <w:r w:rsidR="00656F10" w:rsidRPr="00E33933">
          <w:rPr>
            <w:rStyle w:val="Hyperlink"/>
            <w:noProof/>
          </w:rPr>
          <w:t>2.2.3.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Inactivate action - HttpPost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_Toc476664290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4</w:t>
        </w:r>
        <w:r w:rsidR="00656F10">
          <w:rPr>
            <w:noProof/>
            <w:webHidden/>
          </w:rPr>
          <w:fldChar w:fldCharType="end"/>
        </w:r>
      </w:hyperlink>
    </w:p>
    <w:p w14:paraId="25FA0EBF" w14:textId="72F3162E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291" w:history="1">
        <w:r w:rsidR="00656F10" w:rsidRPr="00E33933">
          <w:rPr>
            <w:rStyle w:val="Hyperlink"/>
            <w:noProof/>
          </w:rPr>
          <w:t>2.2.4.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SearchForReassign action - HttpGet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_Toc476664291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4</w:t>
        </w:r>
        <w:r w:rsidR="00656F10">
          <w:rPr>
            <w:noProof/>
            <w:webHidden/>
          </w:rPr>
          <w:fldChar w:fldCharType="end"/>
        </w:r>
      </w:hyperlink>
    </w:p>
    <w:p w14:paraId="051469EA" w14:textId="06A5F532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292" w:history="1">
        <w:r w:rsidR="00656F10" w:rsidRPr="00E33933">
          <w:rPr>
            <w:rStyle w:val="Hyperlink"/>
            <w:noProof/>
          </w:rPr>
          <w:t>2.2.5.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SearchForReassign action - HttpPost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_Toc476664292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4</w:t>
        </w:r>
        <w:r w:rsidR="00656F10">
          <w:rPr>
            <w:noProof/>
            <w:webHidden/>
          </w:rPr>
          <w:fldChar w:fldCharType="end"/>
        </w:r>
      </w:hyperlink>
    </w:p>
    <w:p w14:paraId="7B2FF625" w14:textId="37A82CFE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293" w:history="1">
        <w:r w:rsidR="00656F10" w:rsidRPr="00E33933">
          <w:rPr>
            <w:rStyle w:val="Hyperlink"/>
            <w:noProof/>
          </w:rPr>
          <w:t>2.2.6.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Reassign action - HttpPost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_Toc476664293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4</w:t>
        </w:r>
        <w:r w:rsidR="00656F10">
          <w:rPr>
            <w:noProof/>
            <w:webHidden/>
          </w:rPr>
          <w:fldChar w:fldCharType="end"/>
        </w:r>
      </w:hyperlink>
    </w:p>
    <w:p w14:paraId="7A02D5DC" w14:textId="5C8B0464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294" w:history="1">
        <w:r w:rsidR="00656F10" w:rsidRPr="00E33933">
          <w:rPr>
            <w:rStyle w:val="Hyperlink"/>
            <w:noProof/>
          </w:rPr>
          <w:t>2.2.7.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SearchForReactivate action - HttpGet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_Toc476664294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5</w:t>
        </w:r>
        <w:r w:rsidR="00656F10">
          <w:rPr>
            <w:noProof/>
            <w:webHidden/>
          </w:rPr>
          <w:fldChar w:fldCharType="end"/>
        </w:r>
      </w:hyperlink>
    </w:p>
    <w:p w14:paraId="59D352D4" w14:textId="54EA1B59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295" w:history="1">
        <w:r w:rsidR="00656F10" w:rsidRPr="00E33933">
          <w:rPr>
            <w:rStyle w:val="Hyperlink"/>
            <w:noProof/>
          </w:rPr>
          <w:t>2.2.8.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SearchForReactivate action - HttpPost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_Toc476664295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5</w:t>
        </w:r>
        <w:r w:rsidR="00656F10">
          <w:rPr>
            <w:noProof/>
            <w:webHidden/>
          </w:rPr>
          <w:fldChar w:fldCharType="end"/>
        </w:r>
      </w:hyperlink>
    </w:p>
    <w:p w14:paraId="1B1D7D3D" w14:textId="4B1C97E6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296" w:history="1">
        <w:r w:rsidR="00656F10" w:rsidRPr="00E33933">
          <w:rPr>
            <w:rStyle w:val="Hyperlink"/>
            <w:noProof/>
          </w:rPr>
          <w:t>2.2.9.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Reactivate action - HttpPost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_Toc476664296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5</w:t>
        </w:r>
        <w:r w:rsidR="00656F10">
          <w:rPr>
            <w:noProof/>
            <w:webHidden/>
          </w:rPr>
          <w:fldChar w:fldCharType="end"/>
        </w:r>
      </w:hyperlink>
    </w:p>
    <w:p w14:paraId="555A480E" w14:textId="523FC15B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297" w:history="1">
        <w:r w:rsidR="00656F10" w:rsidRPr="00E33933">
          <w:rPr>
            <w:rStyle w:val="Hyperlink"/>
            <w:noProof/>
          </w:rPr>
          <w:t>2.2.10.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SearchForDelete – HttpGet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_Toc476664297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5</w:t>
        </w:r>
        <w:r w:rsidR="00656F10">
          <w:rPr>
            <w:noProof/>
            <w:webHidden/>
          </w:rPr>
          <w:fldChar w:fldCharType="end"/>
        </w:r>
      </w:hyperlink>
    </w:p>
    <w:p w14:paraId="038B1216" w14:textId="67F28C6E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298" w:history="1">
        <w:r w:rsidR="00656F10" w:rsidRPr="00E33933">
          <w:rPr>
            <w:rStyle w:val="Hyperlink"/>
            <w:noProof/>
          </w:rPr>
          <w:t>2.2.11.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SearchForDelete – HttpPost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_Toc476664298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5</w:t>
        </w:r>
        <w:r w:rsidR="00656F10">
          <w:rPr>
            <w:noProof/>
            <w:webHidden/>
          </w:rPr>
          <w:fldChar w:fldCharType="end"/>
        </w:r>
      </w:hyperlink>
    </w:p>
    <w:p w14:paraId="09419709" w14:textId="4BCC5E11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299" w:history="1">
        <w:r w:rsidR="00656F10" w:rsidRPr="00E33933">
          <w:rPr>
            <w:rStyle w:val="Hyperlink"/>
            <w:noProof/>
          </w:rPr>
          <w:t>2.2.12.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ViewLogDetail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_Toc476664299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5</w:t>
        </w:r>
        <w:r w:rsidR="00656F10">
          <w:rPr>
            <w:noProof/>
            <w:webHidden/>
          </w:rPr>
          <w:fldChar w:fldCharType="end"/>
        </w:r>
      </w:hyperlink>
    </w:p>
    <w:p w14:paraId="344BDADC" w14:textId="69A92A4B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00" w:history="1">
        <w:r w:rsidR="00656F10" w:rsidRPr="00E33933">
          <w:rPr>
            <w:rStyle w:val="Hyperlink"/>
            <w:noProof/>
          </w:rPr>
          <w:t>2.2.13.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InitDetelete – HttpGet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_Toc476664300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5</w:t>
        </w:r>
        <w:r w:rsidR="00656F10">
          <w:rPr>
            <w:noProof/>
            <w:webHidden/>
          </w:rPr>
          <w:fldChar w:fldCharType="end"/>
        </w:r>
      </w:hyperlink>
    </w:p>
    <w:p w14:paraId="5D17F24D" w14:textId="74126A66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01" w:history="1">
        <w:r w:rsidR="00656F10" w:rsidRPr="00E33933">
          <w:rPr>
            <w:rStyle w:val="Hyperlink"/>
            <w:noProof/>
          </w:rPr>
          <w:t>2.2.14.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Delete – HttpPost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_Toc476664301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5</w:t>
        </w:r>
        <w:r w:rsidR="00656F10">
          <w:rPr>
            <w:noProof/>
            <w:webHidden/>
          </w:rPr>
          <w:fldChar w:fldCharType="end"/>
        </w:r>
      </w:hyperlink>
    </w:p>
    <w:p w14:paraId="7AB75FA4" w14:textId="478B1AB0" w:rsidR="00656F10" w:rsidRDefault="0075089B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02" w:history="1">
        <w:r w:rsidR="00656F10" w:rsidRPr="00E33933">
          <w:rPr>
            <w:rStyle w:val="Hyperlink"/>
            <w:b/>
            <w:noProof/>
          </w:rPr>
          <w:t>3.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b/>
            <w:noProof/>
          </w:rPr>
          <w:t>Page details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_Toc476664302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6</w:t>
        </w:r>
        <w:r w:rsidR="00656F10">
          <w:rPr>
            <w:noProof/>
            <w:webHidden/>
          </w:rPr>
          <w:fldChar w:fldCharType="end"/>
        </w:r>
      </w:hyperlink>
    </w:p>
    <w:p w14:paraId="67DD1774" w14:textId="142DC6DE" w:rsidR="00656F10" w:rsidRDefault="0075089B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03" w:history="1">
        <w:r w:rsidR="00656F10" w:rsidRPr="00E33933">
          <w:rPr>
            <w:rStyle w:val="Hyperlink"/>
            <w:noProof/>
          </w:rPr>
          <w:t>3.1.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Inactivate Employee Logs (Views\EmployeeLog\SearchForInactivate.cshtml)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_Toc476664303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6</w:t>
        </w:r>
        <w:r w:rsidR="00656F10">
          <w:rPr>
            <w:noProof/>
            <w:webHidden/>
          </w:rPr>
          <w:fldChar w:fldCharType="end"/>
        </w:r>
      </w:hyperlink>
    </w:p>
    <w:p w14:paraId="27D9A72A" w14:textId="658C7DB5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04" w:history="1">
        <w:r w:rsidR="00656F10" w:rsidRPr="00E33933">
          <w:rPr>
            <w:rStyle w:val="Hyperlink"/>
            <w:noProof/>
          </w:rPr>
          <w:t>3.1.1.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Razor pages comprising Web Page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_Toc476664304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6</w:t>
        </w:r>
        <w:r w:rsidR="00656F10">
          <w:rPr>
            <w:noProof/>
            <w:webHidden/>
          </w:rPr>
          <w:fldChar w:fldCharType="end"/>
        </w:r>
      </w:hyperlink>
    </w:p>
    <w:p w14:paraId="63EED0EB" w14:textId="39BF71B1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05" w:history="1">
        <w:r w:rsidR="00656F10" w:rsidRPr="00E33933">
          <w:rPr>
            <w:rStyle w:val="Hyperlink"/>
            <w:noProof/>
          </w:rPr>
          <w:t>3.1.2.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Layout Page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_Toc476664305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6</w:t>
        </w:r>
        <w:r w:rsidR="00656F10">
          <w:rPr>
            <w:noProof/>
            <w:webHidden/>
          </w:rPr>
          <w:fldChar w:fldCharType="end"/>
        </w:r>
      </w:hyperlink>
    </w:p>
    <w:p w14:paraId="5BD1BF54" w14:textId="2A6A3E6E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06" w:history="1">
        <w:r w:rsidR="00656F10" w:rsidRPr="00E33933">
          <w:rPr>
            <w:rStyle w:val="Hyperlink"/>
            <w:noProof/>
          </w:rPr>
          <w:t>3.1.3.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Screenshot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_Toc476664306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6</w:t>
        </w:r>
        <w:r w:rsidR="00656F10">
          <w:rPr>
            <w:noProof/>
            <w:webHidden/>
          </w:rPr>
          <w:fldChar w:fldCharType="end"/>
        </w:r>
      </w:hyperlink>
    </w:p>
    <w:p w14:paraId="18A5F24E" w14:textId="5DD35385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07" w:history="1">
        <w:r w:rsidR="00656F10" w:rsidRPr="00E33933">
          <w:rPr>
            <w:rStyle w:val="Hyperlink"/>
            <w:noProof/>
          </w:rPr>
          <w:t>3.1.4.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Links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_Toc476664307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7</w:t>
        </w:r>
        <w:r w:rsidR="00656F10">
          <w:rPr>
            <w:noProof/>
            <w:webHidden/>
          </w:rPr>
          <w:fldChar w:fldCharType="end"/>
        </w:r>
      </w:hyperlink>
    </w:p>
    <w:p w14:paraId="314D4652" w14:textId="649C1EC0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08" w:history="1">
        <w:r w:rsidR="00656F10" w:rsidRPr="00E33933">
          <w:rPr>
            <w:rStyle w:val="Hyperlink"/>
            <w:noProof/>
          </w:rPr>
          <w:t>3.1.5.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Web Page Invoked Events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_Toc476664308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7</w:t>
        </w:r>
        <w:r w:rsidR="00656F10">
          <w:rPr>
            <w:noProof/>
            <w:webHidden/>
          </w:rPr>
          <w:fldChar w:fldCharType="end"/>
        </w:r>
      </w:hyperlink>
    </w:p>
    <w:p w14:paraId="7C8F832A" w14:textId="3A6489A1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09" w:history="1">
        <w:r w:rsidR="00656F10" w:rsidRPr="00E33933">
          <w:rPr>
            <w:rStyle w:val="Hyperlink"/>
            <w:noProof/>
          </w:rPr>
          <w:t>3.1.6.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Form Fields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_Toc476664309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9</w:t>
        </w:r>
        <w:r w:rsidR="00656F10">
          <w:rPr>
            <w:noProof/>
            <w:webHidden/>
          </w:rPr>
          <w:fldChar w:fldCharType="end"/>
        </w:r>
      </w:hyperlink>
    </w:p>
    <w:p w14:paraId="28A7D81F" w14:textId="639E33B7" w:rsidR="00656F10" w:rsidRDefault="0075089B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10" w:history="1">
        <w:r w:rsidR="00656F10" w:rsidRPr="00E33933">
          <w:rPr>
            <w:rStyle w:val="Hyperlink"/>
            <w:noProof/>
          </w:rPr>
          <w:t>3.2.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Reassign Employee Logs (Views\EmployeeLog\SearchForReassign.cshtml)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_Toc476664310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11</w:t>
        </w:r>
        <w:r w:rsidR="00656F10">
          <w:rPr>
            <w:noProof/>
            <w:webHidden/>
          </w:rPr>
          <w:fldChar w:fldCharType="end"/>
        </w:r>
      </w:hyperlink>
    </w:p>
    <w:p w14:paraId="4A1AEC76" w14:textId="780D08AC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11" w:history="1">
        <w:r w:rsidR="00656F10" w:rsidRPr="00E33933">
          <w:rPr>
            <w:rStyle w:val="Hyperlink"/>
            <w:noProof/>
          </w:rPr>
          <w:t>3.2.1.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Razor pages comprising Web Page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_Toc476664311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11</w:t>
        </w:r>
        <w:r w:rsidR="00656F10">
          <w:rPr>
            <w:noProof/>
            <w:webHidden/>
          </w:rPr>
          <w:fldChar w:fldCharType="end"/>
        </w:r>
      </w:hyperlink>
    </w:p>
    <w:p w14:paraId="05EE447C" w14:textId="56889DCA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12" w:history="1">
        <w:r w:rsidR="00656F10" w:rsidRPr="00E33933">
          <w:rPr>
            <w:rStyle w:val="Hyperlink"/>
            <w:noProof/>
          </w:rPr>
          <w:t>3.2.2.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Layout Page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_Toc476664312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11</w:t>
        </w:r>
        <w:r w:rsidR="00656F10">
          <w:rPr>
            <w:noProof/>
            <w:webHidden/>
          </w:rPr>
          <w:fldChar w:fldCharType="end"/>
        </w:r>
      </w:hyperlink>
    </w:p>
    <w:p w14:paraId="20C605D1" w14:textId="625BB68B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13" w:history="1">
        <w:r w:rsidR="00656F10" w:rsidRPr="00E33933">
          <w:rPr>
            <w:rStyle w:val="Hyperlink"/>
            <w:noProof/>
          </w:rPr>
          <w:t>3.2.3.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Screenshot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_Toc476664313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11</w:t>
        </w:r>
        <w:r w:rsidR="00656F10">
          <w:rPr>
            <w:noProof/>
            <w:webHidden/>
          </w:rPr>
          <w:fldChar w:fldCharType="end"/>
        </w:r>
      </w:hyperlink>
    </w:p>
    <w:p w14:paraId="67D9E250" w14:textId="38AD4CFA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14" w:history="1">
        <w:r w:rsidR="00656F10" w:rsidRPr="00E33933">
          <w:rPr>
            <w:rStyle w:val="Hyperlink"/>
            <w:noProof/>
          </w:rPr>
          <w:t>3.2.4.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Links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_Toc476664314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13</w:t>
        </w:r>
        <w:r w:rsidR="00656F10">
          <w:rPr>
            <w:noProof/>
            <w:webHidden/>
          </w:rPr>
          <w:fldChar w:fldCharType="end"/>
        </w:r>
      </w:hyperlink>
    </w:p>
    <w:p w14:paraId="2CCC0A87" w14:textId="704BB1D5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15" w:history="1">
        <w:r w:rsidR="00656F10" w:rsidRPr="00E33933">
          <w:rPr>
            <w:rStyle w:val="Hyperlink"/>
            <w:noProof/>
          </w:rPr>
          <w:t>3.2.5.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Web Page Invoked Events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_Toc476664315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13</w:t>
        </w:r>
        <w:r w:rsidR="00656F10">
          <w:rPr>
            <w:noProof/>
            <w:webHidden/>
          </w:rPr>
          <w:fldChar w:fldCharType="end"/>
        </w:r>
      </w:hyperlink>
    </w:p>
    <w:p w14:paraId="2ABCB35D" w14:textId="0D617164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16" w:history="1">
        <w:r w:rsidR="00656F10" w:rsidRPr="00E33933">
          <w:rPr>
            <w:rStyle w:val="Hyperlink"/>
            <w:noProof/>
          </w:rPr>
          <w:t>3.2.6.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Form Fields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_Toc476664316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15</w:t>
        </w:r>
        <w:r w:rsidR="00656F10">
          <w:rPr>
            <w:noProof/>
            <w:webHidden/>
          </w:rPr>
          <w:fldChar w:fldCharType="end"/>
        </w:r>
      </w:hyperlink>
    </w:p>
    <w:p w14:paraId="2439B3DB" w14:textId="73AFF594" w:rsidR="00656F10" w:rsidRDefault="0075089B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17" w:history="1">
        <w:r w:rsidR="00656F10" w:rsidRPr="00E33933">
          <w:rPr>
            <w:rStyle w:val="Hyperlink"/>
            <w:noProof/>
          </w:rPr>
          <w:t>3.3.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Reactivate Employee Logs (Views\EmployeeLog\SearchForReactivate.cshtml)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_Toc476664317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17</w:t>
        </w:r>
        <w:r w:rsidR="00656F10">
          <w:rPr>
            <w:noProof/>
            <w:webHidden/>
          </w:rPr>
          <w:fldChar w:fldCharType="end"/>
        </w:r>
      </w:hyperlink>
    </w:p>
    <w:p w14:paraId="54B58D75" w14:textId="15B55922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18" w:history="1">
        <w:r w:rsidR="00656F10" w:rsidRPr="00E33933">
          <w:rPr>
            <w:rStyle w:val="Hyperlink"/>
            <w:noProof/>
          </w:rPr>
          <w:t>3.3.1.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Razor pages comprising Web Page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_Toc476664318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17</w:t>
        </w:r>
        <w:r w:rsidR="00656F10">
          <w:rPr>
            <w:noProof/>
            <w:webHidden/>
          </w:rPr>
          <w:fldChar w:fldCharType="end"/>
        </w:r>
      </w:hyperlink>
    </w:p>
    <w:p w14:paraId="5400A47C" w14:textId="2594654C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19" w:history="1">
        <w:r w:rsidR="00656F10" w:rsidRPr="00E33933">
          <w:rPr>
            <w:rStyle w:val="Hyperlink"/>
            <w:noProof/>
          </w:rPr>
          <w:t>3.3.2.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Layout Page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_Toc476664319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17</w:t>
        </w:r>
        <w:r w:rsidR="00656F10">
          <w:rPr>
            <w:noProof/>
            <w:webHidden/>
          </w:rPr>
          <w:fldChar w:fldCharType="end"/>
        </w:r>
      </w:hyperlink>
    </w:p>
    <w:p w14:paraId="37B300DD" w14:textId="797254F3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20" w:history="1">
        <w:r w:rsidR="00656F10" w:rsidRPr="00E33933">
          <w:rPr>
            <w:rStyle w:val="Hyperlink"/>
            <w:noProof/>
          </w:rPr>
          <w:t>3.3.3.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Screenshot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_Toc476664320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17</w:t>
        </w:r>
        <w:r w:rsidR="00656F10">
          <w:rPr>
            <w:noProof/>
            <w:webHidden/>
          </w:rPr>
          <w:fldChar w:fldCharType="end"/>
        </w:r>
      </w:hyperlink>
    </w:p>
    <w:p w14:paraId="6934F3A0" w14:textId="23CA0144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21" w:history="1">
        <w:r w:rsidR="00656F10" w:rsidRPr="00E33933">
          <w:rPr>
            <w:rStyle w:val="Hyperlink"/>
            <w:noProof/>
          </w:rPr>
          <w:t>3.3.4.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Links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_Toc476664321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18</w:t>
        </w:r>
        <w:r w:rsidR="00656F10">
          <w:rPr>
            <w:noProof/>
            <w:webHidden/>
          </w:rPr>
          <w:fldChar w:fldCharType="end"/>
        </w:r>
      </w:hyperlink>
    </w:p>
    <w:p w14:paraId="2F733D0F" w14:textId="7843ADA5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22" w:history="1">
        <w:r w:rsidR="00656F10" w:rsidRPr="00E33933">
          <w:rPr>
            <w:rStyle w:val="Hyperlink"/>
            <w:noProof/>
          </w:rPr>
          <w:t>3.3.5.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Web Page Invoked Events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_Toc476664322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18</w:t>
        </w:r>
        <w:r w:rsidR="00656F10">
          <w:rPr>
            <w:noProof/>
            <w:webHidden/>
          </w:rPr>
          <w:fldChar w:fldCharType="end"/>
        </w:r>
      </w:hyperlink>
    </w:p>
    <w:p w14:paraId="72FA2C8E" w14:textId="121DFCE9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23" w:history="1">
        <w:r w:rsidR="00656F10" w:rsidRPr="00E33933">
          <w:rPr>
            <w:rStyle w:val="Hyperlink"/>
            <w:noProof/>
          </w:rPr>
          <w:t>3.3.6.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Form Fields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_Toc476664323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20</w:t>
        </w:r>
        <w:r w:rsidR="00656F10">
          <w:rPr>
            <w:noProof/>
            <w:webHidden/>
          </w:rPr>
          <w:fldChar w:fldCharType="end"/>
        </w:r>
      </w:hyperlink>
    </w:p>
    <w:p w14:paraId="028C4810" w14:textId="757D515D" w:rsidR="00656F10" w:rsidRDefault="0075089B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30" w:history="1">
        <w:r w:rsidR="00656F10" w:rsidRPr="00E33933">
          <w:rPr>
            <w:rStyle w:val="Hyperlink"/>
            <w:noProof/>
          </w:rPr>
          <w:t>3.4.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Delete Employee Logs (Views\EmployeeLog\SearchForDelete.cshtml)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_Toc476664330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22</w:t>
        </w:r>
        <w:r w:rsidR="00656F10">
          <w:rPr>
            <w:noProof/>
            <w:webHidden/>
          </w:rPr>
          <w:fldChar w:fldCharType="end"/>
        </w:r>
      </w:hyperlink>
    </w:p>
    <w:p w14:paraId="5AB546AF" w14:textId="7BDA5901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31" w:history="1">
        <w:r w:rsidR="00656F10" w:rsidRPr="00E33933">
          <w:rPr>
            <w:rStyle w:val="Hyperlink"/>
            <w:noProof/>
          </w:rPr>
          <w:t>3.4.1.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Razor pages comprising Web Page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_Toc476664331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22</w:t>
        </w:r>
        <w:r w:rsidR="00656F10">
          <w:rPr>
            <w:noProof/>
            <w:webHidden/>
          </w:rPr>
          <w:fldChar w:fldCharType="end"/>
        </w:r>
      </w:hyperlink>
    </w:p>
    <w:p w14:paraId="77657C3E" w14:textId="0278D4B2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32" w:history="1">
        <w:r w:rsidR="00656F10" w:rsidRPr="00E33933">
          <w:rPr>
            <w:rStyle w:val="Hyperlink"/>
            <w:noProof/>
          </w:rPr>
          <w:t>3.4.2.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Layout Page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_Toc476664332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22</w:t>
        </w:r>
        <w:r w:rsidR="00656F10">
          <w:rPr>
            <w:noProof/>
            <w:webHidden/>
          </w:rPr>
          <w:fldChar w:fldCharType="end"/>
        </w:r>
      </w:hyperlink>
    </w:p>
    <w:p w14:paraId="0B5C511C" w14:textId="60AFDDFF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33" w:history="1">
        <w:r w:rsidR="00656F10" w:rsidRPr="00E33933">
          <w:rPr>
            <w:rStyle w:val="Hyperlink"/>
            <w:noProof/>
          </w:rPr>
          <w:t>3.4.3.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Screenshot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_Toc476664333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22</w:t>
        </w:r>
        <w:r w:rsidR="00656F10">
          <w:rPr>
            <w:noProof/>
            <w:webHidden/>
          </w:rPr>
          <w:fldChar w:fldCharType="end"/>
        </w:r>
      </w:hyperlink>
    </w:p>
    <w:p w14:paraId="6FA058F0" w14:textId="68876325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34" w:history="1">
        <w:r w:rsidR="00656F10" w:rsidRPr="00E33933">
          <w:rPr>
            <w:rStyle w:val="Hyperlink"/>
            <w:noProof/>
          </w:rPr>
          <w:t>3.4.4.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Links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_Toc476664334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24</w:t>
        </w:r>
        <w:r w:rsidR="00656F10">
          <w:rPr>
            <w:noProof/>
            <w:webHidden/>
          </w:rPr>
          <w:fldChar w:fldCharType="end"/>
        </w:r>
      </w:hyperlink>
    </w:p>
    <w:p w14:paraId="7580F11C" w14:textId="5F9465CC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35" w:history="1">
        <w:r w:rsidR="00656F10" w:rsidRPr="00E33933">
          <w:rPr>
            <w:rStyle w:val="Hyperlink"/>
            <w:noProof/>
          </w:rPr>
          <w:t>3.4.5.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Web Page Invoked Events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_Toc476664335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24</w:t>
        </w:r>
        <w:r w:rsidR="00656F10">
          <w:rPr>
            <w:noProof/>
            <w:webHidden/>
          </w:rPr>
          <w:fldChar w:fldCharType="end"/>
        </w:r>
      </w:hyperlink>
    </w:p>
    <w:p w14:paraId="6EAEBE2C" w14:textId="2FE89F81" w:rsidR="00656F10" w:rsidRDefault="0075089B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6664336" w:history="1">
        <w:r w:rsidR="00656F10" w:rsidRPr="00E33933">
          <w:rPr>
            <w:rStyle w:val="Hyperlink"/>
            <w:noProof/>
          </w:rPr>
          <w:t>3.4.6.</w:t>
        </w:r>
        <w:r w:rsidR="00656F1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56F10" w:rsidRPr="00E33933">
          <w:rPr>
            <w:rStyle w:val="Hyperlink"/>
            <w:noProof/>
          </w:rPr>
          <w:t>Form Fields</w:t>
        </w:r>
        <w:r w:rsidR="00656F10">
          <w:rPr>
            <w:noProof/>
            <w:webHidden/>
          </w:rPr>
          <w:tab/>
        </w:r>
        <w:r w:rsidR="00656F10">
          <w:rPr>
            <w:noProof/>
            <w:webHidden/>
          </w:rPr>
          <w:fldChar w:fldCharType="begin"/>
        </w:r>
        <w:r w:rsidR="00656F10">
          <w:rPr>
            <w:noProof/>
            <w:webHidden/>
          </w:rPr>
          <w:instrText xml:space="preserve"> PAGEREF _Toc476664336 \h </w:instrText>
        </w:r>
        <w:r w:rsidR="00656F10">
          <w:rPr>
            <w:noProof/>
            <w:webHidden/>
          </w:rPr>
        </w:r>
        <w:r w:rsidR="00656F10">
          <w:rPr>
            <w:noProof/>
            <w:webHidden/>
          </w:rPr>
          <w:fldChar w:fldCharType="separate"/>
        </w:r>
        <w:r w:rsidR="00FB2446">
          <w:rPr>
            <w:noProof/>
            <w:webHidden/>
          </w:rPr>
          <w:t>25</w:t>
        </w:r>
        <w:r w:rsidR="00656F10">
          <w:rPr>
            <w:noProof/>
            <w:webHidden/>
          </w:rPr>
          <w:fldChar w:fldCharType="end"/>
        </w:r>
      </w:hyperlink>
    </w:p>
    <w:p w14:paraId="40C299B1" w14:textId="77777777" w:rsidR="003565BD" w:rsidRDefault="005D0B08">
      <w:pPr>
        <w:pStyle w:val="BodyText"/>
        <w:jc w:val="center"/>
        <w:rPr>
          <w:sz w:val="20"/>
        </w:rPr>
      </w:pPr>
      <w:r>
        <w:rPr>
          <w:sz w:val="20"/>
        </w:rPr>
        <w:fldChar w:fldCharType="end"/>
      </w:r>
    </w:p>
    <w:p w14:paraId="048EF0F3" w14:textId="77777777" w:rsidR="00EF5FC8" w:rsidRDefault="003565BD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</w:p>
    <w:p w14:paraId="7ABE3EFD" w14:textId="77777777" w:rsidR="00EF5FC8" w:rsidRPr="00251693" w:rsidRDefault="00EF5FC8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5" w:name="_Toc476664283"/>
      <w:r w:rsidRPr="00251693">
        <w:rPr>
          <w:b/>
        </w:rPr>
        <w:lastRenderedPageBreak/>
        <w:t>Description</w:t>
      </w:r>
      <w:bookmarkEnd w:id="5"/>
      <w:r w:rsidRPr="00251693">
        <w:rPr>
          <w:b/>
        </w:rPr>
        <w:t xml:space="preserve">               </w:t>
      </w:r>
    </w:p>
    <w:p w14:paraId="6F837042" w14:textId="77777777" w:rsidR="00D75DC3" w:rsidRDefault="00C81768" w:rsidP="006D3CBB">
      <w:pPr>
        <w:ind w:left="360"/>
      </w:pPr>
      <w:r>
        <w:t xml:space="preserve">This document covers the </w:t>
      </w:r>
      <w:r w:rsidR="00D75DC3">
        <w:t xml:space="preserve">functions </w:t>
      </w:r>
      <w:r>
        <w:t xml:space="preserve">provided to </w:t>
      </w:r>
      <w:r w:rsidR="00D75DC3">
        <w:t xml:space="preserve">administrators and managers to manage eCoaching logs. </w:t>
      </w:r>
    </w:p>
    <w:p w14:paraId="20769A07" w14:textId="77777777" w:rsidR="00D75DC3" w:rsidRDefault="00D75DC3" w:rsidP="006D3CBB">
      <w:pPr>
        <w:ind w:left="360"/>
      </w:pPr>
    </w:p>
    <w:p w14:paraId="00FFB060" w14:textId="77777777" w:rsidR="00D75DC3" w:rsidRDefault="00D75DC3" w:rsidP="006D3CBB">
      <w:pPr>
        <w:ind w:left="360"/>
      </w:pPr>
      <w:r>
        <w:t>Active coaching logs</w:t>
      </w:r>
      <w:r w:rsidR="00F619B8">
        <w:t xml:space="preserve"> </w:t>
      </w:r>
      <w:r>
        <w:t xml:space="preserve">and warning logs are allowed to be inactivated. Inactivated coaching logs and warning logs are allowed to be reactivated to their previous status. Users must provide a valid reason </w:t>
      </w:r>
      <w:r w:rsidR="00BB0BD5">
        <w:t xml:space="preserve">when </w:t>
      </w:r>
      <w:r w:rsidR="00F619B8">
        <w:t>inactivati</w:t>
      </w:r>
      <w:r w:rsidR="00BB0BD5">
        <w:t>ng</w:t>
      </w:r>
      <w:r w:rsidR="00F619B8">
        <w:t xml:space="preserve"> and reactivati</w:t>
      </w:r>
      <w:r w:rsidR="00BB0BD5">
        <w:t>ng eCoaching logs</w:t>
      </w:r>
      <w:r w:rsidR="00F619B8">
        <w:t>.</w:t>
      </w:r>
      <w:r w:rsidR="00DB7D5B">
        <w:t xml:space="preserve"> </w:t>
      </w:r>
    </w:p>
    <w:p w14:paraId="6C1DFE55" w14:textId="77777777" w:rsidR="00BB0BD5" w:rsidRDefault="00BB0BD5" w:rsidP="006D3CBB">
      <w:pPr>
        <w:ind w:left="360"/>
      </w:pPr>
    </w:p>
    <w:p w14:paraId="55B2EA35" w14:textId="77777777" w:rsidR="00BB0BD5" w:rsidRDefault="00BB0BD5" w:rsidP="006D3CBB">
      <w:pPr>
        <w:ind w:left="360"/>
      </w:pPr>
      <w:r>
        <w:t>Pending review coaching logs are allowed to be reassigned to a different reviewer at the same</w:t>
      </w:r>
      <w:r w:rsidR="00A72216">
        <w:t xml:space="preserve"> </w:t>
      </w:r>
      <w:r w:rsidR="00AA38F8">
        <w:t>hierarchy</w:t>
      </w:r>
      <w:r>
        <w:t xml:space="preserve"> level. </w:t>
      </w:r>
      <w:r w:rsidR="00954AA5">
        <w:t>Users must provide a valid reason when reassigning eCoaching logs.</w:t>
      </w:r>
    </w:p>
    <w:p w14:paraId="4BCFC4DA" w14:textId="77777777" w:rsidR="007D156D" w:rsidRDefault="007D156D" w:rsidP="006D3CBB">
      <w:pPr>
        <w:ind w:left="360"/>
      </w:pPr>
    </w:p>
    <w:p w14:paraId="7CBFB19D" w14:textId="77777777" w:rsidR="007D156D" w:rsidRDefault="007D156D" w:rsidP="006D3CBB">
      <w:pPr>
        <w:ind w:left="360"/>
      </w:pPr>
      <w:r>
        <w:t xml:space="preserve">Administrators are allowed to manage </w:t>
      </w:r>
      <w:r w:rsidR="009A3245">
        <w:t>coaching logs and warning logs</w:t>
      </w:r>
      <w:r>
        <w:t xml:space="preserve"> across all sites, while managers are allowed to manage </w:t>
      </w:r>
      <w:r w:rsidR="009A3245">
        <w:t xml:space="preserve">coaching </w:t>
      </w:r>
      <w:r>
        <w:t>logs</w:t>
      </w:r>
      <w:r w:rsidR="00B7041F">
        <w:t xml:space="preserve"> only</w:t>
      </w:r>
      <w:r>
        <w:t xml:space="preserve"> from their own sites.</w:t>
      </w:r>
    </w:p>
    <w:p w14:paraId="610DCCBE" w14:textId="77777777" w:rsidR="007D156D" w:rsidRDefault="007D156D" w:rsidP="006D3CBB">
      <w:pPr>
        <w:ind w:left="360"/>
      </w:pPr>
    </w:p>
    <w:p w14:paraId="697486D6" w14:textId="77777777" w:rsidR="00EF5FC8" w:rsidRDefault="00636194" w:rsidP="008B7069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6" w:name="_Toc476664284"/>
      <w:r w:rsidRPr="00251693">
        <w:rPr>
          <w:b/>
        </w:rPr>
        <w:t>Controllers</w:t>
      </w:r>
      <w:bookmarkEnd w:id="6"/>
    </w:p>
    <w:p w14:paraId="3665BC93" w14:textId="77777777" w:rsidR="003701CE" w:rsidRDefault="00D33D79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</w:pPr>
      <w:bookmarkStart w:id="7" w:name="_Toc476664285"/>
      <w:r w:rsidRPr="00AD5A2E">
        <w:t>EmployeeLog</w:t>
      </w:r>
      <w:r w:rsidR="00630022">
        <w:t>Base</w:t>
      </w:r>
      <w:r w:rsidRPr="00AD5A2E">
        <w:t>Controller.cs</w:t>
      </w:r>
      <w:bookmarkEnd w:id="7"/>
    </w:p>
    <w:p w14:paraId="78001E67" w14:textId="77777777" w:rsidR="000B7ED5" w:rsidRDefault="000B7ED5" w:rsidP="000B7ED5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8" w:name="_Toc476664286"/>
      <w:r>
        <w:t>GetLogDetail</w:t>
      </w:r>
      <w:r w:rsidRPr="00AD5A2E">
        <w:t xml:space="preserve"> action</w:t>
      </w:r>
      <w:bookmarkEnd w:id="8"/>
    </w:p>
    <w:p w14:paraId="379B4ECD" w14:textId="77777777" w:rsidR="001F0896" w:rsidRDefault="001F0896" w:rsidP="0001101D">
      <w:pPr>
        <w:autoSpaceDE w:val="0"/>
        <w:autoSpaceDN w:val="0"/>
        <w:adjustRightInd w:val="0"/>
        <w:ind w:left="1224"/>
      </w:pPr>
      <w:r>
        <w:t xml:space="preserve">Get the detail </w:t>
      </w:r>
      <w:r w:rsidR="0051169D">
        <w:t xml:space="preserve">for the given log (log id and log type) </w:t>
      </w:r>
      <w:r>
        <w:t xml:space="preserve">by calling </w:t>
      </w:r>
      <w:r w:rsidR="0051169D">
        <w:t>EmployeeLogService.GetLogDetail</w:t>
      </w:r>
      <w:r>
        <w:t>;</w:t>
      </w:r>
    </w:p>
    <w:p w14:paraId="5C2AF233" w14:textId="77777777" w:rsidR="001F0896" w:rsidRDefault="001F0896" w:rsidP="0001101D">
      <w:pPr>
        <w:autoSpaceDE w:val="0"/>
        <w:autoSpaceDN w:val="0"/>
        <w:adjustRightInd w:val="0"/>
        <w:ind w:left="1224"/>
      </w:pPr>
      <w:r>
        <w:t>Return partial view _CoachingDetail.cshtml or _WarningDetail based on the log type with the log detail model.</w:t>
      </w:r>
    </w:p>
    <w:p w14:paraId="769A85A9" w14:textId="77777777" w:rsidR="00E62250" w:rsidRDefault="00E62250" w:rsidP="00E62250">
      <w:pPr>
        <w:tabs>
          <w:tab w:val="num" w:pos="1080"/>
        </w:tabs>
        <w:autoSpaceDE w:val="0"/>
        <w:autoSpaceDN w:val="0"/>
        <w:adjustRightInd w:val="0"/>
        <w:ind w:left="792"/>
        <w:outlineLvl w:val="1"/>
      </w:pPr>
    </w:p>
    <w:p w14:paraId="21069D42" w14:textId="77777777" w:rsidR="00630022" w:rsidRPr="00AD5A2E" w:rsidRDefault="00630022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</w:pPr>
      <w:bookmarkStart w:id="9" w:name="_Toc476664287"/>
      <w:r>
        <w:t>EmployeeLogController.cs</w:t>
      </w:r>
      <w:bookmarkEnd w:id="9"/>
    </w:p>
    <w:p w14:paraId="15CBA001" w14:textId="77777777" w:rsidR="00EF5FC8" w:rsidRPr="00AD5A2E" w:rsidRDefault="002603D4" w:rsidP="003701CE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0" w:name="_Toc476664288"/>
      <w:r w:rsidRPr="00AD5A2E">
        <w:t>SearchForInactivate action</w:t>
      </w:r>
      <w:r w:rsidR="00EE65AA" w:rsidRPr="00AD5A2E">
        <w:t xml:space="preserve"> - HttpGet</w:t>
      </w:r>
      <w:bookmarkEnd w:id="10"/>
    </w:p>
    <w:p w14:paraId="73B32FE8" w14:textId="70CF9210" w:rsidR="004B72AB" w:rsidRDefault="004B72AB" w:rsidP="000B4BB3">
      <w:pPr>
        <w:pStyle w:val="NormalTableText"/>
        <w:ind w:left="1224"/>
        <w:rPr>
          <w:ins w:id="11" w:author="Huang, Lili" w:date="2022-09-06T14:13:00Z"/>
        </w:rPr>
      </w:pPr>
      <w:ins w:id="12" w:author="Huang, Lili" w:date="2022-09-06T14:13:00Z">
        <w:r>
          <w:t xml:space="preserve">Collect data for dropdowns – Log Type; Employee Level, and </w:t>
        </w:r>
      </w:ins>
      <w:ins w:id="13" w:author="Huang, Lili" w:date="2022-09-06T14:14:00Z">
        <w:r w:rsidR="00B37F5C">
          <w:t>Employee</w:t>
        </w:r>
      </w:ins>
      <w:ins w:id="14" w:author="Huang, Lili" w:date="2022-09-06T14:13:00Z">
        <w:r>
          <w:t>;</w:t>
        </w:r>
      </w:ins>
    </w:p>
    <w:p w14:paraId="3FC61497" w14:textId="2268D5B6" w:rsidR="000B4BB3" w:rsidDel="00DD0775" w:rsidRDefault="000B4BB3" w:rsidP="000B4BB3">
      <w:pPr>
        <w:pStyle w:val="NormalTableText"/>
        <w:ind w:left="1224"/>
        <w:rPr>
          <w:del w:id="15" w:author="Huang, Lili" w:date="2022-09-06T14:13:00Z"/>
        </w:rPr>
      </w:pPr>
      <w:del w:id="16" w:author="Huang, Lili" w:date="2022-09-06T14:13:00Z">
        <w:r w:rsidDel="00DD0775">
          <w:delText xml:space="preserve">Call GetModules method in </w:delText>
        </w:r>
        <w:r w:rsidR="00D51164" w:rsidDel="00DD0775">
          <w:delText>the EmployeeLogService class</w:delText>
        </w:r>
        <w:r w:rsidR="00FE3776" w:rsidDel="00DD0775">
          <w:delText xml:space="preserve"> to return modules</w:delText>
        </w:r>
        <w:r w:rsidR="00D51164" w:rsidDel="00DD0775">
          <w:delText>.</w:delText>
        </w:r>
      </w:del>
    </w:p>
    <w:p w14:paraId="2D10B09C" w14:textId="2A8CC0F9" w:rsidR="00D51164" w:rsidDel="00DD0775" w:rsidRDefault="00652B01" w:rsidP="000B4BB3">
      <w:pPr>
        <w:pStyle w:val="NormalTableText"/>
        <w:ind w:left="1224"/>
        <w:rPr>
          <w:del w:id="17" w:author="Huang, Lili" w:date="2022-09-06T14:13:00Z"/>
        </w:rPr>
      </w:pPr>
      <w:del w:id="18" w:author="Huang, Lili" w:date="2022-09-06T14:13:00Z">
        <w:r w:rsidDel="00DD0775">
          <w:delText>Save the modules returned in ViewBag.Modules.</w:delText>
        </w:r>
      </w:del>
    </w:p>
    <w:p w14:paraId="74541CA5" w14:textId="59B94873" w:rsidR="00652B01" w:rsidDel="00DD0775" w:rsidRDefault="00652B01" w:rsidP="000B4BB3">
      <w:pPr>
        <w:pStyle w:val="NormalTableText"/>
        <w:ind w:left="1224"/>
        <w:rPr>
          <w:del w:id="19" w:author="Huang, Lili" w:date="2022-09-06T14:13:00Z"/>
        </w:rPr>
      </w:pPr>
      <w:del w:id="20" w:author="Huang, Lili" w:date="2022-09-06T14:13:00Z">
        <w:r w:rsidDel="00DD0775">
          <w:delText>Call GetTypes method in the EmployeeLogService class</w:delText>
        </w:r>
        <w:r w:rsidR="00631EB7" w:rsidDel="00DD0775">
          <w:delText xml:space="preserve"> to return log types (coaching or warning)</w:delText>
        </w:r>
        <w:r w:rsidDel="00DD0775">
          <w:delText>.</w:delText>
        </w:r>
      </w:del>
    </w:p>
    <w:p w14:paraId="59DBED30" w14:textId="6044CE68" w:rsidR="00652B01" w:rsidDel="00DD0775" w:rsidRDefault="00652B01" w:rsidP="000B4BB3">
      <w:pPr>
        <w:pStyle w:val="NormalTableText"/>
        <w:ind w:left="1224"/>
        <w:rPr>
          <w:del w:id="21" w:author="Huang, Lili" w:date="2022-09-06T14:13:00Z"/>
        </w:rPr>
      </w:pPr>
      <w:del w:id="22" w:author="Huang, Lili" w:date="2022-09-06T14:13:00Z">
        <w:r w:rsidDel="00DD0775">
          <w:delText>Save the types returned in ViewBag.Types.</w:delText>
        </w:r>
      </w:del>
    </w:p>
    <w:p w14:paraId="65271F08" w14:textId="397F39DD" w:rsidR="00F363A8" w:rsidDel="00DD0775" w:rsidRDefault="00F363A8" w:rsidP="000B4BB3">
      <w:pPr>
        <w:pStyle w:val="NormalTableText"/>
        <w:ind w:left="1224"/>
        <w:rPr>
          <w:del w:id="23" w:author="Huang, Lili" w:date="2022-09-06T14:13:00Z"/>
        </w:rPr>
      </w:pPr>
      <w:del w:id="24" w:author="Huang, Lili" w:date="2022-09-06T14:13:00Z">
        <w:r w:rsidDel="00DD0775">
          <w:delText xml:space="preserve">Initialize employee list to </w:delText>
        </w:r>
        <w:r w:rsidR="0007429F" w:rsidDel="00DD0775">
          <w:delText>only have</w:delText>
        </w:r>
        <w:r w:rsidDel="00DD0775">
          <w:delText xml:space="preserve"> one item “Please select an employee” with value -1.</w:delText>
        </w:r>
      </w:del>
    </w:p>
    <w:p w14:paraId="28DE5285" w14:textId="32D84297" w:rsidR="00F363A8" w:rsidDel="00DD0775" w:rsidRDefault="009A56FC" w:rsidP="000B4BB3">
      <w:pPr>
        <w:pStyle w:val="NormalTableText"/>
        <w:ind w:left="1224"/>
        <w:rPr>
          <w:del w:id="25" w:author="Huang, Lili" w:date="2022-09-06T14:13:00Z"/>
        </w:rPr>
      </w:pPr>
      <w:del w:id="26" w:author="Huang, Lili" w:date="2022-09-06T14:13:00Z">
        <w:r w:rsidDel="00DD0775">
          <w:delText>Save employee list in ViewBag.Employees</w:delText>
        </w:r>
        <w:r w:rsidR="009C34BA" w:rsidDel="00DD0775">
          <w:delText>.</w:delText>
        </w:r>
      </w:del>
    </w:p>
    <w:p w14:paraId="74107F45" w14:textId="77777777" w:rsidR="009C34BA" w:rsidRDefault="00F363FE" w:rsidP="000B4BB3">
      <w:pPr>
        <w:pStyle w:val="NormalTableText"/>
        <w:ind w:left="1224"/>
      </w:pPr>
      <w:r>
        <w:t>Return SearchForInactivate</w:t>
      </w:r>
      <w:r w:rsidR="004D0489">
        <w:t>.cshtml</w:t>
      </w:r>
      <w:r>
        <w:t xml:space="preserve"> view.</w:t>
      </w:r>
    </w:p>
    <w:p w14:paraId="37EF7ACB" w14:textId="77777777" w:rsidR="00E27EBB" w:rsidRDefault="00E27EBB" w:rsidP="000B4BB3">
      <w:pPr>
        <w:pStyle w:val="NormalTableText"/>
        <w:ind w:left="1224"/>
      </w:pPr>
    </w:p>
    <w:p w14:paraId="4040F42B" w14:textId="1DDD24EF" w:rsidR="00C85577" w:rsidRPr="00AD5A2E" w:rsidRDefault="006349BD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7" w:name="_Toc476664289"/>
      <w:r w:rsidRPr="00AD5A2E">
        <w:t>SearchForInactivate action</w:t>
      </w:r>
      <w:r w:rsidR="00D02989" w:rsidRPr="00AD5A2E">
        <w:t xml:space="preserve"> </w:t>
      </w:r>
      <w:del w:id="28" w:author="Huang, Lili" w:date="2022-09-06T14:19:00Z">
        <w:r w:rsidR="00D02989" w:rsidRPr="00AD5A2E" w:rsidDel="00C85577">
          <w:delText>-</w:delText>
        </w:r>
      </w:del>
      <w:ins w:id="29" w:author="Huang, Lili" w:date="2022-09-06T14:19:00Z">
        <w:r w:rsidR="00C85577">
          <w:t>–</w:t>
        </w:r>
      </w:ins>
      <w:r w:rsidR="00D02989" w:rsidRPr="00AD5A2E">
        <w:t xml:space="preserve"> </w:t>
      </w:r>
      <w:r w:rsidR="00BB1B34" w:rsidRPr="00AD5A2E">
        <w:t>HttpPost</w:t>
      </w:r>
      <w:bookmarkEnd w:id="27"/>
    </w:p>
    <w:p w14:paraId="248E2307" w14:textId="035584F2" w:rsidR="006349BD" w:rsidDel="00DD7F5B" w:rsidRDefault="005F32A0" w:rsidP="006349BD">
      <w:pPr>
        <w:pStyle w:val="NormalTableText"/>
        <w:ind w:left="1224"/>
        <w:rPr>
          <w:del w:id="30" w:author="Huang, Lili" w:date="2022-09-06T14:07:00Z"/>
        </w:rPr>
      </w:pPr>
      <w:del w:id="31" w:author="Huang, Lili" w:date="2022-09-06T14:07:00Z">
        <w:r w:rsidDel="00DD7F5B">
          <w:delText>Get the selected log type ID and the selected employee ID for the current request.</w:delText>
        </w:r>
      </w:del>
    </w:p>
    <w:p w14:paraId="7BE28C4C" w14:textId="405038C8" w:rsidR="00E04B5B" w:rsidRDefault="009C3637" w:rsidP="006349BD">
      <w:pPr>
        <w:pStyle w:val="NormalTableText"/>
        <w:ind w:left="1224"/>
      </w:pPr>
      <w:r>
        <w:t xml:space="preserve">Call </w:t>
      </w:r>
      <w:del w:id="32" w:author="Huang, Lili" w:date="2022-09-06T14:07:00Z">
        <w:r w:rsidDel="00DD7F5B">
          <w:delText xml:space="preserve">GetLogsByEmpIdAndAction </w:delText>
        </w:r>
      </w:del>
      <w:ins w:id="33" w:author="Huang, Lili" w:date="2022-09-06T14:07:00Z">
        <w:r w:rsidR="00DD7F5B">
          <w:t xml:space="preserve">SearchLog </w:t>
        </w:r>
      </w:ins>
      <w:r>
        <w:t>method in EmployeeLogService class</w:t>
      </w:r>
      <w:r w:rsidR="00A23389">
        <w:t xml:space="preserve"> to return logs for the selected employee</w:t>
      </w:r>
      <w:ins w:id="34" w:author="Huang, Lili" w:date="2022-09-06T14:07:00Z">
        <w:r w:rsidR="00DD7F5B">
          <w:t xml:space="preserve"> or log name</w:t>
        </w:r>
      </w:ins>
      <w:r w:rsidR="00331EF7">
        <w:t xml:space="preserve"> with the selected log type (coaching </w:t>
      </w:r>
      <w:del w:id="35" w:author="Huang, Lili" w:date="2022-09-06T15:25:00Z">
        <w:r w:rsidR="00A56DBA" w:rsidDel="00ED5D71">
          <w:delText>and/</w:delText>
        </w:r>
      </w:del>
      <w:r w:rsidR="00331EF7">
        <w:t>or warning)</w:t>
      </w:r>
      <w:r>
        <w:t>.</w:t>
      </w:r>
    </w:p>
    <w:p w14:paraId="3D2D27C3" w14:textId="77777777" w:rsidR="00AC2120" w:rsidRDefault="00AC2120" w:rsidP="006349BD">
      <w:pPr>
        <w:pStyle w:val="NormalTableText"/>
        <w:ind w:left="1224"/>
      </w:pPr>
      <w:r>
        <w:t>Return _SearchEmployeeLogResultPartial</w:t>
      </w:r>
      <w:r w:rsidR="002C58F2">
        <w:t>.cshtml</w:t>
      </w:r>
      <w:r>
        <w:t xml:space="preserve"> partial view with the logs returned from previous step.</w:t>
      </w:r>
    </w:p>
    <w:p w14:paraId="085B29E7" w14:textId="77777777" w:rsidR="00EF38E4" w:rsidRDefault="00C65EAE" w:rsidP="00C65EAE">
      <w:pPr>
        <w:pStyle w:val="NormalTableText"/>
        <w:tabs>
          <w:tab w:val="left" w:pos="7290"/>
        </w:tabs>
        <w:ind w:left="1224"/>
      </w:pPr>
      <w:r>
        <w:tab/>
      </w:r>
    </w:p>
    <w:p w14:paraId="2C633007" w14:textId="77777777" w:rsidR="002D18E3" w:rsidRPr="00AD5A2E" w:rsidRDefault="002D18E3" w:rsidP="002D18E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6" w:name="_Toc476664290"/>
      <w:r w:rsidRPr="00AD5A2E">
        <w:t>Inactivate action - HttpPost</w:t>
      </w:r>
      <w:bookmarkEnd w:id="36"/>
    </w:p>
    <w:p w14:paraId="74363D5A" w14:textId="77777777" w:rsidR="00CE2CD2" w:rsidRDefault="00CE2CD2" w:rsidP="000B4BB3">
      <w:pPr>
        <w:pStyle w:val="NormalTableText"/>
        <w:ind w:left="1224"/>
      </w:pPr>
      <w:r>
        <w:t>Get the following information for the current request:</w:t>
      </w:r>
    </w:p>
    <w:p w14:paraId="5FDCAA77" w14:textId="77777777" w:rsidR="00CE2CD2" w:rsidRDefault="00CE2CD2" w:rsidP="00CE2CD2">
      <w:pPr>
        <w:pStyle w:val="NormalTableText"/>
        <w:numPr>
          <w:ilvl w:val="0"/>
          <w:numId w:val="19"/>
        </w:numPr>
      </w:pPr>
      <w:r>
        <w:t>The user LAN ID</w:t>
      </w:r>
    </w:p>
    <w:p w14:paraId="2F849257" w14:textId="77777777" w:rsidR="00CE2CD2" w:rsidRDefault="00CE2CD2" w:rsidP="00CE2CD2">
      <w:pPr>
        <w:pStyle w:val="NormalTableText"/>
        <w:numPr>
          <w:ilvl w:val="0"/>
          <w:numId w:val="19"/>
        </w:numPr>
      </w:pPr>
      <w:r>
        <w:t>Selected Logs IDs</w:t>
      </w:r>
    </w:p>
    <w:p w14:paraId="0BEED7CB" w14:textId="77777777" w:rsidR="00CE2CD2" w:rsidRDefault="00CE2CD2" w:rsidP="00CE2CD2">
      <w:pPr>
        <w:pStyle w:val="NormalTableText"/>
        <w:numPr>
          <w:ilvl w:val="0"/>
          <w:numId w:val="19"/>
        </w:numPr>
      </w:pPr>
      <w:r>
        <w:t>Selected Reason ID</w:t>
      </w:r>
    </w:p>
    <w:p w14:paraId="64D94576" w14:textId="77777777" w:rsidR="00CE2CD2" w:rsidRDefault="00CE2CD2" w:rsidP="00CE2CD2">
      <w:pPr>
        <w:pStyle w:val="NormalTableText"/>
        <w:numPr>
          <w:ilvl w:val="0"/>
          <w:numId w:val="19"/>
        </w:numPr>
      </w:pPr>
      <w:r>
        <w:t>Other Reason text</w:t>
      </w:r>
    </w:p>
    <w:p w14:paraId="7E4A9AFA" w14:textId="77777777" w:rsidR="00CE2CD2" w:rsidRDefault="00CE2CD2" w:rsidP="00CE2CD2">
      <w:pPr>
        <w:pStyle w:val="NormalTableText"/>
        <w:numPr>
          <w:ilvl w:val="0"/>
          <w:numId w:val="19"/>
        </w:numPr>
      </w:pPr>
      <w:r>
        <w:t>Comment text</w:t>
      </w:r>
    </w:p>
    <w:p w14:paraId="0F28643B" w14:textId="77777777" w:rsidR="00C420A7" w:rsidRDefault="00CE2CD2" w:rsidP="000B4BB3">
      <w:pPr>
        <w:pStyle w:val="NormalTableText"/>
        <w:ind w:left="1224"/>
      </w:pPr>
      <w:r>
        <w:t xml:space="preserve">Call ProcessActivation method in EmployeeLogService class to </w:t>
      </w:r>
      <w:r w:rsidR="00D358DC">
        <w:t xml:space="preserve">inactivate the selected logs and </w:t>
      </w:r>
      <w:r>
        <w:t>save the result to database.</w:t>
      </w:r>
    </w:p>
    <w:p w14:paraId="1B99E535" w14:textId="77777777" w:rsidR="000917E3" w:rsidRDefault="000917E3" w:rsidP="000B4BB3">
      <w:pPr>
        <w:pStyle w:val="NormalTableText"/>
        <w:ind w:left="1224"/>
      </w:pPr>
      <w:r>
        <w:t>Return success or fail via JSON</w:t>
      </w:r>
      <w:r w:rsidR="008819CD">
        <w:t xml:space="preserve"> based on the result from the previous step</w:t>
      </w:r>
      <w:r>
        <w:t>.</w:t>
      </w:r>
    </w:p>
    <w:p w14:paraId="79FAD773" w14:textId="77777777" w:rsidR="000917E3" w:rsidRDefault="000917E3" w:rsidP="000917E3">
      <w:pPr>
        <w:pStyle w:val="NormalTableText"/>
        <w:ind w:left="1224"/>
      </w:pPr>
    </w:p>
    <w:p w14:paraId="272855A2" w14:textId="77777777" w:rsidR="000917E3" w:rsidRPr="00AD5A2E" w:rsidRDefault="002F68E4" w:rsidP="000917E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7" w:name="_Toc476664291"/>
      <w:r w:rsidRPr="00AD5A2E">
        <w:t>SearchForReassign</w:t>
      </w:r>
      <w:r w:rsidR="000917E3" w:rsidRPr="00AD5A2E">
        <w:t xml:space="preserve"> action - Http</w:t>
      </w:r>
      <w:r w:rsidR="00274B7B" w:rsidRPr="00AD5A2E">
        <w:t>Get</w:t>
      </w:r>
      <w:bookmarkEnd w:id="37"/>
    </w:p>
    <w:p w14:paraId="5169EF42" w14:textId="248442D5" w:rsidR="00367BC6" w:rsidDel="00967E11" w:rsidRDefault="00367BC6" w:rsidP="00367BC6">
      <w:pPr>
        <w:pStyle w:val="NormalTableText"/>
        <w:ind w:left="1224"/>
        <w:rPr>
          <w:del w:id="38" w:author="Huang, Lili" w:date="2022-09-06T14:19:00Z"/>
        </w:rPr>
      </w:pPr>
      <w:del w:id="39" w:author="Huang, Lili" w:date="2022-09-06T14:19:00Z">
        <w:r w:rsidDel="00967E11">
          <w:delText>Call GetModules method in the EmployeeLogService class</w:delText>
        </w:r>
        <w:r w:rsidR="00A055FD" w:rsidDel="00967E11">
          <w:delText xml:space="preserve"> to return modules</w:delText>
        </w:r>
        <w:r w:rsidDel="00967E11">
          <w:delText>.</w:delText>
        </w:r>
      </w:del>
    </w:p>
    <w:p w14:paraId="680C94C9" w14:textId="750A675B" w:rsidR="00367BC6" w:rsidDel="00967E11" w:rsidRDefault="00367BC6" w:rsidP="00367BC6">
      <w:pPr>
        <w:pStyle w:val="NormalTableText"/>
        <w:ind w:left="1224"/>
        <w:rPr>
          <w:del w:id="40" w:author="Huang, Lili" w:date="2022-09-06T14:19:00Z"/>
        </w:rPr>
      </w:pPr>
      <w:del w:id="41" w:author="Huang, Lili" w:date="2022-09-06T14:19:00Z">
        <w:r w:rsidDel="00967E11">
          <w:delText>Save the modules returned in ViewBag.Modules.</w:delText>
        </w:r>
      </w:del>
    </w:p>
    <w:p w14:paraId="45B4CCBE" w14:textId="67F42723" w:rsidR="00367BC6" w:rsidDel="00967E11" w:rsidRDefault="00367BC6" w:rsidP="00367BC6">
      <w:pPr>
        <w:pStyle w:val="NormalTableText"/>
        <w:ind w:left="1224"/>
        <w:rPr>
          <w:del w:id="42" w:author="Huang, Lili" w:date="2022-09-06T14:19:00Z"/>
        </w:rPr>
      </w:pPr>
      <w:del w:id="43" w:author="Huang, Lili" w:date="2022-09-06T14:19:00Z">
        <w:r w:rsidDel="00967E11">
          <w:delText xml:space="preserve">Call </w:delText>
        </w:r>
        <w:r w:rsidR="00D8508B" w:rsidDel="00967E11">
          <w:delText>GetPendingStatusesForReassign</w:delText>
        </w:r>
        <w:r w:rsidDel="00967E11">
          <w:delText xml:space="preserve"> method in the EmployeeLogService class</w:delText>
        </w:r>
        <w:r w:rsidR="00A055FD" w:rsidDel="00967E11">
          <w:delText xml:space="preserve"> to return log types (coaching </w:delText>
        </w:r>
        <w:r w:rsidR="00EA7144" w:rsidDel="00967E11">
          <w:delText>and/</w:delText>
        </w:r>
        <w:r w:rsidR="00A055FD" w:rsidDel="00967E11">
          <w:delText>or warning)</w:delText>
        </w:r>
        <w:r w:rsidDel="00967E11">
          <w:delText>.</w:delText>
        </w:r>
      </w:del>
    </w:p>
    <w:p w14:paraId="441F7A2D" w14:textId="22FC313F" w:rsidR="00367BC6" w:rsidDel="00967E11" w:rsidRDefault="00367BC6" w:rsidP="00367BC6">
      <w:pPr>
        <w:pStyle w:val="NormalTableText"/>
        <w:ind w:left="1224"/>
        <w:rPr>
          <w:del w:id="44" w:author="Huang, Lili" w:date="2022-09-06T14:19:00Z"/>
        </w:rPr>
      </w:pPr>
      <w:del w:id="45" w:author="Huang, Lili" w:date="2022-09-06T14:19:00Z">
        <w:r w:rsidDel="00967E11">
          <w:delText xml:space="preserve">Save the </w:delText>
        </w:r>
        <w:r w:rsidR="00D8508B" w:rsidDel="00967E11">
          <w:delText>pending statuses returned in ViewBag.Statuses</w:delText>
        </w:r>
        <w:r w:rsidDel="00967E11">
          <w:delText>.</w:delText>
        </w:r>
      </w:del>
    </w:p>
    <w:p w14:paraId="069EF26F" w14:textId="6C1A77EE" w:rsidR="00367BC6" w:rsidDel="00967E11" w:rsidRDefault="00367BC6" w:rsidP="00367BC6">
      <w:pPr>
        <w:pStyle w:val="NormalTableText"/>
        <w:ind w:left="1224"/>
        <w:rPr>
          <w:del w:id="46" w:author="Huang, Lili" w:date="2022-09-06T14:19:00Z"/>
        </w:rPr>
      </w:pPr>
      <w:del w:id="47" w:author="Huang, Lili" w:date="2022-09-06T14:19:00Z">
        <w:r w:rsidDel="00967E11">
          <w:delText xml:space="preserve">Initialize </w:delText>
        </w:r>
        <w:r w:rsidR="005A185D" w:rsidDel="00967E11">
          <w:delText>reviewer</w:delText>
        </w:r>
        <w:r w:rsidDel="00967E11">
          <w:delText xml:space="preserve"> list to only </w:delText>
        </w:r>
        <w:r w:rsidR="00801E08" w:rsidDel="00967E11">
          <w:delText xml:space="preserve">have </w:delText>
        </w:r>
        <w:r w:rsidDel="00967E11">
          <w:delText xml:space="preserve">one item “Please select a </w:delText>
        </w:r>
        <w:r w:rsidR="008C21EE" w:rsidDel="00967E11">
          <w:delText>reviewer</w:delText>
        </w:r>
        <w:r w:rsidDel="00967E11">
          <w:delText>” with value -1.</w:delText>
        </w:r>
      </w:del>
    </w:p>
    <w:p w14:paraId="1AC736E3" w14:textId="2EB8DBC7" w:rsidR="00367BC6" w:rsidRDefault="00367BC6" w:rsidP="00367BC6">
      <w:pPr>
        <w:pStyle w:val="NormalTableText"/>
        <w:ind w:left="1224"/>
      </w:pPr>
      <w:del w:id="48" w:author="Huang, Lili" w:date="2022-09-06T14:19:00Z">
        <w:r w:rsidDel="00967E11">
          <w:delText xml:space="preserve">Save </w:delText>
        </w:r>
        <w:r w:rsidR="00E972A6" w:rsidDel="00967E11">
          <w:delText xml:space="preserve">reviewer </w:delText>
        </w:r>
        <w:r w:rsidR="009003B3" w:rsidDel="00967E11">
          <w:delText>list in ViewBag.Reviewers</w:delText>
        </w:r>
        <w:r w:rsidDel="00967E11">
          <w:delText>.</w:delText>
        </w:r>
      </w:del>
      <w:ins w:id="49" w:author="Huang, Lili" w:date="2022-09-06T14:19:00Z">
        <w:r w:rsidR="00967E11">
          <w:t>Collect data f</w:t>
        </w:r>
      </w:ins>
      <w:ins w:id="50" w:author="Huang, Lili" w:date="2022-09-06T14:20:00Z">
        <w:r w:rsidR="00967E11">
          <w:t xml:space="preserve">ro dropdowns </w:t>
        </w:r>
        <w:r w:rsidR="001A1C04">
          <w:t>–</w:t>
        </w:r>
        <w:r w:rsidR="00967E11">
          <w:t xml:space="preserve"> </w:t>
        </w:r>
        <w:r w:rsidR="001A1C04">
          <w:t>Log Type, Log Status, and Reviewer;</w:t>
        </w:r>
      </w:ins>
    </w:p>
    <w:p w14:paraId="67915C88" w14:textId="77777777" w:rsidR="00935288" w:rsidRDefault="00935288" w:rsidP="00367BC6">
      <w:pPr>
        <w:pStyle w:val="NormalTableText"/>
        <w:ind w:left="1224"/>
      </w:pPr>
      <w:r>
        <w:t>Return SearchForReassign view.</w:t>
      </w:r>
    </w:p>
    <w:p w14:paraId="4E97C4D7" w14:textId="77777777" w:rsidR="00E27EBB" w:rsidRDefault="00E27EBB" w:rsidP="000B4BB3">
      <w:pPr>
        <w:pStyle w:val="NormalTableText"/>
        <w:ind w:left="1224"/>
      </w:pPr>
    </w:p>
    <w:p w14:paraId="2F675A7A" w14:textId="77777777" w:rsidR="00AA6B5D" w:rsidRPr="00AD5A2E" w:rsidRDefault="00AA6B5D" w:rsidP="00AA6B5D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51" w:name="_Toc476664292"/>
      <w:r w:rsidRPr="00AD5A2E">
        <w:t>SearchFor</w:t>
      </w:r>
      <w:r w:rsidR="00BA66B1" w:rsidRPr="00AD5A2E">
        <w:t>Reassign</w:t>
      </w:r>
      <w:r w:rsidRPr="00AD5A2E">
        <w:t xml:space="preserve"> action - HttpPost</w:t>
      </w:r>
      <w:bookmarkEnd w:id="51"/>
    </w:p>
    <w:p w14:paraId="2B06C327" w14:textId="1F0F959F" w:rsidR="00AA6B5D" w:rsidDel="00CF363A" w:rsidRDefault="00AA6B5D" w:rsidP="00AA6B5D">
      <w:pPr>
        <w:pStyle w:val="NormalTableText"/>
        <w:rPr>
          <w:del w:id="52" w:author="Huang, Lili" w:date="2022-09-06T14:21:00Z"/>
        </w:rPr>
      </w:pPr>
    </w:p>
    <w:p w14:paraId="3D7977EC" w14:textId="64ABE98B" w:rsidR="00AA6B5D" w:rsidDel="00CF363A" w:rsidRDefault="00AA6B5D" w:rsidP="00AA6B5D">
      <w:pPr>
        <w:pStyle w:val="NormalTableText"/>
        <w:ind w:left="1224"/>
        <w:rPr>
          <w:del w:id="53" w:author="Huang, Lili" w:date="2022-09-06T14:21:00Z"/>
        </w:rPr>
      </w:pPr>
      <w:del w:id="54" w:author="Huang, Lili" w:date="2022-09-06T14:21:00Z">
        <w:r w:rsidDel="00CF363A">
          <w:delText xml:space="preserve">Get the selected </w:delText>
        </w:r>
        <w:r w:rsidR="00B608D0" w:rsidDel="00CF363A">
          <w:delText>Status</w:delText>
        </w:r>
        <w:r w:rsidDel="00CF363A">
          <w:delText xml:space="preserve"> ID and the selected </w:delText>
        </w:r>
        <w:r w:rsidR="00B608D0" w:rsidDel="00CF363A">
          <w:delText>reviewer</w:delText>
        </w:r>
        <w:r w:rsidDel="00CF363A">
          <w:delText xml:space="preserve"> ID for the current request.</w:delText>
        </w:r>
      </w:del>
    </w:p>
    <w:p w14:paraId="77FA80E2" w14:textId="6ABFD5B9" w:rsidR="00AA6B5D" w:rsidRDefault="00AA6B5D" w:rsidP="00AA6B5D">
      <w:pPr>
        <w:pStyle w:val="NormalTableText"/>
        <w:ind w:left="1224"/>
      </w:pPr>
      <w:r>
        <w:t xml:space="preserve">Call </w:t>
      </w:r>
      <w:del w:id="55" w:author="Huang, Lili" w:date="2022-09-06T15:22:00Z">
        <w:r w:rsidDel="009A3812">
          <w:delText>Get</w:delText>
        </w:r>
        <w:r w:rsidR="00506164" w:rsidDel="009A3812">
          <w:delText>PendingLogsByReviewerEmpId</w:delText>
        </w:r>
        <w:r w:rsidDel="009A3812">
          <w:delText xml:space="preserve"> </w:delText>
        </w:r>
      </w:del>
      <w:ins w:id="56" w:author="Huang, Lili" w:date="2022-09-06T15:22:00Z">
        <w:r w:rsidR="009A3812">
          <w:t xml:space="preserve">SearchLogForReactivate </w:t>
        </w:r>
      </w:ins>
      <w:r>
        <w:t>met</w:t>
      </w:r>
      <w:r w:rsidR="00123165">
        <w:t xml:space="preserve">hod in EmployeeLogService class to return logs </w:t>
      </w:r>
      <w:r w:rsidR="009C5816">
        <w:t xml:space="preserve">for the </w:t>
      </w:r>
      <w:r w:rsidR="00123165">
        <w:t>selected reviewer</w:t>
      </w:r>
      <w:r w:rsidR="009C5816">
        <w:t xml:space="preserve"> with the selected status</w:t>
      </w:r>
      <w:ins w:id="57" w:author="Huang, Lili" w:date="2022-09-06T15:22:00Z">
        <w:r w:rsidR="009A3812">
          <w:t xml:space="preserve"> or log name</w:t>
        </w:r>
      </w:ins>
      <w:r w:rsidR="00123165">
        <w:t>.</w:t>
      </w:r>
    </w:p>
    <w:p w14:paraId="602F4A5F" w14:textId="77777777" w:rsidR="00123165" w:rsidRDefault="00123165" w:rsidP="00123165">
      <w:pPr>
        <w:pStyle w:val="NormalTableText"/>
        <w:ind w:left="1224"/>
      </w:pPr>
      <w:r>
        <w:t>Return _SearchEmployeeLogResultPartial</w:t>
      </w:r>
      <w:r w:rsidR="00E54000">
        <w:t>.cshtml</w:t>
      </w:r>
      <w:r>
        <w:t xml:space="preserve"> partial view with the logs returned from previous step.</w:t>
      </w:r>
    </w:p>
    <w:p w14:paraId="11450A7D" w14:textId="77777777" w:rsidR="00E27EBB" w:rsidRDefault="00E27EBB" w:rsidP="000B4BB3">
      <w:pPr>
        <w:pStyle w:val="NormalTableText"/>
        <w:ind w:left="1224"/>
      </w:pPr>
    </w:p>
    <w:p w14:paraId="20B00713" w14:textId="77777777" w:rsidR="00B7344A" w:rsidRPr="00AD5A2E" w:rsidRDefault="009A2A43" w:rsidP="00B7344A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58" w:name="_Toc476664293"/>
      <w:r w:rsidRPr="00AD5A2E">
        <w:t>Reassign</w:t>
      </w:r>
      <w:r w:rsidR="00B7344A" w:rsidRPr="00AD5A2E">
        <w:t xml:space="preserve"> action - HttpPost</w:t>
      </w:r>
      <w:bookmarkEnd w:id="58"/>
    </w:p>
    <w:p w14:paraId="1C0C1715" w14:textId="77777777" w:rsidR="00B7344A" w:rsidRDefault="00B7344A" w:rsidP="00B7344A">
      <w:pPr>
        <w:pStyle w:val="NormalTableText"/>
        <w:ind w:left="1224"/>
      </w:pPr>
      <w:r>
        <w:t>Get the following information for the current request:</w:t>
      </w:r>
    </w:p>
    <w:p w14:paraId="16DE366E" w14:textId="77777777" w:rsidR="00B7344A" w:rsidRDefault="00B7344A" w:rsidP="00B7344A">
      <w:pPr>
        <w:pStyle w:val="NormalTableText"/>
        <w:numPr>
          <w:ilvl w:val="0"/>
          <w:numId w:val="19"/>
        </w:numPr>
      </w:pPr>
      <w:r>
        <w:lastRenderedPageBreak/>
        <w:t>The user LAN ID</w:t>
      </w:r>
    </w:p>
    <w:p w14:paraId="65DADD78" w14:textId="77777777" w:rsidR="00B7344A" w:rsidRDefault="00B7344A" w:rsidP="00B7344A">
      <w:pPr>
        <w:pStyle w:val="NormalTableText"/>
        <w:numPr>
          <w:ilvl w:val="0"/>
          <w:numId w:val="19"/>
        </w:numPr>
      </w:pPr>
      <w:r>
        <w:t>Selected Logs IDs</w:t>
      </w:r>
    </w:p>
    <w:p w14:paraId="186F37B0" w14:textId="77777777" w:rsidR="003C5E4E" w:rsidRDefault="003C5E4E" w:rsidP="00B7344A">
      <w:pPr>
        <w:pStyle w:val="NormalTableText"/>
        <w:numPr>
          <w:ilvl w:val="0"/>
          <w:numId w:val="19"/>
        </w:numPr>
      </w:pPr>
      <w:r>
        <w:t>Reviewer Reassigned To</w:t>
      </w:r>
    </w:p>
    <w:p w14:paraId="7DB80E69" w14:textId="77777777" w:rsidR="00B7344A" w:rsidRDefault="00B7344A" w:rsidP="00B7344A">
      <w:pPr>
        <w:pStyle w:val="NormalTableText"/>
        <w:numPr>
          <w:ilvl w:val="0"/>
          <w:numId w:val="19"/>
        </w:numPr>
      </w:pPr>
      <w:r>
        <w:t>Selected Reason ID</w:t>
      </w:r>
    </w:p>
    <w:p w14:paraId="190DCA2F" w14:textId="77777777" w:rsidR="00B7344A" w:rsidRDefault="00B7344A" w:rsidP="00B7344A">
      <w:pPr>
        <w:pStyle w:val="NormalTableText"/>
        <w:numPr>
          <w:ilvl w:val="0"/>
          <w:numId w:val="19"/>
        </w:numPr>
      </w:pPr>
      <w:r>
        <w:t>Other Reason text</w:t>
      </w:r>
    </w:p>
    <w:p w14:paraId="41122040" w14:textId="77777777" w:rsidR="00B7344A" w:rsidRDefault="00B7344A" w:rsidP="00B7344A">
      <w:pPr>
        <w:pStyle w:val="NormalTableText"/>
        <w:numPr>
          <w:ilvl w:val="0"/>
          <w:numId w:val="19"/>
        </w:numPr>
      </w:pPr>
      <w:r>
        <w:t>Comment text</w:t>
      </w:r>
    </w:p>
    <w:p w14:paraId="6F6C1369" w14:textId="77777777" w:rsidR="00B7344A" w:rsidRDefault="00B7344A" w:rsidP="00B7344A">
      <w:pPr>
        <w:pStyle w:val="NormalTableText"/>
        <w:ind w:left="1224"/>
      </w:pPr>
      <w:r w:rsidRPr="008F415C">
        <w:t>Call Process</w:t>
      </w:r>
      <w:r w:rsidR="00861B41">
        <w:t xml:space="preserve">Reassign </w:t>
      </w:r>
      <w:r w:rsidRPr="008F415C">
        <w:t xml:space="preserve">method in EmployeeLogService class to </w:t>
      </w:r>
      <w:r w:rsidR="008F415C">
        <w:t xml:space="preserve">reassign the selected logs to the new reviewer and </w:t>
      </w:r>
      <w:r w:rsidRPr="008F415C">
        <w:t>save the result to database</w:t>
      </w:r>
      <w:r w:rsidRPr="00F278BA">
        <w:t>.</w:t>
      </w:r>
    </w:p>
    <w:p w14:paraId="20318D05" w14:textId="77777777" w:rsidR="00F278BA" w:rsidRDefault="000C238A" w:rsidP="00B7344A">
      <w:pPr>
        <w:pStyle w:val="NormalTableText"/>
        <w:ind w:left="1224"/>
      </w:pPr>
      <w:r>
        <w:t xml:space="preserve">If </w:t>
      </w:r>
      <w:r w:rsidR="00F278BA">
        <w:t>the previous st</w:t>
      </w:r>
      <w:r w:rsidR="009156A4">
        <w:t>ep is successful, send email to the new reviewer.</w:t>
      </w:r>
    </w:p>
    <w:p w14:paraId="27FBC59F" w14:textId="77777777" w:rsidR="00B7344A" w:rsidRDefault="00B7344A" w:rsidP="00B7344A">
      <w:pPr>
        <w:pStyle w:val="NormalTableText"/>
        <w:ind w:left="1224"/>
      </w:pPr>
      <w:r>
        <w:t>Return success or fail via JSON</w:t>
      </w:r>
      <w:r w:rsidR="000C238A">
        <w:t xml:space="preserve"> based on the </w:t>
      </w:r>
      <w:r w:rsidR="00861B41">
        <w:t xml:space="preserve">result from </w:t>
      </w:r>
      <w:r w:rsidR="00D211CE" w:rsidRPr="008F415C">
        <w:t>Process</w:t>
      </w:r>
      <w:r w:rsidR="00D211CE">
        <w:t>Reassign call.</w:t>
      </w:r>
    </w:p>
    <w:p w14:paraId="00D91F36" w14:textId="77777777" w:rsidR="00E27EBB" w:rsidRDefault="00E27EBB" w:rsidP="000B4BB3">
      <w:pPr>
        <w:pStyle w:val="NormalTableText"/>
        <w:ind w:left="1224"/>
      </w:pPr>
    </w:p>
    <w:p w14:paraId="248F01CF" w14:textId="77777777" w:rsidR="006B454F" w:rsidRPr="00AD5A2E" w:rsidDel="00B5695E" w:rsidRDefault="006B454F" w:rsidP="006B454F">
      <w:pPr>
        <w:numPr>
          <w:ilvl w:val="2"/>
          <w:numId w:val="1"/>
        </w:numPr>
        <w:autoSpaceDE w:val="0"/>
        <w:autoSpaceDN w:val="0"/>
        <w:adjustRightInd w:val="0"/>
        <w:outlineLvl w:val="1"/>
        <w:rPr>
          <w:del w:id="59" w:author="Huang, Lili" w:date="2022-09-06T15:24:00Z"/>
        </w:rPr>
      </w:pPr>
      <w:bookmarkStart w:id="60" w:name="_Toc476664294"/>
      <w:r w:rsidRPr="00AD5A2E">
        <w:t>SearchFor</w:t>
      </w:r>
      <w:r w:rsidR="005A3D6D" w:rsidRPr="00AD5A2E">
        <w:t>Re</w:t>
      </w:r>
      <w:r w:rsidRPr="00AD5A2E">
        <w:t>activate action - HttpGet</w:t>
      </w:r>
      <w:bookmarkEnd w:id="60"/>
    </w:p>
    <w:p w14:paraId="0B47833A" w14:textId="77777777" w:rsidR="00701A97" w:rsidRDefault="006B454F">
      <w:pPr>
        <w:numPr>
          <w:ilvl w:val="2"/>
          <w:numId w:val="1"/>
        </w:numPr>
        <w:autoSpaceDE w:val="0"/>
        <w:autoSpaceDN w:val="0"/>
        <w:adjustRightInd w:val="0"/>
        <w:outlineLvl w:val="1"/>
        <w:rPr>
          <w:ins w:id="61" w:author="Huang, Lili" w:date="2022-09-06T15:24:00Z"/>
        </w:rPr>
        <w:pPrChange w:id="62" w:author="Huang, Lili" w:date="2022-09-06T15:24:00Z">
          <w:pPr>
            <w:pStyle w:val="NormalTableText"/>
            <w:ind w:left="1224"/>
          </w:pPr>
        </w:pPrChange>
      </w:pPr>
      <w:del w:id="63" w:author="Huang, Lili" w:date="2022-09-06T15:24:00Z">
        <w:r w:rsidDel="00B5695E">
          <w:delText xml:space="preserve">Call </w:delText>
        </w:r>
      </w:del>
    </w:p>
    <w:p w14:paraId="5181F8D9" w14:textId="77777777" w:rsidR="00701A97" w:rsidRDefault="00701A97" w:rsidP="00701A97">
      <w:pPr>
        <w:pStyle w:val="NormalTableText"/>
        <w:ind w:left="1224"/>
        <w:rPr>
          <w:ins w:id="64" w:author="Huang, Lili" w:date="2022-09-06T15:24:00Z"/>
        </w:rPr>
      </w:pPr>
      <w:ins w:id="65" w:author="Huang, Lili" w:date="2022-09-06T15:24:00Z">
        <w:r>
          <w:t>Collect data for dropdowns – Log Type; Employee Level, and Employee;</w:t>
        </w:r>
      </w:ins>
    </w:p>
    <w:p w14:paraId="1D45159B" w14:textId="5B63503F" w:rsidR="006B454F" w:rsidDel="00B5695E" w:rsidRDefault="006B454F" w:rsidP="006B454F">
      <w:pPr>
        <w:pStyle w:val="NormalTableText"/>
        <w:ind w:left="1224"/>
        <w:rPr>
          <w:del w:id="66" w:author="Huang, Lili" w:date="2022-09-06T15:24:00Z"/>
        </w:rPr>
      </w:pPr>
      <w:del w:id="67" w:author="Huang, Lili" w:date="2022-09-06T15:24:00Z">
        <w:r w:rsidDel="00B5695E">
          <w:delText>GetModules method in the EmployeeLogService class</w:delText>
        </w:r>
        <w:r w:rsidR="0094547B" w:rsidDel="00B5695E">
          <w:delText xml:space="preserve"> to return modules</w:delText>
        </w:r>
        <w:r w:rsidDel="00B5695E">
          <w:delText>.</w:delText>
        </w:r>
      </w:del>
    </w:p>
    <w:p w14:paraId="7E5A8B26" w14:textId="1F70241E" w:rsidR="006B454F" w:rsidDel="00B5695E" w:rsidRDefault="006B454F" w:rsidP="006B454F">
      <w:pPr>
        <w:pStyle w:val="NormalTableText"/>
        <w:ind w:left="1224"/>
        <w:rPr>
          <w:del w:id="68" w:author="Huang, Lili" w:date="2022-09-06T15:24:00Z"/>
        </w:rPr>
      </w:pPr>
      <w:del w:id="69" w:author="Huang, Lili" w:date="2022-09-06T15:24:00Z">
        <w:r w:rsidDel="00B5695E">
          <w:delText>Save the modules returned in ViewBag.Modules.</w:delText>
        </w:r>
      </w:del>
    </w:p>
    <w:p w14:paraId="72991CF6" w14:textId="2DFE1FC1" w:rsidR="006B454F" w:rsidDel="00B5695E" w:rsidRDefault="006B454F" w:rsidP="006B454F">
      <w:pPr>
        <w:pStyle w:val="NormalTableText"/>
        <w:ind w:left="1224"/>
        <w:rPr>
          <w:del w:id="70" w:author="Huang, Lili" w:date="2022-09-06T15:24:00Z"/>
        </w:rPr>
      </w:pPr>
      <w:del w:id="71" w:author="Huang, Lili" w:date="2022-09-06T15:24:00Z">
        <w:r w:rsidDel="00B5695E">
          <w:delText>Call GetTypes method in the EmployeeLogService class</w:delText>
        </w:r>
        <w:r w:rsidR="00776F2A" w:rsidDel="00B5695E">
          <w:delText xml:space="preserve"> to return log types (coaching and/or warning)</w:delText>
        </w:r>
        <w:r w:rsidDel="00B5695E">
          <w:delText>.</w:delText>
        </w:r>
      </w:del>
    </w:p>
    <w:p w14:paraId="76F8FE07" w14:textId="0402ECFA" w:rsidR="006B454F" w:rsidDel="00B5695E" w:rsidRDefault="006B454F" w:rsidP="006B454F">
      <w:pPr>
        <w:pStyle w:val="NormalTableText"/>
        <w:ind w:left="1224"/>
        <w:rPr>
          <w:del w:id="72" w:author="Huang, Lili" w:date="2022-09-06T15:24:00Z"/>
        </w:rPr>
      </w:pPr>
      <w:del w:id="73" w:author="Huang, Lili" w:date="2022-09-06T15:24:00Z">
        <w:r w:rsidDel="00B5695E">
          <w:delText>Save the types returned in ViewBag.Types.</w:delText>
        </w:r>
      </w:del>
    </w:p>
    <w:p w14:paraId="49364BB4" w14:textId="4FCD1206" w:rsidR="006B454F" w:rsidDel="00B5695E" w:rsidRDefault="006B454F" w:rsidP="006B454F">
      <w:pPr>
        <w:pStyle w:val="NormalTableText"/>
        <w:ind w:left="1224"/>
        <w:rPr>
          <w:del w:id="74" w:author="Huang, Lili" w:date="2022-09-06T15:24:00Z"/>
        </w:rPr>
      </w:pPr>
      <w:del w:id="75" w:author="Huang, Lili" w:date="2022-09-06T15:24:00Z">
        <w:r w:rsidDel="00B5695E">
          <w:delText>Initialize employee list to have only one item “Please select an employee” with value -1.</w:delText>
        </w:r>
      </w:del>
    </w:p>
    <w:p w14:paraId="4303074A" w14:textId="773263F7" w:rsidR="006B454F" w:rsidDel="00B5695E" w:rsidRDefault="006B454F" w:rsidP="006B454F">
      <w:pPr>
        <w:pStyle w:val="NormalTableText"/>
        <w:ind w:left="1224"/>
        <w:rPr>
          <w:del w:id="76" w:author="Huang, Lili" w:date="2022-09-06T15:24:00Z"/>
        </w:rPr>
      </w:pPr>
      <w:del w:id="77" w:author="Huang, Lili" w:date="2022-09-06T15:24:00Z">
        <w:r w:rsidDel="00B5695E">
          <w:delText>Save employee list in ViewBag.Employees.</w:delText>
        </w:r>
      </w:del>
    </w:p>
    <w:p w14:paraId="663B85FC" w14:textId="77777777" w:rsidR="00433447" w:rsidRDefault="00433447" w:rsidP="006B454F">
      <w:pPr>
        <w:pStyle w:val="NormalTableText"/>
        <w:ind w:left="1224"/>
      </w:pPr>
      <w:r>
        <w:t>Return SearchForReactivate.cshtml view.</w:t>
      </w:r>
    </w:p>
    <w:p w14:paraId="1490082A" w14:textId="77777777" w:rsidR="006B454F" w:rsidRDefault="006B454F" w:rsidP="006B454F">
      <w:pPr>
        <w:pStyle w:val="NormalTableText"/>
        <w:ind w:left="1224"/>
      </w:pPr>
    </w:p>
    <w:p w14:paraId="7495F125" w14:textId="77777777" w:rsidR="006B454F" w:rsidRPr="00AD5A2E" w:rsidRDefault="006B454F" w:rsidP="006B454F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78" w:name="_Toc476664295"/>
      <w:r w:rsidRPr="00AD5A2E">
        <w:t>SearchFor</w:t>
      </w:r>
      <w:r w:rsidR="00D14419" w:rsidRPr="00AD5A2E">
        <w:t>Re</w:t>
      </w:r>
      <w:r w:rsidRPr="00AD5A2E">
        <w:t>activate action - HttpPost</w:t>
      </w:r>
      <w:bookmarkEnd w:id="78"/>
    </w:p>
    <w:p w14:paraId="375119FE" w14:textId="3796C228" w:rsidR="006B454F" w:rsidDel="0091538A" w:rsidRDefault="006B454F">
      <w:pPr>
        <w:pStyle w:val="NormalTableText"/>
        <w:ind w:left="1224"/>
        <w:rPr>
          <w:del w:id="79" w:author="Huang, Lili" w:date="2022-09-06T15:24:00Z"/>
        </w:rPr>
      </w:pPr>
      <w:del w:id="80" w:author="Huang, Lili" w:date="2022-09-06T15:25:00Z">
        <w:r w:rsidDel="00A45F86">
          <w:delText xml:space="preserve">Get </w:delText>
        </w:r>
      </w:del>
      <w:del w:id="81" w:author="Huang, Lili" w:date="2022-09-06T15:24:00Z">
        <w:r w:rsidDel="0091538A">
          <w:delText>the selected log type ID and the selected employee ID for the current request.</w:delText>
        </w:r>
      </w:del>
    </w:p>
    <w:p w14:paraId="265BEF87" w14:textId="0727B69C" w:rsidR="0091538A" w:rsidRDefault="006B454F" w:rsidP="0091538A">
      <w:pPr>
        <w:pStyle w:val="NormalTableText"/>
        <w:ind w:left="1224"/>
        <w:rPr>
          <w:ins w:id="82" w:author="Huang, Lili" w:date="2022-09-06T15:24:00Z"/>
        </w:rPr>
      </w:pPr>
      <w:del w:id="83" w:author="Huang, Lili" w:date="2022-09-06T15:24:00Z">
        <w:r w:rsidDel="0091538A">
          <w:delText>Call GetLogsByEmpIdAndAction method in EmployeeLogService class</w:delText>
        </w:r>
        <w:r w:rsidR="007A0B5A" w:rsidDel="0091538A">
          <w:delText xml:space="preserve"> to return logs for the selected employee</w:delText>
        </w:r>
        <w:r w:rsidR="007241C0" w:rsidDel="0091538A">
          <w:delText xml:space="preserve"> with the selected log type (coaching or warning)</w:delText>
        </w:r>
        <w:r w:rsidR="00566110" w:rsidDel="0091538A">
          <w:delText>.</w:delText>
        </w:r>
      </w:del>
      <w:ins w:id="84" w:author="Huang, Lili" w:date="2022-09-06T15:24:00Z">
        <w:r w:rsidR="0091538A">
          <w:t xml:space="preserve">Call SearchLog method in EmployeeLogService class to return logs for the selected employee or log name with the selected log type (coaching </w:t>
        </w:r>
      </w:ins>
      <w:ins w:id="85" w:author="Huang, Lili" w:date="2022-09-06T15:25:00Z">
        <w:r w:rsidR="002E06C5">
          <w:t>or</w:t>
        </w:r>
      </w:ins>
      <w:ins w:id="86" w:author="Huang, Lili" w:date="2022-09-06T15:24:00Z">
        <w:r w:rsidR="0091538A">
          <w:t xml:space="preserve"> warning).</w:t>
        </w:r>
      </w:ins>
    </w:p>
    <w:p w14:paraId="3D5F015C" w14:textId="336ECEBA" w:rsidR="006B454F" w:rsidDel="00790AA9" w:rsidRDefault="006B454F">
      <w:pPr>
        <w:pStyle w:val="NormalTableText"/>
        <w:ind w:left="1224"/>
        <w:rPr>
          <w:del w:id="87" w:author="Huang, Lili" w:date="2022-09-06T15:25:00Z"/>
        </w:rPr>
      </w:pPr>
    </w:p>
    <w:p w14:paraId="00C40955" w14:textId="77777777" w:rsidR="007B0D9E" w:rsidRDefault="007B0D9E" w:rsidP="007B0D9E">
      <w:pPr>
        <w:pStyle w:val="NormalTableText"/>
        <w:ind w:left="1224"/>
      </w:pPr>
      <w:r>
        <w:t>Return _SearchEmployeeLogResultPartial.cshtml partial view with the logs returned from previous step.</w:t>
      </w:r>
    </w:p>
    <w:p w14:paraId="7BA6AC5C" w14:textId="77777777" w:rsidR="006B454F" w:rsidRDefault="006B454F" w:rsidP="006B454F">
      <w:pPr>
        <w:pStyle w:val="NormalTableText"/>
        <w:ind w:left="1224"/>
      </w:pPr>
    </w:p>
    <w:p w14:paraId="442F4540" w14:textId="77777777" w:rsidR="006B454F" w:rsidRPr="00AD5A2E" w:rsidRDefault="00664698" w:rsidP="006B454F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88" w:name="_Toc476664296"/>
      <w:r w:rsidRPr="00AD5A2E">
        <w:t>Re</w:t>
      </w:r>
      <w:r w:rsidR="006B454F" w:rsidRPr="00AD5A2E">
        <w:t>activate action - HttpPost</w:t>
      </w:r>
      <w:bookmarkEnd w:id="88"/>
    </w:p>
    <w:p w14:paraId="648088FB" w14:textId="77777777" w:rsidR="006B454F" w:rsidRDefault="006B454F" w:rsidP="006B454F">
      <w:pPr>
        <w:pStyle w:val="NormalTableText"/>
        <w:ind w:left="1224"/>
      </w:pPr>
      <w:r>
        <w:t>Get the following information for the current request:</w:t>
      </w:r>
    </w:p>
    <w:p w14:paraId="3213F221" w14:textId="77777777" w:rsidR="006B454F" w:rsidRDefault="006B454F" w:rsidP="006B454F">
      <w:pPr>
        <w:pStyle w:val="NormalTableText"/>
        <w:numPr>
          <w:ilvl w:val="0"/>
          <w:numId w:val="19"/>
        </w:numPr>
      </w:pPr>
      <w:r>
        <w:t>The user LAN ID</w:t>
      </w:r>
    </w:p>
    <w:p w14:paraId="423CB9E0" w14:textId="77777777" w:rsidR="006B454F" w:rsidRDefault="006B454F" w:rsidP="006B454F">
      <w:pPr>
        <w:pStyle w:val="NormalTableText"/>
        <w:numPr>
          <w:ilvl w:val="0"/>
          <w:numId w:val="19"/>
        </w:numPr>
      </w:pPr>
      <w:r>
        <w:t>Selected Logs IDs</w:t>
      </w:r>
    </w:p>
    <w:p w14:paraId="2EB390B5" w14:textId="77777777" w:rsidR="006B454F" w:rsidRDefault="006B454F" w:rsidP="006B454F">
      <w:pPr>
        <w:pStyle w:val="NormalTableText"/>
        <w:numPr>
          <w:ilvl w:val="0"/>
          <w:numId w:val="19"/>
        </w:numPr>
      </w:pPr>
      <w:r>
        <w:t>Selected Reason ID</w:t>
      </w:r>
    </w:p>
    <w:p w14:paraId="39C32A6C" w14:textId="77777777" w:rsidR="006B454F" w:rsidRDefault="006B454F" w:rsidP="006B454F">
      <w:pPr>
        <w:pStyle w:val="NormalTableText"/>
        <w:numPr>
          <w:ilvl w:val="0"/>
          <w:numId w:val="19"/>
        </w:numPr>
      </w:pPr>
      <w:r>
        <w:t>Other Reason text</w:t>
      </w:r>
    </w:p>
    <w:p w14:paraId="0F3F53B2" w14:textId="77777777" w:rsidR="006B454F" w:rsidRDefault="006B454F" w:rsidP="006B454F">
      <w:pPr>
        <w:pStyle w:val="NormalTableText"/>
        <w:numPr>
          <w:ilvl w:val="0"/>
          <w:numId w:val="19"/>
        </w:numPr>
      </w:pPr>
      <w:r>
        <w:t>Comment text</w:t>
      </w:r>
    </w:p>
    <w:p w14:paraId="0B7A7AB5" w14:textId="77777777" w:rsidR="006B454F" w:rsidRDefault="006B454F" w:rsidP="006B454F">
      <w:pPr>
        <w:pStyle w:val="NormalTableText"/>
        <w:ind w:left="1224"/>
      </w:pPr>
      <w:r>
        <w:t xml:space="preserve">Call ProcessActivation method in EmployeeLogService class to </w:t>
      </w:r>
      <w:r w:rsidR="001931BF">
        <w:t xml:space="preserve">reactivate the selected logs and </w:t>
      </w:r>
      <w:r>
        <w:t>save the result to database.</w:t>
      </w:r>
    </w:p>
    <w:p w14:paraId="74C21737" w14:textId="77777777" w:rsidR="0066514E" w:rsidRDefault="0066514E" w:rsidP="0066514E">
      <w:pPr>
        <w:pStyle w:val="NormalTableText"/>
        <w:ind w:left="1224"/>
      </w:pPr>
      <w:r>
        <w:t xml:space="preserve">If the previous </w:t>
      </w:r>
      <w:r w:rsidR="005501B5">
        <w:t>step</w:t>
      </w:r>
      <w:r>
        <w:t xml:space="preserve"> is successful, send email to the </w:t>
      </w:r>
      <w:r w:rsidR="00433CBD">
        <w:t>logs’ employee, supervisor or manager in the current hierarchy based on the logs’ previous status (before being inactivated).</w:t>
      </w:r>
    </w:p>
    <w:p w14:paraId="5501924A" w14:textId="77777777" w:rsidR="0066514E" w:rsidRDefault="0066514E" w:rsidP="0066514E">
      <w:pPr>
        <w:pStyle w:val="NormalTableText"/>
        <w:ind w:left="1224"/>
      </w:pPr>
      <w:r>
        <w:t xml:space="preserve">Return success or fail via JSON based on the result from </w:t>
      </w:r>
      <w:r w:rsidR="006264B3">
        <w:t xml:space="preserve">ProcessActivation </w:t>
      </w:r>
      <w:r>
        <w:t>call.</w:t>
      </w:r>
    </w:p>
    <w:p w14:paraId="3855FDB8" w14:textId="77777777" w:rsidR="00FF20F1" w:rsidRDefault="00FF20F1" w:rsidP="00FF20F1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89" w:name="_Toc476664297"/>
      <w:r>
        <w:t>SearchForDelete</w:t>
      </w:r>
      <w:r w:rsidRPr="00AD5A2E">
        <w:t xml:space="preserve"> </w:t>
      </w:r>
      <w:r>
        <w:t>–</w:t>
      </w:r>
      <w:r w:rsidRPr="00AD5A2E">
        <w:t xml:space="preserve"> </w:t>
      </w:r>
      <w:r>
        <w:t>HttpGet</w:t>
      </w:r>
      <w:bookmarkEnd w:id="89"/>
    </w:p>
    <w:p w14:paraId="55F357B4" w14:textId="77777777" w:rsidR="00216BB8" w:rsidRDefault="00216BB8" w:rsidP="00823891">
      <w:pPr>
        <w:autoSpaceDE w:val="0"/>
        <w:autoSpaceDN w:val="0"/>
        <w:adjustRightInd w:val="0"/>
        <w:ind w:left="1224"/>
      </w:pPr>
      <w:r>
        <w:t>Return SearchForDelete.cshtml.</w:t>
      </w:r>
    </w:p>
    <w:p w14:paraId="737888C0" w14:textId="77777777" w:rsidR="00936E9F" w:rsidRDefault="00936E9F" w:rsidP="00F67049">
      <w:pPr>
        <w:autoSpaceDE w:val="0"/>
        <w:autoSpaceDN w:val="0"/>
        <w:adjustRightInd w:val="0"/>
        <w:ind w:left="1224"/>
        <w:outlineLvl w:val="1"/>
      </w:pPr>
    </w:p>
    <w:p w14:paraId="72233152" w14:textId="77777777" w:rsidR="00936E9F" w:rsidRDefault="00FE2FDC" w:rsidP="00936E9F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90" w:name="_Toc476664298"/>
      <w:r>
        <w:t>SearchForDelete – HttpPost</w:t>
      </w:r>
      <w:bookmarkEnd w:id="90"/>
    </w:p>
    <w:p w14:paraId="4B28157E" w14:textId="77777777" w:rsidR="003C2F93" w:rsidRDefault="003C2F93" w:rsidP="001D1105">
      <w:pPr>
        <w:autoSpaceDE w:val="0"/>
        <w:autoSpaceDN w:val="0"/>
        <w:adjustRightInd w:val="0"/>
        <w:ind w:left="1224"/>
      </w:pPr>
      <w:r>
        <w:t>Set ViewBag.Success to be null;</w:t>
      </w:r>
    </w:p>
    <w:p w14:paraId="5BCD629B" w14:textId="77777777" w:rsidR="003C2F93" w:rsidRDefault="003C2F93" w:rsidP="001D1105">
      <w:pPr>
        <w:autoSpaceDE w:val="0"/>
        <w:autoSpaceDN w:val="0"/>
        <w:adjustRightInd w:val="0"/>
        <w:ind w:left="1224"/>
      </w:pPr>
      <w:r>
        <w:t>Set ViewBag.Fail to be null;</w:t>
      </w:r>
    </w:p>
    <w:p w14:paraId="714CBA5C" w14:textId="77777777" w:rsidR="00AE75E3" w:rsidRDefault="00AE75E3" w:rsidP="001D1105">
      <w:pPr>
        <w:autoSpaceDE w:val="0"/>
        <w:autoSpaceDN w:val="0"/>
        <w:adjustRightInd w:val="0"/>
        <w:ind w:left="1224"/>
      </w:pPr>
      <w:r>
        <w:t>Get the logs with the given name by calling EmployeeLogService.GetLogsByLogName;</w:t>
      </w:r>
    </w:p>
    <w:p w14:paraId="27964466" w14:textId="77777777" w:rsidR="00AE75E3" w:rsidRDefault="00AE75E3" w:rsidP="001D1105">
      <w:pPr>
        <w:autoSpaceDE w:val="0"/>
        <w:autoSpaceDN w:val="0"/>
        <w:adjustRightInd w:val="0"/>
        <w:ind w:left="1224"/>
      </w:pPr>
      <w:r>
        <w:t>Return partial view _LogForDeletePartial.cshtml with the logs for the given name.</w:t>
      </w:r>
    </w:p>
    <w:p w14:paraId="4ACAC2F6" w14:textId="77777777" w:rsidR="003665CE" w:rsidRDefault="003665CE" w:rsidP="00F67049">
      <w:pPr>
        <w:autoSpaceDE w:val="0"/>
        <w:autoSpaceDN w:val="0"/>
        <w:adjustRightInd w:val="0"/>
        <w:outlineLvl w:val="1"/>
      </w:pPr>
    </w:p>
    <w:p w14:paraId="5FA64343" w14:textId="77777777" w:rsidR="00C707EF" w:rsidRDefault="00C707EF" w:rsidP="00FF20F1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91" w:name="_Toc476664299"/>
      <w:r>
        <w:t>ViewLogDetail</w:t>
      </w:r>
      <w:bookmarkEnd w:id="91"/>
    </w:p>
    <w:p w14:paraId="086F50C3" w14:textId="77777777" w:rsidR="00CF492C" w:rsidRDefault="00027677" w:rsidP="002841A2">
      <w:pPr>
        <w:autoSpaceDE w:val="0"/>
        <w:autoSpaceDN w:val="0"/>
        <w:adjustRightInd w:val="0"/>
        <w:ind w:left="1224"/>
      </w:pPr>
      <w:r>
        <w:t>Get log detail by c</w:t>
      </w:r>
      <w:r w:rsidR="00CF492C">
        <w:t>all</w:t>
      </w:r>
      <w:r>
        <w:t>ing</w:t>
      </w:r>
      <w:r w:rsidR="00CF492C">
        <w:t xml:space="preserve"> GetLogDetail in EmployeeLogBaseController for the given </w:t>
      </w:r>
      <w:r>
        <w:t>log and type;</w:t>
      </w:r>
    </w:p>
    <w:p w14:paraId="317A0023" w14:textId="77777777" w:rsidR="00027677" w:rsidRDefault="00027677" w:rsidP="002841A2">
      <w:pPr>
        <w:autoSpaceDE w:val="0"/>
        <w:autoSpaceDN w:val="0"/>
        <w:adjustRightInd w:val="0"/>
        <w:ind w:left="1224"/>
      </w:pPr>
      <w:r>
        <w:t>Return partial view _CoachingDetail.cshtml or _WarningDetail.cshtml with the log detail based on the log type.</w:t>
      </w:r>
    </w:p>
    <w:p w14:paraId="30641A81" w14:textId="77777777" w:rsidR="003665CE" w:rsidRDefault="003665CE" w:rsidP="00F67049">
      <w:pPr>
        <w:autoSpaceDE w:val="0"/>
        <w:autoSpaceDN w:val="0"/>
        <w:adjustRightInd w:val="0"/>
        <w:ind w:left="1224"/>
        <w:outlineLvl w:val="1"/>
      </w:pPr>
    </w:p>
    <w:p w14:paraId="0B598DE6" w14:textId="77777777" w:rsidR="00C707EF" w:rsidRDefault="00C707EF" w:rsidP="00FF20F1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92" w:name="_Toc476664300"/>
      <w:r>
        <w:t xml:space="preserve">InitDetelete </w:t>
      </w:r>
      <w:r w:rsidR="003665CE">
        <w:t>–</w:t>
      </w:r>
      <w:r>
        <w:t xml:space="preserve"> HttpGet</w:t>
      </w:r>
      <w:bookmarkEnd w:id="92"/>
    </w:p>
    <w:p w14:paraId="05A56B87" w14:textId="77777777" w:rsidR="008810B4" w:rsidRDefault="008810B4" w:rsidP="008C27B9">
      <w:pPr>
        <w:autoSpaceDE w:val="0"/>
        <w:autoSpaceDN w:val="0"/>
        <w:adjustRightInd w:val="0"/>
        <w:ind w:left="1224"/>
      </w:pPr>
      <w:r>
        <w:t>Create an EmployeeLog object with the log id and type passed in;</w:t>
      </w:r>
    </w:p>
    <w:p w14:paraId="361ACBA5" w14:textId="77777777" w:rsidR="008810B4" w:rsidRDefault="008810B4" w:rsidP="008C27B9">
      <w:pPr>
        <w:autoSpaceDE w:val="0"/>
        <w:autoSpaceDN w:val="0"/>
        <w:adjustRightInd w:val="0"/>
        <w:ind w:left="1224"/>
      </w:pPr>
      <w:r>
        <w:t>Return partial view _Delete.cshtml with the EmployeeLog object created.</w:t>
      </w:r>
    </w:p>
    <w:p w14:paraId="3D035C39" w14:textId="77777777" w:rsidR="003665CE" w:rsidRDefault="003665CE" w:rsidP="00F67049">
      <w:pPr>
        <w:autoSpaceDE w:val="0"/>
        <w:autoSpaceDN w:val="0"/>
        <w:adjustRightInd w:val="0"/>
        <w:ind w:left="1224"/>
        <w:outlineLvl w:val="1"/>
      </w:pPr>
    </w:p>
    <w:p w14:paraId="44F5C408" w14:textId="77777777" w:rsidR="00C707EF" w:rsidRDefault="00C707EF" w:rsidP="00FF20F1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93" w:name="_Toc476664301"/>
      <w:r>
        <w:t xml:space="preserve">Delete </w:t>
      </w:r>
      <w:r w:rsidR="00362795">
        <w:t>–</w:t>
      </w:r>
      <w:r>
        <w:t xml:space="preserve"> HttpPost</w:t>
      </w:r>
      <w:bookmarkEnd w:id="93"/>
    </w:p>
    <w:p w14:paraId="236E5221" w14:textId="77777777" w:rsidR="00362795" w:rsidRDefault="00362795" w:rsidP="00721F73">
      <w:pPr>
        <w:autoSpaceDE w:val="0"/>
        <w:autoSpaceDN w:val="0"/>
        <w:adjustRightInd w:val="0"/>
        <w:ind w:left="1224"/>
      </w:pPr>
      <w:r>
        <w:t>Delete the given log by calling EmployeeLogService.Delete;</w:t>
      </w:r>
    </w:p>
    <w:p w14:paraId="5A51930E" w14:textId="77777777" w:rsidR="00362795" w:rsidRDefault="00362795" w:rsidP="00721F73">
      <w:pPr>
        <w:autoSpaceDE w:val="0"/>
        <w:autoSpaceDN w:val="0"/>
        <w:adjustRightInd w:val="0"/>
        <w:ind w:left="1224"/>
      </w:pPr>
      <w:r>
        <w:t>If success, set ViewBag.Success message;</w:t>
      </w:r>
    </w:p>
    <w:p w14:paraId="06835C7A" w14:textId="77777777" w:rsidR="00362795" w:rsidRDefault="00362795" w:rsidP="00721F73">
      <w:pPr>
        <w:autoSpaceDE w:val="0"/>
        <w:autoSpaceDN w:val="0"/>
        <w:adjustRightInd w:val="0"/>
        <w:ind w:left="1224"/>
      </w:pPr>
      <w:r>
        <w:lastRenderedPageBreak/>
        <w:t>Else set ViewBag.Fail message;</w:t>
      </w:r>
    </w:p>
    <w:p w14:paraId="787F665F" w14:textId="77777777" w:rsidR="00362795" w:rsidRPr="00AD5A2E" w:rsidRDefault="00362795" w:rsidP="00721F73">
      <w:pPr>
        <w:autoSpaceDE w:val="0"/>
        <w:autoSpaceDN w:val="0"/>
        <w:adjustRightInd w:val="0"/>
        <w:ind w:left="1224"/>
      </w:pPr>
      <w:r>
        <w:t>Return view SearchForDelete.cshtml.</w:t>
      </w:r>
    </w:p>
    <w:p w14:paraId="4A87313D" w14:textId="77777777" w:rsidR="00C73000" w:rsidRDefault="00C73000" w:rsidP="00DE1E6B">
      <w:pPr>
        <w:tabs>
          <w:tab w:val="num" w:pos="1080"/>
        </w:tabs>
        <w:autoSpaceDE w:val="0"/>
        <w:autoSpaceDN w:val="0"/>
        <w:adjustRightInd w:val="0"/>
        <w:ind w:left="360"/>
        <w:outlineLvl w:val="1"/>
      </w:pPr>
    </w:p>
    <w:p w14:paraId="3F78CC33" w14:textId="77777777" w:rsidR="00EF5FC8" w:rsidRPr="00664275" w:rsidRDefault="00BA4882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94" w:name="_Toc476664302"/>
      <w:r w:rsidRPr="00664275">
        <w:rPr>
          <w:b/>
        </w:rPr>
        <w:t>P</w:t>
      </w:r>
      <w:r w:rsidR="00EF5FC8" w:rsidRPr="00664275">
        <w:rPr>
          <w:b/>
        </w:rPr>
        <w:t>age details</w:t>
      </w:r>
      <w:bookmarkEnd w:id="94"/>
    </w:p>
    <w:p w14:paraId="183E8E9B" w14:textId="77777777" w:rsidR="009B2A2F" w:rsidRDefault="00F350AD" w:rsidP="009B2A2F">
      <w:pPr>
        <w:numPr>
          <w:ilvl w:val="1"/>
          <w:numId w:val="1"/>
        </w:numPr>
        <w:autoSpaceDE w:val="0"/>
        <w:autoSpaceDN w:val="0"/>
        <w:adjustRightInd w:val="0"/>
        <w:outlineLvl w:val="1"/>
      </w:pPr>
      <w:bookmarkStart w:id="95" w:name="_Toc476664303"/>
      <w:r>
        <w:t>Inactivate Employee Logs</w:t>
      </w:r>
      <w:r w:rsidR="009B2A2F">
        <w:t xml:space="preserve"> (Views\</w:t>
      </w:r>
      <w:r w:rsidR="006D3618">
        <w:t>EmployeeLog</w:t>
      </w:r>
      <w:r w:rsidR="009B2A2F">
        <w:t>\</w:t>
      </w:r>
      <w:r w:rsidR="006D3618">
        <w:t>SearchForInactivate</w:t>
      </w:r>
      <w:r w:rsidR="009B2A2F">
        <w:t>.cshtml)</w:t>
      </w:r>
      <w:bookmarkEnd w:id="95"/>
    </w:p>
    <w:p w14:paraId="32F18E20" w14:textId="77777777" w:rsidR="009B2A2F" w:rsidRDefault="009B2A2F" w:rsidP="009B2A2F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96" w:name="_Toc476664304"/>
      <w:r>
        <w:t>Razor pages comprising Web Page</w:t>
      </w:r>
      <w:bookmarkEnd w:id="96"/>
    </w:p>
    <w:p w14:paraId="77E635D7" w14:textId="77777777" w:rsidR="00EB6ACA" w:rsidRDefault="00EB6ACA" w:rsidP="00BF4DAB">
      <w:pPr>
        <w:autoSpaceDE w:val="0"/>
        <w:autoSpaceDN w:val="0"/>
        <w:adjustRightInd w:val="0"/>
        <w:ind w:left="1224"/>
      </w:pPr>
      <w:r>
        <w:t>EmployeeLogSelectEditorViewModel.cshtml</w:t>
      </w:r>
    </w:p>
    <w:p w14:paraId="55AC7F9A" w14:textId="77777777" w:rsidR="00BF4DAB" w:rsidRDefault="00BF4DAB" w:rsidP="00BF4DAB">
      <w:pPr>
        <w:autoSpaceDE w:val="0"/>
        <w:autoSpaceDN w:val="0"/>
        <w:adjustRightInd w:val="0"/>
        <w:ind w:left="1224"/>
      </w:pPr>
      <w:r w:rsidRPr="00BA1997">
        <w:t>_SearchEmployeeLogResultPartial.cshtml</w:t>
      </w:r>
    </w:p>
    <w:p w14:paraId="55A81295" w14:textId="775C5CAB" w:rsidR="00721D83" w:rsidRDefault="00721D83" w:rsidP="00412766">
      <w:pPr>
        <w:autoSpaceDE w:val="0"/>
        <w:autoSpaceDN w:val="0"/>
        <w:adjustRightInd w:val="0"/>
        <w:ind w:left="1224"/>
        <w:rPr>
          <w:ins w:id="97" w:author="Huang, Lili" w:date="2022-09-06T15:43:00Z"/>
        </w:rPr>
      </w:pPr>
      <w:r w:rsidRPr="00AB048D">
        <w:t>_InactivatePartial.cshtml</w:t>
      </w:r>
    </w:p>
    <w:p w14:paraId="2D5C0189" w14:textId="6FC5C563" w:rsidR="00BF3982" w:rsidRDefault="00BF3982" w:rsidP="00412766">
      <w:pPr>
        <w:autoSpaceDE w:val="0"/>
        <w:autoSpaceDN w:val="0"/>
        <w:adjustRightInd w:val="0"/>
        <w:ind w:left="1224"/>
        <w:rPr>
          <w:ins w:id="98" w:author="Huang, Lili" w:date="2022-09-06T15:43:00Z"/>
        </w:rPr>
      </w:pPr>
      <w:ins w:id="99" w:author="Huang, Lili" w:date="2022-09-06T15:43:00Z">
        <w:r>
          <w:t>_SearchOption.cshtml</w:t>
        </w:r>
      </w:ins>
    </w:p>
    <w:p w14:paraId="11325F9A" w14:textId="4F2DB002" w:rsidR="00BF3982" w:rsidRDefault="00BF3982" w:rsidP="00412766">
      <w:pPr>
        <w:autoSpaceDE w:val="0"/>
        <w:autoSpaceDN w:val="0"/>
        <w:adjustRightInd w:val="0"/>
        <w:ind w:left="1224"/>
      </w:pPr>
      <w:ins w:id="100" w:author="Huang, Lili" w:date="2022-09-06T15:43:00Z">
        <w:r>
          <w:t>_SearchByLogName.c</w:t>
        </w:r>
      </w:ins>
      <w:ins w:id="101" w:author="Huang, Lili" w:date="2022-09-06T15:44:00Z">
        <w:r>
          <w:t>shtml</w:t>
        </w:r>
      </w:ins>
    </w:p>
    <w:p w14:paraId="2BDDBD97" w14:textId="77777777" w:rsidR="00752BA0" w:rsidRDefault="00752BA0" w:rsidP="00412766">
      <w:pPr>
        <w:autoSpaceDE w:val="0"/>
        <w:autoSpaceDN w:val="0"/>
        <w:adjustRightInd w:val="0"/>
        <w:ind w:left="1224"/>
      </w:pPr>
      <w:r>
        <w:t>_ReasonPartial.cshtml</w:t>
      </w:r>
    </w:p>
    <w:p w14:paraId="74BF0D10" w14:textId="77777777" w:rsidR="00752BA0" w:rsidRDefault="00752BA0" w:rsidP="00412766">
      <w:pPr>
        <w:autoSpaceDE w:val="0"/>
        <w:autoSpaceDN w:val="0"/>
        <w:adjustRightInd w:val="0"/>
        <w:ind w:left="1224"/>
      </w:pPr>
      <w:r>
        <w:t>_CommentPartial.cshtml</w:t>
      </w:r>
    </w:p>
    <w:p w14:paraId="60651C64" w14:textId="77777777" w:rsidR="00580DB7" w:rsidRDefault="00580DB7" w:rsidP="00580DB7">
      <w:pPr>
        <w:autoSpaceDE w:val="0"/>
        <w:autoSpaceDN w:val="0"/>
        <w:adjustRightInd w:val="0"/>
        <w:ind w:left="1224"/>
        <w:outlineLvl w:val="1"/>
      </w:pPr>
    </w:p>
    <w:p w14:paraId="21FF12A7" w14:textId="77777777" w:rsidR="007E7903" w:rsidRDefault="007E7903" w:rsidP="007E790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02" w:name="_Toc476664305"/>
      <w:r>
        <w:t>Layout Page</w:t>
      </w:r>
      <w:bookmarkEnd w:id="102"/>
    </w:p>
    <w:p w14:paraId="517B60D7" w14:textId="77777777" w:rsidR="007E7903" w:rsidRDefault="007E7903" w:rsidP="007E7903">
      <w:pPr>
        <w:pStyle w:val="NormalTableText"/>
        <w:ind w:left="1440"/>
      </w:pPr>
      <w:r>
        <w:t>Views\Shared\_Layoutcshtml</w:t>
      </w:r>
    </w:p>
    <w:p w14:paraId="053EFF96" w14:textId="77777777" w:rsidR="007E7903" w:rsidRDefault="007E7903" w:rsidP="007E7903">
      <w:pPr>
        <w:autoSpaceDE w:val="0"/>
        <w:autoSpaceDN w:val="0"/>
        <w:adjustRightInd w:val="0"/>
        <w:ind w:left="2160"/>
        <w:outlineLvl w:val="1"/>
      </w:pPr>
    </w:p>
    <w:p w14:paraId="5CDFCB0C" w14:textId="77777777" w:rsidR="007E7903" w:rsidRDefault="007E7903" w:rsidP="007E790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03" w:name="_Toc476664306"/>
      <w:r>
        <w:t>Screen</w:t>
      </w:r>
      <w:r w:rsidR="001D2F61">
        <w:t>s</w:t>
      </w:r>
      <w:r>
        <w:t>hot</w:t>
      </w:r>
      <w:bookmarkEnd w:id="103"/>
    </w:p>
    <w:p w14:paraId="107D75FC" w14:textId="77777777" w:rsidR="007E7903" w:rsidRDefault="007E7903" w:rsidP="007E7903"/>
    <w:p w14:paraId="38240A3B" w14:textId="30C1FAD9" w:rsidR="006D0502" w:rsidRDefault="00F83CA2" w:rsidP="007E7903">
      <w:pPr>
        <w:rPr>
          <w:ins w:id="104" w:author="Huang, Lili" w:date="2022-09-06T15:28:00Z"/>
        </w:rPr>
      </w:pPr>
      <w:ins w:id="105" w:author="Huang, Lili" w:date="2022-09-06T15:26:00Z">
        <w:r>
          <w:rPr>
            <w:noProof/>
          </w:rPr>
          <w:drawing>
            <wp:inline distT="0" distB="0" distL="0" distR="0" wp14:anchorId="0B02A5A1" wp14:editId="7E939BDB">
              <wp:extent cx="5486400" cy="703580"/>
              <wp:effectExtent l="0" t="0" r="0" b="127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7035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106" w:author="Huang, Lili" w:date="2022-09-06T15:26:00Z">
        <w:r w:rsidR="00AE7456" w:rsidDel="00F83CA2">
          <w:rPr>
            <w:noProof/>
          </w:rPr>
          <w:drawing>
            <wp:inline distT="0" distB="0" distL="0" distR="0" wp14:anchorId="43F68717" wp14:editId="49C85F1D">
              <wp:extent cx="4472940" cy="1920240"/>
              <wp:effectExtent l="0" t="0" r="3810" b="381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72940" cy="19202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1CC12788" w14:textId="77777777" w:rsidR="00B90378" w:rsidRDefault="00B90378" w:rsidP="007E7903">
      <w:pPr>
        <w:rPr>
          <w:ins w:id="107" w:author="Huang, Lili" w:date="2022-09-06T15:27:00Z"/>
        </w:rPr>
      </w:pPr>
    </w:p>
    <w:p w14:paraId="49AEE52F" w14:textId="6BE17BD7" w:rsidR="00982013" w:rsidRDefault="006651AD" w:rsidP="007E7903">
      <w:ins w:id="108" w:author="Huang, Lili" w:date="2022-09-06T15:28:00Z">
        <w:r>
          <w:rPr>
            <w:noProof/>
          </w:rPr>
          <w:drawing>
            <wp:inline distT="0" distB="0" distL="0" distR="0" wp14:anchorId="4458D21A" wp14:editId="248C6340">
              <wp:extent cx="5486400" cy="1376045"/>
              <wp:effectExtent l="0" t="0" r="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13760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9A9506D" w14:textId="77777777" w:rsidR="00206ED5" w:rsidRDefault="00206ED5" w:rsidP="007E7903"/>
    <w:p w14:paraId="4F7F3B04" w14:textId="0D68CB1F" w:rsidR="00206ED5" w:rsidRDefault="00120800" w:rsidP="007E7903">
      <w:del w:id="109" w:author="Huang, Lili" w:date="2022-09-06T15:26:00Z">
        <w:r w:rsidDel="007D304F">
          <w:rPr>
            <w:noProof/>
          </w:rPr>
          <w:drawing>
            <wp:inline distT="0" distB="0" distL="0" distR="0" wp14:anchorId="728B8A72" wp14:editId="0EDB897B">
              <wp:extent cx="5486400" cy="2514600"/>
              <wp:effectExtent l="0" t="0" r="0" b="0"/>
              <wp:docPr id="30" name="Picture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6400" cy="2514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110" w:author="Huang, Lili" w:date="2022-09-06T15:27:00Z">
        <w:r w:rsidR="00836C83" w:rsidRPr="00836C83">
          <w:rPr>
            <w:noProof/>
          </w:rPr>
          <w:t xml:space="preserve"> </w:t>
        </w:r>
        <w:r w:rsidR="00836C83">
          <w:rPr>
            <w:noProof/>
          </w:rPr>
          <w:drawing>
            <wp:inline distT="0" distB="0" distL="0" distR="0" wp14:anchorId="0D4BFBDB" wp14:editId="502DD7E9">
              <wp:extent cx="5486400" cy="1679575"/>
              <wp:effectExtent l="0" t="0" r="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1679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F07E4FD" w14:textId="77777777" w:rsidR="004B6F74" w:rsidRDefault="004B6F74" w:rsidP="007E7903"/>
    <w:p w14:paraId="4CE8A443" w14:textId="77777777" w:rsidR="004B6F74" w:rsidRDefault="004B6F74" w:rsidP="007E7903"/>
    <w:p w14:paraId="13F27CD4" w14:textId="77777777" w:rsidR="0082343D" w:rsidRDefault="0082343D" w:rsidP="007E7903"/>
    <w:p w14:paraId="58AB865D" w14:textId="77777777" w:rsidR="0082343D" w:rsidRDefault="0082343D" w:rsidP="007E7903"/>
    <w:p w14:paraId="474E8436" w14:textId="29060EC3" w:rsidR="00FE2EFF" w:rsidRDefault="005D65BA" w:rsidP="007E7903">
      <w:del w:id="111" w:author="Huang, Lili" w:date="2022-09-06T15:27:00Z">
        <w:r w:rsidDel="009C095C">
          <w:rPr>
            <w:noProof/>
          </w:rPr>
          <w:lastRenderedPageBreak/>
          <w:drawing>
            <wp:inline distT="0" distB="0" distL="0" distR="0" wp14:anchorId="54B5F02F" wp14:editId="40904CC2">
              <wp:extent cx="5486400" cy="2819400"/>
              <wp:effectExtent l="0" t="0" r="0" b="0"/>
              <wp:docPr id="34" name="Picture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6400" cy="281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112" w:author="Huang, Lili" w:date="2022-09-06T15:27:00Z">
        <w:r w:rsidR="009C095C" w:rsidRPr="009C095C">
          <w:rPr>
            <w:noProof/>
          </w:rPr>
          <w:t xml:space="preserve"> </w:t>
        </w:r>
        <w:r w:rsidR="009C095C">
          <w:rPr>
            <w:noProof/>
          </w:rPr>
          <w:drawing>
            <wp:inline distT="0" distB="0" distL="0" distR="0" wp14:anchorId="3AF8A7D8" wp14:editId="27F2EFF3">
              <wp:extent cx="5486400" cy="2559685"/>
              <wp:effectExtent l="0" t="0" r="0" b="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25596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A32F112" w14:textId="77777777" w:rsidR="007E7903" w:rsidRDefault="007E7903" w:rsidP="007E7903"/>
    <w:p w14:paraId="7F571720" w14:textId="77777777" w:rsidR="007E7903" w:rsidRDefault="007E7903" w:rsidP="007E7903">
      <w:pPr>
        <w:autoSpaceDE w:val="0"/>
        <w:autoSpaceDN w:val="0"/>
        <w:adjustRightInd w:val="0"/>
        <w:ind w:left="720"/>
        <w:outlineLvl w:val="1"/>
      </w:pPr>
    </w:p>
    <w:p w14:paraId="4B1F33CA" w14:textId="77777777" w:rsidR="007E7903" w:rsidRDefault="007E7903" w:rsidP="007E790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13" w:name="_Toc476664307"/>
      <w:r>
        <w:t>Links</w:t>
      </w:r>
      <w:bookmarkEnd w:id="113"/>
      <w:r>
        <w:t xml:space="preserve"> </w:t>
      </w:r>
    </w:p>
    <w:p w14:paraId="0712AE51" w14:textId="77777777" w:rsidR="008A62CD" w:rsidRDefault="008A62CD" w:rsidP="007C2D07">
      <w:pPr>
        <w:autoSpaceDE w:val="0"/>
        <w:autoSpaceDN w:val="0"/>
        <w:adjustRightInd w:val="0"/>
        <w:ind w:left="1224"/>
      </w:pPr>
      <w:r>
        <w:t>None</w:t>
      </w:r>
    </w:p>
    <w:p w14:paraId="72B61C69" w14:textId="77777777" w:rsidR="007E7903" w:rsidRDefault="007E7903" w:rsidP="007E7903">
      <w:pPr>
        <w:autoSpaceDE w:val="0"/>
        <w:autoSpaceDN w:val="0"/>
        <w:adjustRightInd w:val="0"/>
        <w:outlineLvl w:val="1"/>
      </w:pPr>
    </w:p>
    <w:p w14:paraId="4F6CD0D2" w14:textId="77777777" w:rsidR="007E7903" w:rsidRDefault="007E7903" w:rsidP="007E790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14" w:name="_Toc476664308"/>
      <w:r>
        <w:t>Web Page Invoked Events</w:t>
      </w:r>
      <w:bookmarkEnd w:id="114"/>
    </w:p>
    <w:tbl>
      <w:tblPr>
        <w:tblW w:w="855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6300"/>
      </w:tblGrid>
      <w:tr w:rsidR="00B57532" w14:paraId="08DA5790" w14:textId="77777777" w:rsidTr="00301A4A">
        <w:trPr>
          <w:tblHeader/>
        </w:trPr>
        <w:tc>
          <w:tcPr>
            <w:tcW w:w="2250" w:type="dxa"/>
            <w:shd w:val="clear" w:color="auto" w:fill="B3B3B3"/>
          </w:tcPr>
          <w:p w14:paraId="1C93D8B1" w14:textId="77777777" w:rsidR="00B57532" w:rsidRDefault="00B57532" w:rsidP="00FF106C">
            <w:pPr>
              <w:tabs>
                <w:tab w:val="num" w:pos="2880"/>
              </w:tabs>
              <w:jc w:val="center"/>
            </w:pPr>
            <w:r>
              <w:t>Action</w:t>
            </w:r>
          </w:p>
        </w:tc>
        <w:tc>
          <w:tcPr>
            <w:tcW w:w="6300" w:type="dxa"/>
            <w:shd w:val="clear" w:color="auto" w:fill="B3B3B3"/>
          </w:tcPr>
          <w:p w14:paraId="6EECADF4" w14:textId="77777777" w:rsidR="00B57532" w:rsidRDefault="00B57532" w:rsidP="00FF106C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17439F" w14:paraId="0D0D6316" w14:textId="77777777" w:rsidTr="00301A4A">
        <w:trPr>
          <w:ins w:id="115" w:author="Huang, Lili" w:date="2022-09-06T15:32:00Z"/>
        </w:trPr>
        <w:tc>
          <w:tcPr>
            <w:tcW w:w="2250" w:type="dxa"/>
          </w:tcPr>
          <w:p w14:paraId="37FEC1A4" w14:textId="70F00675" w:rsidR="0017439F" w:rsidRDefault="0017439F" w:rsidP="00182B40">
            <w:pPr>
              <w:tabs>
                <w:tab w:val="num" w:pos="2880"/>
              </w:tabs>
              <w:rPr>
                <w:ins w:id="116" w:author="Huang, Lili" w:date="2022-09-06T15:32:00Z"/>
              </w:rPr>
            </w:pPr>
            <w:ins w:id="117" w:author="Huang, Lili" w:date="2022-09-06T15:33:00Z">
              <w:r>
                <w:t>Click Radio button “Search by Log Type, Employee Level, and Employee</w:t>
              </w:r>
            </w:ins>
            <w:ins w:id="118" w:author="Huang, Lili" w:date="2022-09-06T15:34:00Z">
              <w:r w:rsidR="00884160">
                <w:t>”</w:t>
              </w:r>
            </w:ins>
          </w:p>
        </w:tc>
        <w:tc>
          <w:tcPr>
            <w:tcW w:w="6300" w:type="dxa"/>
          </w:tcPr>
          <w:p w14:paraId="04DCA3BB" w14:textId="77777777" w:rsidR="00884160" w:rsidRDefault="00553BEA" w:rsidP="00FF106C">
            <w:pPr>
              <w:tabs>
                <w:tab w:val="num" w:pos="2880"/>
              </w:tabs>
              <w:rPr>
                <w:ins w:id="119" w:author="Huang, Lili" w:date="2022-09-06T15:34:00Z"/>
              </w:rPr>
            </w:pPr>
            <w:ins w:id="120" w:author="Huang, Lili" w:date="2022-09-06T15:34:00Z">
              <w:r>
                <w:t xml:space="preserve">Javascript: </w:t>
              </w:r>
            </w:ins>
          </w:p>
          <w:p w14:paraId="43577417" w14:textId="54D45621" w:rsidR="0017439F" w:rsidRDefault="00884160" w:rsidP="00FF106C">
            <w:pPr>
              <w:tabs>
                <w:tab w:val="num" w:pos="2880"/>
              </w:tabs>
              <w:rPr>
                <w:ins w:id="121" w:author="Huang, Lili" w:date="2022-09-06T15:32:00Z"/>
              </w:rPr>
            </w:pPr>
            <w:ins w:id="122" w:author="Huang, Lili" w:date="2022-09-06T15:34:00Z">
              <w:r>
                <w:t>D</w:t>
              </w:r>
              <w:r w:rsidR="00553BEA">
                <w:t>isplay Search by Log Type, Employee Level, and Employee;</w:t>
              </w:r>
            </w:ins>
          </w:p>
        </w:tc>
      </w:tr>
      <w:tr w:rsidR="00F31CF4" w14:paraId="533288CC" w14:textId="77777777" w:rsidTr="00301A4A">
        <w:trPr>
          <w:ins w:id="123" w:author="Huang, Lili" w:date="2022-09-06T15:34:00Z"/>
        </w:trPr>
        <w:tc>
          <w:tcPr>
            <w:tcW w:w="2250" w:type="dxa"/>
          </w:tcPr>
          <w:p w14:paraId="2192F85E" w14:textId="2E98015C" w:rsidR="00F31CF4" w:rsidRDefault="00F31CF4" w:rsidP="00F31CF4">
            <w:pPr>
              <w:tabs>
                <w:tab w:val="num" w:pos="2880"/>
              </w:tabs>
              <w:rPr>
                <w:ins w:id="124" w:author="Huang, Lili" w:date="2022-09-06T15:34:00Z"/>
              </w:rPr>
            </w:pPr>
            <w:ins w:id="125" w:author="Huang, Lili" w:date="2022-09-06T15:34:00Z">
              <w:r>
                <w:t>Click Radio button “Search by Log Name”</w:t>
              </w:r>
            </w:ins>
          </w:p>
        </w:tc>
        <w:tc>
          <w:tcPr>
            <w:tcW w:w="6300" w:type="dxa"/>
          </w:tcPr>
          <w:p w14:paraId="37145332" w14:textId="77777777" w:rsidR="00F31CF4" w:rsidRDefault="00F31CF4" w:rsidP="00F31CF4">
            <w:pPr>
              <w:tabs>
                <w:tab w:val="num" w:pos="2880"/>
              </w:tabs>
              <w:rPr>
                <w:ins w:id="126" w:author="Huang, Lili" w:date="2022-09-06T15:35:00Z"/>
              </w:rPr>
            </w:pPr>
            <w:ins w:id="127" w:author="Huang, Lili" w:date="2022-09-06T15:35:00Z">
              <w:r>
                <w:t xml:space="preserve">Javascript: </w:t>
              </w:r>
            </w:ins>
          </w:p>
          <w:p w14:paraId="1E4EE1A0" w14:textId="6904E8A0" w:rsidR="00F31CF4" w:rsidRDefault="00F31CF4" w:rsidP="00F31CF4">
            <w:pPr>
              <w:tabs>
                <w:tab w:val="num" w:pos="2880"/>
              </w:tabs>
              <w:rPr>
                <w:ins w:id="128" w:author="Huang, Lili" w:date="2022-09-06T15:34:00Z"/>
              </w:rPr>
            </w:pPr>
            <w:ins w:id="129" w:author="Huang, Lili" w:date="2022-09-06T15:35:00Z">
              <w:r>
                <w:t>Display Search by Log Name;</w:t>
              </w:r>
            </w:ins>
          </w:p>
        </w:tc>
      </w:tr>
      <w:tr w:rsidR="00F31CF4" w14:paraId="4F523B85" w14:textId="77777777" w:rsidTr="00301A4A">
        <w:tc>
          <w:tcPr>
            <w:tcW w:w="2250" w:type="dxa"/>
          </w:tcPr>
          <w:p w14:paraId="3B5DF4C6" w14:textId="77777777" w:rsidR="00F31CF4" w:rsidRPr="00E20AB4" w:rsidRDefault="00F31CF4" w:rsidP="00F31CF4">
            <w:pPr>
              <w:tabs>
                <w:tab w:val="num" w:pos="2880"/>
              </w:tabs>
            </w:pPr>
            <w:r>
              <w:t>Select Employee Level from “Employee Level:” dropdown list</w:t>
            </w:r>
          </w:p>
        </w:tc>
        <w:tc>
          <w:tcPr>
            <w:tcW w:w="6300" w:type="dxa"/>
          </w:tcPr>
          <w:p w14:paraId="1E841205" w14:textId="77777777" w:rsidR="00F31CF4" w:rsidRDefault="00F31CF4" w:rsidP="00F31CF4">
            <w:pPr>
              <w:tabs>
                <w:tab w:val="num" w:pos="2880"/>
              </w:tabs>
            </w:pPr>
            <w:r>
              <w:t>If a type is already selected, an ajax call is made to get all the employees having active logs with the selected Employee Level and log type.</w:t>
            </w:r>
          </w:p>
          <w:p w14:paraId="4BB4053C" w14:textId="77777777" w:rsidR="00F31CF4" w:rsidRDefault="00F31CF4" w:rsidP="00F31CF4">
            <w:pPr>
              <w:tabs>
                <w:tab w:val="num" w:pos="2880"/>
              </w:tabs>
            </w:pPr>
          </w:p>
          <w:p w14:paraId="5439AA35" w14:textId="77777777" w:rsidR="00F31CF4" w:rsidRDefault="00F31CF4" w:rsidP="00F31CF4">
            <w:pPr>
              <w:tabs>
                <w:tab w:val="num" w:pos="2880"/>
              </w:tabs>
            </w:pPr>
            <w:r>
              <w:t>Controller: EmployeeLog</w:t>
            </w:r>
          </w:p>
          <w:p w14:paraId="4343A42C" w14:textId="77777777" w:rsidR="00F31CF4" w:rsidRDefault="00F31CF4" w:rsidP="00F31CF4">
            <w:pPr>
              <w:tabs>
                <w:tab w:val="num" w:pos="2880"/>
              </w:tabs>
            </w:pPr>
            <w:r>
              <w:t xml:space="preserve">Action: GetEmployees </w:t>
            </w:r>
          </w:p>
          <w:p w14:paraId="14FDFB90" w14:textId="77777777" w:rsidR="00F31CF4" w:rsidRDefault="00F31CF4" w:rsidP="00F31CF4">
            <w:pPr>
              <w:tabs>
                <w:tab w:val="num" w:pos="2880"/>
              </w:tabs>
            </w:pPr>
          </w:p>
          <w:p w14:paraId="6EA8730A" w14:textId="77777777" w:rsidR="00F31CF4" w:rsidRPr="00E20AB4" w:rsidRDefault="00F31CF4" w:rsidP="00F31CF4">
            <w:pPr>
              <w:tabs>
                <w:tab w:val="num" w:pos="2880"/>
              </w:tabs>
            </w:pPr>
            <w:r>
              <w:t>“Employee:” dropdown will be populated with the employees returned from the above ajax call.</w:t>
            </w:r>
          </w:p>
        </w:tc>
      </w:tr>
      <w:tr w:rsidR="00F31CF4" w14:paraId="682E1547" w14:textId="77777777" w:rsidTr="00301A4A">
        <w:tc>
          <w:tcPr>
            <w:tcW w:w="2250" w:type="dxa"/>
          </w:tcPr>
          <w:p w14:paraId="20C244F2" w14:textId="77777777" w:rsidR="00F31CF4" w:rsidRPr="00E20AB4" w:rsidRDefault="00F31CF4" w:rsidP="00F31CF4">
            <w:pPr>
              <w:tabs>
                <w:tab w:val="num" w:pos="2880"/>
              </w:tabs>
            </w:pPr>
            <w:r>
              <w:t>Select a type from “Type:” dropdown list</w:t>
            </w:r>
          </w:p>
        </w:tc>
        <w:tc>
          <w:tcPr>
            <w:tcW w:w="6300" w:type="dxa"/>
          </w:tcPr>
          <w:p w14:paraId="57DBB368" w14:textId="77777777" w:rsidR="00F31CF4" w:rsidRDefault="00F31CF4" w:rsidP="00F31CF4">
            <w:pPr>
              <w:tabs>
                <w:tab w:val="num" w:pos="2880"/>
              </w:tabs>
            </w:pPr>
            <w:r>
              <w:t>If a type is already selected, an ajax call is made to get all the employees having active logs with the selected Employee Level and log type.</w:t>
            </w:r>
          </w:p>
          <w:p w14:paraId="227E7F2A" w14:textId="77777777" w:rsidR="00F31CF4" w:rsidRDefault="00F31CF4" w:rsidP="00F31CF4">
            <w:pPr>
              <w:tabs>
                <w:tab w:val="num" w:pos="2880"/>
              </w:tabs>
            </w:pPr>
          </w:p>
          <w:p w14:paraId="69E134B0" w14:textId="77777777" w:rsidR="00F31CF4" w:rsidRDefault="00F31CF4" w:rsidP="00F31CF4">
            <w:pPr>
              <w:tabs>
                <w:tab w:val="num" w:pos="2880"/>
              </w:tabs>
            </w:pPr>
            <w:r>
              <w:t xml:space="preserve">Controller: EmployeeLog; </w:t>
            </w:r>
          </w:p>
          <w:p w14:paraId="7FAF3A3F" w14:textId="77777777" w:rsidR="00F31CF4" w:rsidRDefault="00F31CF4" w:rsidP="00F31CF4">
            <w:pPr>
              <w:tabs>
                <w:tab w:val="num" w:pos="2880"/>
              </w:tabs>
            </w:pPr>
            <w:r>
              <w:t>Action: GetEmployees</w:t>
            </w:r>
          </w:p>
          <w:p w14:paraId="005A7BD3" w14:textId="77777777" w:rsidR="00F31CF4" w:rsidRDefault="00F31CF4" w:rsidP="00F31CF4">
            <w:pPr>
              <w:tabs>
                <w:tab w:val="num" w:pos="2880"/>
              </w:tabs>
            </w:pPr>
          </w:p>
          <w:p w14:paraId="2A4D07B9" w14:textId="77777777" w:rsidR="00F31CF4" w:rsidRPr="00E20AB4" w:rsidRDefault="00F31CF4" w:rsidP="00F31CF4">
            <w:pPr>
              <w:tabs>
                <w:tab w:val="num" w:pos="2880"/>
              </w:tabs>
            </w:pPr>
            <w:r>
              <w:t>“Employee:” dropdown will be populated with the employees returned from the above ajax call.</w:t>
            </w:r>
          </w:p>
        </w:tc>
      </w:tr>
      <w:tr w:rsidR="00F31CF4" w14:paraId="05F72824" w14:textId="77777777" w:rsidTr="00301A4A">
        <w:tc>
          <w:tcPr>
            <w:tcW w:w="2250" w:type="dxa"/>
          </w:tcPr>
          <w:p w14:paraId="4AF3418C" w14:textId="77777777" w:rsidR="00F31CF4" w:rsidRDefault="00F31CF4" w:rsidP="00F31CF4">
            <w:pPr>
              <w:tabs>
                <w:tab w:val="num" w:pos="2880"/>
              </w:tabs>
            </w:pPr>
            <w:r>
              <w:t>Select an employee from “Employee” dropdown</w:t>
            </w:r>
          </w:p>
          <w:p w14:paraId="71268241" w14:textId="77777777" w:rsidR="00F31CF4" w:rsidRPr="00E20AB4" w:rsidRDefault="00F31CF4" w:rsidP="00F31CF4">
            <w:pPr>
              <w:tabs>
                <w:tab w:val="num" w:pos="2880"/>
              </w:tabs>
            </w:pPr>
            <w:r>
              <w:t>Click on “Search” button</w:t>
            </w:r>
          </w:p>
        </w:tc>
        <w:tc>
          <w:tcPr>
            <w:tcW w:w="6300" w:type="dxa"/>
          </w:tcPr>
          <w:p w14:paraId="6D5FF51E" w14:textId="217587C0" w:rsidR="00F31CF4" w:rsidRDefault="00F31CF4" w:rsidP="00F31CF4">
            <w:pPr>
              <w:tabs>
                <w:tab w:val="num" w:pos="2880"/>
              </w:tabs>
            </w:pPr>
            <w:r>
              <w:t xml:space="preserve">An ajax call is posted back with selected Employee Level, type, </w:t>
            </w:r>
            <w:del w:id="130" w:author="Huang, Lili" w:date="2022-09-06T15:35:00Z">
              <w:r w:rsidDel="00E23C02">
                <w:delText xml:space="preserve">and </w:delText>
              </w:r>
            </w:del>
            <w:r>
              <w:t>employee</w:t>
            </w:r>
            <w:ins w:id="131" w:author="Huang, Lili" w:date="2022-09-06T15:35:00Z">
              <w:r w:rsidR="00E23C02">
                <w:t xml:space="preserve">, and </w:t>
              </w:r>
            </w:ins>
            <w:ins w:id="132" w:author="Huang, Lili" w:date="2022-09-06T15:37:00Z">
              <w:r w:rsidR="00F113BE">
                <w:t>log name</w:t>
              </w:r>
            </w:ins>
            <w:ins w:id="133" w:author="Huang, Lili" w:date="2022-09-06T15:35:00Z">
              <w:r w:rsidR="00697E59">
                <w:t>.</w:t>
              </w:r>
            </w:ins>
            <w:del w:id="134" w:author="Huang, Lili" w:date="2022-09-06T15:35:00Z">
              <w:r w:rsidDel="00E23C02">
                <w:delText>:</w:delText>
              </w:r>
            </w:del>
          </w:p>
          <w:p w14:paraId="154B6355" w14:textId="77777777" w:rsidR="00F31CF4" w:rsidRDefault="00F31CF4" w:rsidP="00F31CF4">
            <w:pPr>
              <w:tabs>
                <w:tab w:val="num" w:pos="2880"/>
              </w:tabs>
            </w:pPr>
          </w:p>
          <w:p w14:paraId="082E68DB" w14:textId="77777777" w:rsidR="00F31CF4" w:rsidRDefault="00F31CF4" w:rsidP="00F31CF4">
            <w:pPr>
              <w:tabs>
                <w:tab w:val="num" w:pos="2880"/>
              </w:tabs>
            </w:pPr>
            <w:r>
              <w:t>Controller: EmployeeLog</w:t>
            </w:r>
          </w:p>
          <w:p w14:paraId="77795D24" w14:textId="77777777" w:rsidR="00F31CF4" w:rsidRPr="00E20AB4" w:rsidRDefault="00F31CF4" w:rsidP="00F31CF4">
            <w:pPr>
              <w:tabs>
                <w:tab w:val="num" w:pos="2880"/>
              </w:tabs>
            </w:pPr>
            <w:r>
              <w:t>Action: SearchForInactivate [HttpPost]</w:t>
            </w:r>
          </w:p>
        </w:tc>
      </w:tr>
      <w:tr w:rsidR="00F31CF4" w14:paraId="7BFE16D9" w14:textId="77777777" w:rsidTr="00301A4A">
        <w:tc>
          <w:tcPr>
            <w:tcW w:w="2250" w:type="dxa"/>
          </w:tcPr>
          <w:p w14:paraId="75CB9C81" w14:textId="77777777" w:rsidR="00F31CF4" w:rsidRDefault="00F31CF4" w:rsidP="00F31CF4">
            <w:pPr>
              <w:tabs>
                <w:tab w:val="num" w:pos="2880"/>
              </w:tabs>
            </w:pPr>
            <w:r>
              <w:t>Check/Uncheck any log(s) from the search result.</w:t>
            </w:r>
          </w:p>
        </w:tc>
        <w:tc>
          <w:tcPr>
            <w:tcW w:w="6300" w:type="dxa"/>
          </w:tcPr>
          <w:p w14:paraId="1F40003E" w14:textId="77777777" w:rsidR="00F31CF4" w:rsidRDefault="00F31CF4" w:rsidP="00F31CF4">
            <w:pPr>
              <w:tabs>
                <w:tab w:val="num" w:pos="2880"/>
              </w:tabs>
            </w:pPr>
            <w:r>
              <w:t>Javascript hideShowInactivateLink() is called to show/hide “Inactivate” link button.</w:t>
            </w:r>
          </w:p>
          <w:p w14:paraId="75561C44" w14:textId="77777777" w:rsidR="00F31CF4" w:rsidRDefault="00F31CF4" w:rsidP="00F31CF4">
            <w:pPr>
              <w:tabs>
                <w:tab w:val="num" w:pos="2880"/>
              </w:tabs>
            </w:pPr>
          </w:p>
          <w:p w14:paraId="0387636E" w14:textId="77777777" w:rsidR="00F31CF4" w:rsidRDefault="00F31CF4" w:rsidP="00F31CF4">
            <w:pPr>
              <w:tabs>
                <w:tab w:val="num" w:pos="2880"/>
              </w:tabs>
            </w:pPr>
            <w:r>
              <w:lastRenderedPageBreak/>
              <w:t>If more than one log selected, “Inactivate” link button displays. Otherwise, “Inactivate” link button hides.</w:t>
            </w:r>
          </w:p>
        </w:tc>
      </w:tr>
      <w:tr w:rsidR="00F31CF4" w14:paraId="0F820E90" w14:textId="77777777" w:rsidTr="00301A4A">
        <w:tc>
          <w:tcPr>
            <w:tcW w:w="2250" w:type="dxa"/>
          </w:tcPr>
          <w:p w14:paraId="5DBF8342" w14:textId="77777777" w:rsidR="00F31CF4" w:rsidRDefault="00F31CF4" w:rsidP="00F31CF4">
            <w:pPr>
              <w:tabs>
                <w:tab w:val="num" w:pos="2880"/>
              </w:tabs>
            </w:pPr>
            <w:r>
              <w:lastRenderedPageBreak/>
              <w:t>Click on “Inactivate” link button</w:t>
            </w:r>
          </w:p>
        </w:tc>
        <w:tc>
          <w:tcPr>
            <w:tcW w:w="6300" w:type="dxa"/>
          </w:tcPr>
          <w:p w14:paraId="171B61B5" w14:textId="77777777" w:rsidR="00F31CF4" w:rsidRDefault="00F31CF4" w:rsidP="00F31CF4">
            <w:pPr>
              <w:tabs>
                <w:tab w:val="num" w:pos="2880"/>
              </w:tabs>
            </w:pPr>
            <w:r>
              <w:t>jQuery $(‘body’).on(‘click’, ‘.modal-link’) function is called.</w:t>
            </w:r>
          </w:p>
          <w:p w14:paraId="1080115B" w14:textId="77777777" w:rsidR="00F31CF4" w:rsidRDefault="00F31CF4" w:rsidP="00F31CF4">
            <w:pPr>
              <w:tabs>
                <w:tab w:val="num" w:pos="2880"/>
              </w:tabs>
            </w:pPr>
          </w:p>
          <w:p w14:paraId="1C26972B" w14:textId="77777777" w:rsidR="00F31CF4" w:rsidRDefault="00F31CF4" w:rsidP="00F31CF4">
            <w:pPr>
              <w:tabs>
                <w:tab w:val="num" w:pos="2880"/>
              </w:tabs>
            </w:pPr>
            <w:r>
              <w:t>“Inactivate Employee Log” modal dialog displays.</w:t>
            </w:r>
          </w:p>
        </w:tc>
      </w:tr>
      <w:tr w:rsidR="00F31CF4" w14:paraId="70EE3B38" w14:textId="77777777" w:rsidTr="00301A4A">
        <w:tc>
          <w:tcPr>
            <w:tcW w:w="2250" w:type="dxa"/>
          </w:tcPr>
          <w:p w14:paraId="0B7557CC" w14:textId="77777777" w:rsidR="00F31CF4" w:rsidRDefault="00F31CF4" w:rsidP="00F31CF4">
            <w:pPr>
              <w:tabs>
                <w:tab w:val="num" w:pos="2880"/>
              </w:tabs>
            </w:pPr>
            <w:r>
              <w:t>Select a reason from “Reason:” dropdown list</w:t>
            </w:r>
          </w:p>
        </w:tc>
        <w:tc>
          <w:tcPr>
            <w:tcW w:w="6300" w:type="dxa"/>
          </w:tcPr>
          <w:p w14:paraId="2FB5EA67" w14:textId="77777777" w:rsidR="00F31CF4" w:rsidRDefault="00F31CF4" w:rsidP="00F31CF4">
            <w:pPr>
              <w:tabs>
                <w:tab w:val="num" w:pos="2880"/>
              </w:tabs>
            </w:pPr>
            <w:r>
              <w:t>If the selected reason is “Other”, a text box displays.</w:t>
            </w:r>
          </w:p>
        </w:tc>
      </w:tr>
      <w:tr w:rsidR="00F31CF4" w14:paraId="2B616AB1" w14:textId="77777777" w:rsidTr="00301A4A">
        <w:tc>
          <w:tcPr>
            <w:tcW w:w="2250" w:type="dxa"/>
          </w:tcPr>
          <w:p w14:paraId="7E62D052" w14:textId="77777777" w:rsidR="00F31CF4" w:rsidRDefault="00F31CF4" w:rsidP="00F31CF4">
            <w:pPr>
              <w:tabs>
                <w:tab w:val="num" w:pos="2880"/>
              </w:tabs>
            </w:pPr>
            <w:r>
              <w:t>Click on “Inactivate” button (modal dialog).</w:t>
            </w:r>
          </w:p>
        </w:tc>
        <w:tc>
          <w:tcPr>
            <w:tcW w:w="6300" w:type="dxa"/>
          </w:tcPr>
          <w:p w14:paraId="2FDED918" w14:textId="77777777" w:rsidR="00F31CF4" w:rsidRDefault="00F31CF4" w:rsidP="00F31CF4">
            <w:pPr>
              <w:tabs>
                <w:tab w:val="num" w:pos="2880"/>
              </w:tabs>
            </w:pPr>
            <w:r>
              <w:t>An ajax call is posted back with the following data:</w:t>
            </w:r>
          </w:p>
          <w:p w14:paraId="133B3893" w14:textId="77777777" w:rsidR="00F31CF4" w:rsidRDefault="00F31CF4" w:rsidP="00F31CF4">
            <w:pPr>
              <w:tabs>
                <w:tab w:val="num" w:pos="2880"/>
              </w:tabs>
            </w:pPr>
            <w:r>
              <w:t>Selected Log Ids;</w:t>
            </w:r>
          </w:p>
          <w:p w14:paraId="61F6247C" w14:textId="77777777" w:rsidR="00F31CF4" w:rsidRDefault="00F31CF4" w:rsidP="00F31CF4">
            <w:pPr>
              <w:tabs>
                <w:tab w:val="num" w:pos="2880"/>
              </w:tabs>
            </w:pPr>
            <w:r>
              <w:t>Selected reason id;</w:t>
            </w:r>
          </w:p>
          <w:p w14:paraId="3AE29505" w14:textId="77777777" w:rsidR="00F31CF4" w:rsidRDefault="00F31CF4" w:rsidP="00F31CF4">
            <w:pPr>
              <w:tabs>
                <w:tab w:val="num" w:pos="2880"/>
              </w:tabs>
            </w:pPr>
            <w:r>
              <w:t>Other reason text entered;</w:t>
            </w:r>
          </w:p>
          <w:p w14:paraId="217BB0D8" w14:textId="77777777" w:rsidR="00F31CF4" w:rsidRDefault="00F31CF4" w:rsidP="00F31CF4">
            <w:pPr>
              <w:tabs>
                <w:tab w:val="num" w:pos="2880"/>
              </w:tabs>
            </w:pPr>
            <w:r>
              <w:t>Comment entered.</w:t>
            </w:r>
          </w:p>
          <w:p w14:paraId="213C01A6" w14:textId="77777777" w:rsidR="00F31CF4" w:rsidRDefault="00F31CF4" w:rsidP="00F31CF4">
            <w:pPr>
              <w:tabs>
                <w:tab w:val="num" w:pos="2880"/>
              </w:tabs>
            </w:pPr>
          </w:p>
          <w:p w14:paraId="1617F31B" w14:textId="77777777" w:rsidR="00F31CF4" w:rsidRDefault="00F31CF4" w:rsidP="00F31CF4">
            <w:pPr>
              <w:tabs>
                <w:tab w:val="num" w:pos="2880"/>
              </w:tabs>
            </w:pPr>
            <w:r>
              <w:t>Controller: EmployeeLog</w:t>
            </w:r>
          </w:p>
          <w:p w14:paraId="2FD61652" w14:textId="77777777" w:rsidR="00F31CF4" w:rsidRDefault="00F31CF4" w:rsidP="00F31CF4">
            <w:pPr>
              <w:tabs>
                <w:tab w:val="num" w:pos="2880"/>
              </w:tabs>
            </w:pPr>
            <w:r>
              <w:t>Action: Inactivate [HttpPost]</w:t>
            </w:r>
          </w:p>
          <w:p w14:paraId="43231484" w14:textId="77777777" w:rsidR="00F31CF4" w:rsidRDefault="00F31CF4" w:rsidP="00F31CF4">
            <w:pPr>
              <w:tabs>
                <w:tab w:val="num" w:pos="2880"/>
              </w:tabs>
            </w:pPr>
          </w:p>
          <w:p w14:paraId="33D6E5CB" w14:textId="77777777" w:rsidR="00F31CF4" w:rsidRDefault="00F31CF4" w:rsidP="00F31CF4">
            <w:pPr>
              <w:tabs>
                <w:tab w:val="num" w:pos="2880"/>
              </w:tabs>
            </w:pPr>
            <w:r>
              <w:t>“Inactivate Employee Log” modal dialog closes.</w:t>
            </w:r>
          </w:p>
          <w:p w14:paraId="563A6E6B" w14:textId="77777777" w:rsidR="00F31CF4" w:rsidRDefault="00F31CF4" w:rsidP="00F31CF4">
            <w:pPr>
              <w:tabs>
                <w:tab w:val="num" w:pos="2880"/>
              </w:tabs>
            </w:pPr>
          </w:p>
          <w:p w14:paraId="1AAAD843" w14:textId="77777777" w:rsidR="00F31CF4" w:rsidRDefault="00F31CF4" w:rsidP="00F31CF4">
            <w:pPr>
              <w:tabs>
                <w:tab w:val="num" w:pos="2880"/>
              </w:tabs>
            </w:pPr>
            <w:r>
              <w:t>A message will display to indicate the inactivation process whether the inactivation process is successful.</w:t>
            </w:r>
          </w:p>
          <w:p w14:paraId="27375091" w14:textId="77777777" w:rsidR="00F31CF4" w:rsidRDefault="00F31CF4" w:rsidP="00F31CF4">
            <w:pPr>
              <w:tabs>
                <w:tab w:val="num" w:pos="2880"/>
              </w:tabs>
            </w:pPr>
          </w:p>
          <w:p w14:paraId="101A966E" w14:textId="77777777" w:rsidR="00F31CF4" w:rsidRDefault="00F31CF4" w:rsidP="00F31CF4">
            <w:pPr>
              <w:tabs>
                <w:tab w:val="num" w:pos="2880"/>
              </w:tabs>
            </w:pPr>
            <w:r>
              <w:t>If success:</w:t>
            </w:r>
          </w:p>
          <w:p w14:paraId="6709C5F0" w14:textId="77777777" w:rsidR="00F31CF4" w:rsidRDefault="00F31CF4" w:rsidP="00F31CF4">
            <w:pPr>
              <w:tabs>
                <w:tab w:val="num" w:pos="2880"/>
              </w:tabs>
            </w:pPr>
            <w:r>
              <w:t>Display success message (“The selected logs have been successfully inactivated.”);</w:t>
            </w:r>
          </w:p>
          <w:p w14:paraId="7CFB6911" w14:textId="77777777" w:rsidR="00F31CF4" w:rsidRDefault="00F31CF4" w:rsidP="00F31CF4">
            <w:pPr>
              <w:tabs>
                <w:tab w:val="num" w:pos="2880"/>
              </w:tabs>
            </w:pPr>
            <w:r>
              <w:t>Hide searched result;</w:t>
            </w:r>
          </w:p>
          <w:p w14:paraId="53FAAC0F" w14:textId="77777777" w:rsidR="00F31CF4" w:rsidRDefault="00F31CF4" w:rsidP="00F31CF4">
            <w:pPr>
              <w:tabs>
                <w:tab w:val="num" w:pos="2880"/>
              </w:tabs>
            </w:pPr>
            <w:r>
              <w:t>Reset all three dropdowns (Employee Level, Type, and Employee).</w:t>
            </w:r>
          </w:p>
          <w:p w14:paraId="52A79117" w14:textId="77777777" w:rsidR="00F31CF4" w:rsidRDefault="00F31CF4" w:rsidP="00F31CF4">
            <w:pPr>
              <w:tabs>
                <w:tab w:val="num" w:pos="2880"/>
              </w:tabs>
            </w:pPr>
          </w:p>
          <w:p w14:paraId="017610CD" w14:textId="77777777" w:rsidR="00F31CF4" w:rsidRDefault="00F31CF4" w:rsidP="00F31CF4">
            <w:pPr>
              <w:tabs>
                <w:tab w:val="num" w:pos="2880"/>
              </w:tabs>
            </w:pPr>
            <w:r>
              <w:t>Otherwise:</w:t>
            </w:r>
          </w:p>
          <w:p w14:paraId="296F3C1A" w14:textId="77777777" w:rsidR="00F31CF4" w:rsidRDefault="00F31CF4" w:rsidP="00F31CF4">
            <w:pPr>
              <w:tabs>
                <w:tab w:val="num" w:pos="2880"/>
              </w:tabs>
            </w:pPr>
            <w:r>
              <w:t>Display fail message (“Failed to inactivate the selected logs.”).</w:t>
            </w:r>
          </w:p>
        </w:tc>
      </w:tr>
    </w:tbl>
    <w:p w14:paraId="5346E4F3" w14:textId="77777777" w:rsidR="00B57532" w:rsidRDefault="00B57532" w:rsidP="00B57532">
      <w:pPr>
        <w:autoSpaceDE w:val="0"/>
        <w:autoSpaceDN w:val="0"/>
        <w:adjustRightInd w:val="0"/>
        <w:ind w:left="1224"/>
        <w:outlineLvl w:val="1"/>
      </w:pPr>
    </w:p>
    <w:p w14:paraId="61CA1BE6" w14:textId="77777777" w:rsidR="00BD7669" w:rsidRDefault="00BD7669">
      <w:pPr>
        <w:sectPr w:rsidR="00BD7669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2240" w:h="15840"/>
          <w:pgMar w:top="1440" w:right="1800" w:bottom="1440" w:left="1800" w:header="720" w:footer="720" w:gutter="0"/>
          <w:cols w:space="720"/>
        </w:sectPr>
      </w:pPr>
      <w:r>
        <w:br w:type="page"/>
      </w:r>
    </w:p>
    <w:p w14:paraId="219D3201" w14:textId="77777777" w:rsidR="00B57532" w:rsidRDefault="00B57532" w:rsidP="007E790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35" w:name="_Toc476664309"/>
      <w:r>
        <w:lastRenderedPageBreak/>
        <w:t>Form Fields</w:t>
      </w:r>
      <w:bookmarkEnd w:id="135"/>
    </w:p>
    <w:p w14:paraId="269415F9" w14:textId="77777777" w:rsidR="007E7903" w:rsidRDefault="007E7903" w:rsidP="007E7903">
      <w:pPr>
        <w:autoSpaceDE w:val="0"/>
        <w:autoSpaceDN w:val="0"/>
        <w:adjustRightInd w:val="0"/>
        <w:outlineLvl w:val="1"/>
      </w:pPr>
    </w:p>
    <w:tbl>
      <w:tblPr>
        <w:tblW w:w="1350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0"/>
        <w:gridCol w:w="1440"/>
        <w:gridCol w:w="1440"/>
        <w:gridCol w:w="2250"/>
        <w:gridCol w:w="2970"/>
        <w:gridCol w:w="1440"/>
      </w:tblGrid>
      <w:tr w:rsidR="00427A90" w:rsidRPr="006E6AD3" w14:paraId="00954E83" w14:textId="77777777" w:rsidTr="0056454F">
        <w:tc>
          <w:tcPr>
            <w:tcW w:w="3960" w:type="dxa"/>
            <w:shd w:val="pct25" w:color="000000" w:fill="FFFFFF"/>
          </w:tcPr>
          <w:p w14:paraId="1A1BC17C" w14:textId="77777777" w:rsidR="006835E5" w:rsidRPr="006E6AD3" w:rsidRDefault="006835E5" w:rsidP="00FF106C">
            <w:pPr>
              <w:jc w:val="center"/>
              <w:rPr>
                <w:b/>
              </w:rPr>
            </w:pPr>
            <w:r w:rsidRPr="006E6AD3">
              <w:rPr>
                <w:b/>
              </w:rPr>
              <w:t>Page Name</w:t>
            </w:r>
          </w:p>
        </w:tc>
        <w:tc>
          <w:tcPr>
            <w:tcW w:w="1440" w:type="dxa"/>
            <w:shd w:val="pct25" w:color="000000" w:fill="FFFFFF"/>
          </w:tcPr>
          <w:p w14:paraId="35DA6539" w14:textId="77777777" w:rsidR="006835E5" w:rsidRPr="006E6AD3" w:rsidRDefault="006835E5" w:rsidP="00E31B25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Type</w:t>
            </w:r>
          </w:p>
        </w:tc>
        <w:tc>
          <w:tcPr>
            <w:tcW w:w="1440" w:type="dxa"/>
            <w:shd w:val="pct25" w:color="000000" w:fill="FFFFFF"/>
          </w:tcPr>
          <w:p w14:paraId="166A17DF" w14:textId="77777777" w:rsidR="006835E5" w:rsidRPr="006E6AD3" w:rsidRDefault="006835E5" w:rsidP="007B4D98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Name</w:t>
            </w:r>
          </w:p>
        </w:tc>
        <w:tc>
          <w:tcPr>
            <w:tcW w:w="2250" w:type="dxa"/>
            <w:shd w:val="pct25" w:color="000000" w:fill="FFFFFF"/>
          </w:tcPr>
          <w:p w14:paraId="7F228985" w14:textId="77777777" w:rsidR="006835E5" w:rsidRPr="006E6AD3" w:rsidRDefault="006835E5" w:rsidP="00E31B25">
            <w:pPr>
              <w:jc w:val="center"/>
              <w:rPr>
                <w:b/>
              </w:rPr>
            </w:pPr>
            <w:r w:rsidRPr="006E6AD3">
              <w:rPr>
                <w:b/>
              </w:rPr>
              <w:t>Default Value</w:t>
            </w:r>
          </w:p>
        </w:tc>
        <w:tc>
          <w:tcPr>
            <w:tcW w:w="2970" w:type="dxa"/>
            <w:shd w:val="pct25" w:color="000000" w:fill="FFFFFF"/>
          </w:tcPr>
          <w:p w14:paraId="6B02A667" w14:textId="77777777" w:rsidR="006835E5" w:rsidRPr="006E6AD3" w:rsidRDefault="006835E5" w:rsidP="00E31B25">
            <w:pPr>
              <w:jc w:val="center"/>
              <w:rPr>
                <w:b/>
              </w:rPr>
            </w:pPr>
            <w:r w:rsidRPr="006E6AD3">
              <w:rPr>
                <w:b/>
              </w:rPr>
              <w:t>Data Element Source</w:t>
            </w:r>
          </w:p>
        </w:tc>
        <w:tc>
          <w:tcPr>
            <w:tcW w:w="1440" w:type="dxa"/>
            <w:shd w:val="pct25" w:color="000000" w:fill="FFFFFF"/>
          </w:tcPr>
          <w:p w14:paraId="5FB6BD9E" w14:textId="77777777" w:rsidR="006835E5" w:rsidRPr="006E6AD3" w:rsidRDefault="006835E5" w:rsidP="00FF106C">
            <w:pPr>
              <w:jc w:val="center"/>
              <w:rPr>
                <w:b/>
              </w:rPr>
            </w:pPr>
            <w:r w:rsidRPr="006E6AD3">
              <w:rPr>
                <w:b/>
              </w:rPr>
              <w:t>Validation</w:t>
            </w:r>
          </w:p>
        </w:tc>
      </w:tr>
      <w:tr w:rsidR="00DB533F" w:rsidRPr="006E6AD3" w14:paraId="4BB22068" w14:textId="77777777" w:rsidTr="00DF348A">
        <w:trPr>
          <w:trHeight w:val="685"/>
        </w:trPr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BC27669" w14:textId="77777777" w:rsidR="00DB533F" w:rsidRDefault="00DB533F" w:rsidP="00FF106C">
            <w:pPr>
              <w:rPr>
                <w:ins w:id="136" w:author="Huang, Lili" w:date="2022-09-07T10:22:00Z"/>
              </w:rPr>
            </w:pPr>
            <w:del w:id="137" w:author="Huang, Lili" w:date="2022-09-07T10:21:00Z">
              <w:r w:rsidDel="00776B4F">
                <w:delText>SearchForInactivate</w:delText>
              </w:r>
            </w:del>
            <w:ins w:id="138" w:author="Huang, Lili" w:date="2022-09-07T10:21:00Z">
              <w:r w:rsidR="00776B4F">
                <w:t>_SearchOption</w:t>
              </w:r>
            </w:ins>
            <w:r>
              <w:t>.cshtml</w:t>
            </w:r>
          </w:p>
          <w:p w14:paraId="7AF1B195" w14:textId="3AE759B1" w:rsidR="00A523A6" w:rsidRPr="006E6AD3" w:rsidRDefault="00A523A6" w:rsidP="00FF106C">
            <w:ins w:id="139" w:author="Huang, Lili" w:date="2022-09-07T10:22:00Z">
              <w:r>
                <w:t>SearchForInactivate.csthml</w:t>
              </w:r>
            </w:ins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5369199" w14:textId="04F4E544" w:rsidR="00DB533F" w:rsidRPr="006E6AD3" w:rsidRDefault="00DB533F">
            <w:pPr>
              <w:pStyle w:val="NormalTableText"/>
              <w:tabs>
                <w:tab w:val="center" w:pos="612"/>
              </w:tabs>
              <w:pPrChange w:id="140" w:author="Huang, Lili" w:date="2022-09-06T15:38:00Z">
                <w:pPr>
                  <w:pStyle w:val="NormalTableText"/>
                  <w:jc w:val="center"/>
                </w:pPr>
              </w:pPrChange>
            </w:pPr>
            <w:ins w:id="141" w:author="Huang, Lili" w:date="2022-09-06T15:38:00Z">
              <w:r>
                <w:t>Radio Btn</w:t>
              </w:r>
              <w:r>
                <w:tab/>
              </w:r>
            </w:ins>
            <w:del w:id="142" w:author="Huang, Lili" w:date="2022-09-06T15:38:00Z">
              <w:r w:rsidDel="00C06B4B">
                <w:delText>Label</w:delText>
              </w:r>
            </w:del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97C7253" w14:textId="68311412" w:rsidR="00DB533F" w:rsidRPr="006E6AD3" w:rsidRDefault="00DB533F" w:rsidP="007B4D98">
            <w:pPr>
              <w:pStyle w:val="NormalTableText"/>
              <w:jc w:val="center"/>
            </w:pPr>
            <w:ins w:id="143" w:author="Huang, Lili" w:date="2022-09-06T15:39:00Z">
              <w:r>
                <w:t>searchType</w:t>
              </w:r>
            </w:ins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3AA886" w14:textId="7C987700" w:rsidR="00DB533F" w:rsidRPr="006E6AD3" w:rsidRDefault="00DB533F" w:rsidP="00E31B25">
            <w:pPr>
              <w:pStyle w:val="NormalTableText"/>
              <w:jc w:val="center"/>
            </w:pPr>
            <w:del w:id="144" w:author="Huang, Lili" w:date="2022-09-06T15:38:00Z">
              <w:r w:rsidDel="00C06B4B">
                <w:delText>Employee Level:</w:delText>
              </w:r>
            </w:del>
            <w:ins w:id="145" w:author="Huang, Lili" w:date="2022-09-06T15:39:00Z">
              <w:r>
                <w:t>“default”</w:t>
              </w:r>
            </w:ins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8CB1A87" w14:textId="77777777" w:rsidR="00DB533F" w:rsidRDefault="00DB533F" w:rsidP="00E31B25">
            <w:pPr>
              <w:pStyle w:val="NormalTableText"/>
              <w:jc w:val="center"/>
              <w:rPr>
                <w:ins w:id="146" w:author="Huang, Lili" w:date="2022-09-06T15:40:00Z"/>
              </w:rPr>
            </w:pPr>
            <w:ins w:id="147" w:author="Huang, Lili" w:date="2022-09-06T15:40:00Z">
              <w:r>
                <w:t>“Search By Log Type, Employee Level, and Employee”;</w:t>
              </w:r>
            </w:ins>
          </w:p>
          <w:p w14:paraId="43601CBB" w14:textId="1DF648CD" w:rsidR="00DB533F" w:rsidRPr="006E6AD3" w:rsidRDefault="00DB533F" w:rsidP="00E31B25">
            <w:pPr>
              <w:pStyle w:val="NormalTableText"/>
              <w:jc w:val="center"/>
            </w:pPr>
            <w:ins w:id="148" w:author="Huang, Lili" w:date="2022-09-06T15:40:00Z">
              <w:r>
                <w:t>“Search by Log Name”</w:t>
              </w:r>
            </w:ins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93B1C1B" w14:textId="77777777" w:rsidR="00DB533F" w:rsidRPr="00DB533F" w:rsidRDefault="00DB533F" w:rsidP="00FF106C">
            <w:pPr>
              <w:pStyle w:val="NormalTableText"/>
              <w:rPr>
                <w:b/>
                <w:bCs/>
                <w:rPrChange w:id="149" w:author="Huang, Lili" w:date="2022-09-06T15:41:00Z">
                  <w:rPr/>
                </w:rPrChange>
              </w:rPr>
            </w:pPr>
          </w:p>
        </w:tc>
      </w:tr>
      <w:tr w:rsidR="008151B5" w:rsidRPr="006E6AD3" w14:paraId="17233526" w14:textId="77777777" w:rsidTr="0056454F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B922581" w14:textId="77777777" w:rsidR="008151B5" w:rsidRPr="006E6AD3" w:rsidRDefault="008151B5" w:rsidP="00FF106C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572AD" w14:textId="77777777" w:rsidR="008151B5" w:rsidRPr="006E6AD3" w:rsidRDefault="008151B5" w:rsidP="00E31B25">
            <w:pPr>
              <w:pStyle w:val="NormalTableText"/>
              <w:jc w:val="center"/>
            </w:pPr>
            <w:r w:rsidRPr="006E6AD3"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CFBC9" w14:textId="77777777" w:rsidR="008151B5" w:rsidRPr="006E6AD3" w:rsidRDefault="008151B5" w:rsidP="007B4D98">
            <w:pPr>
              <w:pStyle w:val="NormalTableText"/>
              <w:jc w:val="center"/>
            </w:pPr>
            <w:r w:rsidRPr="006E6AD3">
              <w:t>module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43CEA" w14:textId="77777777" w:rsidR="008151B5" w:rsidRPr="006E6AD3" w:rsidRDefault="008151B5" w:rsidP="00E31B25">
            <w:pPr>
              <w:pStyle w:val="NormalTableText"/>
              <w:jc w:val="center"/>
            </w:pPr>
            <w:r w:rsidRPr="006E6AD3"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1BBB8" w14:textId="77777777" w:rsidR="008151B5" w:rsidRPr="006E6AD3" w:rsidRDefault="008151B5" w:rsidP="00E31B25">
            <w:pPr>
              <w:pStyle w:val="NormalTableText"/>
              <w:jc w:val="center"/>
            </w:pPr>
            <w:r w:rsidRPr="006E6AD3">
              <w:t>AT_Module_Access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B4C18" w14:textId="77777777" w:rsidR="008151B5" w:rsidRPr="006E6AD3" w:rsidRDefault="008151B5" w:rsidP="00FF106C">
            <w:pPr>
              <w:pStyle w:val="NormalTableText"/>
            </w:pPr>
          </w:p>
        </w:tc>
      </w:tr>
      <w:tr w:rsidR="008151B5" w:rsidRPr="00BD7669" w14:paraId="6F681404" w14:textId="77777777" w:rsidTr="0056454F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13F4821" w14:textId="77777777" w:rsidR="008151B5" w:rsidRPr="00BD7669" w:rsidRDefault="008151B5" w:rsidP="00FF106C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F018A" w14:textId="77777777" w:rsidR="008151B5" w:rsidRPr="00BD7669" w:rsidRDefault="008151B5" w:rsidP="00E31B25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AE605" w14:textId="77777777" w:rsidR="008151B5" w:rsidRPr="00BD7669" w:rsidRDefault="008151B5" w:rsidP="006E6AD3">
            <w:pPr>
              <w:pStyle w:val="NormalTableText"/>
              <w:jc w:val="center"/>
            </w:pPr>
            <w:r>
              <w:t>logType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73451" w14:textId="77777777" w:rsidR="008151B5" w:rsidRPr="00BD7669" w:rsidRDefault="008151B5" w:rsidP="00E31B25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EF3D8" w14:textId="77777777" w:rsidR="008151B5" w:rsidRPr="00BD7669" w:rsidRDefault="008151B5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D9F60" w14:textId="77777777" w:rsidR="008151B5" w:rsidRPr="00BD7669" w:rsidRDefault="008151B5" w:rsidP="00FF106C">
            <w:pPr>
              <w:pStyle w:val="NormalTableText"/>
            </w:pPr>
          </w:p>
        </w:tc>
      </w:tr>
      <w:tr w:rsidR="008151B5" w:rsidRPr="00BD7669" w14:paraId="098C60AE" w14:textId="77777777" w:rsidTr="0056454F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001E2" w14:textId="77777777" w:rsidR="008151B5" w:rsidRPr="00BD7669" w:rsidRDefault="008151B5" w:rsidP="00FF106C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FADE" w14:textId="77777777" w:rsidR="008151B5" w:rsidRPr="00BD7669" w:rsidRDefault="008151B5" w:rsidP="00E31B25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8E03B" w14:textId="77777777" w:rsidR="008151B5" w:rsidRPr="00BD7669" w:rsidRDefault="00F50CBD" w:rsidP="006E6AD3">
            <w:pPr>
              <w:pStyle w:val="NormalTableText"/>
              <w:jc w:val="center"/>
            </w:pPr>
            <w:r>
              <w:t>e</w:t>
            </w:r>
            <w:r w:rsidR="008151B5">
              <w:t>mployee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EF925" w14:textId="77777777" w:rsidR="008151B5" w:rsidRPr="00BD7669" w:rsidRDefault="008151B5" w:rsidP="00E31B25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8E5BE" w14:textId="77777777" w:rsidR="008151B5" w:rsidRPr="00BD7669" w:rsidRDefault="008151B5" w:rsidP="00E31B25">
            <w:pPr>
              <w:pStyle w:val="NormalTableText"/>
              <w:jc w:val="center"/>
            </w:pPr>
            <w:r>
              <w:t>Employee_Hierarchy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29A0B" w14:textId="77777777" w:rsidR="008151B5" w:rsidRPr="00BD7669" w:rsidRDefault="008151B5" w:rsidP="00FF106C">
            <w:pPr>
              <w:pStyle w:val="NormalTableText"/>
            </w:pPr>
          </w:p>
        </w:tc>
      </w:tr>
      <w:tr w:rsidR="00A84542" w:rsidRPr="00BD7669" w14:paraId="7CD232EF" w14:textId="77777777" w:rsidTr="005E79C5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965AE07" w14:textId="77777777" w:rsidR="00A84542" w:rsidRPr="00BD7669" w:rsidRDefault="00A84542" w:rsidP="00E31B25">
            <w:pPr>
              <w:pStyle w:val="NormalTableText"/>
            </w:pPr>
            <w:r>
              <w:t>Start display Search Result:</w:t>
            </w:r>
          </w:p>
        </w:tc>
      </w:tr>
      <w:tr w:rsidR="003E5287" w:rsidRPr="00BD7669" w14:paraId="5AC35434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6F8E659" w14:textId="77777777" w:rsidR="003E5287" w:rsidRPr="00BD7669" w:rsidRDefault="003E5287" w:rsidP="00B424C5">
            <w:r>
              <w:t>_SearchEmployeeLogResultPartial.cshtml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B0FC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7866B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C8CAA" w14:textId="77777777" w:rsidR="003E5287" w:rsidRPr="00BD7669" w:rsidRDefault="003E5287" w:rsidP="00E31B25">
            <w:pPr>
              <w:pStyle w:val="NormalTableText"/>
              <w:jc w:val="center"/>
            </w:pPr>
            <w:r>
              <w:t>Total record(s) found: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D2EC7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833AE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1B42A128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2823F5C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5788D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E81AE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1BC7E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8DDCD" w14:textId="77777777" w:rsidR="003E5287" w:rsidRPr="00BD7669" w:rsidRDefault="003E5287" w:rsidP="00E31B25">
            <w:pPr>
              <w:pStyle w:val="NormalTableText"/>
              <w:jc w:val="center"/>
            </w:pPr>
            <w:r>
              <w:t>EmployeeLogSelectViewModel.EmployeeLogs.Count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EBDF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6FC3930E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62D3885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E40F9" w14:textId="77777777" w:rsidR="003E5287" w:rsidRPr="00BD7669" w:rsidRDefault="003E5287" w:rsidP="00E31B25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F778F" w14:textId="77777777" w:rsidR="003E5287" w:rsidRPr="00BD7669" w:rsidRDefault="003E5287" w:rsidP="00B424C5">
            <w:pPr>
              <w:pStyle w:val="NormalTableText"/>
              <w:jc w:val="center"/>
            </w:pPr>
            <w:r>
              <w:t>checkall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A8065" w14:textId="77777777" w:rsidR="003E5287" w:rsidRPr="00BD7669" w:rsidRDefault="003E5287" w:rsidP="00E31B25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C5532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D22FA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3EDC70CE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CED6FCE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70514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AC8E6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A0A7A" w14:textId="77777777" w:rsidR="003E5287" w:rsidRPr="00BD7669" w:rsidRDefault="003E5287" w:rsidP="00E31B25">
            <w:pPr>
              <w:pStyle w:val="NormalTableText"/>
              <w:jc w:val="center"/>
            </w:pPr>
            <w:r>
              <w:t>FormName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0CBE0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A3D3F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4158B9AA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9E05D4A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79A2E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29653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DD028" w14:textId="77777777" w:rsidR="003E5287" w:rsidRPr="00BD7669" w:rsidRDefault="003E5287" w:rsidP="00E31B25">
            <w:pPr>
              <w:pStyle w:val="NormalTableText"/>
              <w:jc w:val="center"/>
            </w:pPr>
            <w:r>
              <w:t>Employee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77ED9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A2F64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4075F217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3D77A4A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B1FF4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5C0E4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59803" w14:textId="77777777" w:rsidR="003E5287" w:rsidRPr="00BD7669" w:rsidRDefault="003E5287" w:rsidP="00E31B25">
            <w:pPr>
              <w:pStyle w:val="NormalTableText"/>
              <w:jc w:val="center"/>
            </w:pPr>
            <w:r>
              <w:t>Supervisor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572DF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4AF4D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49EC0E76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7D54363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6D714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5D0E4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B7E43" w14:textId="77777777" w:rsidR="003E5287" w:rsidRPr="00BD7669" w:rsidRDefault="003E5287" w:rsidP="00E31B25">
            <w:pPr>
              <w:pStyle w:val="NormalTableText"/>
              <w:jc w:val="center"/>
            </w:pPr>
            <w:r>
              <w:t>Manager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7BC76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5D8D3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775669DF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FF3AFC9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BB9F1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91935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8EB1B" w14:textId="77777777" w:rsidR="003E5287" w:rsidRPr="00BD7669" w:rsidRDefault="003E5287" w:rsidP="00E31B25">
            <w:pPr>
              <w:pStyle w:val="NormalTableText"/>
              <w:jc w:val="center"/>
            </w:pPr>
            <w:r>
              <w:t>Submitter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05762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505A6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285D084A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9289589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D769F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C8108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F16DB" w14:textId="77777777" w:rsidR="003E5287" w:rsidRPr="00BD7669" w:rsidRDefault="003E5287" w:rsidP="00E31B25">
            <w:pPr>
              <w:pStyle w:val="NormalTableText"/>
              <w:jc w:val="center"/>
            </w:pPr>
            <w:r>
              <w:t>Status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C8847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4F8E3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585C3160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3C10C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1ABBF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695AD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8FF23" w14:textId="77777777" w:rsidR="003E5287" w:rsidRPr="00BD7669" w:rsidRDefault="003E5287" w:rsidP="00E31B25">
            <w:pPr>
              <w:pStyle w:val="NormalTableText"/>
              <w:jc w:val="center"/>
            </w:pPr>
            <w:r>
              <w:t>Created Date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0D422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6DDE9" w14:textId="77777777" w:rsidR="003E5287" w:rsidRPr="00BD7669" w:rsidRDefault="003E5287" w:rsidP="00B424C5">
            <w:pPr>
              <w:pStyle w:val="NormalTableText"/>
            </w:pPr>
          </w:p>
        </w:tc>
      </w:tr>
      <w:tr w:rsidR="008C2F90" w:rsidRPr="00BD7669" w14:paraId="75B75525" w14:textId="77777777" w:rsidTr="0056454F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F01EB" w14:textId="77777777" w:rsidR="008C2F90" w:rsidRPr="00BD7669" w:rsidRDefault="008C2F90" w:rsidP="00B424C5">
            <w:r>
              <w:t>Repeat for each log returned: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99099" w14:textId="77777777" w:rsidR="008C2F90" w:rsidRDefault="008C2F90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D43ED" w14:textId="77777777" w:rsidR="008C2F90" w:rsidRPr="00BD7669" w:rsidRDefault="008C2F90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3CF29" w14:textId="77777777" w:rsidR="008C2F90" w:rsidRPr="00BD7669" w:rsidRDefault="008C2F90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F3FAB" w14:textId="77777777" w:rsidR="008C2F90" w:rsidRPr="00BD7669" w:rsidRDefault="008C2F90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A72EA" w14:textId="77777777" w:rsidR="008C2F90" w:rsidRPr="00BD7669" w:rsidRDefault="008C2F90" w:rsidP="00B424C5">
            <w:pPr>
              <w:pStyle w:val="NormalTableText"/>
            </w:pPr>
          </w:p>
        </w:tc>
      </w:tr>
      <w:tr w:rsidR="003E5287" w:rsidRPr="00BD7669" w14:paraId="43FC5066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54A59FD" w14:textId="77777777" w:rsidR="003E5287" w:rsidRDefault="003E5287" w:rsidP="0056454F">
            <w:pPr>
              <w:autoSpaceDE w:val="0"/>
              <w:autoSpaceDN w:val="0"/>
              <w:adjustRightInd w:val="0"/>
            </w:pPr>
            <w:r>
              <w:t>EmployeeLogSelectEditorViewModel.cshtml</w:t>
            </w:r>
          </w:p>
          <w:p w14:paraId="606B07F7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D6C65" w14:textId="77777777" w:rsidR="003E5287" w:rsidRPr="00BD7669" w:rsidRDefault="003E5287" w:rsidP="00E31B25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4141D" w14:textId="77777777" w:rsidR="003E5287" w:rsidRPr="00BD7669" w:rsidRDefault="003E5287" w:rsidP="00B424C5">
            <w:pPr>
              <w:pStyle w:val="NormalTableText"/>
              <w:jc w:val="center"/>
            </w:pPr>
            <w:r>
              <w:t>EmployeeLogs[i].Selected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489EE" w14:textId="77777777" w:rsidR="003E5287" w:rsidRPr="00BD7669" w:rsidRDefault="003E5287" w:rsidP="00E31B25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C50CC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453B5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02A73EFD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1A52675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12254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EE9D3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D207D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43746" w14:textId="77777777" w:rsidR="003E5287" w:rsidRDefault="003E5287" w:rsidP="00E31B25">
            <w:pPr>
              <w:pStyle w:val="NormalTableText"/>
              <w:jc w:val="center"/>
            </w:pPr>
            <w:r>
              <w:t>Coaching_Log.FormName if selected Type is “Coaching”</w:t>
            </w:r>
          </w:p>
          <w:p w14:paraId="2D49466E" w14:textId="77777777" w:rsidR="003E5287" w:rsidRDefault="003E5287" w:rsidP="00E31B25">
            <w:pPr>
              <w:pStyle w:val="NormalTableText"/>
              <w:jc w:val="center"/>
            </w:pPr>
            <w:r>
              <w:t xml:space="preserve">Or </w:t>
            </w:r>
          </w:p>
          <w:p w14:paraId="6F1FC72B" w14:textId="77777777" w:rsidR="003E5287" w:rsidRPr="00BD7669" w:rsidRDefault="003E5287" w:rsidP="00795393">
            <w:pPr>
              <w:pStyle w:val="NormalTableText"/>
              <w:jc w:val="center"/>
            </w:pPr>
            <w:r>
              <w:t>Warning_Log.FormName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BB53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1D936028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5282F99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6E98F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AEFC8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DCDE2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02541" w14:textId="77777777" w:rsidR="003E5287" w:rsidRPr="00BD7669" w:rsidRDefault="003E5287" w:rsidP="00E31B25">
            <w:pPr>
              <w:pStyle w:val="NormalTableText"/>
              <w:jc w:val="center"/>
            </w:pPr>
            <w:r>
              <w:t>Employee_Hierarchy.Emp_Name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1F366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34862214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9DC98AD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9FCE3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77AB6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B87AF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1303F" w14:textId="77777777" w:rsidR="003E5287" w:rsidRPr="00BD7669" w:rsidRDefault="003E5287" w:rsidP="00E31B25">
            <w:pPr>
              <w:pStyle w:val="NormalTableText"/>
              <w:jc w:val="center"/>
            </w:pPr>
            <w:r>
              <w:t>Employee_Hierarchy.Sup_Name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4BB66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7D2F3794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8D633EE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3030E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928DE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1C55C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D25CC" w14:textId="77777777" w:rsidR="003E5287" w:rsidRPr="00BD7669" w:rsidRDefault="003E5287" w:rsidP="00E31B25">
            <w:pPr>
              <w:pStyle w:val="NormalTableText"/>
              <w:jc w:val="center"/>
            </w:pPr>
            <w:r>
              <w:t>Employee_Hierarchy.Mgr_Name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FF8F8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60EABC8B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77421C7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09041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AF9F6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41EDF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115F2" w14:textId="77777777" w:rsidR="003E5287" w:rsidRPr="00BD7669" w:rsidRDefault="003E5287" w:rsidP="00B424C5">
            <w:pPr>
              <w:pStyle w:val="NormalTableText"/>
              <w:jc w:val="center"/>
            </w:pPr>
            <w:r>
              <w:t>Employee_Hierarchy.Mgr_Name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3C2F4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337D6C05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84FF94A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B48BA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1CDED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5EC71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C81E4" w14:textId="77777777" w:rsidR="003E5287" w:rsidRDefault="003E5287" w:rsidP="009F78B9">
            <w:pPr>
              <w:pStyle w:val="NormalTableText"/>
              <w:jc w:val="center"/>
            </w:pPr>
            <w:r>
              <w:t>Employee_Hierarchy.Emp_Name</w:t>
            </w:r>
          </w:p>
          <w:p w14:paraId="721FF5AC" w14:textId="77777777" w:rsidR="003E5287" w:rsidRPr="00BD7669" w:rsidRDefault="003E5287" w:rsidP="009F78B9">
            <w:pPr>
              <w:pStyle w:val="NormalTableText"/>
              <w:jc w:val="center"/>
            </w:pPr>
            <w:r>
              <w:t xml:space="preserve">(Employee_Hierarchy.Emp_ID = Coaching_log.SubmitterID or  </w:t>
            </w:r>
            <w:r>
              <w:lastRenderedPageBreak/>
              <w:t>Warning_Log.SubmitterID)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0AC43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1334D467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DA5C1F2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E61B8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78C9C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A226D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77CB3" w14:textId="77777777" w:rsidR="003E5287" w:rsidRPr="00BD7669" w:rsidRDefault="003E5287" w:rsidP="00E31B25">
            <w:pPr>
              <w:pStyle w:val="NormalTableText"/>
              <w:jc w:val="center"/>
            </w:pPr>
            <w:r>
              <w:t>DIM_Status.Status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7B559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15FD148B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CC52851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88E67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C03AB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5B9CD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5988E" w14:textId="77777777" w:rsidR="003E5287" w:rsidRDefault="003E5287" w:rsidP="00E31B25">
            <w:pPr>
              <w:pStyle w:val="NormalTableText"/>
              <w:jc w:val="center"/>
            </w:pPr>
            <w:r>
              <w:t>Coaching_Log.SubmittedDate if selected Type is “Coaching”</w:t>
            </w:r>
          </w:p>
          <w:p w14:paraId="4FFA6A6F" w14:textId="77777777" w:rsidR="003E5287" w:rsidRDefault="003E5287" w:rsidP="00E31B25">
            <w:pPr>
              <w:pStyle w:val="NormalTableText"/>
              <w:jc w:val="center"/>
            </w:pPr>
            <w:r>
              <w:t>Or</w:t>
            </w:r>
          </w:p>
          <w:p w14:paraId="54D1FF10" w14:textId="77777777" w:rsidR="003E5287" w:rsidRPr="00BD7669" w:rsidRDefault="003E5287" w:rsidP="00E31B25">
            <w:pPr>
              <w:pStyle w:val="NormalTableText"/>
              <w:jc w:val="center"/>
            </w:pPr>
            <w:r>
              <w:t>Warning_Log.SubmittedDate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2E161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0678CCF0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909C4DB" w14:textId="77777777" w:rsidR="003E5287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1CD69" w14:textId="77777777" w:rsidR="003E5287" w:rsidRPr="00BD7669" w:rsidRDefault="003E5287" w:rsidP="00E31B25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23CC3" w14:textId="77777777" w:rsidR="003E5287" w:rsidRPr="00BD7669" w:rsidRDefault="003E5287" w:rsidP="00B424C5">
            <w:pPr>
              <w:pStyle w:val="NormalTableText"/>
              <w:jc w:val="center"/>
            </w:pPr>
            <w:r>
              <w:t>EmployeeLogs[i].ID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1FC59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AD7AB" w14:textId="77777777" w:rsidR="003E5287" w:rsidRDefault="003E5287" w:rsidP="00E31B25">
            <w:pPr>
              <w:pStyle w:val="NormalTableText"/>
              <w:jc w:val="center"/>
            </w:pPr>
            <w:r>
              <w:t>Coaching_Log.CoachingID if selected Type is “Coaching”</w:t>
            </w:r>
          </w:p>
          <w:p w14:paraId="6810A631" w14:textId="77777777" w:rsidR="003E5287" w:rsidRDefault="003E5287" w:rsidP="00E31B25">
            <w:pPr>
              <w:pStyle w:val="NormalTableText"/>
              <w:jc w:val="center"/>
            </w:pPr>
            <w:r>
              <w:t>Or</w:t>
            </w:r>
          </w:p>
          <w:p w14:paraId="61C4955E" w14:textId="77777777" w:rsidR="003E5287" w:rsidRPr="00BD7669" w:rsidRDefault="003E5287" w:rsidP="00E31B25">
            <w:pPr>
              <w:pStyle w:val="NormalTableText"/>
              <w:jc w:val="center"/>
            </w:pPr>
            <w:r>
              <w:t>Warning_Log.WarningID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322BF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3966D023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35AB49B" w14:textId="77777777" w:rsidR="003E5287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F7899" w14:textId="77777777" w:rsidR="003E5287" w:rsidRDefault="003E5287" w:rsidP="00E31B25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25AB4" w14:textId="77777777" w:rsidR="003E5287" w:rsidRDefault="003E5287" w:rsidP="00B424C5">
            <w:pPr>
              <w:pStyle w:val="NormalTableText"/>
              <w:jc w:val="center"/>
            </w:pPr>
            <w:r>
              <w:t>EmployeeLogs[i].FormName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E6C0E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42590" w14:textId="77777777" w:rsidR="003E5287" w:rsidRDefault="003E5287" w:rsidP="004C2B83">
            <w:pPr>
              <w:pStyle w:val="NormalTableText"/>
              <w:jc w:val="center"/>
            </w:pPr>
            <w:r>
              <w:t>Coaching_Log.FormName if selected Type is “Coaching”</w:t>
            </w:r>
          </w:p>
          <w:p w14:paraId="0B91BBF0" w14:textId="77777777" w:rsidR="003E5287" w:rsidRDefault="003E5287" w:rsidP="004C2B83">
            <w:pPr>
              <w:pStyle w:val="NormalTableText"/>
              <w:jc w:val="center"/>
            </w:pPr>
            <w:r>
              <w:t>Or</w:t>
            </w:r>
          </w:p>
          <w:p w14:paraId="70E3A99F" w14:textId="77777777" w:rsidR="003E5287" w:rsidRPr="00BD7669" w:rsidRDefault="003E5287" w:rsidP="004C2B83">
            <w:pPr>
              <w:pStyle w:val="NormalTableText"/>
              <w:jc w:val="center"/>
            </w:pPr>
            <w:r>
              <w:t>Warning_Log.FormName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F24E2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7796BBF9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84BA6FB" w14:textId="77777777" w:rsidR="003E5287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1C3F9" w14:textId="77777777" w:rsidR="003E5287" w:rsidRDefault="003E5287" w:rsidP="00E31B25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80AA9" w14:textId="77777777" w:rsidR="003E5287" w:rsidRDefault="003E5287" w:rsidP="00B424C5">
            <w:pPr>
              <w:pStyle w:val="NormalTableText"/>
              <w:jc w:val="center"/>
            </w:pPr>
            <w:r>
              <w:t>EmployeeLogs[i].StatusId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DE21D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861E1" w14:textId="77777777" w:rsidR="003E5287" w:rsidRDefault="003E5287" w:rsidP="00D36CDF">
            <w:pPr>
              <w:pStyle w:val="NormalTableText"/>
              <w:jc w:val="center"/>
            </w:pPr>
            <w:r>
              <w:t>Coaching_Log.StatusId if selected Type is “Coaching”</w:t>
            </w:r>
          </w:p>
          <w:p w14:paraId="394FCB6E" w14:textId="77777777" w:rsidR="003E5287" w:rsidRDefault="003E5287" w:rsidP="00D36CDF">
            <w:pPr>
              <w:pStyle w:val="NormalTableText"/>
              <w:jc w:val="center"/>
            </w:pPr>
            <w:r>
              <w:t>Or</w:t>
            </w:r>
          </w:p>
          <w:p w14:paraId="453C1ADF" w14:textId="77777777" w:rsidR="003E5287" w:rsidRPr="00BD7669" w:rsidRDefault="003E5287" w:rsidP="00D36CDF">
            <w:pPr>
              <w:pStyle w:val="NormalTableText"/>
              <w:jc w:val="center"/>
            </w:pPr>
            <w:r>
              <w:t>Warning_Log.StatusId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FA3AC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73F001B4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62C07" w14:textId="77777777" w:rsidR="003E5287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3EA07" w14:textId="77777777" w:rsidR="003E5287" w:rsidRDefault="003E5287" w:rsidP="00E31B25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5CE29" w14:textId="77777777" w:rsidR="003E5287" w:rsidRDefault="003E5287" w:rsidP="00B424C5">
            <w:pPr>
              <w:pStyle w:val="NormalTableText"/>
              <w:jc w:val="center"/>
            </w:pPr>
            <w:r>
              <w:t>EmployeeLogs[i].PreviousStatusId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2B68A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19615" w14:textId="77777777" w:rsidR="003E5287" w:rsidRPr="00BD7669" w:rsidRDefault="003E5287" w:rsidP="00E31B25">
            <w:pPr>
              <w:pStyle w:val="NormalTableText"/>
              <w:jc w:val="center"/>
            </w:pPr>
            <w:r>
              <w:t>AT_Coaching_Inactivate_Reactivate_Audit.LastKnownStatus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7AE8B" w14:textId="77777777" w:rsidR="003E5287" w:rsidRPr="00BD7669" w:rsidRDefault="003E5287" w:rsidP="00B424C5">
            <w:pPr>
              <w:pStyle w:val="NormalTableText"/>
            </w:pPr>
          </w:p>
        </w:tc>
      </w:tr>
      <w:tr w:rsidR="001F084B" w:rsidRPr="00BD7669" w14:paraId="08903F62" w14:textId="77777777" w:rsidTr="0056454F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E564B" w14:textId="77777777" w:rsidR="001F084B" w:rsidRPr="00BD7669" w:rsidRDefault="001F084B" w:rsidP="00B424C5">
            <w:r>
              <w:t>End of “Repeat for each log returned:”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1577B" w14:textId="77777777" w:rsidR="001F084B" w:rsidRPr="00BD7669" w:rsidRDefault="001F084B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5FA87" w14:textId="77777777" w:rsidR="001F084B" w:rsidRPr="00BD7669" w:rsidRDefault="001F084B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8D5A6" w14:textId="77777777" w:rsidR="001F084B" w:rsidRPr="00BD7669" w:rsidRDefault="001F084B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91B85" w14:textId="77777777" w:rsidR="001F084B" w:rsidRPr="00BD7669" w:rsidRDefault="001F084B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18B77" w14:textId="77777777" w:rsidR="001F084B" w:rsidRPr="00BD7669" w:rsidRDefault="001F084B" w:rsidP="00B424C5">
            <w:pPr>
              <w:pStyle w:val="NormalTableText"/>
            </w:pPr>
          </w:p>
        </w:tc>
      </w:tr>
      <w:tr w:rsidR="001F084B" w:rsidRPr="00BD7669" w14:paraId="3C038FC0" w14:textId="77777777" w:rsidTr="008A79F3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0DC3C57" w14:textId="77777777" w:rsidR="001F084B" w:rsidRPr="00BD7669" w:rsidRDefault="001F084B" w:rsidP="00B424C5">
            <w:pPr>
              <w:pStyle w:val="NormalTableText"/>
            </w:pPr>
            <w:r>
              <w:t>End of “Start display Search Result:”</w:t>
            </w:r>
          </w:p>
        </w:tc>
      </w:tr>
      <w:tr w:rsidR="002A25AB" w:rsidRPr="00BD7669" w14:paraId="6ABF93E4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FAE90CA" w14:textId="77777777" w:rsidR="002A25AB" w:rsidRPr="00BD7669" w:rsidRDefault="002A25AB" w:rsidP="00B424C5">
            <w:r>
              <w:t>_InactivatePartial.cshtml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57FA2" w14:textId="77777777" w:rsidR="002A25AB" w:rsidRPr="00BD7669" w:rsidRDefault="002A25AB" w:rsidP="00B424C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E3334" w14:textId="77777777" w:rsidR="002A25AB" w:rsidRPr="00BD7669" w:rsidRDefault="002A25AB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F4B6C" w14:textId="77777777" w:rsidR="002A25AB" w:rsidRPr="00BD7669" w:rsidRDefault="002A25AB" w:rsidP="00B424C5">
            <w:pPr>
              <w:pStyle w:val="NormalTableText"/>
              <w:jc w:val="center"/>
            </w:pPr>
            <w:r>
              <w:t>Reason: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D5FE7" w14:textId="77777777" w:rsidR="002A25AB" w:rsidRPr="00BD7669" w:rsidRDefault="002A25AB" w:rsidP="00B424C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4E986" w14:textId="77777777" w:rsidR="002A25AB" w:rsidRPr="00BD7669" w:rsidRDefault="002A25AB" w:rsidP="00B424C5">
            <w:pPr>
              <w:pStyle w:val="NormalTableText"/>
            </w:pPr>
          </w:p>
        </w:tc>
      </w:tr>
      <w:tr w:rsidR="002A25AB" w:rsidRPr="00BD7669" w14:paraId="40FBB2EF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2998657" w14:textId="77777777" w:rsidR="002A25AB" w:rsidRPr="00BD7669" w:rsidRDefault="002A25AB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3A2C0" w14:textId="77777777" w:rsidR="002A25AB" w:rsidRPr="00BD7669" w:rsidRDefault="002A25AB" w:rsidP="00B424C5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79635" w14:textId="77777777" w:rsidR="002A25AB" w:rsidRPr="00BD7669" w:rsidRDefault="002A25AB" w:rsidP="00B424C5">
            <w:pPr>
              <w:pStyle w:val="NormalTableText"/>
              <w:jc w:val="center"/>
            </w:pPr>
            <w:r>
              <w:t>reason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A7620" w14:textId="77777777" w:rsidR="002A25AB" w:rsidRPr="00BD7669" w:rsidRDefault="002A25AB" w:rsidP="00B424C5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281AA" w14:textId="77777777" w:rsidR="002A25AB" w:rsidRPr="00BD7669" w:rsidRDefault="002A25AB" w:rsidP="00B424C5">
            <w:pPr>
              <w:pStyle w:val="NormalTableText"/>
              <w:jc w:val="center"/>
            </w:pPr>
            <w:r>
              <w:t>AT_Action_Reasons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54102" w14:textId="77777777" w:rsidR="002A25AB" w:rsidRPr="00BD7669" w:rsidRDefault="002A25AB" w:rsidP="00B424C5">
            <w:pPr>
              <w:pStyle w:val="NormalTableText"/>
            </w:pPr>
          </w:p>
        </w:tc>
      </w:tr>
      <w:tr w:rsidR="002A25AB" w:rsidRPr="00BD7669" w14:paraId="381F6C43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30C4010" w14:textId="77777777" w:rsidR="002A25AB" w:rsidRPr="00BD7669" w:rsidRDefault="002A25AB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252FE" w14:textId="77777777" w:rsidR="002A25AB" w:rsidRDefault="002A25AB" w:rsidP="00B424C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6C86A" w14:textId="77777777" w:rsidR="002A25AB" w:rsidRPr="00BD7669" w:rsidRDefault="002A25AB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38B2A" w14:textId="77777777" w:rsidR="002A25AB" w:rsidRDefault="002A25AB" w:rsidP="00B424C5">
            <w:pPr>
              <w:pStyle w:val="NormalTableText"/>
              <w:jc w:val="center"/>
            </w:pPr>
            <w:r>
              <w:t>Comment: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E7916" w14:textId="77777777" w:rsidR="002A25AB" w:rsidRPr="00BD7669" w:rsidRDefault="002A25AB" w:rsidP="00B424C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82EFC" w14:textId="77777777" w:rsidR="002A25AB" w:rsidRPr="00BD7669" w:rsidRDefault="002A25AB" w:rsidP="00B424C5">
            <w:pPr>
              <w:pStyle w:val="NormalTableText"/>
            </w:pPr>
          </w:p>
        </w:tc>
      </w:tr>
      <w:tr w:rsidR="002A25AB" w:rsidRPr="00BD7669" w14:paraId="7F269426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923C7" w14:textId="77777777" w:rsidR="002A25AB" w:rsidRPr="00BD7669" w:rsidRDefault="002A25AB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E502D" w14:textId="77777777" w:rsidR="002A25AB" w:rsidRDefault="002A25AB" w:rsidP="00B424C5">
            <w:pPr>
              <w:pStyle w:val="NormalTableText"/>
              <w:jc w:val="center"/>
            </w:pPr>
            <w:r>
              <w:t>TextArea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6A1BD" w14:textId="77777777" w:rsidR="002A25AB" w:rsidRPr="00BD7669" w:rsidRDefault="002A25AB" w:rsidP="00B424C5">
            <w:pPr>
              <w:pStyle w:val="NormalTableText"/>
              <w:jc w:val="center"/>
            </w:pPr>
            <w:r>
              <w:t>comment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7D63C" w14:textId="77777777" w:rsidR="002A25AB" w:rsidRDefault="002A25AB" w:rsidP="00B424C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277F8" w14:textId="77777777" w:rsidR="002A25AB" w:rsidRPr="00BD7669" w:rsidRDefault="002A25AB" w:rsidP="00B424C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1131A" w14:textId="77777777" w:rsidR="002A25AB" w:rsidRPr="00BD7669" w:rsidRDefault="002A25AB" w:rsidP="00B424C5">
            <w:pPr>
              <w:pStyle w:val="NormalTableText"/>
            </w:pPr>
          </w:p>
        </w:tc>
      </w:tr>
    </w:tbl>
    <w:p w14:paraId="060E6F7E" w14:textId="77777777" w:rsidR="003B29FF" w:rsidRDefault="003B29FF" w:rsidP="00E51074">
      <w:pPr>
        <w:autoSpaceDE w:val="0"/>
        <w:autoSpaceDN w:val="0"/>
        <w:adjustRightInd w:val="0"/>
        <w:ind w:left="1224"/>
        <w:outlineLvl w:val="1"/>
        <w:sectPr w:rsidR="003B29FF" w:rsidSect="00BD7669">
          <w:pgSz w:w="15840" w:h="12240" w:orient="landscape"/>
          <w:pgMar w:top="1800" w:right="1440" w:bottom="1800" w:left="1440" w:header="720" w:footer="720" w:gutter="0"/>
          <w:cols w:space="720"/>
          <w:docGrid w:linePitch="272"/>
        </w:sectPr>
      </w:pPr>
    </w:p>
    <w:p w14:paraId="72D7E7A6" w14:textId="77777777" w:rsidR="00E82124" w:rsidRDefault="00E82124" w:rsidP="00E82124">
      <w:pPr>
        <w:pStyle w:val="ListParagraph"/>
        <w:numPr>
          <w:ilvl w:val="1"/>
          <w:numId w:val="1"/>
        </w:numPr>
        <w:autoSpaceDE w:val="0"/>
        <w:autoSpaceDN w:val="0"/>
        <w:adjustRightInd w:val="0"/>
        <w:outlineLvl w:val="1"/>
      </w:pPr>
      <w:bookmarkStart w:id="150" w:name="_Toc476664310"/>
      <w:r>
        <w:lastRenderedPageBreak/>
        <w:t>Reassign Employee Logs (Views\EmployeeLog\SearchForReassign.cshtml)</w:t>
      </w:r>
      <w:bookmarkEnd w:id="150"/>
    </w:p>
    <w:p w14:paraId="5FDEB1F4" w14:textId="77777777" w:rsidR="0000522C" w:rsidRDefault="00CC11CD" w:rsidP="0000522C">
      <w:pPr>
        <w:pStyle w:val="ListParagraph"/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51" w:name="_Toc476664311"/>
      <w:r>
        <w:t>Razor pages comprising Web Page</w:t>
      </w:r>
      <w:bookmarkEnd w:id="151"/>
    </w:p>
    <w:p w14:paraId="7D5DD825" w14:textId="77777777" w:rsidR="008855D9" w:rsidRDefault="008855D9" w:rsidP="008855D9">
      <w:pPr>
        <w:autoSpaceDE w:val="0"/>
        <w:autoSpaceDN w:val="0"/>
        <w:adjustRightInd w:val="0"/>
        <w:ind w:left="1224"/>
      </w:pPr>
      <w:r>
        <w:t>EmployeeLogSelectEditorViewModel.cshtml</w:t>
      </w:r>
    </w:p>
    <w:p w14:paraId="143A02F9" w14:textId="77777777" w:rsidR="008855D9" w:rsidRDefault="008855D9" w:rsidP="008855D9">
      <w:pPr>
        <w:autoSpaceDE w:val="0"/>
        <w:autoSpaceDN w:val="0"/>
        <w:adjustRightInd w:val="0"/>
        <w:ind w:left="1224"/>
      </w:pPr>
      <w:r w:rsidRPr="00BA1997">
        <w:t>_SearchEmployeeLogResultPartial.cshtml</w:t>
      </w:r>
    </w:p>
    <w:p w14:paraId="1090C3EE" w14:textId="58CDE48C" w:rsidR="008855D9" w:rsidRDefault="008855D9" w:rsidP="008855D9">
      <w:pPr>
        <w:autoSpaceDE w:val="0"/>
        <w:autoSpaceDN w:val="0"/>
        <w:adjustRightInd w:val="0"/>
        <w:ind w:left="1224"/>
        <w:rPr>
          <w:ins w:id="152" w:author="Huang, Lili" w:date="2022-09-06T15:44:00Z"/>
        </w:rPr>
      </w:pPr>
      <w:r w:rsidRPr="00AB048D">
        <w:t>_</w:t>
      </w:r>
      <w:r w:rsidR="006115CA">
        <w:t>Reassign</w:t>
      </w:r>
      <w:r w:rsidRPr="00AB048D">
        <w:t>Partial.cshtml</w:t>
      </w:r>
    </w:p>
    <w:p w14:paraId="51DD3899" w14:textId="77777777" w:rsidR="00E832BE" w:rsidRDefault="00E832BE" w:rsidP="00E832BE">
      <w:pPr>
        <w:autoSpaceDE w:val="0"/>
        <w:autoSpaceDN w:val="0"/>
        <w:adjustRightInd w:val="0"/>
        <w:ind w:left="1224"/>
        <w:rPr>
          <w:ins w:id="153" w:author="Huang, Lili" w:date="2022-09-06T15:44:00Z"/>
        </w:rPr>
      </w:pPr>
      <w:ins w:id="154" w:author="Huang, Lili" w:date="2022-09-06T15:44:00Z">
        <w:r>
          <w:t>_SearchOption.cshtml</w:t>
        </w:r>
      </w:ins>
    </w:p>
    <w:p w14:paraId="6DC5A1CD" w14:textId="41B29493" w:rsidR="00E832BE" w:rsidRDefault="00E832BE">
      <w:pPr>
        <w:autoSpaceDE w:val="0"/>
        <w:autoSpaceDN w:val="0"/>
        <w:adjustRightInd w:val="0"/>
        <w:ind w:left="1224"/>
      </w:pPr>
      <w:ins w:id="155" w:author="Huang, Lili" w:date="2022-09-06T15:44:00Z">
        <w:r>
          <w:t>_SearchByLogName.cshtml</w:t>
        </w:r>
      </w:ins>
    </w:p>
    <w:p w14:paraId="1CB94127" w14:textId="77777777" w:rsidR="008855D9" w:rsidRDefault="008855D9" w:rsidP="008855D9">
      <w:pPr>
        <w:autoSpaceDE w:val="0"/>
        <w:autoSpaceDN w:val="0"/>
        <w:adjustRightInd w:val="0"/>
        <w:ind w:left="1224"/>
      </w:pPr>
      <w:r>
        <w:t>_ReasonPartial.cshtml</w:t>
      </w:r>
    </w:p>
    <w:p w14:paraId="0A0537C8" w14:textId="77777777" w:rsidR="008855D9" w:rsidRDefault="008855D9" w:rsidP="008855D9">
      <w:pPr>
        <w:autoSpaceDE w:val="0"/>
        <w:autoSpaceDN w:val="0"/>
        <w:adjustRightInd w:val="0"/>
        <w:ind w:left="1224"/>
      </w:pPr>
      <w:r>
        <w:t>_CommentPartial.cshtml</w:t>
      </w:r>
    </w:p>
    <w:p w14:paraId="0539B97E" w14:textId="77777777" w:rsidR="008855D9" w:rsidRDefault="008855D9" w:rsidP="008855D9">
      <w:pPr>
        <w:autoSpaceDE w:val="0"/>
        <w:autoSpaceDN w:val="0"/>
        <w:adjustRightInd w:val="0"/>
        <w:ind w:left="1224"/>
        <w:outlineLvl w:val="1"/>
      </w:pPr>
    </w:p>
    <w:p w14:paraId="128DD557" w14:textId="77777777" w:rsidR="00E90BF4" w:rsidRDefault="00E90BF4" w:rsidP="00E90BF4">
      <w:pPr>
        <w:pStyle w:val="ListParagraph"/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56" w:name="_Toc476664312"/>
      <w:r>
        <w:t>Layout Page</w:t>
      </w:r>
      <w:bookmarkEnd w:id="156"/>
    </w:p>
    <w:p w14:paraId="663E37C8" w14:textId="77777777" w:rsidR="008855D9" w:rsidRDefault="008855D9" w:rsidP="00E90BF4">
      <w:pPr>
        <w:pStyle w:val="NormalTableText"/>
        <w:ind w:left="792" w:firstLine="432"/>
      </w:pPr>
      <w:r>
        <w:t>Views\Shared\_Layoutcshtml</w:t>
      </w:r>
    </w:p>
    <w:p w14:paraId="7BEED0F0" w14:textId="77777777" w:rsidR="00FD06A2" w:rsidRDefault="00FD06A2" w:rsidP="00E90BF4">
      <w:pPr>
        <w:pStyle w:val="NormalTableText"/>
        <w:ind w:left="792" w:firstLine="432"/>
      </w:pPr>
    </w:p>
    <w:p w14:paraId="13D28CDD" w14:textId="77777777" w:rsidR="00FD06A2" w:rsidRDefault="00FD06A2" w:rsidP="00FD06A2">
      <w:pPr>
        <w:pStyle w:val="ListParagraph"/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57" w:name="_Toc476664313"/>
      <w:r>
        <w:t>Screenshot</w:t>
      </w:r>
      <w:bookmarkEnd w:id="157"/>
    </w:p>
    <w:p w14:paraId="0F72AF90" w14:textId="593DD88E" w:rsidR="008855D9" w:rsidRDefault="00666A60" w:rsidP="008855D9">
      <w:del w:id="158" w:author="Huang, Lili" w:date="2022-09-06T15:28:00Z">
        <w:r w:rsidDel="00A53CA9">
          <w:rPr>
            <w:noProof/>
          </w:rPr>
          <w:drawing>
            <wp:inline distT="0" distB="0" distL="0" distR="0" wp14:anchorId="4C5C0EE2" wp14:editId="34A9A1BE">
              <wp:extent cx="4046220" cy="1905000"/>
              <wp:effectExtent l="0" t="0" r="0" b="0"/>
              <wp:docPr id="35" name="Picture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46220" cy="1905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DC5E069" w14:textId="02CB8337" w:rsidR="009E3603" w:rsidRDefault="009F7153" w:rsidP="008855D9">
      <w:pPr>
        <w:rPr>
          <w:ins w:id="159" w:author="Huang, Lili" w:date="2022-09-06T15:29:00Z"/>
        </w:rPr>
      </w:pPr>
      <w:ins w:id="160" w:author="Huang, Lili" w:date="2022-09-06T15:29:00Z">
        <w:r>
          <w:rPr>
            <w:noProof/>
          </w:rPr>
          <w:drawing>
            <wp:inline distT="0" distB="0" distL="0" distR="0" wp14:anchorId="1C6F7B27" wp14:editId="1D593824">
              <wp:extent cx="5486400" cy="1892300"/>
              <wp:effectExtent l="0" t="0" r="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1892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475890E" w14:textId="0B1F9800" w:rsidR="009F7153" w:rsidRDefault="009F7153" w:rsidP="008855D9">
      <w:pPr>
        <w:rPr>
          <w:ins w:id="161" w:author="Huang, Lili" w:date="2022-09-06T15:29:00Z"/>
        </w:rPr>
      </w:pPr>
    </w:p>
    <w:p w14:paraId="5616E3C2" w14:textId="36779D71" w:rsidR="00175C3B" w:rsidRDefault="00B02F48" w:rsidP="008855D9">
      <w:ins w:id="162" w:author="Huang, Lili" w:date="2022-09-06T15:29:00Z">
        <w:r>
          <w:rPr>
            <w:noProof/>
          </w:rPr>
          <w:drawing>
            <wp:inline distT="0" distB="0" distL="0" distR="0" wp14:anchorId="25DFC740" wp14:editId="2F293194">
              <wp:extent cx="5486400" cy="1454150"/>
              <wp:effectExtent l="0" t="0" r="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1454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B3EDF5A" w14:textId="77777777" w:rsidR="008855D9" w:rsidRDefault="008855D9" w:rsidP="008855D9"/>
    <w:p w14:paraId="660B7D46" w14:textId="6AAECDE9" w:rsidR="008855D9" w:rsidRDefault="00744D2F" w:rsidP="008855D9">
      <w:del w:id="163" w:author="Huang, Lili" w:date="2022-09-06T15:28:00Z">
        <w:r w:rsidDel="00A53CA9">
          <w:rPr>
            <w:noProof/>
          </w:rPr>
          <w:drawing>
            <wp:inline distT="0" distB="0" distL="0" distR="0" wp14:anchorId="4838197B" wp14:editId="4F1E6652">
              <wp:extent cx="5478780" cy="2110740"/>
              <wp:effectExtent l="0" t="0" r="7620" b="3810"/>
              <wp:docPr id="36" name="Picture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78780" cy="21107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1D1D0C0" w14:textId="77777777" w:rsidR="008855D9" w:rsidRDefault="008855D9" w:rsidP="008855D9"/>
    <w:p w14:paraId="49424C49" w14:textId="759FBFE3" w:rsidR="008855D9" w:rsidDel="00C03629" w:rsidRDefault="008855D9" w:rsidP="008855D9">
      <w:pPr>
        <w:rPr>
          <w:del w:id="164" w:author="Huang, Lili" w:date="2022-09-06T15:30:00Z"/>
        </w:rPr>
      </w:pPr>
    </w:p>
    <w:p w14:paraId="0F757400" w14:textId="77777777" w:rsidR="008855D9" w:rsidRDefault="008855D9" w:rsidP="008855D9"/>
    <w:p w14:paraId="27EFD18F" w14:textId="77777777" w:rsidR="008855D9" w:rsidRDefault="008855D9" w:rsidP="008855D9"/>
    <w:p w14:paraId="36471F36" w14:textId="4F2BBE45" w:rsidR="00B25490" w:rsidRDefault="00AE6F99" w:rsidP="008855D9">
      <w:del w:id="165" w:author="Huang, Lili" w:date="2022-09-06T15:29:00Z">
        <w:r w:rsidDel="00185BFA">
          <w:rPr>
            <w:noProof/>
          </w:rPr>
          <w:lastRenderedPageBreak/>
          <w:drawing>
            <wp:inline distT="0" distB="0" distL="0" distR="0" wp14:anchorId="5E33576D" wp14:editId="657A37D0">
              <wp:extent cx="5478780" cy="2735580"/>
              <wp:effectExtent l="0" t="0" r="7620" b="7620"/>
              <wp:docPr id="37" name="Picture 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78780" cy="2735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166" w:author="Huang, Lili" w:date="2022-09-06T15:30:00Z">
        <w:r w:rsidR="00D4559F" w:rsidRPr="00D4559F">
          <w:rPr>
            <w:noProof/>
          </w:rPr>
          <w:t xml:space="preserve"> </w:t>
        </w:r>
        <w:r w:rsidR="00D4559F">
          <w:rPr>
            <w:noProof/>
          </w:rPr>
          <w:drawing>
            <wp:inline distT="0" distB="0" distL="0" distR="0" wp14:anchorId="70653E78" wp14:editId="42819288">
              <wp:extent cx="5486400" cy="2971165"/>
              <wp:effectExtent l="0" t="0" r="0" b="635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29711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185204C" w14:textId="77777777" w:rsidR="008855D9" w:rsidRDefault="008855D9" w:rsidP="008855D9"/>
    <w:p w14:paraId="4B3500F7" w14:textId="77777777" w:rsidR="003D35F1" w:rsidRDefault="003D35F1">
      <w:r>
        <w:br w:type="page"/>
      </w:r>
    </w:p>
    <w:p w14:paraId="4B72D926" w14:textId="77777777" w:rsidR="00F954F5" w:rsidRDefault="00F954F5" w:rsidP="00F954F5">
      <w:pPr>
        <w:pStyle w:val="ListParagraph"/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67" w:name="_Toc476664314"/>
      <w:r>
        <w:lastRenderedPageBreak/>
        <w:t>Links</w:t>
      </w:r>
      <w:bookmarkEnd w:id="167"/>
    </w:p>
    <w:p w14:paraId="10016358" w14:textId="77777777" w:rsidR="00F954F5" w:rsidRDefault="00F954F5" w:rsidP="006935D0">
      <w:pPr>
        <w:pStyle w:val="ListParagraph"/>
        <w:autoSpaceDE w:val="0"/>
        <w:autoSpaceDN w:val="0"/>
        <w:adjustRightInd w:val="0"/>
        <w:ind w:left="1224"/>
      </w:pPr>
      <w:r>
        <w:t>None</w:t>
      </w:r>
    </w:p>
    <w:p w14:paraId="204CE6F6" w14:textId="77777777" w:rsidR="00F954F5" w:rsidRDefault="00F954F5" w:rsidP="00F954F5">
      <w:pPr>
        <w:pStyle w:val="ListParagraph"/>
        <w:autoSpaceDE w:val="0"/>
        <w:autoSpaceDN w:val="0"/>
        <w:adjustRightInd w:val="0"/>
        <w:ind w:left="1224"/>
        <w:outlineLvl w:val="1"/>
      </w:pPr>
    </w:p>
    <w:p w14:paraId="4145237D" w14:textId="77777777" w:rsidR="008855D9" w:rsidRDefault="00F954F5" w:rsidP="00F954F5">
      <w:pPr>
        <w:pStyle w:val="ListParagraph"/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68" w:name="_Toc476664315"/>
      <w:r>
        <w:t>Web Page Invoked Events</w:t>
      </w:r>
      <w:bookmarkEnd w:id="168"/>
    </w:p>
    <w:tbl>
      <w:tblPr>
        <w:tblW w:w="882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6300"/>
        <w:gridCol w:w="270"/>
      </w:tblGrid>
      <w:tr w:rsidR="008855D9" w14:paraId="75230263" w14:textId="77777777" w:rsidTr="005B03E8">
        <w:trPr>
          <w:tblHeader/>
        </w:trPr>
        <w:tc>
          <w:tcPr>
            <w:tcW w:w="2250" w:type="dxa"/>
            <w:shd w:val="clear" w:color="auto" w:fill="B3B3B3"/>
          </w:tcPr>
          <w:p w14:paraId="146F4E20" w14:textId="77777777" w:rsidR="008855D9" w:rsidRDefault="008855D9" w:rsidP="00B424C5">
            <w:pPr>
              <w:tabs>
                <w:tab w:val="num" w:pos="2880"/>
              </w:tabs>
              <w:jc w:val="center"/>
            </w:pPr>
            <w:r>
              <w:t>Action</w:t>
            </w:r>
          </w:p>
        </w:tc>
        <w:tc>
          <w:tcPr>
            <w:tcW w:w="6570" w:type="dxa"/>
            <w:gridSpan w:val="2"/>
            <w:shd w:val="clear" w:color="auto" w:fill="B3B3B3"/>
          </w:tcPr>
          <w:p w14:paraId="0D14E1B1" w14:textId="77777777" w:rsidR="008855D9" w:rsidRDefault="008855D9" w:rsidP="00B424C5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5B03E8" w14:paraId="5545BCC9" w14:textId="77777777" w:rsidTr="005B03E8">
        <w:trPr>
          <w:gridAfter w:val="1"/>
          <w:wAfter w:w="270" w:type="dxa"/>
          <w:ins w:id="169" w:author="Huang, Lili" w:date="2022-09-06T15:36:00Z"/>
        </w:trPr>
        <w:tc>
          <w:tcPr>
            <w:tcW w:w="2250" w:type="dxa"/>
          </w:tcPr>
          <w:p w14:paraId="641463CF" w14:textId="77777777" w:rsidR="005B03E8" w:rsidRDefault="005B03E8" w:rsidP="002517FF">
            <w:pPr>
              <w:tabs>
                <w:tab w:val="num" w:pos="2880"/>
              </w:tabs>
              <w:rPr>
                <w:ins w:id="170" w:author="Huang, Lili" w:date="2022-09-06T15:36:00Z"/>
              </w:rPr>
            </w:pPr>
            <w:ins w:id="171" w:author="Huang, Lili" w:date="2022-09-06T15:36:00Z">
              <w:r>
                <w:t>Click Radio button “Search by Log Type, Employee Level, and Employee”</w:t>
              </w:r>
            </w:ins>
          </w:p>
        </w:tc>
        <w:tc>
          <w:tcPr>
            <w:tcW w:w="6300" w:type="dxa"/>
          </w:tcPr>
          <w:p w14:paraId="7D45DA28" w14:textId="77777777" w:rsidR="005B03E8" w:rsidRDefault="005B03E8" w:rsidP="002517FF">
            <w:pPr>
              <w:tabs>
                <w:tab w:val="num" w:pos="2880"/>
              </w:tabs>
              <w:rPr>
                <w:ins w:id="172" w:author="Huang, Lili" w:date="2022-09-06T15:36:00Z"/>
              </w:rPr>
            </w:pPr>
            <w:ins w:id="173" w:author="Huang, Lili" w:date="2022-09-06T15:36:00Z">
              <w:r>
                <w:t xml:space="preserve">Javascript: </w:t>
              </w:r>
            </w:ins>
          </w:p>
          <w:p w14:paraId="7BCF2830" w14:textId="77777777" w:rsidR="005B03E8" w:rsidRDefault="005B03E8" w:rsidP="002517FF">
            <w:pPr>
              <w:tabs>
                <w:tab w:val="num" w:pos="2880"/>
              </w:tabs>
              <w:rPr>
                <w:ins w:id="174" w:author="Huang, Lili" w:date="2022-09-06T15:36:00Z"/>
              </w:rPr>
            </w:pPr>
            <w:ins w:id="175" w:author="Huang, Lili" w:date="2022-09-06T15:36:00Z">
              <w:r>
                <w:t>Display Search by Log Type, Employee Level, and Employee;</w:t>
              </w:r>
            </w:ins>
          </w:p>
        </w:tc>
      </w:tr>
      <w:tr w:rsidR="005B03E8" w14:paraId="4C217F4A" w14:textId="77777777" w:rsidTr="005B03E8">
        <w:trPr>
          <w:gridAfter w:val="1"/>
          <w:wAfter w:w="270" w:type="dxa"/>
          <w:ins w:id="176" w:author="Huang, Lili" w:date="2022-09-06T15:36:00Z"/>
        </w:trPr>
        <w:tc>
          <w:tcPr>
            <w:tcW w:w="2250" w:type="dxa"/>
          </w:tcPr>
          <w:p w14:paraId="6F6854E4" w14:textId="77777777" w:rsidR="005B03E8" w:rsidRDefault="005B03E8" w:rsidP="002517FF">
            <w:pPr>
              <w:tabs>
                <w:tab w:val="num" w:pos="2880"/>
              </w:tabs>
              <w:rPr>
                <w:ins w:id="177" w:author="Huang, Lili" w:date="2022-09-06T15:36:00Z"/>
              </w:rPr>
            </w:pPr>
            <w:ins w:id="178" w:author="Huang, Lili" w:date="2022-09-06T15:36:00Z">
              <w:r>
                <w:t>Click Radio button “Search by Log Name”</w:t>
              </w:r>
            </w:ins>
          </w:p>
        </w:tc>
        <w:tc>
          <w:tcPr>
            <w:tcW w:w="6300" w:type="dxa"/>
          </w:tcPr>
          <w:p w14:paraId="108DA1EC" w14:textId="77777777" w:rsidR="005B03E8" w:rsidRDefault="005B03E8" w:rsidP="002517FF">
            <w:pPr>
              <w:tabs>
                <w:tab w:val="num" w:pos="2880"/>
              </w:tabs>
              <w:rPr>
                <w:ins w:id="179" w:author="Huang, Lili" w:date="2022-09-06T15:36:00Z"/>
              </w:rPr>
            </w:pPr>
            <w:ins w:id="180" w:author="Huang, Lili" w:date="2022-09-06T15:36:00Z">
              <w:r>
                <w:t xml:space="preserve">Javascript: </w:t>
              </w:r>
            </w:ins>
          </w:p>
          <w:p w14:paraId="24898E36" w14:textId="77777777" w:rsidR="005B03E8" w:rsidRDefault="005B03E8" w:rsidP="002517FF">
            <w:pPr>
              <w:tabs>
                <w:tab w:val="num" w:pos="2880"/>
              </w:tabs>
              <w:rPr>
                <w:ins w:id="181" w:author="Huang, Lili" w:date="2022-09-06T15:36:00Z"/>
              </w:rPr>
            </w:pPr>
            <w:ins w:id="182" w:author="Huang, Lili" w:date="2022-09-06T15:36:00Z">
              <w:r>
                <w:t>Display Search by Log Name;</w:t>
              </w:r>
            </w:ins>
          </w:p>
        </w:tc>
      </w:tr>
      <w:tr w:rsidR="008855D9" w14:paraId="5A5300FD" w14:textId="77777777" w:rsidTr="005B03E8">
        <w:tc>
          <w:tcPr>
            <w:tcW w:w="2250" w:type="dxa"/>
          </w:tcPr>
          <w:p w14:paraId="5B1F8DEB" w14:textId="77777777" w:rsidR="008855D9" w:rsidRPr="00E20AB4" w:rsidRDefault="008855D9" w:rsidP="009E7CE4">
            <w:pPr>
              <w:tabs>
                <w:tab w:val="num" w:pos="2880"/>
              </w:tabs>
            </w:pPr>
            <w:r>
              <w:t xml:space="preserve">Select  </w:t>
            </w:r>
            <w:r w:rsidR="009E7CE4">
              <w:t>Employee Level</w:t>
            </w:r>
            <w:r w:rsidR="00AF1734">
              <w:t xml:space="preserve"> </w:t>
            </w:r>
            <w:r>
              <w:t>from “</w:t>
            </w:r>
            <w:r w:rsidR="009E7CE4">
              <w:t>Employee Level</w:t>
            </w:r>
            <w:r>
              <w:t>:” dropdown list</w:t>
            </w:r>
          </w:p>
        </w:tc>
        <w:tc>
          <w:tcPr>
            <w:tcW w:w="6570" w:type="dxa"/>
            <w:gridSpan w:val="2"/>
          </w:tcPr>
          <w:p w14:paraId="6494573F" w14:textId="77777777" w:rsidR="00343AD0" w:rsidRDefault="00343AD0" w:rsidP="00B424C5">
            <w:pPr>
              <w:tabs>
                <w:tab w:val="num" w:pos="2880"/>
              </w:tabs>
            </w:pPr>
            <w:r>
              <w:t xml:space="preserve">An ajax call is made to get all pending statuses for the selected </w:t>
            </w:r>
            <w:r w:rsidR="009E7CE4">
              <w:t>Employee Level</w:t>
            </w:r>
            <w:r>
              <w:t>.</w:t>
            </w:r>
          </w:p>
          <w:p w14:paraId="29E3F4CA" w14:textId="77777777" w:rsidR="008855D9" w:rsidRDefault="008855D9" w:rsidP="00B424C5">
            <w:pPr>
              <w:tabs>
                <w:tab w:val="num" w:pos="2880"/>
              </w:tabs>
            </w:pPr>
          </w:p>
          <w:p w14:paraId="2932A840" w14:textId="77777777" w:rsidR="008855D9" w:rsidRDefault="008855D9" w:rsidP="00B424C5">
            <w:pPr>
              <w:tabs>
                <w:tab w:val="num" w:pos="2880"/>
              </w:tabs>
            </w:pPr>
            <w:r>
              <w:t>Controller: EmployeeLog</w:t>
            </w:r>
          </w:p>
          <w:p w14:paraId="176D61F0" w14:textId="77777777" w:rsidR="008855D9" w:rsidRPr="00E20AB4" w:rsidRDefault="00343AD0" w:rsidP="00B424C5">
            <w:pPr>
              <w:tabs>
                <w:tab w:val="num" w:pos="2880"/>
              </w:tabs>
            </w:pPr>
            <w:r>
              <w:t>Action: GetPendingStatuses</w:t>
            </w:r>
          </w:p>
        </w:tc>
      </w:tr>
      <w:tr w:rsidR="008855D9" w14:paraId="7A674E00" w14:textId="77777777" w:rsidTr="005B03E8">
        <w:tc>
          <w:tcPr>
            <w:tcW w:w="2250" w:type="dxa"/>
          </w:tcPr>
          <w:p w14:paraId="3D59CAB8" w14:textId="77777777" w:rsidR="008855D9" w:rsidRPr="00E20AB4" w:rsidRDefault="008855D9" w:rsidP="005535DA">
            <w:pPr>
              <w:tabs>
                <w:tab w:val="num" w:pos="2880"/>
              </w:tabs>
            </w:pPr>
            <w:r>
              <w:t xml:space="preserve">Select a </w:t>
            </w:r>
            <w:r w:rsidR="005535DA">
              <w:t>status from “Status</w:t>
            </w:r>
            <w:r>
              <w:t>:” dropdown list</w:t>
            </w:r>
          </w:p>
        </w:tc>
        <w:tc>
          <w:tcPr>
            <w:tcW w:w="6570" w:type="dxa"/>
            <w:gridSpan w:val="2"/>
          </w:tcPr>
          <w:p w14:paraId="38C2C265" w14:textId="77777777" w:rsidR="008855D9" w:rsidRDefault="00ED3E92" w:rsidP="00B424C5">
            <w:pPr>
              <w:tabs>
                <w:tab w:val="num" w:pos="2880"/>
              </w:tabs>
            </w:pPr>
            <w:r>
              <w:t>An ajax call is made to get all pending reviewers</w:t>
            </w:r>
            <w:r w:rsidR="00591948">
              <w:t xml:space="preserve"> for the selected </w:t>
            </w:r>
            <w:r w:rsidR="009E7CE4">
              <w:t>Employee Level</w:t>
            </w:r>
            <w:r w:rsidR="00B71E55">
              <w:t xml:space="preserve"> </w:t>
            </w:r>
            <w:r w:rsidR="00591948">
              <w:t>and status</w:t>
            </w:r>
            <w:r w:rsidR="00014257">
              <w:t>.</w:t>
            </w:r>
          </w:p>
          <w:p w14:paraId="22A87675" w14:textId="77777777" w:rsidR="00014257" w:rsidRDefault="00014257" w:rsidP="00B424C5">
            <w:pPr>
              <w:tabs>
                <w:tab w:val="num" w:pos="2880"/>
              </w:tabs>
            </w:pPr>
          </w:p>
          <w:p w14:paraId="33D53135" w14:textId="77777777" w:rsidR="008855D9" w:rsidRDefault="008855D9" w:rsidP="00B424C5">
            <w:pPr>
              <w:tabs>
                <w:tab w:val="num" w:pos="2880"/>
              </w:tabs>
            </w:pPr>
            <w:r>
              <w:t xml:space="preserve">Controller: EmployeeLog; </w:t>
            </w:r>
          </w:p>
          <w:p w14:paraId="14CD9BC4" w14:textId="77777777" w:rsidR="008855D9" w:rsidRDefault="008855D9" w:rsidP="00B424C5">
            <w:pPr>
              <w:tabs>
                <w:tab w:val="num" w:pos="2880"/>
              </w:tabs>
            </w:pPr>
            <w:r>
              <w:t xml:space="preserve">Action: </w:t>
            </w:r>
            <w:r w:rsidR="00157238">
              <w:t>GetPendingReviewers</w:t>
            </w:r>
          </w:p>
          <w:p w14:paraId="2EDD7C0E" w14:textId="77777777" w:rsidR="00014257" w:rsidRDefault="00014257" w:rsidP="00B424C5">
            <w:pPr>
              <w:tabs>
                <w:tab w:val="num" w:pos="2880"/>
              </w:tabs>
            </w:pPr>
          </w:p>
          <w:p w14:paraId="01ECF45D" w14:textId="77777777" w:rsidR="00014257" w:rsidRPr="00E20AB4" w:rsidRDefault="00014257" w:rsidP="00B424C5">
            <w:pPr>
              <w:tabs>
                <w:tab w:val="num" w:pos="2880"/>
              </w:tabs>
            </w:pPr>
            <w:r>
              <w:t>“Pending Reviewer:” dropdownlist will be populated with the result from the ajax call.</w:t>
            </w:r>
          </w:p>
        </w:tc>
      </w:tr>
      <w:tr w:rsidR="008855D9" w14:paraId="1353E756" w14:textId="77777777" w:rsidTr="005B03E8">
        <w:tc>
          <w:tcPr>
            <w:tcW w:w="2250" w:type="dxa"/>
          </w:tcPr>
          <w:p w14:paraId="68285B5F" w14:textId="77777777" w:rsidR="008855D9" w:rsidRDefault="008855D9" w:rsidP="00B424C5">
            <w:pPr>
              <w:tabs>
                <w:tab w:val="num" w:pos="2880"/>
              </w:tabs>
            </w:pPr>
            <w:r>
              <w:t xml:space="preserve">Select </w:t>
            </w:r>
            <w:r w:rsidR="0040272D">
              <w:t>a reviewer from “Pending Reviewer:</w:t>
            </w:r>
            <w:r>
              <w:t>” dropdown</w:t>
            </w:r>
          </w:p>
          <w:p w14:paraId="6F4648B7" w14:textId="77777777" w:rsidR="008855D9" w:rsidRPr="00E20AB4" w:rsidRDefault="008855D9" w:rsidP="00B424C5">
            <w:pPr>
              <w:tabs>
                <w:tab w:val="num" w:pos="2880"/>
              </w:tabs>
            </w:pPr>
            <w:r>
              <w:t>Click on “Search” button</w:t>
            </w:r>
          </w:p>
        </w:tc>
        <w:tc>
          <w:tcPr>
            <w:tcW w:w="6570" w:type="dxa"/>
            <w:gridSpan w:val="2"/>
          </w:tcPr>
          <w:p w14:paraId="76608253" w14:textId="613F1839" w:rsidR="008855D9" w:rsidRDefault="008855D9" w:rsidP="00B424C5">
            <w:pPr>
              <w:tabs>
                <w:tab w:val="num" w:pos="2880"/>
              </w:tabs>
            </w:pPr>
            <w:r>
              <w:t xml:space="preserve">An ajax call is posted back with selected </w:t>
            </w:r>
            <w:r w:rsidR="009E7CE4">
              <w:t>Employee Level</w:t>
            </w:r>
            <w:r>
              <w:t xml:space="preserve">, </w:t>
            </w:r>
            <w:r w:rsidR="00820F55">
              <w:t xml:space="preserve">status, </w:t>
            </w:r>
            <w:del w:id="183" w:author="Huang, Lili" w:date="2022-09-06T15:38:00Z">
              <w:r w:rsidR="00820F55" w:rsidDel="00BD3740">
                <w:delText xml:space="preserve">and </w:delText>
              </w:r>
            </w:del>
            <w:r w:rsidR="00820F55">
              <w:t>reviewer</w:t>
            </w:r>
            <w:ins w:id="184" w:author="Huang, Lili" w:date="2022-09-06T15:38:00Z">
              <w:r w:rsidR="006B3EC4">
                <w:t>, and log name</w:t>
              </w:r>
            </w:ins>
            <w:r>
              <w:t>:</w:t>
            </w:r>
          </w:p>
          <w:p w14:paraId="6F748F14" w14:textId="77777777" w:rsidR="008855D9" w:rsidRDefault="008855D9" w:rsidP="00B424C5">
            <w:pPr>
              <w:tabs>
                <w:tab w:val="num" w:pos="2880"/>
              </w:tabs>
            </w:pPr>
          </w:p>
          <w:p w14:paraId="65A1E5E1" w14:textId="77777777" w:rsidR="008855D9" w:rsidRDefault="008855D9" w:rsidP="00B424C5">
            <w:pPr>
              <w:tabs>
                <w:tab w:val="num" w:pos="2880"/>
              </w:tabs>
            </w:pPr>
            <w:r>
              <w:t>Controller: EmployeeLog</w:t>
            </w:r>
          </w:p>
          <w:p w14:paraId="0EFCCD12" w14:textId="77777777" w:rsidR="008855D9" w:rsidRPr="00E20AB4" w:rsidRDefault="008855D9" w:rsidP="00E5211D">
            <w:pPr>
              <w:tabs>
                <w:tab w:val="num" w:pos="2880"/>
              </w:tabs>
            </w:pPr>
            <w:r>
              <w:t>Action: SearchFor</w:t>
            </w:r>
            <w:r w:rsidR="00E5211D">
              <w:t>Reassign</w:t>
            </w:r>
            <w:r>
              <w:t xml:space="preserve"> [HttpPost]</w:t>
            </w:r>
          </w:p>
        </w:tc>
      </w:tr>
      <w:tr w:rsidR="008855D9" w14:paraId="56D75E52" w14:textId="77777777" w:rsidTr="005B03E8">
        <w:tc>
          <w:tcPr>
            <w:tcW w:w="2250" w:type="dxa"/>
          </w:tcPr>
          <w:p w14:paraId="14DE7FC6" w14:textId="77777777" w:rsidR="008855D9" w:rsidRDefault="008855D9" w:rsidP="00B424C5">
            <w:pPr>
              <w:tabs>
                <w:tab w:val="num" w:pos="2880"/>
              </w:tabs>
            </w:pPr>
            <w:r>
              <w:t>Check/Uncheck any log(s) from the search result.</w:t>
            </w:r>
          </w:p>
        </w:tc>
        <w:tc>
          <w:tcPr>
            <w:tcW w:w="6570" w:type="dxa"/>
            <w:gridSpan w:val="2"/>
          </w:tcPr>
          <w:p w14:paraId="36D884E1" w14:textId="77777777" w:rsidR="008855D9" w:rsidRDefault="008855D9" w:rsidP="00B424C5">
            <w:pPr>
              <w:tabs>
                <w:tab w:val="num" w:pos="2880"/>
              </w:tabs>
            </w:pPr>
            <w:r>
              <w:t>Javascript hideShow</w:t>
            </w:r>
            <w:r w:rsidR="001B769C">
              <w:t>Reassign</w:t>
            </w:r>
            <w:r>
              <w:t>Link() is called to show/hide “</w:t>
            </w:r>
            <w:r w:rsidR="00742796">
              <w:t>Reassign</w:t>
            </w:r>
            <w:r>
              <w:t>” link button.</w:t>
            </w:r>
          </w:p>
          <w:p w14:paraId="2B6E7D30" w14:textId="77777777" w:rsidR="008855D9" w:rsidRDefault="008855D9" w:rsidP="00B424C5">
            <w:pPr>
              <w:tabs>
                <w:tab w:val="num" w:pos="2880"/>
              </w:tabs>
            </w:pPr>
          </w:p>
          <w:p w14:paraId="48C55EEC" w14:textId="77777777" w:rsidR="008855D9" w:rsidRDefault="008855D9" w:rsidP="00E61626">
            <w:pPr>
              <w:tabs>
                <w:tab w:val="num" w:pos="2880"/>
              </w:tabs>
            </w:pPr>
            <w:r>
              <w:t>If more than one log selected, “</w:t>
            </w:r>
            <w:r w:rsidR="008A601B">
              <w:t>Reassign</w:t>
            </w:r>
            <w:r>
              <w:t>” link button displays. Otherwise, “</w:t>
            </w:r>
            <w:r w:rsidR="00E61626">
              <w:t>Reassign</w:t>
            </w:r>
            <w:r>
              <w:t>” link button hides.</w:t>
            </w:r>
          </w:p>
        </w:tc>
      </w:tr>
      <w:tr w:rsidR="008855D9" w14:paraId="2C5E273C" w14:textId="77777777" w:rsidTr="005B03E8">
        <w:tc>
          <w:tcPr>
            <w:tcW w:w="2250" w:type="dxa"/>
          </w:tcPr>
          <w:p w14:paraId="1F4A60C9" w14:textId="77777777" w:rsidR="008855D9" w:rsidRDefault="008855D9" w:rsidP="007E592F">
            <w:pPr>
              <w:tabs>
                <w:tab w:val="num" w:pos="2880"/>
              </w:tabs>
            </w:pPr>
            <w:r>
              <w:t>Click on “</w:t>
            </w:r>
            <w:r w:rsidR="007E592F">
              <w:t>Reassign</w:t>
            </w:r>
            <w:r>
              <w:t>” link button</w:t>
            </w:r>
          </w:p>
        </w:tc>
        <w:tc>
          <w:tcPr>
            <w:tcW w:w="6570" w:type="dxa"/>
            <w:gridSpan w:val="2"/>
          </w:tcPr>
          <w:p w14:paraId="036FAF34" w14:textId="77777777" w:rsidR="008855D9" w:rsidRDefault="008855D9" w:rsidP="00B424C5">
            <w:pPr>
              <w:tabs>
                <w:tab w:val="num" w:pos="2880"/>
              </w:tabs>
            </w:pPr>
            <w:r>
              <w:t>jQuery $(‘body’).on(‘click’, ‘.modal-link’) function is called.</w:t>
            </w:r>
          </w:p>
          <w:p w14:paraId="6EA1097F" w14:textId="77777777" w:rsidR="008855D9" w:rsidRDefault="008855D9" w:rsidP="00B424C5">
            <w:pPr>
              <w:tabs>
                <w:tab w:val="num" w:pos="2880"/>
              </w:tabs>
            </w:pPr>
          </w:p>
          <w:p w14:paraId="32F64267" w14:textId="77777777" w:rsidR="008855D9" w:rsidRDefault="008855D9" w:rsidP="003B092A">
            <w:pPr>
              <w:tabs>
                <w:tab w:val="num" w:pos="2880"/>
              </w:tabs>
            </w:pPr>
            <w:r>
              <w:t>“</w:t>
            </w:r>
            <w:r w:rsidR="003B092A">
              <w:t>Reassign</w:t>
            </w:r>
            <w:r>
              <w:t xml:space="preserve"> Employee Log</w:t>
            </w:r>
            <w:r w:rsidR="00A30269">
              <w:t>s</w:t>
            </w:r>
            <w:r>
              <w:t>” modal dialog displays.</w:t>
            </w:r>
          </w:p>
        </w:tc>
      </w:tr>
      <w:tr w:rsidR="008855D9" w14:paraId="0E78F00F" w14:textId="77777777" w:rsidTr="005B03E8">
        <w:tc>
          <w:tcPr>
            <w:tcW w:w="2250" w:type="dxa"/>
          </w:tcPr>
          <w:p w14:paraId="3313FD04" w14:textId="77777777" w:rsidR="008855D9" w:rsidRDefault="008855D9" w:rsidP="00B424C5">
            <w:pPr>
              <w:tabs>
                <w:tab w:val="num" w:pos="2880"/>
              </w:tabs>
            </w:pPr>
            <w:r>
              <w:t>Select a reason from “Reason:” dropdown list</w:t>
            </w:r>
          </w:p>
        </w:tc>
        <w:tc>
          <w:tcPr>
            <w:tcW w:w="6570" w:type="dxa"/>
            <w:gridSpan w:val="2"/>
          </w:tcPr>
          <w:p w14:paraId="20DE6297" w14:textId="77777777" w:rsidR="008855D9" w:rsidRDefault="008855D9" w:rsidP="00B424C5">
            <w:pPr>
              <w:tabs>
                <w:tab w:val="num" w:pos="2880"/>
              </w:tabs>
            </w:pPr>
            <w:r>
              <w:t>If the selected reason is “Other”, a text box displays.</w:t>
            </w:r>
          </w:p>
        </w:tc>
      </w:tr>
      <w:tr w:rsidR="008855D9" w14:paraId="69C537BA" w14:textId="77777777" w:rsidTr="005B03E8">
        <w:tc>
          <w:tcPr>
            <w:tcW w:w="2250" w:type="dxa"/>
          </w:tcPr>
          <w:p w14:paraId="509E2193" w14:textId="77777777" w:rsidR="008855D9" w:rsidRDefault="008855D9" w:rsidP="003C267C">
            <w:pPr>
              <w:tabs>
                <w:tab w:val="num" w:pos="2880"/>
              </w:tabs>
            </w:pPr>
            <w:r>
              <w:t>Click on “</w:t>
            </w:r>
            <w:r w:rsidR="003C267C">
              <w:t>Reassign</w:t>
            </w:r>
            <w:r>
              <w:t>” button (modal dialog).</w:t>
            </w:r>
          </w:p>
        </w:tc>
        <w:tc>
          <w:tcPr>
            <w:tcW w:w="6570" w:type="dxa"/>
            <w:gridSpan w:val="2"/>
          </w:tcPr>
          <w:p w14:paraId="5D7AF219" w14:textId="77777777" w:rsidR="008855D9" w:rsidRDefault="008855D9" w:rsidP="00B424C5">
            <w:pPr>
              <w:tabs>
                <w:tab w:val="num" w:pos="2880"/>
              </w:tabs>
            </w:pPr>
            <w:r>
              <w:t>An ajax call is posted back with the following data:</w:t>
            </w:r>
          </w:p>
          <w:p w14:paraId="50A67FEC" w14:textId="77777777" w:rsidR="008855D9" w:rsidRDefault="008855D9" w:rsidP="00B424C5">
            <w:pPr>
              <w:tabs>
                <w:tab w:val="num" w:pos="2880"/>
              </w:tabs>
            </w:pPr>
            <w:r>
              <w:t>Selected Log Ids;</w:t>
            </w:r>
          </w:p>
          <w:p w14:paraId="1E866E95" w14:textId="77777777" w:rsidR="008855D9" w:rsidRDefault="008855D9" w:rsidP="00B424C5">
            <w:pPr>
              <w:tabs>
                <w:tab w:val="num" w:pos="2880"/>
              </w:tabs>
            </w:pPr>
            <w:r>
              <w:t>Selected reason id;</w:t>
            </w:r>
          </w:p>
          <w:p w14:paraId="264D088C" w14:textId="77777777" w:rsidR="008855D9" w:rsidRDefault="008855D9" w:rsidP="00B424C5">
            <w:pPr>
              <w:tabs>
                <w:tab w:val="num" w:pos="2880"/>
              </w:tabs>
            </w:pPr>
            <w:r>
              <w:t>Other reason text entered;</w:t>
            </w:r>
          </w:p>
          <w:p w14:paraId="744DA219" w14:textId="77777777" w:rsidR="00743CE6" w:rsidRDefault="00743CE6" w:rsidP="00B424C5">
            <w:pPr>
              <w:tabs>
                <w:tab w:val="num" w:pos="2880"/>
              </w:tabs>
            </w:pPr>
            <w:r>
              <w:t>Employee Id assigned to;</w:t>
            </w:r>
          </w:p>
          <w:p w14:paraId="61507E9C" w14:textId="77777777" w:rsidR="008855D9" w:rsidRDefault="008855D9" w:rsidP="00B424C5">
            <w:pPr>
              <w:tabs>
                <w:tab w:val="num" w:pos="2880"/>
              </w:tabs>
            </w:pPr>
            <w:r>
              <w:t>Comment entered.</w:t>
            </w:r>
          </w:p>
          <w:p w14:paraId="6816054E" w14:textId="77777777" w:rsidR="008855D9" w:rsidRDefault="008855D9" w:rsidP="00B424C5">
            <w:pPr>
              <w:tabs>
                <w:tab w:val="num" w:pos="2880"/>
              </w:tabs>
            </w:pPr>
          </w:p>
          <w:p w14:paraId="2FD66AFC" w14:textId="77777777" w:rsidR="008855D9" w:rsidRDefault="008855D9" w:rsidP="00B424C5">
            <w:pPr>
              <w:tabs>
                <w:tab w:val="num" w:pos="2880"/>
              </w:tabs>
            </w:pPr>
            <w:r>
              <w:t>Controller: EmployeeLog</w:t>
            </w:r>
          </w:p>
          <w:p w14:paraId="4FD323BB" w14:textId="77777777" w:rsidR="008855D9" w:rsidRDefault="008855D9" w:rsidP="00B424C5">
            <w:pPr>
              <w:tabs>
                <w:tab w:val="num" w:pos="2880"/>
              </w:tabs>
            </w:pPr>
            <w:r>
              <w:t xml:space="preserve">Action: </w:t>
            </w:r>
            <w:r w:rsidR="00BB374A">
              <w:t>Reassign</w:t>
            </w:r>
            <w:r>
              <w:t xml:space="preserve"> [HttpPost]</w:t>
            </w:r>
          </w:p>
          <w:p w14:paraId="720EA322" w14:textId="77777777" w:rsidR="008855D9" w:rsidRDefault="008855D9" w:rsidP="00B424C5">
            <w:pPr>
              <w:tabs>
                <w:tab w:val="num" w:pos="2880"/>
              </w:tabs>
            </w:pPr>
          </w:p>
          <w:p w14:paraId="36954643" w14:textId="77777777" w:rsidR="008855D9" w:rsidRDefault="008855D9" w:rsidP="00B424C5">
            <w:pPr>
              <w:tabs>
                <w:tab w:val="num" w:pos="2880"/>
              </w:tabs>
            </w:pPr>
            <w:r>
              <w:t>“</w:t>
            </w:r>
            <w:r w:rsidR="008F1C0A">
              <w:t>Reassign</w:t>
            </w:r>
            <w:r>
              <w:t xml:space="preserve"> Employee Log</w:t>
            </w:r>
            <w:r w:rsidR="008F1C0A">
              <w:t>s</w:t>
            </w:r>
            <w:r>
              <w:t>” modal dialog closes.</w:t>
            </w:r>
          </w:p>
          <w:p w14:paraId="17B55C5F" w14:textId="77777777" w:rsidR="008855D9" w:rsidRDefault="008855D9" w:rsidP="00B424C5">
            <w:pPr>
              <w:tabs>
                <w:tab w:val="num" w:pos="2880"/>
              </w:tabs>
            </w:pPr>
          </w:p>
          <w:p w14:paraId="23A56ECC" w14:textId="77777777" w:rsidR="008855D9" w:rsidRDefault="008855D9" w:rsidP="00B424C5">
            <w:pPr>
              <w:tabs>
                <w:tab w:val="num" w:pos="2880"/>
              </w:tabs>
            </w:pPr>
            <w:r>
              <w:t>A message will display to indicate</w:t>
            </w:r>
            <w:r w:rsidR="001A2E5B">
              <w:t xml:space="preserve"> </w:t>
            </w:r>
            <w:r w:rsidR="004E6FA5">
              <w:t>if</w:t>
            </w:r>
            <w:r>
              <w:t xml:space="preserve"> the </w:t>
            </w:r>
            <w:r w:rsidR="001A2E5B">
              <w:t>reassignment</w:t>
            </w:r>
            <w:r>
              <w:t xml:space="preserve">  is successful.</w:t>
            </w:r>
          </w:p>
          <w:p w14:paraId="1C984A20" w14:textId="77777777" w:rsidR="008855D9" w:rsidRDefault="008855D9" w:rsidP="00B424C5">
            <w:pPr>
              <w:tabs>
                <w:tab w:val="num" w:pos="2880"/>
              </w:tabs>
            </w:pPr>
          </w:p>
          <w:p w14:paraId="19606214" w14:textId="77777777" w:rsidR="008855D9" w:rsidRDefault="008855D9" w:rsidP="00B424C5">
            <w:pPr>
              <w:tabs>
                <w:tab w:val="num" w:pos="2880"/>
              </w:tabs>
            </w:pPr>
            <w:r>
              <w:t>If success:</w:t>
            </w:r>
          </w:p>
          <w:p w14:paraId="219F5270" w14:textId="77777777" w:rsidR="008855D9" w:rsidRDefault="008855D9" w:rsidP="00B424C5">
            <w:pPr>
              <w:tabs>
                <w:tab w:val="num" w:pos="2880"/>
              </w:tabs>
            </w:pPr>
            <w:r>
              <w:t xml:space="preserve">Success message (“The selected logs have been successfully </w:t>
            </w:r>
            <w:r w:rsidR="000317AA">
              <w:t>reassigned</w:t>
            </w:r>
            <w:r>
              <w:t xml:space="preserve">.”)  will </w:t>
            </w:r>
            <w:r>
              <w:lastRenderedPageBreak/>
              <w:t>be displayed. Searched result will hide and all the three dropdowns (</w:t>
            </w:r>
            <w:r w:rsidR="009E7CE4">
              <w:t>Employee Level</w:t>
            </w:r>
            <w:r>
              <w:t xml:space="preserve">, </w:t>
            </w:r>
            <w:r w:rsidR="002C3534">
              <w:t>Status</w:t>
            </w:r>
            <w:r>
              <w:t xml:space="preserve">, and </w:t>
            </w:r>
            <w:r w:rsidR="002C3534">
              <w:t>Pending Reviewer</w:t>
            </w:r>
            <w:r>
              <w:t>) will reset to default values.</w:t>
            </w:r>
          </w:p>
          <w:p w14:paraId="782A5CDD" w14:textId="77777777" w:rsidR="008855D9" w:rsidRDefault="008855D9" w:rsidP="00B424C5">
            <w:pPr>
              <w:tabs>
                <w:tab w:val="num" w:pos="2880"/>
              </w:tabs>
            </w:pPr>
          </w:p>
          <w:p w14:paraId="0C3983BF" w14:textId="77777777" w:rsidR="008855D9" w:rsidRDefault="008855D9" w:rsidP="00B424C5">
            <w:pPr>
              <w:tabs>
                <w:tab w:val="num" w:pos="2880"/>
              </w:tabs>
            </w:pPr>
            <w:r>
              <w:t>Otherwise:</w:t>
            </w:r>
          </w:p>
          <w:p w14:paraId="157FFACD" w14:textId="77777777" w:rsidR="008855D9" w:rsidRDefault="008855D9" w:rsidP="00D667E3">
            <w:pPr>
              <w:tabs>
                <w:tab w:val="num" w:pos="2880"/>
              </w:tabs>
            </w:pPr>
            <w:r>
              <w:t xml:space="preserve">Fail message (“Failed to </w:t>
            </w:r>
            <w:r w:rsidR="00D667E3">
              <w:t>reassign</w:t>
            </w:r>
            <w:r>
              <w:t xml:space="preserve"> the selected logs.”) will display.</w:t>
            </w:r>
          </w:p>
        </w:tc>
      </w:tr>
    </w:tbl>
    <w:p w14:paraId="4DF7CFAF" w14:textId="77777777" w:rsidR="008855D9" w:rsidRDefault="008855D9" w:rsidP="008855D9">
      <w:pPr>
        <w:sectPr w:rsidR="008855D9">
          <w:footerReference w:type="default" r:id="rId29"/>
          <w:pgSz w:w="12240" w:h="15840"/>
          <w:pgMar w:top="1440" w:right="1800" w:bottom="1440" w:left="1800" w:header="720" w:footer="720" w:gutter="0"/>
          <w:cols w:space="720"/>
        </w:sectPr>
      </w:pPr>
    </w:p>
    <w:p w14:paraId="36E742BE" w14:textId="77777777" w:rsidR="00E9045D" w:rsidRDefault="00E9045D" w:rsidP="00E9045D">
      <w:pPr>
        <w:pStyle w:val="ListParagraph"/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85" w:name="_Toc476664316"/>
      <w:r>
        <w:lastRenderedPageBreak/>
        <w:t>Form Fields</w:t>
      </w:r>
      <w:bookmarkEnd w:id="185"/>
    </w:p>
    <w:tbl>
      <w:tblPr>
        <w:tblW w:w="1350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0"/>
        <w:gridCol w:w="1440"/>
        <w:gridCol w:w="1440"/>
        <w:gridCol w:w="2250"/>
        <w:gridCol w:w="3060"/>
        <w:gridCol w:w="1350"/>
      </w:tblGrid>
      <w:tr w:rsidR="008855D9" w:rsidRPr="006E6AD3" w14:paraId="673064CC" w14:textId="77777777" w:rsidTr="00CA56C1">
        <w:tc>
          <w:tcPr>
            <w:tcW w:w="3960" w:type="dxa"/>
            <w:shd w:val="pct25" w:color="000000" w:fill="FFFFFF"/>
          </w:tcPr>
          <w:p w14:paraId="60F84884" w14:textId="77777777" w:rsidR="008855D9" w:rsidRPr="006E6AD3" w:rsidRDefault="008855D9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Page Name</w:t>
            </w:r>
          </w:p>
        </w:tc>
        <w:tc>
          <w:tcPr>
            <w:tcW w:w="1440" w:type="dxa"/>
            <w:shd w:val="pct25" w:color="000000" w:fill="FFFFFF"/>
          </w:tcPr>
          <w:p w14:paraId="3002D376" w14:textId="77777777" w:rsidR="008855D9" w:rsidRPr="006E6AD3" w:rsidRDefault="008855D9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Type</w:t>
            </w:r>
          </w:p>
        </w:tc>
        <w:tc>
          <w:tcPr>
            <w:tcW w:w="1440" w:type="dxa"/>
            <w:shd w:val="pct25" w:color="000000" w:fill="FFFFFF"/>
          </w:tcPr>
          <w:p w14:paraId="777711BB" w14:textId="77777777" w:rsidR="008855D9" w:rsidRPr="006E6AD3" w:rsidRDefault="008855D9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Name</w:t>
            </w:r>
          </w:p>
        </w:tc>
        <w:tc>
          <w:tcPr>
            <w:tcW w:w="2250" w:type="dxa"/>
            <w:shd w:val="pct25" w:color="000000" w:fill="FFFFFF"/>
          </w:tcPr>
          <w:p w14:paraId="2DF03828" w14:textId="77777777" w:rsidR="008855D9" w:rsidRPr="006E6AD3" w:rsidRDefault="008855D9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Default Value</w:t>
            </w:r>
          </w:p>
        </w:tc>
        <w:tc>
          <w:tcPr>
            <w:tcW w:w="3060" w:type="dxa"/>
            <w:shd w:val="pct25" w:color="000000" w:fill="FFFFFF"/>
          </w:tcPr>
          <w:p w14:paraId="73A72EDE" w14:textId="77777777" w:rsidR="008855D9" w:rsidRPr="006E6AD3" w:rsidRDefault="008855D9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Data Element Source</w:t>
            </w:r>
          </w:p>
        </w:tc>
        <w:tc>
          <w:tcPr>
            <w:tcW w:w="1350" w:type="dxa"/>
            <w:shd w:val="pct25" w:color="000000" w:fill="FFFFFF"/>
          </w:tcPr>
          <w:p w14:paraId="6FBE00C4" w14:textId="77777777" w:rsidR="008855D9" w:rsidRPr="006E6AD3" w:rsidRDefault="008855D9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Validation</w:t>
            </w:r>
          </w:p>
        </w:tc>
      </w:tr>
      <w:tr w:rsidR="00A8039A" w:rsidRPr="006E6AD3" w14:paraId="3548F3DA" w14:textId="77777777" w:rsidTr="00CA56C1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2CAF47D" w14:textId="1F1255A6" w:rsidR="00753247" w:rsidRDefault="00753247" w:rsidP="00A8039A">
            <w:pPr>
              <w:rPr>
                <w:ins w:id="186" w:author="Huang, Lili" w:date="2022-09-07T10:21:00Z"/>
              </w:rPr>
            </w:pPr>
            <w:ins w:id="187" w:author="Huang, Lili" w:date="2022-09-07T10:21:00Z">
              <w:r>
                <w:t>_SearchOption.cshtml</w:t>
              </w:r>
            </w:ins>
          </w:p>
          <w:p w14:paraId="4697E137" w14:textId="0BCA166C" w:rsidR="00A8039A" w:rsidRPr="006E6AD3" w:rsidRDefault="00A8039A" w:rsidP="00A8039A">
            <w:r>
              <w:t>SearchForReassign.cshtml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7E587" w14:textId="0BA6FBCE" w:rsidR="00A8039A" w:rsidRPr="006E6AD3" w:rsidRDefault="00A8039A" w:rsidP="00A8039A">
            <w:pPr>
              <w:pStyle w:val="NormalTableText"/>
              <w:jc w:val="center"/>
            </w:pPr>
            <w:ins w:id="188" w:author="Huang, Lili" w:date="2022-09-06T15:42:00Z">
              <w:r>
                <w:t>Radio Btn</w:t>
              </w:r>
              <w:r>
                <w:tab/>
              </w:r>
            </w:ins>
            <w:del w:id="189" w:author="Huang, Lili" w:date="2022-09-06T15:42:00Z">
              <w:r w:rsidDel="00A8039A">
                <w:delText>Label</w:delText>
              </w:r>
            </w:del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D5120" w14:textId="2016D1CC" w:rsidR="00A8039A" w:rsidRPr="006E6AD3" w:rsidRDefault="00A8039A" w:rsidP="00A8039A">
            <w:pPr>
              <w:pStyle w:val="NormalTableText"/>
              <w:jc w:val="center"/>
            </w:pPr>
            <w:ins w:id="190" w:author="Huang, Lili" w:date="2022-09-06T15:42:00Z">
              <w:r>
                <w:t>searchType</w:t>
              </w:r>
            </w:ins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DED61" w14:textId="267B4F49" w:rsidR="00A8039A" w:rsidRPr="006E6AD3" w:rsidRDefault="00A8039A" w:rsidP="00A8039A">
            <w:pPr>
              <w:pStyle w:val="NormalTableText"/>
              <w:jc w:val="center"/>
            </w:pPr>
            <w:ins w:id="191" w:author="Huang, Lili" w:date="2022-09-06T15:42:00Z">
              <w:r>
                <w:t>“default”</w:t>
              </w:r>
            </w:ins>
            <w:del w:id="192" w:author="Huang, Lili" w:date="2022-09-06T15:42:00Z">
              <w:r w:rsidDel="00A8039A">
                <w:delText>Employee Level:</w:delText>
              </w:r>
            </w:del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D64A1" w14:textId="77777777" w:rsidR="00A8039A" w:rsidRDefault="00A8039A" w:rsidP="00A8039A">
            <w:pPr>
              <w:pStyle w:val="NormalTableText"/>
              <w:jc w:val="center"/>
              <w:rPr>
                <w:ins w:id="193" w:author="Huang, Lili" w:date="2022-09-06T15:42:00Z"/>
              </w:rPr>
            </w:pPr>
            <w:ins w:id="194" w:author="Huang, Lili" w:date="2022-09-06T15:42:00Z">
              <w:r>
                <w:t>“Search By Log Type, Employee Level, and Employee”;</w:t>
              </w:r>
            </w:ins>
          </w:p>
          <w:p w14:paraId="0F4850ED" w14:textId="282A6EC6" w:rsidR="00A8039A" w:rsidRPr="006E6AD3" w:rsidRDefault="00A8039A" w:rsidP="00A8039A">
            <w:pPr>
              <w:pStyle w:val="NormalTableText"/>
              <w:jc w:val="center"/>
            </w:pPr>
            <w:ins w:id="195" w:author="Huang, Lili" w:date="2022-09-06T15:42:00Z">
              <w:r>
                <w:t>“Search by Log Name”</w:t>
              </w:r>
            </w:ins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53E6E" w14:textId="77777777" w:rsidR="00A8039A" w:rsidRPr="006E6AD3" w:rsidRDefault="00A8039A" w:rsidP="00A8039A">
            <w:pPr>
              <w:pStyle w:val="NormalTableText"/>
            </w:pPr>
          </w:p>
        </w:tc>
      </w:tr>
      <w:tr w:rsidR="00A8039A" w:rsidRPr="006E6AD3" w14:paraId="0EE64CB1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ABFCFA1" w14:textId="77777777" w:rsidR="00A8039A" w:rsidRPr="006E6AD3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D40BC" w14:textId="77777777" w:rsidR="00A8039A" w:rsidRPr="006E6AD3" w:rsidRDefault="00A8039A" w:rsidP="00A8039A">
            <w:pPr>
              <w:pStyle w:val="NormalTableText"/>
              <w:jc w:val="center"/>
            </w:pPr>
            <w:r w:rsidRPr="006E6AD3"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93FB1" w14:textId="77777777" w:rsidR="00A8039A" w:rsidRPr="006E6AD3" w:rsidRDefault="00A8039A" w:rsidP="00A8039A">
            <w:pPr>
              <w:pStyle w:val="NormalTableText"/>
              <w:jc w:val="center"/>
            </w:pPr>
            <w:r w:rsidRPr="006E6AD3">
              <w:t>module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D4982" w14:textId="77777777" w:rsidR="00A8039A" w:rsidRPr="006E6AD3" w:rsidRDefault="00A8039A" w:rsidP="00A8039A">
            <w:pPr>
              <w:pStyle w:val="NormalTableText"/>
              <w:jc w:val="center"/>
            </w:pPr>
            <w:r w:rsidRPr="006E6AD3">
              <w:t>-1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9E2C1" w14:textId="77777777" w:rsidR="00A8039A" w:rsidRPr="006E6AD3" w:rsidRDefault="00A8039A" w:rsidP="00A8039A">
            <w:pPr>
              <w:pStyle w:val="NormalTableText"/>
              <w:jc w:val="center"/>
            </w:pPr>
            <w:r w:rsidRPr="006E6AD3">
              <w:t>AT_Module_Access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D00D8" w14:textId="77777777" w:rsidR="00A8039A" w:rsidRPr="006E6AD3" w:rsidRDefault="00A8039A" w:rsidP="00A8039A">
            <w:pPr>
              <w:pStyle w:val="NormalTableText"/>
            </w:pPr>
          </w:p>
        </w:tc>
      </w:tr>
      <w:tr w:rsidR="00A8039A" w:rsidRPr="00BD7669" w14:paraId="2F28D580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E91C30B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45AA9" w14:textId="77777777" w:rsidR="00A8039A" w:rsidRPr="00BD7669" w:rsidRDefault="00A8039A" w:rsidP="00A8039A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6BAD1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employeeLogStatus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9D152" w14:textId="77777777" w:rsidR="00A8039A" w:rsidRPr="00BD7669" w:rsidRDefault="00A8039A" w:rsidP="00A8039A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0181E" w14:textId="77777777" w:rsidR="00A8039A" w:rsidRPr="00BD7669" w:rsidRDefault="00A8039A" w:rsidP="00A8039A">
            <w:pPr>
              <w:pStyle w:val="NormalTableText"/>
              <w:jc w:val="center"/>
            </w:pPr>
            <w:r>
              <w:t>AT_Reassign_Status_For_Module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A3539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21E21F63" w14:textId="77777777" w:rsidTr="00CA56C1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8ECC0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F33E0" w14:textId="77777777" w:rsidR="00A8039A" w:rsidRPr="00BD7669" w:rsidRDefault="00A8039A" w:rsidP="00A8039A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60612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3B762" w14:textId="77777777" w:rsidR="00A8039A" w:rsidRPr="00BD7669" w:rsidRDefault="00A8039A" w:rsidP="00A8039A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EF216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Employee_Hierarchy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9F468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8A2488C" w14:textId="77777777" w:rsidTr="00B424C5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ADAD820" w14:textId="77777777" w:rsidR="00A8039A" w:rsidRPr="00BD7669" w:rsidRDefault="00A8039A" w:rsidP="00A8039A">
            <w:pPr>
              <w:pStyle w:val="NormalTableText"/>
            </w:pPr>
            <w:r>
              <w:t>Start display Search Result:</w:t>
            </w:r>
          </w:p>
        </w:tc>
      </w:tr>
      <w:tr w:rsidR="00A8039A" w:rsidRPr="00BD7669" w14:paraId="627F8876" w14:textId="77777777" w:rsidTr="00CA56C1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4C605B1" w14:textId="77777777" w:rsidR="00A8039A" w:rsidRPr="00BD7669" w:rsidRDefault="00A8039A" w:rsidP="00A8039A">
            <w:r>
              <w:t>_SearchEmployeeLogResultPartial.cshtml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5212D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6BF4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59B82" w14:textId="77777777" w:rsidR="00A8039A" w:rsidRPr="00BD7669" w:rsidRDefault="00A8039A" w:rsidP="00A8039A">
            <w:pPr>
              <w:pStyle w:val="NormalTableText"/>
              <w:jc w:val="center"/>
            </w:pPr>
            <w:r>
              <w:t>Total record(s) found: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B75F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A2163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4A284D49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1A30B3B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2BF1B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A657E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48830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9651D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EmployeeLogSelectViewModel.EmployeeLogs.Count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8F4E8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1247B05D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729BDAB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DFBEC" w14:textId="77777777" w:rsidR="00A8039A" w:rsidRPr="00BD7669" w:rsidRDefault="00A8039A" w:rsidP="00A8039A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66C6C" w14:textId="77777777" w:rsidR="00A8039A" w:rsidRPr="00BD7669" w:rsidRDefault="00A8039A" w:rsidP="00A8039A">
            <w:pPr>
              <w:pStyle w:val="NormalTableText"/>
              <w:jc w:val="center"/>
            </w:pPr>
            <w:r>
              <w:t>checkall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A1CFC" w14:textId="77777777" w:rsidR="00A8039A" w:rsidRPr="00BD7669" w:rsidRDefault="00A8039A" w:rsidP="00A8039A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6E0C4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9845C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45F188A6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345ABB0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858DB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57BD6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C9603" w14:textId="77777777" w:rsidR="00A8039A" w:rsidRPr="00BD7669" w:rsidRDefault="00A8039A" w:rsidP="00A8039A">
            <w:pPr>
              <w:pStyle w:val="NormalTableText"/>
              <w:jc w:val="center"/>
            </w:pPr>
            <w:r>
              <w:t>FormName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3D6B1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029D5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62E18E30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E1431F4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D3BD3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CF3D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3E91A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 Name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294C3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1E2AC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4969DDE9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218C000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A7D72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B2FCA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5641E" w14:textId="77777777" w:rsidR="00A8039A" w:rsidRPr="00BD7669" w:rsidRDefault="00A8039A" w:rsidP="00A8039A">
            <w:pPr>
              <w:pStyle w:val="NormalTableText"/>
              <w:jc w:val="center"/>
            </w:pPr>
            <w:r>
              <w:t>Supervisor Name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E944F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C8A7E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1653938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D732130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D1DB5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9788E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2A438" w14:textId="77777777" w:rsidR="00A8039A" w:rsidRPr="00BD7669" w:rsidRDefault="00A8039A" w:rsidP="00A8039A">
            <w:pPr>
              <w:pStyle w:val="NormalTableText"/>
              <w:jc w:val="center"/>
            </w:pPr>
            <w:r>
              <w:t>Manager Name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2E0DF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98D7A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0125509C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350E027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40499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11F8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42004" w14:textId="77777777" w:rsidR="00A8039A" w:rsidRPr="00BD7669" w:rsidRDefault="00A8039A" w:rsidP="00A8039A">
            <w:pPr>
              <w:pStyle w:val="NormalTableText"/>
              <w:jc w:val="center"/>
            </w:pPr>
            <w:r>
              <w:t>Submitter Name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D1158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F3949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332CF2E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F920ECC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E5C55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9255F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B92BE" w14:textId="77777777" w:rsidR="00A8039A" w:rsidRPr="00BD7669" w:rsidRDefault="00A8039A" w:rsidP="00A8039A">
            <w:pPr>
              <w:pStyle w:val="NormalTableText"/>
              <w:jc w:val="center"/>
            </w:pPr>
            <w:r>
              <w:t>Status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945B7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423EC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E97F58E" w14:textId="77777777" w:rsidTr="00CA56C1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2E543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2151C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07783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5BA19" w14:textId="77777777" w:rsidR="00A8039A" w:rsidRPr="00BD7669" w:rsidRDefault="00A8039A" w:rsidP="00A8039A">
            <w:pPr>
              <w:pStyle w:val="NormalTableText"/>
              <w:jc w:val="center"/>
            </w:pPr>
            <w:r>
              <w:t>Created Date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1454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C43F6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0926770E" w14:textId="77777777" w:rsidTr="00CA56C1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42379" w14:textId="77777777" w:rsidR="00A8039A" w:rsidRPr="00BD7669" w:rsidRDefault="00A8039A" w:rsidP="00A8039A">
            <w:r>
              <w:t>Repeat for each log returned: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1BF76" w14:textId="77777777" w:rsidR="00A8039A" w:rsidRDefault="00A8039A" w:rsidP="00A8039A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AD7ED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A7291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A0BD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5889B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55527636" w14:textId="77777777" w:rsidTr="00CA56C1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3B21846" w14:textId="77777777" w:rsidR="00A8039A" w:rsidRDefault="00A8039A" w:rsidP="00A8039A">
            <w:pPr>
              <w:autoSpaceDE w:val="0"/>
              <w:autoSpaceDN w:val="0"/>
              <w:adjustRightInd w:val="0"/>
            </w:pPr>
            <w:r>
              <w:t>EmployeeLogSelectEditorViewModel.cshtml</w:t>
            </w:r>
          </w:p>
          <w:p w14:paraId="0259F426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80A8E" w14:textId="77777777" w:rsidR="00A8039A" w:rsidRPr="00BD7669" w:rsidRDefault="00A8039A" w:rsidP="00A8039A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9BEA1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EmployeeLogs[i].Selected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31D8C" w14:textId="77777777" w:rsidR="00A8039A" w:rsidRPr="00BD7669" w:rsidRDefault="00A8039A" w:rsidP="00A8039A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175D3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2040E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1B506817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78DC976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69785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FB97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BA0BD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25292" w14:textId="77777777" w:rsidR="00A8039A" w:rsidRDefault="00A8039A" w:rsidP="00A8039A">
            <w:pPr>
              <w:pStyle w:val="NormalTableText"/>
              <w:jc w:val="center"/>
            </w:pPr>
            <w:r>
              <w:t>Coaching_Log.FormName if selected Type is “Coaching”</w:t>
            </w:r>
          </w:p>
          <w:p w14:paraId="14D671B3" w14:textId="77777777" w:rsidR="00A8039A" w:rsidRDefault="00A8039A" w:rsidP="00A8039A">
            <w:pPr>
              <w:pStyle w:val="NormalTableText"/>
              <w:jc w:val="center"/>
            </w:pPr>
            <w:r>
              <w:t xml:space="preserve">Or </w:t>
            </w:r>
          </w:p>
          <w:p w14:paraId="01D49E86" w14:textId="77777777" w:rsidR="00A8039A" w:rsidRPr="00BD7669" w:rsidRDefault="00A8039A" w:rsidP="00A8039A">
            <w:pPr>
              <w:pStyle w:val="NormalTableText"/>
              <w:jc w:val="center"/>
            </w:pPr>
            <w:r>
              <w:t>Warning_Log.FormName if selected Type is “Warning”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21A86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283A37D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6B609ED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7C58E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2A72F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4A4A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E11DA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Employee_Hierarchy.Emp_Name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FE151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0F3CEFBC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F23BBB0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44181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1C15E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3DBE9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4C4B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Employee_Hierarchy.Sup_Name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39A22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54E99E85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FC5A9A2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97761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5A1A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830B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2497A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Employee_Hierarchy.Mgr_Name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9BB78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163FC06D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1732970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96E59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B432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CA59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A151C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Employee_Hierarchy.Mgr_Name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898EF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8BB87BB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6C5C089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7FE52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44C42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E49D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43425" w14:textId="77777777" w:rsidR="00A8039A" w:rsidRDefault="00A8039A" w:rsidP="00A8039A">
            <w:pPr>
              <w:pStyle w:val="NormalTableText"/>
              <w:jc w:val="center"/>
            </w:pPr>
            <w:r>
              <w:t>Employee_Hierarchy.Emp_Name</w:t>
            </w:r>
          </w:p>
          <w:p w14:paraId="42814443" w14:textId="77777777" w:rsidR="00A8039A" w:rsidRPr="00BD7669" w:rsidRDefault="00A8039A" w:rsidP="00A8039A">
            <w:pPr>
              <w:pStyle w:val="NormalTableText"/>
              <w:jc w:val="center"/>
            </w:pPr>
            <w:r>
              <w:t xml:space="preserve">(Employee_Hierarchy.Emp_ID = Coaching_log.SubmitterID or  </w:t>
            </w:r>
            <w:r>
              <w:lastRenderedPageBreak/>
              <w:t>Warning_Log.SubmitterID)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4897D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227FB929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D52EC93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A7C7F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6FDB5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00655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FD534" w14:textId="77777777" w:rsidR="00A8039A" w:rsidRPr="00BD7669" w:rsidRDefault="00A8039A" w:rsidP="00A8039A">
            <w:pPr>
              <w:pStyle w:val="NormalTableText"/>
              <w:jc w:val="center"/>
            </w:pPr>
            <w:r>
              <w:t>DIM_Status.Status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2FC24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7328F4F3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8EF29B2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F564D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E8A23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62319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D73BD" w14:textId="77777777" w:rsidR="00A8039A" w:rsidRDefault="00A8039A" w:rsidP="00A8039A">
            <w:pPr>
              <w:pStyle w:val="NormalTableText"/>
              <w:jc w:val="center"/>
            </w:pPr>
            <w:r>
              <w:t>Coaching_Log.SubmittedDate if selected Type is “Coaching”</w:t>
            </w:r>
          </w:p>
          <w:p w14:paraId="1D0DE4AA" w14:textId="77777777" w:rsidR="00A8039A" w:rsidRDefault="00A8039A" w:rsidP="00A8039A">
            <w:pPr>
              <w:pStyle w:val="NormalTableText"/>
              <w:jc w:val="center"/>
            </w:pPr>
            <w:r>
              <w:t>Or</w:t>
            </w:r>
          </w:p>
          <w:p w14:paraId="390A20C7" w14:textId="77777777" w:rsidR="00A8039A" w:rsidRPr="00BD7669" w:rsidRDefault="00A8039A" w:rsidP="00A8039A">
            <w:pPr>
              <w:pStyle w:val="NormalTableText"/>
              <w:jc w:val="center"/>
            </w:pPr>
            <w:r>
              <w:t>Warning_Log.SubmittedDate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85606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23185C85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54A0724" w14:textId="77777777" w:rsidR="00A8039A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0A31C" w14:textId="77777777" w:rsidR="00A8039A" w:rsidRPr="00BD7669" w:rsidRDefault="00A8039A" w:rsidP="00A8039A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E1109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EmployeeLogs[i].ID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05206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77C28" w14:textId="77777777" w:rsidR="00A8039A" w:rsidRDefault="00A8039A" w:rsidP="00A8039A">
            <w:pPr>
              <w:pStyle w:val="NormalTableText"/>
              <w:jc w:val="center"/>
            </w:pPr>
            <w:r>
              <w:t>Coaching_Log.CoachingID if selected Type is “Coaching”</w:t>
            </w:r>
          </w:p>
          <w:p w14:paraId="07A2EB6B" w14:textId="77777777" w:rsidR="00A8039A" w:rsidRDefault="00A8039A" w:rsidP="00A8039A">
            <w:pPr>
              <w:pStyle w:val="NormalTableText"/>
              <w:jc w:val="center"/>
            </w:pPr>
            <w:r>
              <w:t>Or</w:t>
            </w:r>
          </w:p>
          <w:p w14:paraId="102E1608" w14:textId="77777777" w:rsidR="00A8039A" w:rsidRPr="00BD7669" w:rsidRDefault="00A8039A" w:rsidP="00A8039A">
            <w:pPr>
              <w:pStyle w:val="NormalTableText"/>
              <w:jc w:val="center"/>
            </w:pPr>
            <w:r>
              <w:t>Warning_Log.WarningID if selected Type is “Warning”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FE02F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614BC798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8A20DF0" w14:textId="77777777" w:rsidR="00A8039A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DB628" w14:textId="77777777" w:rsidR="00A8039A" w:rsidRDefault="00A8039A" w:rsidP="00A8039A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2140B" w14:textId="77777777" w:rsidR="00A8039A" w:rsidRDefault="00A8039A" w:rsidP="00A8039A">
            <w:pPr>
              <w:pStyle w:val="NormalTableText"/>
              <w:jc w:val="center"/>
            </w:pPr>
            <w:r>
              <w:t>EmployeeLogs[i].FormName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7B90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2CD0A" w14:textId="77777777" w:rsidR="00A8039A" w:rsidRDefault="00A8039A" w:rsidP="00A8039A">
            <w:pPr>
              <w:pStyle w:val="NormalTableText"/>
              <w:jc w:val="center"/>
            </w:pPr>
            <w:r>
              <w:t>Coaching_Log.FormName if selected Type is “Coaching”</w:t>
            </w:r>
          </w:p>
          <w:p w14:paraId="7790BDA4" w14:textId="77777777" w:rsidR="00A8039A" w:rsidRDefault="00A8039A" w:rsidP="00A8039A">
            <w:pPr>
              <w:pStyle w:val="NormalTableText"/>
              <w:jc w:val="center"/>
            </w:pPr>
            <w:r>
              <w:t>Or</w:t>
            </w:r>
          </w:p>
          <w:p w14:paraId="06C82196" w14:textId="77777777" w:rsidR="00A8039A" w:rsidRPr="00BD7669" w:rsidRDefault="00A8039A" w:rsidP="00A8039A">
            <w:pPr>
              <w:pStyle w:val="NormalTableText"/>
              <w:jc w:val="center"/>
            </w:pPr>
            <w:r>
              <w:t>Warning_Log.FormName if selected Type is “Warning”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D2546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1B51364B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334F1E7" w14:textId="77777777" w:rsidR="00A8039A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10309" w14:textId="77777777" w:rsidR="00A8039A" w:rsidRDefault="00A8039A" w:rsidP="00A8039A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E3B20" w14:textId="77777777" w:rsidR="00A8039A" w:rsidRDefault="00A8039A" w:rsidP="00A8039A">
            <w:pPr>
              <w:pStyle w:val="NormalTableText"/>
              <w:jc w:val="center"/>
            </w:pPr>
            <w:r>
              <w:t>EmployeeLogs[i].StatusId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EFFB5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4AEBA" w14:textId="77777777" w:rsidR="00A8039A" w:rsidRDefault="00A8039A" w:rsidP="00A8039A">
            <w:pPr>
              <w:pStyle w:val="NormalTableText"/>
              <w:jc w:val="center"/>
            </w:pPr>
            <w:r>
              <w:t>Coaching_Log.StatusId if selected Type is “Coaching”</w:t>
            </w:r>
          </w:p>
          <w:p w14:paraId="730FE5AA" w14:textId="77777777" w:rsidR="00A8039A" w:rsidRDefault="00A8039A" w:rsidP="00A8039A">
            <w:pPr>
              <w:pStyle w:val="NormalTableText"/>
              <w:jc w:val="center"/>
            </w:pPr>
            <w:r>
              <w:t>Or</w:t>
            </w:r>
          </w:p>
          <w:p w14:paraId="43EAB1A1" w14:textId="77777777" w:rsidR="00A8039A" w:rsidRPr="00BD7669" w:rsidRDefault="00A8039A" w:rsidP="00A8039A">
            <w:pPr>
              <w:pStyle w:val="NormalTableText"/>
              <w:jc w:val="center"/>
            </w:pPr>
            <w:r>
              <w:t>Warning_Log.StatusId if selected Type is “Warning”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D4588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7BB1F51A" w14:textId="77777777" w:rsidTr="00CA56C1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CA474" w14:textId="77777777" w:rsidR="00A8039A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DBB60" w14:textId="77777777" w:rsidR="00A8039A" w:rsidRDefault="00A8039A" w:rsidP="00A8039A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A256B" w14:textId="77777777" w:rsidR="00A8039A" w:rsidRDefault="00A8039A" w:rsidP="00A8039A">
            <w:pPr>
              <w:pStyle w:val="NormalTableText"/>
              <w:jc w:val="center"/>
            </w:pPr>
            <w:r>
              <w:t>EmployeeLogs[i].PreviousStatusId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A6805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53BBE" w14:textId="77777777" w:rsidR="00A8039A" w:rsidRPr="00BD7669" w:rsidRDefault="00A8039A" w:rsidP="00A8039A">
            <w:pPr>
              <w:pStyle w:val="NormalTableText"/>
              <w:jc w:val="center"/>
            </w:pPr>
            <w:r>
              <w:t>AT_Coaching_Inactivate_Reactivate_Audit.LastKnownStatus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1BD24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0CDF855" w14:textId="77777777" w:rsidTr="00CA56C1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4DD47" w14:textId="77777777" w:rsidR="00A8039A" w:rsidRPr="00BD7669" w:rsidRDefault="00A8039A" w:rsidP="00A8039A">
            <w:r>
              <w:t>End of “Repeat for each log returned:”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9F04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43EB2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5F727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74765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AB852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2859C819" w14:textId="77777777" w:rsidTr="00B424C5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8BCA6D9" w14:textId="77777777" w:rsidR="00A8039A" w:rsidRPr="00BD7669" w:rsidRDefault="00A8039A" w:rsidP="00A8039A">
            <w:pPr>
              <w:pStyle w:val="NormalTableText"/>
            </w:pPr>
            <w:r>
              <w:t>End of “Start display Search Result:”</w:t>
            </w:r>
          </w:p>
        </w:tc>
      </w:tr>
      <w:tr w:rsidR="00A8039A" w:rsidRPr="00BD7669" w14:paraId="07FDA560" w14:textId="77777777" w:rsidTr="00CA56C1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75E24D3" w14:textId="77777777" w:rsidR="00A8039A" w:rsidRPr="00BD7669" w:rsidRDefault="00A8039A" w:rsidP="00A8039A">
            <w:r>
              <w:t>_ReassignPartial.cshtml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77FE8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2A52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7642C" w14:textId="77777777" w:rsidR="00A8039A" w:rsidRPr="00BD7669" w:rsidRDefault="00A8039A" w:rsidP="00A8039A">
            <w:pPr>
              <w:pStyle w:val="NormalTableText"/>
              <w:jc w:val="center"/>
            </w:pPr>
            <w:r>
              <w:t>Reason: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AC800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5D93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474D5E7D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8BE069A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01AAA" w14:textId="77777777" w:rsidR="00A8039A" w:rsidRPr="00BD7669" w:rsidRDefault="00A8039A" w:rsidP="00A8039A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BA1A2" w14:textId="77777777" w:rsidR="00A8039A" w:rsidRPr="00BD7669" w:rsidRDefault="00A8039A" w:rsidP="00A8039A">
            <w:pPr>
              <w:pStyle w:val="NormalTableText"/>
              <w:jc w:val="center"/>
            </w:pPr>
            <w:r>
              <w:t>reason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48E55" w14:textId="77777777" w:rsidR="00A8039A" w:rsidRPr="00BD7669" w:rsidRDefault="00A8039A" w:rsidP="00A8039A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51B7D" w14:textId="77777777" w:rsidR="00A8039A" w:rsidRPr="00BD7669" w:rsidRDefault="00A8039A" w:rsidP="00A8039A">
            <w:pPr>
              <w:pStyle w:val="NormalTableText"/>
              <w:jc w:val="center"/>
            </w:pPr>
            <w:r>
              <w:t>AT_Action_Reasons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C3E43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55218C8B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E2ECC8E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A5A0C" w14:textId="77777777" w:rsidR="00A8039A" w:rsidRDefault="00A8039A" w:rsidP="00A8039A">
            <w:pPr>
              <w:pStyle w:val="NormalTableText"/>
              <w:jc w:val="center"/>
            </w:pPr>
            <w:r>
              <w:t>TextArea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D5EF1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02290" w14:textId="77777777" w:rsidR="00A8039A" w:rsidRDefault="00A8039A" w:rsidP="00A8039A">
            <w:pPr>
              <w:pStyle w:val="NormalTableText"/>
              <w:jc w:val="center"/>
            </w:pPr>
            <w:r>
              <w:t>otherreason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AAE13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4FED8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07195293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31995CE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4A322" w14:textId="77777777" w:rsidR="00A8039A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2F1A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E254C" w14:textId="77777777" w:rsidR="00A8039A" w:rsidRDefault="00A8039A" w:rsidP="00A8039A">
            <w:pPr>
              <w:pStyle w:val="NormalTableText"/>
              <w:jc w:val="center"/>
            </w:pPr>
            <w:r>
              <w:t>Reassign to: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9ACC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7064B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1D6D880A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1819762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97D78" w14:textId="77777777" w:rsidR="00A8039A" w:rsidRDefault="00A8039A" w:rsidP="00A8039A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F299B" w14:textId="77777777" w:rsidR="00A8039A" w:rsidRPr="00BD7669" w:rsidRDefault="00A8039A" w:rsidP="00A8039A">
            <w:pPr>
              <w:pStyle w:val="NormalTableText"/>
              <w:jc w:val="center"/>
            </w:pPr>
            <w:r>
              <w:t>assignTo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BDDF2" w14:textId="77777777" w:rsidR="00A8039A" w:rsidRDefault="00A8039A" w:rsidP="00A8039A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E876C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Employee_Hierarchy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E2A67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2C903C55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E089A36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0D464" w14:textId="77777777" w:rsidR="00A8039A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10B2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660CA" w14:textId="77777777" w:rsidR="00A8039A" w:rsidRDefault="00A8039A" w:rsidP="00A8039A">
            <w:pPr>
              <w:pStyle w:val="NormalTableText"/>
              <w:jc w:val="center"/>
            </w:pPr>
            <w:r>
              <w:t>Comment: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BFC00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F64F1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5307C344" w14:textId="77777777" w:rsidTr="00CA56C1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746FF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B6E5D" w14:textId="77777777" w:rsidR="00A8039A" w:rsidRDefault="00A8039A" w:rsidP="00A8039A">
            <w:pPr>
              <w:pStyle w:val="NormalTableText"/>
              <w:jc w:val="center"/>
            </w:pPr>
            <w:r>
              <w:t>TextArea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5DBCC" w14:textId="77777777" w:rsidR="00A8039A" w:rsidRPr="00BD7669" w:rsidRDefault="00A8039A" w:rsidP="00A8039A">
            <w:pPr>
              <w:pStyle w:val="NormalTableText"/>
              <w:jc w:val="center"/>
            </w:pPr>
            <w:r>
              <w:t>comment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DFE3E" w14:textId="77777777" w:rsidR="00A8039A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F8842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B2FDB" w14:textId="77777777" w:rsidR="00A8039A" w:rsidRPr="00BD7669" w:rsidRDefault="00A8039A" w:rsidP="00A8039A">
            <w:pPr>
              <w:pStyle w:val="NormalTableText"/>
            </w:pPr>
          </w:p>
        </w:tc>
      </w:tr>
    </w:tbl>
    <w:p w14:paraId="6BDAF851" w14:textId="77777777" w:rsidR="009B6177" w:rsidRDefault="009B6177" w:rsidP="00605145">
      <w:pPr>
        <w:sectPr w:rsidR="009B6177" w:rsidSect="00605145">
          <w:pgSz w:w="15840" w:h="12240" w:orient="landscape"/>
          <w:pgMar w:top="1800" w:right="1440" w:bottom="1800" w:left="1440" w:header="720" w:footer="720" w:gutter="0"/>
          <w:cols w:space="720"/>
          <w:docGrid w:linePitch="272"/>
        </w:sectPr>
      </w:pPr>
    </w:p>
    <w:p w14:paraId="4A753BDA" w14:textId="77777777" w:rsidR="009B6177" w:rsidRDefault="009B6177" w:rsidP="00FA2928">
      <w:pPr>
        <w:pStyle w:val="ListParagraph"/>
        <w:numPr>
          <w:ilvl w:val="1"/>
          <w:numId w:val="1"/>
        </w:numPr>
        <w:autoSpaceDE w:val="0"/>
        <w:autoSpaceDN w:val="0"/>
        <w:adjustRightInd w:val="0"/>
        <w:outlineLvl w:val="1"/>
      </w:pPr>
      <w:bookmarkStart w:id="196" w:name="_Toc476664317"/>
      <w:r>
        <w:lastRenderedPageBreak/>
        <w:t>Reactivate Employee Logs (Views\EmployeeLog\SearchFor</w:t>
      </w:r>
      <w:r w:rsidR="0013678A">
        <w:t>Reactivate</w:t>
      </w:r>
      <w:r>
        <w:t>.cshtml)</w:t>
      </w:r>
      <w:bookmarkEnd w:id="196"/>
    </w:p>
    <w:p w14:paraId="0E8600ED" w14:textId="77777777" w:rsidR="009B6177" w:rsidRDefault="009B6177" w:rsidP="00FA2928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97" w:name="_Toc476664318"/>
      <w:r>
        <w:t>Razor pages comprising Web Page</w:t>
      </w:r>
      <w:bookmarkEnd w:id="197"/>
    </w:p>
    <w:p w14:paraId="45DE38B3" w14:textId="77777777" w:rsidR="009B6177" w:rsidRDefault="009B6177" w:rsidP="009B6177">
      <w:pPr>
        <w:autoSpaceDE w:val="0"/>
        <w:autoSpaceDN w:val="0"/>
        <w:adjustRightInd w:val="0"/>
        <w:ind w:left="1224"/>
      </w:pPr>
      <w:r>
        <w:t>EmployeeLogSelectEditorViewModel.cshtml</w:t>
      </w:r>
    </w:p>
    <w:p w14:paraId="7931F222" w14:textId="77777777" w:rsidR="009B6177" w:rsidRDefault="009B6177" w:rsidP="009B6177">
      <w:pPr>
        <w:autoSpaceDE w:val="0"/>
        <w:autoSpaceDN w:val="0"/>
        <w:adjustRightInd w:val="0"/>
        <w:ind w:left="1224"/>
      </w:pPr>
      <w:r w:rsidRPr="00BA1997">
        <w:t>_SearchEmployeeLogResultPartial.cshtml</w:t>
      </w:r>
    </w:p>
    <w:p w14:paraId="0C22EAA8" w14:textId="5FB9EB61" w:rsidR="009B6177" w:rsidRDefault="009B6177" w:rsidP="009B6177">
      <w:pPr>
        <w:autoSpaceDE w:val="0"/>
        <w:autoSpaceDN w:val="0"/>
        <w:adjustRightInd w:val="0"/>
        <w:ind w:left="1224"/>
        <w:rPr>
          <w:ins w:id="198" w:author="Huang, Lili" w:date="2022-09-06T15:44:00Z"/>
        </w:rPr>
      </w:pPr>
      <w:r w:rsidRPr="00AB048D">
        <w:t>_</w:t>
      </w:r>
      <w:r w:rsidR="003F6BB5">
        <w:t>Reactivate</w:t>
      </w:r>
      <w:r w:rsidRPr="00AB048D">
        <w:t>Partial.cshtml</w:t>
      </w:r>
    </w:p>
    <w:p w14:paraId="49211D6A" w14:textId="77777777" w:rsidR="00CB1C96" w:rsidRDefault="00CB1C96" w:rsidP="00CB1C96">
      <w:pPr>
        <w:autoSpaceDE w:val="0"/>
        <w:autoSpaceDN w:val="0"/>
        <w:adjustRightInd w:val="0"/>
        <w:ind w:left="1224"/>
        <w:rPr>
          <w:ins w:id="199" w:author="Huang, Lili" w:date="2022-09-06T15:44:00Z"/>
        </w:rPr>
      </w:pPr>
      <w:ins w:id="200" w:author="Huang, Lili" w:date="2022-09-06T15:44:00Z">
        <w:r>
          <w:t>_SearchOption.cshtml</w:t>
        </w:r>
      </w:ins>
    </w:p>
    <w:p w14:paraId="7A87DC73" w14:textId="39E3AD1B" w:rsidR="00CB1C96" w:rsidRDefault="00CB1C96">
      <w:pPr>
        <w:autoSpaceDE w:val="0"/>
        <w:autoSpaceDN w:val="0"/>
        <w:adjustRightInd w:val="0"/>
        <w:ind w:left="1224"/>
      </w:pPr>
      <w:ins w:id="201" w:author="Huang, Lili" w:date="2022-09-06T15:44:00Z">
        <w:r>
          <w:t>_SearchByLogName.cshtml</w:t>
        </w:r>
      </w:ins>
    </w:p>
    <w:p w14:paraId="3290DC84" w14:textId="77777777" w:rsidR="009B6177" w:rsidRDefault="009B6177" w:rsidP="009B6177">
      <w:pPr>
        <w:autoSpaceDE w:val="0"/>
        <w:autoSpaceDN w:val="0"/>
        <w:adjustRightInd w:val="0"/>
        <w:ind w:left="1224"/>
      </w:pPr>
      <w:r>
        <w:t>_ReasonPartial.cshtml</w:t>
      </w:r>
    </w:p>
    <w:p w14:paraId="7A68713E" w14:textId="77777777" w:rsidR="009B6177" w:rsidRDefault="009B6177" w:rsidP="009B6177">
      <w:pPr>
        <w:autoSpaceDE w:val="0"/>
        <w:autoSpaceDN w:val="0"/>
        <w:adjustRightInd w:val="0"/>
        <w:ind w:left="1224"/>
      </w:pPr>
      <w:r>
        <w:t>_CommentPartial.cshtml</w:t>
      </w:r>
    </w:p>
    <w:p w14:paraId="13CD47B2" w14:textId="77777777" w:rsidR="009B6177" w:rsidRDefault="009B6177" w:rsidP="009B6177">
      <w:pPr>
        <w:autoSpaceDE w:val="0"/>
        <w:autoSpaceDN w:val="0"/>
        <w:adjustRightInd w:val="0"/>
        <w:ind w:left="1224"/>
        <w:outlineLvl w:val="1"/>
      </w:pPr>
    </w:p>
    <w:p w14:paraId="454427FE" w14:textId="77777777" w:rsidR="009B6177" w:rsidRDefault="009B6177" w:rsidP="00FA2928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02" w:name="_Toc476664319"/>
      <w:r>
        <w:t>Layout Page</w:t>
      </w:r>
      <w:bookmarkEnd w:id="202"/>
    </w:p>
    <w:p w14:paraId="62BF1B2E" w14:textId="77777777" w:rsidR="009B6177" w:rsidRDefault="009B6177" w:rsidP="009B6177">
      <w:pPr>
        <w:pStyle w:val="NormalTableText"/>
        <w:ind w:left="1440"/>
      </w:pPr>
      <w:r>
        <w:t>Views\Shared\_Layoutcshtml</w:t>
      </w:r>
    </w:p>
    <w:p w14:paraId="5882A0BB" w14:textId="77777777" w:rsidR="009B6177" w:rsidRDefault="009B6177" w:rsidP="009B6177">
      <w:pPr>
        <w:autoSpaceDE w:val="0"/>
        <w:autoSpaceDN w:val="0"/>
        <w:adjustRightInd w:val="0"/>
        <w:ind w:left="2160"/>
        <w:outlineLvl w:val="1"/>
      </w:pPr>
    </w:p>
    <w:p w14:paraId="265D0ACA" w14:textId="77777777" w:rsidR="009B6177" w:rsidRDefault="009B6177" w:rsidP="00FA2928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03" w:name="_Toc476664320"/>
      <w:r>
        <w:t>Screen</w:t>
      </w:r>
      <w:r w:rsidR="001437FE">
        <w:t>s</w:t>
      </w:r>
      <w:r>
        <w:t>hot</w:t>
      </w:r>
      <w:bookmarkEnd w:id="203"/>
    </w:p>
    <w:p w14:paraId="5A73AD97" w14:textId="11E99B4E" w:rsidR="009B6177" w:rsidRDefault="00573C15" w:rsidP="009B6177">
      <w:del w:id="204" w:author="Huang, Lili" w:date="2022-09-06T15:30:00Z">
        <w:r w:rsidDel="00422FB6">
          <w:rPr>
            <w:noProof/>
          </w:rPr>
          <w:drawing>
            <wp:inline distT="0" distB="0" distL="0" distR="0" wp14:anchorId="0FD760E4" wp14:editId="49F7B668">
              <wp:extent cx="4282440" cy="1889760"/>
              <wp:effectExtent l="0" t="0" r="3810" b="0"/>
              <wp:docPr id="38" name="Picture 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3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82440" cy="1889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2D75B44" w14:textId="2BB2B351" w:rsidR="009B6177" w:rsidRDefault="0069235C" w:rsidP="009B6177">
      <w:pPr>
        <w:rPr>
          <w:ins w:id="205" w:author="Huang, Lili" w:date="2022-09-06T15:31:00Z"/>
        </w:rPr>
      </w:pPr>
      <w:ins w:id="206" w:author="Huang, Lili" w:date="2022-09-06T15:30:00Z">
        <w:r>
          <w:rPr>
            <w:noProof/>
          </w:rPr>
          <w:drawing>
            <wp:inline distT="0" distB="0" distL="0" distR="0" wp14:anchorId="661FC5A6" wp14:editId="74A2331C">
              <wp:extent cx="5486400" cy="1657985"/>
              <wp:effectExtent l="0" t="0" r="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16579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1960013" w14:textId="77777777" w:rsidR="006B6ABF" w:rsidRDefault="006B6ABF" w:rsidP="009B6177">
      <w:pPr>
        <w:rPr>
          <w:ins w:id="207" w:author="Huang, Lili" w:date="2022-09-06T15:30:00Z"/>
        </w:rPr>
      </w:pPr>
    </w:p>
    <w:p w14:paraId="5D20B11F" w14:textId="2B9EE8BB" w:rsidR="0069235C" w:rsidRDefault="006B6ABF" w:rsidP="009B6177">
      <w:pPr>
        <w:rPr>
          <w:ins w:id="208" w:author="Huang, Lili" w:date="2022-09-06T15:31:00Z"/>
        </w:rPr>
      </w:pPr>
      <w:ins w:id="209" w:author="Huang, Lili" w:date="2022-09-06T15:31:00Z">
        <w:r>
          <w:rPr>
            <w:noProof/>
          </w:rPr>
          <w:drawing>
            <wp:inline distT="0" distB="0" distL="0" distR="0" wp14:anchorId="09060F42" wp14:editId="7236644C">
              <wp:extent cx="5486400" cy="1393825"/>
              <wp:effectExtent l="0" t="0" r="0" b="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13938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A530AEE" w14:textId="2ED6FA65" w:rsidR="00BD6082" w:rsidRDefault="00BD6082" w:rsidP="009B6177">
      <w:pPr>
        <w:rPr>
          <w:ins w:id="210" w:author="Huang, Lili" w:date="2022-09-06T15:31:00Z"/>
        </w:rPr>
      </w:pPr>
    </w:p>
    <w:p w14:paraId="0850B56F" w14:textId="076E70AD" w:rsidR="00BD6082" w:rsidRDefault="006361A9" w:rsidP="009B6177">
      <w:ins w:id="211" w:author="Huang, Lili" w:date="2022-09-06T15:31:00Z">
        <w:r>
          <w:rPr>
            <w:noProof/>
          </w:rPr>
          <w:lastRenderedPageBreak/>
          <w:drawing>
            <wp:inline distT="0" distB="0" distL="0" distR="0" wp14:anchorId="32E5636E" wp14:editId="5C8C21A0">
              <wp:extent cx="5486400" cy="2802255"/>
              <wp:effectExtent l="0" t="0" r="0" b="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28022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AD4F846" w14:textId="77777777" w:rsidR="009B6177" w:rsidDel="00F25E52" w:rsidRDefault="009B6177" w:rsidP="009B6177">
      <w:pPr>
        <w:rPr>
          <w:del w:id="212" w:author="Huang, Lili" w:date="2022-09-06T15:31:00Z"/>
        </w:rPr>
      </w:pPr>
    </w:p>
    <w:p w14:paraId="17457497" w14:textId="08EEF15B" w:rsidR="009B6177" w:rsidDel="00F25E52" w:rsidRDefault="009B6177">
      <w:pPr>
        <w:rPr>
          <w:del w:id="213" w:author="Huang, Lili" w:date="2022-09-06T15:31:00Z"/>
        </w:rPr>
      </w:pPr>
    </w:p>
    <w:p w14:paraId="5E96928E" w14:textId="3F1DA107" w:rsidR="009B6177" w:rsidDel="00F25E52" w:rsidRDefault="006C1A4E">
      <w:pPr>
        <w:rPr>
          <w:del w:id="214" w:author="Huang, Lili" w:date="2022-09-06T15:31:00Z"/>
        </w:rPr>
      </w:pPr>
      <w:del w:id="215" w:author="Huang, Lili" w:date="2022-09-06T15:30:00Z">
        <w:r w:rsidDel="00422FB6">
          <w:rPr>
            <w:noProof/>
          </w:rPr>
          <w:drawing>
            <wp:inline distT="0" distB="0" distL="0" distR="0" wp14:anchorId="009D9891" wp14:editId="6EB75CF0">
              <wp:extent cx="5478780" cy="1950720"/>
              <wp:effectExtent l="0" t="0" r="7620" b="0"/>
              <wp:docPr id="39" name="Picture 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3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78780" cy="1950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1813949" w14:textId="77777777" w:rsidR="009B6177" w:rsidDel="00F25E52" w:rsidRDefault="009B6177">
      <w:pPr>
        <w:rPr>
          <w:del w:id="216" w:author="Huang, Lili" w:date="2022-09-06T15:31:00Z"/>
        </w:rPr>
      </w:pPr>
    </w:p>
    <w:p w14:paraId="657F8E58" w14:textId="77777777" w:rsidR="009B6177" w:rsidDel="00F25E52" w:rsidRDefault="009B6177">
      <w:pPr>
        <w:rPr>
          <w:del w:id="217" w:author="Huang, Lili" w:date="2022-09-06T15:31:00Z"/>
        </w:rPr>
      </w:pPr>
    </w:p>
    <w:p w14:paraId="6984A43A" w14:textId="77777777" w:rsidR="009B6177" w:rsidDel="00F25E52" w:rsidRDefault="009B6177">
      <w:pPr>
        <w:rPr>
          <w:del w:id="218" w:author="Huang, Lili" w:date="2022-09-06T15:31:00Z"/>
        </w:rPr>
      </w:pPr>
    </w:p>
    <w:p w14:paraId="209D323E" w14:textId="77777777" w:rsidR="006B6031" w:rsidDel="00F25E52" w:rsidRDefault="006B6031">
      <w:pPr>
        <w:rPr>
          <w:del w:id="219" w:author="Huang, Lili" w:date="2022-09-06T15:31:00Z"/>
        </w:rPr>
      </w:pPr>
    </w:p>
    <w:p w14:paraId="499D40F3" w14:textId="3CD37D2E" w:rsidR="006B6031" w:rsidDel="00F25E52" w:rsidRDefault="006B6031">
      <w:pPr>
        <w:rPr>
          <w:del w:id="220" w:author="Huang, Lili" w:date="2022-09-06T15:31:00Z"/>
        </w:rPr>
      </w:pPr>
    </w:p>
    <w:p w14:paraId="30D18E9C" w14:textId="0B754366" w:rsidR="006B6031" w:rsidDel="00F25E52" w:rsidRDefault="00EC0E70">
      <w:pPr>
        <w:rPr>
          <w:del w:id="221" w:author="Huang, Lili" w:date="2022-09-06T15:31:00Z"/>
        </w:rPr>
      </w:pPr>
      <w:del w:id="222" w:author="Huang, Lili" w:date="2022-09-06T15:30:00Z">
        <w:r w:rsidDel="00422FB6">
          <w:rPr>
            <w:noProof/>
          </w:rPr>
          <w:drawing>
            <wp:inline distT="0" distB="0" distL="0" distR="0" wp14:anchorId="4E5BC92C" wp14:editId="2CA75C39">
              <wp:extent cx="5486400" cy="2362200"/>
              <wp:effectExtent l="0" t="0" r="0" b="0"/>
              <wp:docPr id="40" name="Picture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/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6400" cy="2362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258B276" w14:textId="77777777" w:rsidR="009B6177" w:rsidDel="00F25E52" w:rsidRDefault="009B6177">
      <w:pPr>
        <w:rPr>
          <w:del w:id="223" w:author="Huang, Lili" w:date="2022-09-06T15:31:00Z"/>
        </w:rPr>
      </w:pPr>
    </w:p>
    <w:p w14:paraId="4FC3571F" w14:textId="51ADD2F9" w:rsidR="009B6177" w:rsidDel="00F25E52" w:rsidRDefault="009B6177">
      <w:pPr>
        <w:rPr>
          <w:del w:id="224" w:author="Huang, Lili" w:date="2022-09-06T15:31:00Z"/>
        </w:rPr>
      </w:pPr>
      <w:del w:id="225" w:author="Huang, Lili" w:date="2022-09-06T15:31:00Z">
        <w:r w:rsidDel="00F25E52">
          <w:br w:type="page"/>
        </w:r>
      </w:del>
    </w:p>
    <w:p w14:paraId="13F21CA7" w14:textId="77777777" w:rsidR="009B6177" w:rsidRDefault="009B6177">
      <w:pPr>
        <w:autoSpaceDE w:val="0"/>
        <w:autoSpaceDN w:val="0"/>
        <w:adjustRightInd w:val="0"/>
        <w:outlineLvl w:val="1"/>
        <w:pPrChange w:id="226" w:author="Huang, Lili" w:date="2022-09-06T15:31:00Z">
          <w:pPr>
            <w:autoSpaceDE w:val="0"/>
            <w:autoSpaceDN w:val="0"/>
            <w:adjustRightInd w:val="0"/>
            <w:ind w:left="720"/>
            <w:outlineLvl w:val="1"/>
          </w:pPr>
        </w:pPrChange>
      </w:pPr>
    </w:p>
    <w:p w14:paraId="4A41E4B8" w14:textId="77777777" w:rsidR="009B6177" w:rsidRDefault="009B6177" w:rsidP="00FA2928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27" w:name="_Toc476664321"/>
      <w:r>
        <w:t>Links</w:t>
      </w:r>
      <w:bookmarkEnd w:id="227"/>
      <w:r>
        <w:t xml:space="preserve"> </w:t>
      </w:r>
    </w:p>
    <w:p w14:paraId="5CF04D92" w14:textId="77777777" w:rsidR="009B6177" w:rsidRDefault="009B6177" w:rsidP="009B6177">
      <w:pPr>
        <w:autoSpaceDE w:val="0"/>
        <w:autoSpaceDN w:val="0"/>
        <w:adjustRightInd w:val="0"/>
        <w:ind w:left="1224"/>
      </w:pPr>
      <w:r>
        <w:t>None</w:t>
      </w:r>
    </w:p>
    <w:p w14:paraId="09DCB501" w14:textId="77777777" w:rsidR="009B6177" w:rsidRDefault="009B6177" w:rsidP="009B6177">
      <w:pPr>
        <w:autoSpaceDE w:val="0"/>
        <w:autoSpaceDN w:val="0"/>
        <w:adjustRightInd w:val="0"/>
        <w:outlineLvl w:val="1"/>
      </w:pPr>
    </w:p>
    <w:p w14:paraId="7318AE78" w14:textId="77777777" w:rsidR="009B6177" w:rsidRDefault="009B6177" w:rsidP="00FA2928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28" w:name="_Toc476664322"/>
      <w:r>
        <w:t>Web Page Invoked Events</w:t>
      </w:r>
      <w:bookmarkEnd w:id="228"/>
    </w:p>
    <w:tbl>
      <w:tblPr>
        <w:tblW w:w="918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6300"/>
        <w:gridCol w:w="630"/>
      </w:tblGrid>
      <w:tr w:rsidR="00AF4E9B" w14:paraId="61EF4EEC" w14:textId="77777777" w:rsidTr="004254C1">
        <w:trPr>
          <w:tblHeader/>
        </w:trPr>
        <w:tc>
          <w:tcPr>
            <w:tcW w:w="2250" w:type="dxa"/>
            <w:shd w:val="clear" w:color="auto" w:fill="B3B3B3"/>
          </w:tcPr>
          <w:p w14:paraId="14EA19E6" w14:textId="77777777" w:rsidR="00AF4E9B" w:rsidRDefault="00AF4E9B" w:rsidP="00B424C5">
            <w:pPr>
              <w:tabs>
                <w:tab w:val="num" w:pos="2880"/>
              </w:tabs>
              <w:jc w:val="center"/>
            </w:pPr>
            <w:r>
              <w:t>Action</w:t>
            </w:r>
          </w:p>
        </w:tc>
        <w:tc>
          <w:tcPr>
            <w:tcW w:w="6930" w:type="dxa"/>
            <w:gridSpan w:val="2"/>
            <w:shd w:val="clear" w:color="auto" w:fill="B3B3B3"/>
          </w:tcPr>
          <w:p w14:paraId="73F03A09" w14:textId="77777777" w:rsidR="00AF4E9B" w:rsidRDefault="00AF4E9B" w:rsidP="00B424C5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4254C1" w14:paraId="77957B6F" w14:textId="77777777" w:rsidTr="004254C1">
        <w:trPr>
          <w:gridAfter w:val="1"/>
          <w:wAfter w:w="630" w:type="dxa"/>
          <w:ins w:id="229" w:author="Huang, Lili" w:date="2022-09-06T15:36:00Z"/>
        </w:trPr>
        <w:tc>
          <w:tcPr>
            <w:tcW w:w="2250" w:type="dxa"/>
          </w:tcPr>
          <w:p w14:paraId="2E5CED33" w14:textId="77777777" w:rsidR="004254C1" w:rsidRDefault="004254C1" w:rsidP="002517FF">
            <w:pPr>
              <w:tabs>
                <w:tab w:val="num" w:pos="2880"/>
              </w:tabs>
              <w:rPr>
                <w:ins w:id="230" w:author="Huang, Lili" w:date="2022-09-06T15:36:00Z"/>
              </w:rPr>
            </w:pPr>
            <w:ins w:id="231" w:author="Huang, Lili" w:date="2022-09-06T15:36:00Z">
              <w:r>
                <w:t>Click Radio button “Search by Log Type, Employee Level, and Employee”</w:t>
              </w:r>
            </w:ins>
          </w:p>
        </w:tc>
        <w:tc>
          <w:tcPr>
            <w:tcW w:w="6300" w:type="dxa"/>
          </w:tcPr>
          <w:p w14:paraId="3E048875" w14:textId="77777777" w:rsidR="004254C1" w:rsidRDefault="004254C1" w:rsidP="002517FF">
            <w:pPr>
              <w:tabs>
                <w:tab w:val="num" w:pos="2880"/>
              </w:tabs>
              <w:rPr>
                <w:ins w:id="232" w:author="Huang, Lili" w:date="2022-09-06T15:36:00Z"/>
              </w:rPr>
            </w:pPr>
            <w:ins w:id="233" w:author="Huang, Lili" w:date="2022-09-06T15:36:00Z">
              <w:r>
                <w:t xml:space="preserve">Javascript: </w:t>
              </w:r>
            </w:ins>
          </w:p>
          <w:p w14:paraId="4EF3BC8E" w14:textId="77777777" w:rsidR="004254C1" w:rsidRDefault="004254C1" w:rsidP="002517FF">
            <w:pPr>
              <w:tabs>
                <w:tab w:val="num" w:pos="2880"/>
              </w:tabs>
              <w:rPr>
                <w:ins w:id="234" w:author="Huang, Lili" w:date="2022-09-06T15:36:00Z"/>
              </w:rPr>
            </w:pPr>
            <w:ins w:id="235" w:author="Huang, Lili" w:date="2022-09-06T15:36:00Z">
              <w:r>
                <w:t>Display Search by Log Type, Employee Level, and Employee;</w:t>
              </w:r>
            </w:ins>
          </w:p>
        </w:tc>
      </w:tr>
      <w:tr w:rsidR="004254C1" w14:paraId="423D3B94" w14:textId="77777777" w:rsidTr="004254C1">
        <w:trPr>
          <w:gridAfter w:val="1"/>
          <w:wAfter w:w="630" w:type="dxa"/>
          <w:ins w:id="236" w:author="Huang, Lili" w:date="2022-09-06T15:36:00Z"/>
        </w:trPr>
        <w:tc>
          <w:tcPr>
            <w:tcW w:w="2250" w:type="dxa"/>
          </w:tcPr>
          <w:p w14:paraId="3CAD4816" w14:textId="77777777" w:rsidR="004254C1" w:rsidRDefault="004254C1" w:rsidP="002517FF">
            <w:pPr>
              <w:tabs>
                <w:tab w:val="num" w:pos="2880"/>
              </w:tabs>
              <w:rPr>
                <w:ins w:id="237" w:author="Huang, Lili" w:date="2022-09-06T15:36:00Z"/>
              </w:rPr>
            </w:pPr>
            <w:ins w:id="238" w:author="Huang, Lili" w:date="2022-09-06T15:36:00Z">
              <w:r>
                <w:t>Click Radio button “Search by Log Name”</w:t>
              </w:r>
            </w:ins>
          </w:p>
        </w:tc>
        <w:tc>
          <w:tcPr>
            <w:tcW w:w="6300" w:type="dxa"/>
          </w:tcPr>
          <w:p w14:paraId="5EB34A15" w14:textId="77777777" w:rsidR="004254C1" w:rsidRDefault="004254C1" w:rsidP="002517FF">
            <w:pPr>
              <w:tabs>
                <w:tab w:val="num" w:pos="2880"/>
              </w:tabs>
              <w:rPr>
                <w:ins w:id="239" w:author="Huang, Lili" w:date="2022-09-06T15:36:00Z"/>
              </w:rPr>
            </w:pPr>
            <w:ins w:id="240" w:author="Huang, Lili" w:date="2022-09-06T15:36:00Z">
              <w:r>
                <w:t xml:space="preserve">Javascript: </w:t>
              </w:r>
            </w:ins>
          </w:p>
          <w:p w14:paraId="1F2DFC85" w14:textId="77777777" w:rsidR="004254C1" w:rsidRDefault="004254C1" w:rsidP="002517FF">
            <w:pPr>
              <w:tabs>
                <w:tab w:val="num" w:pos="2880"/>
              </w:tabs>
              <w:rPr>
                <w:ins w:id="241" w:author="Huang, Lili" w:date="2022-09-06T15:36:00Z"/>
              </w:rPr>
            </w:pPr>
            <w:ins w:id="242" w:author="Huang, Lili" w:date="2022-09-06T15:36:00Z">
              <w:r>
                <w:t>Display Search by Log Name;</w:t>
              </w:r>
            </w:ins>
          </w:p>
        </w:tc>
      </w:tr>
      <w:tr w:rsidR="00AF4E9B" w14:paraId="7F73BA8B" w14:textId="77777777" w:rsidTr="004254C1">
        <w:tc>
          <w:tcPr>
            <w:tcW w:w="2250" w:type="dxa"/>
          </w:tcPr>
          <w:p w14:paraId="34B3A40E" w14:textId="77777777" w:rsidR="00AF4E9B" w:rsidRPr="00E20AB4" w:rsidRDefault="00AF4E9B" w:rsidP="009E7CE4">
            <w:pPr>
              <w:tabs>
                <w:tab w:val="num" w:pos="2880"/>
              </w:tabs>
            </w:pPr>
            <w:r>
              <w:t xml:space="preserve">Select  </w:t>
            </w:r>
            <w:r w:rsidR="009E7CE4">
              <w:t>Employee Level</w:t>
            </w:r>
            <w:r w:rsidR="008C1B08">
              <w:t xml:space="preserve"> </w:t>
            </w:r>
            <w:r>
              <w:t>from “</w:t>
            </w:r>
            <w:r w:rsidR="009E7CE4">
              <w:t>Employee Level</w:t>
            </w:r>
            <w:r>
              <w:t>:” dropdown list</w:t>
            </w:r>
          </w:p>
        </w:tc>
        <w:tc>
          <w:tcPr>
            <w:tcW w:w="6930" w:type="dxa"/>
            <w:gridSpan w:val="2"/>
          </w:tcPr>
          <w:p w14:paraId="6AA96B46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If a type is already selected, an ajax call is made to get all the employees having active logs with the selected </w:t>
            </w:r>
            <w:r w:rsidR="009E7CE4">
              <w:t>Employee Level</w:t>
            </w:r>
            <w:r w:rsidR="00C41307">
              <w:t xml:space="preserve"> </w:t>
            </w:r>
            <w:r>
              <w:t>and log type.</w:t>
            </w:r>
          </w:p>
          <w:p w14:paraId="0085537F" w14:textId="77777777" w:rsidR="00AF4E9B" w:rsidRDefault="00AF4E9B" w:rsidP="00B424C5">
            <w:pPr>
              <w:tabs>
                <w:tab w:val="num" w:pos="2880"/>
              </w:tabs>
            </w:pPr>
          </w:p>
          <w:p w14:paraId="15E0D44E" w14:textId="77777777" w:rsidR="00AF4E9B" w:rsidRDefault="00AF4E9B" w:rsidP="00B424C5">
            <w:pPr>
              <w:tabs>
                <w:tab w:val="num" w:pos="2880"/>
              </w:tabs>
            </w:pPr>
            <w:r>
              <w:t>Controller: EmployeeLog</w:t>
            </w:r>
          </w:p>
          <w:p w14:paraId="6D3D6B68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Action: GetEmployees </w:t>
            </w:r>
          </w:p>
          <w:p w14:paraId="684E6D87" w14:textId="77777777" w:rsidR="00AF4E9B" w:rsidRDefault="00AF4E9B" w:rsidP="00B424C5">
            <w:pPr>
              <w:tabs>
                <w:tab w:val="num" w:pos="2880"/>
              </w:tabs>
            </w:pPr>
          </w:p>
          <w:p w14:paraId="23CCB620" w14:textId="77777777" w:rsidR="00AF4E9B" w:rsidRPr="00E20AB4" w:rsidRDefault="00AF4E9B" w:rsidP="00B424C5">
            <w:pPr>
              <w:tabs>
                <w:tab w:val="num" w:pos="2880"/>
              </w:tabs>
            </w:pPr>
            <w:r>
              <w:t>“Employee:” dropdown will be populated with the employees returned from the above ajax call.</w:t>
            </w:r>
          </w:p>
        </w:tc>
      </w:tr>
      <w:tr w:rsidR="00AF4E9B" w14:paraId="480A087A" w14:textId="77777777" w:rsidTr="004254C1">
        <w:tc>
          <w:tcPr>
            <w:tcW w:w="2250" w:type="dxa"/>
          </w:tcPr>
          <w:p w14:paraId="15C86D4C" w14:textId="77777777" w:rsidR="00AF4E9B" w:rsidRPr="00E20AB4" w:rsidRDefault="00AF4E9B" w:rsidP="00B424C5">
            <w:pPr>
              <w:tabs>
                <w:tab w:val="num" w:pos="2880"/>
              </w:tabs>
            </w:pPr>
            <w:r>
              <w:t>Select a type from “Type:” dropdown list</w:t>
            </w:r>
          </w:p>
        </w:tc>
        <w:tc>
          <w:tcPr>
            <w:tcW w:w="6930" w:type="dxa"/>
            <w:gridSpan w:val="2"/>
          </w:tcPr>
          <w:p w14:paraId="4515A765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If a type is already selected, an ajax call is made to get all the employees having active logs with the selected </w:t>
            </w:r>
            <w:r w:rsidR="009E7CE4">
              <w:t>Employee Level</w:t>
            </w:r>
            <w:r>
              <w:t xml:space="preserve"> and log type.</w:t>
            </w:r>
          </w:p>
          <w:p w14:paraId="6AC39CAA" w14:textId="77777777" w:rsidR="00AF4E9B" w:rsidRDefault="00AF4E9B" w:rsidP="00B424C5">
            <w:pPr>
              <w:tabs>
                <w:tab w:val="num" w:pos="2880"/>
              </w:tabs>
            </w:pPr>
          </w:p>
          <w:p w14:paraId="6D5E10D4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Controller: EmployeeLog; </w:t>
            </w:r>
          </w:p>
          <w:p w14:paraId="4CB88482" w14:textId="77777777" w:rsidR="00AF4E9B" w:rsidRDefault="00AF4E9B" w:rsidP="00B424C5">
            <w:pPr>
              <w:tabs>
                <w:tab w:val="num" w:pos="2880"/>
              </w:tabs>
            </w:pPr>
            <w:r>
              <w:t>Action: GetEmployees</w:t>
            </w:r>
          </w:p>
          <w:p w14:paraId="5DC053DB" w14:textId="77777777" w:rsidR="00AF4E9B" w:rsidRDefault="00AF4E9B" w:rsidP="00B424C5">
            <w:pPr>
              <w:tabs>
                <w:tab w:val="num" w:pos="2880"/>
              </w:tabs>
            </w:pPr>
          </w:p>
          <w:p w14:paraId="365DD03A" w14:textId="77777777" w:rsidR="00AF4E9B" w:rsidRPr="00E20AB4" w:rsidRDefault="00AF4E9B" w:rsidP="00B424C5">
            <w:pPr>
              <w:tabs>
                <w:tab w:val="num" w:pos="2880"/>
              </w:tabs>
            </w:pPr>
            <w:r>
              <w:t>“Employee:” dropdown will be populated with the employees returned from the above ajax call.</w:t>
            </w:r>
          </w:p>
        </w:tc>
      </w:tr>
      <w:tr w:rsidR="00AF4E9B" w14:paraId="05821E71" w14:textId="77777777" w:rsidTr="004254C1">
        <w:tc>
          <w:tcPr>
            <w:tcW w:w="2250" w:type="dxa"/>
          </w:tcPr>
          <w:p w14:paraId="43F40E21" w14:textId="77777777" w:rsidR="00AF4E9B" w:rsidRDefault="00AF4E9B" w:rsidP="00B424C5">
            <w:pPr>
              <w:tabs>
                <w:tab w:val="num" w:pos="2880"/>
              </w:tabs>
            </w:pPr>
            <w:r>
              <w:t>Select an employee from “Employee” dropdown</w:t>
            </w:r>
          </w:p>
          <w:p w14:paraId="04CEF1B7" w14:textId="77777777" w:rsidR="00AF4E9B" w:rsidRPr="00E20AB4" w:rsidRDefault="00AF4E9B" w:rsidP="00B424C5">
            <w:pPr>
              <w:tabs>
                <w:tab w:val="num" w:pos="2880"/>
              </w:tabs>
            </w:pPr>
            <w:r>
              <w:t>Click on “Search” button</w:t>
            </w:r>
          </w:p>
        </w:tc>
        <w:tc>
          <w:tcPr>
            <w:tcW w:w="6930" w:type="dxa"/>
            <w:gridSpan w:val="2"/>
          </w:tcPr>
          <w:p w14:paraId="121BB846" w14:textId="2C8326E6" w:rsidR="00AF4E9B" w:rsidRDefault="00AF4E9B" w:rsidP="00B424C5">
            <w:pPr>
              <w:tabs>
                <w:tab w:val="num" w:pos="2880"/>
              </w:tabs>
            </w:pPr>
            <w:r>
              <w:t xml:space="preserve">An ajax call is posted back with selected </w:t>
            </w:r>
            <w:r w:rsidR="009E7CE4">
              <w:t>Employee Level</w:t>
            </w:r>
            <w:r>
              <w:t xml:space="preserve">, type, </w:t>
            </w:r>
            <w:del w:id="243" w:author="Huang, Lili" w:date="2022-09-06T15:37:00Z">
              <w:r w:rsidDel="005512C3">
                <w:delText xml:space="preserve">and </w:delText>
              </w:r>
            </w:del>
            <w:r>
              <w:t>employee</w:t>
            </w:r>
            <w:ins w:id="244" w:author="Huang, Lili" w:date="2022-09-06T15:37:00Z">
              <w:r w:rsidR="005512C3">
                <w:t>, and log name.</w:t>
              </w:r>
            </w:ins>
            <w:del w:id="245" w:author="Huang, Lili" w:date="2022-09-06T15:37:00Z">
              <w:r w:rsidDel="005512C3">
                <w:delText>:</w:delText>
              </w:r>
            </w:del>
          </w:p>
          <w:p w14:paraId="4C791126" w14:textId="77777777" w:rsidR="00AF4E9B" w:rsidRDefault="00AF4E9B" w:rsidP="00B424C5">
            <w:pPr>
              <w:tabs>
                <w:tab w:val="num" w:pos="2880"/>
              </w:tabs>
            </w:pPr>
          </w:p>
          <w:p w14:paraId="5B93AFBA" w14:textId="77777777" w:rsidR="00AF4E9B" w:rsidRDefault="00AF4E9B" w:rsidP="00B424C5">
            <w:pPr>
              <w:tabs>
                <w:tab w:val="num" w:pos="2880"/>
              </w:tabs>
            </w:pPr>
            <w:r>
              <w:t>Controller: EmployeeLog</w:t>
            </w:r>
          </w:p>
          <w:p w14:paraId="4BC95301" w14:textId="77777777" w:rsidR="00AF4E9B" w:rsidRPr="00E20AB4" w:rsidRDefault="00AF4E9B" w:rsidP="007C248A">
            <w:pPr>
              <w:tabs>
                <w:tab w:val="num" w:pos="2880"/>
              </w:tabs>
            </w:pPr>
            <w:r>
              <w:t>Action: SearchFor</w:t>
            </w:r>
            <w:r w:rsidR="007C248A">
              <w:t>Reactivate</w:t>
            </w:r>
            <w:r>
              <w:t xml:space="preserve"> [HttpPost]</w:t>
            </w:r>
          </w:p>
        </w:tc>
      </w:tr>
      <w:tr w:rsidR="00AF4E9B" w14:paraId="4E3FDC17" w14:textId="77777777" w:rsidTr="004254C1">
        <w:tc>
          <w:tcPr>
            <w:tcW w:w="2250" w:type="dxa"/>
          </w:tcPr>
          <w:p w14:paraId="6BD676B1" w14:textId="77777777" w:rsidR="00AF4E9B" w:rsidRDefault="00AF4E9B" w:rsidP="00B424C5">
            <w:pPr>
              <w:tabs>
                <w:tab w:val="num" w:pos="2880"/>
              </w:tabs>
            </w:pPr>
            <w:r>
              <w:t>Check/Uncheck any log(s) from the search result.</w:t>
            </w:r>
          </w:p>
        </w:tc>
        <w:tc>
          <w:tcPr>
            <w:tcW w:w="6930" w:type="dxa"/>
            <w:gridSpan w:val="2"/>
          </w:tcPr>
          <w:p w14:paraId="1D94537F" w14:textId="77777777" w:rsidR="00AF4E9B" w:rsidRDefault="00AF4E9B" w:rsidP="00B424C5">
            <w:pPr>
              <w:tabs>
                <w:tab w:val="num" w:pos="2880"/>
              </w:tabs>
            </w:pPr>
            <w:r>
              <w:t>Javascript hideShowInactivateLink() is called to show/hide “Inactivate” link button.</w:t>
            </w:r>
          </w:p>
          <w:p w14:paraId="5E53F7E4" w14:textId="77777777" w:rsidR="00AF4E9B" w:rsidRDefault="00AF4E9B" w:rsidP="00B424C5">
            <w:pPr>
              <w:tabs>
                <w:tab w:val="num" w:pos="2880"/>
              </w:tabs>
            </w:pPr>
          </w:p>
          <w:p w14:paraId="5659CDFA" w14:textId="77777777" w:rsidR="00AF4E9B" w:rsidRDefault="00AF4E9B" w:rsidP="00E64A1C">
            <w:pPr>
              <w:tabs>
                <w:tab w:val="num" w:pos="2880"/>
              </w:tabs>
            </w:pPr>
            <w:r>
              <w:lastRenderedPageBreak/>
              <w:t>If more than one log selected, “</w:t>
            </w:r>
            <w:r w:rsidR="008A3D75">
              <w:t>Reactivate</w:t>
            </w:r>
            <w:r>
              <w:t>” link button displays. Otherwise, “</w:t>
            </w:r>
            <w:r w:rsidR="00E64A1C">
              <w:t>Reactivate</w:t>
            </w:r>
            <w:r>
              <w:t>” link button hides.</w:t>
            </w:r>
          </w:p>
        </w:tc>
      </w:tr>
      <w:tr w:rsidR="00AF4E9B" w14:paraId="361685BF" w14:textId="77777777" w:rsidTr="004254C1">
        <w:tc>
          <w:tcPr>
            <w:tcW w:w="2250" w:type="dxa"/>
          </w:tcPr>
          <w:p w14:paraId="02EB4A42" w14:textId="77777777" w:rsidR="00AF4E9B" w:rsidRDefault="00AF4E9B" w:rsidP="000D1903">
            <w:pPr>
              <w:tabs>
                <w:tab w:val="num" w:pos="2880"/>
              </w:tabs>
            </w:pPr>
            <w:r>
              <w:lastRenderedPageBreak/>
              <w:t>Click on “</w:t>
            </w:r>
            <w:r w:rsidR="000D1903">
              <w:t>Reactivate</w:t>
            </w:r>
            <w:r>
              <w:t>” link button</w:t>
            </w:r>
          </w:p>
        </w:tc>
        <w:tc>
          <w:tcPr>
            <w:tcW w:w="6930" w:type="dxa"/>
            <w:gridSpan w:val="2"/>
          </w:tcPr>
          <w:p w14:paraId="178C68AC" w14:textId="77777777" w:rsidR="00AF4E9B" w:rsidRDefault="00AF4E9B" w:rsidP="00B424C5">
            <w:pPr>
              <w:tabs>
                <w:tab w:val="num" w:pos="2880"/>
              </w:tabs>
            </w:pPr>
            <w:r>
              <w:t>jQuery $(‘body’).on(‘click’, ‘.modal-link’) function is called.</w:t>
            </w:r>
          </w:p>
          <w:p w14:paraId="009845CA" w14:textId="77777777" w:rsidR="00AF4E9B" w:rsidRDefault="00AF4E9B" w:rsidP="00B424C5">
            <w:pPr>
              <w:tabs>
                <w:tab w:val="num" w:pos="2880"/>
              </w:tabs>
            </w:pPr>
          </w:p>
          <w:p w14:paraId="6CB9FC72" w14:textId="77777777" w:rsidR="00AF4E9B" w:rsidRDefault="00AF4E9B" w:rsidP="006702CD">
            <w:pPr>
              <w:tabs>
                <w:tab w:val="num" w:pos="2880"/>
              </w:tabs>
            </w:pPr>
            <w:r>
              <w:t>“</w:t>
            </w:r>
            <w:r w:rsidR="006702CD">
              <w:t>Reactivate</w:t>
            </w:r>
            <w:r>
              <w:t xml:space="preserve"> Employee Log</w:t>
            </w:r>
            <w:r w:rsidR="006702CD">
              <w:t>s</w:t>
            </w:r>
            <w:r>
              <w:t>” modal dialog displays.</w:t>
            </w:r>
          </w:p>
        </w:tc>
      </w:tr>
      <w:tr w:rsidR="00AF4E9B" w14:paraId="29D96550" w14:textId="77777777" w:rsidTr="004254C1">
        <w:tc>
          <w:tcPr>
            <w:tcW w:w="2250" w:type="dxa"/>
          </w:tcPr>
          <w:p w14:paraId="1915B7CC" w14:textId="77777777" w:rsidR="00AF4E9B" w:rsidRDefault="00AF4E9B" w:rsidP="00B424C5">
            <w:pPr>
              <w:tabs>
                <w:tab w:val="num" w:pos="2880"/>
              </w:tabs>
            </w:pPr>
            <w:r>
              <w:t>Select a reason from “Reason:” dropdown list</w:t>
            </w:r>
          </w:p>
        </w:tc>
        <w:tc>
          <w:tcPr>
            <w:tcW w:w="6930" w:type="dxa"/>
            <w:gridSpan w:val="2"/>
          </w:tcPr>
          <w:p w14:paraId="7138C48E" w14:textId="77777777" w:rsidR="00AF4E9B" w:rsidRDefault="00AF4E9B" w:rsidP="00B424C5">
            <w:pPr>
              <w:tabs>
                <w:tab w:val="num" w:pos="2880"/>
              </w:tabs>
            </w:pPr>
            <w:r>
              <w:t>If the selected reason is “Other”, a text box displays.</w:t>
            </w:r>
          </w:p>
        </w:tc>
      </w:tr>
      <w:tr w:rsidR="00AF4E9B" w14:paraId="1E1D910D" w14:textId="77777777" w:rsidTr="004254C1">
        <w:tc>
          <w:tcPr>
            <w:tcW w:w="2250" w:type="dxa"/>
          </w:tcPr>
          <w:p w14:paraId="14106CEE" w14:textId="77777777" w:rsidR="00AF4E9B" w:rsidRDefault="00AF4E9B" w:rsidP="00A27B18">
            <w:pPr>
              <w:tabs>
                <w:tab w:val="num" w:pos="2880"/>
              </w:tabs>
            </w:pPr>
            <w:r>
              <w:t>Click on “</w:t>
            </w:r>
            <w:r w:rsidR="00A27B18">
              <w:t>Reactivate</w:t>
            </w:r>
            <w:r>
              <w:t>” button (modal dialog).</w:t>
            </w:r>
          </w:p>
        </w:tc>
        <w:tc>
          <w:tcPr>
            <w:tcW w:w="6930" w:type="dxa"/>
            <w:gridSpan w:val="2"/>
          </w:tcPr>
          <w:p w14:paraId="552FA925" w14:textId="77777777" w:rsidR="00AF4E9B" w:rsidRDefault="00AF4E9B" w:rsidP="00B424C5">
            <w:pPr>
              <w:tabs>
                <w:tab w:val="num" w:pos="2880"/>
              </w:tabs>
            </w:pPr>
            <w:r>
              <w:t>An ajax call is posted back with the following data:</w:t>
            </w:r>
          </w:p>
          <w:p w14:paraId="2078E39C" w14:textId="77777777" w:rsidR="00AF4E9B" w:rsidRDefault="00AF4E9B" w:rsidP="00B424C5">
            <w:pPr>
              <w:tabs>
                <w:tab w:val="num" w:pos="2880"/>
              </w:tabs>
            </w:pPr>
            <w:r>
              <w:t>Selected Log Ids;</w:t>
            </w:r>
          </w:p>
          <w:p w14:paraId="58C0921D" w14:textId="77777777" w:rsidR="00AF4E9B" w:rsidRDefault="00AF4E9B" w:rsidP="00B424C5">
            <w:pPr>
              <w:tabs>
                <w:tab w:val="num" w:pos="2880"/>
              </w:tabs>
            </w:pPr>
            <w:r>
              <w:t>Selected reason id;</w:t>
            </w:r>
          </w:p>
          <w:p w14:paraId="6EB25672" w14:textId="77777777" w:rsidR="00AF4E9B" w:rsidRDefault="00AF4E9B" w:rsidP="00B424C5">
            <w:pPr>
              <w:tabs>
                <w:tab w:val="num" w:pos="2880"/>
              </w:tabs>
            </w:pPr>
            <w:r>
              <w:t>Other reason text entered;</w:t>
            </w:r>
          </w:p>
          <w:p w14:paraId="4AAB538B" w14:textId="77777777" w:rsidR="00AF4E9B" w:rsidRDefault="00AF4E9B" w:rsidP="00B424C5">
            <w:pPr>
              <w:tabs>
                <w:tab w:val="num" w:pos="2880"/>
              </w:tabs>
            </w:pPr>
            <w:r>
              <w:t>Comment entered.</w:t>
            </w:r>
          </w:p>
          <w:p w14:paraId="29B0C65A" w14:textId="77777777" w:rsidR="00AF4E9B" w:rsidRDefault="00AF4E9B" w:rsidP="00B424C5">
            <w:pPr>
              <w:tabs>
                <w:tab w:val="num" w:pos="2880"/>
              </w:tabs>
            </w:pPr>
          </w:p>
          <w:p w14:paraId="7DB62FC7" w14:textId="77777777" w:rsidR="00AF4E9B" w:rsidRDefault="00AF4E9B" w:rsidP="00B424C5">
            <w:pPr>
              <w:tabs>
                <w:tab w:val="num" w:pos="2880"/>
              </w:tabs>
            </w:pPr>
            <w:r>
              <w:t>Controller: EmployeeLog</w:t>
            </w:r>
          </w:p>
          <w:p w14:paraId="5153D144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Action: </w:t>
            </w:r>
            <w:r w:rsidR="00425177">
              <w:t>Reactivate</w:t>
            </w:r>
            <w:r>
              <w:t xml:space="preserve"> [HttpPost]</w:t>
            </w:r>
          </w:p>
          <w:p w14:paraId="178FEDCE" w14:textId="77777777" w:rsidR="00AF4E9B" w:rsidRDefault="00AF4E9B" w:rsidP="00B424C5">
            <w:pPr>
              <w:tabs>
                <w:tab w:val="num" w:pos="2880"/>
              </w:tabs>
            </w:pPr>
          </w:p>
          <w:p w14:paraId="07A2B1FC" w14:textId="77777777" w:rsidR="00AF4E9B" w:rsidRDefault="00AF4E9B" w:rsidP="00B424C5">
            <w:pPr>
              <w:tabs>
                <w:tab w:val="num" w:pos="2880"/>
              </w:tabs>
            </w:pPr>
            <w:r>
              <w:t>“</w:t>
            </w:r>
            <w:r w:rsidR="00A44C9F">
              <w:t>Reactivate</w:t>
            </w:r>
            <w:r>
              <w:t xml:space="preserve"> Employee Log</w:t>
            </w:r>
            <w:r w:rsidR="006B187F">
              <w:t>s</w:t>
            </w:r>
            <w:r>
              <w:t>” modal dialog closes.</w:t>
            </w:r>
          </w:p>
          <w:p w14:paraId="0792C23A" w14:textId="77777777" w:rsidR="00AF4E9B" w:rsidRDefault="00AF4E9B" w:rsidP="00B424C5">
            <w:pPr>
              <w:tabs>
                <w:tab w:val="num" w:pos="2880"/>
              </w:tabs>
            </w:pPr>
          </w:p>
          <w:p w14:paraId="2431EEF5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A message will display to indicate </w:t>
            </w:r>
            <w:r w:rsidR="006B187F">
              <w:t xml:space="preserve">if </w:t>
            </w:r>
            <w:r>
              <w:t xml:space="preserve">the </w:t>
            </w:r>
            <w:r w:rsidR="006B187F">
              <w:t xml:space="preserve">reactivation is </w:t>
            </w:r>
            <w:r>
              <w:t>successful.</w:t>
            </w:r>
          </w:p>
          <w:p w14:paraId="2AA8F636" w14:textId="77777777" w:rsidR="00AF4E9B" w:rsidRDefault="00AF4E9B" w:rsidP="00B424C5">
            <w:pPr>
              <w:tabs>
                <w:tab w:val="num" w:pos="2880"/>
              </w:tabs>
            </w:pPr>
          </w:p>
          <w:p w14:paraId="2EFA3ADA" w14:textId="77777777" w:rsidR="00AF4E9B" w:rsidRDefault="00AF4E9B" w:rsidP="00B424C5">
            <w:pPr>
              <w:tabs>
                <w:tab w:val="num" w:pos="2880"/>
              </w:tabs>
            </w:pPr>
            <w:r>
              <w:t>If success:</w:t>
            </w:r>
          </w:p>
          <w:p w14:paraId="50B090BD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Success message (“The selected logs have been successfully </w:t>
            </w:r>
            <w:r w:rsidR="003168D4">
              <w:t>reactivated</w:t>
            </w:r>
            <w:r>
              <w:t>.”)  will be displayed. Searched result will hide and all the three dropdowns (</w:t>
            </w:r>
            <w:r w:rsidR="009E7CE4">
              <w:t>Employee Level</w:t>
            </w:r>
            <w:r>
              <w:t>, Type, and Employee) will be reset to default values.</w:t>
            </w:r>
          </w:p>
          <w:p w14:paraId="20AD90CF" w14:textId="77777777" w:rsidR="00AF4E9B" w:rsidRDefault="00AF4E9B" w:rsidP="00B424C5">
            <w:pPr>
              <w:tabs>
                <w:tab w:val="num" w:pos="2880"/>
              </w:tabs>
            </w:pPr>
          </w:p>
          <w:p w14:paraId="3D990920" w14:textId="77777777" w:rsidR="00AF4E9B" w:rsidRDefault="00AF4E9B" w:rsidP="00B424C5">
            <w:pPr>
              <w:tabs>
                <w:tab w:val="num" w:pos="2880"/>
              </w:tabs>
            </w:pPr>
            <w:r>
              <w:t>Otherwise:</w:t>
            </w:r>
          </w:p>
          <w:p w14:paraId="32FFE5BF" w14:textId="77777777" w:rsidR="00AF4E9B" w:rsidRDefault="00AF4E9B" w:rsidP="00314C33">
            <w:pPr>
              <w:tabs>
                <w:tab w:val="num" w:pos="2880"/>
              </w:tabs>
            </w:pPr>
            <w:r>
              <w:t xml:space="preserve">Fail message (“Failed to </w:t>
            </w:r>
            <w:r w:rsidR="00314C33">
              <w:t>reactivate</w:t>
            </w:r>
            <w:r>
              <w:t xml:space="preserve"> the selected logs.”) will display.</w:t>
            </w:r>
          </w:p>
        </w:tc>
      </w:tr>
    </w:tbl>
    <w:p w14:paraId="6F527031" w14:textId="77777777" w:rsidR="00AF4E9B" w:rsidRDefault="00AF4E9B" w:rsidP="00AF4E9B">
      <w:pPr>
        <w:autoSpaceDE w:val="0"/>
        <w:autoSpaceDN w:val="0"/>
        <w:adjustRightInd w:val="0"/>
        <w:ind w:left="360"/>
        <w:outlineLvl w:val="1"/>
      </w:pPr>
    </w:p>
    <w:p w14:paraId="48A70B26" w14:textId="77777777" w:rsidR="00AF4E9B" w:rsidRDefault="00AF4E9B" w:rsidP="00AF4E9B">
      <w:pPr>
        <w:autoSpaceDE w:val="0"/>
        <w:autoSpaceDN w:val="0"/>
        <w:adjustRightInd w:val="0"/>
        <w:ind w:left="360"/>
        <w:outlineLvl w:val="1"/>
      </w:pPr>
    </w:p>
    <w:p w14:paraId="4B639AAE" w14:textId="77777777" w:rsidR="0056089C" w:rsidRDefault="0056089C" w:rsidP="0056089C">
      <w:pPr>
        <w:autoSpaceDE w:val="0"/>
        <w:autoSpaceDN w:val="0"/>
        <w:adjustRightInd w:val="0"/>
        <w:ind w:left="1224"/>
        <w:outlineLvl w:val="1"/>
      </w:pPr>
    </w:p>
    <w:p w14:paraId="4731D1F0" w14:textId="77777777" w:rsidR="009B6177" w:rsidRDefault="009B6177" w:rsidP="009B6177">
      <w:pPr>
        <w:sectPr w:rsidR="009B6177">
          <w:footerReference w:type="default" r:id="rId36"/>
          <w:pgSz w:w="12240" w:h="15840"/>
          <w:pgMar w:top="1440" w:right="1800" w:bottom="1440" w:left="1800" w:header="720" w:footer="720" w:gutter="0"/>
          <w:cols w:space="720"/>
        </w:sectPr>
      </w:pPr>
    </w:p>
    <w:p w14:paraId="5D4FBE06" w14:textId="77777777" w:rsidR="009B6177" w:rsidRDefault="009B6177" w:rsidP="00FA2928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46" w:name="_Toc476664323"/>
      <w:r>
        <w:lastRenderedPageBreak/>
        <w:t>Form Fields</w:t>
      </w:r>
      <w:bookmarkEnd w:id="246"/>
    </w:p>
    <w:tbl>
      <w:tblPr>
        <w:tblW w:w="1350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0"/>
        <w:gridCol w:w="1440"/>
        <w:gridCol w:w="1440"/>
        <w:gridCol w:w="2250"/>
        <w:gridCol w:w="2970"/>
        <w:gridCol w:w="1440"/>
      </w:tblGrid>
      <w:tr w:rsidR="00716796" w:rsidRPr="006E6AD3" w14:paraId="3F9EECFB" w14:textId="77777777" w:rsidTr="00B424C5">
        <w:tc>
          <w:tcPr>
            <w:tcW w:w="3960" w:type="dxa"/>
            <w:shd w:val="pct25" w:color="000000" w:fill="FFFFFF"/>
          </w:tcPr>
          <w:p w14:paraId="5739E437" w14:textId="77777777" w:rsidR="00716796" w:rsidRPr="006E6AD3" w:rsidRDefault="00716796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Page Name</w:t>
            </w:r>
          </w:p>
        </w:tc>
        <w:tc>
          <w:tcPr>
            <w:tcW w:w="1440" w:type="dxa"/>
            <w:shd w:val="pct25" w:color="000000" w:fill="FFFFFF"/>
          </w:tcPr>
          <w:p w14:paraId="62F4EB5E" w14:textId="77777777" w:rsidR="00716796" w:rsidRPr="006E6AD3" w:rsidRDefault="00716796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Type</w:t>
            </w:r>
          </w:p>
        </w:tc>
        <w:tc>
          <w:tcPr>
            <w:tcW w:w="1440" w:type="dxa"/>
            <w:shd w:val="pct25" w:color="000000" w:fill="FFFFFF"/>
          </w:tcPr>
          <w:p w14:paraId="68F669BC" w14:textId="77777777" w:rsidR="00716796" w:rsidRPr="006E6AD3" w:rsidRDefault="00716796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Name</w:t>
            </w:r>
          </w:p>
        </w:tc>
        <w:tc>
          <w:tcPr>
            <w:tcW w:w="2250" w:type="dxa"/>
            <w:shd w:val="pct25" w:color="000000" w:fill="FFFFFF"/>
          </w:tcPr>
          <w:p w14:paraId="50434369" w14:textId="77777777" w:rsidR="00716796" w:rsidRPr="006E6AD3" w:rsidRDefault="00716796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Default Value</w:t>
            </w:r>
          </w:p>
        </w:tc>
        <w:tc>
          <w:tcPr>
            <w:tcW w:w="2970" w:type="dxa"/>
            <w:shd w:val="pct25" w:color="000000" w:fill="FFFFFF"/>
          </w:tcPr>
          <w:p w14:paraId="3F7E057C" w14:textId="77777777" w:rsidR="00716796" w:rsidRPr="006E6AD3" w:rsidRDefault="00716796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Data Element Source</w:t>
            </w:r>
          </w:p>
        </w:tc>
        <w:tc>
          <w:tcPr>
            <w:tcW w:w="1440" w:type="dxa"/>
            <w:shd w:val="pct25" w:color="000000" w:fill="FFFFFF"/>
          </w:tcPr>
          <w:p w14:paraId="60A546ED" w14:textId="77777777" w:rsidR="00716796" w:rsidRPr="006E6AD3" w:rsidRDefault="00716796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Validation</w:t>
            </w:r>
          </w:p>
        </w:tc>
      </w:tr>
      <w:tr w:rsidR="00DA6DD0" w:rsidRPr="006E6AD3" w14:paraId="48E6DB2F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AAF9258" w14:textId="7C8E1694" w:rsidR="00513569" w:rsidRDefault="00513569" w:rsidP="00DA6DD0">
            <w:pPr>
              <w:rPr>
                <w:ins w:id="247" w:author="Huang, Lili" w:date="2022-09-07T10:21:00Z"/>
              </w:rPr>
            </w:pPr>
            <w:ins w:id="248" w:author="Huang, Lili" w:date="2022-09-07T10:21:00Z">
              <w:r>
                <w:t>_SearchOption.cshtml</w:t>
              </w:r>
            </w:ins>
          </w:p>
          <w:p w14:paraId="4EF62ED3" w14:textId="4A4E58C0" w:rsidR="00DA6DD0" w:rsidRPr="006E6AD3" w:rsidRDefault="00DA6DD0" w:rsidP="00DA6DD0">
            <w:r>
              <w:t>SearchForReactivate.cshtml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F4618" w14:textId="08B7DC49" w:rsidR="00DA6DD0" w:rsidRPr="006E6AD3" w:rsidRDefault="00DA6DD0" w:rsidP="00DA6DD0">
            <w:pPr>
              <w:pStyle w:val="NormalTableText"/>
              <w:jc w:val="center"/>
            </w:pPr>
            <w:ins w:id="249" w:author="Huang, Lili" w:date="2022-09-06T15:42:00Z">
              <w:r>
                <w:t>Radio Btn</w:t>
              </w:r>
              <w:r>
                <w:tab/>
              </w:r>
            </w:ins>
            <w:del w:id="250" w:author="Huang, Lili" w:date="2022-09-06T15:42:00Z">
              <w:r w:rsidDel="00DA6DD0">
                <w:delText>Label</w:delText>
              </w:r>
            </w:del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0E0B6" w14:textId="108A8117" w:rsidR="00DA6DD0" w:rsidRPr="006E6AD3" w:rsidRDefault="00DA6DD0" w:rsidP="00DA6DD0">
            <w:pPr>
              <w:pStyle w:val="NormalTableText"/>
              <w:jc w:val="center"/>
            </w:pPr>
            <w:ins w:id="251" w:author="Huang, Lili" w:date="2022-09-06T15:42:00Z">
              <w:r>
                <w:t>searchType</w:t>
              </w:r>
            </w:ins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95F5D" w14:textId="2C87008C" w:rsidR="00DA6DD0" w:rsidRPr="006E6AD3" w:rsidRDefault="00DA6DD0" w:rsidP="00DA6DD0">
            <w:pPr>
              <w:pStyle w:val="NormalTableText"/>
              <w:jc w:val="center"/>
            </w:pPr>
            <w:ins w:id="252" w:author="Huang, Lili" w:date="2022-09-06T15:42:00Z">
              <w:r>
                <w:t>“default”</w:t>
              </w:r>
            </w:ins>
            <w:del w:id="253" w:author="Huang, Lili" w:date="2022-09-06T15:42:00Z">
              <w:r w:rsidDel="00DA6DD0">
                <w:delText>Employee Level:</w:delText>
              </w:r>
            </w:del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CCAFF" w14:textId="77777777" w:rsidR="00DA6DD0" w:rsidRDefault="00DA6DD0" w:rsidP="00DA6DD0">
            <w:pPr>
              <w:pStyle w:val="NormalTableText"/>
              <w:jc w:val="center"/>
              <w:rPr>
                <w:ins w:id="254" w:author="Huang, Lili" w:date="2022-09-06T15:42:00Z"/>
              </w:rPr>
            </w:pPr>
            <w:ins w:id="255" w:author="Huang, Lili" w:date="2022-09-06T15:42:00Z">
              <w:r>
                <w:t>“Search By Log Type, Employee Level, and Employee”;</w:t>
              </w:r>
            </w:ins>
          </w:p>
          <w:p w14:paraId="266C43EF" w14:textId="1B746973" w:rsidR="00DA6DD0" w:rsidRPr="006E6AD3" w:rsidRDefault="00DA6DD0" w:rsidP="00DA6DD0">
            <w:pPr>
              <w:pStyle w:val="NormalTableText"/>
              <w:jc w:val="center"/>
            </w:pPr>
            <w:ins w:id="256" w:author="Huang, Lili" w:date="2022-09-06T15:42:00Z">
              <w:r>
                <w:t>“Search by Log Name”</w:t>
              </w:r>
            </w:ins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6F6CD" w14:textId="77777777" w:rsidR="00DA6DD0" w:rsidRPr="006E6AD3" w:rsidRDefault="00DA6DD0" w:rsidP="00DA6DD0">
            <w:pPr>
              <w:pStyle w:val="NormalTableText"/>
            </w:pPr>
          </w:p>
        </w:tc>
      </w:tr>
      <w:tr w:rsidR="00DA6DD0" w:rsidRPr="006E6AD3" w14:paraId="686477CC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B736334" w14:textId="77777777" w:rsidR="00DA6DD0" w:rsidRPr="006E6AD3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1A684" w14:textId="77777777" w:rsidR="00DA6DD0" w:rsidRPr="006E6AD3" w:rsidRDefault="00DA6DD0" w:rsidP="00DA6DD0">
            <w:pPr>
              <w:pStyle w:val="NormalTableText"/>
              <w:jc w:val="center"/>
            </w:pPr>
            <w:r w:rsidRPr="006E6AD3"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E13FB" w14:textId="77777777" w:rsidR="00DA6DD0" w:rsidRPr="006E6AD3" w:rsidRDefault="00DA6DD0" w:rsidP="00DA6DD0">
            <w:pPr>
              <w:pStyle w:val="NormalTableText"/>
              <w:jc w:val="center"/>
            </w:pPr>
            <w:r w:rsidRPr="006E6AD3">
              <w:t>module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1721A" w14:textId="77777777" w:rsidR="00DA6DD0" w:rsidRPr="006E6AD3" w:rsidRDefault="00DA6DD0" w:rsidP="00DA6DD0">
            <w:pPr>
              <w:pStyle w:val="NormalTableText"/>
              <w:jc w:val="center"/>
            </w:pPr>
            <w:r w:rsidRPr="006E6AD3"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33B31" w14:textId="77777777" w:rsidR="00DA6DD0" w:rsidRPr="006E6AD3" w:rsidRDefault="00DA6DD0" w:rsidP="00DA6DD0">
            <w:pPr>
              <w:pStyle w:val="NormalTableText"/>
              <w:jc w:val="center"/>
            </w:pPr>
            <w:r w:rsidRPr="006E6AD3">
              <w:t>AT_Module_Access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2A86F" w14:textId="77777777" w:rsidR="00DA6DD0" w:rsidRPr="006E6AD3" w:rsidRDefault="00DA6DD0" w:rsidP="00DA6DD0">
            <w:pPr>
              <w:pStyle w:val="NormalTableText"/>
            </w:pPr>
          </w:p>
        </w:tc>
      </w:tr>
      <w:tr w:rsidR="00DA6DD0" w:rsidRPr="00BD7669" w14:paraId="0CB4DE07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97F3633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F02BD" w14:textId="77777777" w:rsidR="00DA6DD0" w:rsidRPr="00BD7669" w:rsidRDefault="00DA6DD0" w:rsidP="00DA6DD0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9000D" w14:textId="77777777" w:rsidR="00DA6DD0" w:rsidRPr="00BD7669" w:rsidRDefault="00DA6DD0" w:rsidP="00DA6DD0">
            <w:pPr>
              <w:pStyle w:val="NormalTableText"/>
              <w:jc w:val="center"/>
            </w:pPr>
            <w:r>
              <w:t>logType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3C213" w14:textId="77777777" w:rsidR="00DA6DD0" w:rsidRPr="00BD7669" w:rsidRDefault="00DA6DD0" w:rsidP="00DA6DD0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9141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4913E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D5FF0D8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19BD3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3A34E" w14:textId="77777777" w:rsidR="00DA6DD0" w:rsidRPr="00BD7669" w:rsidRDefault="00DA6DD0" w:rsidP="00DA6DD0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C9CE9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C6B9C" w14:textId="77777777" w:rsidR="00DA6DD0" w:rsidRPr="00BD7669" w:rsidRDefault="00DA6DD0" w:rsidP="00DA6DD0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93F21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Employee_Hierarchy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78756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430F0AC1" w14:textId="77777777" w:rsidTr="00B424C5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4A75906" w14:textId="77777777" w:rsidR="00DA6DD0" w:rsidRPr="00BD7669" w:rsidRDefault="00DA6DD0" w:rsidP="00DA6DD0">
            <w:pPr>
              <w:pStyle w:val="NormalTableText"/>
            </w:pPr>
            <w:r>
              <w:t>Start display Search Result:</w:t>
            </w:r>
          </w:p>
        </w:tc>
      </w:tr>
      <w:tr w:rsidR="00DA6DD0" w:rsidRPr="00BD7669" w14:paraId="25C5F5BD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31C6435" w14:textId="77777777" w:rsidR="00DA6DD0" w:rsidRPr="00BD7669" w:rsidRDefault="00DA6DD0" w:rsidP="00DA6DD0">
            <w:r>
              <w:t>_SearchEmployeeLogResultPartial.cshtml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D13C7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CA0EB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6393B" w14:textId="77777777" w:rsidR="00DA6DD0" w:rsidRPr="00BD7669" w:rsidRDefault="00DA6DD0" w:rsidP="00DA6DD0">
            <w:pPr>
              <w:pStyle w:val="NormalTableText"/>
              <w:jc w:val="center"/>
            </w:pPr>
            <w:r>
              <w:t>Total record(s) found: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E4873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E5094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FF0BD06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6712170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CA4FF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2A64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1AAE3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5B00A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EmployeeLogSelectViewModel.EmployeeLogs.Count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F46ED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ED6CF60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1908198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88C25" w14:textId="77777777" w:rsidR="00DA6DD0" w:rsidRPr="00BD7669" w:rsidRDefault="00DA6DD0" w:rsidP="00DA6DD0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53ECF" w14:textId="77777777" w:rsidR="00DA6DD0" w:rsidRPr="00BD7669" w:rsidRDefault="00DA6DD0" w:rsidP="00DA6DD0">
            <w:pPr>
              <w:pStyle w:val="NormalTableText"/>
              <w:jc w:val="center"/>
            </w:pPr>
            <w:r>
              <w:t>checkall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75D19" w14:textId="77777777" w:rsidR="00DA6DD0" w:rsidRPr="00BD7669" w:rsidRDefault="00DA6DD0" w:rsidP="00DA6DD0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B5003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96B50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7CD9219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1DE849F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28D39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085CC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99E88" w14:textId="77777777" w:rsidR="00DA6DD0" w:rsidRPr="00BD7669" w:rsidRDefault="00DA6DD0" w:rsidP="00DA6DD0">
            <w:pPr>
              <w:pStyle w:val="NormalTableText"/>
              <w:jc w:val="center"/>
            </w:pPr>
            <w:r>
              <w:t>FormName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37C74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A5F0F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FB50EEF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46AA624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4A3D8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E7D79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042EF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4723D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F5677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5F18822F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00AE2D4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CD089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8D25D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B1546" w14:textId="77777777" w:rsidR="00DA6DD0" w:rsidRPr="00BD7669" w:rsidRDefault="00DA6DD0" w:rsidP="00DA6DD0">
            <w:pPr>
              <w:pStyle w:val="NormalTableText"/>
              <w:jc w:val="center"/>
            </w:pPr>
            <w:r>
              <w:t>Supervisor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BEFF5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12F18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4E8DD99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A473671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06013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2764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005D7" w14:textId="77777777" w:rsidR="00DA6DD0" w:rsidRPr="00BD7669" w:rsidRDefault="00DA6DD0" w:rsidP="00DA6DD0">
            <w:pPr>
              <w:pStyle w:val="NormalTableText"/>
              <w:jc w:val="center"/>
            </w:pPr>
            <w:r>
              <w:t>Manager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CDB9A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17C43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50FA8E40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48A0674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6821C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A2A3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242BF" w14:textId="77777777" w:rsidR="00DA6DD0" w:rsidRPr="00BD7669" w:rsidRDefault="00DA6DD0" w:rsidP="00DA6DD0">
            <w:pPr>
              <w:pStyle w:val="NormalTableText"/>
              <w:jc w:val="center"/>
            </w:pPr>
            <w:r>
              <w:t>Submitter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46CB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3B66F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04556215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730037E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2D53C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B3E2F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D4D51" w14:textId="77777777" w:rsidR="00DA6DD0" w:rsidRPr="00BD7669" w:rsidRDefault="00DA6DD0" w:rsidP="00DA6DD0">
            <w:pPr>
              <w:pStyle w:val="NormalTableText"/>
              <w:jc w:val="center"/>
            </w:pPr>
            <w:r>
              <w:t>Status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BF7C3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CDDCA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4295ED63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06EFB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E8B98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E1C17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857F9" w14:textId="77777777" w:rsidR="00DA6DD0" w:rsidRPr="00BD7669" w:rsidRDefault="00DA6DD0" w:rsidP="00DA6DD0">
            <w:pPr>
              <w:pStyle w:val="NormalTableText"/>
              <w:jc w:val="center"/>
            </w:pPr>
            <w:r>
              <w:t>Created Date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3DF72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FF926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F348CB3" w14:textId="77777777" w:rsidTr="00B424C5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0CCDA" w14:textId="77777777" w:rsidR="00DA6DD0" w:rsidRPr="00BD7669" w:rsidRDefault="00DA6DD0" w:rsidP="00DA6DD0">
            <w:r>
              <w:t>Repeat for each log returned: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F9186" w14:textId="77777777" w:rsidR="00DA6DD0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EA2B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50294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08ECD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340AA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08817BF4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E06B227" w14:textId="77777777" w:rsidR="00DA6DD0" w:rsidRDefault="00DA6DD0" w:rsidP="00DA6DD0">
            <w:pPr>
              <w:autoSpaceDE w:val="0"/>
              <w:autoSpaceDN w:val="0"/>
              <w:adjustRightInd w:val="0"/>
            </w:pPr>
            <w:r>
              <w:t>EmployeeLogSelectEditorViewModel.cshtml</w:t>
            </w:r>
          </w:p>
          <w:p w14:paraId="01ED5737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792AE" w14:textId="77777777" w:rsidR="00DA6DD0" w:rsidRPr="00BD7669" w:rsidRDefault="00DA6DD0" w:rsidP="00DA6DD0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2CB72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EmployeeLogs[i].Selected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3A1A7" w14:textId="77777777" w:rsidR="00DA6DD0" w:rsidRPr="00BD7669" w:rsidRDefault="00DA6DD0" w:rsidP="00DA6DD0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D7F0A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F6C11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0942C65D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A7D06D2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B958E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55EAC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DD084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51E4F" w14:textId="77777777" w:rsidR="00DA6DD0" w:rsidRDefault="00DA6DD0" w:rsidP="00DA6DD0">
            <w:pPr>
              <w:pStyle w:val="NormalTableText"/>
              <w:jc w:val="center"/>
            </w:pPr>
            <w:r>
              <w:t>Coaching_Log.FormName if selected Type is “Coaching”</w:t>
            </w:r>
          </w:p>
          <w:p w14:paraId="7308AC0A" w14:textId="77777777" w:rsidR="00DA6DD0" w:rsidRDefault="00DA6DD0" w:rsidP="00DA6DD0">
            <w:pPr>
              <w:pStyle w:val="NormalTableText"/>
              <w:jc w:val="center"/>
            </w:pPr>
            <w:r>
              <w:t xml:space="preserve">Or </w:t>
            </w:r>
          </w:p>
          <w:p w14:paraId="2EBCF8B1" w14:textId="77777777" w:rsidR="00DA6DD0" w:rsidRPr="00BD7669" w:rsidRDefault="00DA6DD0" w:rsidP="00DA6DD0">
            <w:pPr>
              <w:pStyle w:val="NormalTableText"/>
              <w:jc w:val="center"/>
            </w:pPr>
            <w:r>
              <w:t>Warning_Log.FormName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D57EC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44EBB600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1C09827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9FD1D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01F6C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23C90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A4158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Employee_Hierarchy.Emp_Name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9AF6E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E1D8F6F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1B1E9D4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43CF6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38621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D74E1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9D438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Employee_Hierarchy.Sup_Name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F6B8A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7B1394F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F146A4C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E9857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6F3F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9DA3D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64700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Employee_Hierarchy.Mgr_Name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EB9F8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51D9FAA0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4F059DA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3C4FB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8A149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027AB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E7CCC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Employee_Hierarchy.Mgr_Name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6885C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48681A71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270B7B9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507C1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73EE5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4B17B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990CE" w14:textId="77777777" w:rsidR="00DA6DD0" w:rsidRDefault="00DA6DD0" w:rsidP="00DA6DD0">
            <w:pPr>
              <w:pStyle w:val="NormalTableText"/>
              <w:jc w:val="center"/>
            </w:pPr>
            <w:r>
              <w:t>Employee_Hierarchy.Emp_Name</w:t>
            </w:r>
          </w:p>
          <w:p w14:paraId="5514EF80" w14:textId="77777777" w:rsidR="00DA6DD0" w:rsidRPr="00BD7669" w:rsidRDefault="00DA6DD0" w:rsidP="00DA6DD0">
            <w:pPr>
              <w:pStyle w:val="NormalTableText"/>
              <w:jc w:val="center"/>
            </w:pPr>
            <w:r>
              <w:t>(Employee_Hierarchy.Emp_ID = Coaching_log.SubmitterID or  Warning_Log.SubmitterID)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4D1FA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12D589D2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CCB4AD9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352F3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23899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23D64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A102D" w14:textId="77777777" w:rsidR="00DA6DD0" w:rsidRPr="00BD7669" w:rsidRDefault="00DA6DD0" w:rsidP="00DA6DD0">
            <w:pPr>
              <w:pStyle w:val="NormalTableText"/>
              <w:jc w:val="center"/>
            </w:pPr>
            <w:r>
              <w:t>DIM_Status.Status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B68F1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2ED460DD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514ED78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6E691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81793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D4681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6B67B" w14:textId="77777777" w:rsidR="00DA6DD0" w:rsidRDefault="00DA6DD0" w:rsidP="00DA6DD0">
            <w:pPr>
              <w:pStyle w:val="NormalTableText"/>
              <w:jc w:val="center"/>
            </w:pPr>
            <w:r>
              <w:t>Coaching_Log.SubmittedDate if selected Type is “Coaching”</w:t>
            </w:r>
          </w:p>
          <w:p w14:paraId="0A334AA7" w14:textId="77777777" w:rsidR="00DA6DD0" w:rsidRDefault="00DA6DD0" w:rsidP="00DA6DD0">
            <w:pPr>
              <w:pStyle w:val="NormalTableText"/>
              <w:jc w:val="center"/>
            </w:pPr>
            <w:r>
              <w:t>Or</w:t>
            </w:r>
          </w:p>
          <w:p w14:paraId="6CC3A475" w14:textId="77777777" w:rsidR="00DA6DD0" w:rsidRPr="00BD7669" w:rsidRDefault="00DA6DD0" w:rsidP="00DA6DD0">
            <w:pPr>
              <w:pStyle w:val="NormalTableText"/>
              <w:jc w:val="center"/>
            </w:pPr>
            <w:r>
              <w:t>Warning_Log.SubmittedDate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91AC3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94F9218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494D6B4" w14:textId="77777777" w:rsidR="00DA6DD0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D77C0" w14:textId="77777777" w:rsidR="00DA6DD0" w:rsidRPr="00BD7669" w:rsidRDefault="00DA6DD0" w:rsidP="00DA6DD0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80214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EmployeeLogs[i].ID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4808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3648D" w14:textId="77777777" w:rsidR="00DA6DD0" w:rsidRDefault="00DA6DD0" w:rsidP="00DA6DD0">
            <w:pPr>
              <w:pStyle w:val="NormalTableText"/>
              <w:jc w:val="center"/>
            </w:pPr>
            <w:r>
              <w:t>Coaching_Log.CoachingID if selected Type is “Coaching”</w:t>
            </w:r>
          </w:p>
          <w:p w14:paraId="0C956731" w14:textId="77777777" w:rsidR="00DA6DD0" w:rsidRDefault="00DA6DD0" w:rsidP="00DA6DD0">
            <w:pPr>
              <w:pStyle w:val="NormalTableText"/>
              <w:jc w:val="center"/>
            </w:pPr>
            <w:r>
              <w:t>Or</w:t>
            </w:r>
          </w:p>
          <w:p w14:paraId="5AA480EA" w14:textId="77777777" w:rsidR="00DA6DD0" w:rsidRPr="00BD7669" w:rsidRDefault="00DA6DD0" w:rsidP="00DA6DD0">
            <w:pPr>
              <w:pStyle w:val="NormalTableText"/>
              <w:jc w:val="center"/>
            </w:pPr>
            <w:r>
              <w:t>Warning_Log.WarningID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28119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2C9091AB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CA47FDB" w14:textId="77777777" w:rsidR="00DA6DD0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9C5EF" w14:textId="77777777" w:rsidR="00DA6DD0" w:rsidRDefault="00DA6DD0" w:rsidP="00DA6DD0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B1F58" w14:textId="77777777" w:rsidR="00DA6DD0" w:rsidRDefault="00DA6DD0" w:rsidP="00DA6DD0">
            <w:pPr>
              <w:pStyle w:val="NormalTableText"/>
              <w:jc w:val="center"/>
            </w:pPr>
            <w:r>
              <w:t>EmployeeLogs[i].FormName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E2B50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08CAE" w14:textId="77777777" w:rsidR="00DA6DD0" w:rsidRDefault="00DA6DD0" w:rsidP="00DA6DD0">
            <w:pPr>
              <w:pStyle w:val="NormalTableText"/>
              <w:jc w:val="center"/>
            </w:pPr>
            <w:r>
              <w:t>Coaching_Log.FormName if selected Type is “Coaching”</w:t>
            </w:r>
          </w:p>
          <w:p w14:paraId="36E1C95A" w14:textId="77777777" w:rsidR="00DA6DD0" w:rsidRDefault="00DA6DD0" w:rsidP="00DA6DD0">
            <w:pPr>
              <w:pStyle w:val="NormalTableText"/>
              <w:jc w:val="center"/>
            </w:pPr>
            <w:r>
              <w:t>Or</w:t>
            </w:r>
          </w:p>
          <w:p w14:paraId="0EF648E1" w14:textId="77777777" w:rsidR="00DA6DD0" w:rsidRPr="00BD7669" w:rsidRDefault="00DA6DD0" w:rsidP="00DA6DD0">
            <w:pPr>
              <w:pStyle w:val="NormalTableText"/>
              <w:jc w:val="center"/>
            </w:pPr>
            <w:r>
              <w:t>Warning_Log.FormName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6A8A5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3EB3118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1310ACA" w14:textId="77777777" w:rsidR="00DA6DD0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7ADAB" w14:textId="77777777" w:rsidR="00DA6DD0" w:rsidRDefault="00DA6DD0" w:rsidP="00DA6DD0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E3B22" w14:textId="77777777" w:rsidR="00DA6DD0" w:rsidRDefault="00DA6DD0" w:rsidP="00DA6DD0">
            <w:pPr>
              <w:pStyle w:val="NormalTableText"/>
              <w:jc w:val="center"/>
            </w:pPr>
            <w:r>
              <w:t>EmployeeLogs[i].StatusId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F622A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5C4CA" w14:textId="77777777" w:rsidR="00DA6DD0" w:rsidRDefault="00DA6DD0" w:rsidP="00DA6DD0">
            <w:pPr>
              <w:pStyle w:val="NormalTableText"/>
              <w:jc w:val="center"/>
            </w:pPr>
            <w:r>
              <w:t>Coaching_Log.StatusId if selected Type is “Coaching”</w:t>
            </w:r>
          </w:p>
          <w:p w14:paraId="6B7B69EC" w14:textId="77777777" w:rsidR="00DA6DD0" w:rsidRDefault="00DA6DD0" w:rsidP="00DA6DD0">
            <w:pPr>
              <w:pStyle w:val="NormalTableText"/>
              <w:jc w:val="center"/>
            </w:pPr>
            <w:r>
              <w:t>Or</w:t>
            </w:r>
          </w:p>
          <w:p w14:paraId="789B7C31" w14:textId="77777777" w:rsidR="00DA6DD0" w:rsidRPr="00BD7669" w:rsidRDefault="00DA6DD0" w:rsidP="00DA6DD0">
            <w:pPr>
              <w:pStyle w:val="NormalTableText"/>
              <w:jc w:val="center"/>
            </w:pPr>
            <w:r>
              <w:t>Warning_Log.StatusId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84E92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7BD76DC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761E1" w14:textId="77777777" w:rsidR="00DA6DD0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2A778" w14:textId="77777777" w:rsidR="00DA6DD0" w:rsidRDefault="00DA6DD0" w:rsidP="00DA6DD0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F58F2" w14:textId="77777777" w:rsidR="00DA6DD0" w:rsidRDefault="00DA6DD0" w:rsidP="00DA6DD0">
            <w:pPr>
              <w:pStyle w:val="NormalTableText"/>
              <w:jc w:val="center"/>
            </w:pPr>
            <w:r>
              <w:t>EmployeeLogs[i].PreviousStatusId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41827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F5AA6" w14:textId="77777777" w:rsidR="00DA6DD0" w:rsidRPr="00BD7669" w:rsidRDefault="00DA6DD0" w:rsidP="00DA6DD0">
            <w:pPr>
              <w:pStyle w:val="NormalTableText"/>
              <w:jc w:val="center"/>
            </w:pPr>
            <w:r>
              <w:t>AT_Coaching_Inactivate_Reactivate_Audit.LastKnownStatus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55AEA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42DF306" w14:textId="77777777" w:rsidTr="00B424C5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5A412" w14:textId="77777777" w:rsidR="00DA6DD0" w:rsidRPr="00BD7669" w:rsidRDefault="00DA6DD0" w:rsidP="00DA6DD0">
            <w:r>
              <w:t>End of “Repeat for each log returned:”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431AF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2FD2F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7E298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CB80F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E054B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6CCA682F" w14:textId="77777777" w:rsidTr="00B424C5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1D112C9" w14:textId="77777777" w:rsidR="00DA6DD0" w:rsidRPr="00BD7669" w:rsidRDefault="00DA6DD0" w:rsidP="00DA6DD0">
            <w:pPr>
              <w:pStyle w:val="NormalTableText"/>
            </w:pPr>
            <w:r>
              <w:t>End of “Start display Search Result:”</w:t>
            </w:r>
          </w:p>
        </w:tc>
      </w:tr>
      <w:tr w:rsidR="00DA6DD0" w:rsidRPr="00BD7669" w14:paraId="1DEEDAB8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C0BB1A3" w14:textId="77777777" w:rsidR="00DA6DD0" w:rsidRPr="00BD7669" w:rsidRDefault="00DA6DD0" w:rsidP="00DA6DD0">
            <w:r>
              <w:t>_ReactivatePartial.cshtml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A76AE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7E174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0FCB9" w14:textId="77777777" w:rsidR="00DA6DD0" w:rsidRPr="00BD7669" w:rsidRDefault="00DA6DD0" w:rsidP="00DA6DD0">
            <w:pPr>
              <w:pStyle w:val="NormalTableText"/>
              <w:jc w:val="center"/>
            </w:pPr>
            <w:r>
              <w:t>Reason: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C4063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F077C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6A9BE196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F4980EF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44496" w14:textId="77777777" w:rsidR="00DA6DD0" w:rsidRPr="00BD7669" w:rsidRDefault="00DA6DD0" w:rsidP="00DA6DD0">
            <w:pPr>
              <w:pStyle w:val="NormalTableText"/>
              <w:jc w:val="center"/>
            </w:pPr>
            <w:r>
              <w:t>DropDownList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820C2" w14:textId="77777777" w:rsidR="00DA6DD0" w:rsidRPr="00BD7669" w:rsidRDefault="00DA6DD0" w:rsidP="00DA6DD0">
            <w:pPr>
              <w:pStyle w:val="NormalTableText"/>
              <w:jc w:val="center"/>
            </w:pPr>
            <w:r>
              <w:t>reason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D8C77" w14:textId="77777777" w:rsidR="00DA6DD0" w:rsidRPr="00BD7669" w:rsidRDefault="00DA6DD0" w:rsidP="00DA6DD0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290D7" w14:textId="77777777" w:rsidR="00DA6DD0" w:rsidRPr="00BD7669" w:rsidRDefault="00DA6DD0" w:rsidP="00DA6DD0">
            <w:pPr>
              <w:pStyle w:val="NormalTableText"/>
              <w:jc w:val="center"/>
            </w:pPr>
            <w:r>
              <w:t>AT_Action_Reasons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B5940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00D16D13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92A2290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CDDCE" w14:textId="77777777" w:rsidR="00DA6DD0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60C77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908E5" w14:textId="77777777" w:rsidR="00DA6DD0" w:rsidRDefault="00DA6DD0" w:rsidP="00DA6DD0">
            <w:pPr>
              <w:pStyle w:val="NormalTableText"/>
              <w:jc w:val="center"/>
            </w:pPr>
            <w:r>
              <w:t>Comment: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726F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E892D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B3C3C3B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30B0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2D862" w14:textId="77777777" w:rsidR="00DA6DD0" w:rsidRDefault="00DA6DD0" w:rsidP="00DA6DD0">
            <w:pPr>
              <w:pStyle w:val="NormalTableText"/>
              <w:jc w:val="center"/>
            </w:pPr>
            <w:r>
              <w:t>TextArea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40424" w14:textId="77777777" w:rsidR="00DA6DD0" w:rsidRPr="00BD7669" w:rsidRDefault="00DA6DD0" w:rsidP="00DA6DD0">
            <w:pPr>
              <w:pStyle w:val="NormalTableText"/>
              <w:jc w:val="center"/>
            </w:pPr>
            <w:r>
              <w:t>comment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F9911" w14:textId="77777777" w:rsidR="00DA6DD0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FFFAA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FD21B" w14:textId="77777777" w:rsidR="00DA6DD0" w:rsidRPr="00BD7669" w:rsidRDefault="00DA6DD0" w:rsidP="00DA6DD0">
            <w:pPr>
              <w:pStyle w:val="NormalTableText"/>
            </w:pPr>
          </w:p>
        </w:tc>
      </w:tr>
    </w:tbl>
    <w:p w14:paraId="50DFAF53" w14:textId="77777777" w:rsidR="009B6177" w:rsidRDefault="009B6177" w:rsidP="00605145">
      <w:pPr>
        <w:sectPr w:rsidR="009B6177" w:rsidSect="009B6177">
          <w:pgSz w:w="15840" w:h="12240" w:orient="landscape"/>
          <w:pgMar w:top="1800" w:right="1440" w:bottom="1800" w:left="1440" w:header="720" w:footer="720" w:gutter="0"/>
          <w:cols w:space="720"/>
          <w:docGrid w:linePitch="272"/>
        </w:sectPr>
      </w:pPr>
    </w:p>
    <w:p w14:paraId="3055E1CA" w14:textId="77777777" w:rsidR="00475CFE" w:rsidRPr="00475CFE" w:rsidRDefault="00475CFE" w:rsidP="00475CFE">
      <w:pPr>
        <w:pStyle w:val="ListParagraph"/>
        <w:numPr>
          <w:ilvl w:val="0"/>
          <w:numId w:val="28"/>
        </w:numPr>
        <w:autoSpaceDE w:val="0"/>
        <w:autoSpaceDN w:val="0"/>
        <w:adjustRightInd w:val="0"/>
        <w:outlineLvl w:val="1"/>
        <w:rPr>
          <w:vanish/>
        </w:rPr>
      </w:pPr>
      <w:bookmarkStart w:id="257" w:name="_Toc476664150"/>
      <w:bookmarkStart w:id="258" w:name="_Toc476664213"/>
      <w:bookmarkStart w:id="259" w:name="_Toc476664269"/>
      <w:bookmarkStart w:id="260" w:name="_Toc476664324"/>
      <w:bookmarkEnd w:id="257"/>
      <w:bookmarkEnd w:id="258"/>
      <w:bookmarkEnd w:id="259"/>
      <w:bookmarkEnd w:id="260"/>
    </w:p>
    <w:p w14:paraId="69C3C5AB" w14:textId="77777777" w:rsidR="00475CFE" w:rsidRPr="00475CFE" w:rsidRDefault="00475CFE" w:rsidP="00475CFE">
      <w:pPr>
        <w:pStyle w:val="ListParagraph"/>
        <w:numPr>
          <w:ilvl w:val="0"/>
          <w:numId w:val="28"/>
        </w:numPr>
        <w:autoSpaceDE w:val="0"/>
        <w:autoSpaceDN w:val="0"/>
        <w:adjustRightInd w:val="0"/>
        <w:outlineLvl w:val="1"/>
        <w:rPr>
          <w:vanish/>
        </w:rPr>
      </w:pPr>
      <w:bookmarkStart w:id="261" w:name="_Toc476664151"/>
      <w:bookmarkStart w:id="262" w:name="_Toc476664214"/>
      <w:bookmarkStart w:id="263" w:name="_Toc476664270"/>
      <w:bookmarkStart w:id="264" w:name="_Toc476664325"/>
      <w:bookmarkEnd w:id="261"/>
      <w:bookmarkEnd w:id="262"/>
      <w:bookmarkEnd w:id="263"/>
      <w:bookmarkEnd w:id="264"/>
    </w:p>
    <w:p w14:paraId="16830F4F" w14:textId="77777777" w:rsidR="00475CFE" w:rsidRPr="00475CFE" w:rsidRDefault="00475CFE" w:rsidP="00475CFE">
      <w:pPr>
        <w:pStyle w:val="ListParagraph"/>
        <w:numPr>
          <w:ilvl w:val="0"/>
          <w:numId w:val="28"/>
        </w:numPr>
        <w:autoSpaceDE w:val="0"/>
        <w:autoSpaceDN w:val="0"/>
        <w:adjustRightInd w:val="0"/>
        <w:outlineLvl w:val="1"/>
        <w:rPr>
          <w:vanish/>
        </w:rPr>
      </w:pPr>
      <w:bookmarkStart w:id="265" w:name="_Toc476664152"/>
      <w:bookmarkStart w:id="266" w:name="_Toc476664215"/>
      <w:bookmarkStart w:id="267" w:name="_Toc476664271"/>
      <w:bookmarkStart w:id="268" w:name="_Toc476664326"/>
      <w:bookmarkEnd w:id="265"/>
      <w:bookmarkEnd w:id="266"/>
      <w:bookmarkEnd w:id="267"/>
      <w:bookmarkEnd w:id="268"/>
    </w:p>
    <w:p w14:paraId="3CEF098A" w14:textId="77777777" w:rsidR="00475CFE" w:rsidRPr="00475CFE" w:rsidRDefault="00475CFE" w:rsidP="00475CFE">
      <w:pPr>
        <w:pStyle w:val="ListParagraph"/>
        <w:numPr>
          <w:ilvl w:val="1"/>
          <w:numId w:val="28"/>
        </w:numPr>
        <w:autoSpaceDE w:val="0"/>
        <w:autoSpaceDN w:val="0"/>
        <w:adjustRightInd w:val="0"/>
        <w:outlineLvl w:val="1"/>
        <w:rPr>
          <w:vanish/>
        </w:rPr>
      </w:pPr>
      <w:bookmarkStart w:id="269" w:name="_Toc476664153"/>
      <w:bookmarkStart w:id="270" w:name="_Toc476664216"/>
      <w:bookmarkStart w:id="271" w:name="_Toc476664272"/>
      <w:bookmarkStart w:id="272" w:name="_Toc476664327"/>
      <w:bookmarkEnd w:id="269"/>
      <w:bookmarkEnd w:id="270"/>
      <w:bookmarkEnd w:id="271"/>
      <w:bookmarkEnd w:id="272"/>
    </w:p>
    <w:p w14:paraId="394DC3AE" w14:textId="77777777" w:rsidR="00475CFE" w:rsidRPr="00475CFE" w:rsidRDefault="00475CFE" w:rsidP="00475CFE">
      <w:pPr>
        <w:pStyle w:val="ListParagraph"/>
        <w:numPr>
          <w:ilvl w:val="1"/>
          <w:numId w:val="28"/>
        </w:numPr>
        <w:autoSpaceDE w:val="0"/>
        <w:autoSpaceDN w:val="0"/>
        <w:adjustRightInd w:val="0"/>
        <w:outlineLvl w:val="1"/>
        <w:rPr>
          <w:vanish/>
        </w:rPr>
      </w:pPr>
      <w:bookmarkStart w:id="273" w:name="_Toc476664154"/>
      <w:bookmarkStart w:id="274" w:name="_Toc476664217"/>
      <w:bookmarkStart w:id="275" w:name="_Toc476664273"/>
      <w:bookmarkStart w:id="276" w:name="_Toc476664328"/>
      <w:bookmarkEnd w:id="273"/>
      <w:bookmarkEnd w:id="274"/>
      <w:bookmarkEnd w:id="275"/>
      <w:bookmarkEnd w:id="276"/>
    </w:p>
    <w:p w14:paraId="7758CE2A" w14:textId="77777777" w:rsidR="00475CFE" w:rsidRPr="00475CFE" w:rsidRDefault="00475CFE" w:rsidP="00475CFE">
      <w:pPr>
        <w:pStyle w:val="ListParagraph"/>
        <w:numPr>
          <w:ilvl w:val="1"/>
          <w:numId w:val="28"/>
        </w:numPr>
        <w:autoSpaceDE w:val="0"/>
        <w:autoSpaceDN w:val="0"/>
        <w:adjustRightInd w:val="0"/>
        <w:outlineLvl w:val="1"/>
        <w:rPr>
          <w:vanish/>
        </w:rPr>
      </w:pPr>
      <w:bookmarkStart w:id="277" w:name="_Toc476664155"/>
      <w:bookmarkStart w:id="278" w:name="_Toc476664218"/>
      <w:bookmarkStart w:id="279" w:name="_Toc476664274"/>
      <w:bookmarkStart w:id="280" w:name="_Toc476664329"/>
      <w:bookmarkEnd w:id="277"/>
      <w:bookmarkEnd w:id="278"/>
      <w:bookmarkEnd w:id="279"/>
      <w:bookmarkEnd w:id="280"/>
    </w:p>
    <w:p w14:paraId="24EA06F0" w14:textId="77777777" w:rsidR="003F4131" w:rsidRDefault="009C6657" w:rsidP="00475CFE">
      <w:pPr>
        <w:pStyle w:val="ListParagraph"/>
        <w:numPr>
          <w:ilvl w:val="1"/>
          <w:numId w:val="28"/>
        </w:numPr>
        <w:autoSpaceDE w:val="0"/>
        <w:autoSpaceDN w:val="0"/>
        <w:adjustRightInd w:val="0"/>
        <w:outlineLvl w:val="1"/>
      </w:pPr>
      <w:bookmarkStart w:id="281" w:name="_Toc476664330"/>
      <w:r>
        <w:t>Delete</w:t>
      </w:r>
      <w:r w:rsidR="003F4131">
        <w:t xml:space="preserve"> Employee Logs (Views\EmployeeLog\SearchFor</w:t>
      </w:r>
      <w:r w:rsidR="005D6441">
        <w:t>Delete</w:t>
      </w:r>
      <w:r w:rsidR="003F4131">
        <w:t>.cshtml)</w:t>
      </w:r>
      <w:bookmarkEnd w:id="281"/>
    </w:p>
    <w:p w14:paraId="4118EB65" w14:textId="77777777" w:rsidR="003F4131" w:rsidRDefault="003F4131" w:rsidP="003F4131">
      <w:pPr>
        <w:numPr>
          <w:ilvl w:val="2"/>
          <w:numId w:val="28"/>
        </w:numPr>
        <w:autoSpaceDE w:val="0"/>
        <w:autoSpaceDN w:val="0"/>
        <w:adjustRightInd w:val="0"/>
        <w:outlineLvl w:val="1"/>
      </w:pPr>
      <w:bookmarkStart w:id="282" w:name="_Toc476664331"/>
      <w:r>
        <w:t>Razor pages comprising Web Page</w:t>
      </w:r>
      <w:bookmarkEnd w:id="282"/>
    </w:p>
    <w:p w14:paraId="740B6318" w14:textId="77777777" w:rsidR="003F4131" w:rsidRDefault="009845FF" w:rsidP="003F4131">
      <w:pPr>
        <w:autoSpaceDE w:val="0"/>
        <w:autoSpaceDN w:val="0"/>
        <w:adjustRightInd w:val="0"/>
        <w:ind w:left="1224"/>
      </w:pPr>
      <w:r>
        <w:t>SearchForDelete.cshtml</w:t>
      </w:r>
    </w:p>
    <w:p w14:paraId="73E59503" w14:textId="77777777" w:rsidR="009845FF" w:rsidRDefault="009845FF" w:rsidP="003F4131">
      <w:pPr>
        <w:autoSpaceDE w:val="0"/>
        <w:autoSpaceDN w:val="0"/>
        <w:adjustRightInd w:val="0"/>
        <w:ind w:left="1224"/>
      </w:pPr>
      <w:r>
        <w:t>_LogsForDeletePartial.cshtml</w:t>
      </w:r>
    </w:p>
    <w:p w14:paraId="499299B0" w14:textId="77777777" w:rsidR="00404971" w:rsidRDefault="00404971" w:rsidP="003F4131">
      <w:pPr>
        <w:autoSpaceDE w:val="0"/>
        <w:autoSpaceDN w:val="0"/>
        <w:adjustRightInd w:val="0"/>
        <w:ind w:left="1224"/>
      </w:pPr>
      <w:r>
        <w:t>_CoachingDetail.cshtml</w:t>
      </w:r>
    </w:p>
    <w:p w14:paraId="181EC9AF" w14:textId="77777777" w:rsidR="00404971" w:rsidRDefault="00404971" w:rsidP="003F4131">
      <w:pPr>
        <w:autoSpaceDE w:val="0"/>
        <w:autoSpaceDN w:val="0"/>
        <w:adjustRightInd w:val="0"/>
        <w:ind w:left="1224"/>
      </w:pPr>
      <w:r>
        <w:t>_WarningDetail.cshtml</w:t>
      </w:r>
    </w:p>
    <w:p w14:paraId="702C02C2" w14:textId="77777777" w:rsidR="00D83E96" w:rsidRDefault="00D83E96" w:rsidP="003F4131">
      <w:pPr>
        <w:autoSpaceDE w:val="0"/>
        <w:autoSpaceDN w:val="0"/>
        <w:adjustRightInd w:val="0"/>
        <w:ind w:left="1224"/>
      </w:pPr>
      <w:r>
        <w:t>_Delete.cshtml</w:t>
      </w:r>
    </w:p>
    <w:p w14:paraId="6372B18E" w14:textId="77777777" w:rsidR="003F4131" w:rsidRDefault="003F4131" w:rsidP="003F4131">
      <w:pPr>
        <w:autoSpaceDE w:val="0"/>
        <w:autoSpaceDN w:val="0"/>
        <w:adjustRightInd w:val="0"/>
        <w:ind w:left="1224"/>
        <w:outlineLvl w:val="1"/>
      </w:pPr>
    </w:p>
    <w:p w14:paraId="42126FC6" w14:textId="77777777" w:rsidR="003F4131" w:rsidRDefault="003F4131" w:rsidP="003F4131">
      <w:pPr>
        <w:numPr>
          <w:ilvl w:val="2"/>
          <w:numId w:val="28"/>
        </w:numPr>
        <w:autoSpaceDE w:val="0"/>
        <w:autoSpaceDN w:val="0"/>
        <w:adjustRightInd w:val="0"/>
        <w:outlineLvl w:val="1"/>
      </w:pPr>
      <w:bookmarkStart w:id="283" w:name="_Toc476664332"/>
      <w:r>
        <w:t>Layout Page</w:t>
      </w:r>
      <w:bookmarkEnd w:id="283"/>
    </w:p>
    <w:p w14:paraId="5856DAF1" w14:textId="77777777" w:rsidR="003F4131" w:rsidRDefault="003F4131" w:rsidP="003F4131">
      <w:pPr>
        <w:pStyle w:val="NormalTableText"/>
        <w:ind w:left="1440"/>
      </w:pPr>
      <w:r>
        <w:t>Views\Shared\_Layoutcshtml</w:t>
      </w:r>
    </w:p>
    <w:p w14:paraId="171A2B7E" w14:textId="77777777" w:rsidR="003F4131" w:rsidRDefault="003F4131" w:rsidP="003F4131">
      <w:pPr>
        <w:autoSpaceDE w:val="0"/>
        <w:autoSpaceDN w:val="0"/>
        <w:adjustRightInd w:val="0"/>
        <w:ind w:left="2160"/>
        <w:outlineLvl w:val="1"/>
      </w:pPr>
    </w:p>
    <w:p w14:paraId="62032F61" w14:textId="77777777" w:rsidR="003F4131" w:rsidRDefault="003F4131" w:rsidP="003F4131">
      <w:pPr>
        <w:numPr>
          <w:ilvl w:val="2"/>
          <w:numId w:val="28"/>
        </w:numPr>
        <w:autoSpaceDE w:val="0"/>
        <w:autoSpaceDN w:val="0"/>
        <w:adjustRightInd w:val="0"/>
        <w:outlineLvl w:val="1"/>
      </w:pPr>
      <w:bookmarkStart w:id="284" w:name="_Toc476664333"/>
      <w:r>
        <w:t>Screenshot</w:t>
      </w:r>
      <w:bookmarkEnd w:id="284"/>
    </w:p>
    <w:p w14:paraId="2F3D7554" w14:textId="77777777" w:rsidR="003F4131" w:rsidRDefault="006A0041" w:rsidP="003F4131">
      <w:r>
        <w:rPr>
          <w:noProof/>
        </w:rPr>
        <w:drawing>
          <wp:inline distT="0" distB="0" distL="0" distR="0" wp14:anchorId="12A3C368" wp14:editId="2F8C335D">
            <wp:extent cx="5478780" cy="11582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AF03B" w14:textId="77777777" w:rsidR="003F4131" w:rsidRDefault="003F4131" w:rsidP="003F4131"/>
    <w:p w14:paraId="7B6EE3AB" w14:textId="77777777" w:rsidR="003F4131" w:rsidRDefault="006A0041" w:rsidP="003F4131">
      <w:r>
        <w:rPr>
          <w:noProof/>
        </w:rPr>
        <w:drawing>
          <wp:inline distT="0" distB="0" distL="0" distR="0" wp14:anchorId="309B54AC" wp14:editId="520C14D0">
            <wp:extent cx="5478780" cy="17602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107F6" w14:textId="77777777" w:rsidR="003F4131" w:rsidRDefault="003F4131" w:rsidP="003F4131"/>
    <w:p w14:paraId="563B577C" w14:textId="77777777" w:rsidR="003F4131" w:rsidRDefault="003F4131" w:rsidP="003F4131"/>
    <w:p w14:paraId="3D981833" w14:textId="77777777" w:rsidR="003F4131" w:rsidRDefault="003F4131" w:rsidP="003F4131"/>
    <w:p w14:paraId="0EE52270" w14:textId="77777777" w:rsidR="003F4131" w:rsidRDefault="00404971" w:rsidP="003F4131">
      <w:r>
        <w:rPr>
          <w:noProof/>
        </w:rPr>
        <w:lastRenderedPageBreak/>
        <w:drawing>
          <wp:inline distT="0" distB="0" distL="0" distR="0" wp14:anchorId="34875098" wp14:editId="462BB9AD">
            <wp:extent cx="5478780" cy="34594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6E83A" w14:textId="77777777" w:rsidR="003F4131" w:rsidRDefault="003F4131" w:rsidP="003F4131"/>
    <w:p w14:paraId="11E79BC4" w14:textId="77777777" w:rsidR="0001201E" w:rsidRDefault="00526FF8" w:rsidP="003F4131">
      <w:r>
        <w:rPr>
          <w:noProof/>
        </w:rPr>
        <w:drawing>
          <wp:inline distT="0" distB="0" distL="0" distR="0" wp14:anchorId="167EEF40" wp14:editId="1EAD3614">
            <wp:extent cx="5486400" cy="1714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657F" w14:textId="77777777" w:rsidR="0001201E" w:rsidRDefault="0001201E" w:rsidP="003F4131"/>
    <w:p w14:paraId="69F5BB49" w14:textId="77777777" w:rsidR="003F4131" w:rsidRDefault="0001201E" w:rsidP="003F4131">
      <w:r>
        <w:rPr>
          <w:noProof/>
        </w:rPr>
        <w:drawing>
          <wp:inline distT="0" distB="0" distL="0" distR="0" wp14:anchorId="76007035" wp14:editId="09DDA462">
            <wp:extent cx="5486400" cy="1333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4131">
        <w:br w:type="page"/>
      </w:r>
    </w:p>
    <w:p w14:paraId="131ECCFE" w14:textId="77777777" w:rsidR="003F4131" w:rsidRDefault="003F4131" w:rsidP="003F4131">
      <w:pPr>
        <w:autoSpaceDE w:val="0"/>
        <w:autoSpaceDN w:val="0"/>
        <w:adjustRightInd w:val="0"/>
        <w:ind w:left="720"/>
        <w:outlineLvl w:val="1"/>
      </w:pPr>
    </w:p>
    <w:p w14:paraId="1FAAEE36" w14:textId="77777777" w:rsidR="003F4131" w:rsidRDefault="003F4131" w:rsidP="003F4131">
      <w:pPr>
        <w:numPr>
          <w:ilvl w:val="2"/>
          <w:numId w:val="28"/>
        </w:numPr>
        <w:autoSpaceDE w:val="0"/>
        <w:autoSpaceDN w:val="0"/>
        <w:adjustRightInd w:val="0"/>
        <w:outlineLvl w:val="1"/>
      </w:pPr>
      <w:bookmarkStart w:id="285" w:name="_Toc476664334"/>
      <w:r>
        <w:t>Links</w:t>
      </w:r>
      <w:bookmarkEnd w:id="285"/>
      <w:r>
        <w:t xml:space="preserve"> </w:t>
      </w:r>
    </w:p>
    <w:p w14:paraId="7B816175" w14:textId="77777777" w:rsidR="003F4131" w:rsidRDefault="003F4131" w:rsidP="003F4131">
      <w:pPr>
        <w:autoSpaceDE w:val="0"/>
        <w:autoSpaceDN w:val="0"/>
        <w:adjustRightInd w:val="0"/>
        <w:ind w:left="1224"/>
      </w:pPr>
      <w:r>
        <w:t>None</w:t>
      </w:r>
    </w:p>
    <w:p w14:paraId="2D84CF86" w14:textId="77777777" w:rsidR="003F4131" w:rsidRDefault="003F4131" w:rsidP="003F4131">
      <w:pPr>
        <w:autoSpaceDE w:val="0"/>
        <w:autoSpaceDN w:val="0"/>
        <w:adjustRightInd w:val="0"/>
        <w:outlineLvl w:val="1"/>
      </w:pPr>
    </w:p>
    <w:p w14:paraId="5B1A11A2" w14:textId="77777777" w:rsidR="003F4131" w:rsidRDefault="003F4131" w:rsidP="003F4131">
      <w:pPr>
        <w:numPr>
          <w:ilvl w:val="2"/>
          <w:numId w:val="28"/>
        </w:numPr>
        <w:autoSpaceDE w:val="0"/>
        <w:autoSpaceDN w:val="0"/>
        <w:adjustRightInd w:val="0"/>
        <w:outlineLvl w:val="1"/>
      </w:pPr>
      <w:bookmarkStart w:id="286" w:name="_Toc476664335"/>
      <w:r>
        <w:t>Web Page Invoked Events</w:t>
      </w:r>
      <w:bookmarkEnd w:id="286"/>
    </w:p>
    <w:tbl>
      <w:tblPr>
        <w:tblW w:w="918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6930"/>
      </w:tblGrid>
      <w:tr w:rsidR="003F4131" w14:paraId="294C6037" w14:textId="77777777" w:rsidTr="00BE7C8C">
        <w:trPr>
          <w:tblHeader/>
        </w:trPr>
        <w:tc>
          <w:tcPr>
            <w:tcW w:w="2250" w:type="dxa"/>
            <w:shd w:val="clear" w:color="auto" w:fill="B3B3B3"/>
          </w:tcPr>
          <w:p w14:paraId="12235869" w14:textId="77777777" w:rsidR="003F4131" w:rsidRDefault="003F4131" w:rsidP="00BE7C8C">
            <w:pPr>
              <w:tabs>
                <w:tab w:val="num" w:pos="2880"/>
              </w:tabs>
              <w:jc w:val="center"/>
            </w:pPr>
            <w:r>
              <w:t>Action</w:t>
            </w:r>
          </w:p>
        </w:tc>
        <w:tc>
          <w:tcPr>
            <w:tcW w:w="6930" w:type="dxa"/>
            <w:shd w:val="clear" w:color="auto" w:fill="B3B3B3"/>
          </w:tcPr>
          <w:p w14:paraId="71035E7A" w14:textId="77777777" w:rsidR="003F4131" w:rsidRDefault="003F4131" w:rsidP="00BE7C8C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3F4131" w14:paraId="31E41085" w14:textId="77777777" w:rsidTr="00BE7C8C">
        <w:tc>
          <w:tcPr>
            <w:tcW w:w="2250" w:type="dxa"/>
          </w:tcPr>
          <w:p w14:paraId="7213D50D" w14:textId="77777777" w:rsidR="003F4131" w:rsidRDefault="002B66B3" w:rsidP="00BE7C8C">
            <w:pPr>
              <w:tabs>
                <w:tab w:val="num" w:pos="2880"/>
              </w:tabs>
            </w:pPr>
            <w:r>
              <w:t>Enter log name in Log Name textbox;</w:t>
            </w:r>
          </w:p>
          <w:p w14:paraId="7DE140F7" w14:textId="77777777" w:rsidR="003F4131" w:rsidRPr="00E20AB4" w:rsidRDefault="003F4131" w:rsidP="00BE7C8C">
            <w:pPr>
              <w:tabs>
                <w:tab w:val="num" w:pos="2880"/>
              </w:tabs>
            </w:pPr>
            <w:r>
              <w:t>Click on “Search” button</w:t>
            </w:r>
          </w:p>
        </w:tc>
        <w:tc>
          <w:tcPr>
            <w:tcW w:w="6930" w:type="dxa"/>
          </w:tcPr>
          <w:p w14:paraId="45863DA4" w14:textId="77777777" w:rsidR="003F4131" w:rsidRDefault="003F4131" w:rsidP="00BE7C8C">
            <w:pPr>
              <w:tabs>
                <w:tab w:val="num" w:pos="2880"/>
              </w:tabs>
            </w:pPr>
            <w:r>
              <w:t xml:space="preserve">An ajax call is posted back with </w:t>
            </w:r>
            <w:r w:rsidR="002B66B3">
              <w:t>the log name:</w:t>
            </w:r>
          </w:p>
          <w:p w14:paraId="49F7846F" w14:textId="77777777" w:rsidR="003F4131" w:rsidRDefault="003F4131" w:rsidP="00BE7C8C">
            <w:pPr>
              <w:tabs>
                <w:tab w:val="num" w:pos="2880"/>
              </w:tabs>
            </w:pPr>
          </w:p>
          <w:p w14:paraId="37A07795" w14:textId="77777777" w:rsidR="003F4131" w:rsidRDefault="003F4131" w:rsidP="00BE7C8C">
            <w:pPr>
              <w:tabs>
                <w:tab w:val="num" w:pos="2880"/>
              </w:tabs>
            </w:pPr>
            <w:r>
              <w:t>Controller: EmployeeLog</w:t>
            </w:r>
          </w:p>
          <w:p w14:paraId="22186021" w14:textId="77777777" w:rsidR="003F4131" w:rsidRDefault="003F4131" w:rsidP="002B66B3">
            <w:pPr>
              <w:tabs>
                <w:tab w:val="num" w:pos="2880"/>
              </w:tabs>
            </w:pPr>
            <w:r>
              <w:t>Action: SearchFor</w:t>
            </w:r>
            <w:r w:rsidR="002B66B3">
              <w:t>Delete</w:t>
            </w:r>
            <w:r>
              <w:t xml:space="preserve"> [HttpPost]</w:t>
            </w:r>
          </w:p>
          <w:p w14:paraId="1C2C9307" w14:textId="77777777" w:rsidR="00E32928" w:rsidRDefault="00E32928" w:rsidP="002B66B3">
            <w:pPr>
              <w:tabs>
                <w:tab w:val="num" w:pos="2880"/>
              </w:tabs>
            </w:pPr>
          </w:p>
          <w:p w14:paraId="7511407E" w14:textId="77777777" w:rsidR="00E32928" w:rsidRPr="00E20AB4" w:rsidRDefault="00E32928" w:rsidP="002B66B3">
            <w:pPr>
              <w:tabs>
                <w:tab w:val="num" w:pos="2880"/>
              </w:tabs>
            </w:pPr>
            <w:r>
              <w:t>The log</w:t>
            </w:r>
            <w:r w:rsidR="00497AE1">
              <w:t>(s)</w:t>
            </w:r>
            <w:r w:rsidR="00EC714D">
              <w:t xml:space="preserve"> found will be displayed</w:t>
            </w:r>
            <w:r>
              <w:t>.</w:t>
            </w:r>
          </w:p>
        </w:tc>
      </w:tr>
      <w:tr w:rsidR="003F4131" w14:paraId="5BE11EE5" w14:textId="77777777" w:rsidTr="00BE7C8C">
        <w:tc>
          <w:tcPr>
            <w:tcW w:w="2250" w:type="dxa"/>
          </w:tcPr>
          <w:p w14:paraId="155A83C7" w14:textId="77777777" w:rsidR="003F4131" w:rsidRDefault="00036F9C" w:rsidP="00036F9C">
            <w:pPr>
              <w:tabs>
                <w:tab w:val="num" w:pos="2880"/>
              </w:tabs>
            </w:pPr>
            <w:r>
              <w:t>Click “View”  in</w:t>
            </w:r>
            <w:r w:rsidR="003F4131">
              <w:t xml:space="preserve"> the search result.</w:t>
            </w:r>
          </w:p>
        </w:tc>
        <w:tc>
          <w:tcPr>
            <w:tcW w:w="6930" w:type="dxa"/>
          </w:tcPr>
          <w:p w14:paraId="4C7E2B61" w14:textId="77777777" w:rsidR="003F4131" w:rsidRDefault="00036F9C" w:rsidP="00BE7C8C">
            <w:pPr>
              <w:tabs>
                <w:tab w:val="num" w:pos="2880"/>
              </w:tabs>
            </w:pPr>
            <w:r>
              <w:t>An ajax call is posted back with the following data:</w:t>
            </w:r>
          </w:p>
          <w:p w14:paraId="1F530A06" w14:textId="77777777" w:rsidR="00036F9C" w:rsidRDefault="00036F9C" w:rsidP="00BE7C8C">
            <w:pPr>
              <w:tabs>
                <w:tab w:val="num" w:pos="2880"/>
              </w:tabs>
            </w:pPr>
            <w:r>
              <w:t>Log Id</w:t>
            </w:r>
          </w:p>
          <w:p w14:paraId="4FB43D3A" w14:textId="77777777" w:rsidR="00036F9C" w:rsidRDefault="00036F9C" w:rsidP="00BE7C8C">
            <w:pPr>
              <w:tabs>
                <w:tab w:val="num" w:pos="2880"/>
              </w:tabs>
            </w:pPr>
            <w:r>
              <w:t>IsCoaching</w:t>
            </w:r>
          </w:p>
          <w:p w14:paraId="509DCAFD" w14:textId="77777777" w:rsidR="003F4131" w:rsidRDefault="003F4131" w:rsidP="00BE7C8C">
            <w:pPr>
              <w:tabs>
                <w:tab w:val="num" w:pos="2880"/>
              </w:tabs>
            </w:pPr>
          </w:p>
          <w:p w14:paraId="50811B7C" w14:textId="77777777" w:rsidR="003F4131" w:rsidRDefault="00036F9C" w:rsidP="00BE7C8C">
            <w:pPr>
              <w:tabs>
                <w:tab w:val="num" w:pos="2880"/>
              </w:tabs>
            </w:pPr>
            <w:r>
              <w:t>Controller: EmployeeLog</w:t>
            </w:r>
          </w:p>
          <w:p w14:paraId="04083A25" w14:textId="77777777" w:rsidR="00036F9C" w:rsidRDefault="00036F9C" w:rsidP="00BE7C8C">
            <w:pPr>
              <w:tabs>
                <w:tab w:val="num" w:pos="2880"/>
              </w:tabs>
            </w:pPr>
            <w:r>
              <w:t>Action: ViewLogDetail</w:t>
            </w:r>
          </w:p>
          <w:p w14:paraId="4AAB459A" w14:textId="77777777" w:rsidR="00786761" w:rsidRDefault="00786761" w:rsidP="00BE7C8C">
            <w:pPr>
              <w:tabs>
                <w:tab w:val="num" w:pos="2880"/>
              </w:tabs>
            </w:pPr>
          </w:p>
          <w:p w14:paraId="279A0C93" w14:textId="77777777" w:rsidR="00786761" w:rsidRDefault="00786761" w:rsidP="00BE7C8C">
            <w:pPr>
              <w:tabs>
                <w:tab w:val="num" w:pos="2880"/>
              </w:tabs>
            </w:pPr>
            <w:r>
              <w:t>The log detail displays in a modal popup dialog.</w:t>
            </w:r>
          </w:p>
        </w:tc>
      </w:tr>
      <w:tr w:rsidR="003F4131" w14:paraId="3283C3A3" w14:textId="77777777" w:rsidTr="00BE7C8C">
        <w:tc>
          <w:tcPr>
            <w:tcW w:w="2250" w:type="dxa"/>
          </w:tcPr>
          <w:p w14:paraId="666B1992" w14:textId="77777777" w:rsidR="003F4131" w:rsidRDefault="00B87B7A" w:rsidP="00BE7C8C">
            <w:pPr>
              <w:tabs>
                <w:tab w:val="num" w:pos="2880"/>
              </w:tabs>
            </w:pPr>
            <w:r>
              <w:t>Click “Delete” in the search result.</w:t>
            </w:r>
          </w:p>
        </w:tc>
        <w:tc>
          <w:tcPr>
            <w:tcW w:w="6930" w:type="dxa"/>
          </w:tcPr>
          <w:p w14:paraId="35C0E2D6" w14:textId="77777777" w:rsidR="00DB047A" w:rsidRDefault="00DB047A" w:rsidP="00BE7C8C">
            <w:pPr>
              <w:tabs>
                <w:tab w:val="num" w:pos="2880"/>
              </w:tabs>
            </w:pPr>
            <w:r>
              <w:t>An ajax call is posted back with the following data:</w:t>
            </w:r>
          </w:p>
          <w:p w14:paraId="43CAFBB1" w14:textId="77777777" w:rsidR="00DB047A" w:rsidRDefault="00DB047A" w:rsidP="00BE7C8C">
            <w:pPr>
              <w:tabs>
                <w:tab w:val="num" w:pos="2880"/>
              </w:tabs>
            </w:pPr>
            <w:r>
              <w:t>logId</w:t>
            </w:r>
          </w:p>
          <w:p w14:paraId="5D2687DF" w14:textId="77777777" w:rsidR="00DB047A" w:rsidRDefault="00DB047A" w:rsidP="00BE7C8C">
            <w:pPr>
              <w:tabs>
                <w:tab w:val="num" w:pos="2880"/>
              </w:tabs>
            </w:pPr>
            <w:r>
              <w:t>isCoaching</w:t>
            </w:r>
          </w:p>
          <w:p w14:paraId="2A37564C" w14:textId="77777777" w:rsidR="00DB047A" w:rsidRDefault="00DB047A" w:rsidP="00BE7C8C">
            <w:pPr>
              <w:tabs>
                <w:tab w:val="num" w:pos="2880"/>
              </w:tabs>
            </w:pPr>
          </w:p>
          <w:p w14:paraId="27F664BF" w14:textId="77777777" w:rsidR="003F4131" w:rsidRDefault="007D7267" w:rsidP="00BE7C8C">
            <w:pPr>
              <w:tabs>
                <w:tab w:val="num" w:pos="2880"/>
              </w:tabs>
            </w:pPr>
            <w:r>
              <w:t>Delete</w:t>
            </w:r>
            <w:r w:rsidR="00713C03">
              <w:t xml:space="preserve"> confirmation modal dialog displays.</w:t>
            </w:r>
          </w:p>
        </w:tc>
      </w:tr>
      <w:tr w:rsidR="003F4131" w14:paraId="4167A9B2" w14:textId="77777777" w:rsidTr="00BE7C8C">
        <w:tc>
          <w:tcPr>
            <w:tcW w:w="2250" w:type="dxa"/>
          </w:tcPr>
          <w:p w14:paraId="03F50C4D" w14:textId="77777777" w:rsidR="003F4131" w:rsidRDefault="00E209B6" w:rsidP="00E209B6">
            <w:pPr>
              <w:tabs>
                <w:tab w:val="num" w:pos="2880"/>
              </w:tabs>
            </w:pPr>
            <w:r>
              <w:t>Click “Delete” button in the confirmation modal dialog.</w:t>
            </w:r>
          </w:p>
        </w:tc>
        <w:tc>
          <w:tcPr>
            <w:tcW w:w="6930" w:type="dxa"/>
          </w:tcPr>
          <w:p w14:paraId="6AE58F68" w14:textId="77777777" w:rsidR="00E209B6" w:rsidRDefault="00E209B6" w:rsidP="00E209B6">
            <w:pPr>
              <w:tabs>
                <w:tab w:val="num" w:pos="2880"/>
              </w:tabs>
            </w:pPr>
            <w:r>
              <w:t>An ajax call is posted back with the following data:</w:t>
            </w:r>
          </w:p>
          <w:p w14:paraId="03BB73C8" w14:textId="77777777" w:rsidR="00E209B6" w:rsidRDefault="00E209B6" w:rsidP="00E209B6">
            <w:pPr>
              <w:tabs>
                <w:tab w:val="num" w:pos="2880"/>
              </w:tabs>
            </w:pPr>
            <w:r>
              <w:t>Log Id</w:t>
            </w:r>
          </w:p>
          <w:p w14:paraId="495581D1" w14:textId="77777777" w:rsidR="00E209B6" w:rsidRDefault="00E209B6" w:rsidP="00E209B6">
            <w:pPr>
              <w:tabs>
                <w:tab w:val="num" w:pos="2880"/>
              </w:tabs>
            </w:pPr>
            <w:r>
              <w:t>IsCoaching</w:t>
            </w:r>
          </w:p>
          <w:p w14:paraId="706217AC" w14:textId="77777777" w:rsidR="00E209B6" w:rsidRDefault="00E209B6" w:rsidP="00E209B6">
            <w:pPr>
              <w:tabs>
                <w:tab w:val="num" w:pos="2880"/>
              </w:tabs>
            </w:pPr>
          </w:p>
          <w:p w14:paraId="7E331F23" w14:textId="77777777" w:rsidR="00E209B6" w:rsidRDefault="00E209B6" w:rsidP="00E209B6">
            <w:pPr>
              <w:tabs>
                <w:tab w:val="num" w:pos="2880"/>
              </w:tabs>
            </w:pPr>
            <w:r>
              <w:t>Controller: EmployeeLog</w:t>
            </w:r>
          </w:p>
          <w:p w14:paraId="0A3E7316" w14:textId="77777777" w:rsidR="00713B27" w:rsidRDefault="00E209B6" w:rsidP="00E209B6">
            <w:pPr>
              <w:tabs>
                <w:tab w:val="num" w:pos="2880"/>
              </w:tabs>
            </w:pPr>
            <w:r>
              <w:t>Action: Delete</w:t>
            </w:r>
          </w:p>
          <w:p w14:paraId="18D1BFBA" w14:textId="77777777" w:rsidR="00713B27" w:rsidRDefault="00713B27" w:rsidP="00E209B6">
            <w:pPr>
              <w:tabs>
                <w:tab w:val="num" w:pos="2880"/>
              </w:tabs>
            </w:pPr>
          </w:p>
          <w:p w14:paraId="41B506E8" w14:textId="77777777" w:rsidR="00713B27" w:rsidRDefault="00713B27" w:rsidP="00E209B6">
            <w:pPr>
              <w:tabs>
                <w:tab w:val="num" w:pos="2880"/>
              </w:tabs>
            </w:pPr>
            <w:r>
              <w:t>If successfully deleted, “The log has been successfully deleted.” Will be displayed on the Search page;</w:t>
            </w:r>
          </w:p>
          <w:p w14:paraId="58D6BEEF" w14:textId="77777777" w:rsidR="003F4131" w:rsidRDefault="00713B27" w:rsidP="00E209B6">
            <w:pPr>
              <w:tabs>
                <w:tab w:val="num" w:pos="2880"/>
              </w:tabs>
            </w:pPr>
            <w:r>
              <w:t>Otherwise, “Failed to delete the log.” Will be displayed on the Search page.</w:t>
            </w:r>
            <w:r w:rsidR="00E209B6">
              <w:t xml:space="preserve"> </w:t>
            </w:r>
          </w:p>
        </w:tc>
      </w:tr>
    </w:tbl>
    <w:p w14:paraId="40E5E775" w14:textId="77777777" w:rsidR="003F4131" w:rsidRDefault="003F4131" w:rsidP="003F4131">
      <w:pPr>
        <w:autoSpaceDE w:val="0"/>
        <w:autoSpaceDN w:val="0"/>
        <w:adjustRightInd w:val="0"/>
        <w:ind w:left="360"/>
        <w:outlineLvl w:val="1"/>
      </w:pPr>
    </w:p>
    <w:p w14:paraId="4EED4C85" w14:textId="77777777" w:rsidR="003F4131" w:rsidRDefault="003F4131" w:rsidP="003F4131">
      <w:pPr>
        <w:autoSpaceDE w:val="0"/>
        <w:autoSpaceDN w:val="0"/>
        <w:adjustRightInd w:val="0"/>
        <w:ind w:left="360"/>
        <w:outlineLvl w:val="1"/>
      </w:pPr>
    </w:p>
    <w:p w14:paraId="009D5C11" w14:textId="77777777" w:rsidR="003F4131" w:rsidRDefault="003F4131" w:rsidP="003F4131">
      <w:pPr>
        <w:autoSpaceDE w:val="0"/>
        <w:autoSpaceDN w:val="0"/>
        <w:adjustRightInd w:val="0"/>
        <w:ind w:left="1224"/>
        <w:outlineLvl w:val="1"/>
      </w:pPr>
    </w:p>
    <w:p w14:paraId="2FE1B22C" w14:textId="77777777" w:rsidR="003F4131" w:rsidRDefault="003F4131" w:rsidP="003F4131">
      <w:pPr>
        <w:sectPr w:rsidR="003F4131">
          <w:footerReference w:type="default" r:id="rId42"/>
          <w:pgSz w:w="12240" w:h="15840"/>
          <w:pgMar w:top="1440" w:right="1800" w:bottom="1440" w:left="1800" w:header="720" w:footer="720" w:gutter="0"/>
          <w:cols w:space="720"/>
        </w:sectPr>
      </w:pPr>
    </w:p>
    <w:p w14:paraId="007D0C18" w14:textId="77777777" w:rsidR="003F4131" w:rsidRDefault="003F4131" w:rsidP="003F4131">
      <w:pPr>
        <w:numPr>
          <w:ilvl w:val="2"/>
          <w:numId w:val="28"/>
        </w:numPr>
        <w:autoSpaceDE w:val="0"/>
        <w:autoSpaceDN w:val="0"/>
        <w:adjustRightInd w:val="0"/>
        <w:outlineLvl w:val="1"/>
      </w:pPr>
      <w:bookmarkStart w:id="287" w:name="_Toc476664336"/>
      <w:r>
        <w:lastRenderedPageBreak/>
        <w:t>Form Fields</w:t>
      </w:r>
      <w:bookmarkEnd w:id="287"/>
    </w:p>
    <w:tbl>
      <w:tblPr>
        <w:tblW w:w="1350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0"/>
        <w:gridCol w:w="1800"/>
        <w:gridCol w:w="1080"/>
        <w:gridCol w:w="2250"/>
        <w:gridCol w:w="2970"/>
        <w:gridCol w:w="1440"/>
      </w:tblGrid>
      <w:tr w:rsidR="003F4131" w:rsidRPr="006E6AD3" w14:paraId="26411026" w14:textId="77777777" w:rsidTr="00371757">
        <w:tc>
          <w:tcPr>
            <w:tcW w:w="3960" w:type="dxa"/>
            <w:shd w:val="pct25" w:color="000000" w:fill="FFFFFF"/>
          </w:tcPr>
          <w:p w14:paraId="5845A5FC" w14:textId="77777777" w:rsidR="003F4131" w:rsidRPr="006E6AD3" w:rsidRDefault="003F4131" w:rsidP="00BE7C8C">
            <w:pPr>
              <w:jc w:val="center"/>
              <w:rPr>
                <w:b/>
              </w:rPr>
            </w:pPr>
            <w:r w:rsidRPr="006E6AD3">
              <w:rPr>
                <w:b/>
              </w:rPr>
              <w:t>Page Name</w:t>
            </w:r>
          </w:p>
        </w:tc>
        <w:tc>
          <w:tcPr>
            <w:tcW w:w="1800" w:type="dxa"/>
            <w:shd w:val="pct25" w:color="000000" w:fill="FFFFFF"/>
          </w:tcPr>
          <w:p w14:paraId="02FD8BA8" w14:textId="77777777" w:rsidR="003F4131" w:rsidRPr="006E6AD3" w:rsidRDefault="003F4131" w:rsidP="00BE7C8C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Type</w:t>
            </w:r>
          </w:p>
        </w:tc>
        <w:tc>
          <w:tcPr>
            <w:tcW w:w="1080" w:type="dxa"/>
            <w:shd w:val="pct25" w:color="000000" w:fill="FFFFFF"/>
          </w:tcPr>
          <w:p w14:paraId="53E35DDC" w14:textId="77777777" w:rsidR="003F4131" w:rsidRPr="006E6AD3" w:rsidRDefault="003F4131" w:rsidP="00BE7C8C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Name</w:t>
            </w:r>
          </w:p>
        </w:tc>
        <w:tc>
          <w:tcPr>
            <w:tcW w:w="2250" w:type="dxa"/>
            <w:shd w:val="pct25" w:color="000000" w:fill="FFFFFF"/>
          </w:tcPr>
          <w:p w14:paraId="549492BF" w14:textId="77777777" w:rsidR="003F4131" w:rsidRPr="006E6AD3" w:rsidRDefault="003F4131" w:rsidP="00BE7C8C">
            <w:pPr>
              <w:jc w:val="center"/>
              <w:rPr>
                <w:b/>
              </w:rPr>
            </w:pPr>
            <w:r w:rsidRPr="006E6AD3">
              <w:rPr>
                <w:b/>
              </w:rPr>
              <w:t>Default Value</w:t>
            </w:r>
          </w:p>
        </w:tc>
        <w:tc>
          <w:tcPr>
            <w:tcW w:w="2970" w:type="dxa"/>
            <w:shd w:val="pct25" w:color="000000" w:fill="FFFFFF"/>
          </w:tcPr>
          <w:p w14:paraId="62CE815A" w14:textId="77777777" w:rsidR="003F4131" w:rsidRPr="006E6AD3" w:rsidRDefault="003F4131" w:rsidP="00BE7C8C">
            <w:pPr>
              <w:jc w:val="center"/>
              <w:rPr>
                <w:b/>
              </w:rPr>
            </w:pPr>
            <w:r w:rsidRPr="006E6AD3">
              <w:rPr>
                <w:b/>
              </w:rPr>
              <w:t>Data Element Source</w:t>
            </w:r>
          </w:p>
        </w:tc>
        <w:tc>
          <w:tcPr>
            <w:tcW w:w="1440" w:type="dxa"/>
            <w:shd w:val="pct25" w:color="000000" w:fill="FFFFFF"/>
          </w:tcPr>
          <w:p w14:paraId="27453CFA" w14:textId="77777777" w:rsidR="003F4131" w:rsidRPr="006E6AD3" w:rsidRDefault="003F4131" w:rsidP="00BE7C8C">
            <w:pPr>
              <w:jc w:val="center"/>
              <w:rPr>
                <w:b/>
              </w:rPr>
            </w:pPr>
            <w:r w:rsidRPr="006E6AD3">
              <w:rPr>
                <w:b/>
              </w:rPr>
              <w:t>Validation</w:t>
            </w:r>
          </w:p>
        </w:tc>
      </w:tr>
      <w:tr w:rsidR="003F4131" w:rsidRPr="006E6AD3" w14:paraId="0368BFFC" w14:textId="77777777" w:rsidTr="00371757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91546AA" w14:textId="77777777" w:rsidR="003F4131" w:rsidRPr="006E6AD3" w:rsidRDefault="003F4131" w:rsidP="00EB16BF">
            <w:r>
              <w:t>SearchFor</w:t>
            </w:r>
            <w:r w:rsidR="00EB16BF">
              <w:t>Delete</w:t>
            </w:r>
            <w:r>
              <w:t>.cshtml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4BED3" w14:textId="77777777" w:rsidR="003F4131" w:rsidRPr="006E6AD3" w:rsidRDefault="003F4131" w:rsidP="00BE7C8C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9810A" w14:textId="77777777" w:rsidR="003F4131" w:rsidRPr="006E6AD3" w:rsidRDefault="003F4131" w:rsidP="00BE7C8C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8350B" w14:textId="77777777" w:rsidR="003F4131" w:rsidRPr="006E6AD3" w:rsidRDefault="006A7789" w:rsidP="00BE7C8C">
            <w:pPr>
              <w:pStyle w:val="NormalTableText"/>
              <w:jc w:val="center"/>
            </w:pPr>
            <w:r>
              <w:t>Log Name</w:t>
            </w:r>
            <w:r w:rsidR="003F4131">
              <w:t>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7F416" w14:textId="77777777" w:rsidR="003F4131" w:rsidRPr="006E6AD3" w:rsidRDefault="003F4131" w:rsidP="00BE7C8C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BCB08" w14:textId="77777777" w:rsidR="003F4131" w:rsidRPr="006E6AD3" w:rsidRDefault="003F4131" w:rsidP="00BE7C8C">
            <w:pPr>
              <w:pStyle w:val="NormalTableText"/>
            </w:pPr>
          </w:p>
        </w:tc>
      </w:tr>
      <w:tr w:rsidR="003F4131" w:rsidRPr="006E6AD3" w14:paraId="69981859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499E45C" w14:textId="77777777" w:rsidR="003F4131" w:rsidRPr="006E6AD3" w:rsidRDefault="003F4131" w:rsidP="00BE7C8C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A9800" w14:textId="77777777" w:rsidR="003F4131" w:rsidRPr="006E6AD3" w:rsidRDefault="003B4F19" w:rsidP="00BE7C8C">
            <w:pPr>
              <w:pStyle w:val="NormalTableText"/>
              <w:jc w:val="center"/>
            </w:pPr>
            <w:r>
              <w:t>TextBox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63E80" w14:textId="77777777" w:rsidR="003F4131" w:rsidRPr="006E6AD3" w:rsidRDefault="003F4131" w:rsidP="00BE7C8C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869C6" w14:textId="77777777" w:rsidR="003F4131" w:rsidRPr="006E6AD3" w:rsidRDefault="003F4131" w:rsidP="00BE7C8C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EB064" w14:textId="77777777" w:rsidR="003F4131" w:rsidRPr="006E6AD3" w:rsidRDefault="003F4131" w:rsidP="00BE7C8C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1AF8A" w14:textId="77777777" w:rsidR="003F4131" w:rsidRPr="006E6AD3" w:rsidRDefault="003F4131" w:rsidP="00BE7C8C">
            <w:pPr>
              <w:pStyle w:val="NormalTableText"/>
            </w:pPr>
          </w:p>
        </w:tc>
      </w:tr>
      <w:tr w:rsidR="003F4131" w:rsidRPr="00BD7669" w14:paraId="73521534" w14:textId="77777777" w:rsidTr="00BE7C8C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AEAF8A9" w14:textId="77777777" w:rsidR="003F4131" w:rsidRPr="00BD7669" w:rsidRDefault="003F4131" w:rsidP="00BE7C8C">
            <w:pPr>
              <w:pStyle w:val="NormalTableText"/>
            </w:pPr>
            <w:r>
              <w:t>Start display Search Result:</w:t>
            </w:r>
          </w:p>
        </w:tc>
      </w:tr>
      <w:tr w:rsidR="00B36F25" w:rsidRPr="00BD7669" w14:paraId="317A106B" w14:textId="77777777" w:rsidTr="00371757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F04535E" w14:textId="77777777" w:rsidR="00B36F25" w:rsidRPr="00BD7669" w:rsidRDefault="00B36F25" w:rsidP="00F06824">
            <w:r>
              <w:t>_LogsForDeletePartial.cshtml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F1124" w14:textId="77777777" w:rsidR="00B36F25" w:rsidRPr="00BD7669" w:rsidRDefault="00B36F25" w:rsidP="00BE7C8C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183AB" w14:textId="77777777" w:rsidR="00B36F25" w:rsidRPr="00BD7669" w:rsidRDefault="00B36F25" w:rsidP="00BE7C8C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51F0D" w14:textId="77777777" w:rsidR="00B36F25" w:rsidRPr="00BD7669" w:rsidRDefault="00B36F25" w:rsidP="00BE7C8C">
            <w:pPr>
              <w:pStyle w:val="NormalTableText"/>
              <w:jc w:val="center"/>
            </w:pPr>
            <w:r>
              <w:t>Total record(s) found: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4E6CE" w14:textId="77777777" w:rsidR="00B36F25" w:rsidRPr="00BD7669" w:rsidRDefault="00B36F25" w:rsidP="00BE7C8C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71F56" w14:textId="77777777" w:rsidR="00B36F25" w:rsidRPr="00BD7669" w:rsidRDefault="00B36F25" w:rsidP="00BE7C8C">
            <w:pPr>
              <w:pStyle w:val="NormalTableText"/>
            </w:pPr>
          </w:p>
        </w:tc>
      </w:tr>
      <w:tr w:rsidR="00B36F25" w:rsidRPr="00BD7669" w14:paraId="50185541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2D49B1C" w14:textId="77777777" w:rsidR="00B36F25" w:rsidRPr="00BD7669" w:rsidRDefault="00B36F25" w:rsidP="00BE7C8C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F4A87" w14:textId="77777777" w:rsidR="00B36F25" w:rsidRPr="00BD7669" w:rsidRDefault="00B36F25" w:rsidP="00BE7C8C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AF036" w14:textId="77777777" w:rsidR="00B36F25" w:rsidRPr="00BD7669" w:rsidRDefault="00B36F25" w:rsidP="00BE7C8C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E3949" w14:textId="77777777" w:rsidR="00B36F25" w:rsidRPr="00BD7669" w:rsidRDefault="00B36F25" w:rsidP="00BE7C8C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86E20" w14:textId="77777777" w:rsidR="00B36F25" w:rsidRPr="00BD7669" w:rsidRDefault="00B36F25" w:rsidP="00BE7C8C">
            <w:pPr>
              <w:pStyle w:val="NormalTableText"/>
              <w:jc w:val="center"/>
            </w:pPr>
            <w:r>
              <w:t>@Model.Count()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59BD7" w14:textId="77777777" w:rsidR="00B36F25" w:rsidRPr="00BD7669" w:rsidRDefault="00B36F25" w:rsidP="00BE7C8C">
            <w:pPr>
              <w:pStyle w:val="NormalTableText"/>
            </w:pPr>
          </w:p>
        </w:tc>
      </w:tr>
      <w:tr w:rsidR="00B36F25" w:rsidRPr="00BD7669" w14:paraId="6F4D6F40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08B89C3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0CDF1" w14:textId="77777777" w:rsidR="00B36F25" w:rsidRDefault="00B36F25" w:rsidP="00B36F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950B2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994B5" w14:textId="77777777" w:rsidR="00B36F25" w:rsidRPr="00BD7669" w:rsidRDefault="00B36F25" w:rsidP="00B36F25">
            <w:pPr>
              <w:pStyle w:val="NormalTableText"/>
              <w:jc w:val="center"/>
            </w:pPr>
            <w:r>
              <w:t>Log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AA7A4" w14:textId="77777777" w:rsidR="00B36F25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E07CA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41C85CF4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8B1E42A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AD7AE" w14:textId="77777777" w:rsidR="00B36F25" w:rsidRDefault="00B36F25" w:rsidP="00B36F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0FF70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41B44" w14:textId="77777777" w:rsidR="00B36F25" w:rsidRPr="00BD7669" w:rsidRDefault="00B36F25" w:rsidP="00B36F25">
            <w:pPr>
              <w:pStyle w:val="NormalTableText"/>
              <w:jc w:val="center"/>
            </w:pPr>
            <w:r>
              <w:t>Employee Lan ID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6E6A7" w14:textId="77777777" w:rsidR="00B36F25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B848A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17CA89AB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EA2C6AC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C79A6" w14:textId="77777777" w:rsidR="00B36F25" w:rsidRDefault="00B36F25" w:rsidP="00B36F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37B85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66939" w14:textId="77777777" w:rsidR="00B36F25" w:rsidRPr="00BD7669" w:rsidRDefault="00B36F25" w:rsidP="00B36F25">
            <w:pPr>
              <w:pStyle w:val="NormalTableText"/>
              <w:jc w:val="center"/>
            </w:pPr>
            <w:r>
              <w:t>Employee ID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F6341" w14:textId="77777777" w:rsidR="00B36F25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FB39E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5036771A" w14:textId="77777777" w:rsidTr="00371757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033B8" w14:textId="77777777" w:rsidR="00B36F25" w:rsidRPr="00BD7669" w:rsidRDefault="00B36F25" w:rsidP="00B36F25">
            <w:r>
              <w:t>Repeat for each log returned: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D0871" w14:textId="77777777" w:rsidR="00B36F25" w:rsidRDefault="00B36F25" w:rsidP="00B36F25">
            <w:pPr>
              <w:pStyle w:val="NormalTableText"/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98E6C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9A7FE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E7E30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BB2C8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38EAF25C" w14:textId="77777777" w:rsidTr="00371757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483EF1E" w14:textId="77777777" w:rsidR="00B36F25" w:rsidRPr="00BD7669" w:rsidRDefault="00B36F25" w:rsidP="00B36F25">
            <w:pPr>
              <w:autoSpaceDE w:val="0"/>
              <w:autoSpaceDN w:val="0"/>
              <w:adjustRightInd w:val="0"/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94776" w14:textId="77777777" w:rsidR="00B36F25" w:rsidRPr="00BD7669" w:rsidRDefault="00B36F25" w:rsidP="00B36F25">
            <w:pPr>
              <w:pStyle w:val="NormalTableText"/>
              <w:jc w:val="center"/>
            </w:pPr>
            <w:r>
              <w:t>@Html.ActionLink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7537C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A78D0" w14:textId="77777777" w:rsidR="00B36F25" w:rsidRPr="00BD7669" w:rsidRDefault="00B36F25" w:rsidP="00B36F25">
            <w:pPr>
              <w:pStyle w:val="NormalTableText"/>
              <w:jc w:val="center"/>
            </w:pPr>
            <w:r>
              <w:t>View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9A951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15588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6236578F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86096DA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80476" w14:textId="77777777" w:rsidR="00B36F25" w:rsidRPr="00BD7669" w:rsidRDefault="00B36F25" w:rsidP="00B36F25">
            <w:pPr>
              <w:pStyle w:val="NormalTableText"/>
              <w:jc w:val="center"/>
            </w:pPr>
            <w:r>
              <w:t>@Html.ActionLink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FDF7C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D6FDD" w14:textId="77777777" w:rsidR="00B36F25" w:rsidRPr="00BD7669" w:rsidRDefault="00B36F25" w:rsidP="00B36F25">
            <w:pPr>
              <w:pStyle w:val="NormalTableText"/>
              <w:jc w:val="center"/>
            </w:pPr>
            <w:r>
              <w:t>Delete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946A1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7640E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2B5F16C7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9C9E70F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209AF" w14:textId="77777777" w:rsidR="00B36F25" w:rsidRPr="00BD7669" w:rsidRDefault="00A616C9" w:rsidP="00B36F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A533F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8551A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5AFA5" w14:textId="77777777" w:rsidR="00B36F25" w:rsidRPr="00BD7669" w:rsidRDefault="00A616C9" w:rsidP="00821415">
            <w:pPr>
              <w:pStyle w:val="NormalTableText"/>
              <w:jc w:val="center"/>
            </w:pPr>
            <w:r>
              <w:t>Coaching_Log</w:t>
            </w:r>
            <w:r w:rsidR="00821415">
              <w:t>.</w:t>
            </w:r>
            <w:r>
              <w:t>FormName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027AE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63EAFDFB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9F99E97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5FFF0" w14:textId="77777777" w:rsidR="00B36F25" w:rsidRPr="00BD7669" w:rsidRDefault="00C30D62" w:rsidP="00B36F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88869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5DF1E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D3381" w14:textId="77777777" w:rsidR="00B36F25" w:rsidRPr="00BD7669" w:rsidRDefault="00C30D62" w:rsidP="00B36F25">
            <w:pPr>
              <w:pStyle w:val="NormalTableText"/>
              <w:jc w:val="center"/>
            </w:pPr>
            <w:r>
              <w:t>Coaching_Log.</w:t>
            </w:r>
            <w:r w:rsidR="00F56E39">
              <w:t>EmpLanID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D98C8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33BB6CAB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91E7168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179D9" w14:textId="77777777" w:rsidR="00B36F25" w:rsidRPr="00BD7669" w:rsidRDefault="000436C7" w:rsidP="00B36F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C5638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47AC2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64B35" w14:textId="77777777" w:rsidR="00B36F25" w:rsidRPr="00BD7669" w:rsidRDefault="004C4D80" w:rsidP="00B36F25">
            <w:pPr>
              <w:pStyle w:val="NormalTableText"/>
              <w:jc w:val="center"/>
            </w:pPr>
            <w:r>
              <w:t>Coaching_Log.SourceID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FE4DB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30533C00" w14:textId="77777777" w:rsidTr="00371757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49E0F" w14:textId="77777777" w:rsidR="00B36F25" w:rsidRPr="00BD7669" w:rsidRDefault="00B36F25" w:rsidP="00B36F25">
            <w:r>
              <w:t>End of “Repeat for each log returned:”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0794B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A15E6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708BA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677D3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FB297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7B8C6AA0" w14:textId="77777777" w:rsidTr="00BE7C8C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4318A1F" w14:textId="77777777" w:rsidR="00B36F25" w:rsidRPr="00BD7669" w:rsidRDefault="00B36F25" w:rsidP="00B36F25">
            <w:pPr>
              <w:pStyle w:val="NormalTableText"/>
            </w:pPr>
            <w:r>
              <w:t>End of “Start display Search Result:”</w:t>
            </w:r>
          </w:p>
        </w:tc>
      </w:tr>
      <w:tr w:rsidR="001A56E6" w:rsidRPr="00BD7669" w14:paraId="4081CD91" w14:textId="77777777" w:rsidTr="00E317E1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7223" w14:textId="77777777" w:rsidR="001A56E6" w:rsidRPr="00BD7669" w:rsidRDefault="001A56E6" w:rsidP="00E317E1">
            <w:r>
              <w:t>_CoachingDetail.cshtml</w:t>
            </w:r>
          </w:p>
        </w:tc>
        <w:tc>
          <w:tcPr>
            <w:tcW w:w="95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E85DA" w14:textId="77777777" w:rsidR="001A56E6" w:rsidRPr="00BD7669" w:rsidRDefault="001A56E6" w:rsidP="00B36F25">
            <w:pPr>
              <w:pStyle w:val="NormalTableText"/>
            </w:pPr>
            <w:r>
              <w:t>Refer to CCO_eCoaching_Admin_Dashboard_DD 3.1.6 Form Fields</w:t>
            </w:r>
          </w:p>
        </w:tc>
      </w:tr>
      <w:tr w:rsidR="00E317E1" w:rsidRPr="00BD7669" w14:paraId="68A90ADC" w14:textId="77777777" w:rsidTr="00953C4D">
        <w:tc>
          <w:tcPr>
            <w:tcW w:w="39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B8178E" w14:textId="77777777" w:rsidR="00E317E1" w:rsidRDefault="00E317E1" w:rsidP="00BE141C">
            <w:r>
              <w:t>_WarningDetail.cshtml</w:t>
            </w:r>
          </w:p>
        </w:tc>
        <w:tc>
          <w:tcPr>
            <w:tcW w:w="95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C814D" w14:textId="77777777" w:rsidR="00E317E1" w:rsidRDefault="004C2A9D" w:rsidP="00B36F25">
            <w:pPr>
              <w:pStyle w:val="NormalTableText"/>
            </w:pPr>
            <w:r>
              <w:t>Refer to CCO_eCoaching_Admin_Dashboard_DD 3.1.6 Form Fi</w:t>
            </w:r>
            <w:r w:rsidR="00581E3F">
              <w:t>elds</w:t>
            </w:r>
          </w:p>
        </w:tc>
      </w:tr>
    </w:tbl>
    <w:p w14:paraId="38129A5A" w14:textId="77777777" w:rsidR="003F4131" w:rsidRDefault="003F4131" w:rsidP="003F4131">
      <w:pPr>
        <w:sectPr w:rsidR="003F4131" w:rsidSect="009B6177">
          <w:pgSz w:w="15840" w:h="12240" w:orient="landscape"/>
          <w:pgMar w:top="1800" w:right="1440" w:bottom="1800" w:left="1440" w:header="720" w:footer="720" w:gutter="0"/>
          <w:cols w:space="720"/>
          <w:docGrid w:linePitch="272"/>
        </w:sectPr>
      </w:pPr>
    </w:p>
    <w:p w14:paraId="3CB82EE9" w14:textId="77777777" w:rsidR="003F4131" w:rsidRDefault="003F4131" w:rsidP="003F4131"/>
    <w:p w14:paraId="00EC6DAD" w14:textId="77777777" w:rsidR="009B6177" w:rsidRDefault="009B6177" w:rsidP="006935D0"/>
    <w:sectPr w:rsidR="009B6177" w:rsidSect="009B6177">
      <w:pgSz w:w="12240" w:h="15840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14CF36" w14:textId="77777777" w:rsidR="0075089B" w:rsidRDefault="0075089B">
      <w:r>
        <w:separator/>
      </w:r>
    </w:p>
  </w:endnote>
  <w:endnote w:type="continuationSeparator" w:id="0">
    <w:p w14:paraId="3DC0161F" w14:textId="77777777" w:rsidR="0075089B" w:rsidRDefault="007508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LTPro-Light">
    <w:altName w:val="Times New Roman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B738B" w14:textId="77777777" w:rsidR="004475D0" w:rsidRDefault="004475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5920E" w14:textId="77777777" w:rsidR="00B424C5" w:rsidRDefault="0091148D" w:rsidP="0075562D">
    <w:pPr>
      <w:rPr>
        <w:sz w:val="18"/>
      </w:rPr>
    </w:pPr>
    <w:r>
      <w:rPr>
        <w:b/>
        <w:sz w:val="18"/>
      </w:rPr>
      <w:t>MAXIMUS</w:t>
    </w:r>
    <w:r w:rsidR="00B424C5">
      <w:rPr>
        <w:b/>
        <w:sz w:val="18"/>
      </w:rPr>
      <w:t xml:space="preserve"> CONFIDENTIAL</w:t>
    </w:r>
    <w:r w:rsidR="00B424C5">
      <w:rPr>
        <w:b/>
        <w:sz w:val="18"/>
      </w:rPr>
      <w:tab/>
      <w:t xml:space="preserve">            </w:t>
    </w:r>
    <w:r w:rsidR="004475D0">
      <w:rPr>
        <w:b/>
        <w:sz w:val="18"/>
      </w:rPr>
      <w:t xml:space="preserve">                               C</w:t>
    </w:r>
    <w:r w:rsidR="00B424C5">
      <w:rPr>
        <w:b/>
        <w:sz w:val="18"/>
      </w:rPr>
      <w:t>CO_</w:t>
    </w:r>
    <w:r w:rsidR="004475D0">
      <w:rPr>
        <w:b/>
        <w:sz w:val="18"/>
      </w:rPr>
      <w:t>eCoaching_</w:t>
    </w:r>
    <w:r w:rsidR="00B5067C">
      <w:rPr>
        <w:b/>
        <w:sz w:val="18"/>
      </w:rPr>
      <w:t>Admin_ManageEmployeeLogs</w:t>
    </w:r>
    <w:r w:rsidR="00B424C5">
      <w:rPr>
        <w:b/>
        <w:sz w:val="18"/>
      </w:rPr>
      <w:t>_DD</w:t>
    </w:r>
  </w:p>
  <w:p w14:paraId="3CD0D43D" w14:textId="77777777" w:rsidR="00B424C5" w:rsidRDefault="00B424C5" w:rsidP="0075562D">
    <w:pPr>
      <w:rPr>
        <w:sz w:val="18"/>
      </w:rPr>
    </w:pPr>
    <w:r>
      <w:rPr>
        <w:sz w:val="18"/>
      </w:rPr>
      <w:t xml:space="preserve">Copyrighted Material of </w:t>
    </w:r>
    <w:r w:rsidR="0091148D">
      <w:rPr>
        <w:sz w:val="18"/>
      </w:rPr>
      <w:t>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326B07FF" w14:textId="77777777" w:rsidR="00B424C5" w:rsidRDefault="00B424C5" w:rsidP="0075562D">
    <w:pPr>
      <w:pStyle w:val="Footer"/>
      <w:rPr>
        <w:rStyle w:val="PageNumber"/>
      </w:rPr>
    </w:pPr>
    <w:r>
      <w:rPr>
        <w:sz w:val="18"/>
      </w:rPr>
      <w:t xml:space="preserve">Created 2016.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C446F">
      <w:rPr>
        <w:rStyle w:val="PageNumber"/>
        <w:noProof/>
      </w:rPr>
      <w:t>10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23E38" w14:textId="77777777" w:rsidR="004475D0" w:rsidRDefault="004475D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2469B" w14:textId="77777777" w:rsidR="00B424C5" w:rsidRDefault="00873103" w:rsidP="0075562D">
    <w:pPr>
      <w:rPr>
        <w:sz w:val="18"/>
      </w:rPr>
    </w:pPr>
    <w:r>
      <w:rPr>
        <w:b/>
        <w:sz w:val="18"/>
      </w:rPr>
      <w:t>MAXIMUS</w:t>
    </w:r>
    <w:r w:rsidR="00B424C5">
      <w:rPr>
        <w:b/>
        <w:sz w:val="18"/>
      </w:rPr>
      <w:t xml:space="preserve"> CONFIDENTIAL</w:t>
    </w:r>
    <w:r w:rsidR="00B424C5">
      <w:rPr>
        <w:b/>
        <w:sz w:val="18"/>
      </w:rPr>
      <w:tab/>
    </w:r>
    <w:r w:rsidR="00B424C5">
      <w:rPr>
        <w:b/>
        <w:sz w:val="18"/>
      </w:rPr>
      <w:tab/>
    </w:r>
    <w:r w:rsidR="00B424C5">
      <w:rPr>
        <w:b/>
        <w:sz w:val="18"/>
      </w:rPr>
      <w:tab/>
    </w:r>
    <w:r w:rsidR="00B424C5">
      <w:rPr>
        <w:b/>
        <w:sz w:val="18"/>
      </w:rPr>
      <w:tab/>
    </w:r>
    <w:r w:rsidR="00B424C5">
      <w:rPr>
        <w:b/>
        <w:sz w:val="18"/>
      </w:rPr>
      <w:tab/>
      <w:t xml:space="preserve">                                                CCO_eCoaching_Admin_DD</w:t>
    </w:r>
  </w:p>
  <w:p w14:paraId="773B6140" w14:textId="77777777" w:rsidR="00B424C5" w:rsidRDefault="00B424C5" w:rsidP="0075562D">
    <w:pPr>
      <w:rPr>
        <w:sz w:val="18"/>
      </w:rPr>
    </w:pPr>
    <w:r>
      <w:rPr>
        <w:sz w:val="18"/>
      </w:rPr>
      <w:t xml:space="preserve">Copyrighted Material of </w:t>
    </w:r>
    <w:r w:rsidR="00873103">
      <w:rPr>
        <w:sz w:val="18"/>
      </w:rPr>
      <w:t>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3C0ED640" w14:textId="77777777" w:rsidR="00B424C5" w:rsidRDefault="00B424C5" w:rsidP="0075562D">
    <w:pPr>
      <w:pStyle w:val="Footer"/>
      <w:rPr>
        <w:rStyle w:val="PageNumber"/>
      </w:rPr>
    </w:pPr>
    <w:r>
      <w:rPr>
        <w:sz w:val="18"/>
      </w:rPr>
      <w:t xml:space="preserve">Created 2016.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C446F">
      <w:rPr>
        <w:rStyle w:val="PageNumber"/>
        <w:noProof/>
      </w:rPr>
      <w:t>15</w:t>
    </w:r>
    <w:r>
      <w:rPr>
        <w:rStyle w:val="PageNumber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BCD34" w14:textId="77777777" w:rsidR="00B424C5" w:rsidRDefault="00873103" w:rsidP="0075562D">
    <w:pPr>
      <w:rPr>
        <w:sz w:val="18"/>
      </w:rPr>
    </w:pPr>
    <w:r>
      <w:rPr>
        <w:b/>
        <w:sz w:val="18"/>
      </w:rPr>
      <w:t xml:space="preserve">MAXIMUS </w:t>
    </w:r>
    <w:r w:rsidR="00B424C5">
      <w:rPr>
        <w:b/>
        <w:sz w:val="18"/>
      </w:rPr>
      <w:t>CONFIDENTIAL</w:t>
    </w:r>
    <w:r w:rsidR="00B424C5">
      <w:rPr>
        <w:b/>
        <w:sz w:val="18"/>
      </w:rPr>
      <w:tab/>
    </w:r>
    <w:r w:rsidR="00B424C5">
      <w:rPr>
        <w:b/>
        <w:sz w:val="18"/>
      </w:rPr>
      <w:tab/>
    </w:r>
    <w:r w:rsidR="00B424C5">
      <w:rPr>
        <w:b/>
        <w:sz w:val="18"/>
      </w:rPr>
      <w:tab/>
    </w:r>
    <w:r w:rsidR="00B424C5">
      <w:rPr>
        <w:b/>
        <w:sz w:val="18"/>
      </w:rPr>
      <w:tab/>
      <w:t xml:space="preserve">                                                CCO_eCoaching_Admin_DD</w:t>
    </w:r>
  </w:p>
  <w:p w14:paraId="617BF09F" w14:textId="77777777" w:rsidR="00B424C5" w:rsidRDefault="00B424C5" w:rsidP="0075562D">
    <w:pPr>
      <w:rPr>
        <w:sz w:val="18"/>
      </w:rPr>
    </w:pPr>
    <w:r>
      <w:rPr>
        <w:sz w:val="18"/>
      </w:rPr>
      <w:t xml:space="preserve">Copyrighted Material of </w:t>
    </w:r>
    <w:r w:rsidR="00873103">
      <w:rPr>
        <w:sz w:val="18"/>
      </w:rPr>
      <w:t>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6ACAEE75" w14:textId="77777777" w:rsidR="00B424C5" w:rsidRDefault="00B424C5" w:rsidP="0075562D">
    <w:pPr>
      <w:pStyle w:val="Footer"/>
      <w:rPr>
        <w:rStyle w:val="PageNumber"/>
      </w:rPr>
    </w:pPr>
    <w:r>
      <w:rPr>
        <w:sz w:val="18"/>
      </w:rPr>
      <w:t xml:space="preserve">Created 2016.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C446F">
      <w:rPr>
        <w:rStyle w:val="PageNumber"/>
        <w:noProof/>
      </w:rPr>
      <w:t>21</w:t>
    </w:r>
    <w:r>
      <w:rPr>
        <w:rStyle w:val="PageNumber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04E43" w14:textId="77777777" w:rsidR="003F4131" w:rsidRDefault="006C446F" w:rsidP="0075562D">
    <w:pPr>
      <w:rPr>
        <w:sz w:val="18"/>
      </w:rPr>
    </w:pPr>
    <w:r>
      <w:rPr>
        <w:b/>
        <w:sz w:val="18"/>
      </w:rPr>
      <w:t>MAXIMUS</w:t>
    </w:r>
    <w:r w:rsidR="003F4131">
      <w:rPr>
        <w:b/>
        <w:sz w:val="18"/>
      </w:rPr>
      <w:t xml:space="preserve"> CONFIDENTIAL</w:t>
    </w:r>
    <w:r w:rsidR="003F4131">
      <w:rPr>
        <w:b/>
        <w:sz w:val="18"/>
      </w:rPr>
      <w:tab/>
    </w:r>
    <w:r w:rsidR="003F4131">
      <w:rPr>
        <w:b/>
        <w:sz w:val="18"/>
      </w:rPr>
      <w:tab/>
    </w:r>
    <w:r w:rsidR="003F4131">
      <w:rPr>
        <w:b/>
        <w:sz w:val="18"/>
      </w:rPr>
      <w:tab/>
    </w:r>
    <w:r w:rsidR="003F4131">
      <w:rPr>
        <w:b/>
        <w:sz w:val="18"/>
      </w:rPr>
      <w:tab/>
      <w:t xml:space="preserve">                                                CCO_eCoaching_Admin_DD</w:t>
    </w:r>
  </w:p>
  <w:p w14:paraId="2D473D1A" w14:textId="77777777" w:rsidR="003F4131" w:rsidRDefault="003F4131" w:rsidP="0075562D">
    <w:pPr>
      <w:rPr>
        <w:sz w:val="18"/>
      </w:rPr>
    </w:pPr>
    <w:r>
      <w:rPr>
        <w:sz w:val="18"/>
      </w:rPr>
      <w:t xml:space="preserve">Copyrighted Material of </w:t>
    </w:r>
    <w:r w:rsidR="006C446F">
      <w:rPr>
        <w:sz w:val="18"/>
      </w:rPr>
      <w:t>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20FFE357" w14:textId="77777777" w:rsidR="003F4131" w:rsidRDefault="003F4131" w:rsidP="0075562D">
    <w:pPr>
      <w:pStyle w:val="Footer"/>
      <w:rPr>
        <w:rStyle w:val="PageNumber"/>
      </w:rPr>
    </w:pPr>
    <w:r>
      <w:rPr>
        <w:sz w:val="18"/>
      </w:rPr>
      <w:t xml:space="preserve">Created 2016.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C446F">
      <w:rPr>
        <w:rStyle w:val="PageNumber"/>
        <w:noProof/>
      </w:rPr>
      <w:t>24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6F368" w14:textId="77777777" w:rsidR="0075089B" w:rsidRDefault="0075089B">
      <w:r>
        <w:separator/>
      </w:r>
    </w:p>
  </w:footnote>
  <w:footnote w:type="continuationSeparator" w:id="0">
    <w:p w14:paraId="18DE1125" w14:textId="77777777" w:rsidR="0075089B" w:rsidRDefault="007508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094F1" w14:textId="77777777" w:rsidR="004475D0" w:rsidRDefault="004475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95DA5" w14:textId="77777777" w:rsidR="004475D0" w:rsidRDefault="004475D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43620" w14:textId="77777777" w:rsidR="004475D0" w:rsidRDefault="004475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90EF8"/>
    <w:multiLevelType w:val="hybridMultilevel"/>
    <w:tmpl w:val="3858CF1E"/>
    <w:lvl w:ilvl="0" w:tplc="448ACC6E">
      <w:numFmt w:val="bullet"/>
      <w:lvlText w:val="-"/>
      <w:lvlJc w:val="left"/>
      <w:pPr>
        <w:tabs>
          <w:tab w:val="num" w:pos="1656"/>
        </w:tabs>
        <w:ind w:left="165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376"/>
        </w:tabs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96"/>
        </w:tabs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16"/>
        </w:tabs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36"/>
        </w:tabs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56"/>
        </w:tabs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76"/>
        </w:tabs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96"/>
        </w:tabs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16"/>
        </w:tabs>
        <w:ind w:left="7416" w:hanging="360"/>
      </w:pPr>
      <w:rPr>
        <w:rFonts w:ascii="Wingdings" w:hAnsi="Wingdings" w:hint="default"/>
      </w:rPr>
    </w:lvl>
  </w:abstractNum>
  <w:abstractNum w:abstractNumId="1" w15:restartNumberingAfterBreak="0">
    <w:nsid w:val="02FA6CF0"/>
    <w:multiLevelType w:val="singleLevel"/>
    <w:tmpl w:val="134E12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E3F3C20"/>
    <w:multiLevelType w:val="singleLevel"/>
    <w:tmpl w:val="134E12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7AA0263"/>
    <w:multiLevelType w:val="multilevel"/>
    <w:tmpl w:val="4D8C5B82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4" w15:restartNumberingAfterBreak="0">
    <w:nsid w:val="185B040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5" w15:restartNumberingAfterBreak="0">
    <w:nsid w:val="1B827D1D"/>
    <w:multiLevelType w:val="singleLevel"/>
    <w:tmpl w:val="134E12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1C8A1F8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7" w15:restartNumberingAfterBreak="0">
    <w:nsid w:val="21CF35C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8" w15:restartNumberingAfterBreak="0">
    <w:nsid w:val="235C4185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9" w15:restartNumberingAfterBreak="0">
    <w:nsid w:val="25172904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0" w15:restartNumberingAfterBreak="0">
    <w:nsid w:val="29167A1B"/>
    <w:multiLevelType w:val="hybridMultilevel"/>
    <w:tmpl w:val="26FE2792"/>
    <w:lvl w:ilvl="0" w:tplc="0CE409B0">
      <w:start w:val="2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2E0068B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317352B0"/>
    <w:multiLevelType w:val="hybridMultilevel"/>
    <w:tmpl w:val="F5100E50"/>
    <w:lvl w:ilvl="0" w:tplc="627483BA">
      <w:start w:val="210"/>
      <w:numFmt w:val="bullet"/>
      <w:lvlText w:val="-"/>
      <w:lvlJc w:val="left"/>
      <w:pPr>
        <w:tabs>
          <w:tab w:val="num" w:pos="1695"/>
        </w:tabs>
        <w:ind w:left="1695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2415"/>
        </w:tabs>
        <w:ind w:left="24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35"/>
        </w:tabs>
        <w:ind w:left="31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55"/>
        </w:tabs>
        <w:ind w:left="38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75"/>
        </w:tabs>
        <w:ind w:left="45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95"/>
        </w:tabs>
        <w:ind w:left="52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15"/>
        </w:tabs>
        <w:ind w:left="60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35"/>
        </w:tabs>
        <w:ind w:left="67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55"/>
        </w:tabs>
        <w:ind w:left="7455" w:hanging="360"/>
      </w:pPr>
      <w:rPr>
        <w:rFonts w:ascii="Wingdings" w:hAnsi="Wingdings" w:hint="default"/>
      </w:rPr>
    </w:lvl>
  </w:abstractNum>
  <w:abstractNum w:abstractNumId="13" w15:restartNumberingAfterBreak="0">
    <w:nsid w:val="31E14D3D"/>
    <w:multiLevelType w:val="hybridMultilevel"/>
    <w:tmpl w:val="F3E66602"/>
    <w:lvl w:ilvl="0" w:tplc="4208A936">
      <w:start w:val="170"/>
      <w:numFmt w:val="bullet"/>
      <w:lvlText w:val="-"/>
      <w:lvlJc w:val="left"/>
      <w:pPr>
        <w:tabs>
          <w:tab w:val="num" w:pos="1695"/>
        </w:tabs>
        <w:ind w:left="169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15"/>
        </w:tabs>
        <w:ind w:left="24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35"/>
        </w:tabs>
        <w:ind w:left="31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55"/>
        </w:tabs>
        <w:ind w:left="38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75"/>
        </w:tabs>
        <w:ind w:left="45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95"/>
        </w:tabs>
        <w:ind w:left="52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15"/>
        </w:tabs>
        <w:ind w:left="60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35"/>
        </w:tabs>
        <w:ind w:left="67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55"/>
        </w:tabs>
        <w:ind w:left="7455" w:hanging="360"/>
      </w:pPr>
      <w:rPr>
        <w:rFonts w:ascii="Wingdings" w:hAnsi="Wingdings" w:hint="default"/>
      </w:rPr>
    </w:lvl>
  </w:abstractNum>
  <w:abstractNum w:abstractNumId="14" w15:restartNumberingAfterBreak="0">
    <w:nsid w:val="327F016A"/>
    <w:multiLevelType w:val="hybridMultilevel"/>
    <w:tmpl w:val="F2E28798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5" w15:restartNumberingAfterBreak="0">
    <w:nsid w:val="35280BA6"/>
    <w:multiLevelType w:val="multilevel"/>
    <w:tmpl w:val="2A2C27B8"/>
    <w:lvl w:ilvl="0">
      <w:start w:val="1"/>
      <w:numFmt w:val="decimal"/>
      <w:lvlText w:val="%1.0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0"/>
        </w:tabs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440"/>
      </w:pPr>
      <w:rPr>
        <w:rFonts w:hint="default"/>
      </w:rPr>
    </w:lvl>
  </w:abstractNum>
  <w:abstractNum w:abstractNumId="16" w15:restartNumberingAfterBreak="0">
    <w:nsid w:val="3D6462AD"/>
    <w:multiLevelType w:val="hybridMultilevel"/>
    <w:tmpl w:val="B950B210"/>
    <w:lvl w:ilvl="0" w:tplc="BC0A77FE">
      <w:numFmt w:val="bullet"/>
      <w:lvlText w:val="-"/>
      <w:lvlJc w:val="left"/>
      <w:pPr>
        <w:tabs>
          <w:tab w:val="num" w:pos="1701"/>
        </w:tabs>
        <w:ind w:left="1701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21"/>
        </w:tabs>
        <w:ind w:left="24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41"/>
        </w:tabs>
        <w:ind w:left="31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61"/>
        </w:tabs>
        <w:ind w:left="38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81"/>
        </w:tabs>
        <w:ind w:left="45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01"/>
        </w:tabs>
        <w:ind w:left="53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21"/>
        </w:tabs>
        <w:ind w:left="60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41"/>
        </w:tabs>
        <w:ind w:left="67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61"/>
        </w:tabs>
        <w:ind w:left="7461" w:hanging="360"/>
      </w:pPr>
      <w:rPr>
        <w:rFonts w:ascii="Wingdings" w:hAnsi="Wingdings" w:hint="default"/>
      </w:rPr>
    </w:lvl>
  </w:abstractNum>
  <w:abstractNum w:abstractNumId="17" w15:restartNumberingAfterBreak="0">
    <w:nsid w:val="461672A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8" w15:restartNumberingAfterBreak="0">
    <w:nsid w:val="49EA6D42"/>
    <w:multiLevelType w:val="hybridMultilevel"/>
    <w:tmpl w:val="02245E60"/>
    <w:lvl w:ilvl="0" w:tplc="AB8C9322">
      <w:start w:val="2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4AC64B9A"/>
    <w:multiLevelType w:val="hybridMultilevel"/>
    <w:tmpl w:val="5CEC29CC"/>
    <w:lvl w:ilvl="0" w:tplc="774C1FFC">
      <w:numFmt w:val="bullet"/>
      <w:lvlText w:val="-"/>
      <w:lvlJc w:val="left"/>
      <w:pPr>
        <w:tabs>
          <w:tab w:val="num" w:pos="1650"/>
        </w:tabs>
        <w:ind w:left="165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370"/>
        </w:tabs>
        <w:ind w:left="23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90"/>
        </w:tabs>
        <w:ind w:left="3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10"/>
        </w:tabs>
        <w:ind w:left="3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30"/>
        </w:tabs>
        <w:ind w:left="4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50"/>
        </w:tabs>
        <w:ind w:left="5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70"/>
        </w:tabs>
        <w:ind w:left="5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90"/>
        </w:tabs>
        <w:ind w:left="6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10"/>
        </w:tabs>
        <w:ind w:left="7410" w:hanging="360"/>
      </w:pPr>
      <w:rPr>
        <w:rFonts w:ascii="Wingdings" w:hAnsi="Wingdings" w:hint="default"/>
      </w:rPr>
    </w:lvl>
  </w:abstractNum>
  <w:abstractNum w:abstractNumId="20" w15:restartNumberingAfterBreak="0">
    <w:nsid w:val="4C7D1EA3"/>
    <w:multiLevelType w:val="multilevel"/>
    <w:tmpl w:val="4D8C5B82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1" w15:restartNumberingAfterBreak="0">
    <w:nsid w:val="51B55A6C"/>
    <w:multiLevelType w:val="singleLevel"/>
    <w:tmpl w:val="134E12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59317E05"/>
    <w:multiLevelType w:val="hybridMultilevel"/>
    <w:tmpl w:val="050E4FF6"/>
    <w:lvl w:ilvl="0" w:tplc="D2E8CBC0">
      <w:numFmt w:val="bullet"/>
      <w:lvlText w:val="-"/>
      <w:lvlJc w:val="left"/>
      <w:pPr>
        <w:tabs>
          <w:tab w:val="num" w:pos="1650"/>
        </w:tabs>
        <w:ind w:left="165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370"/>
        </w:tabs>
        <w:ind w:left="23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90"/>
        </w:tabs>
        <w:ind w:left="3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10"/>
        </w:tabs>
        <w:ind w:left="3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30"/>
        </w:tabs>
        <w:ind w:left="4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50"/>
        </w:tabs>
        <w:ind w:left="5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70"/>
        </w:tabs>
        <w:ind w:left="5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90"/>
        </w:tabs>
        <w:ind w:left="6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10"/>
        </w:tabs>
        <w:ind w:left="7410" w:hanging="360"/>
      </w:pPr>
      <w:rPr>
        <w:rFonts w:ascii="Wingdings" w:hAnsi="Wingdings" w:hint="default"/>
      </w:rPr>
    </w:lvl>
  </w:abstractNum>
  <w:abstractNum w:abstractNumId="23" w15:restartNumberingAfterBreak="0">
    <w:nsid w:val="5A052D1E"/>
    <w:multiLevelType w:val="multilevel"/>
    <w:tmpl w:val="3DD8DD3A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4" w15:restartNumberingAfterBreak="0">
    <w:nsid w:val="668663CB"/>
    <w:multiLevelType w:val="hybridMultilevel"/>
    <w:tmpl w:val="7A021636"/>
    <w:lvl w:ilvl="0" w:tplc="B734B3D4">
      <w:start w:val="170"/>
      <w:numFmt w:val="bullet"/>
      <w:lvlText w:val="-"/>
      <w:lvlJc w:val="left"/>
      <w:pPr>
        <w:tabs>
          <w:tab w:val="num" w:pos="1680"/>
        </w:tabs>
        <w:ind w:left="16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00"/>
        </w:tabs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40"/>
        </w:tabs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60"/>
        </w:tabs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00"/>
        </w:tabs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20"/>
        </w:tabs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40"/>
        </w:tabs>
        <w:ind w:left="7440" w:hanging="360"/>
      </w:pPr>
      <w:rPr>
        <w:rFonts w:ascii="Wingdings" w:hAnsi="Wingdings" w:hint="default"/>
      </w:rPr>
    </w:lvl>
  </w:abstractNum>
  <w:abstractNum w:abstractNumId="25" w15:restartNumberingAfterBreak="0">
    <w:nsid w:val="69727E8E"/>
    <w:multiLevelType w:val="singleLevel"/>
    <w:tmpl w:val="134E12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6A0A4A4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7" w15:restartNumberingAfterBreak="0">
    <w:nsid w:val="75B74E99"/>
    <w:multiLevelType w:val="hybridMultilevel"/>
    <w:tmpl w:val="50A2D1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1"/>
  </w:num>
  <w:num w:numId="3">
    <w:abstractNumId w:val="15"/>
  </w:num>
  <w:num w:numId="4">
    <w:abstractNumId w:val="21"/>
  </w:num>
  <w:num w:numId="5">
    <w:abstractNumId w:val="5"/>
  </w:num>
  <w:num w:numId="6">
    <w:abstractNumId w:val="1"/>
  </w:num>
  <w:num w:numId="7">
    <w:abstractNumId w:val="2"/>
  </w:num>
  <w:num w:numId="8">
    <w:abstractNumId w:val="25"/>
  </w:num>
  <w:num w:numId="9">
    <w:abstractNumId w:val="22"/>
  </w:num>
  <w:num w:numId="10">
    <w:abstractNumId w:val="16"/>
  </w:num>
  <w:num w:numId="11">
    <w:abstractNumId w:val="19"/>
  </w:num>
  <w:num w:numId="12">
    <w:abstractNumId w:val="0"/>
  </w:num>
  <w:num w:numId="13">
    <w:abstractNumId w:val="18"/>
  </w:num>
  <w:num w:numId="14">
    <w:abstractNumId w:val="10"/>
  </w:num>
  <w:num w:numId="15">
    <w:abstractNumId w:val="13"/>
  </w:num>
  <w:num w:numId="16">
    <w:abstractNumId w:val="24"/>
  </w:num>
  <w:num w:numId="17">
    <w:abstractNumId w:val="12"/>
  </w:num>
  <w:num w:numId="18">
    <w:abstractNumId w:val="27"/>
  </w:num>
  <w:num w:numId="19">
    <w:abstractNumId w:val="14"/>
  </w:num>
  <w:num w:numId="20">
    <w:abstractNumId w:val="7"/>
  </w:num>
  <w:num w:numId="21">
    <w:abstractNumId w:val="4"/>
  </w:num>
  <w:num w:numId="22">
    <w:abstractNumId w:val="6"/>
  </w:num>
  <w:num w:numId="23">
    <w:abstractNumId w:val="26"/>
  </w:num>
  <w:num w:numId="24">
    <w:abstractNumId w:val="23"/>
  </w:num>
  <w:num w:numId="25">
    <w:abstractNumId w:val="20"/>
  </w:num>
  <w:num w:numId="26">
    <w:abstractNumId w:val="3"/>
  </w:num>
  <w:num w:numId="27">
    <w:abstractNumId w:val="9"/>
  </w:num>
  <w:num w:numId="28">
    <w:abstractNumId w:val="8"/>
  </w:num>
  <w:numIdMacAtCleanup w:val="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uang, Lili">
    <w15:presenceInfo w15:providerId="AD" w15:userId="S::lilihuang@maximus.com::62084b72-7463-4b72-8e66-19edcbf4e56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8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43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6676"/>
    <w:rsid w:val="000000DE"/>
    <w:rsid w:val="000003A9"/>
    <w:rsid w:val="00000A9E"/>
    <w:rsid w:val="00000BC6"/>
    <w:rsid w:val="00002B87"/>
    <w:rsid w:val="0000445A"/>
    <w:rsid w:val="00005049"/>
    <w:rsid w:val="0000522C"/>
    <w:rsid w:val="000071F5"/>
    <w:rsid w:val="0001101D"/>
    <w:rsid w:val="00011971"/>
    <w:rsid w:val="000119E4"/>
    <w:rsid w:val="00011AF2"/>
    <w:rsid w:val="0001201E"/>
    <w:rsid w:val="00012131"/>
    <w:rsid w:val="000132C5"/>
    <w:rsid w:val="00013928"/>
    <w:rsid w:val="00013BF3"/>
    <w:rsid w:val="00014257"/>
    <w:rsid w:val="0001467D"/>
    <w:rsid w:val="000156FD"/>
    <w:rsid w:val="00017355"/>
    <w:rsid w:val="0001740C"/>
    <w:rsid w:val="00017784"/>
    <w:rsid w:val="00020868"/>
    <w:rsid w:val="000219F1"/>
    <w:rsid w:val="00021AAC"/>
    <w:rsid w:val="0002247E"/>
    <w:rsid w:val="000231CA"/>
    <w:rsid w:val="000238E5"/>
    <w:rsid w:val="00023F30"/>
    <w:rsid w:val="00026D8C"/>
    <w:rsid w:val="00027677"/>
    <w:rsid w:val="00030896"/>
    <w:rsid w:val="00030AD5"/>
    <w:rsid w:val="000317AA"/>
    <w:rsid w:val="00032048"/>
    <w:rsid w:val="0003285D"/>
    <w:rsid w:val="00034D80"/>
    <w:rsid w:val="00036422"/>
    <w:rsid w:val="00036F9C"/>
    <w:rsid w:val="00037337"/>
    <w:rsid w:val="000400B6"/>
    <w:rsid w:val="000418C4"/>
    <w:rsid w:val="00042765"/>
    <w:rsid w:val="0004311E"/>
    <w:rsid w:val="000436C7"/>
    <w:rsid w:val="0004438D"/>
    <w:rsid w:val="00044847"/>
    <w:rsid w:val="000448F1"/>
    <w:rsid w:val="00044EA8"/>
    <w:rsid w:val="0004693B"/>
    <w:rsid w:val="0004707E"/>
    <w:rsid w:val="00047418"/>
    <w:rsid w:val="00051C23"/>
    <w:rsid w:val="00052650"/>
    <w:rsid w:val="0005342A"/>
    <w:rsid w:val="00053B91"/>
    <w:rsid w:val="00055BDD"/>
    <w:rsid w:val="00056676"/>
    <w:rsid w:val="000569D7"/>
    <w:rsid w:val="000623BC"/>
    <w:rsid w:val="0006363B"/>
    <w:rsid w:val="0006380F"/>
    <w:rsid w:val="000640E5"/>
    <w:rsid w:val="0006435F"/>
    <w:rsid w:val="00064902"/>
    <w:rsid w:val="00066015"/>
    <w:rsid w:val="00070747"/>
    <w:rsid w:val="00070887"/>
    <w:rsid w:val="00070FB5"/>
    <w:rsid w:val="000721C4"/>
    <w:rsid w:val="0007344F"/>
    <w:rsid w:val="0007429F"/>
    <w:rsid w:val="0007562B"/>
    <w:rsid w:val="00075959"/>
    <w:rsid w:val="00076B61"/>
    <w:rsid w:val="00080A94"/>
    <w:rsid w:val="00082CA9"/>
    <w:rsid w:val="00085D95"/>
    <w:rsid w:val="00087B24"/>
    <w:rsid w:val="0009119F"/>
    <w:rsid w:val="000917E3"/>
    <w:rsid w:val="0009251C"/>
    <w:rsid w:val="00092B77"/>
    <w:rsid w:val="000937BB"/>
    <w:rsid w:val="00094EB3"/>
    <w:rsid w:val="00095964"/>
    <w:rsid w:val="00096873"/>
    <w:rsid w:val="000A12E5"/>
    <w:rsid w:val="000A2824"/>
    <w:rsid w:val="000A7642"/>
    <w:rsid w:val="000B07DF"/>
    <w:rsid w:val="000B1233"/>
    <w:rsid w:val="000B175E"/>
    <w:rsid w:val="000B19CD"/>
    <w:rsid w:val="000B353C"/>
    <w:rsid w:val="000B4BB3"/>
    <w:rsid w:val="000B4C41"/>
    <w:rsid w:val="000B636A"/>
    <w:rsid w:val="000B6371"/>
    <w:rsid w:val="000B69B3"/>
    <w:rsid w:val="000B7ED5"/>
    <w:rsid w:val="000C0485"/>
    <w:rsid w:val="000C0877"/>
    <w:rsid w:val="000C1F6A"/>
    <w:rsid w:val="000C1F96"/>
    <w:rsid w:val="000C238A"/>
    <w:rsid w:val="000C2B44"/>
    <w:rsid w:val="000C3317"/>
    <w:rsid w:val="000C7E47"/>
    <w:rsid w:val="000D03E3"/>
    <w:rsid w:val="000D1903"/>
    <w:rsid w:val="000D211A"/>
    <w:rsid w:val="000D22D8"/>
    <w:rsid w:val="000D28EE"/>
    <w:rsid w:val="000D4625"/>
    <w:rsid w:val="000D488E"/>
    <w:rsid w:val="000D4B88"/>
    <w:rsid w:val="000D574E"/>
    <w:rsid w:val="000D598F"/>
    <w:rsid w:val="000D6C7A"/>
    <w:rsid w:val="000D7B80"/>
    <w:rsid w:val="000E22FB"/>
    <w:rsid w:val="000E2991"/>
    <w:rsid w:val="000E31C8"/>
    <w:rsid w:val="000E3F0B"/>
    <w:rsid w:val="000E49B6"/>
    <w:rsid w:val="000E570F"/>
    <w:rsid w:val="000E57D8"/>
    <w:rsid w:val="000E593F"/>
    <w:rsid w:val="000E64B5"/>
    <w:rsid w:val="000E7970"/>
    <w:rsid w:val="000E7E8E"/>
    <w:rsid w:val="000F1094"/>
    <w:rsid w:val="000F521F"/>
    <w:rsid w:val="000F71CC"/>
    <w:rsid w:val="00100264"/>
    <w:rsid w:val="0010046D"/>
    <w:rsid w:val="00100CBE"/>
    <w:rsid w:val="001018E7"/>
    <w:rsid w:val="00101E39"/>
    <w:rsid w:val="00102065"/>
    <w:rsid w:val="001040E1"/>
    <w:rsid w:val="0010443A"/>
    <w:rsid w:val="00104936"/>
    <w:rsid w:val="00106230"/>
    <w:rsid w:val="0011172C"/>
    <w:rsid w:val="001118A1"/>
    <w:rsid w:val="0011242F"/>
    <w:rsid w:val="00116A05"/>
    <w:rsid w:val="00116F1E"/>
    <w:rsid w:val="00117077"/>
    <w:rsid w:val="001170B6"/>
    <w:rsid w:val="001177CE"/>
    <w:rsid w:val="001204CA"/>
    <w:rsid w:val="00120800"/>
    <w:rsid w:val="00123165"/>
    <w:rsid w:val="00123FAB"/>
    <w:rsid w:val="00125614"/>
    <w:rsid w:val="00127D56"/>
    <w:rsid w:val="00127D64"/>
    <w:rsid w:val="00133578"/>
    <w:rsid w:val="0013678A"/>
    <w:rsid w:val="00140BFB"/>
    <w:rsid w:val="001416D2"/>
    <w:rsid w:val="0014219C"/>
    <w:rsid w:val="001437FE"/>
    <w:rsid w:val="00143E05"/>
    <w:rsid w:val="001441F7"/>
    <w:rsid w:val="00144604"/>
    <w:rsid w:val="00144DC4"/>
    <w:rsid w:val="00144FC6"/>
    <w:rsid w:val="00145B22"/>
    <w:rsid w:val="0014651A"/>
    <w:rsid w:val="00153468"/>
    <w:rsid w:val="001538DD"/>
    <w:rsid w:val="00153AC6"/>
    <w:rsid w:val="00154B87"/>
    <w:rsid w:val="0015597A"/>
    <w:rsid w:val="00155FA0"/>
    <w:rsid w:val="00157238"/>
    <w:rsid w:val="00157BC2"/>
    <w:rsid w:val="0016108B"/>
    <w:rsid w:val="001625B3"/>
    <w:rsid w:val="00163A84"/>
    <w:rsid w:val="00164D0E"/>
    <w:rsid w:val="00165184"/>
    <w:rsid w:val="00171037"/>
    <w:rsid w:val="0017191F"/>
    <w:rsid w:val="0017194D"/>
    <w:rsid w:val="00172616"/>
    <w:rsid w:val="0017439F"/>
    <w:rsid w:val="00175C3B"/>
    <w:rsid w:val="00176615"/>
    <w:rsid w:val="001771CE"/>
    <w:rsid w:val="001774CF"/>
    <w:rsid w:val="00177767"/>
    <w:rsid w:val="001806E6"/>
    <w:rsid w:val="001813B1"/>
    <w:rsid w:val="00182B40"/>
    <w:rsid w:val="00182DFA"/>
    <w:rsid w:val="0018582C"/>
    <w:rsid w:val="00185BFA"/>
    <w:rsid w:val="0019065B"/>
    <w:rsid w:val="00192A75"/>
    <w:rsid w:val="00192B26"/>
    <w:rsid w:val="001931BF"/>
    <w:rsid w:val="001932FF"/>
    <w:rsid w:val="00193B2C"/>
    <w:rsid w:val="00194BD0"/>
    <w:rsid w:val="00195301"/>
    <w:rsid w:val="0019612F"/>
    <w:rsid w:val="001965B8"/>
    <w:rsid w:val="001969BA"/>
    <w:rsid w:val="001A1671"/>
    <w:rsid w:val="001A1C04"/>
    <w:rsid w:val="001A2E5B"/>
    <w:rsid w:val="001A463E"/>
    <w:rsid w:val="001A56E6"/>
    <w:rsid w:val="001B0BB9"/>
    <w:rsid w:val="001B2F47"/>
    <w:rsid w:val="001B4504"/>
    <w:rsid w:val="001B62A5"/>
    <w:rsid w:val="001B751B"/>
    <w:rsid w:val="001B769C"/>
    <w:rsid w:val="001C00AE"/>
    <w:rsid w:val="001C0420"/>
    <w:rsid w:val="001C124E"/>
    <w:rsid w:val="001C1500"/>
    <w:rsid w:val="001C3470"/>
    <w:rsid w:val="001C407A"/>
    <w:rsid w:val="001C4917"/>
    <w:rsid w:val="001C50E9"/>
    <w:rsid w:val="001C5520"/>
    <w:rsid w:val="001D0752"/>
    <w:rsid w:val="001D1105"/>
    <w:rsid w:val="001D145D"/>
    <w:rsid w:val="001D18FB"/>
    <w:rsid w:val="001D2F61"/>
    <w:rsid w:val="001D3C07"/>
    <w:rsid w:val="001D3C4A"/>
    <w:rsid w:val="001D50C4"/>
    <w:rsid w:val="001D5B16"/>
    <w:rsid w:val="001E02F5"/>
    <w:rsid w:val="001E11CC"/>
    <w:rsid w:val="001E1457"/>
    <w:rsid w:val="001E1491"/>
    <w:rsid w:val="001E17B3"/>
    <w:rsid w:val="001E1A26"/>
    <w:rsid w:val="001E1B7F"/>
    <w:rsid w:val="001E3DE9"/>
    <w:rsid w:val="001E51F6"/>
    <w:rsid w:val="001F00BE"/>
    <w:rsid w:val="001F0108"/>
    <w:rsid w:val="001F084B"/>
    <w:rsid w:val="001F0896"/>
    <w:rsid w:val="001F0AB5"/>
    <w:rsid w:val="001F2AED"/>
    <w:rsid w:val="001F3539"/>
    <w:rsid w:val="001F4432"/>
    <w:rsid w:val="001F5B43"/>
    <w:rsid w:val="001F689E"/>
    <w:rsid w:val="001F79BA"/>
    <w:rsid w:val="001F7A51"/>
    <w:rsid w:val="00200D90"/>
    <w:rsid w:val="00201DCC"/>
    <w:rsid w:val="00202316"/>
    <w:rsid w:val="00202EC6"/>
    <w:rsid w:val="00203217"/>
    <w:rsid w:val="00204F81"/>
    <w:rsid w:val="002055AE"/>
    <w:rsid w:val="00205E7B"/>
    <w:rsid w:val="00206546"/>
    <w:rsid w:val="00206D83"/>
    <w:rsid w:val="00206ED5"/>
    <w:rsid w:val="0021006A"/>
    <w:rsid w:val="00211DB8"/>
    <w:rsid w:val="00212882"/>
    <w:rsid w:val="0021391A"/>
    <w:rsid w:val="002156CC"/>
    <w:rsid w:val="00215D90"/>
    <w:rsid w:val="00216BB8"/>
    <w:rsid w:val="00217417"/>
    <w:rsid w:val="00217DF6"/>
    <w:rsid w:val="00220205"/>
    <w:rsid w:val="00220431"/>
    <w:rsid w:val="00220E56"/>
    <w:rsid w:val="00221345"/>
    <w:rsid w:val="00221B14"/>
    <w:rsid w:val="002264DC"/>
    <w:rsid w:val="00227DF4"/>
    <w:rsid w:val="0023259C"/>
    <w:rsid w:val="0023450B"/>
    <w:rsid w:val="00235EA8"/>
    <w:rsid w:val="00237670"/>
    <w:rsid w:val="00237E40"/>
    <w:rsid w:val="002453BC"/>
    <w:rsid w:val="00246B0B"/>
    <w:rsid w:val="00251693"/>
    <w:rsid w:val="00251784"/>
    <w:rsid w:val="00252963"/>
    <w:rsid w:val="00253E87"/>
    <w:rsid w:val="0025498D"/>
    <w:rsid w:val="00256A19"/>
    <w:rsid w:val="002603D4"/>
    <w:rsid w:val="00260C2D"/>
    <w:rsid w:val="00260C5E"/>
    <w:rsid w:val="00260F39"/>
    <w:rsid w:val="00261F5E"/>
    <w:rsid w:val="00263B5E"/>
    <w:rsid w:val="0026466D"/>
    <w:rsid w:val="00266752"/>
    <w:rsid w:val="00266CD0"/>
    <w:rsid w:val="00270E32"/>
    <w:rsid w:val="00273030"/>
    <w:rsid w:val="00273398"/>
    <w:rsid w:val="00274B7B"/>
    <w:rsid w:val="002756A4"/>
    <w:rsid w:val="00276C5A"/>
    <w:rsid w:val="00276CB8"/>
    <w:rsid w:val="00277487"/>
    <w:rsid w:val="00277E99"/>
    <w:rsid w:val="00283AC2"/>
    <w:rsid w:val="00283B35"/>
    <w:rsid w:val="00283ECC"/>
    <w:rsid w:val="00284144"/>
    <w:rsid w:val="002841A2"/>
    <w:rsid w:val="00285761"/>
    <w:rsid w:val="00285A78"/>
    <w:rsid w:val="0028678C"/>
    <w:rsid w:val="002911F7"/>
    <w:rsid w:val="002923CA"/>
    <w:rsid w:val="00292688"/>
    <w:rsid w:val="00292987"/>
    <w:rsid w:val="00293B62"/>
    <w:rsid w:val="00293D75"/>
    <w:rsid w:val="0029534F"/>
    <w:rsid w:val="002961D8"/>
    <w:rsid w:val="00296BD8"/>
    <w:rsid w:val="002970EB"/>
    <w:rsid w:val="00297E06"/>
    <w:rsid w:val="002A25AB"/>
    <w:rsid w:val="002A4EE8"/>
    <w:rsid w:val="002A6D6D"/>
    <w:rsid w:val="002B032C"/>
    <w:rsid w:val="002B1C31"/>
    <w:rsid w:val="002B1EFD"/>
    <w:rsid w:val="002B213F"/>
    <w:rsid w:val="002B3083"/>
    <w:rsid w:val="002B3532"/>
    <w:rsid w:val="002B3F4A"/>
    <w:rsid w:val="002B56B2"/>
    <w:rsid w:val="002B63B8"/>
    <w:rsid w:val="002B66B3"/>
    <w:rsid w:val="002B7AD0"/>
    <w:rsid w:val="002C07D9"/>
    <w:rsid w:val="002C0F42"/>
    <w:rsid w:val="002C1237"/>
    <w:rsid w:val="002C150E"/>
    <w:rsid w:val="002C16DB"/>
    <w:rsid w:val="002C1A5A"/>
    <w:rsid w:val="002C1DA7"/>
    <w:rsid w:val="002C24A9"/>
    <w:rsid w:val="002C250C"/>
    <w:rsid w:val="002C2642"/>
    <w:rsid w:val="002C26A0"/>
    <w:rsid w:val="002C3243"/>
    <w:rsid w:val="002C3534"/>
    <w:rsid w:val="002C3842"/>
    <w:rsid w:val="002C58F2"/>
    <w:rsid w:val="002C72AB"/>
    <w:rsid w:val="002D18E3"/>
    <w:rsid w:val="002D1E9A"/>
    <w:rsid w:val="002D4C4E"/>
    <w:rsid w:val="002D57DC"/>
    <w:rsid w:val="002E06C5"/>
    <w:rsid w:val="002E5685"/>
    <w:rsid w:val="002E5700"/>
    <w:rsid w:val="002E7233"/>
    <w:rsid w:val="002F1648"/>
    <w:rsid w:val="002F2123"/>
    <w:rsid w:val="002F28C2"/>
    <w:rsid w:val="002F2E80"/>
    <w:rsid w:val="002F427D"/>
    <w:rsid w:val="002F68E4"/>
    <w:rsid w:val="002F7E4B"/>
    <w:rsid w:val="00301A4A"/>
    <w:rsid w:val="00301B89"/>
    <w:rsid w:val="00302768"/>
    <w:rsid w:val="00303005"/>
    <w:rsid w:val="00304177"/>
    <w:rsid w:val="003063D8"/>
    <w:rsid w:val="00306E46"/>
    <w:rsid w:val="00306E4F"/>
    <w:rsid w:val="00307350"/>
    <w:rsid w:val="00307C1B"/>
    <w:rsid w:val="00311986"/>
    <w:rsid w:val="00311E2E"/>
    <w:rsid w:val="00311F85"/>
    <w:rsid w:val="003124B5"/>
    <w:rsid w:val="003125F7"/>
    <w:rsid w:val="00312B20"/>
    <w:rsid w:val="00313434"/>
    <w:rsid w:val="00314BED"/>
    <w:rsid w:val="00314C33"/>
    <w:rsid w:val="00314D8B"/>
    <w:rsid w:val="0031554E"/>
    <w:rsid w:val="00316227"/>
    <w:rsid w:val="003168D4"/>
    <w:rsid w:val="00316DF9"/>
    <w:rsid w:val="003201A1"/>
    <w:rsid w:val="00323D1F"/>
    <w:rsid w:val="00324039"/>
    <w:rsid w:val="00324913"/>
    <w:rsid w:val="00325710"/>
    <w:rsid w:val="00327927"/>
    <w:rsid w:val="00327A17"/>
    <w:rsid w:val="00330389"/>
    <w:rsid w:val="003307A2"/>
    <w:rsid w:val="00330A21"/>
    <w:rsid w:val="00330B23"/>
    <w:rsid w:val="00331EF7"/>
    <w:rsid w:val="0033391B"/>
    <w:rsid w:val="00333AA3"/>
    <w:rsid w:val="00333C18"/>
    <w:rsid w:val="003340F1"/>
    <w:rsid w:val="00336507"/>
    <w:rsid w:val="003375C1"/>
    <w:rsid w:val="003402FF"/>
    <w:rsid w:val="00343515"/>
    <w:rsid w:val="0034354D"/>
    <w:rsid w:val="00343AD0"/>
    <w:rsid w:val="00344226"/>
    <w:rsid w:val="0034501B"/>
    <w:rsid w:val="003451C5"/>
    <w:rsid w:val="00346049"/>
    <w:rsid w:val="00346D41"/>
    <w:rsid w:val="00350675"/>
    <w:rsid w:val="00350E59"/>
    <w:rsid w:val="0035145D"/>
    <w:rsid w:val="00351555"/>
    <w:rsid w:val="00352475"/>
    <w:rsid w:val="00352553"/>
    <w:rsid w:val="003553B9"/>
    <w:rsid w:val="0035567A"/>
    <w:rsid w:val="003561E6"/>
    <w:rsid w:val="003565BD"/>
    <w:rsid w:val="00360B9F"/>
    <w:rsid w:val="00360D2C"/>
    <w:rsid w:val="0036124F"/>
    <w:rsid w:val="0036249C"/>
    <w:rsid w:val="00362795"/>
    <w:rsid w:val="00363175"/>
    <w:rsid w:val="00363253"/>
    <w:rsid w:val="00364304"/>
    <w:rsid w:val="003655E4"/>
    <w:rsid w:val="003665CE"/>
    <w:rsid w:val="00367BC6"/>
    <w:rsid w:val="003701CE"/>
    <w:rsid w:val="00371757"/>
    <w:rsid w:val="00372EBD"/>
    <w:rsid w:val="003734FB"/>
    <w:rsid w:val="00373532"/>
    <w:rsid w:val="003736D6"/>
    <w:rsid w:val="003767CA"/>
    <w:rsid w:val="003771DF"/>
    <w:rsid w:val="00381898"/>
    <w:rsid w:val="003839AC"/>
    <w:rsid w:val="00383FAE"/>
    <w:rsid w:val="00384E8D"/>
    <w:rsid w:val="003876CA"/>
    <w:rsid w:val="00391669"/>
    <w:rsid w:val="00391739"/>
    <w:rsid w:val="003929AD"/>
    <w:rsid w:val="0039749B"/>
    <w:rsid w:val="003A152C"/>
    <w:rsid w:val="003A234B"/>
    <w:rsid w:val="003A26E2"/>
    <w:rsid w:val="003A3522"/>
    <w:rsid w:val="003A37C5"/>
    <w:rsid w:val="003A3A7A"/>
    <w:rsid w:val="003A3B82"/>
    <w:rsid w:val="003A497D"/>
    <w:rsid w:val="003A4BE6"/>
    <w:rsid w:val="003A51ED"/>
    <w:rsid w:val="003A5AB9"/>
    <w:rsid w:val="003A601E"/>
    <w:rsid w:val="003A7DAD"/>
    <w:rsid w:val="003A7DDC"/>
    <w:rsid w:val="003B092A"/>
    <w:rsid w:val="003B09D7"/>
    <w:rsid w:val="003B0ED7"/>
    <w:rsid w:val="003B2632"/>
    <w:rsid w:val="003B29FF"/>
    <w:rsid w:val="003B4F19"/>
    <w:rsid w:val="003B5583"/>
    <w:rsid w:val="003B5757"/>
    <w:rsid w:val="003B5A9D"/>
    <w:rsid w:val="003B73F6"/>
    <w:rsid w:val="003B7C64"/>
    <w:rsid w:val="003C065E"/>
    <w:rsid w:val="003C267C"/>
    <w:rsid w:val="003C2F93"/>
    <w:rsid w:val="003C3312"/>
    <w:rsid w:val="003C4101"/>
    <w:rsid w:val="003C4AA2"/>
    <w:rsid w:val="003C5E4E"/>
    <w:rsid w:val="003D34AF"/>
    <w:rsid w:val="003D35F1"/>
    <w:rsid w:val="003D380B"/>
    <w:rsid w:val="003D3864"/>
    <w:rsid w:val="003D4A68"/>
    <w:rsid w:val="003D6407"/>
    <w:rsid w:val="003D6AAB"/>
    <w:rsid w:val="003D6B33"/>
    <w:rsid w:val="003E0947"/>
    <w:rsid w:val="003E17D8"/>
    <w:rsid w:val="003E19E3"/>
    <w:rsid w:val="003E31D5"/>
    <w:rsid w:val="003E5287"/>
    <w:rsid w:val="003E552A"/>
    <w:rsid w:val="003E73F3"/>
    <w:rsid w:val="003F0AED"/>
    <w:rsid w:val="003F12A0"/>
    <w:rsid w:val="003F1496"/>
    <w:rsid w:val="003F254A"/>
    <w:rsid w:val="003F4131"/>
    <w:rsid w:val="003F6B09"/>
    <w:rsid w:val="003F6BB5"/>
    <w:rsid w:val="003F7F43"/>
    <w:rsid w:val="004000B7"/>
    <w:rsid w:val="004001FA"/>
    <w:rsid w:val="00400C3C"/>
    <w:rsid w:val="0040151A"/>
    <w:rsid w:val="004016BB"/>
    <w:rsid w:val="0040272D"/>
    <w:rsid w:val="00402909"/>
    <w:rsid w:val="004043E1"/>
    <w:rsid w:val="00404971"/>
    <w:rsid w:val="00404A49"/>
    <w:rsid w:val="00404EDA"/>
    <w:rsid w:val="0040567A"/>
    <w:rsid w:val="00405712"/>
    <w:rsid w:val="00405866"/>
    <w:rsid w:val="00405B5E"/>
    <w:rsid w:val="00405FC7"/>
    <w:rsid w:val="0040736E"/>
    <w:rsid w:val="00407413"/>
    <w:rsid w:val="00410305"/>
    <w:rsid w:val="00412743"/>
    <w:rsid w:val="00412766"/>
    <w:rsid w:val="00414762"/>
    <w:rsid w:val="004147EA"/>
    <w:rsid w:val="0041525F"/>
    <w:rsid w:val="00415B0E"/>
    <w:rsid w:val="0041747B"/>
    <w:rsid w:val="00417753"/>
    <w:rsid w:val="00417BEC"/>
    <w:rsid w:val="00421412"/>
    <w:rsid w:val="00422075"/>
    <w:rsid w:val="00422FB6"/>
    <w:rsid w:val="00423338"/>
    <w:rsid w:val="00425177"/>
    <w:rsid w:val="00425351"/>
    <w:rsid w:val="004254C1"/>
    <w:rsid w:val="0042717A"/>
    <w:rsid w:val="00427A90"/>
    <w:rsid w:val="00430AD2"/>
    <w:rsid w:val="00431549"/>
    <w:rsid w:val="00431948"/>
    <w:rsid w:val="00431C5C"/>
    <w:rsid w:val="00433447"/>
    <w:rsid w:val="00433CBD"/>
    <w:rsid w:val="0043520A"/>
    <w:rsid w:val="004356CB"/>
    <w:rsid w:val="0043704F"/>
    <w:rsid w:val="0043756B"/>
    <w:rsid w:val="00440385"/>
    <w:rsid w:val="0044207F"/>
    <w:rsid w:val="0044291A"/>
    <w:rsid w:val="004445E4"/>
    <w:rsid w:val="0044468B"/>
    <w:rsid w:val="00444D6C"/>
    <w:rsid w:val="004455CB"/>
    <w:rsid w:val="0044625D"/>
    <w:rsid w:val="004468A6"/>
    <w:rsid w:val="00447127"/>
    <w:rsid w:val="004475D0"/>
    <w:rsid w:val="00450262"/>
    <w:rsid w:val="00450609"/>
    <w:rsid w:val="0045114D"/>
    <w:rsid w:val="00451863"/>
    <w:rsid w:val="00451922"/>
    <w:rsid w:val="00452DA5"/>
    <w:rsid w:val="00452F9E"/>
    <w:rsid w:val="00455407"/>
    <w:rsid w:val="004572D0"/>
    <w:rsid w:val="004607B5"/>
    <w:rsid w:val="00464914"/>
    <w:rsid w:val="0046699E"/>
    <w:rsid w:val="00466A53"/>
    <w:rsid w:val="00466B49"/>
    <w:rsid w:val="00466BDF"/>
    <w:rsid w:val="004671CF"/>
    <w:rsid w:val="00467DE6"/>
    <w:rsid w:val="00470216"/>
    <w:rsid w:val="004714D4"/>
    <w:rsid w:val="00472A15"/>
    <w:rsid w:val="004735F4"/>
    <w:rsid w:val="004757D9"/>
    <w:rsid w:val="00475CFE"/>
    <w:rsid w:val="0047648B"/>
    <w:rsid w:val="00476FA6"/>
    <w:rsid w:val="00476FAE"/>
    <w:rsid w:val="004808CE"/>
    <w:rsid w:val="00480D5B"/>
    <w:rsid w:val="00480F8A"/>
    <w:rsid w:val="0048185D"/>
    <w:rsid w:val="00482666"/>
    <w:rsid w:val="00482BD5"/>
    <w:rsid w:val="004841A6"/>
    <w:rsid w:val="00484847"/>
    <w:rsid w:val="00485F48"/>
    <w:rsid w:val="00486467"/>
    <w:rsid w:val="00486C0F"/>
    <w:rsid w:val="0048723C"/>
    <w:rsid w:val="00487E85"/>
    <w:rsid w:val="004900E0"/>
    <w:rsid w:val="0049043C"/>
    <w:rsid w:val="00490FD9"/>
    <w:rsid w:val="00492255"/>
    <w:rsid w:val="00492326"/>
    <w:rsid w:val="00492B3F"/>
    <w:rsid w:val="00492D69"/>
    <w:rsid w:val="0049452C"/>
    <w:rsid w:val="00494626"/>
    <w:rsid w:val="0049476B"/>
    <w:rsid w:val="00495B8C"/>
    <w:rsid w:val="00496802"/>
    <w:rsid w:val="00497589"/>
    <w:rsid w:val="004979D1"/>
    <w:rsid w:val="00497AE1"/>
    <w:rsid w:val="00497DC3"/>
    <w:rsid w:val="004A04CE"/>
    <w:rsid w:val="004A1276"/>
    <w:rsid w:val="004A269B"/>
    <w:rsid w:val="004A2822"/>
    <w:rsid w:val="004A2938"/>
    <w:rsid w:val="004A34ED"/>
    <w:rsid w:val="004A3C25"/>
    <w:rsid w:val="004A4FCB"/>
    <w:rsid w:val="004A5832"/>
    <w:rsid w:val="004A5D28"/>
    <w:rsid w:val="004A60DF"/>
    <w:rsid w:val="004A73D4"/>
    <w:rsid w:val="004A78E4"/>
    <w:rsid w:val="004B1BCC"/>
    <w:rsid w:val="004B28E4"/>
    <w:rsid w:val="004B4262"/>
    <w:rsid w:val="004B67BA"/>
    <w:rsid w:val="004B6F74"/>
    <w:rsid w:val="004B71EB"/>
    <w:rsid w:val="004B72AB"/>
    <w:rsid w:val="004B7526"/>
    <w:rsid w:val="004B7794"/>
    <w:rsid w:val="004C2A87"/>
    <w:rsid w:val="004C2A9D"/>
    <w:rsid w:val="004C2B83"/>
    <w:rsid w:val="004C3169"/>
    <w:rsid w:val="004C4094"/>
    <w:rsid w:val="004C45D7"/>
    <w:rsid w:val="004C4D80"/>
    <w:rsid w:val="004C79CC"/>
    <w:rsid w:val="004D03F6"/>
    <w:rsid w:val="004D0432"/>
    <w:rsid w:val="004D0489"/>
    <w:rsid w:val="004D04EB"/>
    <w:rsid w:val="004D3217"/>
    <w:rsid w:val="004D473C"/>
    <w:rsid w:val="004D642B"/>
    <w:rsid w:val="004D721D"/>
    <w:rsid w:val="004E0A3D"/>
    <w:rsid w:val="004E3F95"/>
    <w:rsid w:val="004E4018"/>
    <w:rsid w:val="004E47A4"/>
    <w:rsid w:val="004E487C"/>
    <w:rsid w:val="004E5212"/>
    <w:rsid w:val="004E6524"/>
    <w:rsid w:val="004E6740"/>
    <w:rsid w:val="004E6FA5"/>
    <w:rsid w:val="004E717B"/>
    <w:rsid w:val="004F04B7"/>
    <w:rsid w:val="004F2198"/>
    <w:rsid w:val="004F27E3"/>
    <w:rsid w:val="004F43FF"/>
    <w:rsid w:val="004F4466"/>
    <w:rsid w:val="004F4AED"/>
    <w:rsid w:val="004F54A6"/>
    <w:rsid w:val="004F57E3"/>
    <w:rsid w:val="004F5813"/>
    <w:rsid w:val="004F5C3A"/>
    <w:rsid w:val="004F73AF"/>
    <w:rsid w:val="005004B6"/>
    <w:rsid w:val="0050145E"/>
    <w:rsid w:val="0050526F"/>
    <w:rsid w:val="00505C2F"/>
    <w:rsid w:val="00506164"/>
    <w:rsid w:val="0050658B"/>
    <w:rsid w:val="005104B2"/>
    <w:rsid w:val="005107BC"/>
    <w:rsid w:val="005109F4"/>
    <w:rsid w:val="0051169D"/>
    <w:rsid w:val="00512796"/>
    <w:rsid w:val="00513569"/>
    <w:rsid w:val="00514280"/>
    <w:rsid w:val="005143FA"/>
    <w:rsid w:val="0051461A"/>
    <w:rsid w:val="00514F4D"/>
    <w:rsid w:val="005151C4"/>
    <w:rsid w:val="00516F69"/>
    <w:rsid w:val="005176E3"/>
    <w:rsid w:val="00517B45"/>
    <w:rsid w:val="00520CF2"/>
    <w:rsid w:val="005216CD"/>
    <w:rsid w:val="0052343A"/>
    <w:rsid w:val="005240C1"/>
    <w:rsid w:val="005257D3"/>
    <w:rsid w:val="00526696"/>
    <w:rsid w:val="00526FF8"/>
    <w:rsid w:val="00527516"/>
    <w:rsid w:val="0053099D"/>
    <w:rsid w:val="00534A4C"/>
    <w:rsid w:val="00535A70"/>
    <w:rsid w:val="0053621A"/>
    <w:rsid w:val="00536878"/>
    <w:rsid w:val="00536C1D"/>
    <w:rsid w:val="00536FEC"/>
    <w:rsid w:val="005412AB"/>
    <w:rsid w:val="0054180D"/>
    <w:rsid w:val="005443D3"/>
    <w:rsid w:val="005449ED"/>
    <w:rsid w:val="00545DAE"/>
    <w:rsid w:val="00546E9F"/>
    <w:rsid w:val="00547ACE"/>
    <w:rsid w:val="005501B5"/>
    <w:rsid w:val="005507AC"/>
    <w:rsid w:val="005512C3"/>
    <w:rsid w:val="00551464"/>
    <w:rsid w:val="00551F44"/>
    <w:rsid w:val="005535DA"/>
    <w:rsid w:val="00553BEA"/>
    <w:rsid w:val="0055667A"/>
    <w:rsid w:val="00557168"/>
    <w:rsid w:val="005575DD"/>
    <w:rsid w:val="0055799B"/>
    <w:rsid w:val="00557A4B"/>
    <w:rsid w:val="0056089C"/>
    <w:rsid w:val="0056151F"/>
    <w:rsid w:val="0056181D"/>
    <w:rsid w:val="005620AC"/>
    <w:rsid w:val="00562244"/>
    <w:rsid w:val="0056347A"/>
    <w:rsid w:val="00563C5F"/>
    <w:rsid w:val="0056429A"/>
    <w:rsid w:val="0056454F"/>
    <w:rsid w:val="00565243"/>
    <w:rsid w:val="00566110"/>
    <w:rsid w:val="0056627A"/>
    <w:rsid w:val="00567528"/>
    <w:rsid w:val="00567EA3"/>
    <w:rsid w:val="00570C36"/>
    <w:rsid w:val="00571C1C"/>
    <w:rsid w:val="0057319C"/>
    <w:rsid w:val="00573C15"/>
    <w:rsid w:val="005748DA"/>
    <w:rsid w:val="00574AA1"/>
    <w:rsid w:val="00574D36"/>
    <w:rsid w:val="00575E52"/>
    <w:rsid w:val="00577A48"/>
    <w:rsid w:val="00580DB7"/>
    <w:rsid w:val="00581469"/>
    <w:rsid w:val="0058182A"/>
    <w:rsid w:val="00581BD0"/>
    <w:rsid w:val="00581E3F"/>
    <w:rsid w:val="00583A09"/>
    <w:rsid w:val="00583E40"/>
    <w:rsid w:val="005856A1"/>
    <w:rsid w:val="00585F5D"/>
    <w:rsid w:val="00586985"/>
    <w:rsid w:val="005904D0"/>
    <w:rsid w:val="005908E6"/>
    <w:rsid w:val="00591948"/>
    <w:rsid w:val="00593AF4"/>
    <w:rsid w:val="00593E0C"/>
    <w:rsid w:val="00595812"/>
    <w:rsid w:val="00595B76"/>
    <w:rsid w:val="00595FF0"/>
    <w:rsid w:val="0059739F"/>
    <w:rsid w:val="005978BE"/>
    <w:rsid w:val="005A03A1"/>
    <w:rsid w:val="005A185D"/>
    <w:rsid w:val="005A2372"/>
    <w:rsid w:val="005A2734"/>
    <w:rsid w:val="005A3D6D"/>
    <w:rsid w:val="005A40DC"/>
    <w:rsid w:val="005A4D97"/>
    <w:rsid w:val="005A4F98"/>
    <w:rsid w:val="005A5F1D"/>
    <w:rsid w:val="005A655C"/>
    <w:rsid w:val="005A690B"/>
    <w:rsid w:val="005A6940"/>
    <w:rsid w:val="005A6C08"/>
    <w:rsid w:val="005A7832"/>
    <w:rsid w:val="005B03E8"/>
    <w:rsid w:val="005B10E5"/>
    <w:rsid w:val="005B12FF"/>
    <w:rsid w:val="005B3585"/>
    <w:rsid w:val="005B3D16"/>
    <w:rsid w:val="005B4230"/>
    <w:rsid w:val="005B4826"/>
    <w:rsid w:val="005B5089"/>
    <w:rsid w:val="005B5771"/>
    <w:rsid w:val="005B5A61"/>
    <w:rsid w:val="005B620D"/>
    <w:rsid w:val="005B69D8"/>
    <w:rsid w:val="005B6CF6"/>
    <w:rsid w:val="005C0757"/>
    <w:rsid w:val="005C4403"/>
    <w:rsid w:val="005C468D"/>
    <w:rsid w:val="005C58F0"/>
    <w:rsid w:val="005C7384"/>
    <w:rsid w:val="005D0B08"/>
    <w:rsid w:val="005D1C22"/>
    <w:rsid w:val="005D3056"/>
    <w:rsid w:val="005D4B04"/>
    <w:rsid w:val="005D6229"/>
    <w:rsid w:val="005D6441"/>
    <w:rsid w:val="005D65BA"/>
    <w:rsid w:val="005D677F"/>
    <w:rsid w:val="005D7304"/>
    <w:rsid w:val="005E1317"/>
    <w:rsid w:val="005E18C5"/>
    <w:rsid w:val="005E18E2"/>
    <w:rsid w:val="005E1962"/>
    <w:rsid w:val="005E2648"/>
    <w:rsid w:val="005E2B20"/>
    <w:rsid w:val="005E4B18"/>
    <w:rsid w:val="005E5023"/>
    <w:rsid w:val="005E517A"/>
    <w:rsid w:val="005E7099"/>
    <w:rsid w:val="005E77A6"/>
    <w:rsid w:val="005E7890"/>
    <w:rsid w:val="005E79C5"/>
    <w:rsid w:val="005F0E39"/>
    <w:rsid w:val="005F1E31"/>
    <w:rsid w:val="005F32A0"/>
    <w:rsid w:val="005F362E"/>
    <w:rsid w:val="005F363F"/>
    <w:rsid w:val="005F3696"/>
    <w:rsid w:val="005F4541"/>
    <w:rsid w:val="005F4D71"/>
    <w:rsid w:val="005F5417"/>
    <w:rsid w:val="005F6659"/>
    <w:rsid w:val="00600983"/>
    <w:rsid w:val="006034EC"/>
    <w:rsid w:val="00603A64"/>
    <w:rsid w:val="00605145"/>
    <w:rsid w:val="00606D5A"/>
    <w:rsid w:val="006111F7"/>
    <w:rsid w:val="006115CA"/>
    <w:rsid w:val="00611C5F"/>
    <w:rsid w:val="0061408B"/>
    <w:rsid w:val="0061526F"/>
    <w:rsid w:val="0061567D"/>
    <w:rsid w:val="0061741A"/>
    <w:rsid w:val="006176C5"/>
    <w:rsid w:val="00617902"/>
    <w:rsid w:val="00621B1B"/>
    <w:rsid w:val="00622996"/>
    <w:rsid w:val="006230E3"/>
    <w:rsid w:val="00623D6F"/>
    <w:rsid w:val="00624154"/>
    <w:rsid w:val="00624D33"/>
    <w:rsid w:val="00624F09"/>
    <w:rsid w:val="0062647C"/>
    <w:rsid w:val="006264B3"/>
    <w:rsid w:val="00626BD2"/>
    <w:rsid w:val="00630022"/>
    <w:rsid w:val="006318C0"/>
    <w:rsid w:val="0063193A"/>
    <w:rsid w:val="00631EB7"/>
    <w:rsid w:val="006335D8"/>
    <w:rsid w:val="00633893"/>
    <w:rsid w:val="006349BD"/>
    <w:rsid w:val="00635323"/>
    <w:rsid w:val="00636194"/>
    <w:rsid w:val="006361A9"/>
    <w:rsid w:val="0063719F"/>
    <w:rsid w:val="00637CE1"/>
    <w:rsid w:val="006404C1"/>
    <w:rsid w:val="00640C0D"/>
    <w:rsid w:val="00640FAF"/>
    <w:rsid w:val="0064102E"/>
    <w:rsid w:val="00641A01"/>
    <w:rsid w:val="00641B65"/>
    <w:rsid w:val="00641EDC"/>
    <w:rsid w:val="0064245D"/>
    <w:rsid w:val="006443A6"/>
    <w:rsid w:val="0064466D"/>
    <w:rsid w:val="00644D4F"/>
    <w:rsid w:val="00646A3F"/>
    <w:rsid w:val="00646BCB"/>
    <w:rsid w:val="00646F82"/>
    <w:rsid w:val="00647149"/>
    <w:rsid w:val="00647C01"/>
    <w:rsid w:val="00650626"/>
    <w:rsid w:val="00650C6F"/>
    <w:rsid w:val="00651BDF"/>
    <w:rsid w:val="00652B01"/>
    <w:rsid w:val="00656DE5"/>
    <w:rsid w:val="00656F10"/>
    <w:rsid w:val="006602C6"/>
    <w:rsid w:val="00661B19"/>
    <w:rsid w:val="00662148"/>
    <w:rsid w:val="0066221B"/>
    <w:rsid w:val="00663AE8"/>
    <w:rsid w:val="00663C19"/>
    <w:rsid w:val="00663CFA"/>
    <w:rsid w:val="00664275"/>
    <w:rsid w:val="00664698"/>
    <w:rsid w:val="00664C17"/>
    <w:rsid w:val="00664F7E"/>
    <w:rsid w:val="0066514E"/>
    <w:rsid w:val="006651AD"/>
    <w:rsid w:val="0066565A"/>
    <w:rsid w:val="00665741"/>
    <w:rsid w:val="00666A60"/>
    <w:rsid w:val="00667B48"/>
    <w:rsid w:val="006702CD"/>
    <w:rsid w:val="00670BA9"/>
    <w:rsid w:val="00670F67"/>
    <w:rsid w:val="00672EDA"/>
    <w:rsid w:val="006730FD"/>
    <w:rsid w:val="0067366A"/>
    <w:rsid w:val="006742AF"/>
    <w:rsid w:val="00674620"/>
    <w:rsid w:val="006746B5"/>
    <w:rsid w:val="00674CE9"/>
    <w:rsid w:val="00674E1A"/>
    <w:rsid w:val="006751C3"/>
    <w:rsid w:val="00675E37"/>
    <w:rsid w:val="00677646"/>
    <w:rsid w:val="00677A10"/>
    <w:rsid w:val="0068002E"/>
    <w:rsid w:val="00682468"/>
    <w:rsid w:val="00682C2C"/>
    <w:rsid w:val="006835E5"/>
    <w:rsid w:val="00684BB0"/>
    <w:rsid w:val="0068608D"/>
    <w:rsid w:val="006866BF"/>
    <w:rsid w:val="00686E41"/>
    <w:rsid w:val="00686E91"/>
    <w:rsid w:val="0069235C"/>
    <w:rsid w:val="00692D5C"/>
    <w:rsid w:val="00693244"/>
    <w:rsid w:val="00693292"/>
    <w:rsid w:val="006935D0"/>
    <w:rsid w:val="00693866"/>
    <w:rsid w:val="0069592E"/>
    <w:rsid w:val="00697E49"/>
    <w:rsid w:val="00697E59"/>
    <w:rsid w:val="006A0041"/>
    <w:rsid w:val="006A1915"/>
    <w:rsid w:val="006A2228"/>
    <w:rsid w:val="006A24BA"/>
    <w:rsid w:val="006A30A8"/>
    <w:rsid w:val="006A4BE2"/>
    <w:rsid w:val="006A7789"/>
    <w:rsid w:val="006B15BE"/>
    <w:rsid w:val="006B187F"/>
    <w:rsid w:val="006B3EC4"/>
    <w:rsid w:val="006B454F"/>
    <w:rsid w:val="006B5511"/>
    <w:rsid w:val="006B6031"/>
    <w:rsid w:val="006B6ABF"/>
    <w:rsid w:val="006B6BEF"/>
    <w:rsid w:val="006B788A"/>
    <w:rsid w:val="006C00C2"/>
    <w:rsid w:val="006C037D"/>
    <w:rsid w:val="006C1522"/>
    <w:rsid w:val="006C1A4E"/>
    <w:rsid w:val="006C1F29"/>
    <w:rsid w:val="006C26DB"/>
    <w:rsid w:val="006C433F"/>
    <w:rsid w:val="006C446F"/>
    <w:rsid w:val="006C6247"/>
    <w:rsid w:val="006C76CD"/>
    <w:rsid w:val="006D0502"/>
    <w:rsid w:val="006D2028"/>
    <w:rsid w:val="006D26C9"/>
    <w:rsid w:val="006D31D3"/>
    <w:rsid w:val="006D3618"/>
    <w:rsid w:val="006D3CBB"/>
    <w:rsid w:val="006D46B4"/>
    <w:rsid w:val="006D56E4"/>
    <w:rsid w:val="006D58BB"/>
    <w:rsid w:val="006D6895"/>
    <w:rsid w:val="006D79D8"/>
    <w:rsid w:val="006E1E4E"/>
    <w:rsid w:val="006E1F9D"/>
    <w:rsid w:val="006E27E6"/>
    <w:rsid w:val="006E3B63"/>
    <w:rsid w:val="006E6AD3"/>
    <w:rsid w:val="006E76E8"/>
    <w:rsid w:val="006F20F4"/>
    <w:rsid w:val="006F347A"/>
    <w:rsid w:val="006F765F"/>
    <w:rsid w:val="00700B06"/>
    <w:rsid w:val="00701A97"/>
    <w:rsid w:val="00702682"/>
    <w:rsid w:val="00703E1C"/>
    <w:rsid w:val="0070557A"/>
    <w:rsid w:val="00706C14"/>
    <w:rsid w:val="00707A25"/>
    <w:rsid w:val="007109F0"/>
    <w:rsid w:val="00712730"/>
    <w:rsid w:val="00713B27"/>
    <w:rsid w:val="00713C03"/>
    <w:rsid w:val="0071461E"/>
    <w:rsid w:val="00715DBE"/>
    <w:rsid w:val="00716450"/>
    <w:rsid w:val="00716796"/>
    <w:rsid w:val="007168DA"/>
    <w:rsid w:val="007204C4"/>
    <w:rsid w:val="00720838"/>
    <w:rsid w:val="007213B6"/>
    <w:rsid w:val="007215E6"/>
    <w:rsid w:val="00721D83"/>
    <w:rsid w:val="00721EA0"/>
    <w:rsid w:val="00721F73"/>
    <w:rsid w:val="00722274"/>
    <w:rsid w:val="00722CFB"/>
    <w:rsid w:val="007231BF"/>
    <w:rsid w:val="00723C32"/>
    <w:rsid w:val="007241C0"/>
    <w:rsid w:val="0072479C"/>
    <w:rsid w:val="00724FC3"/>
    <w:rsid w:val="0072755F"/>
    <w:rsid w:val="007319E2"/>
    <w:rsid w:val="0073270A"/>
    <w:rsid w:val="00732835"/>
    <w:rsid w:val="00733966"/>
    <w:rsid w:val="007347BB"/>
    <w:rsid w:val="00734B8B"/>
    <w:rsid w:val="00737E25"/>
    <w:rsid w:val="00737F0A"/>
    <w:rsid w:val="00740175"/>
    <w:rsid w:val="00740274"/>
    <w:rsid w:val="007413B5"/>
    <w:rsid w:val="00741F39"/>
    <w:rsid w:val="0074268C"/>
    <w:rsid w:val="00742796"/>
    <w:rsid w:val="00742B05"/>
    <w:rsid w:val="00742C08"/>
    <w:rsid w:val="00743174"/>
    <w:rsid w:val="00743CE6"/>
    <w:rsid w:val="00743CFF"/>
    <w:rsid w:val="00744335"/>
    <w:rsid w:val="00744B60"/>
    <w:rsid w:val="00744D2F"/>
    <w:rsid w:val="00745AB7"/>
    <w:rsid w:val="00745DF2"/>
    <w:rsid w:val="00746528"/>
    <w:rsid w:val="00750635"/>
    <w:rsid w:val="0075089B"/>
    <w:rsid w:val="00751620"/>
    <w:rsid w:val="007517F8"/>
    <w:rsid w:val="00752BA0"/>
    <w:rsid w:val="00753247"/>
    <w:rsid w:val="00754BAD"/>
    <w:rsid w:val="00754F59"/>
    <w:rsid w:val="007550CB"/>
    <w:rsid w:val="0075562D"/>
    <w:rsid w:val="00755C38"/>
    <w:rsid w:val="00756AA2"/>
    <w:rsid w:val="0076027F"/>
    <w:rsid w:val="007616DE"/>
    <w:rsid w:val="00761909"/>
    <w:rsid w:val="007629F4"/>
    <w:rsid w:val="00763784"/>
    <w:rsid w:val="0076535F"/>
    <w:rsid w:val="00765FF8"/>
    <w:rsid w:val="007667D7"/>
    <w:rsid w:val="00767A65"/>
    <w:rsid w:val="00767D28"/>
    <w:rsid w:val="00767F74"/>
    <w:rsid w:val="007704D6"/>
    <w:rsid w:val="00773B26"/>
    <w:rsid w:val="00773F46"/>
    <w:rsid w:val="007747BA"/>
    <w:rsid w:val="00776044"/>
    <w:rsid w:val="00776B4F"/>
    <w:rsid w:val="00776F2A"/>
    <w:rsid w:val="007772B9"/>
    <w:rsid w:val="00780871"/>
    <w:rsid w:val="00781148"/>
    <w:rsid w:val="007826F6"/>
    <w:rsid w:val="00784186"/>
    <w:rsid w:val="007841EE"/>
    <w:rsid w:val="0078427E"/>
    <w:rsid w:val="007842CD"/>
    <w:rsid w:val="00785721"/>
    <w:rsid w:val="00786615"/>
    <w:rsid w:val="00786761"/>
    <w:rsid w:val="007870FC"/>
    <w:rsid w:val="007877E1"/>
    <w:rsid w:val="007905E3"/>
    <w:rsid w:val="00790AA9"/>
    <w:rsid w:val="00790DA4"/>
    <w:rsid w:val="00791ECA"/>
    <w:rsid w:val="007920FE"/>
    <w:rsid w:val="00792D61"/>
    <w:rsid w:val="007947D7"/>
    <w:rsid w:val="00795393"/>
    <w:rsid w:val="007953D3"/>
    <w:rsid w:val="007A0B5A"/>
    <w:rsid w:val="007A119B"/>
    <w:rsid w:val="007A3D13"/>
    <w:rsid w:val="007A4F65"/>
    <w:rsid w:val="007A66A0"/>
    <w:rsid w:val="007A76A7"/>
    <w:rsid w:val="007B0D9E"/>
    <w:rsid w:val="007B174A"/>
    <w:rsid w:val="007B35BA"/>
    <w:rsid w:val="007B36E7"/>
    <w:rsid w:val="007B4D98"/>
    <w:rsid w:val="007B5496"/>
    <w:rsid w:val="007B5EE9"/>
    <w:rsid w:val="007C1C79"/>
    <w:rsid w:val="007C248A"/>
    <w:rsid w:val="007C2926"/>
    <w:rsid w:val="007C2D07"/>
    <w:rsid w:val="007C3E35"/>
    <w:rsid w:val="007C4BBC"/>
    <w:rsid w:val="007C750E"/>
    <w:rsid w:val="007D156D"/>
    <w:rsid w:val="007D2432"/>
    <w:rsid w:val="007D304F"/>
    <w:rsid w:val="007D3A41"/>
    <w:rsid w:val="007D4F00"/>
    <w:rsid w:val="007D586A"/>
    <w:rsid w:val="007D6438"/>
    <w:rsid w:val="007D7267"/>
    <w:rsid w:val="007D78D8"/>
    <w:rsid w:val="007E0A9E"/>
    <w:rsid w:val="007E1244"/>
    <w:rsid w:val="007E1D30"/>
    <w:rsid w:val="007E2658"/>
    <w:rsid w:val="007E2F20"/>
    <w:rsid w:val="007E3422"/>
    <w:rsid w:val="007E57B2"/>
    <w:rsid w:val="007E592F"/>
    <w:rsid w:val="007E6C1C"/>
    <w:rsid w:val="007E7903"/>
    <w:rsid w:val="007F1954"/>
    <w:rsid w:val="007F278A"/>
    <w:rsid w:val="007F282D"/>
    <w:rsid w:val="007F4E71"/>
    <w:rsid w:val="007F5502"/>
    <w:rsid w:val="007F564C"/>
    <w:rsid w:val="007F67F2"/>
    <w:rsid w:val="007F685E"/>
    <w:rsid w:val="007F7294"/>
    <w:rsid w:val="007F757B"/>
    <w:rsid w:val="0080115F"/>
    <w:rsid w:val="008014AA"/>
    <w:rsid w:val="008015BB"/>
    <w:rsid w:val="00801E08"/>
    <w:rsid w:val="0080405C"/>
    <w:rsid w:val="0080551B"/>
    <w:rsid w:val="00811EB8"/>
    <w:rsid w:val="008122D5"/>
    <w:rsid w:val="008138E4"/>
    <w:rsid w:val="0081469B"/>
    <w:rsid w:val="008150DE"/>
    <w:rsid w:val="008151B5"/>
    <w:rsid w:val="00815B4E"/>
    <w:rsid w:val="00816AC7"/>
    <w:rsid w:val="00816B97"/>
    <w:rsid w:val="008207D6"/>
    <w:rsid w:val="00820BCC"/>
    <w:rsid w:val="00820F55"/>
    <w:rsid w:val="00821415"/>
    <w:rsid w:val="008218BA"/>
    <w:rsid w:val="008227F9"/>
    <w:rsid w:val="00822887"/>
    <w:rsid w:val="0082343D"/>
    <w:rsid w:val="00823891"/>
    <w:rsid w:val="00825473"/>
    <w:rsid w:val="00825B17"/>
    <w:rsid w:val="00826080"/>
    <w:rsid w:val="008269FF"/>
    <w:rsid w:val="00827F70"/>
    <w:rsid w:val="00831A6D"/>
    <w:rsid w:val="008346B8"/>
    <w:rsid w:val="008354FF"/>
    <w:rsid w:val="0083643F"/>
    <w:rsid w:val="00836C83"/>
    <w:rsid w:val="00836D45"/>
    <w:rsid w:val="00837AD6"/>
    <w:rsid w:val="00840E77"/>
    <w:rsid w:val="00841433"/>
    <w:rsid w:val="00841EA9"/>
    <w:rsid w:val="0084310C"/>
    <w:rsid w:val="008440AB"/>
    <w:rsid w:val="008442B4"/>
    <w:rsid w:val="0084564D"/>
    <w:rsid w:val="0084714C"/>
    <w:rsid w:val="008479ED"/>
    <w:rsid w:val="00850F71"/>
    <w:rsid w:val="00853FEA"/>
    <w:rsid w:val="0085491F"/>
    <w:rsid w:val="00854E13"/>
    <w:rsid w:val="00854E4E"/>
    <w:rsid w:val="008570CF"/>
    <w:rsid w:val="00857812"/>
    <w:rsid w:val="00861B41"/>
    <w:rsid w:val="00861BFA"/>
    <w:rsid w:val="008633BE"/>
    <w:rsid w:val="008638A1"/>
    <w:rsid w:val="008655BA"/>
    <w:rsid w:val="00865FAA"/>
    <w:rsid w:val="00870468"/>
    <w:rsid w:val="00872345"/>
    <w:rsid w:val="00873103"/>
    <w:rsid w:val="00873EDA"/>
    <w:rsid w:val="008801F6"/>
    <w:rsid w:val="008803C5"/>
    <w:rsid w:val="008810B4"/>
    <w:rsid w:val="008819CD"/>
    <w:rsid w:val="00881E32"/>
    <w:rsid w:val="00882DE0"/>
    <w:rsid w:val="008840A7"/>
    <w:rsid w:val="00884160"/>
    <w:rsid w:val="008855D9"/>
    <w:rsid w:val="00887086"/>
    <w:rsid w:val="00890234"/>
    <w:rsid w:val="00890B58"/>
    <w:rsid w:val="00892448"/>
    <w:rsid w:val="00893ED0"/>
    <w:rsid w:val="0089501F"/>
    <w:rsid w:val="00896897"/>
    <w:rsid w:val="008A0875"/>
    <w:rsid w:val="008A1667"/>
    <w:rsid w:val="008A16EB"/>
    <w:rsid w:val="008A1812"/>
    <w:rsid w:val="008A29C9"/>
    <w:rsid w:val="008A3D75"/>
    <w:rsid w:val="008A4587"/>
    <w:rsid w:val="008A5618"/>
    <w:rsid w:val="008A5924"/>
    <w:rsid w:val="008A5A38"/>
    <w:rsid w:val="008A601B"/>
    <w:rsid w:val="008A62CD"/>
    <w:rsid w:val="008A64D0"/>
    <w:rsid w:val="008A72E2"/>
    <w:rsid w:val="008A79F3"/>
    <w:rsid w:val="008B0600"/>
    <w:rsid w:val="008B0DAD"/>
    <w:rsid w:val="008B1160"/>
    <w:rsid w:val="008B33CB"/>
    <w:rsid w:val="008B3EE4"/>
    <w:rsid w:val="008B52F9"/>
    <w:rsid w:val="008B53A1"/>
    <w:rsid w:val="008B5869"/>
    <w:rsid w:val="008B64F1"/>
    <w:rsid w:val="008B7069"/>
    <w:rsid w:val="008C0176"/>
    <w:rsid w:val="008C0527"/>
    <w:rsid w:val="008C071D"/>
    <w:rsid w:val="008C1B08"/>
    <w:rsid w:val="008C1BA7"/>
    <w:rsid w:val="008C21EE"/>
    <w:rsid w:val="008C27B9"/>
    <w:rsid w:val="008C2F90"/>
    <w:rsid w:val="008C5FA0"/>
    <w:rsid w:val="008D06AF"/>
    <w:rsid w:val="008D14E8"/>
    <w:rsid w:val="008D228E"/>
    <w:rsid w:val="008D2310"/>
    <w:rsid w:val="008D27E8"/>
    <w:rsid w:val="008D288E"/>
    <w:rsid w:val="008D2963"/>
    <w:rsid w:val="008D4709"/>
    <w:rsid w:val="008D56FD"/>
    <w:rsid w:val="008D584D"/>
    <w:rsid w:val="008D6C72"/>
    <w:rsid w:val="008D7230"/>
    <w:rsid w:val="008E082E"/>
    <w:rsid w:val="008E12C3"/>
    <w:rsid w:val="008E1493"/>
    <w:rsid w:val="008E29C9"/>
    <w:rsid w:val="008E2E99"/>
    <w:rsid w:val="008E3108"/>
    <w:rsid w:val="008E32C0"/>
    <w:rsid w:val="008E5BB8"/>
    <w:rsid w:val="008E6BB7"/>
    <w:rsid w:val="008F06B8"/>
    <w:rsid w:val="008F0A01"/>
    <w:rsid w:val="008F0E85"/>
    <w:rsid w:val="008F1ADF"/>
    <w:rsid w:val="008F1B3F"/>
    <w:rsid w:val="008F1C0A"/>
    <w:rsid w:val="008F2196"/>
    <w:rsid w:val="008F415C"/>
    <w:rsid w:val="008F484F"/>
    <w:rsid w:val="009003B3"/>
    <w:rsid w:val="00900A9B"/>
    <w:rsid w:val="00900ED8"/>
    <w:rsid w:val="00903532"/>
    <w:rsid w:val="009036AB"/>
    <w:rsid w:val="009038A4"/>
    <w:rsid w:val="00903BA6"/>
    <w:rsid w:val="00904330"/>
    <w:rsid w:val="00906455"/>
    <w:rsid w:val="00906D5F"/>
    <w:rsid w:val="00910546"/>
    <w:rsid w:val="00910F22"/>
    <w:rsid w:val="0091148D"/>
    <w:rsid w:val="00911AAD"/>
    <w:rsid w:val="00911C67"/>
    <w:rsid w:val="00911D37"/>
    <w:rsid w:val="009126CC"/>
    <w:rsid w:val="00914976"/>
    <w:rsid w:val="0091538A"/>
    <w:rsid w:val="009156A4"/>
    <w:rsid w:val="0091625D"/>
    <w:rsid w:val="00920D57"/>
    <w:rsid w:val="00921E4F"/>
    <w:rsid w:val="00921ED5"/>
    <w:rsid w:val="0092206D"/>
    <w:rsid w:val="00922316"/>
    <w:rsid w:val="009225EB"/>
    <w:rsid w:val="00923CD4"/>
    <w:rsid w:val="0092472C"/>
    <w:rsid w:val="00925EA3"/>
    <w:rsid w:val="00931739"/>
    <w:rsid w:val="00931FB8"/>
    <w:rsid w:val="00932A00"/>
    <w:rsid w:val="00932FEB"/>
    <w:rsid w:val="009347E5"/>
    <w:rsid w:val="00935288"/>
    <w:rsid w:val="009359CA"/>
    <w:rsid w:val="00936E9F"/>
    <w:rsid w:val="00936F91"/>
    <w:rsid w:val="00940666"/>
    <w:rsid w:val="0094469D"/>
    <w:rsid w:val="00944CD9"/>
    <w:rsid w:val="0094547B"/>
    <w:rsid w:val="00945A6E"/>
    <w:rsid w:val="009462EE"/>
    <w:rsid w:val="0094644D"/>
    <w:rsid w:val="00946ED9"/>
    <w:rsid w:val="00947BF1"/>
    <w:rsid w:val="00953EE3"/>
    <w:rsid w:val="0095409A"/>
    <w:rsid w:val="009546AB"/>
    <w:rsid w:val="00954AA5"/>
    <w:rsid w:val="009550EE"/>
    <w:rsid w:val="00957410"/>
    <w:rsid w:val="00960009"/>
    <w:rsid w:val="00960526"/>
    <w:rsid w:val="00960987"/>
    <w:rsid w:val="00961BF4"/>
    <w:rsid w:val="00961C79"/>
    <w:rsid w:val="009620C3"/>
    <w:rsid w:val="00962D85"/>
    <w:rsid w:val="009630C2"/>
    <w:rsid w:val="00963222"/>
    <w:rsid w:val="009636A6"/>
    <w:rsid w:val="00964618"/>
    <w:rsid w:val="00964DFF"/>
    <w:rsid w:val="00967E11"/>
    <w:rsid w:val="00970BC6"/>
    <w:rsid w:val="00971196"/>
    <w:rsid w:val="00971ACA"/>
    <w:rsid w:val="00972C82"/>
    <w:rsid w:val="00973166"/>
    <w:rsid w:val="00974E93"/>
    <w:rsid w:val="009752B0"/>
    <w:rsid w:val="00975AB3"/>
    <w:rsid w:val="009773F0"/>
    <w:rsid w:val="009774AD"/>
    <w:rsid w:val="00977FD0"/>
    <w:rsid w:val="009803C4"/>
    <w:rsid w:val="00982013"/>
    <w:rsid w:val="00982728"/>
    <w:rsid w:val="009829CE"/>
    <w:rsid w:val="00982A42"/>
    <w:rsid w:val="00984044"/>
    <w:rsid w:val="009845FF"/>
    <w:rsid w:val="00984EEA"/>
    <w:rsid w:val="00985E42"/>
    <w:rsid w:val="00985E51"/>
    <w:rsid w:val="00986146"/>
    <w:rsid w:val="009901CA"/>
    <w:rsid w:val="00990E1C"/>
    <w:rsid w:val="00990E4B"/>
    <w:rsid w:val="00991485"/>
    <w:rsid w:val="00991553"/>
    <w:rsid w:val="00991B09"/>
    <w:rsid w:val="00991E20"/>
    <w:rsid w:val="00992BF8"/>
    <w:rsid w:val="00994914"/>
    <w:rsid w:val="009954F3"/>
    <w:rsid w:val="00997022"/>
    <w:rsid w:val="009A04AC"/>
    <w:rsid w:val="009A0F85"/>
    <w:rsid w:val="009A1F16"/>
    <w:rsid w:val="009A2A43"/>
    <w:rsid w:val="009A2B42"/>
    <w:rsid w:val="009A3245"/>
    <w:rsid w:val="009A3812"/>
    <w:rsid w:val="009A56FC"/>
    <w:rsid w:val="009A767C"/>
    <w:rsid w:val="009B180C"/>
    <w:rsid w:val="009B282E"/>
    <w:rsid w:val="009B2A2F"/>
    <w:rsid w:val="009B5D6F"/>
    <w:rsid w:val="009B6177"/>
    <w:rsid w:val="009B773B"/>
    <w:rsid w:val="009C0510"/>
    <w:rsid w:val="009C052D"/>
    <w:rsid w:val="009C095C"/>
    <w:rsid w:val="009C0FE4"/>
    <w:rsid w:val="009C2984"/>
    <w:rsid w:val="009C34BA"/>
    <w:rsid w:val="009C3637"/>
    <w:rsid w:val="009C4D60"/>
    <w:rsid w:val="009C50DC"/>
    <w:rsid w:val="009C5816"/>
    <w:rsid w:val="009C6657"/>
    <w:rsid w:val="009C75AA"/>
    <w:rsid w:val="009D11F6"/>
    <w:rsid w:val="009D24F8"/>
    <w:rsid w:val="009D2EDC"/>
    <w:rsid w:val="009D2FD9"/>
    <w:rsid w:val="009D4048"/>
    <w:rsid w:val="009D5601"/>
    <w:rsid w:val="009D62AF"/>
    <w:rsid w:val="009D63F8"/>
    <w:rsid w:val="009D697F"/>
    <w:rsid w:val="009D6E11"/>
    <w:rsid w:val="009D70E8"/>
    <w:rsid w:val="009D7D12"/>
    <w:rsid w:val="009E00CB"/>
    <w:rsid w:val="009E0ED3"/>
    <w:rsid w:val="009E2F06"/>
    <w:rsid w:val="009E3603"/>
    <w:rsid w:val="009E4417"/>
    <w:rsid w:val="009E45DA"/>
    <w:rsid w:val="009E461D"/>
    <w:rsid w:val="009E4D25"/>
    <w:rsid w:val="009E57FE"/>
    <w:rsid w:val="009E64BA"/>
    <w:rsid w:val="009E71B6"/>
    <w:rsid w:val="009E7B2A"/>
    <w:rsid w:val="009E7CE4"/>
    <w:rsid w:val="009F03D5"/>
    <w:rsid w:val="009F0B75"/>
    <w:rsid w:val="009F0BE3"/>
    <w:rsid w:val="009F58CF"/>
    <w:rsid w:val="009F7153"/>
    <w:rsid w:val="009F76BC"/>
    <w:rsid w:val="009F78B9"/>
    <w:rsid w:val="00A00BEE"/>
    <w:rsid w:val="00A014C0"/>
    <w:rsid w:val="00A0265E"/>
    <w:rsid w:val="00A03B6B"/>
    <w:rsid w:val="00A03E9B"/>
    <w:rsid w:val="00A04008"/>
    <w:rsid w:val="00A055FD"/>
    <w:rsid w:val="00A05A7A"/>
    <w:rsid w:val="00A11178"/>
    <w:rsid w:val="00A11611"/>
    <w:rsid w:val="00A1277C"/>
    <w:rsid w:val="00A12AB4"/>
    <w:rsid w:val="00A1495D"/>
    <w:rsid w:val="00A15745"/>
    <w:rsid w:val="00A16A02"/>
    <w:rsid w:val="00A16AF4"/>
    <w:rsid w:val="00A17244"/>
    <w:rsid w:val="00A176A7"/>
    <w:rsid w:val="00A1785A"/>
    <w:rsid w:val="00A178F1"/>
    <w:rsid w:val="00A20055"/>
    <w:rsid w:val="00A21D8F"/>
    <w:rsid w:val="00A22609"/>
    <w:rsid w:val="00A2264F"/>
    <w:rsid w:val="00A22DF2"/>
    <w:rsid w:val="00A23389"/>
    <w:rsid w:val="00A23544"/>
    <w:rsid w:val="00A24BB7"/>
    <w:rsid w:val="00A25BCD"/>
    <w:rsid w:val="00A26741"/>
    <w:rsid w:val="00A2710C"/>
    <w:rsid w:val="00A27589"/>
    <w:rsid w:val="00A27B18"/>
    <w:rsid w:val="00A27CC9"/>
    <w:rsid w:val="00A27DE9"/>
    <w:rsid w:val="00A3006E"/>
    <w:rsid w:val="00A30269"/>
    <w:rsid w:val="00A30553"/>
    <w:rsid w:val="00A31388"/>
    <w:rsid w:val="00A323DA"/>
    <w:rsid w:val="00A32432"/>
    <w:rsid w:val="00A36221"/>
    <w:rsid w:val="00A365BE"/>
    <w:rsid w:val="00A40064"/>
    <w:rsid w:val="00A40128"/>
    <w:rsid w:val="00A44559"/>
    <w:rsid w:val="00A44843"/>
    <w:rsid w:val="00A44C9F"/>
    <w:rsid w:val="00A4587C"/>
    <w:rsid w:val="00A45F86"/>
    <w:rsid w:val="00A46ADB"/>
    <w:rsid w:val="00A50598"/>
    <w:rsid w:val="00A5065C"/>
    <w:rsid w:val="00A51073"/>
    <w:rsid w:val="00A52376"/>
    <w:rsid w:val="00A523A6"/>
    <w:rsid w:val="00A5317A"/>
    <w:rsid w:val="00A538B4"/>
    <w:rsid w:val="00A53CA9"/>
    <w:rsid w:val="00A550F0"/>
    <w:rsid w:val="00A55134"/>
    <w:rsid w:val="00A55F19"/>
    <w:rsid w:val="00A5689E"/>
    <w:rsid w:val="00A56DBA"/>
    <w:rsid w:val="00A5784A"/>
    <w:rsid w:val="00A57DB4"/>
    <w:rsid w:val="00A6043D"/>
    <w:rsid w:val="00A616C9"/>
    <w:rsid w:val="00A61E69"/>
    <w:rsid w:val="00A62051"/>
    <w:rsid w:val="00A6473E"/>
    <w:rsid w:val="00A64D7B"/>
    <w:rsid w:val="00A66555"/>
    <w:rsid w:val="00A66FA4"/>
    <w:rsid w:val="00A67678"/>
    <w:rsid w:val="00A72216"/>
    <w:rsid w:val="00A72FFB"/>
    <w:rsid w:val="00A7369D"/>
    <w:rsid w:val="00A7623B"/>
    <w:rsid w:val="00A76886"/>
    <w:rsid w:val="00A77382"/>
    <w:rsid w:val="00A774F6"/>
    <w:rsid w:val="00A77B09"/>
    <w:rsid w:val="00A802F3"/>
    <w:rsid w:val="00A8039A"/>
    <w:rsid w:val="00A81138"/>
    <w:rsid w:val="00A822E9"/>
    <w:rsid w:val="00A82FCC"/>
    <w:rsid w:val="00A842A6"/>
    <w:rsid w:val="00A84542"/>
    <w:rsid w:val="00A84EDF"/>
    <w:rsid w:val="00A85B1D"/>
    <w:rsid w:val="00A86129"/>
    <w:rsid w:val="00A86BFA"/>
    <w:rsid w:val="00A86E4E"/>
    <w:rsid w:val="00A87F79"/>
    <w:rsid w:val="00A92702"/>
    <w:rsid w:val="00A937CD"/>
    <w:rsid w:val="00A95075"/>
    <w:rsid w:val="00A95533"/>
    <w:rsid w:val="00A97E21"/>
    <w:rsid w:val="00AA0C6C"/>
    <w:rsid w:val="00AA3268"/>
    <w:rsid w:val="00AA38F8"/>
    <w:rsid w:val="00AA42CE"/>
    <w:rsid w:val="00AA5C66"/>
    <w:rsid w:val="00AA6B5D"/>
    <w:rsid w:val="00AB0030"/>
    <w:rsid w:val="00AB048D"/>
    <w:rsid w:val="00AB23C7"/>
    <w:rsid w:val="00AB23E5"/>
    <w:rsid w:val="00AB3655"/>
    <w:rsid w:val="00AB4EE6"/>
    <w:rsid w:val="00AB621D"/>
    <w:rsid w:val="00AB6C83"/>
    <w:rsid w:val="00AB71B7"/>
    <w:rsid w:val="00AC12B0"/>
    <w:rsid w:val="00AC1CA5"/>
    <w:rsid w:val="00AC2120"/>
    <w:rsid w:val="00AC2264"/>
    <w:rsid w:val="00AC27C6"/>
    <w:rsid w:val="00AC3BE1"/>
    <w:rsid w:val="00AC3FBF"/>
    <w:rsid w:val="00AC4DAC"/>
    <w:rsid w:val="00AC5195"/>
    <w:rsid w:val="00AC57F9"/>
    <w:rsid w:val="00AC5958"/>
    <w:rsid w:val="00AC5CCC"/>
    <w:rsid w:val="00AC66C7"/>
    <w:rsid w:val="00AC7CA3"/>
    <w:rsid w:val="00AD1965"/>
    <w:rsid w:val="00AD2644"/>
    <w:rsid w:val="00AD2B2A"/>
    <w:rsid w:val="00AD54BA"/>
    <w:rsid w:val="00AD5A2E"/>
    <w:rsid w:val="00AD5EB6"/>
    <w:rsid w:val="00AD6A8E"/>
    <w:rsid w:val="00AD6AC7"/>
    <w:rsid w:val="00AE0757"/>
    <w:rsid w:val="00AE08CE"/>
    <w:rsid w:val="00AE17A7"/>
    <w:rsid w:val="00AE25EE"/>
    <w:rsid w:val="00AE3BBF"/>
    <w:rsid w:val="00AE48AF"/>
    <w:rsid w:val="00AE6755"/>
    <w:rsid w:val="00AE6F99"/>
    <w:rsid w:val="00AE7456"/>
    <w:rsid w:val="00AE75E3"/>
    <w:rsid w:val="00AF0FA9"/>
    <w:rsid w:val="00AF13B5"/>
    <w:rsid w:val="00AF1734"/>
    <w:rsid w:val="00AF25EF"/>
    <w:rsid w:val="00AF2747"/>
    <w:rsid w:val="00AF40B7"/>
    <w:rsid w:val="00AF4E9B"/>
    <w:rsid w:val="00AF5CB8"/>
    <w:rsid w:val="00AF5FFE"/>
    <w:rsid w:val="00AF6D5C"/>
    <w:rsid w:val="00AF6DA3"/>
    <w:rsid w:val="00AF76B4"/>
    <w:rsid w:val="00B00668"/>
    <w:rsid w:val="00B0082F"/>
    <w:rsid w:val="00B00EBC"/>
    <w:rsid w:val="00B01736"/>
    <w:rsid w:val="00B02446"/>
    <w:rsid w:val="00B02F48"/>
    <w:rsid w:val="00B0539B"/>
    <w:rsid w:val="00B06BAF"/>
    <w:rsid w:val="00B06C9F"/>
    <w:rsid w:val="00B06CD0"/>
    <w:rsid w:val="00B07287"/>
    <w:rsid w:val="00B076B2"/>
    <w:rsid w:val="00B11EE4"/>
    <w:rsid w:val="00B14365"/>
    <w:rsid w:val="00B14FDC"/>
    <w:rsid w:val="00B1525E"/>
    <w:rsid w:val="00B158CD"/>
    <w:rsid w:val="00B1617F"/>
    <w:rsid w:val="00B16659"/>
    <w:rsid w:val="00B16B42"/>
    <w:rsid w:val="00B16FB5"/>
    <w:rsid w:val="00B178C1"/>
    <w:rsid w:val="00B2029F"/>
    <w:rsid w:val="00B210A0"/>
    <w:rsid w:val="00B2137E"/>
    <w:rsid w:val="00B25490"/>
    <w:rsid w:val="00B26483"/>
    <w:rsid w:val="00B3000A"/>
    <w:rsid w:val="00B303EE"/>
    <w:rsid w:val="00B30791"/>
    <w:rsid w:val="00B309CA"/>
    <w:rsid w:val="00B3230A"/>
    <w:rsid w:val="00B343B7"/>
    <w:rsid w:val="00B36DB1"/>
    <w:rsid w:val="00B36F25"/>
    <w:rsid w:val="00B37F5C"/>
    <w:rsid w:val="00B40283"/>
    <w:rsid w:val="00B404BE"/>
    <w:rsid w:val="00B4086D"/>
    <w:rsid w:val="00B4196B"/>
    <w:rsid w:val="00B424C5"/>
    <w:rsid w:val="00B4277C"/>
    <w:rsid w:val="00B4325F"/>
    <w:rsid w:val="00B43298"/>
    <w:rsid w:val="00B437A2"/>
    <w:rsid w:val="00B43CC8"/>
    <w:rsid w:val="00B450E7"/>
    <w:rsid w:val="00B45642"/>
    <w:rsid w:val="00B457BF"/>
    <w:rsid w:val="00B46739"/>
    <w:rsid w:val="00B47AEE"/>
    <w:rsid w:val="00B5067C"/>
    <w:rsid w:val="00B519B5"/>
    <w:rsid w:val="00B52E72"/>
    <w:rsid w:val="00B53480"/>
    <w:rsid w:val="00B53ADA"/>
    <w:rsid w:val="00B5695E"/>
    <w:rsid w:val="00B57532"/>
    <w:rsid w:val="00B608D0"/>
    <w:rsid w:val="00B60F74"/>
    <w:rsid w:val="00B61F53"/>
    <w:rsid w:val="00B62349"/>
    <w:rsid w:val="00B62AA9"/>
    <w:rsid w:val="00B63786"/>
    <w:rsid w:val="00B63DE3"/>
    <w:rsid w:val="00B6426E"/>
    <w:rsid w:val="00B6569C"/>
    <w:rsid w:val="00B67D12"/>
    <w:rsid w:val="00B703CD"/>
    <w:rsid w:val="00B7041F"/>
    <w:rsid w:val="00B71B26"/>
    <w:rsid w:val="00B71E55"/>
    <w:rsid w:val="00B7344A"/>
    <w:rsid w:val="00B75499"/>
    <w:rsid w:val="00B762AD"/>
    <w:rsid w:val="00B7689B"/>
    <w:rsid w:val="00B77197"/>
    <w:rsid w:val="00B81114"/>
    <w:rsid w:val="00B81A88"/>
    <w:rsid w:val="00B836E4"/>
    <w:rsid w:val="00B8399A"/>
    <w:rsid w:val="00B84096"/>
    <w:rsid w:val="00B84765"/>
    <w:rsid w:val="00B84AE1"/>
    <w:rsid w:val="00B84D04"/>
    <w:rsid w:val="00B85708"/>
    <w:rsid w:val="00B8574E"/>
    <w:rsid w:val="00B865DB"/>
    <w:rsid w:val="00B87B7A"/>
    <w:rsid w:val="00B90378"/>
    <w:rsid w:val="00B90638"/>
    <w:rsid w:val="00B918D7"/>
    <w:rsid w:val="00B92474"/>
    <w:rsid w:val="00B94394"/>
    <w:rsid w:val="00B9487D"/>
    <w:rsid w:val="00B94C85"/>
    <w:rsid w:val="00B96CA7"/>
    <w:rsid w:val="00B974A8"/>
    <w:rsid w:val="00BA0CC5"/>
    <w:rsid w:val="00BA1997"/>
    <w:rsid w:val="00BA1C3E"/>
    <w:rsid w:val="00BA4631"/>
    <w:rsid w:val="00BA4882"/>
    <w:rsid w:val="00BA6694"/>
    <w:rsid w:val="00BA66B1"/>
    <w:rsid w:val="00BA6C15"/>
    <w:rsid w:val="00BA7637"/>
    <w:rsid w:val="00BB0BD5"/>
    <w:rsid w:val="00BB0CF3"/>
    <w:rsid w:val="00BB1B34"/>
    <w:rsid w:val="00BB374A"/>
    <w:rsid w:val="00BB5DA8"/>
    <w:rsid w:val="00BB6011"/>
    <w:rsid w:val="00BB7AA5"/>
    <w:rsid w:val="00BC066E"/>
    <w:rsid w:val="00BC10D4"/>
    <w:rsid w:val="00BC1767"/>
    <w:rsid w:val="00BC2BA2"/>
    <w:rsid w:val="00BC48FE"/>
    <w:rsid w:val="00BC5CD6"/>
    <w:rsid w:val="00BC68B4"/>
    <w:rsid w:val="00BD0C75"/>
    <w:rsid w:val="00BD3740"/>
    <w:rsid w:val="00BD463E"/>
    <w:rsid w:val="00BD5600"/>
    <w:rsid w:val="00BD6082"/>
    <w:rsid w:val="00BD6AE1"/>
    <w:rsid w:val="00BD7669"/>
    <w:rsid w:val="00BD7F18"/>
    <w:rsid w:val="00BE1009"/>
    <w:rsid w:val="00BE141C"/>
    <w:rsid w:val="00BE1761"/>
    <w:rsid w:val="00BE1E90"/>
    <w:rsid w:val="00BE1FE7"/>
    <w:rsid w:val="00BE244A"/>
    <w:rsid w:val="00BE32E7"/>
    <w:rsid w:val="00BE47DB"/>
    <w:rsid w:val="00BE5FB4"/>
    <w:rsid w:val="00BE617E"/>
    <w:rsid w:val="00BE6C75"/>
    <w:rsid w:val="00BE6F40"/>
    <w:rsid w:val="00BE7D5E"/>
    <w:rsid w:val="00BF13F9"/>
    <w:rsid w:val="00BF1605"/>
    <w:rsid w:val="00BF28D3"/>
    <w:rsid w:val="00BF3982"/>
    <w:rsid w:val="00BF4DAB"/>
    <w:rsid w:val="00C00263"/>
    <w:rsid w:val="00C00A38"/>
    <w:rsid w:val="00C00BEE"/>
    <w:rsid w:val="00C02238"/>
    <w:rsid w:val="00C03442"/>
    <w:rsid w:val="00C03629"/>
    <w:rsid w:val="00C06AD2"/>
    <w:rsid w:val="00C06B4B"/>
    <w:rsid w:val="00C10672"/>
    <w:rsid w:val="00C10A19"/>
    <w:rsid w:val="00C126B8"/>
    <w:rsid w:val="00C12E8F"/>
    <w:rsid w:val="00C13646"/>
    <w:rsid w:val="00C13979"/>
    <w:rsid w:val="00C1456B"/>
    <w:rsid w:val="00C15CF7"/>
    <w:rsid w:val="00C16001"/>
    <w:rsid w:val="00C175AD"/>
    <w:rsid w:val="00C17974"/>
    <w:rsid w:val="00C2051A"/>
    <w:rsid w:val="00C2103F"/>
    <w:rsid w:val="00C24309"/>
    <w:rsid w:val="00C24390"/>
    <w:rsid w:val="00C24BFA"/>
    <w:rsid w:val="00C24FE0"/>
    <w:rsid w:val="00C260F9"/>
    <w:rsid w:val="00C263F2"/>
    <w:rsid w:val="00C27B60"/>
    <w:rsid w:val="00C30D62"/>
    <w:rsid w:val="00C30E59"/>
    <w:rsid w:val="00C31457"/>
    <w:rsid w:val="00C31935"/>
    <w:rsid w:val="00C33848"/>
    <w:rsid w:val="00C34813"/>
    <w:rsid w:val="00C35BDF"/>
    <w:rsid w:val="00C36BB9"/>
    <w:rsid w:val="00C40940"/>
    <w:rsid w:val="00C40C10"/>
    <w:rsid w:val="00C41307"/>
    <w:rsid w:val="00C4173B"/>
    <w:rsid w:val="00C420A7"/>
    <w:rsid w:val="00C42307"/>
    <w:rsid w:val="00C43D2F"/>
    <w:rsid w:val="00C4480A"/>
    <w:rsid w:val="00C448C1"/>
    <w:rsid w:val="00C44EDE"/>
    <w:rsid w:val="00C44F64"/>
    <w:rsid w:val="00C52D5E"/>
    <w:rsid w:val="00C558F8"/>
    <w:rsid w:val="00C61569"/>
    <w:rsid w:val="00C61906"/>
    <w:rsid w:val="00C640FE"/>
    <w:rsid w:val="00C64A1F"/>
    <w:rsid w:val="00C64EA1"/>
    <w:rsid w:val="00C65EAE"/>
    <w:rsid w:val="00C66205"/>
    <w:rsid w:val="00C66FE4"/>
    <w:rsid w:val="00C707EF"/>
    <w:rsid w:val="00C70A24"/>
    <w:rsid w:val="00C70E7D"/>
    <w:rsid w:val="00C718AA"/>
    <w:rsid w:val="00C72C7C"/>
    <w:rsid w:val="00C73000"/>
    <w:rsid w:val="00C74A0B"/>
    <w:rsid w:val="00C75801"/>
    <w:rsid w:val="00C77373"/>
    <w:rsid w:val="00C8069D"/>
    <w:rsid w:val="00C812A9"/>
    <w:rsid w:val="00C81768"/>
    <w:rsid w:val="00C81F38"/>
    <w:rsid w:val="00C82251"/>
    <w:rsid w:val="00C8392D"/>
    <w:rsid w:val="00C85199"/>
    <w:rsid w:val="00C851AF"/>
    <w:rsid w:val="00C85577"/>
    <w:rsid w:val="00C8617F"/>
    <w:rsid w:val="00C867C9"/>
    <w:rsid w:val="00C8699C"/>
    <w:rsid w:val="00C8729E"/>
    <w:rsid w:val="00C90005"/>
    <w:rsid w:val="00C9271A"/>
    <w:rsid w:val="00C93A33"/>
    <w:rsid w:val="00C93B8D"/>
    <w:rsid w:val="00C96F5D"/>
    <w:rsid w:val="00C9735C"/>
    <w:rsid w:val="00C97493"/>
    <w:rsid w:val="00CA173C"/>
    <w:rsid w:val="00CA1BD9"/>
    <w:rsid w:val="00CA56C1"/>
    <w:rsid w:val="00CA795F"/>
    <w:rsid w:val="00CA7B81"/>
    <w:rsid w:val="00CB0C34"/>
    <w:rsid w:val="00CB10A1"/>
    <w:rsid w:val="00CB1C96"/>
    <w:rsid w:val="00CB3522"/>
    <w:rsid w:val="00CB5CCE"/>
    <w:rsid w:val="00CB613B"/>
    <w:rsid w:val="00CB67BB"/>
    <w:rsid w:val="00CB68AB"/>
    <w:rsid w:val="00CB722C"/>
    <w:rsid w:val="00CB77A4"/>
    <w:rsid w:val="00CB79CA"/>
    <w:rsid w:val="00CC01B9"/>
    <w:rsid w:val="00CC0EB3"/>
    <w:rsid w:val="00CC11CD"/>
    <w:rsid w:val="00CC2766"/>
    <w:rsid w:val="00CC2CD2"/>
    <w:rsid w:val="00CC3AD1"/>
    <w:rsid w:val="00CC3E07"/>
    <w:rsid w:val="00CC438E"/>
    <w:rsid w:val="00CC657F"/>
    <w:rsid w:val="00CC745C"/>
    <w:rsid w:val="00CC75B1"/>
    <w:rsid w:val="00CD02C8"/>
    <w:rsid w:val="00CD0ACD"/>
    <w:rsid w:val="00CD1711"/>
    <w:rsid w:val="00CD18C2"/>
    <w:rsid w:val="00CD1E34"/>
    <w:rsid w:val="00CD23F4"/>
    <w:rsid w:val="00CD2FB9"/>
    <w:rsid w:val="00CD3311"/>
    <w:rsid w:val="00CD352C"/>
    <w:rsid w:val="00CD3861"/>
    <w:rsid w:val="00CD3F19"/>
    <w:rsid w:val="00CD4D0F"/>
    <w:rsid w:val="00CD5080"/>
    <w:rsid w:val="00CD5082"/>
    <w:rsid w:val="00CD7BD3"/>
    <w:rsid w:val="00CE0749"/>
    <w:rsid w:val="00CE260F"/>
    <w:rsid w:val="00CE2CD2"/>
    <w:rsid w:val="00CE3301"/>
    <w:rsid w:val="00CE554F"/>
    <w:rsid w:val="00CE7D5A"/>
    <w:rsid w:val="00CF1A28"/>
    <w:rsid w:val="00CF1D2A"/>
    <w:rsid w:val="00CF2C77"/>
    <w:rsid w:val="00CF363A"/>
    <w:rsid w:val="00CF3A40"/>
    <w:rsid w:val="00CF3DCB"/>
    <w:rsid w:val="00CF45E5"/>
    <w:rsid w:val="00CF492C"/>
    <w:rsid w:val="00CF6650"/>
    <w:rsid w:val="00D010B2"/>
    <w:rsid w:val="00D01923"/>
    <w:rsid w:val="00D01B78"/>
    <w:rsid w:val="00D02049"/>
    <w:rsid w:val="00D028A0"/>
    <w:rsid w:val="00D02989"/>
    <w:rsid w:val="00D034F0"/>
    <w:rsid w:val="00D037BC"/>
    <w:rsid w:val="00D04323"/>
    <w:rsid w:val="00D04EAC"/>
    <w:rsid w:val="00D055E5"/>
    <w:rsid w:val="00D05630"/>
    <w:rsid w:val="00D06E37"/>
    <w:rsid w:val="00D07334"/>
    <w:rsid w:val="00D1156D"/>
    <w:rsid w:val="00D12495"/>
    <w:rsid w:val="00D12734"/>
    <w:rsid w:val="00D12B1B"/>
    <w:rsid w:val="00D12D29"/>
    <w:rsid w:val="00D13BAB"/>
    <w:rsid w:val="00D14419"/>
    <w:rsid w:val="00D1492E"/>
    <w:rsid w:val="00D169F9"/>
    <w:rsid w:val="00D16DA8"/>
    <w:rsid w:val="00D17FA4"/>
    <w:rsid w:val="00D210FA"/>
    <w:rsid w:val="00D211CE"/>
    <w:rsid w:val="00D21427"/>
    <w:rsid w:val="00D22E4D"/>
    <w:rsid w:val="00D245CE"/>
    <w:rsid w:val="00D27F30"/>
    <w:rsid w:val="00D309C6"/>
    <w:rsid w:val="00D31E7E"/>
    <w:rsid w:val="00D3252A"/>
    <w:rsid w:val="00D32B96"/>
    <w:rsid w:val="00D33D79"/>
    <w:rsid w:val="00D34F47"/>
    <w:rsid w:val="00D34FB1"/>
    <w:rsid w:val="00D358DC"/>
    <w:rsid w:val="00D35CF5"/>
    <w:rsid w:val="00D35F4A"/>
    <w:rsid w:val="00D3609F"/>
    <w:rsid w:val="00D36CDF"/>
    <w:rsid w:val="00D36E75"/>
    <w:rsid w:val="00D42836"/>
    <w:rsid w:val="00D43F5B"/>
    <w:rsid w:val="00D44249"/>
    <w:rsid w:val="00D453F6"/>
    <w:rsid w:val="00D4559F"/>
    <w:rsid w:val="00D463D4"/>
    <w:rsid w:val="00D47382"/>
    <w:rsid w:val="00D47A55"/>
    <w:rsid w:val="00D502F2"/>
    <w:rsid w:val="00D50C4A"/>
    <w:rsid w:val="00D51164"/>
    <w:rsid w:val="00D51B83"/>
    <w:rsid w:val="00D51BBA"/>
    <w:rsid w:val="00D51DCE"/>
    <w:rsid w:val="00D52E67"/>
    <w:rsid w:val="00D52EC0"/>
    <w:rsid w:val="00D5311D"/>
    <w:rsid w:val="00D54C8D"/>
    <w:rsid w:val="00D5507A"/>
    <w:rsid w:val="00D5617D"/>
    <w:rsid w:val="00D570A7"/>
    <w:rsid w:val="00D576EB"/>
    <w:rsid w:val="00D601BE"/>
    <w:rsid w:val="00D60B5E"/>
    <w:rsid w:val="00D618F0"/>
    <w:rsid w:val="00D619F9"/>
    <w:rsid w:val="00D61E98"/>
    <w:rsid w:val="00D61FE9"/>
    <w:rsid w:val="00D6211E"/>
    <w:rsid w:val="00D63073"/>
    <w:rsid w:val="00D64686"/>
    <w:rsid w:val="00D647FF"/>
    <w:rsid w:val="00D667E3"/>
    <w:rsid w:val="00D679BD"/>
    <w:rsid w:val="00D72045"/>
    <w:rsid w:val="00D72C11"/>
    <w:rsid w:val="00D72D0D"/>
    <w:rsid w:val="00D7309B"/>
    <w:rsid w:val="00D74957"/>
    <w:rsid w:val="00D75DC3"/>
    <w:rsid w:val="00D7700A"/>
    <w:rsid w:val="00D77221"/>
    <w:rsid w:val="00D77EA7"/>
    <w:rsid w:val="00D80EC3"/>
    <w:rsid w:val="00D80ED1"/>
    <w:rsid w:val="00D811F4"/>
    <w:rsid w:val="00D83E96"/>
    <w:rsid w:val="00D8410F"/>
    <w:rsid w:val="00D8508B"/>
    <w:rsid w:val="00D850EE"/>
    <w:rsid w:val="00D8572F"/>
    <w:rsid w:val="00D85FA5"/>
    <w:rsid w:val="00D872D6"/>
    <w:rsid w:val="00D877A2"/>
    <w:rsid w:val="00D90306"/>
    <w:rsid w:val="00D944B8"/>
    <w:rsid w:val="00D95534"/>
    <w:rsid w:val="00D95F7A"/>
    <w:rsid w:val="00D97305"/>
    <w:rsid w:val="00D9756B"/>
    <w:rsid w:val="00DA1208"/>
    <w:rsid w:val="00DA31F0"/>
    <w:rsid w:val="00DA4165"/>
    <w:rsid w:val="00DA6DD0"/>
    <w:rsid w:val="00DA6F51"/>
    <w:rsid w:val="00DA7F2C"/>
    <w:rsid w:val="00DB0278"/>
    <w:rsid w:val="00DB03A0"/>
    <w:rsid w:val="00DB047A"/>
    <w:rsid w:val="00DB0C79"/>
    <w:rsid w:val="00DB14D4"/>
    <w:rsid w:val="00DB1840"/>
    <w:rsid w:val="00DB19C2"/>
    <w:rsid w:val="00DB1BEA"/>
    <w:rsid w:val="00DB1E2F"/>
    <w:rsid w:val="00DB24F9"/>
    <w:rsid w:val="00DB2E90"/>
    <w:rsid w:val="00DB3405"/>
    <w:rsid w:val="00DB533F"/>
    <w:rsid w:val="00DB553D"/>
    <w:rsid w:val="00DB5F35"/>
    <w:rsid w:val="00DB60BC"/>
    <w:rsid w:val="00DB6EDF"/>
    <w:rsid w:val="00DB7D5B"/>
    <w:rsid w:val="00DC0E05"/>
    <w:rsid w:val="00DC2C33"/>
    <w:rsid w:val="00DC40DB"/>
    <w:rsid w:val="00DC43A0"/>
    <w:rsid w:val="00DC55BE"/>
    <w:rsid w:val="00DC5A3D"/>
    <w:rsid w:val="00DC68A1"/>
    <w:rsid w:val="00DC6CBF"/>
    <w:rsid w:val="00DD0316"/>
    <w:rsid w:val="00DD05D2"/>
    <w:rsid w:val="00DD0775"/>
    <w:rsid w:val="00DD077A"/>
    <w:rsid w:val="00DD0A19"/>
    <w:rsid w:val="00DD3568"/>
    <w:rsid w:val="00DD4A18"/>
    <w:rsid w:val="00DD4DA2"/>
    <w:rsid w:val="00DD5F96"/>
    <w:rsid w:val="00DD6DA1"/>
    <w:rsid w:val="00DD78A5"/>
    <w:rsid w:val="00DD7F5B"/>
    <w:rsid w:val="00DE017B"/>
    <w:rsid w:val="00DE1E6B"/>
    <w:rsid w:val="00DE2ED0"/>
    <w:rsid w:val="00DE7120"/>
    <w:rsid w:val="00DF0113"/>
    <w:rsid w:val="00DF097C"/>
    <w:rsid w:val="00DF178C"/>
    <w:rsid w:val="00DF29B3"/>
    <w:rsid w:val="00DF36E4"/>
    <w:rsid w:val="00DF44D1"/>
    <w:rsid w:val="00DF4DE4"/>
    <w:rsid w:val="00DF5D2D"/>
    <w:rsid w:val="00DF5DAD"/>
    <w:rsid w:val="00DF63AE"/>
    <w:rsid w:val="00DF691A"/>
    <w:rsid w:val="00DF7464"/>
    <w:rsid w:val="00E001A5"/>
    <w:rsid w:val="00E00A1C"/>
    <w:rsid w:val="00E0134A"/>
    <w:rsid w:val="00E01688"/>
    <w:rsid w:val="00E025F7"/>
    <w:rsid w:val="00E03F7D"/>
    <w:rsid w:val="00E04B5B"/>
    <w:rsid w:val="00E057B3"/>
    <w:rsid w:val="00E05B06"/>
    <w:rsid w:val="00E06400"/>
    <w:rsid w:val="00E07361"/>
    <w:rsid w:val="00E07A19"/>
    <w:rsid w:val="00E121CB"/>
    <w:rsid w:val="00E12AAA"/>
    <w:rsid w:val="00E135BD"/>
    <w:rsid w:val="00E141C3"/>
    <w:rsid w:val="00E14403"/>
    <w:rsid w:val="00E14D25"/>
    <w:rsid w:val="00E14D4D"/>
    <w:rsid w:val="00E15366"/>
    <w:rsid w:val="00E16235"/>
    <w:rsid w:val="00E2068B"/>
    <w:rsid w:val="00E209B6"/>
    <w:rsid w:val="00E20AB4"/>
    <w:rsid w:val="00E21D95"/>
    <w:rsid w:val="00E225F6"/>
    <w:rsid w:val="00E23B3C"/>
    <w:rsid w:val="00E23C02"/>
    <w:rsid w:val="00E26CDA"/>
    <w:rsid w:val="00E27EBB"/>
    <w:rsid w:val="00E317E1"/>
    <w:rsid w:val="00E31B25"/>
    <w:rsid w:val="00E32329"/>
    <w:rsid w:val="00E32928"/>
    <w:rsid w:val="00E32AA5"/>
    <w:rsid w:val="00E34BFD"/>
    <w:rsid w:val="00E35AF0"/>
    <w:rsid w:val="00E35F2A"/>
    <w:rsid w:val="00E373CA"/>
    <w:rsid w:val="00E37F4D"/>
    <w:rsid w:val="00E4226D"/>
    <w:rsid w:val="00E42819"/>
    <w:rsid w:val="00E43499"/>
    <w:rsid w:val="00E434D5"/>
    <w:rsid w:val="00E43F26"/>
    <w:rsid w:val="00E447F6"/>
    <w:rsid w:val="00E44D74"/>
    <w:rsid w:val="00E45254"/>
    <w:rsid w:val="00E46B59"/>
    <w:rsid w:val="00E50F78"/>
    <w:rsid w:val="00E51074"/>
    <w:rsid w:val="00E51472"/>
    <w:rsid w:val="00E5211D"/>
    <w:rsid w:val="00E53D27"/>
    <w:rsid w:val="00E54000"/>
    <w:rsid w:val="00E548DE"/>
    <w:rsid w:val="00E55A57"/>
    <w:rsid w:val="00E55C45"/>
    <w:rsid w:val="00E56DBD"/>
    <w:rsid w:val="00E6039E"/>
    <w:rsid w:val="00E61096"/>
    <w:rsid w:val="00E61626"/>
    <w:rsid w:val="00E6195D"/>
    <w:rsid w:val="00E61B38"/>
    <w:rsid w:val="00E62250"/>
    <w:rsid w:val="00E64A1C"/>
    <w:rsid w:val="00E64B71"/>
    <w:rsid w:val="00E6688B"/>
    <w:rsid w:val="00E707BC"/>
    <w:rsid w:val="00E72164"/>
    <w:rsid w:val="00E72DEC"/>
    <w:rsid w:val="00E734C4"/>
    <w:rsid w:val="00E73AF5"/>
    <w:rsid w:val="00E74519"/>
    <w:rsid w:val="00E75CEC"/>
    <w:rsid w:val="00E77984"/>
    <w:rsid w:val="00E77D5C"/>
    <w:rsid w:val="00E8055B"/>
    <w:rsid w:val="00E80AA3"/>
    <w:rsid w:val="00E80C80"/>
    <w:rsid w:val="00E8116A"/>
    <w:rsid w:val="00E82124"/>
    <w:rsid w:val="00E832BE"/>
    <w:rsid w:val="00E84C28"/>
    <w:rsid w:val="00E8508B"/>
    <w:rsid w:val="00E85255"/>
    <w:rsid w:val="00E85D79"/>
    <w:rsid w:val="00E85F3B"/>
    <w:rsid w:val="00E85FB0"/>
    <w:rsid w:val="00E863E3"/>
    <w:rsid w:val="00E86A1E"/>
    <w:rsid w:val="00E86D92"/>
    <w:rsid w:val="00E9045D"/>
    <w:rsid w:val="00E90BF4"/>
    <w:rsid w:val="00E91578"/>
    <w:rsid w:val="00E928AE"/>
    <w:rsid w:val="00E9484B"/>
    <w:rsid w:val="00E94FE6"/>
    <w:rsid w:val="00E95603"/>
    <w:rsid w:val="00E95FF7"/>
    <w:rsid w:val="00E96553"/>
    <w:rsid w:val="00E96957"/>
    <w:rsid w:val="00E96CA9"/>
    <w:rsid w:val="00E972A6"/>
    <w:rsid w:val="00E97E52"/>
    <w:rsid w:val="00EA1A5F"/>
    <w:rsid w:val="00EA23EC"/>
    <w:rsid w:val="00EA2F1C"/>
    <w:rsid w:val="00EA3797"/>
    <w:rsid w:val="00EA41B8"/>
    <w:rsid w:val="00EA5A0F"/>
    <w:rsid w:val="00EA5ED8"/>
    <w:rsid w:val="00EA6015"/>
    <w:rsid w:val="00EA7144"/>
    <w:rsid w:val="00EA796B"/>
    <w:rsid w:val="00EB10F2"/>
    <w:rsid w:val="00EB16BF"/>
    <w:rsid w:val="00EB3005"/>
    <w:rsid w:val="00EB4131"/>
    <w:rsid w:val="00EB6ACA"/>
    <w:rsid w:val="00EB77B6"/>
    <w:rsid w:val="00EC0E70"/>
    <w:rsid w:val="00EC0EF6"/>
    <w:rsid w:val="00EC2B22"/>
    <w:rsid w:val="00EC2C62"/>
    <w:rsid w:val="00EC3855"/>
    <w:rsid w:val="00EC3E40"/>
    <w:rsid w:val="00EC5768"/>
    <w:rsid w:val="00EC5A8E"/>
    <w:rsid w:val="00EC714D"/>
    <w:rsid w:val="00ED1624"/>
    <w:rsid w:val="00ED35CF"/>
    <w:rsid w:val="00ED3E92"/>
    <w:rsid w:val="00ED3E96"/>
    <w:rsid w:val="00ED3F15"/>
    <w:rsid w:val="00ED4A8F"/>
    <w:rsid w:val="00ED5049"/>
    <w:rsid w:val="00ED5AF6"/>
    <w:rsid w:val="00ED5D71"/>
    <w:rsid w:val="00ED60A8"/>
    <w:rsid w:val="00ED6C14"/>
    <w:rsid w:val="00ED7985"/>
    <w:rsid w:val="00EE18F7"/>
    <w:rsid w:val="00EE1BF9"/>
    <w:rsid w:val="00EE2FA5"/>
    <w:rsid w:val="00EE3AC9"/>
    <w:rsid w:val="00EE3E9F"/>
    <w:rsid w:val="00EE505A"/>
    <w:rsid w:val="00EE56E2"/>
    <w:rsid w:val="00EE5914"/>
    <w:rsid w:val="00EE5FA3"/>
    <w:rsid w:val="00EE65AA"/>
    <w:rsid w:val="00EE7B1A"/>
    <w:rsid w:val="00EF38E4"/>
    <w:rsid w:val="00EF551D"/>
    <w:rsid w:val="00EF56DF"/>
    <w:rsid w:val="00EF5FC8"/>
    <w:rsid w:val="00F00A50"/>
    <w:rsid w:val="00F01C21"/>
    <w:rsid w:val="00F01D7B"/>
    <w:rsid w:val="00F0224C"/>
    <w:rsid w:val="00F032BF"/>
    <w:rsid w:val="00F03F63"/>
    <w:rsid w:val="00F05759"/>
    <w:rsid w:val="00F06824"/>
    <w:rsid w:val="00F068BC"/>
    <w:rsid w:val="00F06DF4"/>
    <w:rsid w:val="00F10E55"/>
    <w:rsid w:val="00F113BE"/>
    <w:rsid w:val="00F14869"/>
    <w:rsid w:val="00F14DB6"/>
    <w:rsid w:val="00F1560A"/>
    <w:rsid w:val="00F15617"/>
    <w:rsid w:val="00F15851"/>
    <w:rsid w:val="00F15D6D"/>
    <w:rsid w:val="00F16BDA"/>
    <w:rsid w:val="00F16FE9"/>
    <w:rsid w:val="00F21F9F"/>
    <w:rsid w:val="00F22D06"/>
    <w:rsid w:val="00F22DE3"/>
    <w:rsid w:val="00F241AD"/>
    <w:rsid w:val="00F241BA"/>
    <w:rsid w:val="00F24999"/>
    <w:rsid w:val="00F254D9"/>
    <w:rsid w:val="00F25E52"/>
    <w:rsid w:val="00F273C0"/>
    <w:rsid w:val="00F27789"/>
    <w:rsid w:val="00F278BA"/>
    <w:rsid w:val="00F27BEC"/>
    <w:rsid w:val="00F30AB2"/>
    <w:rsid w:val="00F319E3"/>
    <w:rsid w:val="00F31CF4"/>
    <w:rsid w:val="00F331FB"/>
    <w:rsid w:val="00F348F0"/>
    <w:rsid w:val="00F350AD"/>
    <w:rsid w:val="00F3547E"/>
    <w:rsid w:val="00F363A8"/>
    <w:rsid w:val="00F363FE"/>
    <w:rsid w:val="00F3799D"/>
    <w:rsid w:val="00F40F5C"/>
    <w:rsid w:val="00F42089"/>
    <w:rsid w:val="00F42AF2"/>
    <w:rsid w:val="00F4417C"/>
    <w:rsid w:val="00F4453E"/>
    <w:rsid w:val="00F44E05"/>
    <w:rsid w:val="00F46E6A"/>
    <w:rsid w:val="00F46EAE"/>
    <w:rsid w:val="00F4700F"/>
    <w:rsid w:val="00F50CBD"/>
    <w:rsid w:val="00F52706"/>
    <w:rsid w:val="00F527FC"/>
    <w:rsid w:val="00F52B36"/>
    <w:rsid w:val="00F52DB3"/>
    <w:rsid w:val="00F53751"/>
    <w:rsid w:val="00F5378F"/>
    <w:rsid w:val="00F540ED"/>
    <w:rsid w:val="00F55B38"/>
    <w:rsid w:val="00F56E39"/>
    <w:rsid w:val="00F6065D"/>
    <w:rsid w:val="00F619B8"/>
    <w:rsid w:val="00F62266"/>
    <w:rsid w:val="00F62A0C"/>
    <w:rsid w:val="00F636E0"/>
    <w:rsid w:val="00F639A6"/>
    <w:rsid w:val="00F646F0"/>
    <w:rsid w:val="00F64BCF"/>
    <w:rsid w:val="00F67049"/>
    <w:rsid w:val="00F6762E"/>
    <w:rsid w:val="00F72940"/>
    <w:rsid w:val="00F72CF0"/>
    <w:rsid w:val="00F73A97"/>
    <w:rsid w:val="00F7413D"/>
    <w:rsid w:val="00F74723"/>
    <w:rsid w:val="00F74951"/>
    <w:rsid w:val="00F76190"/>
    <w:rsid w:val="00F76B3E"/>
    <w:rsid w:val="00F77047"/>
    <w:rsid w:val="00F771EA"/>
    <w:rsid w:val="00F77696"/>
    <w:rsid w:val="00F80928"/>
    <w:rsid w:val="00F81125"/>
    <w:rsid w:val="00F81BB0"/>
    <w:rsid w:val="00F831DD"/>
    <w:rsid w:val="00F83CA2"/>
    <w:rsid w:val="00F84585"/>
    <w:rsid w:val="00F85192"/>
    <w:rsid w:val="00F85385"/>
    <w:rsid w:val="00F86E27"/>
    <w:rsid w:val="00F91271"/>
    <w:rsid w:val="00F9208F"/>
    <w:rsid w:val="00F9239D"/>
    <w:rsid w:val="00F92505"/>
    <w:rsid w:val="00F92A05"/>
    <w:rsid w:val="00F92A4F"/>
    <w:rsid w:val="00F9330A"/>
    <w:rsid w:val="00F94E37"/>
    <w:rsid w:val="00F954F5"/>
    <w:rsid w:val="00F960DF"/>
    <w:rsid w:val="00F964DE"/>
    <w:rsid w:val="00F970F4"/>
    <w:rsid w:val="00F97376"/>
    <w:rsid w:val="00F97D36"/>
    <w:rsid w:val="00FA0B72"/>
    <w:rsid w:val="00FA0C5F"/>
    <w:rsid w:val="00FA1622"/>
    <w:rsid w:val="00FA1F35"/>
    <w:rsid w:val="00FA263D"/>
    <w:rsid w:val="00FA2928"/>
    <w:rsid w:val="00FA2D19"/>
    <w:rsid w:val="00FA3141"/>
    <w:rsid w:val="00FA3627"/>
    <w:rsid w:val="00FA3D1C"/>
    <w:rsid w:val="00FA5EDA"/>
    <w:rsid w:val="00FA5F19"/>
    <w:rsid w:val="00FA6F32"/>
    <w:rsid w:val="00FB2446"/>
    <w:rsid w:val="00FB3250"/>
    <w:rsid w:val="00FB35F2"/>
    <w:rsid w:val="00FB4AB5"/>
    <w:rsid w:val="00FB58A4"/>
    <w:rsid w:val="00FB5D75"/>
    <w:rsid w:val="00FC0AF6"/>
    <w:rsid w:val="00FC1680"/>
    <w:rsid w:val="00FC1859"/>
    <w:rsid w:val="00FC2F04"/>
    <w:rsid w:val="00FC4C92"/>
    <w:rsid w:val="00FC4F5D"/>
    <w:rsid w:val="00FC570D"/>
    <w:rsid w:val="00FC74E6"/>
    <w:rsid w:val="00FD06A2"/>
    <w:rsid w:val="00FD073E"/>
    <w:rsid w:val="00FD17DB"/>
    <w:rsid w:val="00FD1D84"/>
    <w:rsid w:val="00FD45B7"/>
    <w:rsid w:val="00FD6539"/>
    <w:rsid w:val="00FD78E5"/>
    <w:rsid w:val="00FD7EFC"/>
    <w:rsid w:val="00FE00E1"/>
    <w:rsid w:val="00FE2084"/>
    <w:rsid w:val="00FE2EFF"/>
    <w:rsid w:val="00FE2FDC"/>
    <w:rsid w:val="00FE328F"/>
    <w:rsid w:val="00FE32B2"/>
    <w:rsid w:val="00FE3776"/>
    <w:rsid w:val="00FE516F"/>
    <w:rsid w:val="00FE61D6"/>
    <w:rsid w:val="00FE6551"/>
    <w:rsid w:val="00FE666B"/>
    <w:rsid w:val="00FE6DBA"/>
    <w:rsid w:val="00FF00CF"/>
    <w:rsid w:val="00FF106C"/>
    <w:rsid w:val="00FF20F1"/>
    <w:rsid w:val="00FF2873"/>
    <w:rsid w:val="00FF3CC8"/>
    <w:rsid w:val="00FF45BD"/>
    <w:rsid w:val="00FF4622"/>
    <w:rsid w:val="00FF4AB0"/>
    <w:rsid w:val="00FF4CD7"/>
    <w:rsid w:val="00FF5882"/>
    <w:rsid w:val="00FF5AFE"/>
    <w:rsid w:val="00FF5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DECB17"/>
  <w15:docId w15:val="{25660414-375D-4954-869D-F511B15A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pPr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90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47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header" Target="header3.xml"/><Relationship Id="rId34" Type="http://schemas.openxmlformats.org/officeDocument/2006/relationships/image" Target="media/image19.png"/><Relationship Id="rId42" Type="http://schemas.openxmlformats.org/officeDocument/2006/relationships/footer" Target="foot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5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31" Type="http://schemas.openxmlformats.org/officeDocument/2006/relationships/image" Target="media/image16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ntTable" Target="fontTable.xml"/><Relationship Id="rId8" Type="http://schemas.openxmlformats.org/officeDocument/2006/relationships/hyperlink" Target="https://www.maximus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20" Type="http://schemas.openxmlformats.org/officeDocument/2006/relationships/footer" Target="footer2.xml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4E4E4E-F8EE-408B-B944-632B5D293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6247</TotalTime>
  <Pages>26</Pages>
  <Words>4197</Words>
  <Characters>23928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NCS</Company>
  <LinksUpToDate>false</LinksUpToDate>
  <CharactersWithSpaces>28069</CharactersWithSpaces>
  <SharedDoc>false</SharedDoc>
  <HLinks>
    <vt:vector size="276" baseType="variant"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_Toc431554366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_Toc431554365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_Toc431554364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_Toc431554363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_Toc431554362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_Toc431554361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_Toc431554360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_Toc431554359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_Toc431554358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_Toc431554357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_Toc431554356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_Toc431554355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_Toc431554354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_Toc431554353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_Toc431554352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_Toc431554351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_Toc431554350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_Toc431554349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_Toc431554348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_Toc431554347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_Toc431554346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_Toc431554345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_Toc431554344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_Toc431554343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_Toc431554342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_Toc431554341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_Toc431554340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_Toc431554339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_Toc431554338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_Toc431554337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_Toc431554336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_Toc431554335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_Toc431554334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_Toc431554333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_Toc431554332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_Toc431554331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_Toc431554330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_Toc431554329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_Toc431554328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_Toc431554327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_Toc431554326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_Toc431554325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_Toc431554324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_Toc431554323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_Toc431554322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_Toc431554321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Anass Tazi Charki</dc:creator>
  <cp:lastModifiedBy>Huang, Lili</cp:lastModifiedBy>
  <cp:revision>893</cp:revision>
  <cp:lastPrinted>2008-09-18T13:23:00Z</cp:lastPrinted>
  <dcterms:created xsi:type="dcterms:W3CDTF">2016-03-22T16:25:00Z</dcterms:created>
  <dcterms:modified xsi:type="dcterms:W3CDTF">2022-09-07T15:22:00Z</dcterms:modified>
</cp:coreProperties>
</file>