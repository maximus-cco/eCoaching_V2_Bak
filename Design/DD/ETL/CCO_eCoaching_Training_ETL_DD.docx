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r>
        <w:rPr>
          <w:rFonts w:ascii="Arial" w:hAnsi="Arial" w:cs="Arial"/>
          <w:b/>
          <w:sz w:val="32"/>
        </w:rPr>
        <w:t>eCoaching_</w:t>
      </w:r>
      <w:r w:rsidR="00D03711">
        <w:rPr>
          <w:rFonts w:ascii="Arial" w:hAnsi="Arial" w:cs="Arial"/>
          <w:b/>
          <w:sz w:val="32"/>
        </w:rPr>
        <w:t>Training</w:t>
      </w:r>
      <w:r>
        <w:rPr>
          <w:rFonts w:ascii="Arial" w:hAnsi="Arial" w:cs="Arial"/>
          <w:b/>
          <w:sz w:val="32"/>
        </w:rPr>
        <w:t>_Load</w:t>
      </w:r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  <w:tblPrChange w:id="1" w:author="Palacherla, Susmitha C (NONUS)" w:date="2017-08-14T17:26:00Z">
          <w:tblPr>
            <w:tblW w:w="0" w:type="auto"/>
            <w:tblInd w:w="1519" w:type="dxa"/>
            <w:tblLayout w:type="fixed"/>
            <w:tblCellMar>
              <w:left w:w="79" w:type="dxa"/>
              <w:right w:w="79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1530"/>
        <w:gridCol w:w="1620"/>
        <w:gridCol w:w="3780"/>
        <w:tblGridChange w:id="2">
          <w:tblGrid>
            <w:gridCol w:w="1530"/>
            <w:gridCol w:w="1620"/>
            <w:gridCol w:w="3510"/>
          </w:tblGrid>
        </w:tblGridChange>
      </w:tblGrid>
      <w:tr w:rsidR="009F2A51" w:rsidRPr="00D37C04" w:rsidTr="00CA2A9D">
        <w:trPr>
          <w:cantSplit/>
          <w:trHeight w:val="282"/>
          <w:trPrChange w:id="3" w:author="Palacherla, Susmitha C (NONUS)" w:date="2017-08-14T17:26:00Z">
            <w:trPr>
              <w:cantSplit/>
              <w:trHeight w:val="282"/>
            </w:trPr>
          </w:trPrChange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tcPrChange w:id="4" w:author="Palacherla, Susmitha C (NONUS)" w:date="2017-08-14T17:26:00Z">
              <w:tcPr>
                <w:tcW w:w="1530" w:type="dxa"/>
                <w:tcBorders>
                  <w:top w:val="single" w:sz="6" w:space="0" w:color="auto"/>
                  <w:left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tcPrChange w:id="5" w:author="Palacherla, Susmitha C (NONUS)" w:date="2017-08-14T17:26:00Z">
              <w:tcPr>
                <w:tcW w:w="1620" w:type="dxa"/>
                <w:tcBorders>
                  <w:top w:val="single" w:sz="6" w:space="0" w:color="auto"/>
                  <w:left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780" w:type="dxa"/>
            <w:tcBorders>
              <w:top w:val="single" w:sz="6" w:space="0" w:color="auto"/>
              <w:right w:val="single" w:sz="6" w:space="0" w:color="auto"/>
            </w:tcBorders>
            <w:vAlign w:val="center"/>
            <w:tcPrChange w:id="6" w:author="Palacherla, Susmitha C (NONUS)" w:date="2017-08-14T17:26:00Z">
              <w:tcPr>
                <w:tcW w:w="3510" w:type="dxa"/>
                <w:tcBorders>
                  <w:top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CA2A9D" w:rsidRPr="00D37C04" w:rsidTr="00CA2A9D">
        <w:trPr>
          <w:cantSplit/>
          <w:trHeight w:val="348"/>
          <w:trPrChange w:id="7" w:author="Palacherla, Susmitha C (NONUS)" w:date="2017-08-14T17:26:00Z">
            <w:trPr>
              <w:cantSplit/>
              <w:trHeight w:val="348"/>
            </w:trPr>
          </w:trPrChange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8" w:author="Palacherla, Susmitha C (NONUS)" w:date="2017-08-14T17:26:00Z">
              <w:tcPr>
                <w:tcW w:w="153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CA2A9D" w:rsidRPr="00FF578D" w:rsidRDefault="00CA2A9D" w:rsidP="00CA2A9D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ins w:id="9" w:author="Palacherla, Susmitha C (NONUS)" w:date="2017-08-14T17:26:00Z">
              <w:r>
                <w:rPr>
                  <w:rFonts w:ascii="Times New Roman (PCL6)" w:hAnsi="Times New Roman (PCL6)"/>
                </w:rPr>
                <w:t>8/14/2017</w:t>
              </w:r>
            </w:ins>
            <w:del w:id="10" w:author="Palacherla, Susmitha C (NONUS)" w:date="2017-08-14T17:26:00Z">
              <w:r w:rsidDel="00C34D57">
                <w:rPr>
                  <w:rFonts w:ascii="Times New Roman (PCL6)" w:hAnsi="Times New Roman (PCL6)"/>
                </w:rPr>
                <w:delText>03/23/2016</w:delText>
              </w:r>
            </w:del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11" w:author="Palacherla, Susmitha C (NONUS)" w:date="2017-08-14T17:26:00Z">
              <w:tcPr>
                <w:tcW w:w="162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CA2A9D" w:rsidRPr="00D37C04" w:rsidRDefault="00CA2A9D" w:rsidP="00CA2A9D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78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tcPrChange w:id="12" w:author="Palacherla, Susmitha C (NONUS)" w:date="2017-08-14T17:26:00Z">
              <w:tcPr>
                <w:tcW w:w="3510" w:type="dxa"/>
                <w:tcBorders>
                  <w:top w:val="single" w:sz="12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CA2A9D" w:rsidRPr="00D37C04" w:rsidRDefault="00CA2A9D" w:rsidP="00CA2A9D">
            <w:pPr>
              <w:ind w:right="-270"/>
              <w:rPr>
                <w:rFonts w:ascii="Times New Roman (PCL6)" w:hAnsi="Times New Roman (PCL6)"/>
              </w:rPr>
            </w:pPr>
            <w:ins w:id="13" w:author="Palacherla, Susmitha C (NONUS)" w:date="2017-08-14T17:26:00Z">
              <w:r>
                <w:rPr>
                  <w:rFonts w:ascii="Times New Roman (PCL6)" w:hAnsi="Times New Roman (PCL6)"/>
                </w:rPr>
                <w:t>TFS 7105 – Upgrade to SQL Server 2012</w:t>
              </w:r>
            </w:ins>
            <w:del w:id="14" w:author="Palacherla, Susmitha C (NONUS)" w:date="2017-08-14T17:26:00Z">
              <w:r w:rsidDel="00C34D57">
                <w:delText>Initial revision. TFS 2283.</w:delText>
              </w:r>
            </w:del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9A25BD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50379C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7C6827" w:rsidRPr="007C6827">
        <w:rPr>
          <w:rFonts w:ascii="Times New Roman (PCL6)" w:hAnsi="Times New Roman (PCL6)"/>
          <w:b w:val="0"/>
        </w:rPr>
        <w:t>03/</w:t>
      </w:r>
      <w:r w:rsidR="00A440F9">
        <w:rPr>
          <w:rFonts w:ascii="Times New Roman (PCL6)" w:hAnsi="Times New Roman (PCL6)"/>
          <w:b w:val="0"/>
        </w:rPr>
        <w:t>23</w:t>
      </w:r>
      <w:r w:rsidR="007C6827" w:rsidRPr="007C6827">
        <w:rPr>
          <w:rFonts w:ascii="Times New Roman (PCL6)" w:hAnsi="Times New Roman (PCL6)"/>
          <w:b w:val="0"/>
        </w:rPr>
        <w:t>/2016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542C6B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09DD70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EB002E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A45C57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FF578D" w:rsidRDefault="007C6827" w:rsidP="00A440F9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03/</w:t>
            </w:r>
            <w:r w:rsidR="00A440F9">
              <w:rPr>
                <w:rFonts w:ascii="Times New Roman (PCL6)" w:hAnsi="Times New Roman (PCL6)"/>
              </w:rPr>
              <w:t>23</w:t>
            </w:r>
            <w:r>
              <w:rPr>
                <w:rFonts w:ascii="Times New Roman (PCL6)" w:hAnsi="Times New Roman (PCL6)"/>
              </w:rPr>
              <w:t>/2016</w:t>
            </w:r>
          </w:p>
        </w:tc>
        <w:tc>
          <w:tcPr>
            <w:tcW w:w="5238" w:type="dxa"/>
          </w:tcPr>
          <w:p w:rsidR="009F2A51" w:rsidRPr="00D37C04" w:rsidRDefault="00A67A9C" w:rsidP="00A440F9">
            <w:pPr>
              <w:pStyle w:val="hdr1"/>
              <w:ind w:left="0"/>
              <w:jc w:val="left"/>
            </w:pPr>
            <w:r>
              <w:t xml:space="preserve">1.0 </w:t>
            </w:r>
            <w:r w:rsidR="00202048">
              <w:t>Initial revision</w:t>
            </w:r>
            <w:r w:rsidR="007C6827">
              <w:t xml:space="preserve">. TFS </w:t>
            </w:r>
            <w:r w:rsidR="00A440F9">
              <w:t>2283.</w:t>
            </w:r>
          </w:p>
        </w:tc>
        <w:tc>
          <w:tcPr>
            <w:tcW w:w="2790" w:type="dxa"/>
          </w:tcPr>
          <w:p w:rsidR="009F2A51" w:rsidRPr="00D37C04" w:rsidRDefault="00202048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CA2A9D" w:rsidRPr="00D37C04" w:rsidTr="00A45C57">
        <w:tc>
          <w:tcPr>
            <w:tcW w:w="1440" w:type="dxa"/>
          </w:tcPr>
          <w:p w:rsidR="00CA2A9D" w:rsidRPr="00D37C04" w:rsidRDefault="00CA2A9D" w:rsidP="00CA2A9D">
            <w:pPr>
              <w:pStyle w:val="hdr1"/>
              <w:ind w:left="0"/>
              <w:jc w:val="left"/>
            </w:pPr>
            <w:ins w:id="15" w:author="Palacherla, Susmitha C (NONUS)" w:date="2017-08-14T17:26:00Z">
              <w:r>
                <w:t>8/14/2017</w:t>
              </w:r>
            </w:ins>
          </w:p>
        </w:tc>
        <w:tc>
          <w:tcPr>
            <w:tcW w:w="5238" w:type="dxa"/>
          </w:tcPr>
          <w:p w:rsidR="00CA2A9D" w:rsidRPr="00D37C04" w:rsidRDefault="00CA2A9D" w:rsidP="00CA2A9D">
            <w:pPr>
              <w:pStyle w:val="hdr1"/>
              <w:ind w:left="0"/>
              <w:jc w:val="left"/>
            </w:pPr>
            <w:ins w:id="16" w:author="Palacherla, Susmitha C (NONUS)" w:date="2017-08-14T17:26:00Z">
              <w:r>
                <w:rPr>
                  <w:rFonts w:ascii="Times New Roman (PCL6)" w:hAnsi="Times New Roman (PCL6)"/>
                </w:rPr>
                <w:t xml:space="preserve">2.0 </w:t>
              </w:r>
              <w:r>
                <w:rPr>
                  <w:rFonts w:ascii="Times New Roman (PCL6)" w:hAnsi="Times New Roman (PCL6)"/>
                </w:rPr>
                <w:t>TFS 7105 – Upgrade to SQL Server 2012</w:t>
              </w:r>
            </w:ins>
          </w:p>
        </w:tc>
        <w:tc>
          <w:tcPr>
            <w:tcW w:w="2790" w:type="dxa"/>
          </w:tcPr>
          <w:p w:rsidR="00CA2A9D" w:rsidRPr="00D37C04" w:rsidRDefault="00CA2A9D" w:rsidP="00CA2A9D">
            <w:pPr>
              <w:pStyle w:val="hdr1"/>
              <w:ind w:left="0"/>
              <w:jc w:val="left"/>
            </w:pPr>
            <w:ins w:id="17" w:author="Palacherla, Susmitha C (NONUS)" w:date="2017-08-14T17:26:00Z">
              <w:r w:rsidRPr="00257251">
                <w:t>Susmitha Palacherla</w:t>
              </w:r>
            </w:ins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  <w:vAlign w:val="bottom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97A45" w:rsidRPr="00D37C04" w:rsidRDefault="00997A45" w:rsidP="00997A45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8" w:name="_Toc434743870"/>
      <w:r w:rsidRPr="002431EB">
        <w:br w:type="page"/>
      </w:r>
      <w:bookmarkEnd w:id="18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C5412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07349" w:history="1">
            <w:r w:rsidR="00C5412A" w:rsidRPr="00486C5C">
              <w:rPr>
                <w:rStyle w:val="Hyperlink"/>
                <w:noProof/>
              </w:rPr>
              <w:t>1.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Overview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_Toc430607349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B3D3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0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Project Description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_Toc430607350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B3D3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1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Document Scope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B3D3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2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B3D3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3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List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B3D3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4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B3D3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5" w:history="1">
            <w:r w:rsidR="00C5412A" w:rsidRPr="00486C5C">
              <w:rPr>
                <w:rStyle w:val="Hyperlink"/>
                <w:noProof/>
              </w:rPr>
              <w:t>1.5.1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Software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B3D3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6" w:history="1">
            <w:r w:rsidR="00C5412A" w:rsidRPr="00486C5C">
              <w:rPr>
                <w:rStyle w:val="Hyperlink"/>
                <w:noProof/>
              </w:rPr>
              <w:t>1.5.2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Hardware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B3D3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7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1.6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Users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B3D3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607358" w:history="1">
            <w:r w:rsidR="00C5412A" w:rsidRPr="00486C5C">
              <w:rPr>
                <w:rStyle w:val="Hyperlink"/>
                <w:noProof/>
              </w:rPr>
              <w:t>2.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_Toc430607358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B3D3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1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B3D3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2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B3D3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3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SQL agent job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B3D3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4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SSIS Package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B3D3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5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Tables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B3D3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6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Procedures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3B3D3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7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Functions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9" w:name="_Toc430607349"/>
      <w:r w:rsidRPr="0027630C">
        <w:rPr>
          <w:color w:val="auto"/>
        </w:rPr>
        <w:lastRenderedPageBreak/>
        <w:t>Overview</w:t>
      </w:r>
      <w:bookmarkEnd w:id="19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20" w:name="_Toc430607350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20"/>
    </w:p>
    <w:p w:rsidR="001B4454" w:rsidRPr="00736BF7" w:rsidRDefault="00A47122" w:rsidP="001B4454">
      <w:pPr>
        <w:rPr>
          <w:rFonts w:asciiTheme="minorHAnsi" w:hAnsiTheme="minorHAnsi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026536">
        <w:rPr>
          <w:rFonts w:asciiTheme="minorHAnsi" w:hAnsiTheme="minorHAnsi" w:cs="Segoe UI"/>
          <w:color w:val="000000" w:themeColor="text1"/>
        </w:rPr>
        <w:t xml:space="preserve">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coaching process is a standard process to facilitate consistent communication when a performance opportunity exists.  It provides a method to make a determination of whether coaching is needed, when to initiate coaching and verification that the performance issue has been addressed. </w:t>
      </w:r>
      <w:r w:rsidR="007C6827">
        <w:rPr>
          <w:rFonts w:asciiTheme="minorHAnsi" w:hAnsiTheme="minorHAnsi" w:cs="Segoe UI"/>
          <w:color w:val="000000" w:themeColor="text1"/>
        </w:rPr>
        <w:t xml:space="preserve">The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7C6827">
        <w:rPr>
          <w:rFonts w:asciiTheme="minorHAnsi" w:hAnsiTheme="minorHAnsi" w:cs="Segoe UI"/>
          <w:color w:val="000000" w:themeColor="text1"/>
        </w:rPr>
        <w:t xml:space="preserve"> feed contains records for 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TQC GDIT verified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 when prescribed length of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 session is completed much sooner than expected.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reports are created by the</w:t>
      </w:r>
      <w:r w:rsidR="00026536">
        <w:rPr>
          <w:rFonts w:asciiTheme="minorHAnsi" w:hAnsiTheme="minorHAnsi" w:cs="Segoe UI"/>
          <w:color w:val="000000" w:themeColor="text1"/>
        </w:rPr>
        <w:t xml:space="preserve"> </w:t>
      </w:r>
      <w:r w:rsidR="007C6827">
        <w:rPr>
          <w:rFonts w:asciiTheme="minorHAnsi" w:hAnsiTheme="minorHAnsi" w:cs="Segoe UI"/>
          <w:color w:val="000000" w:themeColor="text1"/>
        </w:rPr>
        <w:t>Quality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team which </w:t>
      </w:r>
      <w:r w:rsidR="00026536">
        <w:rPr>
          <w:rFonts w:asciiTheme="minorHAnsi" w:hAnsiTheme="minorHAnsi" w:cs="Segoe UI"/>
          <w:color w:val="000000" w:themeColor="text1"/>
        </w:rPr>
        <w:t>identifies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thresholds and exceptions that require coaching or further research by Call Center </w:t>
      </w:r>
      <w:r w:rsidR="007C6827">
        <w:rPr>
          <w:rFonts w:asciiTheme="minorHAnsi" w:hAnsiTheme="minorHAnsi" w:cs="Segoe UI"/>
          <w:color w:val="000000" w:themeColor="text1"/>
        </w:rPr>
        <w:t xml:space="preserve">Supervisors.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All items are entered into the </w:t>
      </w:r>
      <w:r w:rsidR="007C6827">
        <w:rPr>
          <w:rFonts w:asciiTheme="minorHAnsi" w:hAnsiTheme="minorHAnsi" w:cs="Segoe UI"/>
          <w:color w:val="000000" w:themeColor="text1"/>
        </w:rPr>
        <w:t xml:space="preserve">eCL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via a data feed. Utilizing the eCL work-flow, items can be tracked from start to finish to verify if items have been addressed. The eCL will also provide reporting on the number of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entered into the system, the number coached, pending coaching, pending review or reasons why coaching was not required.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21" w:name="_Toc430607351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21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reports provided by the</w:t>
      </w:r>
      <w:r w:rsidR="00381B5A">
        <w:rPr>
          <w:rFonts w:asciiTheme="minorHAnsi" w:hAnsiTheme="minorHAnsi" w:cs="Segoe UI"/>
          <w:color w:val="000000" w:themeColor="text1"/>
        </w:rPr>
        <w:t xml:space="preserve"> Training and Development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team into the eCoaching database. Once the reports are loaded into the database the logs are tracked through the workflow like any Coaching log entered from the web interface.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22" w:name="_Toc430607352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2"/>
    </w:p>
    <w:p w:rsidR="007C6827" w:rsidRDefault="007C6827" w:rsidP="0053330A">
      <w:pPr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The table below shows 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the </w:t>
      </w:r>
      <w:r>
        <w:rPr>
          <w:rFonts w:asciiTheme="minorHAnsi" w:hAnsiTheme="minorHAnsi" w:cs="Segoe UI"/>
          <w:color w:val="000000" w:themeColor="text1"/>
        </w:rPr>
        <w:t xml:space="preserve">attributes for the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report</w:t>
      </w:r>
      <w:r w:rsidR="00381B5A">
        <w:rPr>
          <w:rFonts w:asciiTheme="minorHAnsi" w:hAnsiTheme="minorHAnsi" w:cs="Segoe UI"/>
          <w:color w:val="000000" w:themeColor="text1"/>
        </w:rPr>
        <w:t>s</w:t>
      </w:r>
      <w:r>
        <w:rPr>
          <w:rFonts w:asciiTheme="minorHAnsi" w:hAnsiTheme="minorHAnsi" w:cs="Segoe UI"/>
          <w:color w:val="000000" w:themeColor="text1"/>
        </w:rPr>
        <w:t>.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</w:t>
      </w:r>
    </w:p>
    <w:p w:rsidR="007C6827" w:rsidRDefault="0053330A" w:rsidP="0053330A">
      <w:p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>Files have a naming convention eCL_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D03711" w:rsidRPr="00026536">
        <w:rPr>
          <w:rFonts w:asciiTheme="minorHAnsi" w:hAnsiTheme="minorHAnsi" w:cs="Segoe UI"/>
          <w:color w:val="000000" w:themeColor="text1"/>
        </w:rPr>
        <w:t xml:space="preserve"> </w:t>
      </w:r>
      <w:r w:rsidRPr="00026536">
        <w:rPr>
          <w:rFonts w:asciiTheme="minorHAnsi" w:hAnsiTheme="minorHAnsi" w:cs="Segoe UI"/>
          <w:color w:val="000000" w:themeColor="text1"/>
        </w:rPr>
        <w:t>_</w:t>
      </w:r>
      <w:r w:rsidR="00381B5A">
        <w:rPr>
          <w:rFonts w:asciiTheme="minorHAnsi" w:hAnsiTheme="minorHAnsi" w:cs="Segoe UI"/>
          <w:color w:val="000000" w:themeColor="text1"/>
        </w:rPr>
        <w:t>Feed_</w:t>
      </w:r>
      <w:r w:rsidR="00381B5A" w:rsidRPr="00381B5A">
        <w:rPr>
          <w:rFonts w:asciiTheme="minorHAnsi" w:hAnsiTheme="minorHAnsi" w:cs="Segoe UI"/>
          <w:b/>
          <w:color w:val="000000" w:themeColor="text1"/>
        </w:rPr>
        <w:t>xxx</w:t>
      </w:r>
      <w:r w:rsidR="00F56A29">
        <w:rPr>
          <w:rFonts w:asciiTheme="minorHAnsi" w:hAnsiTheme="minorHAnsi" w:cs="Segoe UI"/>
          <w:color w:val="000000" w:themeColor="text1"/>
        </w:rPr>
        <w:t>yyyymmdd</w:t>
      </w:r>
      <w:r w:rsidRPr="00026536">
        <w:rPr>
          <w:rFonts w:asciiTheme="minorHAnsi" w:hAnsiTheme="minorHAnsi" w:cs="Segoe UI"/>
          <w:color w:val="000000" w:themeColor="text1"/>
        </w:rPr>
        <w:t xml:space="preserve">.csv </w:t>
      </w:r>
      <w:r w:rsidR="00381B5A">
        <w:rPr>
          <w:rFonts w:asciiTheme="minorHAnsi" w:hAnsiTheme="minorHAnsi" w:cs="Segoe UI"/>
          <w:color w:val="000000" w:themeColor="text1"/>
        </w:rPr>
        <w:t xml:space="preserve"> where xxx is the 3 letter Report code.</w:t>
      </w:r>
    </w:p>
    <w:p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  <w:r w:rsidRPr="00026536">
        <w:rPr>
          <w:rFonts w:asciiTheme="minorHAnsi" w:hAnsiTheme="minorHAnsi" w:cs="Segoe UI"/>
          <w:color w:val="000000" w:themeColor="text1"/>
        </w:rPr>
        <w:t>Files are staged at</w:t>
      </w:r>
      <w:r>
        <w:rPr>
          <w:rFonts w:ascii="Verdana" w:hAnsi="Verdana" w:cs="Segoe UI"/>
          <w:color w:val="000000" w:themeColor="text1"/>
          <w:sz w:val="20"/>
          <w:szCs w:val="20"/>
        </w:rPr>
        <w:t xml:space="preserve"> </w:t>
      </w:r>
      <w:hyperlink r:id="rId9" w:history="1">
        <w:r w:rsidR="00381B5A" w:rsidRPr="008034F9">
          <w:rPr>
            <w:rStyle w:val="Hyperlink"/>
            <w:rFonts w:ascii="Verdana" w:hAnsi="Verdana" w:cs="Segoe UI"/>
            <w:sz w:val="20"/>
            <w:szCs w:val="20"/>
          </w:rPr>
          <w:t>\\VRIVSCORS01\BCC Scorecards\Coaching\</w:t>
        </w:r>
        <w:r w:rsidR="00381B5A" w:rsidRPr="008034F9">
          <w:rPr>
            <w:rStyle w:val="Hyperlink"/>
            <w:rFonts w:asciiTheme="minorHAnsi" w:hAnsiTheme="minorHAnsi" w:cs="Segoe UI"/>
          </w:rPr>
          <w:t>Training</w:t>
        </w:r>
        <w:r w:rsidR="00381B5A" w:rsidRPr="008034F9">
          <w:rPr>
            <w:rStyle w:val="Hyperlink"/>
            <w:rFonts w:ascii="Verdana" w:hAnsi="Verdana" w:cs="Segoe UI"/>
            <w:sz w:val="20"/>
            <w:szCs w:val="20"/>
          </w:rPr>
          <w:t>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79"/>
        <w:gridCol w:w="4435"/>
        <w:gridCol w:w="1043"/>
        <w:gridCol w:w="554"/>
        <w:gridCol w:w="876"/>
        <w:gridCol w:w="569"/>
        <w:gridCol w:w="1699"/>
      </w:tblGrid>
      <w:tr w:rsidR="0053330A" w:rsidRPr="007E2C75" w:rsidTr="00A71CC9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104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9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D03711" w:rsidP="003C2E27">
            <w:pPr>
              <w:spacing w:after="0" w:line="240" w:lineRule="auto"/>
              <w:rPr>
                <w:color w:val="00000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="0053330A" w:rsidRPr="007E2C75">
              <w:rPr>
                <w:color w:val="000000"/>
              </w:rPr>
              <w:t xml:space="preserve">: </w:t>
            </w:r>
            <w:r w:rsidR="007C6827">
              <w:rPr>
                <w:color w:val="000000"/>
              </w:rPr>
              <w:t>Short Duration Reporting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 w:rsidR="00381B5A"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D03711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SDR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7C6827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381B5A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EA72AC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81B5A" w:rsidRPr="007E2C75" w:rsidRDefault="00381B5A" w:rsidP="00381B5A">
            <w:pPr>
              <w:spacing w:after="0" w:line="240" w:lineRule="auto"/>
              <w:rPr>
                <w:color w:val="00000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7E2C75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Overdue Training 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EA72AC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EA72AC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ODT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EA72AC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EA72AC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EA72AC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</w:tbl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23" w:name="_Toc430607353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23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24" w:name="_Toc430607354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24"/>
    </w:p>
    <w:p w:rsidR="009D1884" w:rsidRPr="0027630C" w:rsidRDefault="009D1884" w:rsidP="0027630C">
      <w:pPr>
        <w:pStyle w:val="Heading3"/>
        <w:rPr>
          <w:color w:val="auto"/>
        </w:rPr>
      </w:pPr>
      <w:bookmarkStart w:id="25" w:name="_Toc430607355"/>
      <w:r w:rsidRPr="0027630C">
        <w:rPr>
          <w:color w:val="auto"/>
        </w:rPr>
        <w:t>Software</w:t>
      </w:r>
      <w:bookmarkEnd w:id="25"/>
    </w:p>
    <w:p w:rsidR="00CA2A9D" w:rsidRPr="00257251" w:rsidRDefault="009D1884" w:rsidP="00CA2A9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ins w:id="26" w:author="Palacherla, Susmitha C (NONUS)" w:date="2017-08-14T17:26:00Z"/>
          <w:rFonts w:ascii="Times New Roman" w:hAnsi="Times New Roman"/>
          <w:color w:val="000000" w:themeColor="text1"/>
          <w:sz w:val="20"/>
          <w:szCs w:val="20"/>
        </w:rPr>
      </w:pPr>
      <w:del w:id="27" w:author="Palacherla, Susmitha C (NONUS)" w:date="2017-08-14T17:26:00Z">
        <w:r w:rsidRPr="009D1884" w:rsidDel="00CA2A9D">
          <w:rPr>
            <w:rFonts w:ascii="Verdana" w:hAnsi="Verdana" w:cs="Segoe UI"/>
            <w:color w:val="000000" w:themeColor="text1"/>
            <w:sz w:val="20"/>
            <w:szCs w:val="20"/>
          </w:rPr>
          <w:delText>SQL Server 2008 R2 SP1 S</w:delText>
        </w:r>
      </w:del>
      <w:ins w:id="28" w:author="Palacherla, Susmitha C (NONUS)" w:date="2017-08-14T17:26:00Z">
        <w:r w:rsidR="00CA2A9D" w:rsidRPr="00257251">
          <w:rPr>
            <w:rFonts w:ascii="Times New Roman" w:hAnsi="Times New Roman"/>
            <w:color w:val="000000" w:themeColor="text1"/>
            <w:sz w:val="20"/>
            <w:szCs w:val="20"/>
          </w:rPr>
          <w:t>SQL Server 20</w:t>
        </w:r>
        <w:r w:rsidR="00CA2A9D">
          <w:rPr>
            <w:rFonts w:ascii="Times New Roman" w:hAnsi="Times New Roman"/>
            <w:color w:val="000000" w:themeColor="text1"/>
            <w:sz w:val="20"/>
            <w:szCs w:val="20"/>
          </w:rPr>
          <w:t>12</w:t>
        </w:r>
        <w:r w:rsidR="00CA2A9D" w:rsidRPr="00257251">
          <w:rPr>
            <w:rFonts w:ascii="Times New Roman" w:hAnsi="Times New Roman"/>
            <w:color w:val="000000" w:themeColor="text1"/>
            <w:sz w:val="20"/>
            <w:szCs w:val="20"/>
          </w:rPr>
          <w:t xml:space="preserve"> SP</w:t>
        </w:r>
        <w:r w:rsidR="00CA2A9D">
          <w:rPr>
            <w:rFonts w:ascii="Times New Roman" w:hAnsi="Times New Roman"/>
            <w:color w:val="000000" w:themeColor="text1"/>
            <w:sz w:val="20"/>
            <w:szCs w:val="20"/>
          </w:rPr>
          <w:t>3</w:t>
        </w:r>
        <w:r w:rsidR="00CA2A9D" w:rsidRPr="00257251">
          <w:rPr>
            <w:rFonts w:ascii="Times New Roman" w:hAnsi="Times New Roman"/>
            <w:color w:val="000000" w:themeColor="text1"/>
            <w:sz w:val="20"/>
            <w:szCs w:val="20"/>
          </w:rPr>
          <w:t xml:space="preserve"> Suite</w:t>
        </w:r>
      </w:ins>
    </w:p>
    <w:p w:rsidR="009D1884" w:rsidDel="00CA2A9D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del w:id="29" w:author="Palacherla, Susmitha C (NONUS)" w:date="2017-08-14T17:26:00Z"/>
          <w:rFonts w:ascii="Verdana" w:hAnsi="Verdana" w:cs="Segoe UI"/>
          <w:color w:val="000000" w:themeColor="text1"/>
          <w:sz w:val="20"/>
          <w:szCs w:val="20"/>
        </w:rPr>
      </w:pPr>
      <w:del w:id="30" w:author="Palacherla, Susmitha C (NONUS)" w:date="2017-08-14T17:26:00Z">
        <w:r w:rsidRPr="009D1884" w:rsidDel="00CA2A9D">
          <w:rPr>
            <w:rFonts w:ascii="Verdana" w:hAnsi="Verdana" w:cs="Segoe UI"/>
            <w:color w:val="000000" w:themeColor="text1"/>
            <w:sz w:val="20"/>
            <w:szCs w:val="20"/>
          </w:rPr>
          <w:delText>uite</w:delText>
        </w:r>
      </w:del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31" w:name="_Toc430607356"/>
      <w:r w:rsidRPr="0027630C">
        <w:rPr>
          <w:color w:val="auto"/>
        </w:rPr>
        <w:t>Hardware</w:t>
      </w:r>
      <w:bookmarkEnd w:id="31"/>
    </w:p>
    <w:p w:rsidR="00CA2A9D" w:rsidRPr="00810310" w:rsidRDefault="00CA2A9D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2" w:author="Palacherla, Susmitha C (NONUS)" w:date="2017-08-14T17:26:00Z"/>
          <w:rFonts w:ascii="Times New Roman" w:hAnsi="Times New Roman"/>
          <w:color w:val="000000" w:themeColor="text1"/>
          <w:sz w:val="20"/>
          <w:szCs w:val="20"/>
        </w:rPr>
      </w:pPr>
      <w:ins w:id="33" w:author="Palacherla, Susmitha C (NONUS)" w:date="2017-08-14T17:26:00Z">
        <w:r w:rsidRPr="00810310">
          <w:rPr>
            <w:rFonts w:ascii="Arial" w:hAnsi="Arial" w:cs="Arial"/>
            <w:color w:val="000000"/>
            <w:sz w:val="20"/>
            <w:szCs w:val="20"/>
          </w:rPr>
          <w:t>F3420-ECLDBD01</w:t>
        </w:r>
        <w:r w:rsidRPr="00810310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– Dev DB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>Server</w:t>
        </w:r>
      </w:ins>
    </w:p>
    <w:p w:rsidR="00CA2A9D" w:rsidRPr="00257251" w:rsidRDefault="00CA2A9D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4" w:author="Palacherla, Susmitha C (NONUS)" w:date="2017-08-14T17:26:00Z"/>
          <w:rFonts w:ascii="Times New Roman" w:hAnsi="Times New Roman"/>
          <w:color w:val="000000" w:themeColor="text1"/>
          <w:sz w:val="20"/>
          <w:szCs w:val="20"/>
        </w:rPr>
      </w:pPr>
      <w:ins w:id="35" w:author="Palacherla, Susmitha C (NONUS)" w:date="2017-08-14T17:26:00Z">
        <w:r w:rsidRPr="002A21C8">
          <w:rPr>
            <w:rFonts w:ascii="Arial" w:hAnsi="Arial" w:cs="Arial"/>
            <w:color w:val="000000"/>
            <w:sz w:val="20"/>
            <w:szCs w:val="20"/>
          </w:rPr>
          <w:t>F3420-ECLDB</w:t>
        </w:r>
        <w:r>
          <w:rPr>
            <w:rFonts w:ascii="Arial" w:hAnsi="Arial" w:cs="Arial"/>
            <w:color w:val="000000"/>
            <w:sz w:val="20"/>
            <w:szCs w:val="20"/>
          </w:rPr>
          <w:t>T</w:t>
        </w:r>
        <w:r w:rsidRPr="002A21C8">
          <w:rPr>
            <w:rFonts w:ascii="Arial" w:hAnsi="Arial" w:cs="Arial"/>
            <w:color w:val="000000"/>
            <w:sz w:val="20"/>
            <w:szCs w:val="20"/>
          </w:rPr>
          <w:t>01</w:t>
        </w:r>
        <w:r w:rsidRPr="002A21C8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57251">
          <w:rPr>
            <w:rFonts w:ascii="Times New Roman" w:hAnsi="Times New Roman"/>
            <w:color w:val="000000" w:themeColor="text1"/>
            <w:sz w:val="20"/>
            <w:szCs w:val="20"/>
          </w:rPr>
          <w:t xml:space="preserve">– Test DB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>Server</w:t>
        </w:r>
      </w:ins>
    </w:p>
    <w:p w:rsidR="00CA2A9D" w:rsidRDefault="00CA2A9D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6" w:author="Palacherla, Susmitha C (NONUS)" w:date="2017-08-14T17:26:00Z"/>
          <w:rFonts w:ascii="Times New Roman" w:hAnsi="Times New Roman"/>
          <w:color w:val="000000" w:themeColor="text1"/>
          <w:sz w:val="20"/>
          <w:szCs w:val="20"/>
        </w:rPr>
      </w:pPr>
      <w:ins w:id="37" w:author="Palacherla, Susmitha C (NONUS)" w:date="2017-08-14T17:26:00Z">
        <w:r>
          <w:rPr>
            <w:rFonts w:ascii="Arial" w:hAnsi="Arial" w:cs="Arial"/>
            <w:color w:val="000000"/>
            <w:sz w:val="20"/>
            <w:szCs w:val="20"/>
          </w:rPr>
          <w:t>F3420-ECLDBP</w:t>
        </w:r>
        <w:r w:rsidRPr="002A21C8">
          <w:rPr>
            <w:rFonts w:ascii="Arial" w:hAnsi="Arial" w:cs="Arial"/>
            <w:color w:val="000000"/>
            <w:sz w:val="20"/>
            <w:szCs w:val="20"/>
          </w:rPr>
          <w:t>01</w:t>
        </w:r>
        <w:r w:rsidRPr="002A21C8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57251">
          <w:rPr>
            <w:rFonts w:ascii="Times New Roman" w:hAnsi="Times New Roman"/>
            <w:color w:val="000000" w:themeColor="text1"/>
            <w:sz w:val="20"/>
            <w:szCs w:val="20"/>
          </w:rPr>
          <w:t xml:space="preserve">–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>Prod Server</w:t>
        </w:r>
      </w:ins>
    </w:p>
    <w:p w:rsidR="00CA2A9D" w:rsidRDefault="00CA2A9D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8" w:author="Palacherla, Susmitha C (NONUS)" w:date="2017-08-14T17:26:00Z"/>
          <w:rFonts w:ascii="Times New Roman" w:hAnsi="Times New Roman"/>
          <w:color w:val="000000" w:themeColor="text1"/>
          <w:sz w:val="20"/>
          <w:szCs w:val="20"/>
        </w:rPr>
      </w:pPr>
      <w:ins w:id="39" w:author="Palacherla, Susmitha C (NONUS)" w:date="2017-08-14T17:26:00Z">
        <w:r>
          <w:rPr>
            <w:rFonts w:ascii="Arial" w:hAnsi="Arial" w:cs="Arial"/>
            <w:color w:val="000000"/>
            <w:sz w:val="20"/>
            <w:szCs w:val="20"/>
          </w:rPr>
          <w:fldChar w:fldCharType="begin"/>
        </w:r>
        <w:r>
          <w:rPr>
            <w:rFonts w:ascii="Arial" w:hAnsi="Arial" w:cs="Arial"/>
            <w:color w:val="000000"/>
            <w:sz w:val="20"/>
            <w:szCs w:val="20"/>
          </w:rPr>
          <w:instrText xml:space="preserve"> HYPERLINK "file:///\\\\F3420-ECLDBD01\\data\\" </w:instrText>
        </w:r>
        <w:r>
          <w:rPr>
            <w:rFonts w:ascii="Arial" w:hAnsi="Arial" w:cs="Arial"/>
            <w:color w:val="000000"/>
            <w:sz w:val="20"/>
            <w:szCs w:val="20"/>
          </w:rPr>
          <w:fldChar w:fldCharType="separate"/>
        </w:r>
        <w:r>
          <w:rPr>
            <w:rStyle w:val="Hyperlink"/>
            <w:rFonts w:ascii="Arial" w:hAnsi="Arial" w:cs="Arial"/>
            <w:sz w:val="20"/>
            <w:szCs w:val="20"/>
          </w:rPr>
          <w:t>\\F3420-ECLDBD01\data\</w:t>
        </w:r>
        <w:r>
          <w:rPr>
            <w:rFonts w:ascii="Arial" w:hAnsi="Arial" w:cs="Arial"/>
            <w:color w:val="000000"/>
            <w:sz w:val="20"/>
            <w:szCs w:val="20"/>
          </w:rPr>
          <w:fldChar w:fldCharType="end"/>
        </w:r>
        <w:r w:rsidRPr="00257251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 xml:space="preserve"> - Dev File staging share</w:t>
        </w:r>
      </w:ins>
    </w:p>
    <w:p w:rsidR="00CA2A9D" w:rsidRPr="00257251" w:rsidRDefault="00CA2A9D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40" w:author="Palacherla, Susmitha C (NONUS)" w:date="2017-08-14T17:26:00Z"/>
          <w:rFonts w:ascii="Times New Roman" w:hAnsi="Times New Roman"/>
          <w:color w:val="000000" w:themeColor="text1"/>
          <w:sz w:val="20"/>
          <w:szCs w:val="20"/>
        </w:rPr>
      </w:pPr>
      <w:ins w:id="41" w:author="Palacherla, Susmitha C (NONUS)" w:date="2017-08-14T17:26:00Z">
        <w:r>
          <w:rPr>
            <w:rFonts w:ascii="Arial" w:hAnsi="Arial" w:cs="Arial"/>
            <w:color w:val="000000"/>
            <w:sz w:val="20"/>
            <w:szCs w:val="20"/>
          </w:rPr>
          <w:fldChar w:fldCharType="begin"/>
        </w:r>
        <w:r>
          <w:rPr>
            <w:rFonts w:ascii="Arial" w:hAnsi="Arial" w:cs="Arial"/>
            <w:color w:val="000000"/>
            <w:sz w:val="20"/>
            <w:szCs w:val="20"/>
          </w:rPr>
          <w:instrText xml:space="preserve"> HYPERLINK "file:///\\\\F3420-ECLDBT01\\data\\" </w:instrText>
        </w:r>
        <w:r>
          <w:rPr>
            <w:rFonts w:ascii="Arial" w:hAnsi="Arial" w:cs="Arial"/>
            <w:color w:val="000000"/>
            <w:sz w:val="20"/>
            <w:szCs w:val="20"/>
          </w:rPr>
          <w:fldChar w:fldCharType="separate"/>
        </w:r>
        <w:r>
          <w:rPr>
            <w:rStyle w:val="Hyperlink"/>
            <w:rFonts w:ascii="Arial" w:hAnsi="Arial" w:cs="Arial"/>
            <w:sz w:val="20"/>
            <w:szCs w:val="20"/>
          </w:rPr>
          <w:t>\\F3420-ECLDBT01\data\</w:t>
        </w:r>
        <w:r>
          <w:rPr>
            <w:rFonts w:ascii="Arial" w:hAnsi="Arial" w:cs="Arial"/>
            <w:color w:val="000000"/>
            <w:sz w:val="20"/>
            <w:szCs w:val="20"/>
          </w:rPr>
          <w:fldChar w:fldCharType="end"/>
        </w:r>
        <w:r w:rsidRPr="00257251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 xml:space="preserve"> - Test</w:t>
        </w:r>
        <w:r w:rsidRPr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>File staging share</w:t>
        </w:r>
        <w:r w:rsidRPr="00257251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</w:ins>
    </w:p>
    <w:p w:rsidR="00CA2A9D" w:rsidRPr="00257251" w:rsidRDefault="00CA2A9D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42" w:author="Palacherla, Susmitha C (NONUS)" w:date="2017-08-14T17:26:00Z"/>
          <w:rFonts w:ascii="Times New Roman" w:hAnsi="Times New Roman"/>
          <w:color w:val="000000" w:themeColor="text1"/>
          <w:sz w:val="20"/>
          <w:szCs w:val="20"/>
        </w:rPr>
      </w:pPr>
      <w:ins w:id="43" w:author="Palacherla, Susmitha C (NONUS)" w:date="2017-08-14T17:26:00Z">
        <w:r>
          <w:fldChar w:fldCharType="begin"/>
        </w:r>
        <w:r>
          <w:instrText xml:space="preserve"> HYPERLINK "file:///\\\\VRIVSCORS01\\BCC%20Scorecards\\" </w:instrText>
        </w:r>
        <w:r>
          <w:fldChar w:fldCharType="separate"/>
        </w:r>
        <w:r w:rsidRPr="00257251">
          <w:rPr>
            <w:rStyle w:val="Hyperlink"/>
            <w:rFonts w:ascii="Times New Roman" w:hAnsi="Times New Roman"/>
            <w:sz w:val="20"/>
            <w:szCs w:val="20"/>
          </w:rPr>
          <w:t>\\VRIVSCORS01\BCC Scorecards\</w:t>
        </w:r>
        <w:r>
          <w:rPr>
            <w:rStyle w:val="Hyperlink"/>
            <w:rFonts w:ascii="Times New Roman" w:hAnsi="Times New Roman"/>
            <w:sz w:val="20"/>
            <w:szCs w:val="20"/>
          </w:rPr>
          <w:fldChar w:fldCharType="end"/>
        </w:r>
        <w:r w:rsidRPr="00257251">
          <w:rPr>
            <w:rFonts w:ascii="Times New Roman" w:hAnsi="Times New Roman"/>
            <w:color w:val="000000" w:themeColor="text1"/>
            <w:sz w:val="20"/>
            <w:szCs w:val="20"/>
          </w:rPr>
          <w:t xml:space="preserve"> -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 xml:space="preserve">Prod </w:t>
        </w:r>
        <w:r w:rsidRPr="00257251">
          <w:rPr>
            <w:rFonts w:ascii="Times New Roman" w:hAnsi="Times New Roman"/>
            <w:color w:val="000000" w:themeColor="text1"/>
            <w:sz w:val="20"/>
            <w:szCs w:val="20"/>
          </w:rPr>
          <w:t>File staging share</w:t>
        </w:r>
      </w:ins>
    </w:p>
    <w:p w:rsidR="009D1884" w:rsidRPr="009D1884" w:rsidDel="00CA2A9D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44" w:author="Palacherla, Susmitha C (NONUS)" w:date="2017-08-14T17:26:00Z"/>
          <w:rFonts w:ascii="Verdana" w:hAnsi="Verdana" w:cs="Segoe UI"/>
          <w:color w:val="000000" w:themeColor="text1"/>
          <w:sz w:val="20"/>
          <w:szCs w:val="20"/>
        </w:rPr>
      </w:pPr>
      <w:del w:id="45" w:author="Palacherla, Susmitha C (NONUS)" w:date="2017-08-14T17:26:00Z">
        <w:r w:rsidRPr="009D1884" w:rsidDel="00CA2A9D">
          <w:rPr>
            <w:rFonts w:ascii="Verdana" w:hAnsi="Verdana" w:cs="Segoe UI"/>
            <w:color w:val="000000" w:themeColor="text1"/>
            <w:sz w:val="20"/>
            <w:szCs w:val="20"/>
          </w:rPr>
          <w:delText>VRIVFSSDBT02\SCORD01,1437 – Dev DB Instance</w:delText>
        </w:r>
      </w:del>
    </w:p>
    <w:p w:rsidR="009D1884" w:rsidRPr="009D1884" w:rsidDel="00CA2A9D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46" w:author="Palacherla, Susmitha C (NONUS)" w:date="2017-08-14T17:26:00Z"/>
          <w:rFonts w:ascii="Verdana" w:hAnsi="Verdana" w:cs="Segoe UI"/>
          <w:color w:val="000000" w:themeColor="text1"/>
          <w:sz w:val="20"/>
          <w:szCs w:val="20"/>
        </w:rPr>
      </w:pPr>
      <w:del w:id="47" w:author="Palacherla, Susmitha C (NONUS)" w:date="2017-08-14T17:26:00Z">
        <w:r w:rsidRPr="009D1884" w:rsidDel="00CA2A9D">
          <w:rPr>
            <w:rFonts w:ascii="Verdana" w:hAnsi="Verdana" w:cs="Segoe UI"/>
            <w:color w:val="000000" w:themeColor="text1"/>
            <w:sz w:val="20"/>
            <w:szCs w:val="20"/>
          </w:rPr>
          <w:delText>VRIVFSSDBT02\SCORT01,1438 – Test DB Instance</w:delText>
        </w:r>
      </w:del>
    </w:p>
    <w:p w:rsidR="009D1884" w:rsidDel="00CA2A9D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48" w:author="Palacherla, Susmitha C (NONUS)" w:date="2017-08-14T17:26:00Z"/>
          <w:rFonts w:ascii="Verdana" w:hAnsi="Verdana" w:cs="Segoe UI"/>
          <w:color w:val="000000" w:themeColor="text1"/>
          <w:sz w:val="20"/>
          <w:szCs w:val="20"/>
        </w:rPr>
      </w:pPr>
      <w:del w:id="49" w:author="Palacherla, Susmitha C (NONUS)" w:date="2017-08-14T17:26:00Z">
        <w:r w:rsidRPr="009D1884" w:rsidDel="00CA2A9D">
          <w:rPr>
            <w:rFonts w:ascii="Verdana" w:hAnsi="Verdana" w:cs="Segoe UI"/>
            <w:color w:val="000000" w:themeColor="text1"/>
            <w:sz w:val="20"/>
            <w:szCs w:val="20"/>
          </w:rPr>
          <w:delText>VDENSSDBP07\SCORP01 – Prod DB Instance</w:delText>
        </w:r>
      </w:del>
    </w:p>
    <w:p w:rsidR="009D1884" w:rsidDel="00CA2A9D" w:rsidRDefault="003B3D30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50" w:author="Palacherla, Susmitha C (NONUS)" w:date="2017-08-14T17:27:00Z"/>
          <w:rFonts w:ascii="Verdana" w:hAnsi="Verdana" w:cs="Segoe UI"/>
          <w:color w:val="000000" w:themeColor="text1"/>
          <w:sz w:val="20"/>
          <w:szCs w:val="20"/>
        </w:rPr>
      </w:pPr>
      <w:del w:id="51" w:author="Palacherla, Susmitha C (NONUS)" w:date="2017-08-14T17:27:00Z">
        <w:r w:rsidDel="00CA2A9D">
          <w:fldChar w:fldCharType="begin"/>
        </w:r>
        <w:r w:rsidDel="00CA2A9D">
          <w:delInstrText xml:space="preserve"> HYPERLINK "file:///\\\\VRIVSCORS01\\BCC%20Scorecards\\" </w:delInstrText>
        </w:r>
        <w:r w:rsidDel="00CA2A9D">
          <w:fldChar w:fldCharType="separate"/>
        </w:r>
        <w:r w:rsidR="009D1884" w:rsidRPr="00FE6172" w:rsidDel="00CA2A9D">
          <w:rPr>
            <w:rStyle w:val="Hyperlink"/>
            <w:rFonts w:ascii="Verdana" w:hAnsi="Verdana" w:cs="Segoe UI"/>
            <w:sz w:val="20"/>
            <w:szCs w:val="20"/>
          </w:rPr>
          <w:delText>\\VRIVSCORS01\BCC Scorecards\</w:delText>
        </w:r>
        <w:r w:rsidDel="00CA2A9D">
          <w:rPr>
            <w:rStyle w:val="Hyperlink"/>
            <w:rFonts w:ascii="Verdana" w:hAnsi="Verdana" w:cs="Segoe UI"/>
            <w:sz w:val="20"/>
            <w:szCs w:val="20"/>
          </w:rPr>
          <w:fldChar w:fldCharType="end"/>
        </w:r>
        <w:r w:rsidR="009D1884" w:rsidDel="00CA2A9D">
          <w:rPr>
            <w:rFonts w:ascii="Verdana" w:hAnsi="Verdana" w:cs="Segoe UI"/>
            <w:color w:val="000000" w:themeColor="text1"/>
            <w:sz w:val="20"/>
            <w:szCs w:val="20"/>
          </w:rPr>
          <w:delText xml:space="preserve"> - File staging share</w:delText>
        </w:r>
      </w:del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52" w:name="_Toc430607357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52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Pr="00026536">
        <w:rPr>
          <w:rFonts w:asciiTheme="minorHAnsi" w:hAnsiTheme="minorHAnsi" w:cs="Segoe UI"/>
          <w:color w:val="000000" w:themeColor="text1"/>
        </w:rPr>
        <w:t xml:space="preserve">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eCL database are the CCO </w:t>
      </w:r>
      <w:r w:rsidR="007C6827">
        <w:rPr>
          <w:rFonts w:asciiTheme="minorHAnsi" w:hAnsiTheme="minorHAnsi" w:cs="Segoe UI"/>
          <w:color w:val="000000" w:themeColor="text1"/>
        </w:rPr>
        <w:t>Supervisors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as all records have default state of ‘Pending </w:t>
      </w:r>
      <w:r w:rsidR="007C6827">
        <w:rPr>
          <w:rFonts w:asciiTheme="minorHAnsi" w:hAnsiTheme="minorHAnsi" w:cs="Segoe UI"/>
          <w:color w:val="000000" w:themeColor="text1"/>
        </w:rPr>
        <w:t>Supervisor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Review’ at the time of the load.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After a </w:t>
      </w:r>
      <w:r w:rsidR="007C6827">
        <w:rPr>
          <w:rFonts w:asciiTheme="minorHAnsi" w:hAnsiTheme="minorHAnsi" w:cs="Segoe UI"/>
          <w:color w:val="000000" w:themeColor="text1"/>
        </w:rPr>
        <w:t xml:space="preserve">Supervisor </w:t>
      </w:r>
      <w:r w:rsidRPr="00026536">
        <w:rPr>
          <w:rFonts w:asciiTheme="minorHAnsi" w:hAnsiTheme="minorHAnsi" w:cs="Segoe UI"/>
          <w:color w:val="000000" w:themeColor="text1"/>
        </w:rPr>
        <w:t>reviews the log and determines that a Coaching is required the log gets assigned to the CSRs and they become the users.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CCO Supervisors </w:t>
      </w:r>
      <w:r w:rsidR="007C6827">
        <w:rPr>
          <w:rFonts w:asciiTheme="minorHAnsi" w:hAnsiTheme="minorHAnsi" w:cs="Segoe UI"/>
          <w:color w:val="000000" w:themeColor="text1"/>
        </w:rPr>
        <w:t xml:space="preserve">and Managers </w:t>
      </w:r>
      <w:r w:rsidRPr="00026536">
        <w:rPr>
          <w:rFonts w:asciiTheme="minorHAnsi" w:hAnsiTheme="minorHAnsi" w:cs="Segoe UI"/>
          <w:color w:val="000000" w:themeColor="text1"/>
        </w:rPr>
        <w:t>will be able to access the logs from the historical Dashboards.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53" w:name="_Toc430607358"/>
      <w:r w:rsidRPr="0027630C">
        <w:rPr>
          <w:color w:val="auto"/>
        </w:rPr>
        <w:lastRenderedPageBreak/>
        <w:t>Details</w:t>
      </w:r>
      <w:bookmarkEnd w:id="53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54" w:name="_Toc387654370"/>
      <w:bookmarkStart w:id="55" w:name="_Toc387758815"/>
      <w:bookmarkStart w:id="56" w:name="_Toc387821326"/>
      <w:bookmarkStart w:id="57" w:name="_Toc387821375"/>
      <w:bookmarkStart w:id="58" w:name="_Toc430607220"/>
      <w:bookmarkStart w:id="59" w:name="_Toc430607321"/>
      <w:bookmarkStart w:id="60" w:name="_Toc430607359"/>
      <w:bookmarkEnd w:id="54"/>
      <w:bookmarkEnd w:id="55"/>
      <w:bookmarkEnd w:id="56"/>
      <w:bookmarkEnd w:id="57"/>
      <w:bookmarkEnd w:id="58"/>
      <w:bookmarkEnd w:id="59"/>
      <w:bookmarkEnd w:id="60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61" w:name="_Toc387654371"/>
      <w:bookmarkStart w:id="62" w:name="_Toc387758816"/>
      <w:bookmarkStart w:id="63" w:name="_Toc387821327"/>
      <w:bookmarkStart w:id="64" w:name="_Toc387821376"/>
      <w:bookmarkStart w:id="65" w:name="_Toc430607221"/>
      <w:bookmarkStart w:id="66" w:name="_Toc430607322"/>
      <w:bookmarkStart w:id="67" w:name="_Toc430607360"/>
      <w:bookmarkEnd w:id="61"/>
      <w:bookmarkEnd w:id="62"/>
      <w:bookmarkEnd w:id="63"/>
      <w:bookmarkEnd w:id="64"/>
      <w:bookmarkEnd w:id="65"/>
      <w:bookmarkEnd w:id="66"/>
      <w:bookmarkEnd w:id="67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68" w:name="_Toc430607361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68"/>
    </w:p>
    <w:p w:rsidR="00381B5A" w:rsidRDefault="00E64317" w:rsidP="00381B5A">
      <w:pPr>
        <w:rPr>
          <w:rFonts w:asciiTheme="minorHAnsi" w:hAnsiTheme="minorHAnsi" w:cs="Segoe UI"/>
          <w:color w:val="000000" w:themeColor="text1"/>
        </w:rPr>
      </w:pPr>
      <w:r w:rsidRPr="00997A45">
        <w:t>eCL_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D03711">
        <w:t xml:space="preserve"> </w:t>
      </w:r>
      <w:r w:rsidR="005C5F9F">
        <w:t>_</w:t>
      </w:r>
      <w:r w:rsidR="00381B5A">
        <w:t>Feed_xxx</w:t>
      </w:r>
      <w:r w:rsidR="00F56A29" w:rsidRPr="00997A45">
        <w:t>yyyymmdd</w:t>
      </w:r>
      <w:r w:rsidRPr="00997A45">
        <w:t xml:space="preserve">.csv </w:t>
      </w:r>
      <w:r w:rsidR="005C5F9F">
        <w:t xml:space="preserve"> is the naming convention for the feed</w:t>
      </w:r>
      <w:r w:rsidR="00381B5A">
        <w:t xml:space="preserve"> </w:t>
      </w:r>
      <w:r w:rsidR="00381B5A">
        <w:rPr>
          <w:rFonts w:asciiTheme="minorHAnsi" w:hAnsiTheme="minorHAnsi" w:cs="Segoe UI"/>
          <w:color w:val="000000" w:themeColor="text1"/>
        </w:rPr>
        <w:t>where xxx is the 3 letter Report code.</w:t>
      </w:r>
    </w:p>
    <w:p w:rsidR="006F770C" w:rsidRPr="00997A45" w:rsidRDefault="006F770C" w:rsidP="00C5412A">
      <w:pPr>
        <w:spacing w:after="0"/>
      </w:pPr>
    </w:p>
    <w:p w:rsidR="00C74EEA" w:rsidRDefault="00C74EEA" w:rsidP="00C5412A">
      <w:pPr>
        <w:spacing w:after="0"/>
      </w:pPr>
      <w:r>
        <w:t xml:space="preserve">Description: </w:t>
      </w:r>
      <w:r w:rsidR="00AD2DB5">
        <w:t>F</w:t>
      </w:r>
      <w:r w:rsidR="00E64317">
        <w:t>ile</w:t>
      </w:r>
      <w:r w:rsidR="00AD2DB5">
        <w:t>s contain</w:t>
      </w:r>
      <w:r w:rsidR="00E64317">
        <w:t xml:space="preserve"> records </w:t>
      </w:r>
      <w:r w:rsidR="00F56A29">
        <w:t xml:space="preserve">for agents that </w:t>
      </w:r>
      <w:r w:rsidR="00381B5A">
        <w:t>fall below the required</w:t>
      </w:r>
      <w:r w:rsidR="00E64317">
        <w:t xml:space="preserve"> threshold</w:t>
      </w:r>
      <w:r w:rsidR="005C5F9F">
        <w:t xml:space="preserve"> time</w:t>
      </w:r>
      <w:r w:rsidR="00AD2DB5">
        <w:t>s</w:t>
      </w:r>
      <w:r w:rsidR="00E64317">
        <w:t xml:space="preserve"> </w:t>
      </w:r>
      <w:r w:rsidR="005C5F9F">
        <w:t xml:space="preserve">to complete a required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5C5F9F">
        <w:t xml:space="preserve"> in TQC</w:t>
      </w:r>
      <w:r w:rsidR="00AD2DB5">
        <w:t xml:space="preserve"> or are past due on a required Training.</w:t>
      </w:r>
      <w:r w:rsidR="005C5F9F">
        <w:t xml:space="preserve"> </w:t>
      </w:r>
      <w:r w:rsidR="00E64317">
        <w:t xml:space="preserve">The </w:t>
      </w:r>
      <w:r w:rsidR="00381B5A">
        <w:t>Training and Development</w:t>
      </w:r>
      <w:r w:rsidR="00E64317">
        <w:t xml:space="preserve"> team captures records that </w:t>
      </w:r>
      <w:r w:rsidR="00AD2DB5">
        <w:t>meet the above conditions and generate files for them</w:t>
      </w:r>
      <w:r w:rsidR="00E64317">
        <w:t xml:space="preserve">. Once the feed </w:t>
      </w:r>
      <w:r w:rsidR="00381B5A">
        <w:t>are</w:t>
      </w:r>
      <w:r w:rsidR="00E64317">
        <w:t xml:space="preserve"> loaded into eCL the </w:t>
      </w:r>
      <w:r w:rsidR="005C5F9F">
        <w:rPr>
          <w:rFonts w:asciiTheme="minorHAnsi" w:hAnsiTheme="minorHAnsi" w:cs="Segoe UI"/>
          <w:color w:val="000000" w:themeColor="text1"/>
        </w:rPr>
        <w:t>Supervisor</w:t>
      </w:r>
      <w:r w:rsidR="00AD2DB5">
        <w:rPr>
          <w:rFonts w:asciiTheme="minorHAnsi" w:hAnsiTheme="minorHAnsi" w:cs="Segoe UI"/>
          <w:color w:val="000000" w:themeColor="text1"/>
        </w:rPr>
        <w:t>s</w:t>
      </w:r>
      <w:r w:rsidR="00E64317">
        <w:t xml:space="preserve"> have the opportunity to determine if a Coaching is needed or additional research is needed.</w:t>
      </w:r>
    </w:p>
    <w:p w:rsidR="00C74EEA" w:rsidRDefault="00C74EEA" w:rsidP="00C5412A">
      <w:pPr>
        <w:spacing w:after="0"/>
      </w:pPr>
      <w:r>
        <w:t>Source s</w:t>
      </w:r>
      <w:r w:rsidR="00E64317">
        <w:t xml:space="preserve">ystem: </w:t>
      </w:r>
      <w:r w:rsidR="005C5F9F">
        <w:t>TQC</w:t>
      </w:r>
    </w:p>
    <w:p w:rsidR="00C74EEA" w:rsidRPr="00D03711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hyperlink r:id="rId10" w:history="1">
        <w:r w:rsidR="00D03711" w:rsidRPr="008034F9">
          <w:rPr>
            <w:rStyle w:val="Hyperlink"/>
          </w:rPr>
          <w:t>\\vrivscors01\BCC Scorecards\Coaching\</w:t>
        </w:r>
        <w:r w:rsidR="00D03711" w:rsidRPr="008034F9">
          <w:rPr>
            <w:rStyle w:val="Hyperlink"/>
            <w:rFonts w:asciiTheme="minorHAnsi" w:hAnsiTheme="minorHAnsi" w:cs="Segoe UI"/>
          </w:rPr>
          <w:t>Training\</w:t>
        </w:r>
      </w:hyperlink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r w:rsidR="00E64317">
        <w:t>eCL_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D03711">
        <w:t xml:space="preserve"> </w:t>
      </w:r>
      <w:r w:rsidR="00E64317">
        <w:t>_</w:t>
      </w:r>
      <w:r w:rsidR="00381B5A">
        <w:t>Feed_xxx</w:t>
      </w:r>
      <w:r w:rsidR="00F56A29">
        <w:t>yyyymmdd</w:t>
      </w:r>
      <w:r w:rsidR="00E64317">
        <w:t xml:space="preserve">.csv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3C2E27">
        <w:t>File is expected to be placed on the share on Thursday</w:t>
      </w:r>
      <w:r w:rsidR="007A4F1A">
        <w:t>s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r w:rsidR="00E64317">
        <w:t>Coaching_Log and Coaching_Log_Reason</w:t>
      </w:r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69" w:name="_Toc430607362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69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70" w:name="_Toc430607363"/>
      <w:r w:rsidRPr="0027630C">
        <w:rPr>
          <w:rFonts w:ascii="Calibri" w:hAnsi="Calibri" w:cs="Times New Roman"/>
          <w:color w:val="auto"/>
        </w:rPr>
        <w:t>SQL agent job</w:t>
      </w:r>
      <w:bookmarkEnd w:id="70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Instance : </w:t>
      </w:r>
      <w:ins w:id="71" w:author="Palacherla, Susmitha C (NONUS)" w:date="2017-08-14T17:27:00Z">
        <w:r w:rsidR="00CA2A9D">
          <w:rPr>
            <w:rFonts w:ascii="Times New Roman" w:hAnsi="Times New Roman"/>
          </w:rPr>
          <w:t>F3420-ECLDBP01</w:t>
        </w:r>
      </w:ins>
      <w:del w:id="72" w:author="Palacherla, Susmitha C (NONUS)" w:date="2017-08-14T17:27:00Z">
        <w:r w:rsidDel="00CA2A9D">
          <w:delText>VDENSSDBP07\SCORP01</w:delText>
        </w:r>
      </w:del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del w:id="73" w:author="Palacherla, Susmitha C (NONUS)" w:date="2017-08-14T17:27:00Z">
        <w:r w:rsidR="00D03711" w:rsidRPr="00D03711" w:rsidDel="00CA2A9D">
          <w:rPr>
            <w:rFonts w:asciiTheme="minorHAnsi" w:hAnsiTheme="minorHAnsi" w:cs="Segoe UI"/>
            <w:color w:val="000000" w:themeColor="text1"/>
          </w:rPr>
          <w:delText>Training</w:delText>
        </w:r>
        <w:r w:rsidR="00D03711" w:rsidDel="00CA2A9D">
          <w:delText xml:space="preserve"> </w:delText>
        </w:r>
      </w:del>
      <w:r w:rsidR="00141B19">
        <w:t>Coaching</w:t>
      </w:r>
      <w:ins w:id="74" w:author="Palacherla, Susmitha C (NONUS)" w:date="2017-08-14T17:27:00Z">
        <w:r w:rsidR="00CA2A9D">
          <w:t>TrainingLoad</w:t>
        </w:r>
      </w:ins>
    </w:p>
    <w:p w:rsidR="005C5900" w:rsidRDefault="005C5900" w:rsidP="00CA2A9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r w:rsidR="003B3D30">
        <w:fldChar w:fldCharType="begin"/>
      </w:r>
      <w:r w:rsidR="003B3D30">
        <w:instrText xml:space="preserve"> HYPERLINK "file:///\\\\VDENSSDBP07\\scorecard-ssis\\Coaching\\Training%20_Coaching.dtsx"</w:instrText>
      </w:r>
      <w:r w:rsidR="003B3D30">
        <w:instrText xml:space="preserve"> </w:instrText>
      </w:r>
      <w:r w:rsidR="003B3D30">
        <w:fldChar w:fldCharType="separate"/>
      </w:r>
      <w:ins w:id="75" w:author="Palacherla, Susmitha C (NONUS)" w:date="2017-08-14T17:27:00Z">
        <w:r w:rsidR="00CA2A9D" w:rsidRPr="00CA2A9D">
          <w:rPr>
            <w:rStyle w:val="Hyperlink"/>
          </w:rPr>
          <w:t>\\F3420-ECLDBP01\ssis\Coaching\Packages\</w:t>
        </w:r>
      </w:ins>
      <w:del w:id="76" w:author="Palacherla, Susmitha C (NONUS)" w:date="2017-08-14T17:27:00Z">
        <w:r w:rsidR="00381B5A" w:rsidRPr="008034F9" w:rsidDel="00CA2A9D">
          <w:rPr>
            <w:rStyle w:val="Hyperlink"/>
          </w:rPr>
          <w:delText>\\VDENSSDBP07\scorecard-ssis\Coaching\</w:delText>
        </w:r>
      </w:del>
      <w:r w:rsidR="00381B5A" w:rsidRPr="008034F9">
        <w:rPr>
          <w:rStyle w:val="Hyperlink"/>
          <w:rFonts w:asciiTheme="minorHAnsi" w:hAnsiTheme="minorHAnsi" w:cs="Segoe UI"/>
        </w:rPr>
        <w:t>Training</w:t>
      </w:r>
      <w:r w:rsidR="00381B5A" w:rsidRPr="008034F9">
        <w:rPr>
          <w:rStyle w:val="Hyperlink"/>
        </w:rPr>
        <w:t xml:space="preserve"> _Coaching.dtsx</w:t>
      </w:r>
      <w:r w:rsidR="003B3D30">
        <w:rPr>
          <w:rStyle w:val="Hyperlink"/>
        </w:rPr>
        <w:fldChar w:fldCharType="end"/>
      </w:r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Config File: </w:t>
      </w:r>
      <w:r w:rsidRPr="00634B03">
        <w:t>Prod_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41B19">
        <w:t>_Coaching</w:t>
      </w:r>
      <w:r w:rsidRPr="00634B03">
        <w:t>.dtsConfig</w:t>
      </w:r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del w:id="77" w:author="Palacherla, Susmitha C (NONUS)" w:date="2017-08-14T17:27:00Z">
        <w:r w:rsidDel="00CA2A9D">
          <w:delText>jobs_admin</w:delText>
        </w:r>
      </w:del>
      <w:ins w:id="78" w:author="Palacherla, Susmitha C (NONUS)" w:date="2017-08-14T17:27:00Z">
        <w:r w:rsidR="00CA2A9D">
          <w:t>ecljobsowner</w:t>
        </w:r>
      </w:ins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Run As: </w:t>
      </w:r>
      <w:ins w:id="79" w:author="Palacherla, Susmitha C (NONUS)" w:date="2017-08-14T17:28:00Z">
        <w:r w:rsidR="00CA2A9D">
          <w:rPr>
            <w:rFonts w:ascii="Times New Roman" w:hAnsi="Times New Roman"/>
          </w:rPr>
          <w:t>ECLProxy (ECL Credential using application service account VNGT\SVC-SQLECLP01</w:t>
        </w:r>
      </w:ins>
      <w:del w:id="80" w:author="Palacherla, Susmitha C (NONUS)" w:date="2017-08-14T17:28:00Z">
        <w:r w:rsidDel="00CA2A9D">
          <w:delText>BccScrdSQLAgent</w:delText>
        </w:r>
      </w:del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</w:t>
      </w:r>
      <w:r w:rsidR="005C5F9F">
        <w:t>Fridays</w:t>
      </w:r>
      <w:r w:rsidRPr="005C5900">
        <w:t xml:space="preserve">  </w:t>
      </w:r>
      <w:r w:rsidR="005C5F9F">
        <w:t>8:00</w:t>
      </w:r>
      <w:r w:rsidR="004A6695">
        <w:t xml:space="preserve"> AM EST IF Files exist to be loaded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81" w:name="_Toc430607364"/>
      <w:r w:rsidRPr="0027630C">
        <w:rPr>
          <w:rFonts w:ascii="Calibri" w:hAnsi="Calibri" w:cs="Times New Roman"/>
          <w:color w:val="auto"/>
        </w:rPr>
        <w:t>SSIS Package</w:t>
      </w:r>
      <w:bookmarkEnd w:id="81"/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654C3" w:rsidRPr="00E654C3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2128"/>
        <w:gridCol w:w="1297"/>
        <w:gridCol w:w="4611"/>
      </w:tblGrid>
      <w:tr w:rsidR="00E42C88" w:rsidTr="00D03711"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2128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</w:p>
        </w:tc>
        <w:tc>
          <w:tcPr>
            <w:tcW w:w="4611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FilebakPath</w:t>
            </w:r>
          </w:p>
        </w:tc>
        <w:tc>
          <w:tcPr>
            <w:tcW w:w="2128" w:type="dxa"/>
          </w:tcPr>
          <w:p w:rsidR="00E42C88" w:rsidRPr="00CC4682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42C88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297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D03711"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D03711">
              <w:rPr>
                <w:rFonts w:asciiTheme="minorHAnsi" w:hAnsiTheme="minorHAnsi" w:cs="Segoe UI"/>
                <w:color w:val="000000" w:themeColor="text1"/>
              </w:rPr>
              <w:t xml:space="preserve">Training </w:t>
            </w:r>
            <w:r w:rsidRPr="00DE5BB1">
              <w:rPr>
                <w:rFonts w:ascii="Arial" w:hAnsi="Arial" w:cs="Arial"/>
                <w:sz w:val="20"/>
                <w:szCs w:val="20"/>
              </w:rPr>
              <w:t>\Backups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FileNum</w:t>
            </w:r>
          </w:p>
        </w:tc>
        <w:tc>
          <w:tcPr>
            <w:tcW w:w="2128" w:type="dxa"/>
          </w:tcPr>
          <w:p w:rsidR="00E42C88" w:rsidRDefault="00D03711" w:rsidP="0095088D">
            <w:r w:rsidRP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8B740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297" w:type="dxa"/>
          </w:tcPr>
          <w:p w:rsidR="00E42C88" w:rsidRDefault="00E42C88" w:rsidP="0095088D"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FilePath</w:t>
            </w:r>
          </w:p>
        </w:tc>
        <w:tc>
          <w:tcPr>
            <w:tcW w:w="2128" w:type="dxa"/>
          </w:tcPr>
          <w:p w:rsidR="00E42C88" w:rsidRDefault="00D03711" w:rsidP="0095088D">
            <w:r w:rsidRP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  <w:r>
              <w:rPr>
                <w:rFonts w:ascii="Arial" w:hAnsi="Arial" w:cs="Arial"/>
                <w:sz w:val="20"/>
                <w:szCs w:val="20"/>
              </w:rPr>
              <w:t>_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Coaching</w:t>
            </w:r>
          </w:p>
        </w:tc>
        <w:tc>
          <w:tcPr>
            <w:tcW w:w="1297" w:type="dxa"/>
          </w:tcPr>
          <w:p w:rsidR="00E42C88" w:rsidRDefault="00E42C88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D03711"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varDBName</w:t>
            </w:r>
          </w:p>
        </w:tc>
        <w:tc>
          <w:tcPr>
            <w:tcW w:w="2128" w:type="dxa"/>
          </w:tcPr>
          <w:p w:rsidR="00D03711" w:rsidRDefault="00D03711"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297" w:type="dxa"/>
          </w:tcPr>
          <w:p w:rsidR="00D03711" w:rsidRDefault="00D03711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varFileName</w:t>
            </w:r>
          </w:p>
        </w:tc>
        <w:tc>
          <w:tcPr>
            <w:tcW w:w="2128" w:type="dxa"/>
          </w:tcPr>
          <w:p w:rsidR="00D03711" w:rsidRDefault="00D03711"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297" w:type="dxa"/>
          </w:tcPr>
          <w:p w:rsidR="00D03711" w:rsidRDefault="00D03711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FailMessage</w:t>
            </w:r>
          </w:p>
        </w:tc>
        <w:tc>
          <w:tcPr>
            <w:tcW w:w="2128" w:type="dxa"/>
          </w:tcPr>
          <w:p w:rsidR="00D03711" w:rsidRDefault="00D03711"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297" w:type="dxa"/>
          </w:tcPr>
          <w:p w:rsidR="00D03711" w:rsidRDefault="00D03711" w:rsidP="0095088D">
            <w:r>
              <w:t>String</w:t>
            </w:r>
          </w:p>
        </w:tc>
        <w:tc>
          <w:tcPr>
            <w:tcW w:w="4611" w:type="dxa"/>
          </w:tcPr>
          <w:p w:rsidR="00D03711" w:rsidRPr="00836621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>
              <w:rPr>
                <w:rFonts w:asciiTheme="minorHAnsi" w:hAnsiTheme="minorHAnsi" w:cs="Segoe UI"/>
                <w:color w:val="000000" w:themeColor="text1"/>
              </w:rPr>
              <w:t xml:space="preserve">Training </w:t>
            </w:r>
            <w:r w:rsidRPr="00EA06B7">
              <w:rPr>
                <w:rFonts w:ascii="Arial" w:hAnsi="Arial" w:cs="Arial"/>
                <w:sz w:val="20"/>
                <w:szCs w:val="20"/>
              </w:rPr>
              <w:t>Coaching Load failed in Dev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StagedCount</w:t>
            </w:r>
          </w:p>
        </w:tc>
        <w:tc>
          <w:tcPr>
            <w:tcW w:w="2128" w:type="dxa"/>
          </w:tcPr>
          <w:p w:rsidR="00D03711" w:rsidRDefault="00D03711"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RejectedCount</w:t>
            </w:r>
          </w:p>
        </w:tc>
        <w:tc>
          <w:tcPr>
            <w:tcW w:w="2128" w:type="dxa"/>
          </w:tcPr>
          <w:p w:rsidR="00D03711" w:rsidRDefault="00D03711"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LoadedCount</w:t>
            </w:r>
          </w:p>
        </w:tc>
        <w:tc>
          <w:tcPr>
            <w:tcW w:w="2128" w:type="dxa"/>
          </w:tcPr>
          <w:p w:rsidR="00D03711" w:rsidRDefault="00D03711"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8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Connection Manager Entries</w:t>
      </w:r>
    </w:p>
    <w:p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Destinationdb</w:t>
      </w:r>
    </w:p>
    <w:p w:rsidR="00CA2A9D" w:rsidRPr="00257251" w:rsidRDefault="00CA2A9D" w:rsidP="00CA2A9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ns w:id="82" w:author="Palacherla, Susmitha C (NONUS)" w:date="2017-08-14T17:28:00Z"/>
          <w:rFonts w:ascii="Times New Roman" w:hAnsi="Times New Roman"/>
        </w:rPr>
      </w:pPr>
      <w:ins w:id="83" w:author="Palacherla, Susmitha C (NONUS)" w:date="2017-08-14T17:28:00Z">
        <w:r w:rsidRPr="00257251">
          <w:rPr>
            <w:rFonts w:ascii="Times New Roman" w:hAnsi="Times New Roman"/>
          </w:rPr>
          <w:t xml:space="preserve">Dev </w:t>
        </w:r>
        <w:r>
          <w:rPr>
            <w:rFonts w:ascii="Times New Roman" w:hAnsi="Times New Roman"/>
          </w:rPr>
          <w:t>–</w:t>
        </w:r>
        <w:r w:rsidRPr="00257251">
          <w:rPr>
            <w:rFonts w:ascii="Times New Roman" w:hAnsi="Times New Roman"/>
          </w:rPr>
          <w:t xml:space="preserve"> </w:t>
        </w:r>
        <w:r>
          <w:rPr>
            <w:rFonts w:ascii="Times New Roman" w:hAnsi="Times New Roman"/>
          </w:rPr>
          <w:t>F3420-ECLDBD01</w:t>
        </w:r>
        <w:r w:rsidRPr="00257251">
          <w:rPr>
            <w:rFonts w:ascii="Times New Roman" w:hAnsi="Times New Roman"/>
          </w:rPr>
          <w:t xml:space="preserve"> DB – eCoachingdev</w:t>
        </w:r>
      </w:ins>
    </w:p>
    <w:p w:rsidR="00CA2A9D" w:rsidRPr="00257251" w:rsidRDefault="00CA2A9D" w:rsidP="00CA2A9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ns w:id="84" w:author="Palacherla, Susmitha C (NONUS)" w:date="2017-08-14T17:28:00Z"/>
          <w:rFonts w:ascii="Times New Roman" w:hAnsi="Times New Roman"/>
        </w:rPr>
      </w:pPr>
      <w:ins w:id="85" w:author="Palacherla, Susmitha C (NONUS)" w:date="2017-08-14T17:28:00Z">
        <w:r w:rsidRPr="00257251">
          <w:rPr>
            <w:rFonts w:ascii="Times New Roman" w:hAnsi="Times New Roman"/>
          </w:rPr>
          <w:t xml:space="preserve">Test - </w:t>
        </w:r>
        <w:r>
          <w:rPr>
            <w:rFonts w:ascii="Times New Roman" w:hAnsi="Times New Roman"/>
          </w:rPr>
          <w:t>F3420-ECLDBT01</w:t>
        </w:r>
        <w:r w:rsidRPr="00257251">
          <w:rPr>
            <w:rFonts w:ascii="Times New Roman" w:hAnsi="Times New Roman"/>
          </w:rPr>
          <w:t xml:space="preserve"> DB – eCoachingtest</w:t>
        </w:r>
      </w:ins>
    </w:p>
    <w:p w:rsidR="00CA2A9D" w:rsidRPr="00257251" w:rsidRDefault="00CA2A9D" w:rsidP="00CA2A9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ns w:id="86" w:author="Palacherla, Susmitha C (NONUS)" w:date="2017-08-14T17:28:00Z"/>
          <w:rFonts w:ascii="Times New Roman" w:hAnsi="Times New Roman"/>
        </w:rPr>
      </w:pPr>
      <w:ins w:id="87" w:author="Palacherla, Susmitha C (NONUS)" w:date="2017-08-14T17:28:00Z">
        <w:r w:rsidRPr="00257251">
          <w:rPr>
            <w:rFonts w:ascii="Times New Roman" w:hAnsi="Times New Roman"/>
          </w:rPr>
          <w:t xml:space="preserve">Prod - </w:t>
        </w:r>
        <w:r>
          <w:rPr>
            <w:rFonts w:ascii="Times New Roman" w:hAnsi="Times New Roman"/>
          </w:rPr>
          <w:t>F3420-ECLDBP01</w:t>
        </w:r>
        <w:r w:rsidRPr="00257251">
          <w:rPr>
            <w:rFonts w:ascii="Times New Roman" w:hAnsi="Times New Roman"/>
          </w:rPr>
          <w:t xml:space="preserve"> – eCoaching</w:t>
        </w:r>
      </w:ins>
    </w:p>
    <w:p w:rsidR="00E654C3" w:rsidRPr="00E654C3" w:rsidDel="00CA2A9D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del w:id="88" w:author="Palacherla, Susmitha C (NONUS)" w:date="2017-08-14T17:28:00Z"/>
          <w:rFonts w:asciiTheme="minorHAnsi" w:hAnsiTheme="minorHAnsi" w:cs="Arial"/>
        </w:rPr>
      </w:pPr>
      <w:del w:id="89" w:author="Palacherla, Susmitha C (NONUS)" w:date="2017-08-14T17:28:00Z">
        <w:r w:rsidRPr="00E654C3" w:rsidDel="00CA2A9D">
          <w:rPr>
            <w:rFonts w:asciiTheme="minorHAnsi" w:hAnsiTheme="minorHAnsi" w:cs="Arial"/>
          </w:rPr>
          <w:delText xml:space="preserve">Dev - VRIVFSSDBT02\SCORD01,1437) DB – </w:delText>
        </w:r>
        <w:r w:rsidDel="00CA2A9D">
          <w:rPr>
            <w:rFonts w:asciiTheme="minorHAnsi" w:hAnsiTheme="minorHAnsi" w:cs="Arial"/>
          </w:rPr>
          <w:delText>eCoaching</w:delText>
        </w:r>
        <w:r w:rsidRPr="00E654C3" w:rsidDel="00CA2A9D">
          <w:rPr>
            <w:rFonts w:asciiTheme="minorHAnsi" w:hAnsiTheme="minorHAnsi" w:cs="Arial"/>
          </w:rPr>
          <w:delText>dev</w:delText>
        </w:r>
      </w:del>
    </w:p>
    <w:p w:rsidR="00E654C3" w:rsidDel="00CA2A9D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del w:id="90" w:author="Palacherla, Susmitha C (NONUS)" w:date="2017-08-14T17:28:00Z"/>
          <w:rFonts w:asciiTheme="minorHAnsi" w:hAnsiTheme="minorHAnsi" w:cs="Arial"/>
        </w:rPr>
      </w:pPr>
      <w:del w:id="91" w:author="Palacherla, Susmitha C (NONUS)" w:date="2017-08-14T17:28:00Z">
        <w:r w:rsidRPr="00E654C3" w:rsidDel="00CA2A9D">
          <w:rPr>
            <w:rFonts w:asciiTheme="minorHAnsi" w:hAnsiTheme="minorHAnsi" w:cs="Arial"/>
          </w:rPr>
          <w:delText xml:space="preserve">Prod - </w:delText>
        </w:r>
        <w:r w:rsidDel="00CA2A9D">
          <w:rPr>
            <w:rFonts w:asciiTheme="minorHAnsi" w:hAnsiTheme="minorHAnsi" w:cs="Arial"/>
          </w:rPr>
          <w:delText xml:space="preserve">VDENSSDBP07\SCORP01 </w:delText>
        </w:r>
        <w:r w:rsidRPr="00E654C3" w:rsidDel="00CA2A9D">
          <w:rPr>
            <w:rFonts w:asciiTheme="minorHAnsi" w:hAnsiTheme="minorHAnsi" w:cs="Arial"/>
          </w:rPr>
          <w:delText xml:space="preserve">DB </w:delText>
        </w:r>
        <w:r w:rsidDel="00CA2A9D">
          <w:rPr>
            <w:rFonts w:asciiTheme="minorHAnsi" w:hAnsiTheme="minorHAnsi" w:cs="Arial"/>
          </w:rPr>
          <w:delText>–</w:delText>
        </w:r>
        <w:r w:rsidRPr="00E654C3" w:rsidDel="00CA2A9D">
          <w:rPr>
            <w:rFonts w:asciiTheme="minorHAnsi" w:hAnsiTheme="minorHAnsi" w:cs="Arial"/>
          </w:rPr>
          <w:delText xml:space="preserve"> </w:delText>
        </w:r>
        <w:r w:rsidDel="00CA2A9D">
          <w:rPr>
            <w:rFonts w:asciiTheme="minorHAnsi" w:hAnsiTheme="minorHAnsi" w:cs="Arial"/>
          </w:rPr>
          <w:delText>e</w:delText>
        </w:r>
        <w:r w:rsidRPr="00E654C3" w:rsidDel="00CA2A9D">
          <w:rPr>
            <w:rFonts w:asciiTheme="minorHAnsi" w:hAnsiTheme="minorHAnsi" w:cs="Arial"/>
          </w:rPr>
          <w:delText>Coaching</w:delText>
        </w:r>
      </w:del>
    </w:p>
    <w:p w:rsidR="00E654C3" w:rsidDel="00CA2A9D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del w:id="92" w:author="Palacherla, Susmitha C (NONUS)" w:date="2017-08-14T17:28:00Z"/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del w:id="93" w:author="Palacherla, Susmitha C (NONUS)" w:date="2017-08-14T17:28:00Z">
        <w:r w:rsidDel="00CA2A9D">
          <w:rPr>
            <w:noProof/>
          </w:rPr>
          <w:drawing>
            <wp:inline distT="0" distB="0" distL="0" distR="0" wp14:anchorId="765A68AD" wp14:editId="056EB880">
              <wp:extent cx="5695950" cy="4800600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95950" cy="4800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bookmarkStart w:id="94" w:name="_GoBack"/>
      <w:bookmarkEnd w:id="94"/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D03711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Segoe UI"/>
          <w:color w:val="000000" w:themeColor="text1"/>
        </w:rPr>
        <w:t xml:space="preserve">Training </w:t>
      </w:r>
      <w:r w:rsidR="00265092">
        <w:rPr>
          <w:rFonts w:asciiTheme="minorHAnsi" w:hAnsiTheme="minorHAnsi" w:cs="Arial"/>
        </w:rPr>
        <w:t>_File</w:t>
      </w:r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 w:rsidR="00D03711">
        <w:rPr>
          <w:rFonts w:asciiTheme="minorHAnsi" w:hAnsiTheme="minorHAnsi" w:cs="Arial"/>
        </w:rPr>
        <w:t>T</w:t>
      </w:r>
      <w:r w:rsidR="00381B5A">
        <w:rPr>
          <w:rFonts w:asciiTheme="minorHAnsi" w:hAnsiTheme="minorHAnsi" w:cs="Arial"/>
        </w:rPr>
        <w:t>raining</w:t>
      </w:r>
      <w:r w:rsidRPr="00E654C3">
        <w:rPr>
          <w:rFonts w:asciiTheme="minorHAnsi" w:hAnsiTheme="minorHAnsi" w:cs="Arial"/>
        </w:rPr>
        <w:t>\</w:t>
      </w:r>
      <w:r w:rsidR="00265092">
        <w:rPr>
          <w:rFonts w:asciiTheme="minorHAnsi" w:hAnsiTheme="minorHAnsi" w:cs="Arial"/>
        </w:rPr>
        <w:t>eCL_</w:t>
      </w:r>
      <w:r w:rsidR="00D03711">
        <w:rPr>
          <w:rFonts w:asciiTheme="minorHAnsi" w:hAnsiTheme="minorHAnsi" w:cs="Segoe UI"/>
          <w:color w:val="000000" w:themeColor="text1"/>
        </w:rPr>
        <w:t xml:space="preserve">Training </w:t>
      </w:r>
      <w:r w:rsidR="00737890">
        <w:rPr>
          <w:rFonts w:asciiTheme="minorHAnsi" w:hAnsiTheme="minorHAnsi" w:cs="Arial"/>
        </w:rPr>
        <w:t>_</w:t>
      </w:r>
      <w:r w:rsidR="00381B5A">
        <w:rPr>
          <w:rFonts w:asciiTheme="minorHAnsi" w:hAnsiTheme="minorHAnsi" w:cs="Arial"/>
        </w:rPr>
        <w:t>Feed_</w:t>
      </w:r>
      <w:r w:rsidR="001009FB">
        <w:rPr>
          <w:rFonts w:asciiTheme="minorHAnsi" w:hAnsiTheme="minorHAnsi" w:cs="Arial"/>
        </w:rPr>
        <w:t>*</w:t>
      </w:r>
      <w:r w:rsidRPr="00E654C3">
        <w:rPr>
          <w:rFonts w:asciiTheme="minorHAnsi" w:hAnsiTheme="minorHAnsi" w:cs="Arial"/>
        </w:rPr>
        <w:t xml:space="preserve">.csv </w:t>
      </w: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3D8E8991" wp14:editId="20404284">
            <wp:extent cx="4086225" cy="1733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5C447654" wp14:editId="497C4D15">
            <wp:extent cx="5629275" cy="5067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Pr="00265092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265092">
        <w:rPr>
          <w:rFonts w:asciiTheme="minorHAnsi" w:hAnsiTheme="minorHAnsi" w:cs="Arial"/>
        </w:rPr>
        <w:t>SMTP Connection Manager</w:t>
      </w:r>
    </w:p>
    <w:p w:rsidR="00A67A9C" w:rsidRPr="00C57F4D" w:rsidRDefault="00A67A9C" w:rsidP="001009FB">
      <w:pPr>
        <w:ind w:left="2880"/>
      </w:pPr>
      <w:r w:rsidRPr="00C57F4D">
        <w:t>smtpout.gdit.com</w:t>
      </w:r>
    </w:p>
    <w:p w:rsidR="00A67A9C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67A9C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A5ECEE" wp14:editId="387F392F">
            <wp:extent cx="5334000" cy="34575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Pr="00E654C3" w:rsidRDefault="001009FB" w:rsidP="0065723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C584B" w:rsidRDefault="008C584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33126" w:rsidRDefault="0013312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74EC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2048" w:rsidRPr="00932115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</w:t>
      </w:r>
      <w:r w:rsidR="00BE2E93">
        <w:rPr>
          <w:rFonts w:asciiTheme="minorHAnsi" w:hAnsiTheme="minorHAnsi" w:cs="Arial"/>
          <w:b/>
        </w:rPr>
        <w:t>(Control Flow)</w:t>
      </w: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94DAF" w:rsidRDefault="00381B5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33BDEE" wp14:editId="25DCF91A">
            <wp:extent cx="3228975" cy="7829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57231" w:rsidRDefault="006C2E0E" w:rsidP="0084218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For each</w:t>
      </w:r>
      <w:r w:rsidR="0084218D" w:rsidRPr="0084218D">
        <w:rPr>
          <w:rFonts w:asciiTheme="minorHAnsi" w:hAnsiTheme="minorHAnsi" w:cs="Arial"/>
          <w:b/>
        </w:rPr>
        <w:t xml:space="preserve"> </w:t>
      </w:r>
      <w:r w:rsidR="00D03711" w:rsidRPr="00D03711">
        <w:rPr>
          <w:rFonts w:asciiTheme="minorHAnsi" w:hAnsiTheme="minorHAnsi" w:cs="Segoe UI"/>
          <w:b/>
          <w:color w:val="000000" w:themeColor="text1"/>
        </w:rPr>
        <w:t>Training</w:t>
      </w:r>
      <w:r w:rsidR="0084218D" w:rsidRPr="0084218D">
        <w:rPr>
          <w:rFonts w:asciiTheme="minorHAnsi" w:hAnsiTheme="minorHAnsi" w:cs="Arial"/>
          <w:b/>
        </w:rPr>
        <w:t xml:space="preserve"> file in Staging directory </w:t>
      </w:r>
      <w:r w:rsidR="0084218D">
        <w:rPr>
          <w:rFonts w:asciiTheme="minorHAnsi" w:hAnsiTheme="minorHAnsi" w:cs="Arial"/>
          <w:b/>
        </w:rPr>
        <w:t xml:space="preserve"> Workflow</w:t>
      </w:r>
    </w:p>
    <w:p w:rsid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84218D" w:rsidRP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4A6D60" w:rsidRPr="004A6D60" w:rsidRDefault="004A6D60" w:rsidP="004A6D60">
      <w:pPr>
        <w:spacing w:after="0"/>
        <w:ind w:left="1080"/>
      </w:pPr>
      <w:r w:rsidRPr="004A6D60">
        <w:t>Container: Foreach Loop</w:t>
      </w:r>
    </w:p>
    <w:p w:rsidR="004A6D60" w:rsidRPr="004A6D60" w:rsidRDefault="00F56A29" w:rsidP="004A6D60">
      <w:pPr>
        <w:spacing w:after="0"/>
        <w:ind w:left="1080"/>
      </w:pPr>
      <w:r>
        <w:t>Folder</w:t>
      </w:r>
      <w:r w:rsidR="004A6D60" w:rsidRPr="004A6D60">
        <w:t>: \\vrivscors01\BCC Scorecards\Coaching\</w:t>
      </w:r>
      <w:r w:rsidR="00D03711">
        <w:rPr>
          <w:rFonts w:asciiTheme="minorHAnsi" w:hAnsiTheme="minorHAnsi" w:cs="Segoe UI"/>
          <w:color w:val="000000" w:themeColor="text1"/>
        </w:rPr>
        <w:t>Training</w:t>
      </w:r>
    </w:p>
    <w:p w:rsidR="004A6D60" w:rsidRDefault="00F56A29" w:rsidP="004A6D60">
      <w:pPr>
        <w:spacing w:after="0"/>
        <w:ind w:left="1080"/>
      </w:pPr>
      <w:r>
        <w:t>Files</w:t>
      </w:r>
      <w:r w:rsidR="004A6D60" w:rsidRPr="004A6D60">
        <w:t>: eCL_</w:t>
      </w:r>
      <w:r w:rsidR="00D03711">
        <w:rPr>
          <w:rFonts w:asciiTheme="minorHAnsi" w:hAnsiTheme="minorHAnsi" w:cs="Segoe UI"/>
          <w:color w:val="000000" w:themeColor="text1"/>
        </w:rPr>
        <w:t xml:space="preserve">Training </w:t>
      </w:r>
      <w:r w:rsidR="0039269B">
        <w:t>_</w:t>
      </w:r>
      <w:r w:rsidR="00381B5A">
        <w:t>Feed_</w:t>
      </w:r>
      <w:r w:rsidR="004A6D60" w:rsidRPr="004A6D60">
        <w:t>*.csv</w:t>
      </w: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529DC2AD" wp14:editId="09423CDE">
            <wp:extent cx="5943600" cy="204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381B5A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589B2A54" wp14:editId="306DA797">
            <wp:extent cx="5943600" cy="3886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2FDE04B3" wp14:editId="73670690">
            <wp:extent cx="5943600" cy="1926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A6D60">
      <w:pPr>
        <w:spacing w:after="0"/>
        <w:ind w:left="1080"/>
      </w:pPr>
    </w:p>
    <w:p w:rsidR="004D3B66" w:rsidRDefault="004D3B66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84218D" w:rsidRPr="00494DF0" w:rsidRDefault="0084218D" w:rsidP="0084218D">
      <w:pPr>
        <w:rPr>
          <w:b/>
        </w:rPr>
      </w:pPr>
      <w:r w:rsidRPr="00494DF0">
        <w:rPr>
          <w:b/>
        </w:rPr>
        <w:lastRenderedPageBreak/>
        <w:t>Summary of Steps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Truncate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>
        <w:t xml:space="preserve">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DFT – Stage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>
        <w:t xml:space="preserve">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Populate CSR LAN ID for LCS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Populate missing Program Values 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 DFT </w:t>
      </w:r>
      <w:r w:rsidR="00A0454C">
        <w:t xml:space="preserve"> R</w:t>
      </w:r>
      <w:r>
        <w:t xml:space="preserve">ejected records </w:t>
      </w:r>
      <w:r w:rsidR="00A0454C">
        <w:t>with missing Employee attributes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Delete records with missing employee ID from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Load coaching_Log and Coaching_Log_Reason tables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Load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>
        <w:t xml:space="preserve"> Fact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Load File list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File system task – Backup files to Backups directory</w:t>
      </w:r>
    </w:p>
    <w:p w:rsidR="004D3B66" w:rsidRDefault="004D3B66" w:rsidP="004A6D60">
      <w:pPr>
        <w:spacing w:after="0"/>
        <w:ind w:left="1080"/>
      </w:pPr>
    </w:p>
    <w:p w:rsidR="004D3B66" w:rsidRPr="0084218D" w:rsidRDefault="0084218D" w:rsidP="0084218D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5F0717" w:rsidRDefault="005F0717" w:rsidP="0076086A">
      <w:pPr>
        <w:pStyle w:val="ListParagraph"/>
        <w:numPr>
          <w:ilvl w:val="0"/>
          <w:numId w:val="13"/>
        </w:numPr>
      </w:pPr>
      <w:r>
        <w:t xml:space="preserve">SQL task – Truncate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176AF8" wp14:editId="5F6F6915">
            <wp:extent cx="236220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[EC].[</w:t>
      </w:r>
      <w:r w:rsidR="00D03711">
        <w:rPr>
          <w:rFonts w:asciiTheme="minorHAnsi" w:hAnsiTheme="minorHAnsi" w:cs="Segoe UI"/>
          <w:color w:val="000000" w:themeColor="text1"/>
        </w:rPr>
        <w:t>Traini</w:t>
      </w:r>
      <w:r w:rsidR="004F3646">
        <w:rPr>
          <w:rFonts w:asciiTheme="minorHAnsi" w:hAnsiTheme="minorHAnsi" w:cs="Segoe UI"/>
          <w:color w:val="000000" w:themeColor="text1"/>
        </w:rPr>
        <w:t>ng</w:t>
      </w:r>
      <w:r w:rsidRPr="005F0717">
        <w:rPr>
          <w:rFonts w:asciiTheme="minorHAnsi" w:hAnsiTheme="minorHAnsi" w:cs="Arial"/>
        </w:rPr>
        <w:t>_Coaching_Stage]</w:t>
      </w:r>
    </w:p>
    <w:p w:rsidR="005F0717" w:rsidRPr="005F0717" w:rsidRDefault="005F0717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DFT: Load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Pr="005F0717"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E057C6" wp14:editId="7994244A">
            <wp:extent cx="1905000" cy="78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4D005C" wp14:editId="16F58F56">
            <wp:extent cx="4124325" cy="4410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B17252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1060D9" wp14:editId="146046C4">
            <wp:extent cx="5943600" cy="59861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879030" wp14:editId="07B36A1E">
            <wp:extent cx="5943600" cy="3921760"/>
            <wp:effectExtent l="0" t="0" r="0" b="25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0C23FE" wp14:editId="7B21B106">
            <wp:extent cx="5943600" cy="31349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107B3A" wp14:editId="61F948E9">
            <wp:extent cx="5943600" cy="46532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Data Conversion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C95936" wp14:editId="587040C3">
            <wp:extent cx="5943600" cy="5733415"/>
            <wp:effectExtent l="0" t="0" r="0" b="6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AE418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Derived Column</w:t>
      </w:r>
    </w:p>
    <w:p w:rsidR="00AE4184" w:rsidRPr="00AE4184" w:rsidRDefault="00AE4184" w:rsidP="00AE4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65715201" wp14:editId="4763D00C">
            <wp:extent cx="5943600" cy="3063240"/>
            <wp:effectExtent l="0" t="0" r="0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Row Count Transformation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13479" wp14:editId="09B6F72D">
            <wp:extent cx="5943600" cy="49707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Oledb destination</w:t>
      </w:r>
    </w:p>
    <w:p w:rsidR="004D3B66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7720D1" wp14:editId="390B4AF2">
            <wp:extent cx="5943600" cy="41871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BCB9D8" wp14:editId="3632935F">
            <wp:extent cx="5943600" cy="6621780"/>
            <wp:effectExtent l="0" t="0" r="0" b="762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4C7FBF" wp14:editId="0ACDB33B">
            <wp:extent cx="5943600" cy="21583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SQL Task: Populate </w:t>
      </w:r>
      <w:r w:rsidR="00FF1A5D">
        <w:t xml:space="preserve">CSR LAND ID </w:t>
      </w:r>
    </w:p>
    <w:p w:rsidR="004D3B66" w:rsidRDefault="00C70210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9C39DE" wp14:editId="590F28B3">
            <wp:extent cx="5943600" cy="43110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C70210" w:rsidRDefault="00C70210" w:rsidP="00C70210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lastRenderedPageBreak/>
        <w:t>UPDATE [EC].[Training_Coaching_Stage]</w:t>
      </w:r>
    </w:p>
    <w:p w:rsidR="00FF1A5D" w:rsidRDefault="00C70210" w:rsidP="00C70210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SET [CSR_LANID]= [EC].[fn_strEmpLanIDFromEmpID]([CSR_EMPID])</w:t>
      </w: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1822D4" w:rsidRPr="005F0717" w:rsidRDefault="001822D4" w:rsidP="001822D4">
      <w:pPr>
        <w:pStyle w:val="ListParagraph"/>
        <w:numPr>
          <w:ilvl w:val="0"/>
          <w:numId w:val="13"/>
        </w:numPr>
      </w:pPr>
      <w:r w:rsidRPr="005F0717">
        <w:t>SQL Task: Populate</w:t>
      </w:r>
      <w:r>
        <w:t xml:space="preserve"> missing program values</w:t>
      </w:r>
    </w:p>
    <w:p w:rsidR="001822D4" w:rsidRDefault="001822D4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1822D4" w:rsidRPr="00D329A1" w:rsidRDefault="00C70210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03CE2E1B" wp14:editId="155E6557">
            <wp:extent cx="5943600" cy="39973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70210" w:rsidRPr="00C70210" w:rsidRDefault="00C70210" w:rsidP="00C702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70210">
        <w:rPr>
          <w:rFonts w:ascii="Arial" w:hAnsi="Arial" w:cs="Arial"/>
          <w:sz w:val="24"/>
          <w:szCs w:val="24"/>
        </w:rPr>
        <w:t>UPDATE [EC].[Training_Coaching_Stage]</w:t>
      </w:r>
    </w:p>
    <w:p w:rsidR="00C70210" w:rsidRPr="00C70210" w:rsidRDefault="00C70210" w:rsidP="00C702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70210">
        <w:rPr>
          <w:rFonts w:ascii="Arial" w:hAnsi="Arial" w:cs="Arial"/>
          <w:sz w:val="24"/>
          <w:szCs w:val="24"/>
        </w:rPr>
        <w:t>SET [Program]= H.[Emp_Program]</w:t>
      </w:r>
    </w:p>
    <w:p w:rsidR="00C70210" w:rsidRPr="00C70210" w:rsidRDefault="00C70210" w:rsidP="00C702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70210">
        <w:rPr>
          <w:rFonts w:ascii="Arial" w:hAnsi="Arial" w:cs="Arial"/>
          <w:sz w:val="24"/>
          <w:szCs w:val="24"/>
        </w:rPr>
        <w:t>FROM [EC].[Training_Coaching_Stage]S JOIN [EC].[Employee_Hierarchy]H</w:t>
      </w:r>
    </w:p>
    <w:p w:rsidR="00C70210" w:rsidRPr="00C70210" w:rsidRDefault="00C70210" w:rsidP="00C702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70210">
        <w:rPr>
          <w:rFonts w:ascii="Arial" w:hAnsi="Arial" w:cs="Arial"/>
          <w:sz w:val="24"/>
          <w:szCs w:val="24"/>
        </w:rPr>
        <w:t>ON S.[CSR_EMPID]=H.[Emp_ID]</w:t>
      </w:r>
    </w:p>
    <w:p w:rsidR="0069149F" w:rsidRDefault="00C70210" w:rsidP="00C702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70210">
        <w:rPr>
          <w:rFonts w:ascii="Arial" w:hAnsi="Arial" w:cs="Arial"/>
          <w:sz w:val="24"/>
          <w:szCs w:val="24"/>
        </w:rPr>
        <w:t>WHERE (S.Program IS NULL OR S.Program ='')</w:t>
      </w: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1822D4">
      <w:pPr>
        <w:pStyle w:val="ListParagraph"/>
        <w:numPr>
          <w:ilvl w:val="0"/>
          <w:numId w:val="13"/>
        </w:numPr>
      </w:pPr>
      <w:r w:rsidRPr="005F0717">
        <w:t>DFT: Reject Records with Missing Employee ID</w:t>
      </w:r>
    </w:p>
    <w:p w:rsidR="00F75AE8" w:rsidRPr="005F0717" w:rsidRDefault="00F75AE8" w:rsidP="00F75AE8">
      <w:r>
        <w:rPr>
          <w:noProof/>
        </w:rPr>
        <w:drawing>
          <wp:inline distT="0" distB="0" distL="0" distR="0" wp14:anchorId="27EEFB94" wp14:editId="16362A3F">
            <wp:extent cx="1714500" cy="7905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B925B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9315FD" wp14:editId="425A6AF6">
            <wp:extent cx="4886325" cy="56388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Oledb source</w:t>
      </w:r>
    </w:p>
    <w:p w:rsidR="004D3B66" w:rsidRDefault="00B925B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03BDF4" wp14:editId="7FC77B48">
            <wp:extent cx="5943600" cy="29464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1A16D0" wp14:editId="5FE9DDF0">
            <wp:extent cx="5943600" cy="663702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Transformation</w:t>
      </w:r>
    </w:p>
    <w:p w:rsidR="004D3B66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F418C1" wp14:editId="1466726B">
            <wp:extent cx="5943600" cy="39382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401F3B" wp14:editId="6BFAE24A">
            <wp:extent cx="5943600" cy="4164965"/>
            <wp:effectExtent l="0" t="0" r="0" b="698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2A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>SELECT Emp_ID, Emp_Name, Emp_Email, Emp_LanID, Emp_Site, Emp_Job_Code, Emp_Job_Description,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 Emp_Program, Sup_ID, Sup_Name, Sup_Email, Sup_LanID, Sup_Job_Code, Sup_Job_Description,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 Mgr_ID, Mgr_Name, Mgr_Email, Mgr_LanID, Mgr_Job_Code, Mgr_Job_Description, Start_Date, End_Date, Active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 FROM  EC.Employee_Hierarchy 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>WHERE Emp_Job_Code IN ('WACS01', 'WACS02', 'WACS03')</w:t>
      </w:r>
    </w:p>
    <w:p w:rsidR="004D3B66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 AND Active NOT IN ('T','D','P','L') and Emp_LanID &lt;&gt; 'Unknown'</w:t>
      </w:r>
      <w:r>
        <w:rPr>
          <w:noProof/>
        </w:rPr>
        <w:lastRenderedPageBreak/>
        <w:drawing>
          <wp:inline distT="0" distB="0" distL="0" distR="0" wp14:anchorId="12C81225" wp14:editId="206CC03A">
            <wp:extent cx="5943600" cy="35877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17400C" wp14:editId="2200D112">
            <wp:extent cx="5943600" cy="195199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Match Output – Row Count Transformation to get Loaded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6168AC" wp14:editId="77F94CBF">
            <wp:extent cx="5943600" cy="40703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Lookup Transformation No Match Output – Row Count Transformation to get Rejected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02396B" wp14:editId="1A61856E">
            <wp:extent cx="5943600" cy="43618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Derived Column –  To get Reject Reason and Reject Date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489259" wp14:editId="3D231B73">
            <wp:extent cx="5943600" cy="30867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F56A29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 ole</w:t>
      </w:r>
      <w:r w:rsidR="004D3B66" w:rsidRPr="00D329A1">
        <w:t xml:space="preserve">db destination – Write rejected records to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="004D3B66" w:rsidRPr="00D329A1">
        <w:t xml:space="preserve"> rejected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44276C" w:rsidRDefault="00B925B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3FC328" wp14:editId="0DE263CF">
            <wp:extent cx="5943600" cy="42017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t>SQL Task: Delete records with missing Employee ID from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1900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D08A82" wp14:editId="143B4B24">
            <wp:extent cx="5943600" cy="36398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 w:rsidRPr="00190085">
        <w:t>DELETE FROM [EC].[Training_Coaching_Stage]</w:t>
      </w: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 w:rsidRPr="00190085">
        <w:t>WHERE [CSR_EMPID] IS NULL OR [CSR_EMPID] ='' OR  [CSR_LANID] = 'Unknown'</w:t>
      </w: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 w:rsidRPr="00190085">
        <w:t xml:space="preserve">DELETE os FROM </w:t>
      </w: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 w:rsidRPr="00190085">
        <w:t xml:space="preserve"> [EC].[Training_Coaching_Stage] os JOIN  [EC].[Employee_Hierarchy] eh</w:t>
      </w: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 w:rsidRPr="00190085">
        <w:t xml:space="preserve">  ON os.CSR_EMPID = eh.Emp_ID</w:t>
      </w: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 w:rsidRPr="00190085">
        <w:t xml:space="preserve">  WHERE eh.Emp_Job_Code not  in ('WACS01','WACS02','WACS03')</w:t>
      </w: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 w:rsidRPr="00190085">
        <w:t xml:space="preserve"> OR Active in ('T','D','L','P')</w:t>
      </w:r>
    </w:p>
    <w:p w:rsidR="004D3B66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 w:rsidRPr="00190085">
        <w:t>GO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t>SQL Task: Load Coaching_Log table</w:t>
      </w:r>
    </w:p>
    <w:p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9B26BD" wp14:editId="7B29F28E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Exec [EC].[sp_InsertInto_Coaching_Log_</w:t>
      </w:r>
      <w:r w:rsidR="00D03711" w:rsidRPr="00D03711">
        <w:rPr>
          <w:rFonts w:asciiTheme="minorHAnsi" w:hAnsiTheme="minorHAnsi" w:cs="Segoe UI"/>
          <w:color w:val="000000" w:themeColor="text1"/>
        </w:rPr>
        <w:t xml:space="preserve">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Pr="00D329A1">
        <w:t>]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1900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78FCEF" wp14:editId="2DB85957">
            <wp:extent cx="5943600" cy="41744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Pr="005F0717">
        <w:t xml:space="preserve"> Fact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1900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D02C34" wp14:editId="204D50CF">
            <wp:extent cx="5943600" cy="39331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>INSERT INTO[EC].[Training_Coaching_Fact]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([Report_ID]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,[Report_Code]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,[Form_Type]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,[Source]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,[Form_Status]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,[Event_Date]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,[Submitted_Date]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,[Start_Date]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,[Submitter_LANID]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,[Submitter_Name]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,[Submitter_Email]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,[CSR_LANID]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,[CSR_Site]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,[Program]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,[CoachReason_Current_Coaching_Initiatives]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,[TextDescription]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,[FileName]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)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SELECT S.[Report_ID]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,S.[Report_Code]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lastRenderedPageBreak/>
        <w:t xml:space="preserve">      ,S.[Form_Type]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,S.[Source]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,S.[Form_Status]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,S.[Event_Date]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,S.[Submitted_Date]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,S.[Start_Date]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,S.[Submitter_LANID]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,S.[Submitter_Name]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,S.[Submitter_Email]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,S.[CSR_LANID]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,S.[CSR_Site]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,S.[Program]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,S.[CoachReason_Current_Coaching_Initiatives]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,S.[TextDescription]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,S.[FileName]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FROM [EC].[Training_Coaching_Stage]S LEFT OUTER JOIN [EC].[SDR_Coaching_Fact]F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ON S.[Report_ID]=F.[Report_ID]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AND S.Report_Code = F.Report_Code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WHERE F.[Report_ID] IS NULL AND F.Report_Code IS NULL</w:t>
      </w:r>
    </w:p>
    <w:p w:rsidR="00F75AE8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>GO</w:t>
      </w:r>
    </w:p>
    <w:p w:rsidR="00F75AE8" w:rsidRPr="00FB7FE9" w:rsidRDefault="00F75AE8" w:rsidP="00F75AE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Pr="005F0717">
        <w:t xml:space="preserve"> File List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1E3229" wp14:editId="3F7731A6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89694" wp14:editId="76758D78">
            <wp:extent cx="5943600" cy="50749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C12F67" wp14:editId="0C44512C">
            <wp:extent cx="5943600" cy="50526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the following sql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INSERT INTO [EC].[</w:t>
      </w:r>
      <w:r w:rsidR="00D03711">
        <w:rPr>
          <w:rFonts w:asciiTheme="minorHAnsi" w:hAnsiTheme="minorHAnsi" w:cs="Segoe UI"/>
          <w:color w:val="000000" w:themeColor="text1"/>
        </w:rPr>
        <w:t>Training_</w:t>
      </w:r>
      <w:r w:rsidRPr="00D329A1">
        <w:t>FileList]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([File_Name]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,[File_LoadDate]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,[Count_Staged]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,[Count_Loaded]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 ,[Count_Rejected])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VALUES (?,GetDate(), ?, ?,?)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E60F7F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lastRenderedPageBreak/>
        <w:t>File System Task: Move file to backup folder</w:t>
      </w:r>
    </w:p>
    <w:p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10E25E" wp14:editId="14C8EE58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242D2" w:rsidRDefault="00F75A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6C504D" wp14:editId="05518BDE">
            <wp:extent cx="5943600" cy="331787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E2E93" w:rsidRPr="00932115" w:rsidRDefault="00BE2E93" w:rsidP="00BE2E93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lastRenderedPageBreak/>
        <w:t>Package Content(Event Handlers)</w:t>
      </w:r>
    </w:p>
    <w:p w:rsidR="004D3B66" w:rsidRPr="004A6D60" w:rsidRDefault="004D3B66" w:rsidP="004A6D60">
      <w:pPr>
        <w:spacing w:after="0"/>
        <w:ind w:left="1080"/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Executable</w:t>
      </w:r>
      <w:r>
        <w:rPr>
          <w:rFonts w:asciiTheme="minorHAnsi" w:hAnsiTheme="minorHAnsi" w:cs="Arial"/>
        </w:rPr>
        <w:t>s</w:t>
      </w:r>
      <w:r w:rsidRPr="00445632">
        <w:rPr>
          <w:rFonts w:asciiTheme="minorHAnsi" w:hAnsiTheme="minorHAnsi" w:cs="Arial"/>
        </w:rPr>
        <w:t xml:space="preserve">: </w:t>
      </w:r>
      <w:r w:rsidR="00D03711">
        <w:rPr>
          <w:rFonts w:asciiTheme="minorHAnsi" w:hAnsiTheme="minorHAnsi" w:cs="Segoe UI"/>
          <w:color w:val="000000" w:themeColor="text1"/>
        </w:rPr>
        <w:t xml:space="preserve">Training </w:t>
      </w:r>
      <w:r w:rsidR="00E44A57">
        <w:rPr>
          <w:rFonts w:asciiTheme="minorHAnsi" w:hAnsiTheme="minorHAnsi" w:cs="Arial"/>
        </w:rPr>
        <w:t>_Coaching</w:t>
      </w: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EventHandler: OntaskFailed</w:t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F92AFA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0FF81A" wp14:editId="26ADE872">
            <wp:extent cx="4838700" cy="3048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D329A1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rPr>
          <w:noProof/>
        </w:rPr>
        <w:t xml:space="preserve"> </w:t>
      </w:r>
    </w:p>
    <w:p w:rsidR="0095088D" w:rsidRPr="001A3FAA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8452AE" wp14:editId="7164DB16">
            <wp:extent cx="5943600" cy="2115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C242D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F92AFA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51B266" wp14:editId="412E1F75">
            <wp:extent cx="5943600" cy="29267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Pr="005858E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5858ED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95" w:name="_Toc430607365"/>
      <w:r w:rsidRPr="0027630C">
        <w:rPr>
          <w:rFonts w:ascii="Calibri" w:hAnsi="Calibri" w:cs="Times New Roman"/>
          <w:color w:val="auto"/>
        </w:rPr>
        <w:lastRenderedPageBreak/>
        <w:t>Tables</w:t>
      </w:r>
      <w:bookmarkEnd w:id="95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records during the insert into Coaching_Log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_Coaching_Fact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source records loaded into the Coaching Log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file names and Load dates.</w:t>
            </w: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96" w:name="_Toc430607366"/>
      <w:r w:rsidRPr="0027630C">
        <w:rPr>
          <w:rFonts w:ascii="Calibri" w:hAnsi="Calibri" w:cs="Times New Roman"/>
          <w:color w:val="auto"/>
        </w:rPr>
        <w:t>Procedures</w:t>
      </w:r>
      <w:bookmarkEnd w:id="96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Default="00C006AB" w:rsidP="0095088D">
            <w:pPr>
              <w:rPr>
                <w:color w:val="000000"/>
              </w:rPr>
            </w:pPr>
            <w:r>
              <w:rPr>
                <w:color w:val="000000"/>
              </w:rPr>
              <w:t>sp_InsertInto_Coaching_Log_</w:t>
            </w:r>
            <w:r w:rsid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Data</w:t>
            </w:r>
          </w:p>
        </w:tc>
      </w:tr>
    </w:tbl>
    <w:p w:rsidR="008A093F" w:rsidRPr="0027630C" w:rsidRDefault="008A093F" w:rsidP="008A093F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97" w:name="_Toc430607367"/>
      <w:r>
        <w:rPr>
          <w:rFonts w:ascii="Calibri" w:hAnsi="Calibri" w:cs="Times New Roman"/>
          <w:color w:val="auto"/>
        </w:rPr>
        <w:t>Functions</w:t>
      </w:r>
      <w:bookmarkEnd w:id="97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E5799B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Function</w:t>
            </w:r>
            <w:r w:rsidRPr="00E5799B">
              <w:rPr>
                <w:rFonts w:ascii="Arial" w:hAnsi="Arial" w:cs="Arial"/>
                <w:b/>
                <w:bCs/>
              </w:rPr>
              <w:t>Name</w:t>
            </w:r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8A093F" w:rsidRPr="00E5799B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Default="008A093F" w:rsidP="007C6827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Default="008A093F" w:rsidP="007C6827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17605E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858ED">
        <w:rPr>
          <w:noProof/>
        </w:rPr>
        <w:t xml:space="preserve">Reference Document for Objects and Code: </w:t>
      </w:r>
      <w:r w:rsidR="00D329A1" w:rsidRPr="003C7328">
        <w:t xml:space="preserve"> </w:t>
      </w:r>
      <w:r w:rsidR="00D329A1" w:rsidRPr="00D329A1">
        <w:t>eCoaching_</w:t>
      </w:r>
      <w:r w:rsidR="00F92AFA" w:rsidRPr="00F92AFA">
        <w:rPr>
          <w:rFonts w:ascii="Arial" w:hAnsi="Arial" w:cs="Arial"/>
        </w:rPr>
        <w:t>Training</w:t>
      </w:r>
      <w:r w:rsidR="00F92AFA">
        <w:rPr>
          <w:rFonts w:ascii="Arial" w:hAnsi="Arial" w:cs="Arial"/>
        </w:rPr>
        <w:t>_Load_Create</w:t>
      </w: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footerReference w:type="default" r:id="rId58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3D30" w:rsidRDefault="003B3D30" w:rsidP="009F2A51">
      <w:pPr>
        <w:spacing w:after="0" w:line="240" w:lineRule="auto"/>
      </w:pPr>
      <w:r>
        <w:separator/>
      </w:r>
    </w:p>
  </w:endnote>
  <w:endnote w:type="continuationSeparator" w:id="0">
    <w:p w:rsidR="003B3D30" w:rsidRDefault="003B3D30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40F9" w:rsidRDefault="00A440F9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B92882"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A440F9" w:rsidRDefault="00D03711" w:rsidP="009F2A51">
    <w:pPr>
      <w:tabs>
        <w:tab w:val="right" w:pos="9630"/>
      </w:tabs>
      <w:rPr>
        <w:sz w:val="18"/>
      </w:rPr>
    </w:pPr>
    <w:r>
      <w:rPr>
        <w:b/>
        <w:sz w:val="18"/>
      </w:rPr>
      <w:t>TRAINING</w:t>
    </w:r>
    <w:r w:rsidR="00A440F9">
      <w:rPr>
        <w:b/>
        <w:sz w:val="18"/>
      </w:rPr>
      <w:t xml:space="preserve">s Load SSIS </w:t>
    </w:r>
    <w:r w:rsidR="00A440F9" w:rsidRPr="00E67201">
      <w:rPr>
        <w:b/>
        <w:sz w:val="18"/>
      </w:rPr>
      <w:t>Detail Design</w:t>
    </w:r>
    <w:r w:rsidR="00A440F9">
      <w:rPr>
        <w:b/>
        <w:sz w:val="18"/>
      </w:rPr>
      <w:t xml:space="preserve">                                                                                                                               </w:t>
    </w:r>
    <w:r w:rsidR="00A440F9" w:rsidRPr="001B4454">
      <w:rPr>
        <w:sz w:val="18"/>
      </w:rPr>
      <w:t xml:space="preserve"> </w:t>
    </w:r>
    <w:r w:rsidR="00A440F9">
      <w:rPr>
        <w:sz w:val="18"/>
      </w:rPr>
      <w:t xml:space="preserve">Revised </w:t>
    </w:r>
    <w:r w:rsidR="00A440F9">
      <w:rPr>
        <w:sz w:val="18"/>
      </w:rPr>
      <w:fldChar w:fldCharType="begin"/>
    </w:r>
    <w:r w:rsidR="00A440F9">
      <w:rPr>
        <w:sz w:val="18"/>
      </w:rPr>
      <w:instrText xml:space="preserve"> DATE \@ "M/d/yy" </w:instrText>
    </w:r>
    <w:r w:rsidR="00A440F9">
      <w:rPr>
        <w:sz w:val="18"/>
      </w:rPr>
      <w:fldChar w:fldCharType="separate"/>
    </w:r>
    <w:r w:rsidR="00CA2A9D">
      <w:rPr>
        <w:noProof/>
        <w:sz w:val="18"/>
      </w:rPr>
      <w:t>8/14/17</w:t>
    </w:r>
    <w:r w:rsidR="00A440F9">
      <w:rPr>
        <w:sz w:val="18"/>
      </w:rPr>
      <w:fldChar w:fldCharType="end"/>
    </w:r>
    <w:r w:rsidR="00A440F9">
      <w:rPr>
        <w:b/>
        <w:sz w:val="18"/>
      </w:rPr>
      <w:tab/>
    </w:r>
    <w:r w:rsidR="00A440F9">
      <w:rPr>
        <w:sz w:val="18"/>
      </w:rPr>
      <w:t xml:space="preserve"> </w:t>
    </w:r>
  </w:p>
  <w:p w:rsidR="00A440F9" w:rsidRDefault="00A440F9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A440F9" w:rsidRDefault="00A440F9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CA2A9D">
      <w:rPr>
        <w:rStyle w:val="PageNumber"/>
        <w:noProof/>
        <w:sz w:val="18"/>
      </w:rPr>
      <w:t>7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3D30" w:rsidRDefault="003B3D30" w:rsidP="009F2A51">
      <w:pPr>
        <w:spacing w:after="0" w:line="240" w:lineRule="auto"/>
      </w:pPr>
      <w:r>
        <w:separator/>
      </w:r>
    </w:p>
  </w:footnote>
  <w:footnote w:type="continuationSeparator" w:id="0">
    <w:p w:rsidR="003B3D30" w:rsidRDefault="003B3D30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4F54DA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0" w15:restartNumberingAfterBreak="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2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13"/>
  </w:num>
  <w:num w:numId="3">
    <w:abstractNumId w:val="3"/>
  </w:num>
  <w:num w:numId="4">
    <w:abstractNumId w:val="9"/>
  </w:num>
  <w:num w:numId="5">
    <w:abstractNumId w:val="7"/>
  </w:num>
  <w:num w:numId="6">
    <w:abstractNumId w:val="22"/>
  </w:num>
  <w:num w:numId="7">
    <w:abstractNumId w:val="21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0"/>
  </w:num>
  <w:num w:numId="11">
    <w:abstractNumId w:val="6"/>
  </w:num>
  <w:num w:numId="12">
    <w:abstractNumId w:val="19"/>
  </w:num>
  <w:num w:numId="13">
    <w:abstractNumId w:val="1"/>
  </w:num>
  <w:num w:numId="14">
    <w:abstractNumId w:val="10"/>
  </w:num>
  <w:num w:numId="15">
    <w:abstractNumId w:val="16"/>
  </w:num>
  <w:num w:numId="16">
    <w:abstractNumId w:val="8"/>
  </w:num>
  <w:num w:numId="17">
    <w:abstractNumId w:val="11"/>
  </w:num>
  <w:num w:numId="18">
    <w:abstractNumId w:val="5"/>
  </w:num>
  <w:num w:numId="19">
    <w:abstractNumId w:val="2"/>
  </w:num>
  <w:num w:numId="20">
    <w:abstractNumId w:val="18"/>
  </w:num>
  <w:num w:numId="21">
    <w:abstractNumId w:val="15"/>
  </w:num>
  <w:num w:numId="22">
    <w:abstractNumId w:val="4"/>
  </w:num>
  <w:num w:numId="23">
    <w:abstractNumId w:val="17"/>
  </w:num>
  <w:num w:numId="24">
    <w:abstractNumId w:val="14"/>
  </w:num>
  <w:numIdMacAtCleanup w:val="1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977"/>
    <w:rsid w:val="00022CCE"/>
    <w:rsid w:val="00024AB2"/>
    <w:rsid w:val="00026033"/>
    <w:rsid w:val="00026536"/>
    <w:rsid w:val="0004360A"/>
    <w:rsid w:val="00060E62"/>
    <w:rsid w:val="00096C08"/>
    <w:rsid w:val="000B5EF7"/>
    <w:rsid w:val="000C1C25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605E"/>
    <w:rsid w:val="001822D4"/>
    <w:rsid w:val="00190085"/>
    <w:rsid w:val="001B35F6"/>
    <w:rsid w:val="001B4454"/>
    <w:rsid w:val="001B4BE1"/>
    <w:rsid w:val="001E1452"/>
    <w:rsid w:val="00202048"/>
    <w:rsid w:val="002074EC"/>
    <w:rsid w:val="00213A1B"/>
    <w:rsid w:val="00217802"/>
    <w:rsid w:val="00217E7F"/>
    <w:rsid w:val="002326CC"/>
    <w:rsid w:val="002431EB"/>
    <w:rsid w:val="00253844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7772"/>
    <w:rsid w:val="002D5D3B"/>
    <w:rsid w:val="002F47D9"/>
    <w:rsid w:val="002F5746"/>
    <w:rsid w:val="003011AB"/>
    <w:rsid w:val="00304EEA"/>
    <w:rsid w:val="00320E41"/>
    <w:rsid w:val="00323C43"/>
    <w:rsid w:val="003376CE"/>
    <w:rsid w:val="00350946"/>
    <w:rsid w:val="00360E8C"/>
    <w:rsid w:val="00360EAA"/>
    <w:rsid w:val="00381B5A"/>
    <w:rsid w:val="0038466D"/>
    <w:rsid w:val="0039003A"/>
    <w:rsid w:val="00392241"/>
    <w:rsid w:val="0039269B"/>
    <w:rsid w:val="003B3D30"/>
    <w:rsid w:val="003B75E1"/>
    <w:rsid w:val="003C2E27"/>
    <w:rsid w:val="003D2977"/>
    <w:rsid w:val="00401F64"/>
    <w:rsid w:val="004020EE"/>
    <w:rsid w:val="004150EA"/>
    <w:rsid w:val="00452D84"/>
    <w:rsid w:val="00481F6E"/>
    <w:rsid w:val="00490C4F"/>
    <w:rsid w:val="0049254A"/>
    <w:rsid w:val="00494DF0"/>
    <w:rsid w:val="004A132D"/>
    <w:rsid w:val="004A51E8"/>
    <w:rsid w:val="004A6695"/>
    <w:rsid w:val="004A6D60"/>
    <w:rsid w:val="004B13B0"/>
    <w:rsid w:val="004B24AD"/>
    <w:rsid w:val="004C48CE"/>
    <w:rsid w:val="004D3B66"/>
    <w:rsid w:val="004E3D97"/>
    <w:rsid w:val="004F3646"/>
    <w:rsid w:val="004F7CB4"/>
    <w:rsid w:val="00504005"/>
    <w:rsid w:val="00514612"/>
    <w:rsid w:val="0053330A"/>
    <w:rsid w:val="00572F34"/>
    <w:rsid w:val="00574DF5"/>
    <w:rsid w:val="005858ED"/>
    <w:rsid w:val="005A139D"/>
    <w:rsid w:val="005A64FA"/>
    <w:rsid w:val="005A6695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33D7"/>
    <w:rsid w:val="00681BE6"/>
    <w:rsid w:val="006913F0"/>
    <w:rsid w:val="0069149F"/>
    <w:rsid w:val="00695E80"/>
    <w:rsid w:val="006A5813"/>
    <w:rsid w:val="006C2E0E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8212C1"/>
    <w:rsid w:val="00835C80"/>
    <w:rsid w:val="00836621"/>
    <w:rsid w:val="0084218D"/>
    <w:rsid w:val="008576A7"/>
    <w:rsid w:val="00860DD5"/>
    <w:rsid w:val="008705BE"/>
    <w:rsid w:val="00876FE2"/>
    <w:rsid w:val="00881025"/>
    <w:rsid w:val="00894FF0"/>
    <w:rsid w:val="008A093F"/>
    <w:rsid w:val="008C2FA7"/>
    <w:rsid w:val="008C584B"/>
    <w:rsid w:val="008D184D"/>
    <w:rsid w:val="0091231B"/>
    <w:rsid w:val="009152BD"/>
    <w:rsid w:val="00926339"/>
    <w:rsid w:val="00932115"/>
    <w:rsid w:val="009330C3"/>
    <w:rsid w:val="00934089"/>
    <w:rsid w:val="00946573"/>
    <w:rsid w:val="0095088D"/>
    <w:rsid w:val="00950B2C"/>
    <w:rsid w:val="009773E7"/>
    <w:rsid w:val="00987C80"/>
    <w:rsid w:val="00997A45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B148DC"/>
    <w:rsid w:val="00B15619"/>
    <w:rsid w:val="00B17252"/>
    <w:rsid w:val="00B41F6B"/>
    <w:rsid w:val="00B7425F"/>
    <w:rsid w:val="00B853DF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A2A9D"/>
    <w:rsid w:val="00CC4682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908D7"/>
    <w:rsid w:val="00D93C14"/>
    <w:rsid w:val="00DA3001"/>
    <w:rsid w:val="00DC43BA"/>
    <w:rsid w:val="00DD0B27"/>
    <w:rsid w:val="00DF2948"/>
    <w:rsid w:val="00E0110B"/>
    <w:rsid w:val="00E012D4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C642C"/>
    <w:rsid w:val="00EE06FD"/>
    <w:rsid w:val="00EE25CC"/>
    <w:rsid w:val="00EE5A65"/>
    <w:rsid w:val="00F00100"/>
    <w:rsid w:val="00F056A7"/>
    <w:rsid w:val="00F50BAE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494D5C9F-1BFB-4D77-BAAC-9AFA10080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theme" Target="theme/theme1.xml"/><Relationship Id="rId10" Type="http://schemas.openxmlformats.org/officeDocument/2006/relationships/hyperlink" Target="file:///\\vrivscors01\BCC%20Scorecards\Coaching\Training\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file:///\\VRIVSCORS01\BCC%20Scorecards\Coaching\Training\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C62AAB-CF77-4684-A566-CC8B7E140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</TotalTime>
  <Pages>48</Pages>
  <Words>1944</Words>
  <Characters>11081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13000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63</cp:revision>
  <dcterms:created xsi:type="dcterms:W3CDTF">2014-05-14T02:00:00Z</dcterms:created>
  <dcterms:modified xsi:type="dcterms:W3CDTF">2017-08-14T21:28:00Z</dcterms:modified>
</cp:coreProperties>
</file>