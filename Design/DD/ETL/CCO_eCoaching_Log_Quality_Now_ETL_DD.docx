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A47122" w:rsidP="009F2A51">
      <w:pPr>
        <w:ind w:right="-270"/>
        <w:jc w:val="center"/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B6DA49D" wp14:editId="4850EDAE">
            <wp:extent cx="3829050" cy="762000"/>
            <wp:effectExtent l="0" t="0" r="0" b="0"/>
            <wp:docPr id="8" name="Picture 8" descr="gd_it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d_it_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Title: </w:t>
      </w:r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</w:t>
      </w:r>
      <w:r w:rsidR="00BB71FE">
        <w:rPr>
          <w:b/>
          <w:sz w:val="32"/>
          <w:szCs w:val="32"/>
        </w:rPr>
        <w:t>Now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BB71F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BB71F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8D6EFB" w:rsidRPr="00D37C04" w:rsidTr="00BB71F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FF578D" w:rsidRDefault="003B0AB3" w:rsidP="008D6EF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 (PCL6)" w:hAnsi="Times New Roman (PCL6)"/>
              </w:rPr>
              <w:t>08/</w:t>
            </w:r>
            <w:ins w:id="1" w:author="Palacherla, Susmitha C (NONUS)" w:date="2019-08-07T16:52:00Z">
              <w:r>
                <w:rPr>
                  <w:rFonts w:ascii="Times New Roman (PCL6)" w:hAnsi="Times New Roman (PCL6)"/>
                </w:rPr>
                <w:t>07/2019</w:t>
              </w:r>
            </w:ins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D37C04" w:rsidRDefault="008D6EFB" w:rsidP="008D6EFB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D6EFB" w:rsidRPr="00D37C04" w:rsidRDefault="003B0AB3" w:rsidP="008D6EFB">
            <w:pPr>
              <w:ind w:right="-270"/>
              <w:rPr>
                <w:rFonts w:ascii="Times New Roman (PCL6)" w:hAnsi="Times New Roman (PCL6)"/>
              </w:rPr>
            </w:pPr>
            <w:ins w:id="2" w:author="Palacherla, Susmitha C (NONUS)" w:date="2019-08-07T16:53:00Z">
              <w:r w:rsidRPr="003B0AB3">
                <w:rPr>
                  <w:rFonts w:ascii="Times New Roman (PCL6)" w:hAnsi="Times New Roman (PCL6)"/>
                </w:rPr>
                <w:t>TFS 15058 – Changes to QN Evaluations for September 1st</w:t>
              </w:r>
            </w:ins>
            <w:del w:id="3" w:author="Palacherla, Susmitha C (NONUS)" w:date="2019-08-07T16:53:00Z">
              <w:r w:rsidR="008D6EFB" w:rsidRPr="00A53AE3" w:rsidDel="003B0AB3">
                <w:rPr>
                  <w:rFonts w:ascii="Times New Roman (PCL6)" w:hAnsi="Times New Roman (PCL6)"/>
                </w:rPr>
                <w:delText>TFS 14706 - Switch smtpout.gdit.com to ironport.maximus.com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BB71FE">
        <w:rPr>
          <w:rFonts w:ascii="Times New Roman" w:hAnsi="Times New Roman"/>
          <w:b w:val="0"/>
          <w:sz w:val="22"/>
          <w:szCs w:val="22"/>
        </w:rPr>
        <w:t>03/26/2019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05518B61" wp14:editId="245CBA84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:rsidR="009F2A51" w:rsidRPr="002431EB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46C2F39" wp14:editId="155C6C4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15B3DAEF" wp14:editId="2FE2BA33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  <w:tblPrChange w:id="4" w:author="Palacherla, Susmitha C (NONUS)" w:date="2019-08-07T16:53:00Z">
          <w:tblPr>
            <w:tblW w:w="946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000" w:firstRow="0" w:lastRow="0" w:firstColumn="0" w:lastColumn="0" w:noHBand="0" w:noVBand="0"/>
          </w:tblPr>
        </w:tblPrChange>
      </w:tblPr>
      <w:tblGrid>
        <w:gridCol w:w="1440"/>
        <w:gridCol w:w="5845"/>
        <w:gridCol w:w="2183"/>
        <w:tblGridChange w:id="5">
          <w:tblGrid>
            <w:gridCol w:w="1440"/>
            <w:gridCol w:w="5485"/>
            <w:gridCol w:w="2543"/>
          </w:tblGrid>
        </w:tblGridChange>
      </w:tblGrid>
      <w:tr w:rsidR="009F2A51" w:rsidRPr="001D6CCE" w:rsidTr="003B0AB3">
        <w:trPr>
          <w:tblHeader/>
          <w:trPrChange w:id="6" w:author="Palacherla, Susmitha C (NONUS)" w:date="2019-08-07T16:53:00Z">
            <w:trPr>
              <w:tblHeader/>
            </w:trPr>
          </w:trPrChange>
        </w:trPr>
        <w:tc>
          <w:tcPr>
            <w:tcW w:w="1440" w:type="dxa"/>
            <w:shd w:val="solid" w:color="auto" w:fill="000000"/>
            <w:tcPrChange w:id="7" w:author="Palacherla, Susmitha C (NONUS)" w:date="2019-08-07T16:53:00Z">
              <w:tcPr>
                <w:tcW w:w="1440" w:type="dxa"/>
                <w:shd w:val="solid" w:color="auto" w:fill="000000"/>
              </w:tcPr>
            </w:tcPrChange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845" w:type="dxa"/>
            <w:shd w:val="solid" w:color="auto" w:fill="000000"/>
            <w:tcPrChange w:id="8" w:author="Palacherla, Susmitha C (NONUS)" w:date="2019-08-07T16:53:00Z">
              <w:tcPr>
                <w:tcW w:w="5485" w:type="dxa"/>
                <w:shd w:val="solid" w:color="auto" w:fill="000000"/>
              </w:tcPr>
            </w:tcPrChange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183" w:type="dxa"/>
            <w:shd w:val="solid" w:color="auto" w:fill="000000"/>
            <w:tcPrChange w:id="9" w:author="Palacherla, Susmitha C (NONUS)" w:date="2019-08-07T16:53:00Z">
              <w:tcPr>
                <w:tcW w:w="2543" w:type="dxa"/>
                <w:shd w:val="solid" w:color="auto" w:fill="000000"/>
              </w:tcPr>
            </w:tcPrChange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BB71FE" w:rsidRPr="001D6CCE" w:rsidTr="003B0AB3">
        <w:tc>
          <w:tcPr>
            <w:tcW w:w="1440" w:type="dxa"/>
            <w:tcPrChange w:id="10" w:author="Palacherla, Susmitha C (NONUS)" w:date="2019-08-07T16:53:00Z">
              <w:tcPr>
                <w:tcW w:w="1440" w:type="dxa"/>
              </w:tcPr>
            </w:tcPrChange>
          </w:tcPr>
          <w:p w:rsidR="00BB71FE" w:rsidRPr="003B0AB3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  <w:rPrChange w:id="11" w:author="Palacherla, Susmitha C (NONUS)" w:date="2019-08-07T16:54:00Z">
                  <w:rPr/>
                </w:rPrChange>
              </w:rPr>
            </w:pPr>
            <w:r w:rsidRPr="003B0AB3">
              <w:rPr>
                <w:sz w:val="22"/>
                <w:szCs w:val="22"/>
                <w:rPrChange w:id="12" w:author="Palacherla, Susmitha C (NONUS)" w:date="2019-08-07T16:54:00Z">
                  <w:rPr/>
                </w:rPrChange>
              </w:rPr>
              <w:t>03/26/2019</w:t>
            </w:r>
          </w:p>
        </w:tc>
        <w:tc>
          <w:tcPr>
            <w:tcW w:w="5845" w:type="dxa"/>
            <w:tcPrChange w:id="13" w:author="Palacherla, Susmitha C (NONUS)" w:date="2019-08-07T16:53:00Z">
              <w:tcPr>
                <w:tcW w:w="5485" w:type="dxa"/>
              </w:tcPr>
            </w:tcPrChange>
          </w:tcPr>
          <w:p w:rsidR="00BB71FE" w:rsidRPr="003B0AB3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  <w:rPrChange w:id="14" w:author="Palacherla, Susmitha C (NONUS)" w:date="2019-08-07T16:54:00Z">
                  <w:rPr/>
                </w:rPrChange>
              </w:rPr>
            </w:pPr>
            <w:r w:rsidRPr="003B0AB3">
              <w:rPr>
                <w:sz w:val="22"/>
                <w:szCs w:val="22"/>
                <w:rPrChange w:id="15" w:author="Palacherla, Susmitha C (NONUS)" w:date="2019-08-07T16:54:00Z">
                  <w:rPr>
                    <w:rFonts w:ascii="Times New Roman (PCL6)" w:hAnsi="Times New Roman (PCL6)"/>
                  </w:rPr>
                </w:rPrChange>
              </w:rPr>
              <w:t>TFS 13332 – Initial revision. Quality Now Feed Load</w:t>
            </w:r>
          </w:p>
        </w:tc>
        <w:tc>
          <w:tcPr>
            <w:tcW w:w="2183" w:type="dxa"/>
            <w:tcPrChange w:id="16" w:author="Palacherla, Susmitha C (NONUS)" w:date="2019-08-07T16:53:00Z">
              <w:tcPr>
                <w:tcW w:w="2543" w:type="dxa"/>
              </w:tcPr>
            </w:tcPrChange>
          </w:tcPr>
          <w:p w:rsidR="00BB71FE" w:rsidRPr="003B0AB3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  <w:rPrChange w:id="17" w:author="Palacherla, Susmitha C (NONUS)" w:date="2019-08-07T16:54:00Z">
                  <w:rPr/>
                </w:rPrChange>
              </w:rPr>
            </w:pPr>
            <w:r w:rsidRPr="003B0AB3">
              <w:rPr>
                <w:sz w:val="22"/>
                <w:szCs w:val="22"/>
                <w:rPrChange w:id="18" w:author="Palacherla, Susmitha C (NONUS)" w:date="2019-08-07T16:54:00Z">
                  <w:rPr/>
                </w:rPrChange>
              </w:rPr>
              <w:t>Susmitha Palacherla</w:t>
            </w:r>
          </w:p>
        </w:tc>
      </w:tr>
      <w:tr w:rsidR="008D6EFB" w:rsidRPr="001D6CCE" w:rsidTr="003B0AB3">
        <w:tc>
          <w:tcPr>
            <w:tcW w:w="1440" w:type="dxa"/>
            <w:tcPrChange w:id="19" w:author="Palacherla, Susmitha C (NONUS)" w:date="2019-08-07T16:53:00Z">
              <w:tcPr>
                <w:tcW w:w="1440" w:type="dxa"/>
              </w:tcPr>
            </w:tcPrChange>
          </w:tcPr>
          <w:p w:rsidR="008D6EFB" w:rsidRPr="003B0AB3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  <w:rPrChange w:id="20" w:author="Palacherla, Susmitha C (NONUS)" w:date="2019-08-07T16:54:00Z">
                  <w:rPr>
                    <w:rFonts w:asciiTheme="minorHAnsi" w:hAnsiTheme="minorHAnsi"/>
                    <w:sz w:val="20"/>
                  </w:rPr>
                </w:rPrChange>
              </w:rPr>
            </w:pPr>
            <w:r w:rsidRPr="003B0AB3">
              <w:rPr>
                <w:sz w:val="22"/>
                <w:szCs w:val="22"/>
                <w:rPrChange w:id="21" w:author="Palacherla, Susmitha C (NONUS)" w:date="2019-08-07T16:54:00Z">
                  <w:rPr/>
                </w:rPrChange>
              </w:rPr>
              <w:t>07/10/2019</w:t>
            </w:r>
          </w:p>
        </w:tc>
        <w:tc>
          <w:tcPr>
            <w:tcW w:w="5845" w:type="dxa"/>
            <w:tcPrChange w:id="22" w:author="Palacherla, Susmitha C (NONUS)" w:date="2019-08-07T16:53:00Z">
              <w:tcPr>
                <w:tcW w:w="5485" w:type="dxa"/>
              </w:tcPr>
            </w:tcPrChange>
          </w:tcPr>
          <w:p w:rsidR="008D6EFB" w:rsidRPr="003B0AB3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  <w:rPrChange w:id="23" w:author="Palacherla, Susmitha C (NONUS)" w:date="2019-08-07T16:54:00Z">
                  <w:rPr>
                    <w:rFonts w:asciiTheme="minorHAnsi" w:hAnsiTheme="minorHAnsi"/>
                    <w:sz w:val="20"/>
                  </w:rPr>
                </w:rPrChange>
              </w:rPr>
            </w:pPr>
            <w:r w:rsidRPr="003B0AB3">
              <w:rPr>
                <w:sz w:val="22"/>
                <w:szCs w:val="22"/>
                <w:rPrChange w:id="24" w:author="Palacherla, Susmitha C (NONUS)" w:date="2019-08-07T16:54:00Z">
                  <w:rPr/>
                </w:rPrChange>
              </w:rPr>
              <w:t>TFS 14706 - Switch smtpout.gdit.com to ironport.maximus.com</w:t>
            </w:r>
          </w:p>
        </w:tc>
        <w:tc>
          <w:tcPr>
            <w:tcW w:w="2183" w:type="dxa"/>
            <w:tcPrChange w:id="25" w:author="Palacherla, Susmitha C (NONUS)" w:date="2019-08-07T16:53:00Z">
              <w:tcPr>
                <w:tcW w:w="2543" w:type="dxa"/>
              </w:tcPr>
            </w:tcPrChange>
          </w:tcPr>
          <w:p w:rsidR="008D6EFB" w:rsidRPr="003B0AB3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  <w:rPrChange w:id="26" w:author="Palacherla, Susmitha C (NONUS)" w:date="2019-08-07T16:54:00Z">
                  <w:rPr>
                    <w:rFonts w:asciiTheme="minorHAnsi" w:hAnsiTheme="minorHAnsi"/>
                    <w:sz w:val="20"/>
                  </w:rPr>
                </w:rPrChange>
              </w:rPr>
            </w:pPr>
            <w:r w:rsidRPr="003B0AB3">
              <w:rPr>
                <w:sz w:val="22"/>
                <w:szCs w:val="22"/>
                <w:rPrChange w:id="27" w:author="Palacherla, Susmitha C (NONUS)" w:date="2019-08-07T16:54:00Z">
                  <w:rPr/>
                </w:rPrChange>
              </w:rPr>
              <w:t>Susmitha Palacherla</w:t>
            </w:r>
          </w:p>
        </w:tc>
      </w:tr>
      <w:tr w:rsidR="009F2A51" w:rsidRPr="001D6CCE" w:rsidTr="003B0AB3">
        <w:tc>
          <w:tcPr>
            <w:tcW w:w="1440" w:type="dxa"/>
            <w:tcPrChange w:id="28" w:author="Palacherla, Susmitha C (NONUS)" w:date="2019-08-07T16:53:00Z">
              <w:tcPr>
                <w:tcW w:w="1440" w:type="dxa"/>
              </w:tcPr>
            </w:tcPrChange>
          </w:tcPr>
          <w:p w:rsidR="009F2A51" w:rsidRPr="001D6CCE" w:rsidRDefault="003B0AB3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29" w:author="Palacherla, Susmitha C (NONUS)" w:date="2019-08-07T16:53:00Z">
              <w:r>
                <w:rPr>
                  <w:sz w:val="22"/>
                  <w:szCs w:val="22"/>
                </w:rPr>
                <w:t>08/07/2019</w:t>
              </w:r>
            </w:ins>
          </w:p>
        </w:tc>
        <w:tc>
          <w:tcPr>
            <w:tcW w:w="5845" w:type="dxa"/>
            <w:tcPrChange w:id="30" w:author="Palacherla, Susmitha C (NONUS)" w:date="2019-08-07T16:53:00Z">
              <w:tcPr>
                <w:tcW w:w="5485" w:type="dxa"/>
              </w:tcPr>
            </w:tcPrChange>
          </w:tcPr>
          <w:p w:rsidR="009F2A51" w:rsidRPr="001D6CCE" w:rsidRDefault="003B0AB3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31" w:author="Palacherla, Susmitha C (NONUS)" w:date="2019-08-07T16:53:00Z">
              <w:r w:rsidRPr="003B0AB3">
                <w:rPr>
                  <w:sz w:val="22"/>
                  <w:szCs w:val="22"/>
                </w:rPr>
                <w:t>TFS 15058 – Changes to QN Evaluations for September 1st</w:t>
              </w:r>
            </w:ins>
          </w:p>
        </w:tc>
        <w:tc>
          <w:tcPr>
            <w:tcW w:w="2183" w:type="dxa"/>
            <w:vAlign w:val="bottom"/>
            <w:tcPrChange w:id="32" w:author="Palacherla, Susmitha C (NONUS)" w:date="2019-08-07T16:53:00Z">
              <w:tcPr>
                <w:tcW w:w="2543" w:type="dxa"/>
                <w:vAlign w:val="bottom"/>
              </w:tcPr>
            </w:tcPrChange>
          </w:tcPr>
          <w:p w:rsidR="009F2A51" w:rsidRPr="001D6CCE" w:rsidRDefault="003B0AB3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ins w:id="33" w:author="Palacherla, Susmitha C (NONUS)" w:date="2019-08-07T16:53:00Z">
              <w:r>
                <w:rPr>
                  <w:sz w:val="22"/>
                  <w:szCs w:val="22"/>
                </w:rPr>
                <w:t>Susmitha Palacherla</w:t>
              </w:r>
            </w:ins>
          </w:p>
        </w:tc>
      </w:tr>
      <w:tr w:rsidR="009F2A51" w:rsidRPr="001D6CCE" w:rsidTr="003B0AB3">
        <w:tc>
          <w:tcPr>
            <w:tcW w:w="1440" w:type="dxa"/>
            <w:tcPrChange w:id="34" w:author="Palacherla, Susmitha C (NONUS)" w:date="2019-08-07T16:53:00Z">
              <w:tcPr>
                <w:tcW w:w="1440" w:type="dxa"/>
              </w:tcPr>
            </w:tcPrChange>
          </w:tcPr>
          <w:p w:rsidR="009F2A51" w:rsidRPr="001D6CCE" w:rsidRDefault="009F2A5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  <w:tcPrChange w:id="35" w:author="Palacherla, Susmitha C (NONUS)" w:date="2019-08-07T16:53:00Z">
              <w:tcPr>
                <w:tcW w:w="5485" w:type="dxa"/>
              </w:tcPr>
            </w:tcPrChange>
          </w:tcPr>
          <w:p w:rsidR="00997A45" w:rsidRPr="001D6CCE" w:rsidRDefault="00997A45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tcPrChange w:id="36" w:author="Palacherla, Susmitha C (NONUS)" w:date="2019-08-07T16:53:00Z">
              <w:tcPr>
                <w:tcW w:w="2543" w:type="dxa"/>
              </w:tcPr>
            </w:tcPrChange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B63D5F" w:rsidRPr="001D6CCE" w:rsidTr="003B0AB3">
        <w:tc>
          <w:tcPr>
            <w:tcW w:w="1440" w:type="dxa"/>
            <w:tcPrChange w:id="37" w:author="Palacherla, Susmitha C (NONUS)" w:date="2019-08-07T16:53:00Z">
              <w:tcPr>
                <w:tcW w:w="1440" w:type="dxa"/>
              </w:tcPr>
            </w:tcPrChange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  <w:tcPrChange w:id="38" w:author="Palacherla, Susmitha C (NONUS)" w:date="2019-08-07T16:53:00Z">
              <w:tcPr>
                <w:tcW w:w="5485" w:type="dxa"/>
              </w:tcPr>
            </w:tcPrChange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vAlign w:val="bottom"/>
            <w:tcPrChange w:id="39" w:author="Palacherla, Susmitha C (NONUS)" w:date="2019-08-07T16:53:00Z">
              <w:tcPr>
                <w:tcW w:w="2543" w:type="dxa"/>
                <w:vAlign w:val="bottom"/>
              </w:tcPr>
            </w:tcPrChange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3B0AB3">
        <w:tc>
          <w:tcPr>
            <w:tcW w:w="1440" w:type="dxa"/>
            <w:tcPrChange w:id="40" w:author="Palacherla, Susmitha C (NONUS)" w:date="2019-08-07T16:53:00Z">
              <w:tcPr>
                <w:tcW w:w="1440" w:type="dxa"/>
              </w:tcPr>
            </w:tcPrChange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  <w:tcPrChange w:id="41" w:author="Palacherla, Susmitha C (NONUS)" w:date="2019-08-07T16:53:00Z">
              <w:tcPr>
                <w:tcW w:w="5485" w:type="dxa"/>
              </w:tcPr>
            </w:tcPrChange>
          </w:tcPr>
          <w:p w:rsidR="009F2A51" w:rsidRPr="001D6CCE" w:rsidRDefault="009F2A51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tcPrChange w:id="42" w:author="Palacherla, Susmitha C (NONUS)" w:date="2019-08-07T16:53:00Z">
              <w:tcPr>
                <w:tcW w:w="2543" w:type="dxa"/>
              </w:tcPr>
            </w:tcPrChange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DA5AD6" w:rsidRPr="001D6CCE" w:rsidTr="003B0AB3">
        <w:tc>
          <w:tcPr>
            <w:tcW w:w="1440" w:type="dxa"/>
            <w:tcPrChange w:id="43" w:author="Palacherla, Susmitha C (NONUS)" w:date="2019-08-07T16:53:00Z">
              <w:tcPr>
                <w:tcW w:w="1440" w:type="dxa"/>
              </w:tcPr>
            </w:tcPrChange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  <w:tcPrChange w:id="44" w:author="Palacherla, Susmitha C (NONUS)" w:date="2019-08-07T16:53:00Z">
              <w:tcPr>
                <w:tcW w:w="5485" w:type="dxa"/>
              </w:tcPr>
            </w:tcPrChange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tcPrChange w:id="45" w:author="Palacherla, Susmitha C (NONUS)" w:date="2019-08-07T16:53:00Z">
              <w:tcPr>
                <w:tcW w:w="2543" w:type="dxa"/>
              </w:tcPr>
            </w:tcPrChange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5C3A7B" w:rsidRPr="001D6CCE" w:rsidTr="003B0AB3">
        <w:tc>
          <w:tcPr>
            <w:tcW w:w="1440" w:type="dxa"/>
            <w:tcPrChange w:id="46" w:author="Palacherla, Susmitha C (NONUS)" w:date="2019-08-07T16:53:00Z">
              <w:tcPr>
                <w:tcW w:w="1440" w:type="dxa"/>
              </w:tcPr>
            </w:tcPrChange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  <w:tcPrChange w:id="47" w:author="Palacherla, Susmitha C (NONUS)" w:date="2019-08-07T16:53:00Z">
              <w:tcPr>
                <w:tcW w:w="5485" w:type="dxa"/>
              </w:tcPr>
            </w:tcPrChange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tcPrChange w:id="48" w:author="Palacherla, Susmitha C (NONUS)" w:date="2019-08-07T16:53:00Z">
              <w:tcPr>
                <w:tcW w:w="2543" w:type="dxa"/>
              </w:tcPr>
            </w:tcPrChange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49" w:name="_Toc434743870"/>
      <w:r w:rsidRPr="002431EB">
        <w:br w:type="page"/>
      </w:r>
      <w:bookmarkEnd w:id="49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7D3F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506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_Toc4511506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3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_Toc4511513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11514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_Toc4511514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Destination Tables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Config File(s)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3B0AB3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2.6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0" w:name="_Toc4511506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50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1" w:name="_Toc4511507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51"/>
    </w:p>
    <w:p w:rsidR="00CD59BF" w:rsidRDefault="00A47122" w:rsidP="00CD59BF">
      <w:pPr>
        <w:autoSpaceDE w:val="0"/>
        <w:autoSpaceDN w:val="0"/>
        <w:adjustRightInd w:val="0"/>
        <w:spacing w:line="240" w:lineRule="auto"/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CD59BF" w:rsidRPr="00CD59BF">
        <w:rPr>
          <w:rFonts w:ascii="Times New Roman" w:hAnsi="Times New Roman"/>
          <w:color w:val="000000" w:themeColor="text1"/>
        </w:rPr>
        <w:t xml:space="preserve">This is the feed of Quality Now evaluations from the Quality system. Evaluations are grouped into batches and sent over from IQS to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when the minimum batch threshold is reached. For each batch of evaluations in the feed file only one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is created and defaults to Pending Supervisor Review. Details evaluations are stored in a separate detail table. The </w:t>
      </w:r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follows the regular workflow.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2" w:name="_Toc4511508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52"/>
    </w:p>
    <w:p w:rsidR="002C3B04" w:rsidRPr="00822AA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BB71FE">
        <w:rPr>
          <w:rFonts w:ascii="Times New Roman" w:hAnsi="Times New Roman"/>
          <w:color w:val="000000" w:themeColor="text1"/>
        </w:rPr>
        <w:t xml:space="preserve"> Now </w:t>
      </w:r>
      <w:r w:rsidR="0094076B" w:rsidRPr="001D6CCE">
        <w:rPr>
          <w:rFonts w:ascii="Times New Roman" w:hAnsi="Times New Roman"/>
          <w:color w:val="000000" w:themeColor="text1"/>
        </w:rPr>
        <w:t>feed</w:t>
      </w:r>
      <w:r w:rsidR="00BB71FE">
        <w:rPr>
          <w:rFonts w:ascii="Times New Roman" w:hAnsi="Times New Roman"/>
          <w:color w:val="000000" w:themeColor="text1"/>
        </w:rPr>
        <w:t xml:space="preserve">’ that will be provided from the IQS system which will in turn get the data from the CMT application. The Quality Now evaluations will be grouped by batches of a predetermined number. All logic to identify a valid batch and its status will be handled at either the CMT and or IQS systems and </w:t>
      </w:r>
      <w:proofErr w:type="gramStart"/>
      <w:r w:rsidR="00BB71FE">
        <w:rPr>
          <w:rFonts w:ascii="Times New Roman" w:hAnsi="Times New Roman"/>
          <w:color w:val="000000" w:themeColor="text1"/>
        </w:rPr>
        <w:t>eCL</w:t>
      </w:r>
      <w:proofErr w:type="gramEnd"/>
      <w:r w:rsidR="00BB71FE">
        <w:rPr>
          <w:rFonts w:ascii="Times New Roman" w:hAnsi="Times New Roman"/>
          <w:color w:val="000000" w:themeColor="text1"/>
        </w:rPr>
        <w:t xml:space="preserve"> will only receive batches and their status which will determine if an eCL will be created and or inactivated. </w:t>
      </w: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3" w:name="_Toc4511509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53"/>
    </w:p>
    <w:p w:rsidR="00CD59BF" w:rsidRDefault="00CD59BF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Source File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4" w:name="_Toc4511510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54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5" w:name="_Toc4511511"/>
      <w:r w:rsidRPr="001D6CCE">
        <w:rPr>
          <w:rFonts w:ascii="Times New Roman" w:hAnsi="Times New Roman" w:cs="Times New Roman"/>
          <w:color w:val="auto"/>
        </w:rPr>
        <w:t>Software</w:t>
      </w:r>
      <w:bookmarkEnd w:id="55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56" w:name="_Toc4511512"/>
      <w:r w:rsidRPr="001D6CCE">
        <w:rPr>
          <w:rFonts w:ascii="Times New Roman" w:hAnsi="Times New Roman" w:cs="Times New Roman"/>
          <w:color w:val="auto"/>
        </w:rPr>
        <w:t>Hardware</w:t>
      </w:r>
      <w:bookmarkEnd w:id="56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3B0AB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3B0AB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3B0AB3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7" w:name="_Toc4511513"/>
      <w:r w:rsidRPr="001D6CCE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57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253DE1">
        <w:rPr>
          <w:rFonts w:ascii="Times New Roman" w:hAnsi="Times New Roman"/>
          <w:color w:val="000000" w:themeColor="text1"/>
        </w:rPr>
        <w:t xml:space="preserve">Quality </w:t>
      </w:r>
      <w:proofErr w:type="spellStart"/>
      <w:r w:rsidR="00253DE1">
        <w:rPr>
          <w:rFonts w:ascii="Times New Roman" w:hAnsi="Times New Roman"/>
          <w:color w:val="000000" w:themeColor="text1"/>
        </w:rPr>
        <w:t>Now</w:t>
      </w:r>
      <w:r w:rsidRPr="001D6CCE">
        <w:rPr>
          <w:rFonts w:ascii="Times New Roman" w:hAnsi="Times New Roman"/>
          <w:color w:val="000000" w:themeColor="text1"/>
        </w:rPr>
        <w:t>records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58" w:name="_Toc4511514"/>
      <w:r w:rsidRPr="001D6CCE">
        <w:rPr>
          <w:rFonts w:ascii="Times New Roman" w:hAnsi="Times New Roman" w:cs="Times New Roman"/>
          <w:color w:val="auto"/>
        </w:rPr>
        <w:t>Details</w:t>
      </w:r>
      <w:bookmarkEnd w:id="58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9" w:name="_Toc387654370"/>
      <w:bookmarkStart w:id="60" w:name="_Toc387758815"/>
      <w:bookmarkStart w:id="61" w:name="_Toc387821326"/>
      <w:bookmarkStart w:id="62" w:name="_Toc387821375"/>
      <w:bookmarkStart w:id="63" w:name="_Toc430607220"/>
      <w:bookmarkStart w:id="64" w:name="_Toc430607321"/>
      <w:bookmarkStart w:id="65" w:name="_Toc430607359"/>
      <w:bookmarkStart w:id="66" w:name="_Toc503960634"/>
      <w:bookmarkStart w:id="67" w:name="_Toc4511078"/>
      <w:bookmarkStart w:id="68" w:name="_Toc4511515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69" w:name="_Toc387654371"/>
      <w:bookmarkStart w:id="70" w:name="_Toc387758816"/>
      <w:bookmarkStart w:id="71" w:name="_Toc387821327"/>
      <w:bookmarkStart w:id="72" w:name="_Toc387821376"/>
      <w:bookmarkStart w:id="73" w:name="_Toc430607221"/>
      <w:bookmarkStart w:id="74" w:name="_Toc430607322"/>
      <w:bookmarkStart w:id="75" w:name="_Toc430607360"/>
      <w:bookmarkStart w:id="76" w:name="_Toc503960635"/>
      <w:bookmarkStart w:id="77" w:name="_Toc4511079"/>
      <w:bookmarkStart w:id="78" w:name="_Toc4511516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9" w:name="_Toc451151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79"/>
    </w:p>
    <w:p w:rsidR="00381B5A" w:rsidRPr="001D6CCE" w:rsidRDefault="00CD59BF" w:rsidP="00381B5A">
      <w:pPr>
        <w:rPr>
          <w:rFonts w:ascii="Times New Roman" w:hAnsi="Times New Roman"/>
          <w:color w:val="000000" w:themeColor="text1"/>
        </w:rPr>
      </w:pPr>
      <w:r w:rsidRPr="00CD59BF">
        <w:rPr>
          <w:rFonts w:ascii="Times New Roman" w:hAnsi="Times New Roman"/>
          <w:color w:val="000000" w:themeColor="text1"/>
        </w:rPr>
        <w:t>eCL_QN_Scorecard_</w:t>
      </w:r>
      <w:proofErr w:type="gramStart"/>
      <w:r w:rsidRPr="00CD59BF">
        <w:rPr>
          <w:rFonts w:ascii="Times New Roman" w:hAnsi="Times New Roman"/>
          <w:color w:val="000000" w:themeColor="text1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CD59BF" w:rsidRPr="00371527">
          <w:rPr>
            <w:rStyle w:val="Hyperlink"/>
            <w:rFonts w:ascii="Times New Roman" w:hAnsi="Times New Roman"/>
          </w:rPr>
          <w:t>\\f3420-ecldbp01\data\Coaching\IQS\Dencrypt_Out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</w:t>
      </w:r>
      <w:r w:rsidR="00CD59BF" w:rsidRPr="00CD59BF">
        <w:rPr>
          <w:rFonts w:ascii="Times New Roman" w:hAnsi="Times New Roman"/>
          <w:color w:val="000000" w:themeColor="text1"/>
        </w:rPr>
        <w:t>eCL_QN_Scorecard_yyyymmdd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CD59BF">
        <w:rPr>
          <w:rFonts w:ascii="Times New Roman" w:hAnsi="Times New Roman"/>
        </w:rPr>
        <w:t>Daily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arrival time: </w:t>
      </w:r>
      <w:r w:rsidR="00CD59BF">
        <w:rPr>
          <w:rFonts w:ascii="Times New Roman" w:hAnsi="Times New Roman"/>
        </w:rPr>
        <w:t>8:00 AM EST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Table</w:t>
      </w:r>
      <w:r w:rsidR="00CD59BF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: </w:t>
      </w:r>
      <w:r w:rsidR="00E64317" w:rsidRPr="001D6CCE">
        <w:rPr>
          <w:rFonts w:ascii="Times New Roman" w:hAnsi="Times New Roman"/>
        </w:rPr>
        <w:t>Coaching_Log and Coaching_Log_Reason</w:t>
      </w:r>
    </w:p>
    <w:p w:rsidR="00C74EEA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A07CCD" w:rsidRDefault="00253DE1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80" w:name="_Toc4511518"/>
      <w:r>
        <w:rPr>
          <w:rFonts w:ascii="Times New Roman" w:hAnsi="Times New Roman" w:cs="Times New Roman"/>
          <w:color w:val="auto"/>
          <w:sz w:val="22"/>
          <w:szCs w:val="22"/>
        </w:rPr>
        <w:t xml:space="preserve">Destination </w:t>
      </w:r>
      <w:r w:rsidR="00A07CCD" w:rsidRPr="00A07CCD">
        <w:rPr>
          <w:rFonts w:ascii="Times New Roman" w:hAnsi="Times New Roman" w:cs="Times New Roman"/>
          <w:color w:val="auto"/>
          <w:sz w:val="22"/>
          <w:szCs w:val="22"/>
        </w:rPr>
        <w:t>Tables</w:t>
      </w:r>
      <w:bookmarkEnd w:id="80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A07CCD" w:rsidRPr="001D6CCE" w:rsidTr="00253DE1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Quality_Now_Coaching_Stage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the fact tables.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Quality_Now_Coaching_Rejected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fact</w:t>
            </w:r>
            <w:r w:rsidRPr="001D6CCE">
              <w:rPr>
                <w:rFonts w:ascii="Times New Roman" w:hAnsi="Times New Roman"/>
              </w:rPr>
              <w:t xml:space="preserve"> table</w:t>
            </w:r>
            <w:r w:rsidR="00253DE1">
              <w:rPr>
                <w:rFonts w:ascii="Times New Roman" w:hAnsi="Times New Roman"/>
              </w:rPr>
              <w:t>s</w:t>
            </w:r>
            <w:r w:rsidRPr="001D6CCE">
              <w:rPr>
                <w:rFonts w:ascii="Times New Roman" w:hAnsi="Times New Roman"/>
              </w:rPr>
              <w:t xml:space="preserve">. Logs </w:t>
            </w:r>
            <w:r w:rsidR="00253DE1">
              <w:rPr>
                <w:rFonts w:ascii="Times New Roman" w:hAnsi="Times New Roman"/>
              </w:rPr>
              <w:t>can be rejected if an active employee with appropriate role is not found or if logs violate business rules like having non unique batch attributes.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A07CCD" w:rsidRPr="001D6CCE">
              <w:rPr>
                <w:rFonts w:ascii="Times New Roman" w:hAnsi="Times New Roman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Quality_Now_FileList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>file name</w:t>
            </w:r>
            <w:r w:rsidR="00253DE1">
              <w:rPr>
                <w:rFonts w:ascii="Times New Roman" w:hAnsi="Times New Roman"/>
              </w:rPr>
              <w:t>, counts</w:t>
            </w:r>
            <w:r w:rsidRPr="001D6CCE">
              <w:rPr>
                <w:rFonts w:ascii="Times New Roman" w:hAnsi="Times New Roman"/>
              </w:rPr>
              <w:t xml:space="preserve"> an</w:t>
            </w:r>
            <w:r w:rsidR="00253DE1">
              <w:rPr>
                <w:rFonts w:ascii="Times New Roman" w:hAnsi="Times New Roman"/>
              </w:rPr>
              <w:t>d load dates</w:t>
            </w:r>
          </w:p>
        </w:tc>
      </w:tr>
      <w:tr w:rsidR="00253DE1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53DE1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>
              <w:t>Co</w:t>
            </w:r>
            <w:r w:rsidRPr="00D55197">
              <w:rPr>
                <w:rFonts w:ascii="Times New Roman" w:hAnsi="Times New Roman"/>
              </w:rPr>
              <w:t>aching_Log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r w:rsidRPr="00D55197">
              <w:rPr>
                <w:rFonts w:ascii="Times New Roman" w:hAnsi="Times New Roman"/>
              </w:rPr>
              <w:t>Coaching_Log_Reason</w:t>
            </w:r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Coaching_Log_Quality_Now_Evaluations</w:t>
            </w:r>
            <w:proofErr w:type="spellEnd"/>
          </w:p>
          <w:p w:rsidR="00253DE1" w:rsidRDefault="00253DE1" w:rsidP="00253DE1">
            <w:pPr>
              <w:autoSpaceDE w:val="0"/>
              <w:autoSpaceDN w:val="0"/>
              <w:adjustRightInd w:val="0"/>
              <w:spacing w:line="240" w:lineRule="auto"/>
              <w:ind w:left="1584"/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53DE1" w:rsidRPr="001D6CCE" w:rsidRDefault="00D55197" w:rsidP="00253DE1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Fact tables where the created ecl and its related attributes like the Coaching Reason and Evaluation details are stored.</w:t>
            </w: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tbl>
      <w:tblPr>
        <w:tblStyle w:val="TableGrid"/>
        <w:tblW w:w="9468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158"/>
        <w:gridCol w:w="2880"/>
        <w:gridCol w:w="2430"/>
        <w:tblGridChange w:id="81">
          <w:tblGrid>
            <w:gridCol w:w="4158"/>
            <w:gridCol w:w="2880"/>
            <w:gridCol w:w="180"/>
            <w:gridCol w:w="2250"/>
          </w:tblGrid>
        </w:tblGridChange>
      </w:tblGrid>
      <w:tr w:rsidR="00D55197" w:rsidTr="00D55197">
        <w:trPr>
          <w:trHeight w:val="288"/>
        </w:trPr>
        <w:tc>
          <w:tcPr>
            <w:tcW w:w="4158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Feed Element</w:t>
            </w:r>
          </w:p>
        </w:tc>
        <w:tc>
          <w:tcPr>
            <w:tcW w:w="288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Coaching_Log</w:t>
            </w:r>
          </w:p>
        </w:tc>
        <w:tc>
          <w:tcPr>
            <w:tcW w:w="243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QN Batch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Default="00D55197" w:rsidP="00113F3B">
            <w:r>
              <w:t>QN Batch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QNBatchStatus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CSR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EmpID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Evaluation Site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SiteID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Site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E22C56" w:rsidRDefault="00D55197" w:rsidP="00113F3B">
            <w:r w:rsidRPr="00B86A8A">
              <w:t>Supervisor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SupID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Manager Emp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MgID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Source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SourceID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Source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Strengths/Opportunities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QNStrengthsOpportunities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/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Pr="00B86A8A" w:rsidRDefault="00D55197" w:rsidP="00113F3B">
            <w:r>
              <w:t xml:space="preserve">For each evaluation record within a batch, the following will be present </w:t>
            </w: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Default="00D55197" w:rsidP="00113F3B"/>
        </w:tc>
      </w:tr>
      <w:tr w:rsidR="00D55197" w:rsidTr="00D55197">
        <w:trPr>
          <w:trHeight w:val="288"/>
        </w:trPr>
        <w:tc>
          <w:tcPr>
            <w:tcW w:w="4158" w:type="dxa"/>
            <w:shd w:val="clear" w:color="auto" w:fill="000000" w:themeFill="text1"/>
          </w:tcPr>
          <w:p w:rsidR="00D55197" w:rsidRDefault="00D55197" w:rsidP="00113F3B">
            <w:r>
              <w:t>Feed Element</w:t>
            </w:r>
          </w:p>
        </w:tc>
        <w:tc>
          <w:tcPr>
            <w:tcW w:w="2880" w:type="dxa"/>
            <w:shd w:val="clear" w:color="auto" w:fill="000000" w:themeFill="text1"/>
          </w:tcPr>
          <w:p w:rsidR="00D55197" w:rsidRDefault="00D55197" w:rsidP="00113F3B">
            <w:proofErr w:type="spellStart"/>
            <w:r w:rsidRPr="008C0B02">
              <w:t>Coaching_Log_Quality_Now_Evaluations</w:t>
            </w:r>
            <w:proofErr w:type="spellEnd"/>
          </w:p>
        </w:tc>
        <w:tc>
          <w:tcPr>
            <w:tcW w:w="2430" w:type="dxa"/>
            <w:shd w:val="clear" w:color="auto" w:fill="000000" w:themeFill="text1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ID</w:t>
            </w:r>
          </w:p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Date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Eval_Date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lastRenderedPageBreak/>
              <w:t>Evaluator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Evaluator_ID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Call Date / Time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Call_Date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D55197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Journal File Number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Journal_ID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Active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EvalStatus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Summary of Caller's Issues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Summary_CallerIssues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Program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Program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Form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VerintFormName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Coaching Monitor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isCoachingMonitor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Business_Process_Reason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Business_Process_Reason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Business_Process_Comment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Business_Process_Comment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Info_Accuracy_Reason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Privacy_Disclaimers_Reason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3B0AB3">
        <w:tblPrEx>
          <w:tblW w:w="9468" w:type="dxa"/>
          <w:tblInd w:w="-113" w:type="dxa"/>
          <w:tblLayout w:type="fixed"/>
          <w:tblPrExChange w:id="82" w:author="Palacherla, Susmitha C (NONUS)" w:date="2019-08-07T16:55:00Z">
            <w:tblPrEx>
              <w:tblW w:w="9468" w:type="dxa"/>
              <w:tblInd w:w="-113" w:type="dxa"/>
              <w:tblLayout w:type="fixed"/>
            </w:tblPrEx>
          </w:tblPrExChange>
        </w:tblPrEx>
        <w:trPr>
          <w:trHeight w:val="288"/>
          <w:trPrChange w:id="83" w:author="Palacherla, Susmitha C (NONUS)" w:date="2019-08-07T16:55:00Z">
            <w:trPr>
              <w:trHeight w:val="288"/>
            </w:trPr>
          </w:trPrChange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84" w:author="Palacherla, Susmitha C (NONUS)" w:date="2019-08-07T16:55:00Z">
              <w:tcPr>
                <w:tcW w:w="415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  <w:tcPrChange w:id="85" w:author="Palacherla, Susmitha C (NONUS)" w:date="2019-08-07T16:55:00Z">
              <w:tcPr>
                <w:tcW w:w="3060" w:type="dxa"/>
                <w:gridSpan w:val="2"/>
                <w:tcBorders>
                  <w:bottom w:val="single" w:sz="4" w:space="0" w:color="auto"/>
                </w:tcBorders>
              </w:tcPr>
            </w:tcPrChange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  <w:tcPrChange w:id="86" w:author="Palacherla, Susmitha C (NONUS)" w:date="2019-08-07T16:55:00Z">
              <w:tcPr>
                <w:tcW w:w="2250" w:type="dxa"/>
                <w:tcBorders>
                  <w:bottom w:val="single" w:sz="4" w:space="0" w:color="auto"/>
                </w:tcBorders>
              </w:tcPr>
            </w:tcPrChange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Personality_Flexing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Personality_Flexing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lastRenderedPageBreak/>
              <w:t>Personality_Flexing_Comment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 </w:t>
            </w:r>
            <w:proofErr w:type="spellStart"/>
            <w:r w:rsidRPr="00BC5BD0">
              <w:t>Personality_Flexing_Comment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Customer_Temp_End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Customer_Temp_End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bottom w:val="single" w:sz="4" w:space="0" w:color="auto"/>
            </w:tcBorders>
          </w:tcPr>
          <w:p w:rsidR="00D55197" w:rsidRPr="00BC5BD0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Customer_Temp_End</w:t>
            </w:r>
            <w:r w:rsidRPr="009E6A02">
              <w:t>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</w:t>
            </w:r>
            <w:r w:rsidRPr="00BC5BD0">
              <w:t>ustomer_Temp_End_Comment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D55197" w:rsidRDefault="00A07CCD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87" w:name="_Toc4511519"/>
      <w:r w:rsidRPr="00A07CCD">
        <w:rPr>
          <w:rFonts w:ascii="Times New Roman" w:hAnsi="Times New Roman" w:cs="Times New Roman"/>
          <w:color w:val="auto"/>
          <w:sz w:val="22"/>
          <w:szCs w:val="22"/>
        </w:rPr>
        <w:t>Procedures</w:t>
      </w:r>
      <w:bookmarkEnd w:id="87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5365"/>
      </w:tblGrid>
      <w:tr w:rsidR="00D55197" w:rsidRPr="001D6CCE" w:rsidTr="00A471EB">
        <w:trPr>
          <w:trHeight w:val="288"/>
          <w:tblHeader/>
        </w:trPr>
        <w:tc>
          <w:tcPr>
            <w:tcW w:w="745" w:type="dxa"/>
            <w:shd w:val="clear" w:color="auto" w:fill="E6E6E6"/>
          </w:tcPr>
          <w:p w:rsidR="00D55197" w:rsidRPr="001D6CCE" w:rsidRDefault="00D55197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5365" w:type="dxa"/>
            <w:shd w:val="clear" w:color="auto" w:fill="E6E6E6"/>
            <w:noWrap/>
            <w:vAlign w:val="center"/>
          </w:tcPr>
          <w:p w:rsidR="00D55197" w:rsidRPr="001D6CCE" w:rsidRDefault="00D55197" w:rsidP="00D55197">
            <w:pPr>
              <w:keepNext/>
              <w:keepLines/>
              <w:spacing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88" w:name="_Toc4406139"/>
            <w:proofErr w:type="spellStart"/>
            <w:r w:rsidRPr="00D55197">
              <w:rPr>
                <w:rFonts w:ascii="Times New Roman" w:hAnsi="Times New Roman"/>
              </w:rPr>
              <w:t>sp_InsertInto_Coaching_Log_Quality_Now</w:t>
            </w:r>
            <w:bookmarkEnd w:id="88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89" w:name="_Toc4406140"/>
            <w:proofErr w:type="spellStart"/>
            <w:r w:rsidRPr="00D55197">
              <w:rPr>
                <w:rFonts w:ascii="Times New Roman" w:hAnsi="Times New Roman"/>
              </w:rPr>
              <w:t>sp_InsertInto_Quality_Now_Rejected</w:t>
            </w:r>
            <w:bookmarkEnd w:id="89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90" w:name="_Toc4406141"/>
            <w:proofErr w:type="spellStart"/>
            <w:r w:rsidRPr="00D55197">
              <w:rPr>
                <w:rFonts w:ascii="Times New Roman" w:hAnsi="Times New Roman"/>
              </w:rPr>
              <w:t>sp_Update_Coaching_Log_Quality_Now</w:t>
            </w:r>
            <w:bookmarkEnd w:id="90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91" w:name="_Toc4406142"/>
            <w:proofErr w:type="spellStart"/>
            <w:r w:rsidRPr="00D55197">
              <w:rPr>
                <w:rFonts w:ascii="Times New Roman" w:hAnsi="Times New Roman"/>
              </w:rPr>
              <w:t>sp_SelectReviewFrom_Coaching_Log_Quality_Now</w:t>
            </w:r>
            <w:bookmarkEnd w:id="91"/>
            <w:proofErr w:type="spellEnd"/>
          </w:p>
        </w:tc>
      </w:tr>
    </w:tbl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55197" w:rsidRPr="001D6CCE" w:rsidRDefault="00D55197" w:rsidP="00D551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Procedure details </w:t>
      </w:r>
      <w:r w:rsidRPr="001D6CCE">
        <w:rPr>
          <w:rFonts w:ascii="Times New Roman" w:hAnsi="Times New Roman"/>
          <w:noProof/>
        </w:rPr>
        <w:t>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1D6CCE" w:rsidRDefault="00A07CCD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A07CCD" w:rsidRDefault="007B5133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92" w:name="_Toc4511520"/>
      <w:r w:rsidRPr="00A07CCD">
        <w:rPr>
          <w:rFonts w:ascii="Times New Roman" w:hAnsi="Times New Roman" w:cs="Times New Roman"/>
          <w:color w:val="auto"/>
          <w:sz w:val="22"/>
          <w:szCs w:val="22"/>
        </w:rPr>
        <w:t>SSIS Package</w:t>
      </w:r>
      <w:bookmarkEnd w:id="92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2367"/>
        <w:gridCol w:w="1145"/>
        <w:gridCol w:w="3827"/>
      </w:tblGrid>
      <w:tr w:rsidR="00E42C88" w:rsidRPr="001D6CCE" w:rsidTr="00187DC8">
        <w:tc>
          <w:tcPr>
            <w:tcW w:w="20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36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145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82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CCEmail</w:t>
            </w:r>
            <w:proofErr w:type="spellEnd"/>
          </w:p>
        </w:tc>
        <w:tc>
          <w:tcPr>
            <w:tcW w:w="2367" w:type="dxa"/>
          </w:tcPr>
          <w:p w:rsidR="009C5CC3" w:rsidRPr="00272E85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7362D2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Decrypte_</w:t>
            </w:r>
            <w:r w:rsidR="001F3C08">
              <w:rPr>
                <w:rFonts w:ascii="Times New Roman" w:hAnsi="Times New Roman"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</w:t>
            </w:r>
            <w:r w:rsidR="009C5CC3">
              <w:rPr>
                <w:rFonts w:ascii="Times New Roman" w:hAnsi="Times New Roman"/>
                <w:sz w:val="20"/>
                <w:szCs w:val="20"/>
              </w:rPr>
              <w:t>_</w:t>
            </w:r>
            <w:r>
              <w:rPr>
                <w:rFonts w:ascii="Times New Roman" w:hAnsi="Times New Roman"/>
                <w:sz w:val="20"/>
                <w:szCs w:val="20"/>
              </w:rPr>
              <w:t>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>
              <w:rPr>
                <w:rFonts w:ascii="Times New Roman" w:hAnsi="Times New Roman"/>
                <w:sz w:val="20"/>
                <w:szCs w:val="20"/>
              </w:rPr>
              <w:t>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Encrypte_Out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Encrypt_In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EncryptedFile</w:t>
            </w:r>
            <w:proofErr w:type="spellEnd"/>
          </w:p>
          <w:p w:rsidR="00187DC8" w:rsidRPr="001D6CCE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Pr="001D6CCE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Encrypt_Out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]+@[User::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csv.zip.encrypt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EncryptedFileexists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Pr="00CA5EB0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Boolean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FileName</w:t>
            </w:r>
          </w:p>
          <w:p w:rsidR="00187DC8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 xml:space="preserve">] + 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("yyyy",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()),2)+".csv"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eCL_QN_Scorecard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_</w:t>
            </w:r>
          </w:p>
        </w:tc>
      </w:tr>
      <w:tr w:rsidR="00187DC8" w:rsidRPr="001D6CCE" w:rsidTr="00187DC8">
        <w:trPr>
          <w:trHeight w:val="368"/>
        </w:trPr>
        <w:tc>
          <w:tcPr>
            <w:tcW w:w="2011" w:type="dxa"/>
          </w:tcPr>
          <w:p w:rsidR="00187DC8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FromEmail</w:t>
            </w:r>
            <w:proofErr w:type="spellEnd"/>
          </w:p>
        </w:tc>
        <w:tc>
          <w:tcPr>
            <w:tcW w:w="2367" w:type="dxa"/>
          </w:tcPr>
          <w:p w:rsidR="00187DC8" w:rsidRDefault="00187DC8" w:rsidP="00187DC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87DC8" w:rsidRDefault="00187DC8" w:rsidP="00187DC8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187DC8" w:rsidRPr="009C5CC3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DC8">
              <w:rPr>
                <w:rFonts w:ascii="Times New Roman" w:hAnsi="Times New Roman"/>
                <w:sz w:val="20"/>
                <w:szCs w:val="20"/>
              </w:rPr>
              <w:t>eCoachingDev@</w:t>
            </w:r>
            <w:r>
              <w:rPr>
                <w:rFonts w:ascii="Times New Roman" w:hAnsi="Times New Roman"/>
                <w:sz w:val="20"/>
                <w:szCs w:val="20"/>
              </w:rPr>
              <w:t>maximus</w:t>
            </w:r>
            <w:r w:rsidRPr="00187DC8">
              <w:rPr>
                <w:rFonts w:ascii="Times New Roman" w:hAnsi="Times New Roman"/>
                <w:sz w:val="20"/>
                <w:szCs w:val="20"/>
              </w:rPr>
              <w:t>.com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MailSubject</w:t>
            </w:r>
            <w:proofErr w:type="spellEnd"/>
          </w:p>
          <w:p w:rsidR="00187DC8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D03711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87DC8">
              <w:rPr>
                <w:rFonts w:ascii="Times New Roman" w:hAnsi="Times New Roman"/>
              </w:rPr>
              <w:t>"IQS QN Load failed in " +   @[User::</w:t>
            </w:r>
            <w:proofErr w:type="spellStart"/>
            <w:r w:rsidRPr="00187DC8">
              <w:rPr>
                <w:rFonts w:ascii="Times New Roman" w:hAnsi="Times New Roman"/>
              </w:rPr>
              <w:t>SystemName</w:t>
            </w:r>
            <w:proofErr w:type="spellEnd"/>
            <w:r w:rsidRPr="00187DC8">
              <w:rPr>
                <w:rFonts w:ascii="Times New Roman" w:hAnsi="Times New Roman"/>
              </w:rPr>
              <w:t>]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System</w:t>
            </w:r>
            <w:r w:rsidR="001F3C08" w:rsidRPr="00CA5EB0">
              <w:rPr>
                <w:rFonts w:ascii="Times New Roman" w:hAnsi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ToEmail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A471E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FA6FC6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QN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Default="00FA6FC6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Connection String </w:t>
      </w:r>
      <w:r w:rsidR="001F3C08">
        <w:rPr>
          <w:rFonts w:ascii="Times New Roman" w:hAnsi="Times New Roman"/>
        </w:rPr>
        <w:t xml:space="preserve">Expression: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@[</w:t>
      </w:r>
      <w:proofErr w:type="gramEnd"/>
      <w:r w:rsidRPr="00FA6FC6">
        <w:rPr>
          <w:rFonts w:ascii="Times New Roman" w:hAnsi="Times New Roman"/>
        </w:rPr>
        <w:t>User::</w:t>
      </w:r>
      <w:proofErr w:type="spellStart"/>
      <w:r w:rsidRPr="00FA6FC6">
        <w:rPr>
          <w:rFonts w:ascii="Times New Roman" w:hAnsi="Times New Roman"/>
        </w:rPr>
        <w:t>Decrypt_Out</w:t>
      </w:r>
      <w:proofErr w:type="spellEnd"/>
      <w:r w:rsidRPr="00FA6FC6">
        <w:rPr>
          <w:rFonts w:ascii="Times New Roman" w:hAnsi="Times New Roman"/>
        </w:rPr>
        <w:t>] +@[User::</w:t>
      </w:r>
      <w:proofErr w:type="spellStart"/>
      <w:r w:rsidRPr="00FA6FC6">
        <w:rPr>
          <w:rFonts w:ascii="Times New Roman" w:hAnsi="Times New Roman"/>
        </w:rPr>
        <w:t>FilePrefix</w:t>
      </w:r>
      <w:proofErr w:type="spellEnd"/>
      <w:r w:rsidRPr="00FA6FC6">
        <w:rPr>
          <w:rFonts w:ascii="Times New Roman" w:hAnsi="Times New Roman"/>
        </w:rPr>
        <w:t xml:space="preserve">] +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lastRenderedPageBreak/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FA6FC6" w:rsidRPr="00BB71F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()),2)+".csv"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1F3C08">
        <w:rPr>
          <w:noProof/>
        </w:rPr>
        <w:t xml:space="preserve"> </w:t>
      </w:r>
      <w:r w:rsidR="00FA6FC6">
        <w:rPr>
          <w:noProof/>
        </w:rPr>
        <w:t xml:space="preserve">           </w:t>
      </w:r>
      <w:r w:rsidR="00FA6FC6">
        <w:rPr>
          <w:noProof/>
        </w:rPr>
        <w:drawing>
          <wp:inline distT="0" distB="0" distL="0" distR="0" wp14:anchorId="47856DE4" wp14:editId="4206FA85">
            <wp:extent cx="2706624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C520EA9" wp14:editId="33093632">
            <wp:extent cx="3720326" cy="17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5181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FA6FC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87ED28" wp14:editId="580863F5">
            <wp:extent cx="347472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FA6FC6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lastRenderedPageBreak/>
        <w:t>Decrypt_In</w:t>
      </w:r>
      <w:proofErr w:type="spellEnd"/>
    </w:p>
    <w:p w:rsidR="00171192" w:rsidRPr="00BB71FE" w:rsidRDefault="001F3C08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Decrypt_In</w:t>
      </w:r>
      <w:proofErr w:type="spellEnd"/>
      <w:r w:rsidR="00FA6FC6" w:rsidRPr="00FA6FC6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FA6FC6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Encrypt_Out</w:t>
      </w:r>
      <w:proofErr w:type="spellEnd"/>
    </w:p>
    <w:p w:rsidR="00FA6FC6" w:rsidRPr="00FA6FC6" w:rsidRDefault="001F3C08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Encrypt_Out</w:t>
      </w:r>
      <w:proofErr w:type="spellEnd"/>
      <w:r w:rsidR="00FA6FC6" w:rsidRPr="00FA6FC6">
        <w:rPr>
          <w:rFonts w:ascii="Times New Roman" w:hAnsi="Times New Roman"/>
        </w:rPr>
        <w:t>]+@[User::</w:t>
      </w:r>
      <w:proofErr w:type="spellStart"/>
      <w:r w:rsidR="00FA6FC6" w:rsidRPr="00FA6FC6">
        <w:rPr>
          <w:rFonts w:ascii="Times New Roman" w:hAnsi="Times New Roman"/>
        </w:rPr>
        <w:t>FilePrefix</w:t>
      </w:r>
      <w:proofErr w:type="spellEnd"/>
      <w:r w:rsidR="00FA6FC6" w:rsidRPr="00FA6FC6">
        <w:rPr>
          <w:rFonts w:ascii="Times New Roman" w:hAnsi="Times New Roman"/>
        </w:rPr>
        <w:t>] 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"yyyy",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171192" w:rsidRPr="001D6CC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</w:t>
      </w:r>
      <w:proofErr w:type="spellStart"/>
      <w:r w:rsidRPr="00FA6FC6">
        <w:rPr>
          <w:rFonts w:ascii="Times New Roman" w:hAnsi="Times New Roman"/>
        </w:rPr>
        <w:t>csv.zip.encrypt</w:t>
      </w:r>
      <w:proofErr w:type="spellEnd"/>
      <w:r w:rsidRPr="00FA6FC6">
        <w:rPr>
          <w:rFonts w:ascii="Times New Roman" w:hAnsi="Times New Roman"/>
        </w:rPr>
        <w:t>"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8D6EFB" w:rsidRPr="00C57F4D" w:rsidRDefault="008D6EFB" w:rsidP="008D6EFB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Default="00A67A9C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Pr="001D6CCE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Default="00FA6FC6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Pr="001D6CCE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A471EB" w:rsidRPr="00A471EB" w:rsidRDefault="00A471EB" w:rsidP="00A471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FA6FC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792ABF48" wp14:editId="2BA1BE71">
            <wp:extent cx="3429000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:rsidR="007931F8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Logical </w:t>
      </w:r>
      <w:r w:rsidR="007931F8" w:rsidRPr="001D6CCE">
        <w:rPr>
          <w:rFonts w:ascii="Times New Roman" w:hAnsi="Times New Roman"/>
          <w:b/>
        </w:rPr>
        <w:t>Workflow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599"/>
        <w:gridCol w:w="2338"/>
        <w:gridCol w:w="2338"/>
      </w:tblGrid>
      <w:tr w:rsidR="00FB762C" w:rsidTr="00FB762C">
        <w:tc>
          <w:tcPr>
            <w:tcW w:w="1075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 #</w:t>
            </w:r>
          </w:p>
        </w:tc>
        <w:tc>
          <w:tcPr>
            <w:tcW w:w="3599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Task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Success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Failure</w:t>
            </w:r>
          </w:p>
        </w:tc>
      </w:tr>
      <w:tr w:rsidR="00FB762C" w:rsidTr="00FB762C">
        <w:tc>
          <w:tcPr>
            <w:tcW w:w="1075" w:type="dxa"/>
          </w:tcPr>
          <w:p w:rsidR="00FB762C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1.</w:t>
            </w:r>
          </w:p>
        </w:tc>
        <w:tc>
          <w:tcPr>
            <w:tcW w:w="3599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File Exists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Go to Next step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Not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Execute Send Mail Task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2.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Decrypt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3.</w:t>
            </w:r>
          </w:p>
        </w:tc>
        <w:tc>
          <w:tcPr>
            <w:tcW w:w="3599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Pause 3 seconds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Truncate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Staging table and reject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existing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8.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Logs 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FileList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Delete decrypted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FB762C">
        <w:tc>
          <w:tcPr>
            <w:tcW w:w="1075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599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</w:tbl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A471EB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Script task: Check If file exists</w:t>
      </w:r>
      <w:r w:rsidR="00522634">
        <w:rPr>
          <w:rFonts w:ascii="Times New Roman" w:hAnsi="Times New Roman"/>
          <w:b/>
        </w:rPr>
        <w:t xml:space="preserve"> Files</w:t>
      </w:r>
    </w:p>
    <w:p w:rsidR="00522634" w:rsidRDefault="00522634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0E82C81" wp14:editId="2600381E">
                  <wp:extent cx="5257800" cy="1828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A9C2EB3" wp14:editId="2F172369">
                  <wp:extent cx="4626864" cy="18288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System.IO;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ST_c8c2463bd5c3454d9df6e94c8922f66f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EncryptedFileExists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].Value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(file);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B284E" w:rsidRDefault="00EB284E" w:rsidP="00EB28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If User::EncryptedFileexists ==0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Then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Execute Send Mail Task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6581C1C2" wp14:editId="3E4CEE3D">
                  <wp:extent cx="5943600" cy="2011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621E46A" wp14:editId="306FD589">
                  <wp:extent cx="5943600" cy="18351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6BC01A" wp14:editId="246D3EFD">
                  <wp:extent cx="5343525" cy="20574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Pr="00BB71F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A63041" w:rsidRDefault="00A63041" w:rsidP="00A630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</w:t>
      </w: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3041" w:rsidTr="00A63041">
        <w:tc>
          <w:tcPr>
            <w:tcW w:w="9350" w:type="dxa"/>
          </w:tcPr>
          <w:p w:rsidR="00A63041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1F27329" wp14:editId="7128F7D3">
                  <wp:extent cx="4124325" cy="1657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3F6A882" wp14:editId="38FA0169">
                  <wp:extent cx="4443984" cy="2743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Script Task: Pause </w:t>
      </w:r>
    </w:p>
    <w:p w:rsidR="00032FD2" w:rsidRPr="00032FD2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120498A" wp14:editId="57EF1027">
                  <wp:extent cx="2609850" cy="13239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448E5B3" wp14:editId="0B29883B">
                  <wp:extent cx="4873752" cy="1828800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7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Introduction to the script task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The Script Task allows you to perform virtually any operation that can be accomplished in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.Net application within the context of an Integration Services control flow.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Expand the other regions which have "Help" prefixes for examples of specific ways to use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Integration Services features within this script task.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ST_193e5478e5864ef598e1c7f28cb71fb9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int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(int)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Sleep for 90 seconds  (*1000)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(3000);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Pr="001D6CCE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Task: Truncate Staging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42E3F1B" wp14:editId="50EA118D">
                  <wp:extent cx="4133850" cy="923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C7E360" wp14:editId="651929C1">
                  <wp:extent cx="4215384" cy="2743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3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Pr="001D6CCE" w:rsidRDefault="00AF0617" w:rsidP="00AF061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AF061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DFT: Load Staging table</w:t>
      </w: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F979F23" wp14:editId="703DABC5">
                  <wp:extent cx="4648200" cy="10382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AB1036" wp14:editId="16A05C06">
                  <wp:extent cx="2267712" cy="3657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1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50CDC03" wp14:editId="0985725A">
                  <wp:extent cx="4983480" cy="1828800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DE573B" wp14:editId="443401CA">
                  <wp:extent cx="1737360" cy="4572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03A49A" wp14:editId="2D399EEA">
                  <wp:extent cx="1463040" cy="548640"/>
                  <wp:effectExtent l="0" t="0" r="381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93" w:author="Palacherla, Susmitha C (NONUS)" w:date="2019-08-07T17:01:00Z">
              <w:r>
                <w:rPr>
                  <w:noProof/>
                </w:rPr>
                <w:lastRenderedPageBreak/>
                <w:drawing>
                  <wp:inline distT="0" distB="0" distL="0" distR="0" wp14:anchorId="0EB0E203" wp14:editId="2D75DD26">
                    <wp:extent cx="3282696" cy="4572000"/>
                    <wp:effectExtent l="0" t="0" r="0" b="0"/>
                    <wp:docPr id="2" name="Picture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3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82696" cy="4572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  <w:del w:id="94" w:author="Palacherla, Susmitha C (NONUS)" w:date="2019-08-07T17:01:00Z">
              <w:r w:rsidR="00AF0617" w:rsidDel="003B0AB3">
                <w:rPr>
                  <w:noProof/>
                </w:rPr>
                <w:drawing>
                  <wp:inline distT="0" distB="0" distL="0" distR="0" wp14:anchorId="4050E65D" wp14:editId="7D78B4B5">
                    <wp:extent cx="3493008" cy="4572000"/>
                    <wp:effectExtent l="0" t="0" r="0" b="0"/>
                    <wp:docPr id="56" name="Picture 56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93008" cy="45720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del>
          </w:p>
        </w:tc>
      </w:tr>
      <w:tr w:rsidR="00AF0617" w:rsidTr="00AF0617">
        <w:trPr>
          <w:trHeight w:val="260"/>
        </w:trPr>
        <w:tc>
          <w:tcPr>
            <w:tcW w:w="9350" w:type="dxa"/>
          </w:tcPr>
          <w:p w:rsidR="00AF0617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95" w:author="Palacherla, Susmitha C (NONUS)" w:date="2019-08-07T17:01:00Z">
              <w:r>
                <w:rPr>
                  <w:noProof/>
                </w:rPr>
                <w:drawing>
                  <wp:inline distT="0" distB="0" distL="0" distR="0" wp14:anchorId="2959782C" wp14:editId="493ACE26">
                    <wp:extent cx="3230880" cy="1828732"/>
                    <wp:effectExtent l="0" t="0" r="7620" b="635"/>
                    <wp:docPr id="3" name="Picture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3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37018" cy="1832206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597C02" wp14:editId="15BBBA11">
                  <wp:extent cx="4782312" cy="1828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3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E6EDF56" wp14:editId="5FEC5F13">
                  <wp:extent cx="4400550" cy="20764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7A22760" wp14:editId="2C3617D7">
                  <wp:extent cx="4050792" cy="2743200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7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35D0C1" wp14:editId="2AD8A197">
                  <wp:extent cx="4160520" cy="36576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31E" w:rsidRDefault="0069131E" w:rsidP="00A471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F7C294D" wp14:editId="294D8A94">
                  <wp:extent cx="3162300" cy="2741633"/>
                  <wp:effectExtent l="0" t="0" r="0" b="190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20" cy="275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96" w:name="_GoBack"/>
            <w:bookmarkEnd w:id="96"/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Staging table and Reject Records</w:t>
      </w: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A42F901" wp14:editId="6CD5267C">
                  <wp:extent cx="5076825" cy="116205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2D588B1" wp14:editId="327FFC40">
                  <wp:extent cx="4626864" cy="2743200"/>
                  <wp:effectExtent l="0" t="0" r="254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F3A627" wp14:editId="05B9EE1E">
                  <wp:extent cx="4965192" cy="1828800"/>
                  <wp:effectExtent l="0" t="0" r="698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lastRenderedPageBreak/>
        <w:t>SQLTask</w:t>
      </w:r>
      <w:proofErr w:type="spellEnd"/>
      <w:r>
        <w:rPr>
          <w:rFonts w:ascii="Times New Roman" w:hAnsi="Times New Roman"/>
          <w:b/>
        </w:rPr>
        <w:t>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814B40A" wp14:editId="49E6C6C5">
                  <wp:extent cx="3933825" cy="1304925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BB71557" wp14:editId="61E94653">
                  <wp:extent cx="3931920" cy="27432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65CF42C" wp14:editId="77100706">
                  <wp:extent cx="4965192" cy="1828800"/>
                  <wp:effectExtent l="0" t="0" r="698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Update Coaching_Log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D0CED40" wp14:editId="61D3BD49">
                  <wp:extent cx="4181475" cy="971550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7B35928" wp14:editId="05FD3930">
                  <wp:extent cx="4928616" cy="2743200"/>
                  <wp:effectExtent l="0" t="0" r="571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1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5797E93" wp14:editId="64DB24F9">
                  <wp:extent cx="5422392" cy="1828800"/>
                  <wp:effectExtent l="0" t="0" r="698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37BD8" w:rsidRDefault="00737BD8" w:rsidP="00737B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SQL Task: Load FileList Table</w:t>
      </w:r>
    </w:p>
    <w:p w:rsidR="00737BD8" w:rsidRDefault="00737BD8" w:rsidP="00737B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080731B" wp14:editId="6A2D60DC">
                  <wp:extent cx="4019550" cy="112395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9D53284" wp14:editId="0A38A521">
                  <wp:extent cx="4169664" cy="2743200"/>
                  <wp:effectExtent l="0" t="0" r="254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6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>INSERT INTO [EC].[</w:t>
            </w:r>
            <w:proofErr w:type="spellStart"/>
            <w:r w:rsidRPr="00737BD8">
              <w:rPr>
                <w:rFonts w:ascii="Times New Roman" w:hAnsi="Times New Roman"/>
              </w:rPr>
              <w:t>Quality_Now_FileList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([</w:t>
            </w:r>
            <w:proofErr w:type="spellStart"/>
            <w:r w:rsidRPr="00737BD8">
              <w:rPr>
                <w:rFonts w:ascii="Times New Roman" w:hAnsi="Times New Roman"/>
              </w:rPr>
              <w:t>File_Name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File_LoadDate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Count_Staged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,[</w:t>
            </w:r>
            <w:proofErr w:type="spellStart"/>
            <w:r w:rsidRPr="00737BD8">
              <w:rPr>
                <w:rFonts w:ascii="Times New Roman" w:hAnsi="Times New Roman"/>
              </w:rPr>
              <w:t>Count_Rejected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 ,[</w:t>
            </w:r>
            <w:proofErr w:type="spellStart"/>
            <w:r w:rsidRPr="00737BD8">
              <w:rPr>
                <w:rFonts w:ascii="Times New Roman" w:hAnsi="Times New Roman"/>
              </w:rPr>
              <w:t>Count_Loaded</w:t>
            </w:r>
            <w:proofErr w:type="spellEnd"/>
            <w:r w:rsidRPr="00737BD8">
              <w:rPr>
                <w:rFonts w:ascii="Times New Roman" w:hAnsi="Times New Roman"/>
              </w:rPr>
              <w:t>])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VALUES (?</w:t>
            </w:r>
            <w:proofErr w:type="gramStart"/>
            <w:r w:rsidRPr="00737BD8">
              <w:rPr>
                <w:rFonts w:ascii="Times New Roman" w:hAnsi="Times New Roman"/>
              </w:rPr>
              <w:t>,</w:t>
            </w:r>
            <w:proofErr w:type="spellStart"/>
            <w:r w:rsidRPr="00737BD8">
              <w:rPr>
                <w:rFonts w:ascii="Times New Roman" w:hAnsi="Times New Roman"/>
              </w:rPr>
              <w:t>GetDate</w:t>
            </w:r>
            <w:proofErr w:type="spellEnd"/>
            <w:proofErr w:type="gramEnd"/>
            <w:r w:rsidRPr="00737BD8">
              <w:rPr>
                <w:rFonts w:ascii="Times New Roman" w:hAnsi="Times New Roman"/>
              </w:rPr>
              <w:t>(), ?, ?,?);</w:t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16A09D" wp14:editId="74F678A4">
                  <wp:extent cx="4325112" cy="1828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2D346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File System Task: Delete File</w:t>
      </w:r>
    </w:p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D62B299" wp14:editId="41C688DF">
                  <wp:extent cx="3533775" cy="106680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978437C" wp14:editId="59F5E010">
                  <wp:extent cx="5212080" cy="2743200"/>
                  <wp:effectExtent l="0" t="0" r="762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3F3B" w:rsidRDefault="00113F3B" w:rsidP="00113F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Event Handlers: Executable Quality_Now_Coaching: On Error</w:t>
      </w:r>
    </w:p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BBEF3F1" wp14:editId="0B43F63F">
                  <wp:extent cx="4645152" cy="1828800"/>
                  <wp:effectExtent l="0" t="0" r="317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E93B522" wp14:editId="782B35BB">
                  <wp:extent cx="5065776" cy="1828800"/>
                  <wp:effectExtent l="0" t="0" r="190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7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7E8BF62" wp14:editId="67287541">
                  <wp:extent cx="4956048" cy="27432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04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AEED84" wp14:editId="7BAF47B6">
                  <wp:extent cx="2532888" cy="1371600"/>
                  <wp:effectExtent l="0" t="0" r="127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"Package:                              "+ (DT_WSTR, 50</w:t>
            </w:r>
            <w:proofErr w:type="gramStart"/>
            <w:r w:rsidRPr="00113F3B">
              <w:rPr>
                <w:rFonts w:ascii="Times New Roman" w:hAnsi="Times New Roman"/>
              </w:rPr>
              <w:t>)  @</w:t>
            </w:r>
            <w:proofErr w:type="gramEnd"/>
            <w:r w:rsidRPr="00113F3B">
              <w:rPr>
                <w:rFonts w:ascii="Times New Roman" w:hAnsi="Times New Roman"/>
              </w:rPr>
              <w:t>[System::</w:t>
            </w:r>
            <w:proofErr w:type="spellStart"/>
            <w:r w:rsidRPr="00113F3B">
              <w:rPr>
                <w:rFonts w:ascii="Times New Roman" w:hAnsi="Times New Roman"/>
              </w:rPr>
              <w:t>PackageName</w:t>
            </w:r>
            <w:proofErr w:type="spellEnd"/>
            <w:r w:rsidRPr="00113F3B">
              <w:rPr>
                <w:rFonts w:ascii="Times New Roman" w:hAnsi="Times New Roman"/>
              </w:rPr>
              <w:t>]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 xml:space="preserve">Time:                                      "+ (DT_WSTR, 50) </w:t>
            </w:r>
            <w:proofErr w:type="gramStart"/>
            <w:r w:rsidRPr="00113F3B">
              <w:rPr>
                <w:rFonts w:ascii="Times New Roman" w:hAnsi="Times New Roman"/>
              </w:rPr>
              <w:t>@[</w:t>
            </w:r>
            <w:proofErr w:type="gramEnd"/>
            <w:r w:rsidRPr="00113F3B">
              <w:rPr>
                <w:rFonts w:ascii="Times New Roman" w:hAnsi="Times New Roman"/>
              </w:rPr>
              <w:t>System::</w:t>
            </w:r>
            <w:proofErr w:type="spellStart"/>
            <w:r w:rsidRPr="00113F3B">
              <w:rPr>
                <w:rFonts w:ascii="Times New Roman" w:hAnsi="Times New Roman"/>
              </w:rPr>
              <w:t>StartTime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Task:                                       "</w:t>
            </w:r>
            <w:proofErr w:type="gramStart"/>
            <w:r w:rsidRPr="00113F3B">
              <w:rPr>
                <w:rFonts w:ascii="Times New Roman" w:hAnsi="Times New Roman"/>
              </w:rPr>
              <w:t>+  (</w:t>
            </w:r>
            <w:proofErr w:type="gramEnd"/>
            <w:r w:rsidRPr="00113F3B">
              <w:rPr>
                <w:rFonts w:ascii="Times New Roman" w:hAnsi="Times New Roman"/>
              </w:rPr>
              <w:t>DT_WSTR, 50) @[System::</w:t>
            </w:r>
            <w:proofErr w:type="spellStart"/>
            <w:r w:rsidRPr="00113F3B">
              <w:rPr>
                <w:rFonts w:ascii="Times New Roman" w:hAnsi="Times New Roman"/>
              </w:rPr>
              <w:t>SourceName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Error Description:                "+ (DT_STR, 2000,1252)  @[System::</w:t>
            </w:r>
            <w:proofErr w:type="spellStart"/>
            <w:r w:rsidRPr="00113F3B">
              <w:rPr>
                <w:rFonts w:ascii="Times New Roman" w:hAnsi="Times New Roman"/>
              </w:rPr>
              <w:t>ErrorDescription</w:t>
            </w:r>
            <w:proofErr w:type="spellEnd"/>
            <w:r w:rsidRPr="00113F3B">
              <w:rPr>
                <w:rFonts w:ascii="Times New Roman" w:hAnsi="Times New Roman"/>
              </w:rPr>
              <w:t>]</w:t>
            </w: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Pr="001D6CCE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CD59BF" w:rsidRDefault="00B7203A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97" w:name="_Toc4511521"/>
      <w:proofErr w:type="spellStart"/>
      <w:r>
        <w:rPr>
          <w:rFonts w:ascii="Times New Roman" w:hAnsi="Times New Roman" w:cs="Times New Roman"/>
          <w:color w:val="auto"/>
          <w:sz w:val="22"/>
          <w:szCs w:val="22"/>
        </w:rPr>
        <w:t>Config</w:t>
      </w:r>
      <w:proofErr w:type="spellEnd"/>
      <w:r>
        <w:rPr>
          <w:rFonts w:ascii="Times New Roman" w:hAnsi="Times New Roman" w:cs="Times New Roman"/>
          <w:color w:val="auto"/>
          <w:sz w:val="22"/>
          <w:szCs w:val="22"/>
        </w:rPr>
        <w:t xml:space="preserve"> File</w:t>
      </w:r>
      <w:r w:rsidR="00653A18">
        <w:rPr>
          <w:rFonts w:ascii="Times New Roman" w:hAnsi="Times New Roman" w:cs="Times New Roman"/>
          <w:color w:val="auto"/>
          <w:sz w:val="22"/>
          <w:szCs w:val="22"/>
        </w:rPr>
        <w:t>(s)</w:t>
      </w:r>
      <w:bookmarkEnd w:id="9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203A" w:rsidTr="00B7203A">
        <w:tc>
          <w:tcPr>
            <w:tcW w:w="9350" w:type="dxa"/>
          </w:tcPr>
          <w:p w:rsidR="00B7203A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8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Dev_Quality_Now_Coaching.dtsConfig</w:t>
              </w:r>
              <w:proofErr w:type="spellEnd"/>
            </w:hyperlink>
          </w:p>
          <w:p w:rsidR="00653A18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9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Test_Quality_Now_Coaching.dtsConfig</w:t>
              </w:r>
              <w:proofErr w:type="spellEnd"/>
            </w:hyperlink>
          </w:p>
          <w:p w:rsidR="00653A18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60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Prod_Quality_Now_Coaching.dtsConfig</w:t>
              </w:r>
              <w:proofErr w:type="spellEnd"/>
            </w:hyperlink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203A" w:rsidRPr="00CD59BF" w:rsidRDefault="00B7203A" w:rsidP="00B7203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98" w:name="_Toc4511522"/>
      <w:r w:rsidRPr="00CD59BF">
        <w:rPr>
          <w:rFonts w:ascii="Times New Roman" w:hAnsi="Times New Roman" w:cs="Times New Roman"/>
          <w:color w:val="auto"/>
          <w:sz w:val="22"/>
          <w:szCs w:val="22"/>
        </w:rPr>
        <w:t>SQL agent job</w:t>
      </w:r>
      <w:bookmarkEnd w:id="98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>
        <w:rPr>
          <w:rFonts w:ascii="Times New Roman" w:hAnsi="Times New Roman"/>
        </w:rPr>
        <w:t>F3420-ECLDBP01</w:t>
      </w:r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>
        <w:rPr>
          <w:rFonts w:ascii="Times New Roman" w:hAnsi="Times New Roman"/>
        </w:rPr>
        <w:t>Coaching</w:t>
      </w:r>
      <w:r w:rsidRPr="001D6CCE">
        <w:rPr>
          <w:rFonts w:ascii="Times New Roman" w:hAnsi="Times New Roman"/>
          <w:color w:val="000000" w:themeColor="text1"/>
        </w:rPr>
        <w:t>Quality</w:t>
      </w:r>
      <w:r w:rsidR="00A471EB">
        <w:rPr>
          <w:rFonts w:ascii="Times New Roman" w:hAnsi="Times New Roman"/>
          <w:color w:val="000000" w:themeColor="text1"/>
        </w:rPr>
        <w:t>Now</w:t>
      </w:r>
      <w:r>
        <w:rPr>
          <w:rFonts w:ascii="Times New Roman" w:hAnsi="Times New Roman"/>
        </w:rPr>
        <w:t>Load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61" w:history="1">
        <w:r w:rsidRPr="00DA5AD6">
          <w:rPr>
            <w:rStyle w:val="Hyperlink"/>
            <w:rFonts w:ascii="Times New Roman" w:hAnsi="Times New Roman"/>
          </w:rPr>
          <w:t>\\F3420-ECLDBP01\ssis\Coaching\Packages\</w:t>
        </w:r>
        <w:r>
          <w:rPr>
            <w:rStyle w:val="Hyperlink"/>
            <w:rFonts w:ascii="Times New Roman" w:hAnsi="Times New Roman"/>
          </w:rPr>
          <w:t xml:space="preserve">Quality </w:t>
        </w:r>
        <w:proofErr w:type="spellStart"/>
        <w:r>
          <w:rPr>
            <w:rStyle w:val="Hyperlink"/>
            <w:rFonts w:ascii="Times New Roman" w:hAnsi="Times New Roman"/>
          </w:rPr>
          <w:t>Now</w:t>
        </w:r>
        <w:r w:rsidRPr="00DA5AD6">
          <w:rPr>
            <w:rStyle w:val="Hyperlink"/>
            <w:rFonts w:ascii="Times New Roman" w:hAnsi="Times New Roman"/>
          </w:rPr>
          <w:t>_Coaching.dtsx</w:t>
        </w:r>
        <w:proofErr w:type="spellEnd"/>
      </w:hyperlink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>
        <w:rPr>
          <w:rFonts w:ascii="Times New Roman" w:hAnsi="Times New Roman"/>
          <w:color w:val="000000" w:themeColor="text1"/>
        </w:rPr>
        <w:t>Quality_Now_Coaching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>
        <w:rPr>
          <w:rFonts w:ascii="Times New Roman" w:hAnsi="Times New Roman"/>
        </w:rPr>
        <w:t>ecljobowner</w:t>
      </w:r>
      <w:proofErr w:type="spellEnd"/>
    </w:p>
    <w:p w:rsidR="00B7203A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>
        <w:rPr>
          <w:rFonts w:ascii="Times New Roman" w:hAnsi="Times New Roman"/>
        </w:rPr>
        <w:t>ECLProxy</w:t>
      </w:r>
      <w:proofErr w:type="spellEnd"/>
      <w:r>
        <w:rPr>
          <w:rFonts w:ascii="Times New Roman" w:hAnsi="Times New Roman"/>
        </w:rPr>
        <w:t xml:space="preserve"> (ECL Credential using application service account </w:t>
      </w:r>
      <w:r w:rsidR="00A471EB">
        <w:rPr>
          <w:rFonts w:ascii="Times New Roman" w:hAnsi="Times New Roman"/>
        </w:rPr>
        <w:t>AD</w:t>
      </w:r>
      <w:r>
        <w:rPr>
          <w:rFonts w:ascii="Times New Roman" w:hAnsi="Times New Roman"/>
        </w:rPr>
        <w:t>\SVC-</w:t>
      </w:r>
      <w:r w:rsidR="00A471EB">
        <w:rPr>
          <w:rFonts w:ascii="Times New Roman" w:hAnsi="Times New Roman"/>
        </w:rPr>
        <w:t>f3420-APPECLP01</w:t>
      </w:r>
    </w:p>
    <w:p w:rsidR="00B7203A" w:rsidRPr="00DA5AD6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>
        <w:rPr>
          <w:rFonts w:ascii="Times New Roman" w:hAnsi="Times New Roman"/>
        </w:rPr>
        <w:t>Daily 1</w:t>
      </w:r>
      <w:r w:rsidR="00A471EB">
        <w:rPr>
          <w:rFonts w:ascii="Times New Roman" w:hAnsi="Times New Roman"/>
        </w:rPr>
        <w:t>1:30 A</w:t>
      </w:r>
      <w:r>
        <w:rPr>
          <w:rFonts w:ascii="Times New Roman" w:hAnsi="Times New Roman"/>
        </w:rPr>
        <w:t>M EST</w:t>
      </w: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footerReference w:type="default" r:id="rId6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3D46" w:rsidRDefault="007F3D46" w:rsidP="009F2A51">
      <w:pPr>
        <w:spacing w:after="0" w:line="240" w:lineRule="auto"/>
      </w:pPr>
      <w:r>
        <w:separator/>
      </w:r>
    </w:p>
  </w:endnote>
  <w:endnote w:type="continuationSeparator" w:id="0">
    <w:p w:rsidR="007F3D46" w:rsidRDefault="007F3D46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B0AB3" w:rsidRDefault="003B0AB3" w:rsidP="009F2A51">
    <w:pPr>
      <w:rPr>
        <w:b/>
        <w:sz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2CB193C1" wp14:editId="337E2F47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9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3DB462" id="Line 1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9FdEg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" o:allowincell="f"/>
          </w:pict>
        </mc:Fallback>
      </mc:AlternateContent>
    </w:r>
    <w:r>
      <w:rPr>
        <w:rFonts w:ascii="Arial Black" w:hAnsi="Arial Black"/>
      </w:rPr>
      <w:t xml:space="preserve"> </w:t>
    </w:r>
  </w:p>
  <w:p w:rsidR="003B0AB3" w:rsidRDefault="003B0AB3" w:rsidP="009F2A51">
    <w:pPr>
      <w:tabs>
        <w:tab w:val="right" w:pos="9630"/>
      </w:tabs>
      <w:rPr>
        <w:sz w:val="18"/>
      </w:rPr>
    </w:pPr>
    <w:r>
      <w:rPr>
        <w:b/>
        <w:sz w:val="18"/>
      </w:rPr>
      <w:t xml:space="preserve">SSIS </w:t>
    </w:r>
    <w:r w:rsidRPr="00E67201">
      <w:rPr>
        <w:b/>
        <w:sz w:val="18"/>
      </w:rPr>
      <w:t>Detail Design</w:t>
    </w:r>
    <w:r>
      <w:rPr>
        <w:b/>
        <w:sz w:val="18"/>
      </w:rPr>
      <w:t xml:space="preserve">                                                                                                                               </w:t>
    </w:r>
    <w:r w:rsidRPr="001B4454">
      <w:rPr>
        <w:sz w:val="18"/>
      </w:rPr>
      <w:t xml:space="preserve"> </w:t>
    </w:r>
    <w:r>
      <w:rPr>
        <w:sz w:val="18"/>
      </w:rPr>
      <w:t xml:space="preserve">Revised </w:t>
    </w:r>
    <w:r>
      <w:rPr>
        <w:sz w:val="18"/>
      </w:rPr>
      <w:fldChar w:fldCharType="begin"/>
    </w:r>
    <w:r>
      <w:rPr>
        <w:sz w:val="18"/>
      </w:rPr>
      <w:instrText xml:space="preserve"> DATE \@ "M/d/yy" </w:instrText>
    </w:r>
    <w:r>
      <w:rPr>
        <w:sz w:val="18"/>
      </w:rPr>
      <w:fldChar w:fldCharType="separate"/>
    </w:r>
    <w:r>
      <w:rPr>
        <w:noProof/>
        <w:sz w:val="18"/>
      </w:rPr>
      <w:t>8/7/19</w:t>
    </w:r>
    <w:r>
      <w:rPr>
        <w:sz w:val="18"/>
      </w:rPr>
      <w:fldChar w:fldCharType="end"/>
    </w:r>
    <w:r>
      <w:rPr>
        <w:b/>
        <w:sz w:val="18"/>
      </w:rPr>
      <w:tab/>
    </w:r>
    <w:r>
      <w:rPr>
        <w:sz w:val="18"/>
      </w:rPr>
      <w:t xml:space="preserve"> </w:t>
    </w:r>
  </w:p>
  <w:p w:rsidR="003B0AB3" w:rsidRDefault="003B0AB3" w:rsidP="009F2A51">
    <w:pPr>
      <w:tabs>
        <w:tab w:val="right" w:pos="9630"/>
      </w:tabs>
      <w:rPr>
        <w:sz w:val="18"/>
      </w:rPr>
    </w:pPr>
    <w:r>
      <w:rPr>
        <w:sz w:val="18"/>
      </w:rPr>
      <w:tab/>
    </w:r>
  </w:p>
  <w:p w:rsidR="003B0AB3" w:rsidRDefault="003B0AB3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  <w:r>
      <w:rPr>
        <w:sz w:val="18"/>
      </w:rPr>
      <w:tab/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0C0C9E">
      <w:rPr>
        <w:rStyle w:val="PageNumber"/>
        <w:noProof/>
        <w:sz w:val="18"/>
      </w:rPr>
      <w:t>27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3D46" w:rsidRDefault="007F3D46" w:rsidP="009F2A51">
      <w:pPr>
        <w:spacing w:after="0" w:line="240" w:lineRule="auto"/>
      </w:pPr>
      <w:r>
        <w:separator/>
      </w:r>
    </w:p>
  </w:footnote>
  <w:footnote w:type="continuationSeparator" w:id="0">
    <w:p w:rsidR="007F3D46" w:rsidRDefault="007F3D46" w:rsidP="009F2A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4D46"/>
    <w:rsid w:val="00026033"/>
    <w:rsid w:val="00026536"/>
    <w:rsid w:val="00032FD2"/>
    <w:rsid w:val="0004360A"/>
    <w:rsid w:val="00060E62"/>
    <w:rsid w:val="000629BF"/>
    <w:rsid w:val="00067A65"/>
    <w:rsid w:val="00096C08"/>
    <w:rsid w:val="000B4963"/>
    <w:rsid w:val="000B5EF7"/>
    <w:rsid w:val="000C0C9E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13F3B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87DC8"/>
    <w:rsid w:val="00190085"/>
    <w:rsid w:val="001B35F6"/>
    <w:rsid w:val="001B4454"/>
    <w:rsid w:val="001B4BE1"/>
    <w:rsid w:val="001D6CCE"/>
    <w:rsid w:val="001E1452"/>
    <w:rsid w:val="001E4A1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3DE1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346C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0AB3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93FDD"/>
    <w:rsid w:val="005A139D"/>
    <w:rsid w:val="005A64FA"/>
    <w:rsid w:val="005A6503"/>
    <w:rsid w:val="005A6695"/>
    <w:rsid w:val="005B36FF"/>
    <w:rsid w:val="005C0710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3A18"/>
    <w:rsid w:val="00657231"/>
    <w:rsid w:val="006604A5"/>
    <w:rsid w:val="006633D7"/>
    <w:rsid w:val="00681BE6"/>
    <w:rsid w:val="0069131E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211C1"/>
    <w:rsid w:val="00732F3C"/>
    <w:rsid w:val="00736BF7"/>
    <w:rsid w:val="00737890"/>
    <w:rsid w:val="00737BD8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D3FA7"/>
    <w:rsid w:val="007E11EA"/>
    <w:rsid w:val="007E4ABC"/>
    <w:rsid w:val="007E660F"/>
    <w:rsid w:val="007F0559"/>
    <w:rsid w:val="007F0FE6"/>
    <w:rsid w:val="007F36E6"/>
    <w:rsid w:val="007F3D46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D6EFB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6573"/>
    <w:rsid w:val="0095088D"/>
    <w:rsid w:val="00950B2C"/>
    <w:rsid w:val="009773E7"/>
    <w:rsid w:val="0098031D"/>
    <w:rsid w:val="00987C80"/>
    <w:rsid w:val="00997A45"/>
    <w:rsid w:val="009A4223"/>
    <w:rsid w:val="009C5CC3"/>
    <w:rsid w:val="009D1884"/>
    <w:rsid w:val="009D447D"/>
    <w:rsid w:val="009E6009"/>
    <w:rsid w:val="009F2A51"/>
    <w:rsid w:val="009F77F3"/>
    <w:rsid w:val="00A0454C"/>
    <w:rsid w:val="00A07CCD"/>
    <w:rsid w:val="00A1321B"/>
    <w:rsid w:val="00A204D3"/>
    <w:rsid w:val="00A34C11"/>
    <w:rsid w:val="00A440F9"/>
    <w:rsid w:val="00A45C57"/>
    <w:rsid w:val="00A47122"/>
    <w:rsid w:val="00A471EB"/>
    <w:rsid w:val="00A51C37"/>
    <w:rsid w:val="00A52549"/>
    <w:rsid w:val="00A52BA3"/>
    <w:rsid w:val="00A63041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0617"/>
    <w:rsid w:val="00B05B0D"/>
    <w:rsid w:val="00B148DC"/>
    <w:rsid w:val="00B15619"/>
    <w:rsid w:val="00B17252"/>
    <w:rsid w:val="00B307B1"/>
    <w:rsid w:val="00B41F6B"/>
    <w:rsid w:val="00B4614B"/>
    <w:rsid w:val="00B63D5F"/>
    <w:rsid w:val="00B7203A"/>
    <w:rsid w:val="00B7425F"/>
    <w:rsid w:val="00B853DF"/>
    <w:rsid w:val="00B91071"/>
    <w:rsid w:val="00B925BE"/>
    <w:rsid w:val="00B94B3A"/>
    <w:rsid w:val="00B971B7"/>
    <w:rsid w:val="00B97A0A"/>
    <w:rsid w:val="00BA7B09"/>
    <w:rsid w:val="00BB71FE"/>
    <w:rsid w:val="00BD2C9B"/>
    <w:rsid w:val="00BE2E93"/>
    <w:rsid w:val="00BF6D12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B006E"/>
    <w:rsid w:val="00CC4682"/>
    <w:rsid w:val="00CC484A"/>
    <w:rsid w:val="00CD59B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5197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1E7C"/>
    <w:rsid w:val="00EA7EB2"/>
    <w:rsid w:val="00EB284E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314A0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A6FC6"/>
    <w:rsid w:val="00FB1E19"/>
    <w:rsid w:val="00FB4D2F"/>
    <w:rsid w:val="00FB762C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basedOn w:val="DefaultParagraphFont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F3420-ECLDBP01\data\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../../../Code/ETL/Dev_Quality_Now_Coaching.dtsConfi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hyperlink" Target="file:///\\F3420-ECLDBP01\ssis\Coaching\Packages\Quality_Other%20_Coaching.dtsx" TargetMode="External"/><Relationship Id="rId10" Type="http://schemas.openxmlformats.org/officeDocument/2006/relationships/hyperlink" Target="file:///\\F3420-ECLDBT01\data\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../../../Code/ETL/Prod_Quality_Now_Coaching.dtsConfig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\\F3420-ECLDBD01\data\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IQS\Dencrypt_Ou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../../../Code/ETL/Test_Quality_Now_Coaching.dtsConfi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2E99F6-58B7-42CD-82E7-F60C01D73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34</Pages>
  <Words>3364</Words>
  <Characters>19176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22496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(NONUS)</cp:lastModifiedBy>
  <cp:revision>28</cp:revision>
  <dcterms:created xsi:type="dcterms:W3CDTF">2019-03-26T13:57:00Z</dcterms:created>
  <dcterms:modified xsi:type="dcterms:W3CDTF">2019-08-07T21:03:00Z</dcterms:modified>
</cp:coreProperties>
</file>