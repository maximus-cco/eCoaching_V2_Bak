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447A2" w:rsidRPr="009447A2" w:rsidRDefault="009447A2" w:rsidP="0003511D">
      <w:pPr>
        <w:ind w:right="-270"/>
        <w:jc w:val="center"/>
        <w:rPr>
          <w:b/>
          <w:bCs/>
          <w:sz w:val="56"/>
          <w:szCs w:val="56"/>
        </w:rPr>
      </w:pPr>
      <w:r w:rsidRPr="009447A2">
        <w:rPr>
          <w:b/>
          <w:bCs/>
          <w:noProof/>
          <w:sz w:val="56"/>
          <w:szCs w:val="56"/>
        </w:rPr>
        <w:t>eCoaching Log System</w:t>
      </w:r>
    </w:p>
    <w:p w:rsidR="009F2A51" w:rsidRPr="002431EB" w:rsidRDefault="009F2A51" w:rsidP="009F2A51">
      <w:pPr>
        <w:ind w:right="-270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  <w:rPr>
          <w:rFonts w:ascii="Century Schoolbook" w:hAnsi="Century Schoolbook"/>
        </w:rPr>
      </w:pPr>
    </w:p>
    <w:p w:rsidR="009F2A51" w:rsidRPr="002431EB" w:rsidRDefault="009F2A51" w:rsidP="009F2A51">
      <w:pPr>
        <w:ind w:right="-270"/>
        <w:jc w:val="center"/>
      </w:pPr>
    </w:p>
    <w:p w:rsidR="001B4454" w:rsidRPr="001D6CCE" w:rsidRDefault="001B4454" w:rsidP="001B4454">
      <w:pPr>
        <w:pStyle w:val="BodyText"/>
        <w:spacing w:before="240" w:after="60"/>
        <w:jc w:val="center"/>
        <w:rPr>
          <w:b/>
          <w:sz w:val="32"/>
          <w:szCs w:val="32"/>
        </w:rPr>
      </w:pPr>
      <w:del w:id="0" w:author="Palacherla, Susmitha C (NE)" w:date="2020-07-31T16:34:00Z">
        <w:r w:rsidRPr="001D6CCE" w:rsidDel="0003511D">
          <w:rPr>
            <w:b/>
            <w:sz w:val="32"/>
            <w:szCs w:val="32"/>
          </w:rPr>
          <w:delText xml:space="preserve">Title: </w:delText>
        </w:r>
      </w:del>
      <w:proofErr w:type="spellStart"/>
      <w:r w:rsidRPr="001D6CCE">
        <w:rPr>
          <w:b/>
          <w:sz w:val="32"/>
          <w:szCs w:val="32"/>
        </w:rPr>
        <w:t>eCoaching_</w:t>
      </w:r>
      <w:r w:rsidR="00EB552F" w:rsidRPr="001D6CCE">
        <w:rPr>
          <w:b/>
          <w:sz w:val="32"/>
          <w:szCs w:val="32"/>
        </w:rPr>
        <w:t>Quality_</w:t>
      </w:r>
      <w:r w:rsidR="00BB71FE">
        <w:rPr>
          <w:b/>
          <w:sz w:val="32"/>
          <w:szCs w:val="32"/>
        </w:rPr>
        <w:t>Now</w:t>
      </w:r>
      <w:r w:rsidRPr="001D6CCE">
        <w:rPr>
          <w:b/>
          <w:sz w:val="32"/>
          <w:szCs w:val="32"/>
        </w:rPr>
        <w:t>_Load</w:t>
      </w:r>
      <w:proofErr w:type="spellEnd"/>
    </w:p>
    <w:p w:rsidR="009F2A51" w:rsidRPr="001D6CCE" w:rsidRDefault="001B4454" w:rsidP="009F2A51">
      <w:pPr>
        <w:pStyle w:val="BodyText"/>
        <w:spacing w:before="240" w:after="60"/>
        <w:jc w:val="center"/>
        <w:rPr>
          <w:b/>
          <w:sz w:val="32"/>
          <w:szCs w:val="32"/>
        </w:rPr>
      </w:pPr>
      <w:r w:rsidRPr="001D6CCE">
        <w:rPr>
          <w:b/>
          <w:sz w:val="32"/>
          <w:szCs w:val="32"/>
        </w:rPr>
        <w:t xml:space="preserve">SSIS </w:t>
      </w:r>
      <w:r w:rsidR="009F2A51" w:rsidRPr="001D6CCE">
        <w:rPr>
          <w:b/>
          <w:sz w:val="32"/>
          <w:szCs w:val="32"/>
        </w:rPr>
        <w:t>Detail Design Document</w:t>
      </w:r>
    </w:p>
    <w:p w:rsidR="009F2A51" w:rsidRPr="002431EB" w:rsidRDefault="009F2A51" w:rsidP="009F2A51">
      <w:pPr>
        <w:pStyle w:val="Title1"/>
        <w:ind w:right="-270"/>
      </w:pPr>
      <w:r w:rsidRPr="002431EB">
        <w:t>__________________________</w:t>
      </w:r>
    </w:p>
    <w:p w:rsidR="009F2A51" w:rsidRPr="002431EB" w:rsidRDefault="009F2A51" w:rsidP="009F2A51">
      <w:pPr>
        <w:ind w:right="-270"/>
      </w:pPr>
    </w:p>
    <w:p w:rsidR="009F2A51" w:rsidRPr="002431EB" w:rsidRDefault="009F2A51" w:rsidP="009F2A51">
      <w:pPr>
        <w:ind w:right="-270"/>
      </w:pPr>
    </w:p>
    <w:tbl>
      <w:tblPr>
        <w:tblW w:w="8193" w:type="dxa"/>
        <w:tblInd w:w="1519" w:type="dxa"/>
        <w:tblLayout w:type="fixed"/>
        <w:tblCellMar>
          <w:left w:w="79" w:type="dxa"/>
          <w:right w:w="79" w:type="dxa"/>
        </w:tblCellMar>
        <w:tblLook w:val="0000" w:firstRow="0" w:lastRow="0" w:firstColumn="0" w:lastColumn="0" w:noHBand="0" w:noVBand="0"/>
      </w:tblPr>
      <w:tblGrid>
        <w:gridCol w:w="1530"/>
        <w:gridCol w:w="1533"/>
        <w:gridCol w:w="5130"/>
      </w:tblGrid>
      <w:tr w:rsidR="009F2A51" w:rsidRPr="00D37C04" w:rsidTr="00BB71FE">
        <w:trPr>
          <w:cantSplit/>
          <w:trHeight w:val="282"/>
        </w:trPr>
        <w:tc>
          <w:tcPr>
            <w:tcW w:w="1530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Revision</w:t>
            </w:r>
          </w:p>
        </w:tc>
        <w:tc>
          <w:tcPr>
            <w:tcW w:w="1533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BB71FE">
            <w:pPr>
              <w:ind w:right="-270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Last Review</w:t>
            </w:r>
          </w:p>
        </w:tc>
        <w:tc>
          <w:tcPr>
            <w:tcW w:w="5130" w:type="dxa"/>
            <w:tcBorders>
              <w:top w:val="single" w:sz="6" w:space="0" w:color="auto"/>
              <w:right w:val="single" w:sz="6" w:space="0" w:color="auto"/>
            </w:tcBorders>
            <w:vAlign w:val="center"/>
          </w:tcPr>
          <w:p w:rsidR="009F2A51" w:rsidRPr="001D6CCE" w:rsidRDefault="009F2A51" w:rsidP="00A45C57">
            <w:pPr>
              <w:ind w:right="-270"/>
              <w:jc w:val="center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Description</w:t>
            </w:r>
          </w:p>
        </w:tc>
      </w:tr>
      <w:tr w:rsidR="008D6EFB" w:rsidRPr="00D37C04" w:rsidTr="00BB71FE">
        <w:trPr>
          <w:cantSplit/>
          <w:trHeight w:val="348"/>
        </w:trPr>
        <w:tc>
          <w:tcPr>
            <w:tcW w:w="15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8D6EFB" w:rsidRPr="0003511D" w:rsidRDefault="003B0AB3" w:rsidP="0003511D">
            <w:pPr>
              <w:ind w:right="-270"/>
              <w:jc w:val="center"/>
              <w:rPr>
                <w:rFonts w:ascii="Times New Roman" w:hAnsi="Times New Roman"/>
                <w:rPrChange w:id="1" w:author="Palacherla, Susmitha C (NE)" w:date="2020-07-31T16:34:00Z">
                  <w:rPr>
                    <w:rFonts w:ascii="Times New Roman (PCL6)" w:hAnsi="Times New Roman (PCL6)"/>
                  </w:rPr>
                </w:rPrChange>
              </w:rPr>
              <w:pPrChange w:id="2" w:author="Palacherla, Susmitha C (NE)" w:date="2020-07-31T16:34:00Z">
                <w:pPr>
                  <w:ind w:left="-12" w:right="-270"/>
                  <w:jc w:val="center"/>
                </w:pPr>
              </w:pPrChange>
            </w:pPr>
            <w:del w:id="3" w:author="Palacherla, Susmitha C (NE)" w:date="2020-07-31T16:34:00Z">
              <w:r w:rsidRPr="0003511D" w:rsidDel="0003511D">
                <w:rPr>
                  <w:rFonts w:ascii="Times New Roman" w:hAnsi="Times New Roman"/>
                  <w:rPrChange w:id="4" w:author="Palacherla, Susmitha C (NE)" w:date="2020-07-31T16:34:00Z">
                    <w:rPr>
                      <w:rFonts w:ascii="Times New Roman (PCL6)" w:hAnsi="Times New Roman (PCL6)"/>
                    </w:rPr>
                  </w:rPrChange>
                </w:rPr>
                <w:delText>08/07/2019</w:delText>
              </w:r>
            </w:del>
            <w:ins w:id="5" w:author="Palacherla, Susmitha C (NE)" w:date="2020-07-31T16:34:00Z">
              <w:r w:rsidR="0003511D" w:rsidRPr="0003511D">
                <w:rPr>
                  <w:rFonts w:ascii="Times New Roman" w:hAnsi="Times New Roman"/>
                  <w:rPrChange w:id="6" w:author="Palacherla, Susmitha C (NE)" w:date="2020-07-31T16:34:00Z">
                    <w:rPr>
                      <w:rFonts w:ascii="Times New Roman (PCL6)" w:hAnsi="Times New Roman (PCL6)"/>
                    </w:rPr>
                  </w:rPrChange>
                </w:rPr>
                <w:t>7/31/2020</w:t>
              </w:r>
            </w:ins>
          </w:p>
        </w:tc>
        <w:tc>
          <w:tcPr>
            <w:tcW w:w="153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</w:tcPr>
          <w:p w:rsidR="008D6EFB" w:rsidRPr="0003511D" w:rsidRDefault="008D6EFB" w:rsidP="0003511D">
            <w:pPr>
              <w:ind w:right="-270"/>
              <w:jc w:val="center"/>
              <w:rPr>
                <w:rFonts w:ascii="Times New Roman" w:hAnsi="Times New Roman"/>
                <w:rPrChange w:id="7" w:author="Palacherla, Susmitha C (NE)" w:date="2020-07-31T16:34:00Z">
                  <w:rPr>
                    <w:rFonts w:ascii="Times New Roman (PCL6)" w:hAnsi="Times New Roman (PCL6)"/>
                  </w:rPr>
                </w:rPrChange>
              </w:rPr>
              <w:pPrChange w:id="8" w:author="Palacherla, Susmitha C (NE)" w:date="2020-07-31T16:34:00Z">
                <w:pPr>
                  <w:ind w:left="-12" w:right="-270"/>
                  <w:jc w:val="center"/>
                </w:pPr>
              </w:pPrChange>
            </w:pPr>
          </w:p>
        </w:tc>
        <w:tc>
          <w:tcPr>
            <w:tcW w:w="5130" w:type="dxa"/>
            <w:tcBorders>
              <w:top w:val="single" w:sz="12" w:space="0" w:color="auto"/>
              <w:bottom w:val="single" w:sz="12" w:space="0" w:color="auto"/>
              <w:right w:val="single" w:sz="6" w:space="0" w:color="auto"/>
            </w:tcBorders>
          </w:tcPr>
          <w:p w:rsidR="008D6EFB" w:rsidRPr="0003511D" w:rsidRDefault="0003511D" w:rsidP="0003511D">
            <w:pPr>
              <w:ind w:right="-270"/>
              <w:rPr>
                <w:rFonts w:ascii="Times New Roman" w:hAnsi="Times New Roman"/>
                <w:rPrChange w:id="9" w:author="Palacherla, Susmitha C (NE)" w:date="2020-07-31T16:34:00Z">
                  <w:rPr>
                    <w:rFonts w:ascii="Times New Roman (PCL6)" w:hAnsi="Times New Roman (PCL6)"/>
                  </w:rPr>
                </w:rPrChange>
              </w:rPr>
              <w:pPrChange w:id="10" w:author="Palacherla, Susmitha C (NE)" w:date="2020-07-31T16:34:00Z">
                <w:pPr>
                  <w:ind w:right="-270"/>
                </w:pPr>
              </w:pPrChange>
            </w:pPr>
            <w:ins w:id="11" w:author="Palacherla, Susmitha C (NE)" w:date="2020-07-31T16:34:00Z">
              <w:r w:rsidRPr="0003511D">
                <w:rPr>
                  <w:rFonts w:ascii="Times New Roman" w:hAnsi="Times New Roman"/>
                  <w:rPrChange w:id="12" w:author="Palacherla, Susmitha C (NE)" w:date="2020-07-31T16:34:00Z">
                    <w:rPr>
                      <w:sz w:val="24"/>
                    </w:rPr>
                  </w:rPrChange>
                </w:rPr>
                <w:t>TFS 17716 - Removed company specific references</w:t>
              </w:r>
            </w:ins>
            <w:del w:id="13" w:author="Palacherla, Susmitha C (NE)" w:date="2020-07-31T16:34:00Z">
              <w:r w:rsidR="003B0AB3" w:rsidRPr="0003511D" w:rsidDel="0003511D">
                <w:rPr>
                  <w:rFonts w:ascii="Times New Roman" w:hAnsi="Times New Roman"/>
                  <w:rPrChange w:id="14" w:author="Palacherla, Susmitha C (NE)" w:date="2020-07-31T16:34:00Z">
                    <w:rPr>
                      <w:rFonts w:ascii="Times New Roman (PCL6)" w:hAnsi="Times New Roman (PCL6)"/>
                    </w:rPr>
                  </w:rPrChange>
                </w:rPr>
                <w:delText>TFS 15058 – Changes to QN Evaluations for September 1st</w:delText>
              </w:r>
            </w:del>
          </w:p>
        </w:tc>
      </w:tr>
    </w:tbl>
    <w:p w:rsidR="009F2A51" w:rsidRPr="002431EB" w:rsidRDefault="009F2A51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Palatino (PCL6)" w:hAnsi="Palatino (PCL6)"/>
          <w:b w:val="0"/>
          <w:sz w:val="20"/>
        </w:rPr>
      </w:pPr>
    </w:p>
    <w:p w:rsidR="009F2A51" w:rsidRPr="001D6CCE" w:rsidRDefault="00304EEA" w:rsidP="009F2A51">
      <w:pPr>
        <w:pStyle w:val="hd1"/>
        <w:tabs>
          <w:tab w:val="clear" w:pos="4320"/>
          <w:tab w:val="clear" w:pos="8640"/>
          <w:tab w:val="left" w:pos="1980"/>
          <w:tab w:val="left" w:pos="6750"/>
        </w:tabs>
        <w:ind w:right="-270"/>
        <w:rPr>
          <w:rFonts w:ascii="Times New Roman" w:hAnsi="Times New Roman"/>
          <w:sz w:val="22"/>
          <w:szCs w:val="22"/>
        </w:rPr>
      </w:pP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7216" behindDoc="0" locked="0" layoutInCell="0" allowOverlap="1" wp14:anchorId="072361A3" wp14:editId="73655EF6">
                <wp:simplePos x="0" y="0"/>
                <wp:positionH relativeFrom="column">
                  <wp:posOffset>4663440</wp:posOffset>
                </wp:positionH>
                <wp:positionV relativeFrom="paragraph">
                  <wp:posOffset>422910</wp:posOffset>
                </wp:positionV>
                <wp:extent cx="915035" cy="635"/>
                <wp:effectExtent l="5715" t="13335" r="12700" b="5080"/>
                <wp:wrapNone/>
                <wp:docPr id="17" name="Lin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1503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4DACFD" id="Line 3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67.2pt,33.3pt" to="439.2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Pr="001D6CCE">
        <w:rPr>
          <w:rFonts w:ascii="Times New Roman" w:hAnsi="Times New Roman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5168" behindDoc="0" locked="0" layoutInCell="0" allowOverlap="1" wp14:anchorId="12F8FEC7" wp14:editId="7552D20F">
                <wp:simplePos x="0" y="0"/>
                <wp:positionH relativeFrom="column">
                  <wp:posOffset>914400</wp:posOffset>
                </wp:positionH>
                <wp:positionV relativeFrom="paragraph">
                  <wp:posOffset>422910</wp:posOffset>
                </wp:positionV>
                <wp:extent cx="2469515" cy="635"/>
                <wp:effectExtent l="9525" t="13335" r="6985" b="5080"/>
                <wp:wrapNone/>
                <wp:docPr id="16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6951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69A6777" id="Line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3.3pt" to="266.45pt,3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" o:allowincell="f">
                <v:stroke startarrowwidth="narrow" startarrowlength="short" endarrowwidth="narrow" endarrowlength="short"/>
              </v:line>
            </w:pict>
          </mc:Fallback>
        </mc:AlternateContent>
      </w:r>
      <w:r w:rsidR="009F2A51" w:rsidRPr="001D6CCE">
        <w:rPr>
          <w:rFonts w:ascii="Times New Roman" w:hAnsi="Times New Roman"/>
          <w:b w:val="0"/>
          <w:sz w:val="22"/>
          <w:szCs w:val="22"/>
        </w:rPr>
        <w:t>Prepared by:</w:t>
      </w:r>
      <w:r w:rsidR="009F2A51" w:rsidRPr="001D6CCE">
        <w:rPr>
          <w:rFonts w:ascii="Times New Roman" w:hAnsi="Times New Roman"/>
          <w:b w:val="0"/>
          <w:sz w:val="22"/>
          <w:szCs w:val="22"/>
        </w:rPr>
        <w:tab/>
      </w:r>
      <w:r w:rsidR="00202048" w:rsidRPr="001D6CCE">
        <w:rPr>
          <w:rFonts w:ascii="Times New Roman" w:hAnsi="Times New Roman"/>
          <w:b w:val="0"/>
          <w:sz w:val="22"/>
          <w:szCs w:val="22"/>
        </w:rPr>
        <w:t xml:space="preserve">Susmitha </w:t>
      </w:r>
      <w:proofErr w:type="spellStart"/>
      <w:r w:rsidR="00202048" w:rsidRPr="001D6CCE">
        <w:rPr>
          <w:rFonts w:ascii="Times New Roman" w:hAnsi="Times New Roman"/>
          <w:b w:val="0"/>
          <w:sz w:val="22"/>
          <w:szCs w:val="22"/>
        </w:rPr>
        <w:t>Palacherla</w:t>
      </w:r>
      <w:proofErr w:type="spellEnd"/>
      <w:r w:rsidR="009F2A51" w:rsidRPr="001D6CCE">
        <w:rPr>
          <w:rFonts w:ascii="Times New Roman" w:hAnsi="Times New Roman"/>
          <w:b w:val="0"/>
          <w:sz w:val="22"/>
          <w:szCs w:val="22"/>
        </w:rPr>
        <w:tab/>
        <w:t xml:space="preserve">Date: </w:t>
      </w:r>
      <w:r w:rsidR="00BB71FE">
        <w:rPr>
          <w:rFonts w:ascii="Times New Roman" w:hAnsi="Times New Roman"/>
          <w:b w:val="0"/>
          <w:sz w:val="22"/>
          <w:szCs w:val="22"/>
        </w:rPr>
        <w:t>03/26/2019</w:t>
      </w:r>
    </w:p>
    <w:p w:rsidR="009F2A51" w:rsidRPr="001D6CCE" w:rsidRDefault="009F2A51" w:rsidP="009F2A51">
      <w:pPr>
        <w:tabs>
          <w:tab w:val="left" w:pos="1980"/>
          <w:tab w:val="left" w:pos="6750"/>
        </w:tabs>
        <w:ind w:left="1440" w:right="-270" w:firstLine="720"/>
        <w:rPr>
          <w:rFonts w:ascii="Times New Roman" w:hAnsi="Times New Roman"/>
        </w:rPr>
      </w:pPr>
    </w:p>
    <w:p w:rsidR="009F2A51" w:rsidRPr="001D6CCE" w:rsidRDefault="009F2A51" w:rsidP="009F2A51">
      <w:pPr>
        <w:pStyle w:val="BodyText"/>
        <w:rPr>
          <w:szCs w:val="22"/>
        </w:rPr>
      </w:pPr>
      <w:r w:rsidRPr="001D6CCE">
        <w:rPr>
          <w:szCs w:val="22"/>
        </w:rPr>
        <w:t xml:space="preserve">Department, Location: </w:t>
      </w:r>
      <w:r w:rsidRPr="001D6CCE">
        <w:rPr>
          <w:szCs w:val="22"/>
        </w:rPr>
        <w:tab/>
      </w:r>
      <w:r w:rsidRPr="001D6CCE">
        <w:rPr>
          <w:szCs w:val="22"/>
        </w:rPr>
        <w:tab/>
      </w:r>
      <w:r w:rsidR="00202048" w:rsidRPr="001D6CCE">
        <w:rPr>
          <w:szCs w:val="22"/>
        </w:rPr>
        <w:t>Health Solutions Division</w:t>
      </w:r>
    </w:p>
    <w:p w:rsidR="009F2A51" w:rsidRPr="002431EB" w:rsidDel="0003511D" w:rsidRDefault="00304EEA" w:rsidP="0003511D">
      <w:pPr>
        <w:tabs>
          <w:tab w:val="left" w:pos="1980"/>
          <w:tab w:val="left" w:pos="6750"/>
        </w:tabs>
        <w:ind w:right="-270"/>
        <w:rPr>
          <w:del w:id="15" w:author="Palacherla, Susmitha C (NE)" w:date="2020-07-31T16:34:00Z"/>
          <w:rFonts w:ascii="Times New Roman (PCL6)" w:hAnsi="Times New Roman (PCL6)"/>
        </w:rPr>
        <w:pPrChange w:id="16" w:author="Palacherla, Susmitha C (NE)" w:date="2020-07-31T16:34:00Z">
          <w:pPr>
            <w:tabs>
              <w:tab w:val="left" w:pos="1980"/>
              <w:tab w:val="left" w:pos="6750"/>
            </w:tabs>
            <w:ind w:right="-270"/>
          </w:pPr>
        </w:pPrChange>
      </w:pPr>
      <w:del w:id="17" w:author="Palacherla, Susmitha C (NE)" w:date="2020-07-31T16:34:00Z">
        <w:r w:rsidDel="0003511D">
          <w:rPr>
            <w:noProof/>
          </w:rPr>
          <w:lastRenderedPageBreak/>
          <mc:AlternateContent>
            <mc:Choice Requires="wps">
              <w:drawing>
                <wp:anchor distT="0" distB="0" distL="114300" distR="114300" simplePos="0" relativeHeight="251660288" behindDoc="0" locked="0" layoutInCell="0" allowOverlap="1" wp14:anchorId="05518B61" wp14:editId="245CBA84">
                  <wp:simplePos x="0" y="0"/>
                  <wp:positionH relativeFrom="column">
                    <wp:posOffset>2198535</wp:posOffset>
                  </wp:positionH>
                  <wp:positionV relativeFrom="paragraph">
                    <wp:posOffset>246159</wp:posOffset>
                  </wp:positionV>
                  <wp:extent cx="2468880" cy="0"/>
                  <wp:effectExtent l="5715" t="7620" r="11430" b="11430"/>
                  <wp:wrapNone/>
                  <wp:docPr id="15" name="Line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46888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66FF8092" id="Line 5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3.1pt,19.4pt" to="367.5pt,1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" o:allowincell="f">
                  <v:stroke startarrowwidth="narrow" startarrowlength="short" endarrowwidth="narrow" endarrowlength="short"/>
                </v:line>
              </w:pict>
            </mc:Fallback>
          </mc:AlternateContent>
        </w:r>
      </w:del>
    </w:p>
    <w:p w:rsidR="009F2A51" w:rsidRPr="002431EB" w:rsidDel="0003511D" w:rsidRDefault="009F2A51" w:rsidP="0003511D">
      <w:pPr>
        <w:tabs>
          <w:tab w:val="left" w:pos="1980"/>
          <w:tab w:val="left" w:pos="6750"/>
        </w:tabs>
        <w:ind w:right="-270"/>
        <w:rPr>
          <w:del w:id="18" w:author="Palacherla, Susmitha C (NE)" w:date="2020-07-31T16:34:00Z"/>
          <w:rFonts w:ascii="Times New Roman (PCL6)" w:hAnsi="Times New Roman (PCL6)"/>
        </w:rPr>
        <w:pPrChange w:id="19" w:author="Palacherla, Susmitha C (NE)" w:date="2020-07-31T16:34:00Z">
          <w:pPr>
            <w:tabs>
              <w:tab w:val="left" w:pos="1980"/>
              <w:tab w:val="left" w:pos="6750"/>
            </w:tabs>
            <w:ind w:right="-270"/>
          </w:pPr>
        </w:pPrChange>
      </w:pPr>
    </w:p>
    <w:p w:rsidR="009F2A51" w:rsidRPr="002431EB" w:rsidDel="0003511D" w:rsidRDefault="00304EEA" w:rsidP="0003511D">
      <w:pPr>
        <w:tabs>
          <w:tab w:val="left" w:pos="1980"/>
          <w:tab w:val="left" w:pos="6750"/>
        </w:tabs>
        <w:ind w:right="-270"/>
        <w:rPr>
          <w:del w:id="20" w:author="Palacherla, Susmitha C (NE)" w:date="2020-07-31T16:34:00Z"/>
          <w:rFonts w:ascii="Times New Roman (PCL6)" w:hAnsi="Times New Roman (PCL6)"/>
        </w:rPr>
        <w:pPrChange w:id="21" w:author="Palacherla, Susmitha C (NE)" w:date="2020-07-31T16:34:00Z">
          <w:pPr>
            <w:pStyle w:val="hd1"/>
            <w:tabs>
              <w:tab w:val="clear" w:pos="4320"/>
              <w:tab w:val="clear" w:pos="8640"/>
              <w:tab w:val="left" w:pos="1980"/>
              <w:tab w:val="left" w:pos="6750"/>
            </w:tabs>
            <w:ind w:right="-270"/>
          </w:pPr>
        </w:pPrChange>
      </w:pPr>
      <w:del w:id="22" w:author="Palacherla, Susmitha C (NE)" w:date="2020-07-31T16:34:00Z">
        <w:r w:rsidDel="0003511D"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146C2F39" wp14:editId="155C6C4F">
                  <wp:simplePos x="0" y="0"/>
                  <wp:positionH relativeFrom="column">
                    <wp:posOffset>4754880</wp:posOffset>
                  </wp:positionH>
                  <wp:positionV relativeFrom="paragraph">
                    <wp:posOffset>441325</wp:posOffset>
                  </wp:positionV>
                  <wp:extent cx="915035" cy="635"/>
                  <wp:effectExtent l="11430" t="12700" r="6985" b="5715"/>
                  <wp:wrapNone/>
                  <wp:docPr id="14" name="Lin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91503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1664D813" id="Line 6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4.4pt,34.75pt" to="446.45pt,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" o:allowincell="f">
                  <v:stroke startarrowwidth="narrow" startarrowlength="short" endarrowwidth="narrow" endarrowlength="short"/>
                </v:line>
              </w:pict>
            </mc:Fallback>
          </mc:AlternateContent>
        </w:r>
        <w:r w:rsidDel="0003511D">
          <w:rPr>
            <w:noProof/>
          </w:rPr>
          <mc:AlternateContent>
            <mc:Choice Requires="wps">
              <w:drawing>
                <wp:anchor distT="0" distB="0" distL="114300" distR="114300" simplePos="0" relativeHeight="251656192" behindDoc="0" locked="0" layoutInCell="0" allowOverlap="1" wp14:anchorId="15B3DAEF" wp14:editId="2FE2BA33">
                  <wp:simplePos x="0" y="0"/>
                  <wp:positionH relativeFrom="column">
                    <wp:posOffset>914400</wp:posOffset>
                  </wp:positionH>
                  <wp:positionV relativeFrom="paragraph">
                    <wp:posOffset>415925</wp:posOffset>
                  </wp:positionV>
                  <wp:extent cx="2469515" cy="635"/>
                  <wp:effectExtent l="9525" t="6350" r="6985" b="12065"/>
                  <wp:wrapNone/>
                  <wp:docPr id="11" name="Lin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2469515" cy="635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line w14:anchorId="39C4C0A3" id="Line 7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in,32.75pt" to="266.45pt,3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" o:allowincell="f">
                  <v:stroke startarrowwidth="narrow" startarrowlength="short" endarrowwidth="narrow" endarrowlength="short"/>
                </v:line>
              </w:pict>
            </mc:Fallback>
          </mc:AlternateContent>
        </w:r>
        <w:r w:rsidR="009F2A51" w:rsidRPr="002431EB" w:rsidDel="0003511D">
          <w:rPr>
            <w:rFonts w:ascii="Times New Roman (PCL6)" w:hAnsi="Times New Roman (PCL6)"/>
          </w:rPr>
          <w:delText>Approved by:</w:delText>
        </w:r>
        <w:r w:rsidR="009F2A51" w:rsidRPr="002431EB" w:rsidDel="0003511D">
          <w:rPr>
            <w:rFonts w:ascii="Times New Roman (PCL6)" w:hAnsi="Times New Roman (PCL6)"/>
            <w:sz w:val="20"/>
          </w:rPr>
          <w:tab/>
        </w:r>
        <w:r w:rsidR="009F2A51" w:rsidRPr="002431EB" w:rsidDel="0003511D">
          <w:rPr>
            <w:rFonts w:ascii="Times New Roman (PCL6)" w:hAnsi="Times New Roman (PCL6)"/>
            <w:sz w:val="20"/>
          </w:rPr>
          <w:tab/>
        </w:r>
        <w:r w:rsidR="009F2A51" w:rsidRPr="002431EB" w:rsidDel="0003511D">
          <w:rPr>
            <w:rFonts w:ascii="Times New Roman (PCL6)" w:hAnsi="Times New Roman (PCL6)"/>
          </w:rPr>
          <w:delText>Date:</w:delText>
        </w:r>
      </w:del>
      <w:r w:rsidR="009F2A51" w:rsidRPr="002431EB">
        <w:rPr>
          <w:rFonts w:ascii="Times New Roman (PCL6)" w:hAnsi="Times New Roman (PCL6)"/>
        </w:rPr>
        <w:t xml:space="preserve"> </w:t>
      </w:r>
    </w:p>
    <w:p w:rsidR="009F2A51" w:rsidRPr="001D6CCE" w:rsidDel="0003511D" w:rsidRDefault="009F2A51" w:rsidP="0003511D">
      <w:pPr>
        <w:tabs>
          <w:tab w:val="left" w:pos="1980"/>
          <w:tab w:val="left" w:pos="6750"/>
        </w:tabs>
        <w:ind w:right="-270"/>
        <w:rPr>
          <w:del w:id="23" w:author="Palacherla, Susmitha C (NE)" w:date="2020-07-31T16:34:00Z"/>
          <w:rFonts w:ascii="Times New Roman" w:hAnsi="Times New Roman"/>
        </w:rPr>
        <w:pPrChange w:id="24" w:author="Palacherla, Susmitha C (NE)" w:date="2020-07-31T16:34:00Z">
          <w:pPr>
            <w:tabs>
              <w:tab w:val="left" w:pos="1980"/>
              <w:tab w:val="left" w:pos="6750"/>
            </w:tabs>
            <w:ind w:left="1440" w:right="-270" w:firstLine="720"/>
          </w:pPr>
        </w:pPrChange>
      </w:pPr>
    </w:p>
    <w:p w:rsidR="009F2A51" w:rsidRPr="001D6CCE" w:rsidRDefault="009F2A51" w:rsidP="009F2A51">
      <w:pPr>
        <w:pStyle w:val="hdr1"/>
        <w:ind w:left="0" w:right="-270"/>
        <w:jc w:val="center"/>
        <w:rPr>
          <w:b/>
          <w:sz w:val="28"/>
        </w:rPr>
      </w:pPr>
      <w:r w:rsidRPr="001D6CCE">
        <w:rPr>
          <w:b/>
          <w:sz w:val="28"/>
        </w:rPr>
        <w:t>Change History Log</w:t>
      </w:r>
    </w:p>
    <w:p w:rsidR="009F2A51" w:rsidRPr="002431EB" w:rsidRDefault="009F2A51" w:rsidP="009F2A51">
      <w:pPr>
        <w:pStyle w:val="hdr1"/>
        <w:jc w:val="center"/>
      </w:pPr>
    </w:p>
    <w:tbl>
      <w:tblPr>
        <w:tblW w:w="946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5845"/>
        <w:gridCol w:w="2183"/>
      </w:tblGrid>
      <w:tr w:rsidR="009F2A51" w:rsidRPr="001D6CCE" w:rsidTr="0003511D">
        <w:trPr>
          <w:tblHeader/>
        </w:trPr>
        <w:tc>
          <w:tcPr>
            <w:tcW w:w="1440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Date</w:t>
            </w:r>
          </w:p>
        </w:tc>
        <w:tc>
          <w:tcPr>
            <w:tcW w:w="5845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Change Description</w:t>
            </w:r>
          </w:p>
        </w:tc>
        <w:tc>
          <w:tcPr>
            <w:tcW w:w="2183" w:type="dxa"/>
            <w:shd w:val="solid" w:color="auto" w:fill="000000"/>
          </w:tcPr>
          <w:p w:rsidR="009F2A51" w:rsidRPr="001D6CCE" w:rsidRDefault="009F2A51" w:rsidP="00A45C57">
            <w:pPr>
              <w:pStyle w:val="hdr1"/>
              <w:spacing w:before="0"/>
              <w:ind w:left="0"/>
              <w:jc w:val="center"/>
              <w:rPr>
                <w:b/>
                <w:sz w:val="22"/>
                <w:szCs w:val="22"/>
              </w:rPr>
            </w:pPr>
            <w:r w:rsidRPr="001D6CCE">
              <w:rPr>
                <w:b/>
                <w:sz w:val="22"/>
                <w:szCs w:val="22"/>
              </w:rPr>
              <w:t>Author</w:t>
            </w:r>
          </w:p>
        </w:tc>
      </w:tr>
      <w:tr w:rsidR="00BB71FE" w:rsidRPr="001D6CCE" w:rsidTr="0003511D">
        <w:tc>
          <w:tcPr>
            <w:tcW w:w="1440" w:type="dxa"/>
          </w:tcPr>
          <w:p w:rsidR="00BB71FE" w:rsidRPr="0003511D" w:rsidRDefault="00BB71FE" w:rsidP="00BB71F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03511D">
              <w:rPr>
                <w:sz w:val="22"/>
                <w:szCs w:val="22"/>
              </w:rPr>
              <w:t>03/26/2019</w:t>
            </w:r>
          </w:p>
        </w:tc>
        <w:tc>
          <w:tcPr>
            <w:tcW w:w="5845" w:type="dxa"/>
          </w:tcPr>
          <w:p w:rsidR="00BB71FE" w:rsidRPr="0003511D" w:rsidRDefault="00BB71FE" w:rsidP="00BB71F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03511D">
              <w:rPr>
                <w:sz w:val="22"/>
                <w:szCs w:val="22"/>
              </w:rPr>
              <w:t>TFS 13332 – Initial revision. Quality Now Feed Load</w:t>
            </w:r>
          </w:p>
        </w:tc>
        <w:tc>
          <w:tcPr>
            <w:tcW w:w="2183" w:type="dxa"/>
          </w:tcPr>
          <w:p w:rsidR="00BB71FE" w:rsidRPr="0003511D" w:rsidRDefault="00BB71FE" w:rsidP="00BB71F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03511D">
              <w:rPr>
                <w:sz w:val="22"/>
                <w:szCs w:val="22"/>
              </w:rPr>
              <w:t xml:space="preserve">Susmitha </w:t>
            </w:r>
            <w:proofErr w:type="spellStart"/>
            <w:r w:rsidRPr="0003511D">
              <w:rPr>
                <w:sz w:val="22"/>
                <w:szCs w:val="22"/>
              </w:rPr>
              <w:t>Palacherla</w:t>
            </w:r>
            <w:proofErr w:type="spellEnd"/>
          </w:p>
        </w:tc>
      </w:tr>
      <w:tr w:rsidR="008D6EFB" w:rsidRPr="001D6CCE" w:rsidTr="0003511D">
        <w:tc>
          <w:tcPr>
            <w:tcW w:w="1440" w:type="dxa"/>
          </w:tcPr>
          <w:p w:rsidR="008D6EFB" w:rsidRPr="0003511D" w:rsidRDefault="008D6EFB" w:rsidP="008D6EF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03511D">
              <w:rPr>
                <w:sz w:val="22"/>
                <w:szCs w:val="22"/>
              </w:rPr>
              <w:t>07/10/2019</w:t>
            </w:r>
          </w:p>
        </w:tc>
        <w:tc>
          <w:tcPr>
            <w:tcW w:w="5845" w:type="dxa"/>
          </w:tcPr>
          <w:p w:rsidR="008D6EFB" w:rsidRPr="0003511D" w:rsidRDefault="008D6EFB" w:rsidP="008D6EF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03511D">
              <w:rPr>
                <w:sz w:val="22"/>
                <w:szCs w:val="22"/>
              </w:rPr>
              <w:t>TFS 14706 - Switch smtpout.gdit.com to ironport.maximus.com</w:t>
            </w:r>
          </w:p>
        </w:tc>
        <w:tc>
          <w:tcPr>
            <w:tcW w:w="2183" w:type="dxa"/>
          </w:tcPr>
          <w:p w:rsidR="008D6EFB" w:rsidRPr="0003511D" w:rsidRDefault="008D6EFB" w:rsidP="008D6EF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03511D">
              <w:rPr>
                <w:sz w:val="22"/>
                <w:szCs w:val="22"/>
              </w:rPr>
              <w:t xml:space="preserve">Susmitha </w:t>
            </w:r>
            <w:proofErr w:type="spellStart"/>
            <w:r w:rsidRPr="0003511D">
              <w:rPr>
                <w:sz w:val="22"/>
                <w:szCs w:val="22"/>
              </w:rPr>
              <w:t>Palacherla</w:t>
            </w:r>
            <w:proofErr w:type="spellEnd"/>
          </w:p>
        </w:tc>
      </w:tr>
      <w:tr w:rsidR="009F2A51" w:rsidRPr="001D6CCE" w:rsidTr="0003511D">
        <w:tc>
          <w:tcPr>
            <w:tcW w:w="1440" w:type="dxa"/>
          </w:tcPr>
          <w:p w:rsidR="009F2A51" w:rsidRPr="001D6CCE" w:rsidRDefault="003B0AB3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08/07/2019</w:t>
            </w:r>
          </w:p>
        </w:tc>
        <w:tc>
          <w:tcPr>
            <w:tcW w:w="5845" w:type="dxa"/>
          </w:tcPr>
          <w:p w:rsidR="009F2A51" w:rsidRPr="001D6CCE" w:rsidRDefault="003B0AB3" w:rsidP="00C57C3E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3B0AB3">
              <w:rPr>
                <w:sz w:val="22"/>
                <w:szCs w:val="22"/>
              </w:rPr>
              <w:t>TFS 15058 – Changes to QN Evaluations for September 1st</w:t>
            </w:r>
          </w:p>
        </w:tc>
        <w:tc>
          <w:tcPr>
            <w:tcW w:w="2183" w:type="dxa"/>
            <w:vAlign w:val="bottom"/>
          </w:tcPr>
          <w:p w:rsidR="009F2A51" w:rsidRPr="001D6CCE" w:rsidRDefault="003B0AB3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Susmitha </w:t>
            </w:r>
            <w:proofErr w:type="spellStart"/>
            <w:r>
              <w:rPr>
                <w:sz w:val="22"/>
                <w:szCs w:val="22"/>
              </w:rPr>
              <w:t>Palacherla</w:t>
            </w:r>
            <w:proofErr w:type="spellEnd"/>
          </w:p>
        </w:tc>
      </w:tr>
      <w:tr w:rsidR="009447A2" w:rsidRPr="001D6CCE" w:rsidTr="0003511D">
        <w:tc>
          <w:tcPr>
            <w:tcW w:w="1440" w:type="dxa"/>
          </w:tcPr>
          <w:p w:rsidR="009447A2" w:rsidRPr="001D6CCE" w:rsidRDefault="009447A2" w:rsidP="009447A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7/29/2020</w:t>
            </w:r>
          </w:p>
        </w:tc>
        <w:tc>
          <w:tcPr>
            <w:tcW w:w="5845" w:type="dxa"/>
          </w:tcPr>
          <w:p w:rsidR="009447A2" w:rsidRPr="001D6CCE" w:rsidRDefault="009447A2" w:rsidP="009447A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03511D">
              <w:rPr>
                <w:sz w:val="22"/>
                <w:szCs w:val="22"/>
                <w:rPrChange w:id="25" w:author="Palacherla, Susmitha C (NE)" w:date="2020-07-31T16:35:00Z">
                  <w:rPr/>
                </w:rPrChange>
              </w:rPr>
              <w:t xml:space="preserve">TFS 17716 - Removed company specific references </w:t>
            </w:r>
            <w:del w:id="26" w:author="Palacherla, Susmitha C (NE)" w:date="2020-07-31T16:34:00Z">
              <w:r w:rsidRPr="0003511D" w:rsidDel="0003511D">
                <w:rPr>
                  <w:sz w:val="22"/>
                  <w:szCs w:val="22"/>
                  <w:rPrChange w:id="27" w:author="Palacherla, Susmitha C (NE)" w:date="2020-07-31T16:35:00Z">
                    <w:rPr/>
                  </w:rPrChange>
                </w:rPr>
                <w:delText>like GDIT</w:delText>
              </w:r>
            </w:del>
          </w:p>
        </w:tc>
        <w:tc>
          <w:tcPr>
            <w:tcW w:w="2183" w:type="dxa"/>
          </w:tcPr>
          <w:p w:rsidR="009447A2" w:rsidRPr="001D6CCE" w:rsidRDefault="009447A2" w:rsidP="009447A2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r w:rsidRPr="0003511D">
              <w:rPr>
                <w:sz w:val="22"/>
                <w:szCs w:val="22"/>
                <w:rPrChange w:id="28" w:author="Palacherla, Susmitha C (NE)" w:date="2020-07-31T16:35:00Z">
                  <w:rPr/>
                </w:rPrChange>
              </w:rPr>
              <w:t xml:space="preserve">Susmitha </w:t>
            </w:r>
            <w:proofErr w:type="spellStart"/>
            <w:r w:rsidRPr="0003511D">
              <w:rPr>
                <w:sz w:val="22"/>
                <w:szCs w:val="22"/>
                <w:rPrChange w:id="29" w:author="Palacherla, Susmitha C (NE)" w:date="2020-07-31T16:35:00Z">
                  <w:rPr/>
                </w:rPrChange>
              </w:rPr>
              <w:t>Palacherla</w:t>
            </w:r>
            <w:proofErr w:type="spellEnd"/>
          </w:p>
        </w:tc>
      </w:tr>
      <w:tr w:rsidR="00B63D5F" w:rsidRPr="001D6CCE" w:rsidTr="0003511D">
        <w:tc>
          <w:tcPr>
            <w:tcW w:w="1440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845" w:type="dxa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183" w:type="dxa"/>
            <w:vAlign w:val="bottom"/>
          </w:tcPr>
          <w:p w:rsidR="00B63D5F" w:rsidRPr="001D6CCE" w:rsidRDefault="00B63D5F" w:rsidP="00B63D5F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9F2A51" w:rsidRPr="001D6CCE" w:rsidTr="0003511D">
        <w:tc>
          <w:tcPr>
            <w:tcW w:w="1440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845" w:type="dxa"/>
          </w:tcPr>
          <w:p w:rsidR="009F2A51" w:rsidRPr="001D6CCE" w:rsidRDefault="009F2A51" w:rsidP="00100524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183" w:type="dxa"/>
          </w:tcPr>
          <w:p w:rsidR="009F2A51" w:rsidRPr="001D6CCE" w:rsidRDefault="009F2A51" w:rsidP="00A45C57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DA5AD6" w:rsidRPr="001D6CCE" w:rsidTr="0003511D">
        <w:tc>
          <w:tcPr>
            <w:tcW w:w="1440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845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  <w:bookmarkStart w:id="30" w:name="_GoBack"/>
            <w:bookmarkEnd w:id="30"/>
          </w:p>
        </w:tc>
        <w:tc>
          <w:tcPr>
            <w:tcW w:w="2183" w:type="dxa"/>
          </w:tcPr>
          <w:p w:rsidR="00DA5AD6" w:rsidRPr="001D6CCE" w:rsidRDefault="00DA5AD6" w:rsidP="00DA5AD6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  <w:tr w:rsidR="005C3A7B" w:rsidRPr="001D6CCE" w:rsidTr="0003511D">
        <w:tc>
          <w:tcPr>
            <w:tcW w:w="1440" w:type="dxa"/>
          </w:tcPr>
          <w:p w:rsidR="005C3A7B" w:rsidRPr="00BB71F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5845" w:type="dxa"/>
          </w:tcPr>
          <w:p w:rsidR="005C3A7B" w:rsidRPr="00BB71F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  <w:tc>
          <w:tcPr>
            <w:tcW w:w="2183" w:type="dxa"/>
          </w:tcPr>
          <w:p w:rsidR="005C3A7B" w:rsidRPr="00BB71FE" w:rsidRDefault="005C3A7B" w:rsidP="005C3A7B">
            <w:pPr>
              <w:pStyle w:val="hdr1"/>
              <w:ind w:left="0"/>
              <w:jc w:val="left"/>
              <w:rPr>
                <w:sz w:val="22"/>
                <w:szCs w:val="22"/>
              </w:rPr>
            </w:pPr>
          </w:p>
        </w:tc>
      </w:tr>
    </w:tbl>
    <w:p w:rsidR="009F2A51" w:rsidRPr="002431EB" w:rsidRDefault="009F2A51" w:rsidP="009F2A51">
      <w:pPr>
        <w:pStyle w:val="BodyText"/>
      </w:pPr>
    </w:p>
    <w:p w:rsidR="00A96E41" w:rsidRDefault="009F2A51" w:rsidP="009F2A51">
      <w:pPr>
        <w:widowControl w:val="0"/>
        <w:autoSpaceDE w:val="0"/>
        <w:autoSpaceDN w:val="0"/>
        <w:adjustRightInd w:val="0"/>
        <w:spacing w:after="0" w:line="240" w:lineRule="auto"/>
      </w:pPr>
      <w:bookmarkStart w:id="31" w:name="_Toc434743870"/>
      <w:r w:rsidRPr="002431EB">
        <w:br w:type="page"/>
      </w:r>
      <w:bookmarkEnd w:id="31"/>
    </w:p>
    <w:sdt>
      <w:sdtPr>
        <w:rPr>
          <w:rFonts w:ascii="Calibri" w:eastAsia="Times New Roman" w:hAnsi="Calibri" w:cs="Times New Roman"/>
          <w:b w:val="0"/>
          <w:bCs w:val="0"/>
          <w:color w:val="auto"/>
          <w:sz w:val="22"/>
          <w:szCs w:val="22"/>
          <w:lang w:eastAsia="en-US"/>
        </w:rPr>
        <w:id w:val="-5925687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481F6E" w:rsidRDefault="00481F6E">
          <w:pPr>
            <w:pStyle w:val="TOCHeading"/>
          </w:pPr>
          <w:r>
            <w:t>Contents</w:t>
          </w:r>
        </w:p>
        <w:p w:rsidR="007D3FA7" w:rsidRDefault="00481F6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11506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</w:t>
            </w:r>
            <w:r w:rsidR="007D3FA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Overview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_Toc4511506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3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4753F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07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1.1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Project Description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_Toc4511507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3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4753F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08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1.2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Document Scope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_Toc4511508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4753F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09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1.3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Module List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_Toc4511509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4753F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0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1.4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Software and Hardware Interfaces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_Toc4511510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4753F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511511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1.4.1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Software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_Toc4511511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4753FE">
          <w:pPr>
            <w:pStyle w:val="TOC3"/>
            <w:tabs>
              <w:tab w:val="left" w:pos="1320"/>
              <w:tab w:val="right" w:leader="dot" w:pos="9350"/>
            </w:tabs>
            <w:rPr>
              <w:noProof/>
              <w:lang w:eastAsia="en-US"/>
            </w:rPr>
          </w:pPr>
          <w:hyperlink w:anchor="_Toc4511512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1.4.2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Hardware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_Toc4511512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4753F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3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1.5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Users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_Toc4511513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4753FE">
          <w:pPr>
            <w:pStyle w:val="TOC1"/>
            <w:tabs>
              <w:tab w:val="left" w:pos="440"/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4511514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</w:t>
            </w:r>
            <w:r w:rsidR="007D3FA7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Details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_Toc4511514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5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4753F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7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2.1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Source Files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_Toc4511517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5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4753F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8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2.2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Destination Tables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_Toc4511518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5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4753F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19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2.3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Procedures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_Toc4511519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8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4753F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20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2.4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SSIS Package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_Toc4511520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8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4753F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21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2.5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Config File(s)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_Toc4511521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34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7D3FA7" w:rsidRDefault="004753FE">
          <w:pPr>
            <w:pStyle w:val="TOC2"/>
            <w:tabs>
              <w:tab w:val="left" w:pos="880"/>
              <w:tab w:val="right" w:leader="dot" w:pos="9350"/>
            </w:tabs>
            <w:rPr>
              <w:noProof/>
              <w:lang w:eastAsia="en-US"/>
            </w:rPr>
          </w:pPr>
          <w:hyperlink w:anchor="_Toc4511522" w:history="1">
            <w:r w:rsidR="007D3FA7" w:rsidRPr="00575AA1">
              <w:rPr>
                <w:rStyle w:val="Hyperlink"/>
                <w:rFonts w:ascii="Times New Roman" w:hAnsi="Times New Roman"/>
                <w:noProof/>
              </w:rPr>
              <w:t>2.6</w:t>
            </w:r>
            <w:r w:rsidR="007D3FA7">
              <w:rPr>
                <w:noProof/>
                <w:lang w:eastAsia="en-US"/>
              </w:rPr>
              <w:tab/>
            </w:r>
            <w:r w:rsidR="007D3FA7" w:rsidRPr="00575AA1">
              <w:rPr>
                <w:rStyle w:val="Hyperlink"/>
                <w:rFonts w:ascii="Times New Roman" w:hAnsi="Times New Roman"/>
                <w:noProof/>
              </w:rPr>
              <w:t>SQL agent job</w:t>
            </w:r>
            <w:r w:rsidR="007D3FA7">
              <w:rPr>
                <w:noProof/>
                <w:webHidden/>
              </w:rPr>
              <w:tab/>
            </w:r>
            <w:r w:rsidR="007D3FA7">
              <w:rPr>
                <w:noProof/>
                <w:webHidden/>
              </w:rPr>
              <w:fldChar w:fldCharType="begin"/>
            </w:r>
            <w:r w:rsidR="007D3FA7">
              <w:rPr>
                <w:noProof/>
                <w:webHidden/>
              </w:rPr>
              <w:instrText xml:space="preserve"> PAGEREF _Toc4511522 \h </w:instrText>
            </w:r>
            <w:r w:rsidR="007D3FA7">
              <w:rPr>
                <w:noProof/>
                <w:webHidden/>
              </w:rPr>
            </w:r>
            <w:r w:rsidR="007D3FA7">
              <w:rPr>
                <w:noProof/>
                <w:webHidden/>
              </w:rPr>
              <w:fldChar w:fldCharType="separate"/>
            </w:r>
            <w:r w:rsidR="007D3FA7">
              <w:rPr>
                <w:noProof/>
                <w:webHidden/>
              </w:rPr>
              <w:t>34</w:t>
            </w:r>
            <w:r w:rsidR="007D3FA7">
              <w:rPr>
                <w:noProof/>
                <w:webHidden/>
              </w:rPr>
              <w:fldChar w:fldCharType="end"/>
            </w:r>
          </w:hyperlink>
        </w:p>
        <w:p w:rsidR="00481F6E" w:rsidRDefault="00481F6E">
          <w:r>
            <w:rPr>
              <w:b/>
              <w:bCs/>
              <w:noProof/>
            </w:rPr>
            <w:fldChar w:fldCharType="end"/>
          </w:r>
        </w:p>
      </w:sdtContent>
    </w:sdt>
    <w:p w:rsidR="00202048" w:rsidRDefault="00202048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27630C" w:rsidRDefault="0027630C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</w:pPr>
    </w:p>
    <w:p w:rsidR="009D1884" w:rsidRPr="001D6CCE" w:rsidRDefault="006F770C" w:rsidP="0076086A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32" w:name="_Toc4511506"/>
      <w:r w:rsidRPr="001D6CCE">
        <w:rPr>
          <w:rFonts w:ascii="Times New Roman" w:hAnsi="Times New Roman" w:cs="Times New Roman"/>
          <w:color w:val="auto"/>
        </w:rPr>
        <w:lastRenderedPageBreak/>
        <w:t>Overview</w:t>
      </w:r>
      <w:bookmarkEnd w:id="32"/>
    </w:p>
    <w:p w:rsidR="00A47122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3" w:name="_Toc4511507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Project 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>Description</w:t>
      </w:r>
      <w:bookmarkEnd w:id="33"/>
    </w:p>
    <w:p w:rsidR="00CD59BF" w:rsidRDefault="00A47122" w:rsidP="00CD59BF">
      <w:pPr>
        <w:autoSpaceDE w:val="0"/>
        <w:autoSpaceDN w:val="0"/>
        <w:adjustRightInd w:val="0"/>
        <w:spacing w:line="240" w:lineRule="auto"/>
      </w:pPr>
      <w:r w:rsidRPr="001D6CCE">
        <w:rPr>
          <w:rFonts w:ascii="Times New Roman" w:hAnsi="Times New Roman"/>
          <w:color w:val="000000" w:themeColor="text1"/>
        </w:rPr>
        <w:t xml:space="preserve"> </w:t>
      </w:r>
      <w:r w:rsidR="00026536" w:rsidRPr="001D6CCE">
        <w:rPr>
          <w:rFonts w:ascii="Times New Roman" w:hAnsi="Times New Roman"/>
          <w:color w:val="000000" w:themeColor="text1"/>
        </w:rPr>
        <w:t xml:space="preserve">The </w:t>
      </w:r>
      <w:r w:rsidR="001B4454" w:rsidRPr="001D6CCE">
        <w:rPr>
          <w:rFonts w:ascii="Times New Roman" w:hAnsi="Times New Roman"/>
          <w:color w:val="000000" w:themeColor="text1"/>
        </w:rPr>
        <w:t xml:space="preserve">coaching process is a standard process to facilitate consistent communication when a performance opportunity </w:t>
      </w:r>
      <w:r w:rsidR="0094076B" w:rsidRPr="001D6CCE">
        <w:rPr>
          <w:rFonts w:ascii="Times New Roman" w:hAnsi="Times New Roman"/>
          <w:color w:val="000000" w:themeColor="text1"/>
        </w:rPr>
        <w:t xml:space="preserve">or reinforcement </w:t>
      </w:r>
      <w:r w:rsidR="001B4454" w:rsidRPr="001D6CCE">
        <w:rPr>
          <w:rFonts w:ascii="Times New Roman" w:hAnsi="Times New Roman"/>
          <w:color w:val="000000" w:themeColor="text1"/>
        </w:rPr>
        <w:t xml:space="preserve">exists.  It provides a method to make a determination of whether coaching is needed, when to initiate coaching and verification that the performance issue has been addressed. </w:t>
      </w:r>
      <w:r w:rsidR="00CD59BF" w:rsidRPr="00CD59BF">
        <w:rPr>
          <w:rFonts w:ascii="Times New Roman" w:hAnsi="Times New Roman"/>
          <w:color w:val="000000" w:themeColor="text1"/>
        </w:rPr>
        <w:t xml:space="preserve">This is the feed of Quality Now evaluations from the Quality system. Evaluations are grouped into batches and sent over from IQS to </w:t>
      </w:r>
      <w:proofErr w:type="spellStart"/>
      <w:proofErr w:type="gramStart"/>
      <w:r w:rsidR="00CD59BF" w:rsidRPr="00CD59BF">
        <w:rPr>
          <w:rFonts w:ascii="Times New Roman" w:hAnsi="Times New Roman"/>
          <w:color w:val="000000" w:themeColor="text1"/>
        </w:rPr>
        <w:t>eCL</w:t>
      </w:r>
      <w:proofErr w:type="spellEnd"/>
      <w:proofErr w:type="gramEnd"/>
      <w:r w:rsidR="00CD59BF" w:rsidRPr="00CD59BF">
        <w:rPr>
          <w:rFonts w:ascii="Times New Roman" w:hAnsi="Times New Roman"/>
          <w:color w:val="000000" w:themeColor="text1"/>
        </w:rPr>
        <w:t xml:space="preserve"> when the minimum batch threshold is reached. For each batch of evaluations in the feed file only one </w:t>
      </w:r>
      <w:proofErr w:type="spellStart"/>
      <w:proofErr w:type="gramStart"/>
      <w:r w:rsidR="00CD59BF" w:rsidRPr="00CD59BF">
        <w:rPr>
          <w:rFonts w:ascii="Times New Roman" w:hAnsi="Times New Roman"/>
          <w:color w:val="000000" w:themeColor="text1"/>
        </w:rPr>
        <w:t>eCL</w:t>
      </w:r>
      <w:proofErr w:type="spellEnd"/>
      <w:proofErr w:type="gramEnd"/>
      <w:r w:rsidR="00CD59BF" w:rsidRPr="00CD59BF">
        <w:rPr>
          <w:rFonts w:ascii="Times New Roman" w:hAnsi="Times New Roman"/>
          <w:color w:val="000000" w:themeColor="text1"/>
        </w:rPr>
        <w:t xml:space="preserve"> is created and defaults to Pending Supervisor Review. Details evaluations are stored in a separate detail table. The </w:t>
      </w:r>
      <w:proofErr w:type="spellStart"/>
      <w:proofErr w:type="gramStart"/>
      <w:r w:rsidR="00CD59BF" w:rsidRPr="00CD59BF">
        <w:rPr>
          <w:rFonts w:ascii="Times New Roman" w:hAnsi="Times New Roman"/>
          <w:color w:val="000000" w:themeColor="text1"/>
        </w:rPr>
        <w:t>eCL</w:t>
      </w:r>
      <w:proofErr w:type="spellEnd"/>
      <w:proofErr w:type="gramEnd"/>
      <w:r w:rsidR="00CD59BF" w:rsidRPr="00CD59BF">
        <w:rPr>
          <w:rFonts w:ascii="Times New Roman" w:hAnsi="Times New Roman"/>
          <w:color w:val="000000" w:themeColor="text1"/>
        </w:rPr>
        <w:t xml:space="preserve"> follows the regular workflow.</w:t>
      </w: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4" w:name="_Toc4511508"/>
      <w:r w:rsidRPr="001D6CCE">
        <w:rPr>
          <w:rFonts w:ascii="Times New Roman" w:hAnsi="Times New Roman" w:cs="Times New Roman"/>
          <w:color w:val="auto"/>
          <w:sz w:val="22"/>
          <w:szCs w:val="22"/>
        </w:rPr>
        <w:t>Document</w:t>
      </w:r>
      <w:r w:rsidR="006F770C"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Scope</w:t>
      </w:r>
      <w:bookmarkEnd w:id="34"/>
    </w:p>
    <w:p w:rsidR="002C3B04" w:rsidRPr="00822AAD" w:rsidRDefault="00A47122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Theme="minorHAnsi" w:hAnsiTheme="minorHAnsi" w:cs="Segoe UI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This document describes the </w:t>
      </w:r>
      <w:r w:rsidR="001B4454" w:rsidRPr="001D6CCE">
        <w:rPr>
          <w:rFonts w:ascii="Times New Roman" w:hAnsi="Times New Roman"/>
          <w:color w:val="000000" w:themeColor="text1"/>
        </w:rPr>
        <w:t xml:space="preserve">load of the </w:t>
      </w:r>
      <w:r w:rsidR="0094076B" w:rsidRPr="001D6CCE">
        <w:rPr>
          <w:rFonts w:ascii="Times New Roman" w:hAnsi="Times New Roman"/>
          <w:color w:val="000000" w:themeColor="text1"/>
        </w:rPr>
        <w:t>‘</w:t>
      </w:r>
      <w:r w:rsidR="00EB552F" w:rsidRPr="001D6CCE">
        <w:rPr>
          <w:rFonts w:ascii="Times New Roman" w:hAnsi="Times New Roman"/>
          <w:color w:val="000000" w:themeColor="text1"/>
        </w:rPr>
        <w:t>Quality</w:t>
      </w:r>
      <w:r w:rsidR="00BB71FE">
        <w:rPr>
          <w:rFonts w:ascii="Times New Roman" w:hAnsi="Times New Roman"/>
          <w:color w:val="000000" w:themeColor="text1"/>
        </w:rPr>
        <w:t xml:space="preserve"> Now </w:t>
      </w:r>
      <w:r w:rsidR="0094076B" w:rsidRPr="001D6CCE">
        <w:rPr>
          <w:rFonts w:ascii="Times New Roman" w:hAnsi="Times New Roman"/>
          <w:color w:val="000000" w:themeColor="text1"/>
        </w:rPr>
        <w:t>feed</w:t>
      </w:r>
      <w:r w:rsidR="00BB71FE">
        <w:rPr>
          <w:rFonts w:ascii="Times New Roman" w:hAnsi="Times New Roman"/>
          <w:color w:val="000000" w:themeColor="text1"/>
        </w:rPr>
        <w:t xml:space="preserve">’ that will be provided from the IQS system which will in turn get the data from the CMT application. The Quality Now evaluations will be grouped by batches of a predetermined number. All logic to identify a valid batch and its status will be handled at either the CMT and or IQS systems and </w:t>
      </w:r>
      <w:proofErr w:type="spellStart"/>
      <w:proofErr w:type="gramStart"/>
      <w:r w:rsidR="00BB71FE">
        <w:rPr>
          <w:rFonts w:ascii="Times New Roman" w:hAnsi="Times New Roman"/>
          <w:color w:val="000000" w:themeColor="text1"/>
        </w:rPr>
        <w:t>eCL</w:t>
      </w:r>
      <w:proofErr w:type="spellEnd"/>
      <w:proofErr w:type="gramEnd"/>
      <w:r w:rsidR="00BB71FE">
        <w:rPr>
          <w:rFonts w:ascii="Times New Roman" w:hAnsi="Times New Roman"/>
          <w:color w:val="000000" w:themeColor="text1"/>
        </w:rPr>
        <w:t xml:space="preserve"> will only receive batches and their status which will determine if an </w:t>
      </w:r>
      <w:proofErr w:type="spellStart"/>
      <w:r w:rsidR="00BB71FE">
        <w:rPr>
          <w:rFonts w:ascii="Times New Roman" w:hAnsi="Times New Roman"/>
          <w:color w:val="000000" w:themeColor="text1"/>
        </w:rPr>
        <w:t>eCL</w:t>
      </w:r>
      <w:proofErr w:type="spellEnd"/>
      <w:r w:rsidR="00BB71FE">
        <w:rPr>
          <w:rFonts w:ascii="Times New Roman" w:hAnsi="Times New Roman"/>
          <w:color w:val="000000" w:themeColor="text1"/>
        </w:rPr>
        <w:t xml:space="preserve"> will be created and or inactivated. </w:t>
      </w:r>
    </w:p>
    <w:p w:rsidR="002C3B04" w:rsidRPr="001D6CCE" w:rsidRDefault="002C3B04" w:rsidP="00A4712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A47122" w:rsidRPr="001D6CCE" w:rsidRDefault="00A4712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5" w:name="_Toc4511509"/>
      <w:r w:rsidRPr="001D6CCE">
        <w:rPr>
          <w:rFonts w:ascii="Times New Roman" w:hAnsi="Times New Roman" w:cs="Times New Roman"/>
          <w:color w:val="auto"/>
          <w:sz w:val="22"/>
          <w:szCs w:val="22"/>
        </w:rPr>
        <w:t>Module List</w:t>
      </w:r>
      <w:bookmarkEnd w:id="35"/>
    </w:p>
    <w:p w:rsidR="00CD59BF" w:rsidRDefault="00CD59BF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color w:val="000000" w:themeColor="text1"/>
        </w:rPr>
        <w:t>Source File</w:t>
      </w:r>
    </w:p>
    <w:p w:rsidR="00A07CCD" w:rsidRPr="001D6CCE" w:rsidRDefault="00A07CCD" w:rsidP="00A07CC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Tables</w:t>
      </w:r>
    </w:p>
    <w:p w:rsidR="00A07CCD" w:rsidRPr="001D6CCE" w:rsidRDefault="00A07CCD" w:rsidP="00A07CC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Procedures </w:t>
      </w:r>
    </w:p>
    <w:p w:rsidR="009D1884" w:rsidRDefault="009D1884" w:rsidP="0076086A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SSIS Package</w:t>
      </w:r>
    </w:p>
    <w:p w:rsidR="00A07CCD" w:rsidRPr="001D6CCE" w:rsidRDefault="00A07CCD" w:rsidP="00A07CC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>SQL agent job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481F6E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6" w:name="_Toc4511510"/>
      <w:r w:rsidRPr="001D6CCE">
        <w:rPr>
          <w:rFonts w:ascii="Times New Roman" w:hAnsi="Times New Roman" w:cs="Times New Roman"/>
          <w:color w:val="auto"/>
          <w:sz w:val="22"/>
          <w:szCs w:val="22"/>
        </w:rPr>
        <w:t>Software and Hardware Interfaces</w:t>
      </w:r>
      <w:bookmarkEnd w:id="36"/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37" w:name="_Toc4511511"/>
      <w:r w:rsidRPr="001D6CCE">
        <w:rPr>
          <w:rFonts w:ascii="Times New Roman" w:hAnsi="Times New Roman" w:cs="Times New Roman"/>
          <w:color w:val="auto"/>
        </w:rPr>
        <w:t>Software</w:t>
      </w:r>
      <w:bookmarkEnd w:id="37"/>
    </w:p>
    <w:p w:rsidR="00DA5AD6" w:rsidRPr="00257251" w:rsidRDefault="00DA5AD6" w:rsidP="00DA5AD6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57251">
        <w:rPr>
          <w:rFonts w:ascii="Times New Roman" w:hAnsi="Times New Roman"/>
          <w:color w:val="000000" w:themeColor="text1"/>
          <w:sz w:val="20"/>
          <w:szCs w:val="20"/>
        </w:rPr>
        <w:t>SQL Server 20</w:t>
      </w:r>
      <w:r>
        <w:rPr>
          <w:rFonts w:ascii="Times New Roman" w:hAnsi="Times New Roman"/>
          <w:color w:val="000000" w:themeColor="text1"/>
          <w:sz w:val="20"/>
          <w:szCs w:val="20"/>
        </w:rPr>
        <w:t>12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SP</w:t>
      </w:r>
      <w:r>
        <w:rPr>
          <w:rFonts w:ascii="Times New Roman" w:hAnsi="Times New Roman"/>
          <w:color w:val="000000" w:themeColor="text1"/>
          <w:sz w:val="20"/>
          <w:szCs w:val="20"/>
        </w:rPr>
        <w:t>3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Suite</w:t>
      </w:r>
    </w:p>
    <w:p w:rsidR="009D1884" w:rsidRPr="001D6CCE" w:rsidRDefault="009D1884" w:rsidP="009D188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</w:rPr>
      </w:pPr>
    </w:p>
    <w:p w:rsidR="009D1884" w:rsidRPr="001D6CCE" w:rsidRDefault="009D1884" w:rsidP="0027630C">
      <w:pPr>
        <w:pStyle w:val="Heading3"/>
        <w:rPr>
          <w:rFonts w:ascii="Times New Roman" w:hAnsi="Times New Roman" w:cs="Times New Roman"/>
          <w:color w:val="auto"/>
        </w:rPr>
      </w:pPr>
      <w:bookmarkStart w:id="38" w:name="_Toc4511512"/>
      <w:r w:rsidRPr="001D6CCE">
        <w:rPr>
          <w:rFonts w:ascii="Times New Roman" w:hAnsi="Times New Roman" w:cs="Times New Roman"/>
          <w:color w:val="auto"/>
        </w:rPr>
        <w:t>Hardware</w:t>
      </w:r>
      <w:bookmarkEnd w:id="38"/>
    </w:p>
    <w:p w:rsidR="00DA5AD6" w:rsidRPr="00810310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810310">
        <w:rPr>
          <w:rFonts w:ascii="Arial" w:hAnsi="Arial" w:cs="Arial"/>
          <w:color w:val="000000"/>
          <w:sz w:val="20"/>
          <w:szCs w:val="20"/>
        </w:rPr>
        <w:t>F3420-ECLDBD01</w:t>
      </w:r>
      <w:r w:rsidRPr="00810310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– Dev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Pr="00257251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 w:rsidRPr="002A21C8">
        <w:rPr>
          <w:rFonts w:ascii="Arial" w:hAnsi="Arial" w:cs="Arial"/>
          <w:color w:val="000000"/>
          <w:sz w:val="20"/>
          <w:szCs w:val="20"/>
        </w:rPr>
        <w:t>F3420-ECLDB</w:t>
      </w:r>
      <w:r>
        <w:rPr>
          <w:rFonts w:ascii="Arial" w:hAnsi="Arial" w:cs="Arial"/>
          <w:color w:val="000000"/>
          <w:sz w:val="20"/>
          <w:szCs w:val="20"/>
        </w:rPr>
        <w:t>T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Test DB </w:t>
      </w:r>
      <w:r>
        <w:rPr>
          <w:rFonts w:ascii="Times New Roman" w:hAnsi="Times New Roman"/>
          <w:color w:val="000000" w:themeColor="text1"/>
          <w:sz w:val="20"/>
          <w:szCs w:val="20"/>
        </w:rPr>
        <w:t>Server</w:t>
      </w:r>
    </w:p>
    <w:p w:rsidR="00DA5AD6" w:rsidRDefault="00DA5AD6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r>
        <w:rPr>
          <w:rFonts w:ascii="Arial" w:hAnsi="Arial" w:cs="Arial"/>
          <w:color w:val="000000"/>
          <w:sz w:val="20"/>
          <w:szCs w:val="20"/>
        </w:rPr>
        <w:t>F3420-ECLDBP</w:t>
      </w:r>
      <w:r w:rsidRPr="002A21C8">
        <w:rPr>
          <w:rFonts w:ascii="Arial" w:hAnsi="Arial" w:cs="Arial"/>
          <w:color w:val="000000"/>
          <w:sz w:val="20"/>
          <w:szCs w:val="20"/>
        </w:rPr>
        <w:t>01</w:t>
      </w:r>
      <w:r w:rsidRPr="002A21C8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– </w:t>
      </w:r>
      <w:r>
        <w:rPr>
          <w:rFonts w:ascii="Times New Roman" w:hAnsi="Times New Roman"/>
          <w:color w:val="000000" w:themeColor="text1"/>
          <w:sz w:val="20"/>
          <w:szCs w:val="20"/>
        </w:rPr>
        <w:t>Prod Server</w:t>
      </w:r>
    </w:p>
    <w:p w:rsidR="00DA5AD6" w:rsidRDefault="004753FE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8" w:history="1">
        <w:r w:rsidR="00DA5AD6">
          <w:rPr>
            <w:rStyle w:val="Hyperlink"/>
            <w:rFonts w:ascii="Arial" w:hAnsi="Arial" w:cs="Arial"/>
            <w:sz w:val="20"/>
            <w:szCs w:val="20"/>
          </w:rPr>
          <w:t>\\F3420-ECLDBD01\data\</w:t>
        </w:r>
      </w:hyperlink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 - Dev File staging share</w:t>
      </w:r>
    </w:p>
    <w:p w:rsidR="00DA5AD6" w:rsidRPr="00257251" w:rsidRDefault="004753FE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9" w:history="1">
        <w:r w:rsidR="00DA5AD6">
          <w:rPr>
            <w:rStyle w:val="Hyperlink"/>
            <w:rFonts w:ascii="Arial" w:hAnsi="Arial" w:cs="Arial"/>
            <w:sz w:val="20"/>
            <w:szCs w:val="20"/>
          </w:rPr>
          <w:t>\\F3420-ECLDBT01\data\</w:t>
        </w:r>
      </w:hyperlink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 - Test</w:t>
      </w:r>
      <w:r w:rsidR="00DA5AD6" w:rsidRPr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  <w:r w:rsidR="00DA5AD6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</w:p>
    <w:p w:rsidR="00DA5AD6" w:rsidRPr="00257251" w:rsidRDefault="004753FE" w:rsidP="00DA5AD6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0000" w:themeColor="text1"/>
          <w:sz w:val="20"/>
          <w:szCs w:val="20"/>
        </w:rPr>
      </w:pPr>
      <w:hyperlink r:id="rId10" w:history="1">
        <w:r w:rsidR="005C3A7B" w:rsidRPr="00700164">
          <w:rPr>
            <w:rStyle w:val="Hyperlink"/>
            <w:rFonts w:ascii="Arial" w:hAnsi="Arial" w:cs="Arial"/>
            <w:sz w:val="20"/>
            <w:szCs w:val="20"/>
          </w:rPr>
          <w:t>\\F3420-ECLDBP01\data\</w:t>
        </w:r>
      </w:hyperlink>
      <w:r w:rsidR="005C3A7B" w:rsidRPr="00257251" w:rsidDel="00810310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5C3A7B">
        <w:rPr>
          <w:rFonts w:ascii="Times New Roman" w:hAnsi="Times New Roman"/>
          <w:color w:val="000000" w:themeColor="text1"/>
          <w:sz w:val="20"/>
          <w:szCs w:val="20"/>
        </w:rPr>
        <w:t xml:space="preserve">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 xml:space="preserve"> - </w:t>
      </w:r>
      <w:r w:rsidR="00DA5AD6">
        <w:rPr>
          <w:rFonts w:ascii="Times New Roman" w:hAnsi="Times New Roman"/>
          <w:color w:val="000000" w:themeColor="text1"/>
          <w:sz w:val="20"/>
          <w:szCs w:val="20"/>
        </w:rPr>
        <w:t xml:space="preserve">Prod </w:t>
      </w:r>
      <w:r w:rsidR="00DA5AD6" w:rsidRPr="00257251">
        <w:rPr>
          <w:rFonts w:ascii="Times New Roman" w:hAnsi="Times New Roman"/>
          <w:color w:val="000000" w:themeColor="text1"/>
          <w:sz w:val="20"/>
          <w:szCs w:val="20"/>
        </w:rPr>
        <w:t>File staging share</w:t>
      </w:r>
    </w:p>
    <w:p w:rsidR="009D1884" w:rsidRPr="001D6CCE" w:rsidRDefault="009D188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9D1884" w:rsidRPr="001D6CCE" w:rsidRDefault="009D1884" w:rsidP="0027630C">
      <w:pPr>
        <w:pStyle w:val="Heading2"/>
        <w:rPr>
          <w:rFonts w:ascii="Times New Roman" w:hAnsi="Times New Roman" w:cs="Times New Roman"/>
          <w:color w:val="auto"/>
          <w:sz w:val="22"/>
          <w:szCs w:val="22"/>
        </w:rPr>
      </w:pPr>
      <w:bookmarkStart w:id="39" w:name="_Toc4511513"/>
      <w:r w:rsidRPr="001D6CCE">
        <w:rPr>
          <w:rFonts w:ascii="Times New Roman" w:hAnsi="Times New Roman" w:cs="Times New Roman"/>
          <w:color w:val="auto"/>
          <w:sz w:val="22"/>
          <w:szCs w:val="22"/>
        </w:rPr>
        <w:t>Users</w:t>
      </w:r>
      <w:bookmarkEnd w:id="39"/>
      <w:r w:rsidRPr="001D6CC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C86D30" w:rsidRPr="001D6CCE" w:rsidRDefault="00A71CC9" w:rsidP="0076086A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The first </w:t>
      </w:r>
      <w:r w:rsidR="00B41F6B" w:rsidRPr="001D6CCE">
        <w:rPr>
          <w:rFonts w:ascii="Times New Roman" w:hAnsi="Times New Roman"/>
          <w:color w:val="000000" w:themeColor="text1"/>
        </w:rPr>
        <w:t xml:space="preserve">set of </w:t>
      </w:r>
      <w:r w:rsidRPr="001D6CCE">
        <w:rPr>
          <w:rFonts w:ascii="Times New Roman" w:hAnsi="Times New Roman"/>
          <w:color w:val="000000" w:themeColor="text1"/>
        </w:rPr>
        <w:t>user</w:t>
      </w:r>
      <w:r w:rsidR="00B41F6B" w:rsidRPr="001D6CCE">
        <w:rPr>
          <w:rFonts w:ascii="Times New Roman" w:hAnsi="Times New Roman"/>
          <w:color w:val="000000" w:themeColor="text1"/>
        </w:rPr>
        <w:t>s</w:t>
      </w:r>
      <w:r w:rsidRPr="001D6CCE">
        <w:rPr>
          <w:rFonts w:ascii="Times New Roman" w:hAnsi="Times New Roman"/>
          <w:color w:val="000000" w:themeColor="text1"/>
        </w:rPr>
        <w:t xml:space="preserve"> for the </w:t>
      </w:r>
      <w:r w:rsidR="00253DE1">
        <w:rPr>
          <w:rFonts w:ascii="Times New Roman" w:hAnsi="Times New Roman"/>
          <w:color w:val="000000" w:themeColor="text1"/>
        </w:rPr>
        <w:t xml:space="preserve">Quality </w:t>
      </w:r>
      <w:proofErr w:type="spellStart"/>
      <w:r w:rsidR="00253DE1">
        <w:rPr>
          <w:rFonts w:ascii="Times New Roman" w:hAnsi="Times New Roman"/>
          <w:color w:val="000000" w:themeColor="text1"/>
        </w:rPr>
        <w:t>Now</w:t>
      </w:r>
      <w:r w:rsidRPr="001D6CCE">
        <w:rPr>
          <w:rFonts w:ascii="Times New Roman" w:hAnsi="Times New Roman"/>
          <w:color w:val="000000" w:themeColor="text1"/>
        </w:rPr>
        <w:t>records</w:t>
      </w:r>
      <w:proofErr w:type="spellEnd"/>
      <w:r w:rsidRPr="001D6CCE">
        <w:rPr>
          <w:rFonts w:ascii="Times New Roman" w:hAnsi="Times New Roman"/>
          <w:color w:val="000000" w:themeColor="text1"/>
        </w:rPr>
        <w:t xml:space="preserve"> loaded into </w:t>
      </w:r>
      <w:r w:rsidR="00B41F6B" w:rsidRPr="001D6CCE">
        <w:rPr>
          <w:rFonts w:ascii="Times New Roman" w:hAnsi="Times New Roman"/>
          <w:color w:val="000000" w:themeColor="text1"/>
        </w:rPr>
        <w:t xml:space="preserve">the </w:t>
      </w:r>
      <w:proofErr w:type="spellStart"/>
      <w:proofErr w:type="gramStart"/>
      <w:r w:rsidR="00B41F6B" w:rsidRPr="001D6CCE">
        <w:rPr>
          <w:rFonts w:ascii="Times New Roman" w:hAnsi="Times New Roman"/>
          <w:color w:val="000000" w:themeColor="text1"/>
        </w:rPr>
        <w:t>eCL</w:t>
      </w:r>
      <w:proofErr w:type="spellEnd"/>
      <w:proofErr w:type="gramEnd"/>
      <w:r w:rsidR="00B41F6B" w:rsidRPr="001D6CCE">
        <w:rPr>
          <w:rFonts w:ascii="Times New Roman" w:hAnsi="Times New Roman"/>
          <w:color w:val="000000" w:themeColor="text1"/>
        </w:rPr>
        <w:t xml:space="preserve"> database are the CCO </w:t>
      </w:r>
      <w:r w:rsidR="007C6827" w:rsidRPr="001D6CCE">
        <w:rPr>
          <w:rFonts w:ascii="Times New Roman" w:hAnsi="Times New Roman"/>
          <w:color w:val="000000" w:themeColor="text1"/>
        </w:rPr>
        <w:t>Supervisors</w:t>
      </w:r>
      <w:r w:rsidR="00B41F6B" w:rsidRPr="001D6CCE">
        <w:rPr>
          <w:rFonts w:ascii="Times New Roman" w:hAnsi="Times New Roman"/>
          <w:color w:val="000000" w:themeColor="text1"/>
        </w:rPr>
        <w:t xml:space="preserve"> </w:t>
      </w:r>
      <w:r w:rsidR="00EB552F" w:rsidRPr="001D6CCE">
        <w:rPr>
          <w:rFonts w:ascii="Times New Roman" w:hAnsi="Times New Roman"/>
          <w:color w:val="000000" w:themeColor="text1"/>
        </w:rPr>
        <w:t>and their immediate supervisors. Logs are loaded at pending Acknowledgement status and can be acknowledged by either the Supervisor (owner) or Manager of the Supervisor first.</w:t>
      </w:r>
    </w:p>
    <w:p w:rsidR="00B41F6B" w:rsidRPr="001D6CCE" w:rsidRDefault="00B41F6B" w:rsidP="0094076B">
      <w:pPr>
        <w:pStyle w:val="ListParagraph"/>
        <w:numPr>
          <w:ilvl w:val="0"/>
          <w:numId w:val="5"/>
        </w:numPr>
        <w:rPr>
          <w:rFonts w:ascii="Times New Roman" w:hAnsi="Times New Roman"/>
          <w:color w:val="000000" w:themeColor="text1"/>
        </w:rPr>
      </w:pPr>
      <w:r w:rsidRPr="001D6CCE">
        <w:rPr>
          <w:rFonts w:ascii="Times New Roman" w:hAnsi="Times New Roman"/>
          <w:color w:val="000000" w:themeColor="text1"/>
        </w:rPr>
        <w:t xml:space="preserve">CCO Supervisors </w:t>
      </w:r>
      <w:r w:rsidR="007C6827" w:rsidRPr="001D6CCE">
        <w:rPr>
          <w:rFonts w:ascii="Times New Roman" w:hAnsi="Times New Roman"/>
          <w:color w:val="000000" w:themeColor="text1"/>
        </w:rPr>
        <w:t>and Managers</w:t>
      </w:r>
      <w:r w:rsidR="0094076B" w:rsidRPr="001D6CCE">
        <w:rPr>
          <w:rFonts w:ascii="Times New Roman" w:hAnsi="Times New Roman"/>
          <w:color w:val="000000" w:themeColor="text1"/>
        </w:rPr>
        <w:t xml:space="preserve"> and specific HR staff</w:t>
      </w:r>
      <w:r w:rsidR="007C6827" w:rsidRPr="001D6CCE">
        <w:rPr>
          <w:rFonts w:ascii="Times New Roman" w:hAnsi="Times New Roman"/>
          <w:color w:val="000000" w:themeColor="text1"/>
        </w:rPr>
        <w:t xml:space="preserve"> </w:t>
      </w:r>
      <w:r w:rsidRPr="001D6CCE">
        <w:rPr>
          <w:rFonts w:ascii="Times New Roman" w:hAnsi="Times New Roman"/>
          <w:color w:val="000000" w:themeColor="text1"/>
        </w:rPr>
        <w:t>will be able to access the logs from the historical Dashboards.</w:t>
      </w:r>
    </w:p>
    <w:p w:rsidR="006F770C" w:rsidRPr="001D6CCE" w:rsidRDefault="006F770C" w:rsidP="001D6CCE">
      <w:pPr>
        <w:pStyle w:val="Heading1"/>
        <w:numPr>
          <w:ilvl w:val="0"/>
          <w:numId w:val="1"/>
        </w:numPr>
        <w:rPr>
          <w:rFonts w:ascii="Times New Roman" w:hAnsi="Times New Roman" w:cs="Times New Roman"/>
          <w:color w:val="auto"/>
        </w:rPr>
      </w:pPr>
      <w:bookmarkStart w:id="40" w:name="_Toc4511514"/>
      <w:r w:rsidRPr="001D6CCE">
        <w:rPr>
          <w:rFonts w:ascii="Times New Roman" w:hAnsi="Times New Roman" w:cs="Times New Roman"/>
          <w:color w:val="auto"/>
        </w:rPr>
        <w:t>Details</w:t>
      </w:r>
      <w:bookmarkEnd w:id="40"/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6F770C" w:rsidRPr="001D6CCE" w:rsidRDefault="006F770C" w:rsidP="0076086A">
      <w:pPr>
        <w:pStyle w:val="ListParagraph"/>
        <w:numPr>
          <w:ilvl w:val="0"/>
          <w:numId w:val="6"/>
        </w:numPr>
        <w:rPr>
          <w:rFonts w:ascii="Times New Roman" w:hAnsi="Times New Roman"/>
          <w:vanish/>
        </w:rPr>
      </w:pPr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41" w:name="_Toc387654370"/>
      <w:bookmarkStart w:id="42" w:name="_Toc387758815"/>
      <w:bookmarkStart w:id="43" w:name="_Toc387821326"/>
      <w:bookmarkStart w:id="44" w:name="_Toc387821375"/>
      <w:bookmarkStart w:id="45" w:name="_Toc430607220"/>
      <w:bookmarkStart w:id="46" w:name="_Toc430607321"/>
      <w:bookmarkStart w:id="47" w:name="_Toc430607359"/>
      <w:bookmarkStart w:id="48" w:name="_Toc503960634"/>
      <w:bookmarkStart w:id="49" w:name="_Toc4511078"/>
      <w:bookmarkStart w:id="50" w:name="_Toc4511515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</w:p>
    <w:p w:rsidR="0027630C" w:rsidRPr="001D6CCE" w:rsidRDefault="0027630C" w:rsidP="0076086A">
      <w:pPr>
        <w:pStyle w:val="ListParagraph"/>
        <w:keepNext/>
        <w:keepLines/>
        <w:numPr>
          <w:ilvl w:val="0"/>
          <w:numId w:val="9"/>
        </w:numPr>
        <w:spacing w:before="480" w:after="0"/>
        <w:contextualSpacing w:val="0"/>
        <w:outlineLvl w:val="0"/>
        <w:rPr>
          <w:rFonts w:ascii="Times New Roman" w:eastAsiaTheme="majorEastAsia" w:hAnsi="Times New Roman"/>
          <w:b/>
          <w:bCs/>
          <w:vanish/>
        </w:rPr>
      </w:pPr>
      <w:bookmarkStart w:id="51" w:name="_Toc387654371"/>
      <w:bookmarkStart w:id="52" w:name="_Toc387758816"/>
      <w:bookmarkStart w:id="53" w:name="_Toc387821327"/>
      <w:bookmarkStart w:id="54" w:name="_Toc387821376"/>
      <w:bookmarkStart w:id="55" w:name="_Toc430607221"/>
      <w:bookmarkStart w:id="56" w:name="_Toc430607322"/>
      <w:bookmarkStart w:id="57" w:name="_Toc430607360"/>
      <w:bookmarkStart w:id="58" w:name="_Toc503960635"/>
      <w:bookmarkStart w:id="59" w:name="_Toc4511079"/>
      <w:bookmarkStart w:id="60" w:name="_Toc4511516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6F770C" w:rsidRPr="001D6CCE" w:rsidRDefault="006F770C" w:rsidP="0076086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61" w:name="_Toc4511517"/>
      <w:r w:rsidRPr="001D6CCE">
        <w:rPr>
          <w:rFonts w:ascii="Times New Roman" w:hAnsi="Times New Roman" w:cs="Times New Roman"/>
          <w:color w:val="auto"/>
          <w:sz w:val="22"/>
          <w:szCs w:val="22"/>
        </w:rPr>
        <w:t>Source Files</w:t>
      </w:r>
      <w:bookmarkEnd w:id="61"/>
    </w:p>
    <w:p w:rsidR="00381B5A" w:rsidRPr="001D6CCE" w:rsidRDefault="00CD59BF" w:rsidP="00381B5A">
      <w:pPr>
        <w:rPr>
          <w:rFonts w:ascii="Times New Roman" w:hAnsi="Times New Roman"/>
          <w:color w:val="000000" w:themeColor="text1"/>
        </w:rPr>
      </w:pPr>
      <w:r w:rsidRPr="00CD59BF">
        <w:rPr>
          <w:rFonts w:ascii="Times New Roman" w:hAnsi="Times New Roman"/>
          <w:color w:val="000000" w:themeColor="text1"/>
        </w:rPr>
        <w:t>eCL_QN_Scorecard_</w:t>
      </w:r>
      <w:proofErr w:type="gramStart"/>
      <w:r w:rsidRPr="00CD59BF">
        <w:rPr>
          <w:rFonts w:ascii="Times New Roman" w:hAnsi="Times New Roman"/>
          <w:color w:val="000000" w:themeColor="text1"/>
        </w:rPr>
        <w:t>yyyymmdd</w:t>
      </w:r>
      <w:r w:rsidR="00E64317" w:rsidRPr="001D6CCE">
        <w:rPr>
          <w:rFonts w:ascii="Times New Roman" w:hAnsi="Times New Roman"/>
        </w:rPr>
        <w:t xml:space="preserve">.csv </w:t>
      </w:r>
      <w:r w:rsidR="005C5F9F" w:rsidRPr="001D6CCE">
        <w:rPr>
          <w:rFonts w:ascii="Times New Roman" w:hAnsi="Times New Roman"/>
        </w:rPr>
        <w:t xml:space="preserve"> is</w:t>
      </w:r>
      <w:proofErr w:type="gramEnd"/>
      <w:r w:rsidR="005C5F9F" w:rsidRPr="001D6CCE">
        <w:rPr>
          <w:rFonts w:ascii="Times New Roman" w:hAnsi="Times New Roman"/>
        </w:rPr>
        <w:t xml:space="preserve"> the naming convention for the feed</w:t>
      </w:r>
      <w:r w:rsidR="00381B5A" w:rsidRPr="001D6CCE">
        <w:rPr>
          <w:rFonts w:ascii="Times New Roman" w:hAnsi="Times New Roman"/>
        </w:rPr>
        <w:t xml:space="preserve"> </w:t>
      </w:r>
    </w:p>
    <w:p w:rsidR="00C74EEA" w:rsidRPr="001D6CCE" w:rsidRDefault="00C74EEA" w:rsidP="00C5412A">
      <w:pPr>
        <w:spacing w:after="0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Source s</w:t>
      </w:r>
      <w:r w:rsidR="00E64317" w:rsidRPr="001D6CCE">
        <w:rPr>
          <w:rFonts w:ascii="Times New Roman" w:hAnsi="Times New Roman"/>
        </w:rPr>
        <w:t xml:space="preserve">ystem: </w:t>
      </w:r>
      <w:r w:rsidR="00374EA8" w:rsidRPr="001D6CCE">
        <w:rPr>
          <w:rFonts w:ascii="Times New Roman" w:hAnsi="Times New Roman"/>
        </w:rPr>
        <w:t>NA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Staging location: </w:t>
      </w:r>
      <w:hyperlink r:id="rId11" w:history="1">
        <w:r w:rsidR="00CD59BF" w:rsidRPr="00371527">
          <w:rPr>
            <w:rStyle w:val="Hyperlink"/>
            <w:rFonts w:ascii="Times New Roman" w:hAnsi="Times New Roman"/>
          </w:rPr>
          <w:t>\\f3420-ecldbp01\data\Coaching\IQS\Dencrypt_Out</w:t>
        </w:r>
      </w:hyperlink>
    </w:p>
    <w:p w:rsidR="00E64317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File name</w:t>
      </w:r>
      <w:r w:rsidR="00E64317" w:rsidRPr="001D6CCE">
        <w:rPr>
          <w:rFonts w:ascii="Times New Roman" w:hAnsi="Times New Roman"/>
        </w:rPr>
        <w:t xml:space="preserve"> </w:t>
      </w:r>
      <w:r w:rsidR="00CD59BF" w:rsidRPr="00CD59BF">
        <w:rPr>
          <w:rFonts w:ascii="Times New Roman" w:hAnsi="Times New Roman"/>
          <w:color w:val="000000" w:themeColor="text1"/>
        </w:rPr>
        <w:t>eCL_QN_Scorecard_yyyymmdd</w:t>
      </w:r>
      <w:r w:rsidR="00E64317" w:rsidRPr="001D6CCE">
        <w:rPr>
          <w:rFonts w:ascii="Times New Roman" w:hAnsi="Times New Roman"/>
        </w:rPr>
        <w:t xml:space="preserve">.csv 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Frequency: </w:t>
      </w:r>
      <w:r w:rsidR="00CD59BF">
        <w:rPr>
          <w:rFonts w:ascii="Times New Roman" w:hAnsi="Times New Roman"/>
        </w:rPr>
        <w:t>Daily</w:t>
      </w:r>
    </w:p>
    <w:p w:rsidR="00C74EEA" w:rsidRPr="001D6CCE" w:rsidRDefault="004A6695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File arrival time: </w:t>
      </w:r>
      <w:r w:rsidR="00CD59BF">
        <w:rPr>
          <w:rFonts w:ascii="Times New Roman" w:hAnsi="Times New Roman"/>
        </w:rPr>
        <w:t>8:00 AM EST</w:t>
      </w:r>
    </w:p>
    <w:p w:rsidR="00C74EEA" w:rsidRPr="001D6CCE" w:rsidRDefault="00C74EEA" w:rsidP="0076086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Destination Table</w:t>
      </w:r>
      <w:r w:rsidR="00CD59BF">
        <w:rPr>
          <w:rFonts w:ascii="Times New Roman" w:hAnsi="Times New Roman"/>
        </w:rPr>
        <w:t>s</w:t>
      </w:r>
      <w:r w:rsidRPr="001D6CCE">
        <w:rPr>
          <w:rFonts w:ascii="Times New Roman" w:hAnsi="Times New Roman"/>
        </w:rPr>
        <w:t xml:space="preserve">: </w:t>
      </w:r>
      <w:proofErr w:type="spellStart"/>
      <w:r w:rsidR="00E64317" w:rsidRPr="001D6CCE">
        <w:rPr>
          <w:rFonts w:ascii="Times New Roman" w:hAnsi="Times New Roman"/>
        </w:rPr>
        <w:t>Coaching_Log</w:t>
      </w:r>
      <w:proofErr w:type="spellEnd"/>
      <w:r w:rsidR="00E64317" w:rsidRPr="001D6CCE">
        <w:rPr>
          <w:rFonts w:ascii="Times New Roman" w:hAnsi="Times New Roman"/>
        </w:rPr>
        <w:t xml:space="preserve"> and </w:t>
      </w:r>
      <w:proofErr w:type="spellStart"/>
      <w:r w:rsidR="00E64317" w:rsidRPr="001D6CCE">
        <w:rPr>
          <w:rFonts w:ascii="Times New Roman" w:hAnsi="Times New Roman"/>
        </w:rPr>
        <w:t>Coaching_Log_Reason</w:t>
      </w:r>
      <w:proofErr w:type="spellEnd"/>
    </w:p>
    <w:p w:rsidR="00C74EEA" w:rsidRDefault="00C74EEA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07CCD" w:rsidRPr="00A07CCD" w:rsidRDefault="00253DE1" w:rsidP="00A07CCD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62" w:name="_Toc4511518"/>
      <w:r>
        <w:rPr>
          <w:rFonts w:ascii="Times New Roman" w:hAnsi="Times New Roman" w:cs="Times New Roman"/>
          <w:color w:val="auto"/>
          <w:sz w:val="22"/>
          <w:szCs w:val="22"/>
        </w:rPr>
        <w:lastRenderedPageBreak/>
        <w:t xml:space="preserve">Destination </w:t>
      </w:r>
      <w:r w:rsidR="00A07CCD" w:rsidRPr="00A07CCD">
        <w:rPr>
          <w:rFonts w:ascii="Times New Roman" w:hAnsi="Times New Roman" w:cs="Times New Roman"/>
          <w:color w:val="auto"/>
          <w:sz w:val="22"/>
          <w:szCs w:val="22"/>
        </w:rPr>
        <w:t>Tables</w:t>
      </w:r>
      <w:bookmarkEnd w:id="62"/>
    </w:p>
    <w:tbl>
      <w:tblPr>
        <w:tblW w:w="941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4209"/>
        <w:gridCol w:w="4456"/>
      </w:tblGrid>
      <w:tr w:rsidR="00A07CCD" w:rsidRPr="001D6CCE" w:rsidTr="00253DE1">
        <w:trPr>
          <w:trHeight w:val="396"/>
          <w:tblHeader/>
          <w:jc w:val="center"/>
        </w:trPr>
        <w:tc>
          <w:tcPr>
            <w:tcW w:w="745" w:type="dxa"/>
            <w:shd w:val="clear" w:color="auto" w:fill="E6E6E6"/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4209" w:type="dxa"/>
            <w:shd w:val="clear" w:color="auto" w:fill="E6E6E6"/>
            <w:noWrap/>
            <w:vAlign w:val="center"/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Name</w:t>
            </w:r>
          </w:p>
          <w:p w:rsidR="00A07CCD" w:rsidRPr="001D6CCE" w:rsidRDefault="00A07CCD" w:rsidP="00113F3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  <w:tc>
          <w:tcPr>
            <w:tcW w:w="4456" w:type="dxa"/>
            <w:shd w:val="clear" w:color="auto" w:fill="E6E6E6"/>
            <w:noWrap/>
            <w:vAlign w:val="center"/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  <w:r w:rsidRPr="001D6CCE">
              <w:rPr>
                <w:rFonts w:ascii="Times New Roman" w:hAnsi="Times New Roman"/>
                <w:b/>
                <w:bCs/>
              </w:rPr>
              <w:t>Table Description</w:t>
            </w:r>
          </w:p>
          <w:p w:rsidR="00A07CCD" w:rsidRPr="001D6CCE" w:rsidRDefault="00A07CCD" w:rsidP="00113F3B">
            <w:pPr>
              <w:keepNext/>
              <w:keepLines/>
              <w:spacing w:line="240" w:lineRule="auto"/>
              <w:jc w:val="center"/>
              <w:rPr>
                <w:rFonts w:ascii="Times New Roman" w:hAnsi="Times New Roman"/>
                <w:b/>
              </w:rPr>
            </w:pPr>
          </w:p>
        </w:tc>
      </w:tr>
      <w:tr w:rsidR="00A07CCD" w:rsidRPr="001D6CCE" w:rsidTr="00253DE1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53DE1" w:rsidRPr="00253DE1" w:rsidRDefault="00253DE1" w:rsidP="00253DE1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253DE1">
              <w:rPr>
                <w:rFonts w:ascii="Times New Roman" w:hAnsi="Times New Roman"/>
              </w:rPr>
              <w:t>Quality_Now_Coaching_Stage</w:t>
            </w:r>
            <w:proofErr w:type="spellEnd"/>
          </w:p>
          <w:p w:rsidR="00A07CCD" w:rsidRPr="001D6CCE" w:rsidRDefault="00A07CCD" w:rsidP="00113F3B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07CCD" w:rsidRPr="001D6CCE" w:rsidRDefault="00A07CCD" w:rsidP="00253DE1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staging the </w:t>
            </w:r>
            <w:r w:rsidR="00253DE1">
              <w:rPr>
                <w:rFonts w:ascii="Times New Roman" w:hAnsi="Times New Roman"/>
              </w:rPr>
              <w:t xml:space="preserve">Quality Now </w:t>
            </w:r>
            <w:r w:rsidRPr="001D6CCE">
              <w:rPr>
                <w:rFonts w:ascii="Times New Roman" w:hAnsi="Times New Roman"/>
              </w:rPr>
              <w:t xml:space="preserve">records during the insert into </w:t>
            </w:r>
            <w:r w:rsidR="00253DE1">
              <w:rPr>
                <w:rFonts w:ascii="Times New Roman" w:hAnsi="Times New Roman"/>
              </w:rPr>
              <w:t>the fact tables.</w:t>
            </w:r>
          </w:p>
        </w:tc>
      </w:tr>
      <w:tr w:rsidR="00A07CCD" w:rsidRPr="001D6CCE" w:rsidTr="00253DE1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7CCD" w:rsidRPr="001D6CCE" w:rsidRDefault="00A07CCD" w:rsidP="00113F3B">
            <w:pPr>
              <w:keepNext/>
              <w:keepLines/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2.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53DE1" w:rsidRPr="00253DE1" w:rsidRDefault="00253DE1" w:rsidP="00253DE1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253DE1">
              <w:rPr>
                <w:rFonts w:ascii="Times New Roman" w:hAnsi="Times New Roman"/>
              </w:rPr>
              <w:t>Quality_Now_Coaching_Rejected</w:t>
            </w:r>
            <w:proofErr w:type="spellEnd"/>
          </w:p>
          <w:p w:rsidR="00A07CCD" w:rsidRPr="001D6CCE" w:rsidRDefault="00A07CCD" w:rsidP="00113F3B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07CCD" w:rsidRPr="001D6CCE" w:rsidRDefault="00A07CCD" w:rsidP="00253DE1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rejected </w:t>
            </w:r>
            <w:r w:rsidR="00253DE1">
              <w:rPr>
                <w:rFonts w:ascii="Times New Roman" w:hAnsi="Times New Roman"/>
              </w:rPr>
              <w:t xml:space="preserve">Quality Now </w:t>
            </w:r>
            <w:r w:rsidRPr="001D6CCE">
              <w:rPr>
                <w:rFonts w:ascii="Times New Roman" w:hAnsi="Times New Roman"/>
              </w:rPr>
              <w:t xml:space="preserve">records during the insert into </w:t>
            </w:r>
            <w:r w:rsidR="00253DE1">
              <w:rPr>
                <w:rFonts w:ascii="Times New Roman" w:hAnsi="Times New Roman"/>
              </w:rPr>
              <w:t>fact</w:t>
            </w:r>
            <w:r w:rsidRPr="001D6CCE">
              <w:rPr>
                <w:rFonts w:ascii="Times New Roman" w:hAnsi="Times New Roman"/>
              </w:rPr>
              <w:t xml:space="preserve"> table</w:t>
            </w:r>
            <w:r w:rsidR="00253DE1">
              <w:rPr>
                <w:rFonts w:ascii="Times New Roman" w:hAnsi="Times New Roman"/>
              </w:rPr>
              <w:t>s</w:t>
            </w:r>
            <w:r w:rsidRPr="001D6CCE">
              <w:rPr>
                <w:rFonts w:ascii="Times New Roman" w:hAnsi="Times New Roman"/>
              </w:rPr>
              <w:t xml:space="preserve">. Logs </w:t>
            </w:r>
            <w:r w:rsidR="00253DE1">
              <w:rPr>
                <w:rFonts w:ascii="Times New Roman" w:hAnsi="Times New Roman"/>
              </w:rPr>
              <w:t>can be rejected if an active employee with appropriate role is not found or if logs violate business rules like having non unique batch attributes.</w:t>
            </w:r>
          </w:p>
        </w:tc>
      </w:tr>
      <w:tr w:rsidR="00A07CCD" w:rsidRPr="001D6CCE" w:rsidTr="00253DE1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A07CCD" w:rsidRPr="001D6CCE" w:rsidRDefault="00253DE1" w:rsidP="00113F3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  <w:r w:rsidR="00A07CCD" w:rsidRPr="001D6CCE">
              <w:rPr>
                <w:rFonts w:ascii="Times New Roman" w:hAnsi="Times New Roman"/>
              </w:rPr>
              <w:t>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53DE1" w:rsidRPr="00D55197" w:rsidRDefault="00253DE1" w:rsidP="00D55197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D55197">
              <w:rPr>
                <w:rFonts w:ascii="Times New Roman" w:hAnsi="Times New Roman"/>
              </w:rPr>
              <w:t>Quality_Now_FileList</w:t>
            </w:r>
            <w:proofErr w:type="spellEnd"/>
          </w:p>
          <w:p w:rsidR="00A07CCD" w:rsidRPr="001D6CCE" w:rsidRDefault="00A07CCD" w:rsidP="00113F3B">
            <w:pPr>
              <w:spacing w:line="240" w:lineRule="auto"/>
              <w:rPr>
                <w:rFonts w:ascii="Times New Roman" w:hAnsi="Times New Roman"/>
              </w:rPr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A07CCD" w:rsidRPr="001D6CCE" w:rsidRDefault="00A07CCD" w:rsidP="00253DE1">
            <w:pPr>
              <w:spacing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 xml:space="preserve">Table used for storing the </w:t>
            </w:r>
            <w:r w:rsidR="00253DE1">
              <w:rPr>
                <w:rFonts w:ascii="Times New Roman" w:hAnsi="Times New Roman"/>
              </w:rPr>
              <w:t xml:space="preserve">Quality Now </w:t>
            </w:r>
            <w:r w:rsidRPr="001D6CCE">
              <w:rPr>
                <w:rFonts w:ascii="Times New Roman" w:hAnsi="Times New Roman"/>
              </w:rPr>
              <w:t>file name</w:t>
            </w:r>
            <w:r w:rsidR="00253DE1">
              <w:rPr>
                <w:rFonts w:ascii="Times New Roman" w:hAnsi="Times New Roman"/>
              </w:rPr>
              <w:t>, counts</w:t>
            </w:r>
            <w:r w:rsidRPr="001D6CCE">
              <w:rPr>
                <w:rFonts w:ascii="Times New Roman" w:hAnsi="Times New Roman"/>
              </w:rPr>
              <w:t xml:space="preserve"> an</w:t>
            </w:r>
            <w:r w:rsidR="00253DE1">
              <w:rPr>
                <w:rFonts w:ascii="Times New Roman" w:hAnsi="Times New Roman"/>
              </w:rPr>
              <w:t>d load dates</w:t>
            </w:r>
          </w:p>
        </w:tc>
      </w:tr>
      <w:tr w:rsidR="00253DE1" w:rsidRPr="001D6CCE" w:rsidTr="00253DE1">
        <w:trPr>
          <w:trHeight w:val="279"/>
          <w:jc w:val="center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253DE1" w:rsidRDefault="00253DE1" w:rsidP="00113F3B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420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</w:tcPr>
          <w:p w:rsidR="00253DE1" w:rsidRPr="00D55197" w:rsidRDefault="00253DE1" w:rsidP="00D55197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>
              <w:t>Co</w:t>
            </w:r>
            <w:r w:rsidRPr="00D55197">
              <w:rPr>
                <w:rFonts w:ascii="Times New Roman" w:hAnsi="Times New Roman"/>
              </w:rPr>
              <w:t>aching_Log</w:t>
            </w:r>
            <w:proofErr w:type="spellEnd"/>
          </w:p>
          <w:p w:rsidR="00253DE1" w:rsidRPr="00D55197" w:rsidRDefault="00253DE1" w:rsidP="00D55197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D55197">
              <w:rPr>
                <w:rFonts w:ascii="Times New Roman" w:hAnsi="Times New Roman"/>
              </w:rPr>
              <w:t>Coaching_Log_Reason</w:t>
            </w:r>
            <w:proofErr w:type="spellEnd"/>
          </w:p>
          <w:p w:rsidR="00253DE1" w:rsidRPr="00D55197" w:rsidRDefault="00253DE1" w:rsidP="00D55197">
            <w:pPr>
              <w:spacing w:line="240" w:lineRule="auto"/>
              <w:rPr>
                <w:rFonts w:ascii="Times New Roman" w:hAnsi="Times New Roman"/>
              </w:rPr>
            </w:pPr>
            <w:proofErr w:type="spellStart"/>
            <w:r w:rsidRPr="00D55197">
              <w:rPr>
                <w:rFonts w:ascii="Times New Roman" w:hAnsi="Times New Roman"/>
              </w:rPr>
              <w:t>Coaching_Log_Quality_Now_Evaluations</w:t>
            </w:r>
            <w:proofErr w:type="spellEnd"/>
          </w:p>
          <w:p w:rsidR="00253DE1" w:rsidRDefault="00253DE1" w:rsidP="00253DE1">
            <w:pPr>
              <w:autoSpaceDE w:val="0"/>
              <w:autoSpaceDN w:val="0"/>
              <w:adjustRightInd w:val="0"/>
              <w:spacing w:line="240" w:lineRule="auto"/>
              <w:ind w:left="1584"/>
            </w:pPr>
          </w:p>
        </w:tc>
        <w:tc>
          <w:tcPr>
            <w:tcW w:w="4456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</w:tcPr>
          <w:p w:rsidR="00253DE1" w:rsidRPr="001D6CCE" w:rsidRDefault="00D55197" w:rsidP="00253DE1">
            <w:pPr>
              <w:spacing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 xml:space="preserve">Fact tables where the created </w:t>
            </w:r>
            <w:proofErr w:type="spellStart"/>
            <w:r>
              <w:rPr>
                <w:rFonts w:ascii="Times New Roman" w:hAnsi="Times New Roman"/>
              </w:rPr>
              <w:t>ecl</w:t>
            </w:r>
            <w:proofErr w:type="spellEnd"/>
            <w:r>
              <w:rPr>
                <w:rFonts w:ascii="Times New Roman" w:hAnsi="Times New Roman"/>
              </w:rPr>
              <w:t xml:space="preserve"> and its related attributes like the Coaching Reason and Evaluation details are stored.</w:t>
            </w:r>
          </w:p>
        </w:tc>
      </w:tr>
    </w:tbl>
    <w:p w:rsidR="00D55197" w:rsidRDefault="00D55197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tbl>
      <w:tblPr>
        <w:tblStyle w:val="TableGrid"/>
        <w:tblW w:w="9468" w:type="dxa"/>
        <w:tblInd w:w="-113" w:type="dxa"/>
        <w:tblLayout w:type="fixed"/>
        <w:tblLook w:val="04A0" w:firstRow="1" w:lastRow="0" w:firstColumn="1" w:lastColumn="0" w:noHBand="0" w:noVBand="1"/>
      </w:tblPr>
      <w:tblGrid>
        <w:gridCol w:w="4158"/>
        <w:gridCol w:w="2880"/>
        <w:gridCol w:w="2430"/>
      </w:tblGrid>
      <w:tr w:rsidR="00D55197" w:rsidTr="00D55197">
        <w:trPr>
          <w:trHeight w:val="288"/>
        </w:trPr>
        <w:tc>
          <w:tcPr>
            <w:tcW w:w="4158" w:type="dxa"/>
            <w:shd w:val="solid" w:color="auto" w:fill="auto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Feed Element</w:t>
            </w:r>
          </w:p>
        </w:tc>
        <w:tc>
          <w:tcPr>
            <w:tcW w:w="2880" w:type="dxa"/>
            <w:shd w:val="solid" w:color="auto" w:fill="auto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Coaching_Log</w:t>
            </w:r>
            <w:proofErr w:type="spellEnd"/>
          </w:p>
        </w:tc>
        <w:tc>
          <w:tcPr>
            <w:tcW w:w="2430" w:type="dxa"/>
            <w:shd w:val="solid" w:color="auto" w:fill="auto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Comments</w:t>
            </w: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>
              <w:t>QN Batch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8C0B02">
              <w:t>QNBatchID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Default="00D55197" w:rsidP="00113F3B">
            <w:r>
              <w:t>QN Batch Status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8C0B02">
              <w:t>QNBatchStatus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 w:rsidRPr="00B86A8A">
              <w:t xml:space="preserve">CSR </w:t>
            </w:r>
            <w:proofErr w:type="spellStart"/>
            <w:r w:rsidRPr="00B86A8A">
              <w:t>Emp</w:t>
            </w:r>
            <w:proofErr w:type="spellEnd"/>
            <w:r w:rsidRPr="00B86A8A">
              <w:t xml:space="preserve">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EmpID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 w:rsidRPr="00B86A8A">
              <w:t>Evaluation Site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SiteID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Looked up from Site</w:t>
            </w: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E22C56" w:rsidRDefault="00D55197" w:rsidP="00113F3B">
            <w:r w:rsidRPr="00B86A8A">
              <w:t xml:space="preserve">Supervisor </w:t>
            </w:r>
            <w:proofErr w:type="spellStart"/>
            <w:r w:rsidRPr="00B86A8A">
              <w:t>Emp</w:t>
            </w:r>
            <w:proofErr w:type="spellEnd"/>
            <w:r w:rsidRPr="00B86A8A">
              <w:t xml:space="preserve">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SupID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 w:rsidRPr="00B86A8A">
              <w:lastRenderedPageBreak/>
              <w:t xml:space="preserve">Manager </w:t>
            </w:r>
            <w:proofErr w:type="spellStart"/>
            <w:r w:rsidRPr="00B86A8A">
              <w:t>Emp</w:t>
            </w:r>
            <w:proofErr w:type="spellEnd"/>
            <w:r w:rsidRPr="00B86A8A">
              <w:t xml:space="preserve">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MgID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 w:rsidRPr="00B86A8A">
              <w:t>Source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SourceID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Looked up from Source</w:t>
            </w: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>
            <w:r>
              <w:t>Strengths/Opportunities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8C0B02">
              <w:t>QNStrengthsOpportunities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B86A8A" w:rsidRDefault="00D55197" w:rsidP="00113F3B"/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94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5197" w:rsidRPr="00B86A8A" w:rsidRDefault="00D55197" w:rsidP="00113F3B">
            <w:r>
              <w:t xml:space="preserve">For each evaluation record within a batch, the following will be present </w:t>
            </w:r>
          </w:p>
        </w:tc>
      </w:tr>
      <w:tr w:rsidR="00D55197" w:rsidTr="00D55197">
        <w:trPr>
          <w:trHeight w:val="288"/>
        </w:trPr>
        <w:tc>
          <w:tcPr>
            <w:tcW w:w="946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:rsidR="00D55197" w:rsidRDefault="00D55197" w:rsidP="00113F3B"/>
        </w:tc>
      </w:tr>
      <w:tr w:rsidR="00D55197" w:rsidTr="00D55197">
        <w:trPr>
          <w:trHeight w:val="288"/>
        </w:trPr>
        <w:tc>
          <w:tcPr>
            <w:tcW w:w="4158" w:type="dxa"/>
            <w:shd w:val="clear" w:color="auto" w:fill="000000" w:themeFill="text1"/>
          </w:tcPr>
          <w:p w:rsidR="00D55197" w:rsidRDefault="00D55197" w:rsidP="00113F3B">
            <w:r>
              <w:t>Feed Element</w:t>
            </w:r>
          </w:p>
        </w:tc>
        <w:tc>
          <w:tcPr>
            <w:tcW w:w="2880" w:type="dxa"/>
            <w:shd w:val="clear" w:color="auto" w:fill="000000" w:themeFill="text1"/>
          </w:tcPr>
          <w:p w:rsidR="00D55197" w:rsidRDefault="00D55197" w:rsidP="00113F3B">
            <w:proofErr w:type="spellStart"/>
            <w:r w:rsidRPr="008C0B02">
              <w:t>Coaching_Log_Quality_Now_Evaluations</w:t>
            </w:r>
            <w:proofErr w:type="spellEnd"/>
          </w:p>
        </w:tc>
        <w:tc>
          <w:tcPr>
            <w:tcW w:w="2430" w:type="dxa"/>
            <w:shd w:val="clear" w:color="auto" w:fill="000000" w:themeFill="text1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>Comments</w:t>
            </w: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Evaluation ID</w:t>
            </w:r>
          </w:p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Eval_ID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Evaluation Date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Eval_Date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Evaluator ID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Evaluator_ID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Call Date / Time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Call_Date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D55197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Journal File Number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Journal_ID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Active Status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EvalStatus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Summary of Caller's Issues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Summary_CallerIssues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Program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BC5BD0">
              <w:t>Program</w:t>
            </w:r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Evaluation Form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VerintFormName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 w:rsidRPr="004E3CCF">
              <w:t>Coaching Monitor</w:t>
            </w:r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isCoachingMonitor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Business_Process</w:t>
            </w:r>
            <w:proofErr w:type="spellEnd"/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Business_Process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Business_Process_Reason</w:t>
            </w:r>
            <w:proofErr w:type="spellEnd"/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Business_Process_Reason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Business_Process_Comment</w:t>
            </w:r>
            <w:proofErr w:type="spellEnd"/>
          </w:p>
        </w:tc>
        <w:tc>
          <w:tcPr>
            <w:tcW w:w="288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Business_Process_Comment</w:t>
            </w:r>
            <w:proofErr w:type="spellEnd"/>
          </w:p>
        </w:tc>
        <w:tc>
          <w:tcPr>
            <w:tcW w:w="2430" w:type="dxa"/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lastRenderedPageBreak/>
              <w:t>Info_Accuracy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Info_Accuracy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Info_Accuracy_Reason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Info_Accuracy_Reason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Info_Accuracy_Comment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Info_Accuracy_Comment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Privacy_Disclaimers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Privacy_Disclaimers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Privacy_Disclaimers_Reason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Privacy_Disclaimers_Reason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03511D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Privacy_Disclaimers_Comment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Privacy_Disclaimers_Comment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Issue_Resoluton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Issue_Resoluton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Issue_Resoluton_Comment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Issue_Resoluton_Comment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Call_Efficiency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Call_Efficiency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Call_Efficiency_Comment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Call_Efficiency_Comment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Active_Listening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Active_Listening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Active_Listening_Comment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Active_Listening_Comment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Personality_Flexing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Personality_Flexing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Personality_Flexing_Comment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r>
              <w:t xml:space="preserve"> </w:t>
            </w:r>
            <w:proofErr w:type="spellStart"/>
            <w:r w:rsidRPr="00BC5BD0">
              <w:t>Personality_Flexing_Comment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Customer_Temp_Start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Customer_Temp_Start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Customer_Temp_Start_Comment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Customer_Temp_Start_Comment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55197" w:rsidRPr="004E3CCF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4E3CCF">
              <w:t>Customer_Temp_End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 w:rsidRPr="00BC5BD0">
              <w:t>Customer_Temp_End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  <w:tr w:rsidR="00D55197" w:rsidTr="00D55197">
        <w:trPr>
          <w:trHeight w:val="288"/>
        </w:trPr>
        <w:tc>
          <w:tcPr>
            <w:tcW w:w="4158" w:type="dxa"/>
            <w:tcBorders>
              <w:bottom w:val="single" w:sz="4" w:space="0" w:color="auto"/>
            </w:tcBorders>
          </w:tcPr>
          <w:p w:rsidR="00D55197" w:rsidRPr="00BC5BD0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Customer_Temp_End</w:t>
            </w:r>
            <w:r w:rsidRPr="009E6A02">
              <w:t>_Comment</w:t>
            </w:r>
            <w:proofErr w:type="spellEnd"/>
          </w:p>
        </w:tc>
        <w:tc>
          <w:tcPr>
            <w:tcW w:w="288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  <w:proofErr w:type="spellStart"/>
            <w:r>
              <w:t>C</w:t>
            </w:r>
            <w:r w:rsidRPr="00BC5BD0">
              <w:t>ustomer_Temp_End_Comment</w:t>
            </w:r>
            <w:proofErr w:type="spellEnd"/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:rsidR="00D55197" w:rsidRDefault="00D55197" w:rsidP="00113F3B">
            <w:pPr>
              <w:autoSpaceDE w:val="0"/>
              <w:autoSpaceDN w:val="0"/>
              <w:adjustRightInd w:val="0"/>
              <w:spacing w:line="240" w:lineRule="auto"/>
            </w:pPr>
          </w:p>
        </w:tc>
      </w:tr>
    </w:tbl>
    <w:p w:rsidR="00D55197" w:rsidRDefault="00D55197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A07CCD" w:rsidRPr="001D6CCE" w:rsidRDefault="00A07CCD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 w:rsidRPr="001D6CCE">
        <w:rPr>
          <w:rFonts w:ascii="Times New Roman" w:hAnsi="Times New Roman"/>
          <w:noProof/>
        </w:rPr>
        <w:t>Table structure and details  in document: eCoaching_Database_DD.docx</w:t>
      </w:r>
    </w:p>
    <w:p w:rsidR="00A07CCD" w:rsidRPr="001D6CCE" w:rsidRDefault="00A07CCD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D55197" w:rsidRDefault="00A07CCD" w:rsidP="00A07CCD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63" w:name="_Toc4511519"/>
      <w:r w:rsidRPr="00A07CCD">
        <w:rPr>
          <w:rFonts w:ascii="Times New Roman" w:hAnsi="Times New Roman" w:cs="Times New Roman"/>
          <w:color w:val="auto"/>
          <w:sz w:val="22"/>
          <w:szCs w:val="22"/>
        </w:rPr>
        <w:lastRenderedPageBreak/>
        <w:t>Procedures</w:t>
      </w:r>
      <w:bookmarkEnd w:id="63"/>
    </w:p>
    <w:tbl>
      <w:tblPr>
        <w:tblW w:w="0" w:type="auto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top w:w="43" w:type="dxa"/>
          <w:left w:w="115" w:type="dxa"/>
          <w:bottom w:w="43" w:type="dxa"/>
          <w:right w:w="115" w:type="dxa"/>
        </w:tblCellMar>
        <w:tblLook w:val="0000" w:firstRow="0" w:lastRow="0" w:firstColumn="0" w:lastColumn="0" w:noHBand="0" w:noVBand="0"/>
      </w:tblPr>
      <w:tblGrid>
        <w:gridCol w:w="745"/>
        <w:gridCol w:w="5365"/>
      </w:tblGrid>
      <w:tr w:rsidR="00D55197" w:rsidRPr="001D6CCE" w:rsidTr="00A471EB">
        <w:trPr>
          <w:trHeight w:val="288"/>
          <w:tblHeader/>
        </w:trPr>
        <w:tc>
          <w:tcPr>
            <w:tcW w:w="745" w:type="dxa"/>
            <w:shd w:val="clear" w:color="auto" w:fill="E6E6E6"/>
          </w:tcPr>
          <w:p w:rsidR="00D55197" w:rsidRPr="001D6CCE" w:rsidRDefault="00D55197" w:rsidP="00113F3B">
            <w:pPr>
              <w:keepNext/>
              <w:keepLines/>
              <w:spacing w:line="240" w:lineRule="auto"/>
              <w:rPr>
                <w:rFonts w:ascii="Times New Roman" w:hAnsi="Times New Roman"/>
                <w:b/>
                <w:bCs/>
              </w:rPr>
            </w:pPr>
          </w:p>
        </w:tc>
        <w:tc>
          <w:tcPr>
            <w:tcW w:w="5365" w:type="dxa"/>
            <w:shd w:val="clear" w:color="auto" w:fill="E6E6E6"/>
            <w:noWrap/>
            <w:vAlign w:val="center"/>
          </w:tcPr>
          <w:p w:rsidR="00D55197" w:rsidRPr="001D6CCE" w:rsidRDefault="00D55197" w:rsidP="00D55197">
            <w:pPr>
              <w:keepNext/>
              <w:keepLines/>
              <w:spacing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  <w:bCs/>
              </w:rPr>
              <w:t>Procedure Name</w:t>
            </w:r>
          </w:p>
        </w:tc>
      </w:tr>
      <w:tr w:rsidR="00D55197" w:rsidRPr="001D6CCE" w:rsidTr="00A471EB">
        <w:trPr>
          <w:trHeight w:val="288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55197" w:rsidRPr="001D6CCE" w:rsidRDefault="00D55197" w:rsidP="00D55197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1.</w:t>
            </w:r>
          </w:p>
        </w:tc>
        <w:tc>
          <w:tcPr>
            <w:tcW w:w="53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55197" w:rsidRPr="00D55197" w:rsidRDefault="00D55197" w:rsidP="00D55197">
            <w:pPr>
              <w:rPr>
                <w:rFonts w:ascii="Times New Roman" w:hAnsi="Times New Roman"/>
              </w:rPr>
            </w:pPr>
            <w:bookmarkStart w:id="64" w:name="_Toc4406139"/>
            <w:proofErr w:type="spellStart"/>
            <w:r w:rsidRPr="00D55197">
              <w:rPr>
                <w:rFonts w:ascii="Times New Roman" w:hAnsi="Times New Roman"/>
              </w:rPr>
              <w:t>sp_InsertInto_Coaching_Log_Quality_Now</w:t>
            </w:r>
            <w:bookmarkEnd w:id="64"/>
            <w:proofErr w:type="spellEnd"/>
          </w:p>
        </w:tc>
      </w:tr>
      <w:tr w:rsidR="00D55197" w:rsidRPr="001D6CCE" w:rsidTr="00A471EB">
        <w:trPr>
          <w:trHeight w:val="288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55197" w:rsidRPr="001D6CCE" w:rsidRDefault="00D55197" w:rsidP="00D551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2.</w:t>
            </w:r>
          </w:p>
        </w:tc>
        <w:tc>
          <w:tcPr>
            <w:tcW w:w="53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55197" w:rsidRPr="00D55197" w:rsidRDefault="00D55197" w:rsidP="00D55197">
            <w:pPr>
              <w:rPr>
                <w:rFonts w:ascii="Times New Roman" w:hAnsi="Times New Roman"/>
              </w:rPr>
            </w:pPr>
            <w:bookmarkStart w:id="65" w:name="_Toc4406140"/>
            <w:proofErr w:type="spellStart"/>
            <w:r w:rsidRPr="00D55197">
              <w:rPr>
                <w:rFonts w:ascii="Times New Roman" w:hAnsi="Times New Roman"/>
              </w:rPr>
              <w:t>sp_InsertInto_Quality_Now_Rejected</w:t>
            </w:r>
            <w:bookmarkEnd w:id="65"/>
            <w:proofErr w:type="spellEnd"/>
          </w:p>
        </w:tc>
      </w:tr>
      <w:tr w:rsidR="00D55197" w:rsidRPr="001D6CCE" w:rsidTr="00A471EB">
        <w:trPr>
          <w:trHeight w:val="288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55197" w:rsidRDefault="00D55197" w:rsidP="00D551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3.</w:t>
            </w:r>
          </w:p>
        </w:tc>
        <w:tc>
          <w:tcPr>
            <w:tcW w:w="53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55197" w:rsidRPr="00D55197" w:rsidRDefault="00D55197" w:rsidP="00D55197">
            <w:pPr>
              <w:rPr>
                <w:rFonts w:ascii="Times New Roman" w:hAnsi="Times New Roman"/>
              </w:rPr>
            </w:pPr>
            <w:bookmarkStart w:id="66" w:name="_Toc4406141"/>
            <w:proofErr w:type="spellStart"/>
            <w:r w:rsidRPr="00D55197">
              <w:rPr>
                <w:rFonts w:ascii="Times New Roman" w:hAnsi="Times New Roman"/>
              </w:rPr>
              <w:t>sp_Update_Coaching_Log_Quality_Now</w:t>
            </w:r>
            <w:bookmarkEnd w:id="66"/>
            <w:proofErr w:type="spellEnd"/>
          </w:p>
        </w:tc>
      </w:tr>
      <w:tr w:rsidR="00D55197" w:rsidRPr="001D6CCE" w:rsidTr="00A471EB">
        <w:trPr>
          <w:trHeight w:val="288"/>
        </w:trPr>
        <w:tc>
          <w:tcPr>
            <w:tcW w:w="74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</w:tcPr>
          <w:p w:rsidR="00D55197" w:rsidRDefault="00D55197" w:rsidP="00D55197">
            <w:pPr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4.</w:t>
            </w:r>
          </w:p>
        </w:tc>
        <w:tc>
          <w:tcPr>
            <w:tcW w:w="536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:rsidR="00D55197" w:rsidRPr="00D55197" w:rsidRDefault="00D55197" w:rsidP="00D55197">
            <w:pPr>
              <w:rPr>
                <w:rFonts w:ascii="Times New Roman" w:hAnsi="Times New Roman"/>
              </w:rPr>
            </w:pPr>
            <w:bookmarkStart w:id="67" w:name="_Toc4406142"/>
            <w:proofErr w:type="spellStart"/>
            <w:r w:rsidRPr="00D55197">
              <w:rPr>
                <w:rFonts w:ascii="Times New Roman" w:hAnsi="Times New Roman"/>
              </w:rPr>
              <w:t>sp_SelectReviewFrom_Coaching_Log_Quality_Now</w:t>
            </w:r>
            <w:bookmarkEnd w:id="67"/>
            <w:proofErr w:type="spellEnd"/>
          </w:p>
        </w:tc>
      </w:tr>
    </w:tbl>
    <w:p w:rsidR="00A07CCD" w:rsidRPr="001D6CCE" w:rsidRDefault="00A07CCD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55197" w:rsidRPr="001D6CCE" w:rsidRDefault="00D55197" w:rsidP="00D5519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  <w:r>
        <w:rPr>
          <w:rFonts w:ascii="Times New Roman" w:hAnsi="Times New Roman"/>
          <w:noProof/>
        </w:rPr>
        <w:t xml:space="preserve">Procedure details </w:t>
      </w:r>
      <w:r w:rsidRPr="001D6CCE">
        <w:rPr>
          <w:rFonts w:ascii="Times New Roman" w:hAnsi="Times New Roman"/>
          <w:noProof/>
        </w:rPr>
        <w:t>in document: eCoaching_Database_DD.docx</w:t>
      </w:r>
    </w:p>
    <w:p w:rsidR="00A07CCD" w:rsidRPr="001D6CCE" w:rsidRDefault="00A07CCD" w:rsidP="00A07CCD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07CCD" w:rsidRPr="001D6CCE" w:rsidRDefault="00A07CCD" w:rsidP="00C74EEA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42C88" w:rsidRPr="001D6CCE" w:rsidRDefault="00E42C88" w:rsidP="00E42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5133" w:rsidRPr="00A07CCD" w:rsidRDefault="007B5133" w:rsidP="00A07CCD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68" w:name="_Toc4511520"/>
      <w:r w:rsidRPr="00A07CCD">
        <w:rPr>
          <w:rFonts w:ascii="Times New Roman" w:hAnsi="Times New Roman" w:cs="Times New Roman"/>
          <w:color w:val="auto"/>
          <w:sz w:val="22"/>
          <w:szCs w:val="22"/>
        </w:rPr>
        <w:t>SSIS Package</w:t>
      </w:r>
      <w:bookmarkEnd w:id="68"/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1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527C0" w:rsidRPr="001D6CCE" w:rsidRDefault="00E527C0" w:rsidP="00E527C0">
      <w:pPr>
        <w:pStyle w:val="ListParagraph"/>
        <w:widowControl w:val="0"/>
        <w:numPr>
          <w:ilvl w:val="2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vanish/>
        </w:rPr>
      </w:pPr>
    </w:p>
    <w:p w:rsidR="00E654C3" w:rsidRPr="001D6CCE" w:rsidRDefault="00E654C3" w:rsidP="00E527C0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Variables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11"/>
        <w:gridCol w:w="2367"/>
        <w:gridCol w:w="1145"/>
        <w:gridCol w:w="3827"/>
      </w:tblGrid>
      <w:tr w:rsidR="00E42C88" w:rsidRPr="001D6CCE" w:rsidTr="00187DC8">
        <w:tc>
          <w:tcPr>
            <w:tcW w:w="2011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Name</w:t>
            </w:r>
          </w:p>
        </w:tc>
        <w:tc>
          <w:tcPr>
            <w:tcW w:w="236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 xml:space="preserve">Scope </w:t>
            </w:r>
          </w:p>
        </w:tc>
        <w:tc>
          <w:tcPr>
            <w:tcW w:w="1145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proofErr w:type="spellStart"/>
            <w:r w:rsidRPr="001D6CCE">
              <w:rPr>
                <w:rFonts w:ascii="Times New Roman" w:hAnsi="Times New Roman"/>
                <w:b/>
              </w:rPr>
              <w:t>DataType</w:t>
            </w:r>
            <w:proofErr w:type="spellEnd"/>
          </w:p>
        </w:tc>
        <w:tc>
          <w:tcPr>
            <w:tcW w:w="3827" w:type="dxa"/>
          </w:tcPr>
          <w:p w:rsidR="00E42C88" w:rsidRPr="001D6CCE" w:rsidRDefault="00E42C8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 w:rsidRPr="001D6CCE">
              <w:rPr>
                <w:rFonts w:ascii="Times New Roman" w:hAnsi="Times New Roman"/>
                <w:b/>
              </w:rPr>
              <w:t>Value</w:t>
            </w: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CCEmail</w:t>
            </w:r>
            <w:proofErr w:type="spellEnd"/>
          </w:p>
        </w:tc>
        <w:tc>
          <w:tcPr>
            <w:tcW w:w="2367" w:type="dxa"/>
          </w:tcPr>
          <w:p w:rsidR="009C5CC3" w:rsidRPr="00272E85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  <w:proofErr w:type="spellEnd"/>
          </w:p>
        </w:tc>
        <w:tc>
          <w:tcPr>
            <w:tcW w:w="1145" w:type="dxa"/>
          </w:tcPr>
          <w:p w:rsidR="009C5CC3" w:rsidRPr="00CA5EB0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9C5CC3" w:rsidRPr="007362D2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susmithacpalacherla@maximus.com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Decrypte_</w:t>
            </w:r>
            <w:r w:rsidR="001F3C08">
              <w:rPr>
                <w:rFonts w:ascii="Times New Roman" w:hAnsi="Times New Roman"/>
                <w:sz w:val="20"/>
                <w:szCs w:val="20"/>
              </w:rPr>
              <w:t>Out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  <w:proofErr w:type="spellEnd"/>
          </w:p>
        </w:tc>
        <w:tc>
          <w:tcPr>
            <w:tcW w:w="1145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F3C0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01\data\coaching\</w:t>
            </w:r>
            <w:r w:rsidR="009C5CC3">
              <w:rPr>
                <w:rFonts w:ascii="Times New Roman" w:hAnsi="Times New Roman"/>
                <w:sz w:val="20"/>
                <w:szCs w:val="20"/>
              </w:rPr>
              <w:t>IQS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\Decrypt_out\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Decrypt</w:t>
            </w:r>
            <w:r w:rsidR="009C5CC3">
              <w:rPr>
                <w:rFonts w:ascii="Times New Roman" w:hAnsi="Times New Roman"/>
                <w:sz w:val="20"/>
                <w:szCs w:val="20"/>
              </w:rPr>
              <w:t>_</w:t>
            </w:r>
            <w:r>
              <w:rPr>
                <w:rFonts w:ascii="Times New Roman" w:hAnsi="Times New Roman"/>
                <w:sz w:val="20"/>
                <w:szCs w:val="20"/>
              </w:rPr>
              <w:t>In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  <w:proofErr w:type="spellEnd"/>
          </w:p>
        </w:tc>
        <w:tc>
          <w:tcPr>
            <w:tcW w:w="1145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F3C0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62D2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p01\data\coaching\</w:t>
            </w:r>
            <w:r w:rsidR="009C5CC3">
              <w:rPr>
                <w:rFonts w:ascii="Times New Roman" w:hAnsi="Times New Roman"/>
                <w:sz w:val="20"/>
                <w:szCs w:val="20"/>
              </w:rPr>
              <w:t>IQS</w:t>
            </w:r>
            <w:r>
              <w:rPr>
                <w:rFonts w:ascii="Times New Roman" w:hAnsi="Times New Roman"/>
                <w:sz w:val="20"/>
                <w:szCs w:val="20"/>
              </w:rPr>
              <w:t>\Decrypt_in</w:t>
            </w:r>
            <w:r w:rsidRPr="007362D2">
              <w:rPr>
                <w:rFonts w:ascii="Times New Roman" w:hAnsi="Times New Roman"/>
                <w:sz w:val="20"/>
                <w:szCs w:val="20"/>
              </w:rPr>
              <w:t>\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Encrypte_Out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  <w:proofErr w:type="spellEnd"/>
          </w:p>
        </w:tc>
        <w:tc>
          <w:tcPr>
            <w:tcW w:w="1145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F3C0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 w:rsidR="009C5CC3">
              <w:rPr>
                <w:rFonts w:ascii="Times New Roman" w:hAnsi="Times New Roman"/>
                <w:sz w:val="20"/>
                <w:szCs w:val="20"/>
              </w:rPr>
              <w:t>IQS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\Encrypt_out\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9C5CC3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Encrypt_In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  <w:proofErr w:type="spellEnd"/>
          </w:p>
        </w:tc>
        <w:tc>
          <w:tcPr>
            <w:tcW w:w="1145" w:type="dxa"/>
          </w:tcPr>
          <w:p w:rsidR="001F3C08" w:rsidRPr="001D6CCE" w:rsidRDefault="001F3C08" w:rsidP="001F3C08">
            <w:pPr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F3C0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5E52B7">
              <w:rPr>
                <w:rFonts w:ascii="Times New Roman" w:hAnsi="Times New Roman"/>
                <w:sz w:val="20"/>
                <w:szCs w:val="20"/>
              </w:rPr>
              <w:t>\\f3420-ecldb</w:t>
            </w:r>
            <w:r>
              <w:rPr>
                <w:rFonts w:ascii="Times New Roman" w:hAnsi="Times New Roman"/>
                <w:sz w:val="20"/>
                <w:szCs w:val="20"/>
              </w:rPr>
              <w:t>p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01\data\coaching\</w:t>
            </w:r>
            <w:r w:rsidR="009C5CC3">
              <w:rPr>
                <w:rFonts w:ascii="Times New Roman" w:hAnsi="Times New Roman"/>
                <w:sz w:val="20"/>
                <w:szCs w:val="20"/>
              </w:rPr>
              <w:t>IQS</w:t>
            </w:r>
            <w:r w:rsidRPr="005E52B7">
              <w:rPr>
                <w:rFonts w:ascii="Times New Roman" w:hAnsi="Times New Roman"/>
                <w:sz w:val="20"/>
                <w:szCs w:val="20"/>
              </w:rPr>
              <w:t>\Encrypt_in\</w:t>
            </w: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EncryptedFile</w:t>
            </w:r>
            <w:proofErr w:type="spellEnd"/>
          </w:p>
          <w:p w:rsidR="00187DC8" w:rsidRPr="001D6CCE" w:rsidRDefault="00187DC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(Expression)</w:t>
            </w:r>
          </w:p>
        </w:tc>
        <w:tc>
          <w:tcPr>
            <w:tcW w:w="2367" w:type="dxa"/>
          </w:tcPr>
          <w:p w:rsidR="009C5CC3" w:rsidRPr="001D6CCE" w:rsidRDefault="009C5CC3" w:rsidP="009C5CC3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  <w:proofErr w:type="spellEnd"/>
          </w:p>
        </w:tc>
        <w:tc>
          <w:tcPr>
            <w:tcW w:w="1145" w:type="dxa"/>
          </w:tcPr>
          <w:p w:rsidR="009C5CC3" w:rsidRPr="001D6CCE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>@[User::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Encrypt_Out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]+@[User::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FilePrefix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] +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yyyy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())+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Right("0" + 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("m",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()),2) +</w:t>
            </w:r>
          </w:p>
          <w:p w:rsidR="009C5CC3" w:rsidRPr="001D6CCE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Right("0" + 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("d",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()),2)+".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csv.zip.encrypt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"</w:t>
            </w: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EncryptedFileexists</w:t>
            </w:r>
            <w:proofErr w:type="spellEnd"/>
          </w:p>
        </w:tc>
        <w:tc>
          <w:tcPr>
            <w:tcW w:w="2367" w:type="dxa"/>
          </w:tcPr>
          <w:p w:rsidR="009C5CC3" w:rsidRDefault="009C5CC3" w:rsidP="009C5CC3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  <w:proofErr w:type="spellEnd"/>
          </w:p>
        </w:tc>
        <w:tc>
          <w:tcPr>
            <w:tcW w:w="1145" w:type="dxa"/>
          </w:tcPr>
          <w:p w:rsidR="009C5CC3" w:rsidRPr="00CA5EB0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Boolean</w:t>
            </w:r>
          </w:p>
        </w:tc>
        <w:tc>
          <w:tcPr>
            <w:tcW w:w="3827" w:type="dxa"/>
          </w:tcPr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FileName</w:t>
            </w:r>
            <w:proofErr w:type="spellEnd"/>
          </w:p>
          <w:p w:rsidR="00187DC8" w:rsidRDefault="00187DC8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(Expression)</w:t>
            </w:r>
          </w:p>
        </w:tc>
        <w:tc>
          <w:tcPr>
            <w:tcW w:w="2367" w:type="dxa"/>
          </w:tcPr>
          <w:p w:rsidR="009C5CC3" w:rsidRDefault="009C5CC3" w:rsidP="009C5CC3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  <w:proofErr w:type="spellEnd"/>
          </w:p>
        </w:tc>
        <w:tc>
          <w:tcPr>
            <w:tcW w:w="1145" w:type="dxa"/>
          </w:tcPr>
          <w:p w:rsidR="009C5CC3" w:rsidRDefault="009C5CC3" w:rsidP="009C5CC3">
            <w:r w:rsidRPr="000200CB">
              <w:rPr>
                <w:rFonts w:ascii="Times New Roman" w:hAnsi="Times New Roman"/>
              </w:rPr>
              <w:t>String</w:t>
            </w:r>
          </w:p>
        </w:tc>
        <w:tc>
          <w:tcPr>
            <w:tcW w:w="3827" w:type="dxa"/>
          </w:tcPr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>@[User::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FilePrefix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 xml:space="preserve">] + 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lastRenderedPageBreak/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yyyy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())+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Right("0" + 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("m",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()),2) +</w:t>
            </w:r>
          </w:p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9C5CC3">
              <w:rPr>
                <w:rFonts w:ascii="Times New Roman" w:hAnsi="Times New Roman"/>
                <w:sz w:val="20"/>
                <w:szCs w:val="20"/>
              </w:rPr>
              <w:t xml:space="preserve">Right("0" + (DT_STR,4,1252) 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DatePart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("d",</w:t>
            </w: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getdate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()),2)+".csv"</w:t>
            </w:r>
          </w:p>
        </w:tc>
      </w:tr>
      <w:tr w:rsidR="009C5CC3" w:rsidRPr="001D6CCE" w:rsidTr="00187DC8">
        <w:trPr>
          <w:trHeight w:val="368"/>
        </w:trPr>
        <w:tc>
          <w:tcPr>
            <w:tcW w:w="2011" w:type="dxa"/>
          </w:tcPr>
          <w:p w:rsid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lastRenderedPageBreak/>
              <w:t>FilePrefix</w:t>
            </w:r>
            <w:proofErr w:type="spellEnd"/>
          </w:p>
        </w:tc>
        <w:tc>
          <w:tcPr>
            <w:tcW w:w="2367" w:type="dxa"/>
          </w:tcPr>
          <w:p w:rsidR="009C5CC3" w:rsidRDefault="009C5CC3" w:rsidP="009C5CC3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  <w:proofErr w:type="spellEnd"/>
          </w:p>
        </w:tc>
        <w:tc>
          <w:tcPr>
            <w:tcW w:w="1145" w:type="dxa"/>
          </w:tcPr>
          <w:p w:rsidR="009C5CC3" w:rsidRDefault="009C5CC3" w:rsidP="009C5CC3">
            <w:r w:rsidRPr="000200CB">
              <w:rPr>
                <w:rFonts w:ascii="Times New Roman" w:hAnsi="Times New Roman"/>
              </w:rPr>
              <w:t>String</w:t>
            </w:r>
          </w:p>
        </w:tc>
        <w:tc>
          <w:tcPr>
            <w:tcW w:w="3827" w:type="dxa"/>
          </w:tcPr>
          <w:p w:rsidR="009C5CC3" w:rsidRPr="009C5CC3" w:rsidRDefault="009C5CC3" w:rsidP="009C5CC3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 w:rsidRPr="009C5CC3">
              <w:rPr>
                <w:rFonts w:ascii="Times New Roman" w:hAnsi="Times New Roman"/>
                <w:sz w:val="20"/>
                <w:szCs w:val="20"/>
              </w:rPr>
              <w:t>eCL_QN_Scorecard</w:t>
            </w:r>
            <w:proofErr w:type="spellEnd"/>
            <w:r w:rsidRPr="009C5CC3">
              <w:rPr>
                <w:rFonts w:ascii="Times New Roman" w:hAnsi="Times New Roman"/>
                <w:sz w:val="20"/>
                <w:szCs w:val="20"/>
              </w:rPr>
              <w:t>_</w:t>
            </w:r>
          </w:p>
        </w:tc>
      </w:tr>
      <w:tr w:rsidR="00187DC8" w:rsidRPr="001D6CCE" w:rsidTr="00187DC8">
        <w:trPr>
          <w:trHeight w:val="368"/>
        </w:trPr>
        <w:tc>
          <w:tcPr>
            <w:tcW w:w="2011" w:type="dxa"/>
          </w:tcPr>
          <w:p w:rsidR="00187DC8" w:rsidRDefault="00187DC8" w:rsidP="00187D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FromEmail</w:t>
            </w:r>
            <w:proofErr w:type="spellEnd"/>
          </w:p>
        </w:tc>
        <w:tc>
          <w:tcPr>
            <w:tcW w:w="2367" w:type="dxa"/>
          </w:tcPr>
          <w:p w:rsidR="00187DC8" w:rsidRDefault="00187DC8" w:rsidP="00187DC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  <w:proofErr w:type="spellEnd"/>
          </w:p>
        </w:tc>
        <w:tc>
          <w:tcPr>
            <w:tcW w:w="1145" w:type="dxa"/>
          </w:tcPr>
          <w:p w:rsidR="00187DC8" w:rsidRDefault="00187DC8" w:rsidP="00187DC8">
            <w:r w:rsidRPr="000200CB">
              <w:rPr>
                <w:rFonts w:ascii="Times New Roman" w:hAnsi="Times New Roman"/>
              </w:rPr>
              <w:t>String</w:t>
            </w:r>
          </w:p>
        </w:tc>
        <w:tc>
          <w:tcPr>
            <w:tcW w:w="3827" w:type="dxa"/>
          </w:tcPr>
          <w:p w:rsidR="00187DC8" w:rsidRPr="009C5CC3" w:rsidRDefault="00187DC8" w:rsidP="00187DC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sz w:val="20"/>
                <w:szCs w:val="20"/>
              </w:rPr>
            </w:pPr>
            <w:r w:rsidRPr="00187DC8">
              <w:rPr>
                <w:rFonts w:ascii="Times New Roman" w:hAnsi="Times New Roman"/>
                <w:sz w:val="20"/>
                <w:szCs w:val="20"/>
              </w:rPr>
              <w:t>eCoachingDev@</w:t>
            </w:r>
            <w:r>
              <w:rPr>
                <w:rFonts w:ascii="Times New Roman" w:hAnsi="Times New Roman"/>
                <w:sz w:val="20"/>
                <w:szCs w:val="20"/>
              </w:rPr>
              <w:t>maximus</w:t>
            </w:r>
            <w:r w:rsidRPr="00187DC8">
              <w:rPr>
                <w:rFonts w:ascii="Times New Roman" w:hAnsi="Times New Roman"/>
                <w:sz w:val="20"/>
                <w:szCs w:val="20"/>
              </w:rPr>
              <w:t>.com</w:t>
            </w:r>
          </w:p>
        </w:tc>
      </w:tr>
      <w:tr w:rsidR="00D03711" w:rsidRPr="001D6CCE" w:rsidTr="00187DC8">
        <w:trPr>
          <w:trHeight w:val="368"/>
        </w:trPr>
        <w:tc>
          <w:tcPr>
            <w:tcW w:w="2011" w:type="dxa"/>
          </w:tcPr>
          <w:p w:rsidR="00D03711" w:rsidRDefault="00187DC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MailSubject</w:t>
            </w:r>
            <w:proofErr w:type="spellEnd"/>
          </w:p>
          <w:p w:rsidR="00187DC8" w:rsidRPr="001D6CCE" w:rsidRDefault="00187DC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(Expression)</w:t>
            </w:r>
          </w:p>
        </w:tc>
        <w:tc>
          <w:tcPr>
            <w:tcW w:w="2367" w:type="dxa"/>
          </w:tcPr>
          <w:p w:rsidR="00D03711" w:rsidRPr="001D6CCE" w:rsidRDefault="009C5CC3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  <w:proofErr w:type="spellEnd"/>
          </w:p>
        </w:tc>
        <w:tc>
          <w:tcPr>
            <w:tcW w:w="1145" w:type="dxa"/>
          </w:tcPr>
          <w:p w:rsidR="00D03711" w:rsidRPr="001D6CCE" w:rsidRDefault="00D03711" w:rsidP="0095088D">
            <w:pPr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String</w:t>
            </w:r>
          </w:p>
        </w:tc>
        <w:tc>
          <w:tcPr>
            <w:tcW w:w="3827" w:type="dxa"/>
          </w:tcPr>
          <w:p w:rsidR="00D03711" w:rsidRPr="001D6CCE" w:rsidRDefault="00187DC8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87DC8">
              <w:rPr>
                <w:rFonts w:ascii="Times New Roman" w:hAnsi="Times New Roman"/>
              </w:rPr>
              <w:t>"IQS QN Load failed in " +   @[User::</w:t>
            </w:r>
            <w:proofErr w:type="spellStart"/>
            <w:r w:rsidRPr="00187DC8">
              <w:rPr>
                <w:rFonts w:ascii="Times New Roman" w:hAnsi="Times New Roman"/>
              </w:rPr>
              <w:t>SystemName</w:t>
            </w:r>
            <w:proofErr w:type="spellEnd"/>
            <w:r w:rsidRPr="00187DC8">
              <w:rPr>
                <w:rFonts w:ascii="Times New Roman" w:hAnsi="Times New Roman"/>
              </w:rPr>
              <w:t>]</w:t>
            </w:r>
          </w:p>
        </w:tc>
      </w:tr>
      <w:tr w:rsidR="00D03711" w:rsidRPr="001D6CCE" w:rsidTr="00187DC8">
        <w:trPr>
          <w:trHeight w:val="368"/>
        </w:trPr>
        <w:tc>
          <w:tcPr>
            <w:tcW w:w="20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StagedCount</w:t>
            </w:r>
            <w:proofErr w:type="spellEnd"/>
          </w:p>
        </w:tc>
        <w:tc>
          <w:tcPr>
            <w:tcW w:w="2367" w:type="dxa"/>
          </w:tcPr>
          <w:p w:rsidR="00D03711" w:rsidRPr="001D6CCE" w:rsidRDefault="009C5CC3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  <w:proofErr w:type="spellEnd"/>
          </w:p>
        </w:tc>
        <w:tc>
          <w:tcPr>
            <w:tcW w:w="1145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82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187DC8">
        <w:trPr>
          <w:trHeight w:val="368"/>
        </w:trPr>
        <w:tc>
          <w:tcPr>
            <w:tcW w:w="20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RejectedCount</w:t>
            </w:r>
            <w:proofErr w:type="spellEnd"/>
          </w:p>
        </w:tc>
        <w:tc>
          <w:tcPr>
            <w:tcW w:w="2367" w:type="dxa"/>
          </w:tcPr>
          <w:p w:rsidR="00D03711" w:rsidRPr="001D6CCE" w:rsidRDefault="009C5CC3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  <w:proofErr w:type="spellEnd"/>
          </w:p>
        </w:tc>
        <w:tc>
          <w:tcPr>
            <w:tcW w:w="1145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82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D03711" w:rsidRPr="001D6CCE" w:rsidTr="00187DC8">
        <w:trPr>
          <w:trHeight w:val="368"/>
        </w:trPr>
        <w:tc>
          <w:tcPr>
            <w:tcW w:w="2011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 w:rsidRPr="001D6CCE">
              <w:rPr>
                <w:rFonts w:ascii="Times New Roman" w:hAnsi="Times New Roman"/>
              </w:rPr>
              <w:t>LoadedCount</w:t>
            </w:r>
            <w:proofErr w:type="spellEnd"/>
          </w:p>
        </w:tc>
        <w:tc>
          <w:tcPr>
            <w:tcW w:w="2367" w:type="dxa"/>
          </w:tcPr>
          <w:p w:rsidR="00D03711" w:rsidRPr="001D6CCE" w:rsidRDefault="009C5CC3">
            <w:pPr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  <w:proofErr w:type="spellEnd"/>
          </w:p>
        </w:tc>
        <w:tc>
          <w:tcPr>
            <w:tcW w:w="1145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Int32</w:t>
            </w:r>
          </w:p>
        </w:tc>
        <w:tc>
          <w:tcPr>
            <w:tcW w:w="3827" w:type="dxa"/>
          </w:tcPr>
          <w:p w:rsidR="00D03711" w:rsidRPr="001D6CCE" w:rsidRDefault="00D03711" w:rsidP="0095088D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D6CCE">
              <w:rPr>
                <w:rFonts w:ascii="Times New Roman" w:hAnsi="Times New Roman"/>
              </w:rPr>
              <w:t>0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187DC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System</w:t>
            </w:r>
            <w:r w:rsidR="001F3C08" w:rsidRPr="00CA5EB0">
              <w:rPr>
                <w:rFonts w:ascii="Times New Roman" w:hAnsi="Times New Roman"/>
                <w:sz w:val="20"/>
                <w:szCs w:val="20"/>
              </w:rPr>
              <w:t>Name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  <w:proofErr w:type="spellEnd"/>
          </w:p>
        </w:tc>
        <w:tc>
          <w:tcPr>
            <w:tcW w:w="1145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87DC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Prod</w:t>
            </w:r>
          </w:p>
        </w:tc>
      </w:tr>
      <w:tr w:rsidR="001F3C08" w:rsidRPr="001D6CCE" w:rsidTr="00187DC8">
        <w:trPr>
          <w:trHeight w:val="368"/>
        </w:trPr>
        <w:tc>
          <w:tcPr>
            <w:tcW w:w="2011" w:type="dxa"/>
          </w:tcPr>
          <w:p w:rsidR="001F3C08" w:rsidRPr="001D6CCE" w:rsidRDefault="00187DC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  <w:sz w:val="20"/>
                <w:szCs w:val="20"/>
              </w:rPr>
              <w:t>ToEmail</w:t>
            </w:r>
            <w:proofErr w:type="spellEnd"/>
          </w:p>
        </w:tc>
        <w:tc>
          <w:tcPr>
            <w:tcW w:w="2367" w:type="dxa"/>
          </w:tcPr>
          <w:p w:rsidR="001F3C08" w:rsidRPr="001D6CCE" w:rsidRDefault="009C5CC3" w:rsidP="001F3C08">
            <w:pPr>
              <w:rPr>
                <w:rFonts w:ascii="Times New Roman" w:hAnsi="Times New Roman"/>
                <w:color w:val="000000" w:themeColor="text1"/>
              </w:rPr>
            </w:pPr>
            <w:proofErr w:type="spellStart"/>
            <w:r>
              <w:rPr>
                <w:rFonts w:ascii="Times New Roman" w:hAnsi="Times New Roman"/>
                <w:color w:val="000000" w:themeColor="text1"/>
              </w:rPr>
              <w:t>Quality_Now_Coaching</w:t>
            </w:r>
            <w:proofErr w:type="spellEnd"/>
          </w:p>
        </w:tc>
        <w:tc>
          <w:tcPr>
            <w:tcW w:w="1145" w:type="dxa"/>
          </w:tcPr>
          <w:p w:rsidR="001F3C08" w:rsidRPr="001D6CCE" w:rsidRDefault="001F3C0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CA5EB0">
              <w:rPr>
                <w:rFonts w:ascii="Times New Roman" w:hAnsi="Times New Roman"/>
                <w:sz w:val="20"/>
                <w:szCs w:val="20"/>
              </w:rPr>
              <w:t>String</w:t>
            </w:r>
          </w:p>
        </w:tc>
        <w:tc>
          <w:tcPr>
            <w:tcW w:w="3827" w:type="dxa"/>
          </w:tcPr>
          <w:p w:rsidR="001F3C08" w:rsidRPr="001D6CCE" w:rsidRDefault="00187DC8" w:rsidP="001F3C0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  <w:sz w:val="20"/>
                <w:szCs w:val="20"/>
              </w:rPr>
              <w:t>susmithacpalacherla@maximus.com</w:t>
            </w:r>
          </w:p>
        </w:tc>
      </w:tr>
    </w:tbl>
    <w:p w:rsidR="00E654C3" w:rsidRPr="001D6CCE" w:rsidRDefault="00E654C3" w:rsidP="00E654C3">
      <w:pPr>
        <w:rPr>
          <w:rFonts w:ascii="Times New Roman" w:hAnsi="Times New Roman"/>
          <w:b/>
        </w:rPr>
      </w:pPr>
    </w:p>
    <w:p w:rsidR="00E654C3" w:rsidRPr="001D6CCE" w:rsidRDefault="00E654C3" w:rsidP="00A471EB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Connection Manager Entries</w:t>
      </w:r>
    </w:p>
    <w:p w:rsidR="00E654C3" w:rsidRPr="001D6CCE" w:rsidRDefault="00E654C3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 w:rsidRPr="001D6CCE">
        <w:rPr>
          <w:rFonts w:ascii="Times New Roman" w:hAnsi="Times New Roman"/>
        </w:rPr>
        <w:t>Destinationdb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Dev </w:t>
      </w:r>
      <w:r>
        <w:rPr>
          <w:rFonts w:ascii="Times New Roman" w:hAnsi="Times New Roman"/>
        </w:rPr>
        <w:t>–</w:t>
      </w:r>
      <w:r w:rsidRPr="00257251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F3420-ECLDBD01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eCoachingdev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Test - </w:t>
      </w:r>
      <w:r>
        <w:rPr>
          <w:rFonts w:ascii="Times New Roman" w:hAnsi="Times New Roman"/>
        </w:rPr>
        <w:t>F3420-ECLDBT01</w:t>
      </w:r>
      <w:r w:rsidRPr="00257251">
        <w:rPr>
          <w:rFonts w:ascii="Times New Roman" w:hAnsi="Times New Roman"/>
        </w:rPr>
        <w:t xml:space="preserve"> DB – </w:t>
      </w:r>
      <w:proofErr w:type="spellStart"/>
      <w:r w:rsidRPr="00257251">
        <w:rPr>
          <w:rFonts w:ascii="Times New Roman" w:hAnsi="Times New Roman"/>
        </w:rPr>
        <w:t>eCoachingtest</w:t>
      </w:r>
      <w:proofErr w:type="spellEnd"/>
    </w:p>
    <w:p w:rsidR="00DA5AD6" w:rsidRPr="00257251" w:rsidRDefault="00DA5AD6" w:rsidP="00DA5AD6">
      <w:pPr>
        <w:pStyle w:val="ListParagraph"/>
        <w:widowControl w:val="0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257251">
        <w:rPr>
          <w:rFonts w:ascii="Times New Roman" w:hAnsi="Times New Roman"/>
        </w:rPr>
        <w:t xml:space="preserve">Prod - </w:t>
      </w:r>
      <w:r>
        <w:rPr>
          <w:rFonts w:ascii="Times New Roman" w:hAnsi="Times New Roman"/>
        </w:rPr>
        <w:t>F3420-ECLDBP01</w:t>
      </w:r>
      <w:r w:rsidRPr="00257251">
        <w:rPr>
          <w:rFonts w:ascii="Times New Roman" w:hAnsi="Times New Roman"/>
        </w:rPr>
        <w:t xml:space="preserve"> – </w:t>
      </w:r>
      <w:proofErr w:type="spellStart"/>
      <w:r w:rsidRPr="00257251">
        <w:rPr>
          <w:rFonts w:ascii="Times New Roman" w:hAnsi="Times New Roman"/>
        </w:rPr>
        <w:t>eCoaching</w:t>
      </w:r>
      <w:proofErr w:type="spellEnd"/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Pr="001D6CCE" w:rsidRDefault="00FA6FC6" w:rsidP="0076086A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QN</w:t>
      </w:r>
      <w:r w:rsidR="00265092" w:rsidRPr="001D6CCE">
        <w:rPr>
          <w:rFonts w:ascii="Times New Roman" w:hAnsi="Times New Roman"/>
        </w:rPr>
        <w:t>_File</w:t>
      </w:r>
      <w:proofErr w:type="spellEnd"/>
    </w:p>
    <w:p w:rsidR="00E654C3" w:rsidRDefault="00FA6FC6" w:rsidP="00BB71F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Connection String </w:t>
      </w:r>
      <w:r w:rsidR="001F3C08">
        <w:rPr>
          <w:rFonts w:ascii="Times New Roman" w:hAnsi="Times New Roman"/>
        </w:rPr>
        <w:t xml:space="preserve">Expression: 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@[</w:t>
      </w:r>
      <w:proofErr w:type="gramEnd"/>
      <w:r w:rsidRPr="00FA6FC6">
        <w:rPr>
          <w:rFonts w:ascii="Times New Roman" w:hAnsi="Times New Roman"/>
        </w:rPr>
        <w:t>User::</w:t>
      </w:r>
      <w:proofErr w:type="spellStart"/>
      <w:r w:rsidRPr="00FA6FC6">
        <w:rPr>
          <w:rFonts w:ascii="Times New Roman" w:hAnsi="Times New Roman"/>
        </w:rPr>
        <w:t>Decrypt_Out</w:t>
      </w:r>
      <w:proofErr w:type="spellEnd"/>
      <w:r w:rsidRPr="00FA6FC6">
        <w:rPr>
          <w:rFonts w:ascii="Times New Roman" w:hAnsi="Times New Roman"/>
        </w:rPr>
        <w:t>] +@[User::</w:t>
      </w:r>
      <w:proofErr w:type="spellStart"/>
      <w:r w:rsidRPr="00FA6FC6">
        <w:rPr>
          <w:rFonts w:ascii="Times New Roman" w:hAnsi="Times New Roman"/>
        </w:rPr>
        <w:t>FilePrefix</w:t>
      </w:r>
      <w:proofErr w:type="spellEnd"/>
      <w:r w:rsidRPr="00FA6FC6">
        <w:rPr>
          <w:rFonts w:ascii="Times New Roman" w:hAnsi="Times New Roman"/>
        </w:rPr>
        <w:t xml:space="preserve">] + 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 w:rsidRPr="00FA6FC6">
        <w:rPr>
          <w:rFonts w:ascii="Times New Roman" w:hAnsi="Times New Roman"/>
        </w:rPr>
        <w:t>(DT_STR</w:t>
      </w:r>
      <w:proofErr w:type="gramStart"/>
      <w:r w:rsidRPr="00FA6FC6">
        <w:rPr>
          <w:rFonts w:ascii="Times New Roman" w:hAnsi="Times New Roman"/>
        </w:rPr>
        <w:t>,4,1252</w:t>
      </w:r>
      <w:proofErr w:type="gramEnd"/>
      <w:r w:rsidRPr="00FA6FC6">
        <w:rPr>
          <w:rFonts w:ascii="Times New Roman" w:hAnsi="Times New Roman"/>
        </w:rPr>
        <w:t xml:space="preserve">) </w:t>
      </w:r>
      <w:proofErr w:type="spellStart"/>
      <w:proofErr w:type="gram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</w:t>
      </w:r>
      <w:proofErr w:type="gramEnd"/>
      <w:r w:rsidRPr="00FA6FC6">
        <w:rPr>
          <w:rFonts w:ascii="Times New Roman" w:hAnsi="Times New Roman"/>
        </w:rPr>
        <w:t>"</w:t>
      </w:r>
      <w:proofErr w:type="spellStart"/>
      <w:r w:rsidRPr="00FA6FC6">
        <w:rPr>
          <w:rFonts w:ascii="Times New Roman" w:hAnsi="Times New Roman"/>
        </w:rPr>
        <w:t>yyyy</w:t>
      </w:r>
      <w:proofErr w:type="spellEnd"/>
      <w:r w:rsidRPr="00FA6FC6">
        <w:rPr>
          <w:rFonts w:ascii="Times New Roman" w:hAnsi="Times New Roman"/>
        </w:rPr>
        <w:t>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())+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Right(</w:t>
      </w:r>
      <w:proofErr w:type="gramEnd"/>
      <w:r w:rsidRPr="00FA6FC6">
        <w:rPr>
          <w:rFonts w:ascii="Times New Roman" w:hAnsi="Times New Roman"/>
        </w:rPr>
        <w:t xml:space="preserve">"0" + (DT_STR,4,1252) </w:t>
      </w:r>
      <w:proofErr w:type="spell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("m",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()),2) +</w:t>
      </w:r>
    </w:p>
    <w:p w:rsidR="00FA6FC6" w:rsidRPr="00BB71FE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Right(</w:t>
      </w:r>
      <w:proofErr w:type="gramEnd"/>
      <w:r w:rsidRPr="00FA6FC6">
        <w:rPr>
          <w:rFonts w:ascii="Times New Roman" w:hAnsi="Times New Roman"/>
        </w:rPr>
        <w:t xml:space="preserve">"0" + (DT_STR,4,1252) </w:t>
      </w:r>
      <w:proofErr w:type="spell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("d",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()),2)+".csv"</w:t>
      </w:r>
    </w:p>
    <w:p w:rsidR="00E654C3" w:rsidRPr="001D6CCE" w:rsidRDefault="00E654C3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E654C3" w:rsidRDefault="001F3C08" w:rsidP="00E654C3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  <w:r w:rsidRPr="001F3C08">
        <w:rPr>
          <w:noProof/>
        </w:rPr>
        <w:lastRenderedPageBreak/>
        <w:t xml:space="preserve"> </w:t>
      </w:r>
      <w:r w:rsidR="00FA6FC6">
        <w:rPr>
          <w:noProof/>
        </w:rPr>
        <w:t xml:space="preserve">           </w:t>
      </w:r>
      <w:r w:rsidR="00FA6FC6">
        <w:rPr>
          <w:noProof/>
        </w:rPr>
        <w:drawing>
          <wp:inline distT="0" distB="0" distL="0" distR="0" wp14:anchorId="47856DE4" wp14:editId="4206FA85">
            <wp:extent cx="2706624" cy="1828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0662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FC6" w:rsidRDefault="00FA6FC6" w:rsidP="00E654C3">
      <w:pPr>
        <w:widowControl w:val="0"/>
        <w:autoSpaceDE w:val="0"/>
        <w:autoSpaceDN w:val="0"/>
        <w:adjustRightInd w:val="0"/>
        <w:spacing w:after="0" w:line="240" w:lineRule="auto"/>
        <w:rPr>
          <w:noProof/>
        </w:rPr>
      </w:pPr>
    </w:p>
    <w:p w:rsidR="00FA6FC6" w:rsidRPr="001D6CCE" w:rsidRDefault="00FA6FC6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3C520EA9" wp14:editId="33093632">
            <wp:extent cx="3720326" cy="175196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5181" cy="175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092" w:rsidRDefault="00265092" w:rsidP="00FA6FC6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FA6FC6" w:rsidRDefault="00FA6FC6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A6FC6" w:rsidRPr="001D6CCE" w:rsidRDefault="00FA6FC6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>
        <w:rPr>
          <w:noProof/>
        </w:rPr>
        <w:drawing>
          <wp:inline distT="0" distB="0" distL="0" distR="0" wp14:anchorId="7287ED28" wp14:editId="580863F5">
            <wp:extent cx="3474720" cy="27432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192" w:rsidRPr="001D6CCE" w:rsidRDefault="00FA6FC6" w:rsidP="0017119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lastRenderedPageBreak/>
        <w:t>Decrypt_In</w:t>
      </w:r>
      <w:proofErr w:type="spellEnd"/>
    </w:p>
    <w:p w:rsidR="00171192" w:rsidRPr="00BB71FE" w:rsidRDefault="001F3C08" w:rsidP="00BB71FE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="00FA6FC6" w:rsidRPr="00FA6FC6">
        <w:rPr>
          <w:rFonts w:ascii="Times New Roman" w:hAnsi="Times New Roman"/>
        </w:rPr>
        <w:t>@[</w:t>
      </w:r>
      <w:proofErr w:type="gramEnd"/>
      <w:r w:rsidR="00FA6FC6" w:rsidRPr="00FA6FC6">
        <w:rPr>
          <w:rFonts w:ascii="Times New Roman" w:hAnsi="Times New Roman"/>
        </w:rPr>
        <w:t>User::</w:t>
      </w:r>
      <w:proofErr w:type="spellStart"/>
      <w:r w:rsidR="00FA6FC6" w:rsidRPr="00FA6FC6">
        <w:rPr>
          <w:rFonts w:ascii="Times New Roman" w:hAnsi="Times New Roman"/>
        </w:rPr>
        <w:t>Decrypt_In</w:t>
      </w:r>
      <w:proofErr w:type="spellEnd"/>
      <w:r w:rsidR="00FA6FC6" w:rsidRPr="00FA6FC6">
        <w:rPr>
          <w:rFonts w:ascii="Times New Roman" w:hAnsi="Times New Roman"/>
        </w:rPr>
        <w:t>]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F3C08" w:rsidRPr="001D6CCE" w:rsidRDefault="00FA6FC6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proofErr w:type="spellStart"/>
      <w:r>
        <w:rPr>
          <w:rFonts w:ascii="Times New Roman" w:hAnsi="Times New Roman"/>
          <w:color w:val="000000" w:themeColor="text1"/>
        </w:rPr>
        <w:t>Encrypt_Out</w:t>
      </w:r>
      <w:proofErr w:type="spellEnd"/>
    </w:p>
    <w:p w:rsidR="00FA6FC6" w:rsidRPr="00FA6FC6" w:rsidRDefault="001F3C08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Expression: </w:t>
      </w:r>
      <w:proofErr w:type="gramStart"/>
      <w:r w:rsidR="00FA6FC6" w:rsidRPr="00FA6FC6">
        <w:rPr>
          <w:rFonts w:ascii="Times New Roman" w:hAnsi="Times New Roman"/>
        </w:rPr>
        <w:t>@[</w:t>
      </w:r>
      <w:proofErr w:type="gramEnd"/>
      <w:r w:rsidR="00FA6FC6" w:rsidRPr="00FA6FC6">
        <w:rPr>
          <w:rFonts w:ascii="Times New Roman" w:hAnsi="Times New Roman"/>
        </w:rPr>
        <w:t>User::</w:t>
      </w:r>
      <w:proofErr w:type="spellStart"/>
      <w:r w:rsidR="00FA6FC6" w:rsidRPr="00FA6FC6">
        <w:rPr>
          <w:rFonts w:ascii="Times New Roman" w:hAnsi="Times New Roman"/>
        </w:rPr>
        <w:t>Encrypt_Out</w:t>
      </w:r>
      <w:proofErr w:type="spellEnd"/>
      <w:r w:rsidR="00FA6FC6" w:rsidRPr="00FA6FC6">
        <w:rPr>
          <w:rFonts w:ascii="Times New Roman" w:hAnsi="Times New Roman"/>
        </w:rPr>
        <w:t>]+@[User::</w:t>
      </w:r>
      <w:proofErr w:type="spellStart"/>
      <w:r w:rsidR="00FA6FC6" w:rsidRPr="00FA6FC6">
        <w:rPr>
          <w:rFonts w:ascii="Times New Roman" w:hAnsi="Times New Roman"/>
        </w:rPr>
        <w:t>FilePrefix</w:t>
      </w:r>
      <w:proofErr w:type="spellEnd"/>
      <w:r w:rsidR="00FA6FC6" w:rsidRPr="00FA6FC6">
        <w:rPr>
          <w:rFonts w:ascii="Times New Roman" w:hAnsi="Times New Roman"/>
        </w:rPr>
        <w:t>] +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r w:rsidRPr="00FA6FC6">
        <w:rPr>
          <w:rFonts w:ascii="Times New Roman" w:hAnsi="Times New Roman"/>
        </w:rPr>
        <w:t>(DT_STR</w:t>
      </w:r>
      <w:proofErr w:type="gramStart"/>
      <w:r w:rsidRPr="00FA6FC6">
        <w:rPr>
          <w:rFonts w:ascii="Times New Roman" w:hAnsi="Times New Roman"/>
        </w:rPr>
        <w:t>,4,1252</w:t>
      </w:r>
      <w:proofErr w:type="gramEnd"/>
      <w:r w:rsidRPr="00FA6FC6">
        <w:rPr>
          <w:rFonts w:ascii="Times New Roman" w:hAnsi="Times New Roman"/>
        </w:rPr>
        <w:t xml:space="preserve">) </w:t>
      </w:r>
      <w:proofErr w:type="spellStart"/>
      <w:proofErr w:type="gram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</w:t>
      </w:r>
      <w:proofErr w:type="gramEnd"/>
      <w:r w:rsidRPr="00FA6FC6">
        <w:rPr>
          <w:rFonts w:ascii="Times New Roman" w:hAnsi="Times New Roman"/>
        </w:rPr>
        <w:t>"</w:t>
      </w:r>
      <w:proofErr w:type="spellStart"/>
      <w:r w:rsidRPr="00FA6FC6">
        <w:rPr>
          <w:rFonts w:ascii="Times New Roman" w:hAnsi="Times New Roman"/>
        </w:rPr>
        <w:t>yyyy</w:t>
      </w:r>
      <w:proofErr w:type="spellEnd"/>
      <w:r w:rsidRPr="00FA6FC6">
        <w:rPr>
          <w:rFonts w:ascii="Times New Roman" w:hAnsi="Times New Roman"/>
        </w:rPr>
        <w:t>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())+</w:t>
      </w:r>
    </w:p>
    <w:p w:rsidR="00FA6FC6" w:rsidRPr="00FA6FC6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Right(</w:t>
      </w:r>
      <w:proofErr w:type="gramEnd"/>
      <w:r w:rsidRPr="00FA6FC6">
        <w:rPr>
          <w:rFonts w:ascii="Times New Roman" w:hAnsi="Times New Roman"/>
        </w:rPr>
        <w:t xml:space="preserve">"0" + (DT_STR,4,1252) </w:t>
      </w:r>
      <w:proofErr w:type="spell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("m",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()),2) +</w:t>
      </w:r>
    </w:p>
    <w:p w:rsidR="00171192" w:rsidRPr="001D6CCE" w:rsidRDefault="00FA6FC6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</w:rPr>
      </w:pPr>
      <w:proofErr w:type="gramStart"/>
      <w:r w:rsidRPr="00FA6FC6">
        <w:rPr>
          <w:rFonts w:ascii="Times New Roman" w:hAnsi="Times New Roman"/>
        </w:rPr>
        <w:t>Right(</w:t>
      </w:r>
      <w:proofErr w:type="gramEnd"/>
      <w:r w:rsidRPr="00FA6FC6">
        <w:rPr>
          <w:rFonts w:ascii="Times New Roman" w:hAnsi="Times New Roman"/>
        </w:rPr>
        <w:t xml:space="preserve">"0" + (DT_STR,4,1252) </w:t>
      </w:r>
      <w:proofErr w:type="spellStart"/>
      <w:r w:rsidRPr="00FA6FC6">
        <w:rPr>
          <w:rFonts w:ascii="Times New Roman" w:hAnsi="Times New Roman"/>
        </w:rPr>
        <w:t>DatePart</w:t>
      </w:r>
      <w:proofErr w:type="spellEnd"/>
      <w:r w:rsidRPr="00FA6FC6">
        <w:rPr>
          <w:rFonts w:ascii="Times New Roman" w:hAnsi="Times New Roman"/>
        </w:rPr>
        <w:t>("d",</w:t>
      </w:r>
      <w:proofErr w:type="spellStart"/>
      <w:r w:rsidRPr="00FA6FC6">
        <w:rPr>
          <w:rFonts w:ascii="Times New Roman" w:hAnsi="Times New Roman"/>
        </w:rPr>
        <w:t>getdate</w:t>
      </w:r>
      <w:proofErr w:type="spellEnd"/>
      <w:r w:rsidRPr="00FA6FC6">
        <w:rPr>
          <w:rFonts w:ascii="Times New Roman" w:hAnsi="Times New Roman"/>
        </w:rPr>
        <w:t>()),2)+".</w:t>
      </w:r>
      <w:proofErr w:type="spellStart"/>
      <w:r w:rsidRPr="00FA6FC6">
        <w:rPr>
          <w:rFonts w:ascii="Times New Roman" w:hAnsi="Times New Roman"/>
        </w:rPr>
        <w:t>csv.zip.encrypt</w:t>
      </w:r>
      <w:proofErr w:type="spellEnd"/>
      <w:r w:rsidRPr="00FA6FC6">
        <w:rPr>
          <w:rFonts w:ascii="Times New Roman" w:hAnsi="Times New Roman"/>
        </w:rPr>
        <w:t>"</w:t>
      </w:r>
    </w:p>
    <w:p w:rsidR="00171192" w:rsidRPr="001D6CCE" w:rsidRDefault="00171192" w:rsidP="0017119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1192" w:rsidRPr="001D6CCE" w:rsidRDefault="00171192" w:rsidP="00E654C3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65092" w:rsidRPr="001D6CCE" w:rsidRDefault="00265092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>SMTP Connection Manager</w:t>
      </w:r>
    </w:p>
    <w:p w:rsidR="008D6EFB" w:rsidRPr="00C57F4D" w:rsidRDefault="008D6EFB" w:rsidP="008D6EFB">
      <w:pPr>
        <w:ind w:left="2880"/>
      </w:pPr>
      <w:r>
        <w:t>ironport.maximus.com</w:t>
      </w:r>
    </w:p>
    <w:p w:rsidR="00A67A9C" w:rsidRPr="001D6CCE" w:rsidRDefault="00A67A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noProof/>
        </w:rPr>
      </w:pPr>
    </w:p>
    <w:p w:rsidR="00A67A9C" w:rsidRDefault="00A67A9C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noProof/>
        </w:rPr>
      </w:pPr>
    </w:p>
    <w:p w:rsidR="008D6EFB" w:rsidRPr="001D6CCE" w:rsidRDefault="008D6EFB" w:rsidP="00FA6FC6">
      <w:pPr>
        <w:widowControl w:val="0"/>
        <w:autoSpaceDE w:val="0"/>
        <w:autoSpaceDN w:val="0"/>
        <w:adjustRightInd w:val="0"/>
        <w:spacing w:after="0" w:line="240" w:lineRule="auto"/>
        <w:ind w:left="1440"/>
        <w:rPr>
          <w:rFonts w:ascii="Times New Roman" w:hAnsi="Times New Roman"/>
          <w:b/>
        </w:rPr>
      </w:pPr>
    </w:p>
    <w:p w:rsidR="00EE06FD" w:rsidRPr="001D6CCE" w:rsidRDefault="00EE06F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Pr="001D6CCE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E56D1" w:rsidRDefault="000E56D1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D6CCE" w:rsidRPr="001D6CCE" w:rsidRDefault="001D6CC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1203" w:rsidRDefault="00111203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F3C08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1009FB" w:rsidRPr="001D6CCE" w:rsidRDefault="001009FB" w:rsidP="00657231">
      <w:pPr>
        <w:widowControl w:val="0"/>
        <w:autoSpaceDE w:val="0"/>
        <w:autoSpaceDN w:val="0"/>
        <w:adjustRightInd w:val="0"/>
        <w:spacing w:after="0" w:line="240" w:lineRule="auto"/>
        <w:ind w:left="720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9FB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A6FC6" w:rsidRDefault="00FA6FC6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D6EFB" w:rsidRDefault="008D6E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D6EFB" w:rsidRDefault="008D6E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D6EFB" w:rsidRDefault="008D6E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D6EFB" w:rsidRDefault="008D6E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D6EFB" w:rsidRPr="001D6CCE" w:rsidRDefault="008D6E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009FB" w:rsidRPr="001D6CCE" w:rsidRDefault="001009FB" w:rsidP="001009F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074EC" w:rsidRPr="001D6CCE" w:rsidRDefault="002074E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2048" w:rsidRDefault="00932115" w:rsidP="001F3C08">
      <w:pPr>
        <w:pStyle w:val="ListParagraph"/>
        <w:widowControl w:val="0"/>
        <w:numPr>
          <w:ilvl w:val="3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D6CCE">
        <w:rPr>
          <w:rFonts w:ascii="Times New Roman" w:hAnsi="Times New Roman"/>
          <w:b/>
        </w:rPr>
        <w:t>Package Content</w:t>
      </w:r>
      <w:r w:rsidR="00BE2E93" w:rsidRPr="001D6CCE">
        <w:rPr>
          <w:rFonts w:ascii="Times New Roman" w:hAnsi="Times New Roman"/>
          <w:b/>
        </w:rPr>
        <w:t>(Control Flow)</w:t>
      </w:r>
    </w:p>
    <w:p w:rsidR="00A471EB" w:rsidRPr="00A471EB" w:rsidRDefault="00A471EB" w:rsidP="00A471E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202048" w:rsidRPr="001D6CCE" w:rsidRDefault="00FA6FC6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noProof/>
        </w:rPr>
        <w:drawing>
          <wp:inline distT="0" distB="0" distL="0" distR="0" wp14:anchorId="792ABF48" wp14:editId="2BA1BE71">
            <wp:extent cx="3429000" cy="4572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DAF" w:rsidRPr="001D6CCE" w:rsidRDefault="001F3C0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 w:rsidRPr="001F3C08">
        <w:rPr>
          <w:noProof/>
        </w:rPr>
        <w:t xml:space="preserve"> </w:t>
      </w:r>
    </w:p>
    <w:p w:rsidR="007931F8" w:rsidRPr="001D6CCE" w:rsidRDefault="00FB762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Logical </w:t>
      </w:r>
      <w:r w:rsidR="007931F8" w:rsidRPr="001D6CCE">
        <w:rPr>
          <w:rFonts w:ascii="Times New Roman" w:hAnsi="Times New Roman"/>
          <w:b/>
        </w:rPr>
        <w:t>Workflow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75"/>
        <w:gridCol w:w="3599"/>
        <w:gridCol w:w="2338"/>
        <w:gridCol w:w="2338"/>
      </w:tblGrid>
      <w:tr w:rsidR="00FB762C" w:rsidTr="00FB762C">
        <w:tc>
          <w:tcPr>
            <w:tcW w:w="1075" w:type="dxa"/>
          </w:tcPr>
          <w:p w:rsidR="00FB762C" w:rsidRDefault="00FB762C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Step #</w:t>
            </w:r>
          </w:p>
        </w:tc>
        <w:tc>
          <w:tcPr>
            <w:tcW w:w="3599" w:type="dxa"/>
          </w:tcPr>
          <w:p w:rsidR="00FB762C" w:rsidRDefault="00FB762C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Task</w:t>
            </w:r>
          </w:p>
        </w:tc>
        <w:tc>
          <w:tcPr>
            <w:tcW w:w="2338" w:type="dxa"/>
          </w:tcPr>
          <w:p w:rsidR="00FB762C" w:rsidRDefault="00FB762C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On Success</w:t>
            </w:r>
          </w:p>
        </w:tc>
        <w:tc>
          <w:tcPr>
            <w:tcW w:w="2338" w:type="dxa"/>
          </w:tcPr>
          <w:p w:rsidR="00FB762C" w:rsidRDefault="00FB762C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On Failure</w:t>
            </w:r>
          </w:p>
        </w:tc>
      </w:tr>
      <w:tr w:rsidR="00FB762C" w:rsidTr="00FB762C">
        <w:tc>
          <w:tcPr>
            <w:tcW w:w="1075" w:type="dxa"/>
          </w:tcPr>
          <w:p w:rsidR="00FB762C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1.</w:t>
            </w:r>
          </w:p>
        </w:tc>
        <w:tc>
          <w:tcPr>
            <w:tcW w:w="3599" w:type="dxa"/>
          </w:tcPr>
          <w:p w:rsidR="00FB762C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Check If File Exists</w:t>
            </w:r>
          </w:p>
        </w:tc>
        <w:tc>
          <w:tcPr>
            <w:tcW w:w="2338" w:type="dxa"/>
          </w:tcPr>
          <w:p w:rsidR="00FB762C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211C1">
              <w:rPr>
                <w:rFonts w:ascii="Arial" w:hAnsi="Arial" w:cs="Arial"/>
                <w:sz w:val="20"/>
                <w:szCs w:val="20"/>
              </w:rPr>
              <w:t>If file exists</w:t>
            </w:r>
          </w:p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211C1">
              <w:rPr>
                <w:rFonts w:ascii="Arial" w:hAnsi="Arial" w:cs="Arial"/>
                <w:sz w:val="20"/>
                <w:szCs w:val="20"/>
              </w:rPr>
              <w:t>Go to Next step</w:t>
            </w:r>
          </w:p>
        </w:tc>
        <w:tc>
          <w:tcPr>
            <w:tcW w:w="2338" w:type="dxa"/>
          </w:tcPr>
          <w:p w:rsidR="00FB762C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211C1">
              <w:rPr>
                <w:rFonts w:ascii="Arial" w:hAnsi="Arial" w:cs="Arial"/>
                <w:sz w:val="20"/>
                <w:szCs w:val="20"/>
              </w:rPr>
              <w:t>If File Not exists</w:t>
            </w:r>
          </w:p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 w:rsidRPr="007211C1">
              <w:rPr>
                <w:rFonts w:ascii="Arial" w:hAnsi="Arial" w:cs="Arial"/>
                <w:sz w:val="20"/>
                <w:szCs w:val="20"/>
              </w:rPr>
              <w:t>Execute Send Mail Task</w:t>
            </w:r>
          </w:p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lastRenderedPageBreak/>
              <w:t>2.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Decrypt file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3.</w:t>
            </w:r>
          </w:p>
        </w:tc>
        <w:tc>
          <w:tcPr>
            <w:tcW w:w="3599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b/>
                <w:sz w:val="20"/>
                <w:szCs w:val="20"/>
                <w:u w:val="single"/>
              </w:rPr>
              <w:t>Pause 3 seconds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4.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Truncate Staging table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5.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Load Staging table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6.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Update Staging table and reject logs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7.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Update existing logs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8.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Insert Logs 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9.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Load </w:t>
            </w:r>
            <w:proofErr w:type="spellStart"/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FileList</w:t>
            </w:r>
            <w:proofErr w:type="spellEnd"/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 xml:space="preserve"> table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Go to next step.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113F3B">
        <w:tc>
          <w:tcPr>
            <w:tcW w:w="1075" w:type="dxa"/>
          </w:tcPr>
          <w:p w:rsidR="007211C1" w:rsidRDefault="007211C1" w:rsidP="007211C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10.</w:t>
            </w:r>
          </w:p>
        </w:tc>
        <w:tc>
          <w:tcPr>
            <w:tcW w:w="3599" w:type="dxa"/>
          </w:tcPr>
          <w:p w:rsidR="007211C1" w:rsidRPr="007211C1" w:rsidRDefault="007211C1" w:rsidP="007211C1">
            <w:pPr>
              <w:pStyle w:val="NoSpacing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 w:rsidRPr="007211C1">
              <w:rPr>
                <w:rFonts w:ascii="Arial" w:hAnsi="Arial" w:cs="Arial"/>
                <w:b/>
                <w:sz w:val="20"/>
                <w:szCs w:val="20"/>
                <w:u w:val="single"/>
              </w:rPr>
              <w:t>Delete decrypted file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  <w:tc>
          <w:tcPr>
            <w:tcW w:w="2338" w:type="dxa"/>
            <w:tcBorders>
              <w:bottom w:val="single" w:sz="4" w:space="0" w:color="auto"/>
            </w:tcBorders>
          </w:tcPr>
          <w:p w:rsidR="007211C1" w:rsidRDefault="007211C1" w:rsidP="007211C1">
            <w:pPr>
              <w:pStyle w:val="NoSpacing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Stop execution.</w:t>
            </w:r>
          </w:p>
        </w:tc>
      </w:tr>
      <w:tr w:rsidR="007211C1" w:rsidTr="00FB762C">
        <w:tc>
          <w:tcPr>
            <w:tcW w:w="1075" w:type="dxa"/>
          </w:tcPr>
          <w:p w:rsidR="007211C1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3599" w:type="dxa"/>
          </w:tcPr>
          <w:p w:rsidR="007211C1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2338" w:type="dxa"/>
          </w:tcPr>
          <w:p w:rsidR="007211C1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  <w:tc>
          <w:tcPr>
            <w:tcW w:w="2338" w:type="dxa"/>
          </w:tcPr>
          <w:p w:rsidR="007211C1" w:rsidRDefault="007211C1" w:rsidP="007931F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</w:tbl>
    <w:p w:rsidR="00494DF0" w:rsidRDefault="00494DF0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B762C" w:rsidRDefault="00FB762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B762C" w:rsidRDefault="00FB762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FB762C" w:rsidRPr="001D6CCE" w:rsidRDefault="00FB762C" w:rsidP="007931F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807FCA" w:rsidRDefault="00A471EB" w:rsidP="001F3C0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Script task: Check If file exists</w:t>
      </w:r>
      <w:r w:rsidR="00522634">
        <w:rPr>
          <w:rFonts w:ascii="Times New Roman" w:hAnsi="Times New Roman"/>
          <w:b/>
        </w:rPr>
        <w:t xml:space="preserve"> Files</w:t>
      </w:r>
    </w:p>
    <w:p w:rsidR="00522634" w:rsidRDefault="00522634" w:rsidP="00BB71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EB284E" w:rsidRDefault="00EB284E" w:rsidP="00BB71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40E82C81" wp14:editId="2600381E">
                  <wp:extent cx="5257800" cy="1828800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780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A9C2EB3" wp14:editId="2F172369">
                  <wp:extent cx="4626864" cy="1828800"/>
                  <wp:effectExtent l="0" t="0" r="254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864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Namespaces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System.IO;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ST_c8c2463bd5c3454d9df6e94c8922f66f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ScriptMain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is the entry point class of the script.  Do not change the name, attributes,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or parent of this class.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[Microsoft.SqlServer.Dts.Tasks.ScriptTask.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SSISScriptTaskEntryPointAttribute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ScriptMain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Microsoft.SqlServer.Dts.Tasks.ScriptTask.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VSTARTScriptObjectModelBase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Using Integration Services variables and parameters in a script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/* To use a variable in this script, first ensure that the variable has been added to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either the list contained in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ReadOnlyVariables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 or the list contained in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ReadWriteVariables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 of this script task, according to whether or not your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code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needs to write to the variable.  To add the variable, save this script, close this instance of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Visual Studio, and update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ReadOnlyVariables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and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ReadWriteVariables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properties in the Script Transformation Editor window.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To use a parameter in this script, follow the same steps. Parameters are always read-only.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variable: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startTime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["System::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StartTime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writing to a variable: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["User::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myStringVariable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 = "new value";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package parameter: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["$Package::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project parameter: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["$Project::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sensitive project parameter: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["$Project::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GetSensitiveValue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Firing Integration Services events from a script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/* This script task can fire events for logging purposes.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an error event: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Dts.Events.FireError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(18, "Process Values", "Bad value", "", 0);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an information event: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Dts.Events.FireInformation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(3, "Process Values", "Processing has started", "", 0, ref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fireAgain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 warning event: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Dts.Events.FireWarning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(14, "Process Values", "No values received for input", "", 0);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Using Integration Services connection managers in a script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/* Some types of connection managers can be used in this script task.  See the topic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"Working with Connection Managers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Programatically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 for details.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using an ADO.Net connection manager: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object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["Sales DB"].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AcquireConnection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Dts.Transaction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myADONETConnection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//Use the connection in some code here, then release the connection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["Sales DB"].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ReleaseConnection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using a File connection manager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object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Dts.Connections["Prices.zip"].AcquireConnection(Dts.Transaction);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 xml:space="preserve">         *  string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filePath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(string)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//Use the connection in some code here, then release the connection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["Prices.zip"].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ReleaseConnection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method is called when this script task executes in the control flow.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Before returning from this method, set the value of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Dts.TaskResult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indicate success or failure.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open Help, press F1.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Main()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TODO: Add your code here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file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"User::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EncryptedFile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].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Value.ToString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[</w:t>
            </w:r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"User::</w:t>
            </w:r>
            <w:proofErr w:type="spellStart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EncryptedFileExists</w:t>
            </w:r>
            <w:proofErr w:type="spellEnd"/>
            <w:r>
              <w:rPr>
                <w:rFonts w:ascii="Consolas" w:hAnsi="Consolas" w:cs="Consolas"/>
                <w:color w:val="A31515"/>
                <w:sz w:val="19"/>
                <w:szCs w:val="19"/>
              </w:rPr>
              <w:t>"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].Value =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File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.Exists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(file);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Dts.TaskResult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ScriptResults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ScriptResults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declaration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enum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provides a convenient shorthand within the scope of this class for setting the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result of the script.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code was generated automatically.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ScriptResults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Success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DTSExecResult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Failure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DTSExecResult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.Failure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};</w:t>
            </w: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EB284E" w:rsidRDefault="00EB284E" w:rsidP="00EB284E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EB284E" w:rsidRDefault="00EB284E" w:rsidP="00EB284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If User::</w:t>
            </w:r>
            <w:proofErr w:type="spellStart"/>
            <w:r>
              <w:rPr>
                <w:rFonts w:ascii="Times New Roman" w:hAnsi="Times New Roman"/>
                <w:b/>
              </w:rPr>
              <w:t>EncryptedFileexists</w:t>
            </w:r>
            <w:proofErr w:type="spellEnd"/>
            <w:r>
              <w:rPr>
                <w:rFonts w:ascii="Times New Roman" w:hAnsi="Times New Roman"/>
                <w:b/>
              </w:rPr>
              <w:t xml:space="preserve"> ==0 </w:t>
            </w:r>
          </w:p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Then </w:t>
            </w:r>
          </w:p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Execute Send Mail Task</w:t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81C1C2" wp14:editId="3E4CEE3D">
                  <wp:extent cx="5943600" cy="2011045"/>
                  <wp:effectExtent l="0" t="0" r="0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11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  <w:b/>
              </w:rPr>
            </w:pPr>
            <w:r>
              <w:rPr>
                <w:noProof/>
              </w:rPr>
              <w:drawing>
                <wp:inline distT="0" distB="0" distL="0" distR="0" wp14:anchorId="1621E46A" wp14:editId="306FD589">
                  <wp:extent cx="5943600" cy="1835150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35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</w:p>
        </w:tc>
      </w:tr>
      <w:tr w:rsidR="00EB284E" w:rsidTr="00EB284E">
        <w:tc>
          <w:tcPr>
            <w:tcW w:w="9350" w:type="dxa"/>
          </w:tcPr>
          <w:p w:rsidR="00EB284E" w:rsidRDefault="00EB284E" w:rsidP="00BB71FE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6BC01A" wp14:editId="246D3EFD">
                  <wp:extent cx="5343525" cy="2057400"/>
                  <wp:effectExtent l="0" t="0" r="9525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284E" w:rsidRDefault="00EB284E" w:rsidP="00BB71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EB284E" w:rsidRPr="00BB71FE" w:rsidRDefault="00EB284E" w:rsidP="00BB71FE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p w:rsidR="00A63041" w:rsidRDefault="00A63041" w:rsidP="00A63041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lastRenderedPageBreak/>
        <w:t>Decrypt Encrypted File</w:t>
      </w: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63041" w:rsidTr="00A63041">
        <w:tc>
          <w:tcPr>
            <w:tcW w:w="9350" w:type="dxa"/>
          </w:tcPr>
          <w:p w:rsidR="00A63041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11F27329" wp14:editId="7128F7D3">
                  <wp:extent cx="4124325" cy="16573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325" cy="165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041" w:rsidTr="00A63041">
        <w:tc>
          <w:tcPr>
            <w:tcW w:w="9350" w:type="dxa"/>
          </w:tcPr>
          <w:p w:rsidR="00A63041" w:rsidRDefault="00A63041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63041" w:rsidTr="00A63041">
        <w:tc>
          <w:tcPr>
            <w:tcW w:w="9350" w:type="dxa"/>
          </w:tcPr>
          <w:p w:rsidR="00A63041" w:rsidRDefault="00A63041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3F6A882" wp14:editId="38FA0169">
                  <wp:extent cx="4443984" cy="2743200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398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3041" w:rsidTr="00A63041">
        <w:tc>
          <w:tcPr>
            <w:tcW w:w="9350" w:type="dxa"/>
          </w:tcPr>
          <w:p w:rsidR="00A63041" w:rsidRDefault="00A63041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63041" w:rsidTr="00A63041">
        <w:tc>
          <w:tcPr>
            <w:tcW w:w="9350" w:type="dxa"/>
          </w:tcPr>
          <w:p w:rsidR="00A63041" w:rsidRDefault="00A63041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32FD2" w:rsidRDefault="00032FD2" w:rsidP="00032FD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Script Task: Pause </w:t>
      </w:r>
    </w:p>
    <w:p w:rsidR="00032FD2" w:rsidRPr="00032FD2" w:rsidRDefault="00032FD2" w:rsidP="00032F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20498A" wp14:editId="57EF1027">
                  <wp:extent cx="2609850" cy="1323975"/>
                  <wp:effectExtent l="0" t="0" r="0" b="952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7448E5B3" wp14:editId="0B29883B">
                  <wp:extent cx="4873752" cy="1828800"/>
                  <wp:effectExtent l="0" t="0" r="317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375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032FD2" w:rsidTr="00032FD2">
        <w:tc>
          <w:tcPr>
            <w:tcW w:w="9350" w:type="dxa"/>
          </w:tcPr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Introduction to the script task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/* The Script Task allows you to perform virtually any operation that can be accomplished in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.Net application within the context of an Integration Services control flow.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Expand the other regions which have "Help" prefixes for examples of specific ways to use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* Integration Services features within this script task. */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Namespaces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System;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System.Data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using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System.Windows.Forms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namespace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ST_193e5478e5864ef598e1c7f28cb71fb9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ScriptMain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is the entry point class of the script.  Do not change the name, attributes,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or parent of this class.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[Microsoft.SqlServer.Dts.Tasks.ScriptTask.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SSISScriptTaskEntryPointAttribute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]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partial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ScriptMain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: Microsoft.SqlServer.Dts.Tasks.ScriptTask.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VSTARTScriptObjectModelBase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Using Integration Services variables and parameters in a script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/* To use a variable in this script, first ensure that the variable has been added to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either the list contained in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ReadOnlyVariables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 or the list contained in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ReadWriteVariables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property of this script task, according to whether or not your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  <w:proofErr w:type="gram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code</w:t>
            </w:r>
            <w:proofErr w:type="gram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needs to write to the variable.  To add the variable, save this script, close this instance of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Visual Studio, and update the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ReadOnlyVariables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and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ReadWriteVariables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properties in the Script Transformation Editor window.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To use a parameter in this script, follow the same steps. Parameters are always read-only.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variable: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startTime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DateTime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["System::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StartTime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writing to a variable: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["User::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myStringVariable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 = "new value";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package parameter: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["$Package::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project parameter: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["$Project::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"].Value;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reading from a sensitive project parameter: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)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Dts.Variables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["$Project::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batchId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GetSensitiveValue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Firing Integration Services events from a script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/* This script task can fire events for logging purposes.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an error event: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Dts.Events.FireError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(18, "Process Values", "Bad value", "", 0);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firing an information event: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Dts.Events.FireInformation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(3, "Process Values", "Processing has started", "", 0, ref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fireAgain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lastRenderedPageBreak/>
              <w:t xml:space="preserve">         * Example of firing a warning event: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Dts.Events.FireWarning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(14, "Process Values", "No values received for input", "", 0);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Help:  Using Integration Services connection managers in a script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/* Some types of connection managers can be used in this script task.  See the topic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"Working with Connection Managers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Programatically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" for details.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using an ADO.Net connection manager: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object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["Sales DB"].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AcquireConnection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Dts.Transaction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myADONETConnection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SqlConnection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//Use the connection in some code here, then release the connection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["Sales DB"].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ReleaseConnection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Example of using a File connection manager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object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Dts.Connections["Prices.zip"].AcquireConnection(Dts.Transaction);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string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filePath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= (string)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//Use the connection in some code here, then release the connection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8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Dts.Connections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["Prices.zip"].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ReleaseConnection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(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rawConnection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        * */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method is called when this script task executes in the control flow.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Before returning from this method, set the value of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Dts.TaskResult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indicate success or failure.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To open Help, press F1.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void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Main()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{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TODO: Add your code here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Sleep for 90 seconds  (*1000)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System.Threading.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Thread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.Sleep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(3000);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Dts.TaskResult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= (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int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)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ScriptResults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#region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ScriptResults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declaration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</w:t>
            </w:r>
            <w:proofErr w:type="spellStart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enum</w:t>
            </w:r>
            <w:proofErr w:type="spellEnd"/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provides a convenient shorthand within the scope of this class for setting the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result of the script.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lastRenderedPageBreak/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This code was generated automatically.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///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&lt;/summary&gt;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proofErr w:type="spellStart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enum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ScriptResults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{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Success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DTSExecResult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.Success</w:t>
            </w:r>
            <w:proofErr w:type="spellEnd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,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Failure = </w:t>
            </w:r>
            <w:proofErr w:type="spellStart"/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Microsoft.SqlServer.Dts.Runtime.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DTSExecResult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.Failure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};</w:t>
            </w: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#</w:t>
            </w:r>
            <w:proofErr w:type="spellStart"/>
            <w:r>
              <w:rPr>
                <w:rFonts w:ascii="Consolas" w:hAnsi="Consolas" w:cs="Consolas"/>
                <w:color w:val="808080"/>
                <w:sz w:val="19"/>
                <w:szCs w:val="19"/>
              </w:rPr>
              <w:t>endregion</w:t>
            </w:r>
            <w:proofErr w:type="spellEnd"/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032FD2" w:rsidRDefault="00032FD2" w:rsidP="00032FD2">
            <w:pPr>
              <w:autoSpaceDE w:val="0"/>
              <w:autoSpaceDN w:val="0"/>
              <w:adjustRightInd w:val="0"/>
              <w:spacing w:after="0" w:line="240" w:lineRule="auto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ab/>
              <w:t>}</w:t>
            </w:r>
          </w:p>
          <w:p w:rsidR="00032FD2" w:rsidRDefault="00032FD2" w:rsidP="00032FD2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</w:p>
        </w:tc>
      </w:tr>
    </w:tbl>
    <w:p w:rsidR="0017605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32FD2" w:rsidRDefault="00032FD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32FD2" w:rsidRPr="001D6CCE" w:rsidRDefault="00032FD2" w:rsidP="00032FD2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032FD2" w:rsidRDefault="00032FD2" w:rsidP="00032FD2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SQL Task: Truncate Staging table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032FD2" w:rsidTr="00032FD2">
        <w:tc>
          <w:tcPr>
            <w:tcW w:w="9350" w:type="dxa"/>
          </w:tcPr>
          <w:p w:rsidR="00032FD2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242E3F1B" wp14:editId="50EA118D">
                  <wp:extent cx="4133850" cy="923925"/>
                  <wp:effectExtent l="0" t="0" r="0" b="952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3850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032FD2" w:rsidTr="00032FD2">
        <w:tc>
          <w:tcPr>
            <w:tcW w:w="9350" w:type="dxa"/>
          </w:tcPr>
          <w:p w:rsidR="00032FD2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EC7E360" wp14:editId="651929C1">
                  <wp:extent cx="4215384" cy="27432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538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32FD2" w:rsidTr="00032FD2">
        <w:tc>
          <w:tcPr>
            <w:tcW w:w="9350" w:type="dxa"/>
          </w:tcPr>
          <w:p w:rsidR="00032FD2" w:rsidRDefault="00032FD2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032FD2" w:rsidRDefault="00032FD2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F0617" w:rsidRDefault="00AF061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F0617" w:rsidRPr="001D6CCE" w:rsidRDefault="00AF0617" w:rsidP="00AF0617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F0617" w:rsidRDefault="00AF0617" w:rsidP="00AF0617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DFT: Load Staging table</w:t>
      </w:r>
    </w:p>
    <w:p w:rsidR="00AF0617" w:rsidRDefault="00AF061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5F979F23" wp14:editId="703DABC5">
                  <wp:extent cx="4648200" cy="1038225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820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35AB1036" wp14:editId="16A05C06">
                  <wp:extent cx="2267712" cy="3657600"/>
                  <wp:effectExtent l="0" t="0" r="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7712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50CDC03" wp14:editId="0985725A">
                  <wp:extent cx="4983480" cy="1828800"/>
                  <wp:effectExtent l="0" t="0" r="762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3480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9DE573B" wp14:editId="443401CA">
                  <wp:extent cx="1737360" cy="4572000"/>
                  <wp:effectExtent l="0" t="0" r="0" b="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903A49A" wp14:editId="2D399EEA">
                  <wp:extent cx="1463040" cy="548640"/>
                  <wp:effectExtent l="0" t="0" r="3810" b="381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3040" cy="54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3B0AB3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EB0E203" wp14:editId="2D75DD26">
                  <wp:extent cx="3282696" cy="4572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2696" cy="457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rPr>
          <w:trHeight w:val="260"/>
        </w:trPr>
        <w:tc>
          <w:tcPr>
            <w:tcW w:w="9350" w:type="dxa"/>
          </w:tcPr>
          <w:p w:rsidR="00AF0617" w:rsidRDefault="003B0AB3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2959782C" wp14:editId="493ACE26">
                  <wp:extent cx="3230880" cy="1828732"/>
                  <wp:effectExtent l="0" t="0" r="7620" b="63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7018" cy="18322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2597C02" wp14:editId="15BBBA11">
                  <wp:extent cx="4782312" cy="1828800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231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1E6EDF56" wp14:editId="5FEC5F13">
                  <wp:extent cx="4400550" cy="207645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0550" cy="207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A22760" wp14:editId="2C3617D7">
                  <wp:extent cx="4050792" cy="2743200"/>
                  <wp:effectExtent l="0" t="0" r="6985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0792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1F35D0C1" wp14:editId="2AD8A197">
                  <wp:extent cx="4160520" cy="3657600"/>
                  <wp:effectExtent l="0" t="0" r="0" b="0"/>
                  <wp:docPr id="74" name="Picture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0520" cy="365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9131E" w:rsidRDefault="0069131E" w:rsidP="00A471EB">
            <w:pPr>
              <w:widowControl w:val="0"/>
              <w:autoSpaceDE w:val="0"/>
              <w:autoSpaceDN w:val="0"/>
              <w:adjustRightInd w:val="0"/>
              <w:spacing w:after="0" w:line="240" w:lineRule="auto"/>
              <w:ind w:left="1440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F7C294D" wp14:editId="294D8A94">
                  <wp:extent cx="3162300" cy="2741633"/>
                  <wp:effectExtent l="0" t="0" r="0" b="1905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520" cy="27582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AF0617" w:rsidTr="00AF0617">
        <w:tc>
          <w:tcPr>
            <w:tcW w:w="9350" w:type="dxa"/>
          </w:tcPr>
          <w:p w:rsidR="00AF0617" w:rsidRDefault="00AF0617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AF0617" w:rsidRDefault="00AF0617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F314A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SQLTask</w:t>
      </w:r>
      <w:proofErr w:type="spellEnd"/>
      <w:r>
        <w:rPr>
          <w:rFonts w:ascii="Times New Roman" w:hAnsi="Times New Roman"/>
          <w:b/>
        </w:rPr>
        <w:t>: Update Staging table and Reject Records</w:t>
      </w:r>
    </w:p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3A42F901" wp14:editId="6CD5267C">
                  <wp:extent cx="5076825" cy="1162050"/>
                  <wp:effectExtent l="0" t="0" r="9525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6825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D588B1" wp14:editId="327FFC40">
                  <wp:extent cx="4626864" cy="2743200"/>
                  <wp:effectExtent l="0" t="0" r="254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686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EF3A627" wp14:editId="05B9EE1E">
                  <wp:extent cx="4965192" cy="1828800"/>
                  <wp:effectExtent l="0" t="0" r="6985" b="0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19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F314A0">
        <w:tc>
          <w:tcPr>
            <w:tcW w:w="9350" w:type="dxa"/>
          </w:tcPr>
          <w:p w:rsidR="00F314A0" w:rsidRDefault="00F314A0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F314A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proofErr w:type="spellStart"/>
      <w:r>
        <w:rPr>
          <w:rFonts w:ascii="Times New Roman" w:hAnsi="Times New Roman"/>
          <w:b/>
        </w:rPr>
        <w:t>SQLTask</w:t>
      </w:r>
      <w:proofErr w:type="spellEnd"/>
      <w:r>
        <w:rPr>
          <w:rFonts w:ascii="Times New Roman" w:hAnsi="Times New Roman"/>
          <w:b/>
        </w:rPr>
        <w:t xml:space="preserve">: Update </w:t>
      </w:r>
      <w:proofErr w:type="spellStart"/>
      <w:r>
        <w:rPr>
          <w:rFonts w:ascii="Times New Roman" w:hAnsi="Times New Roman"/>
          <w:b/>
        </w:rPr>
        <w:t>Coaching_Log</w:t>
      </w:r>
      <w:proofErr w:type="spellEnd"/>
      <w:r>
        <w:rPr>
          <w:rFonts w:ascii="Times New Roman" w:hAnsi="Times New Roman"/>
          <w:b/>
        </w:rPr>
        <w:t xml:space="preserve"> and Evaluation tables</w:t>
      </w:r>
    </w:p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14B40A" wp14:editId="49E6C6C5">
                  <wp:extent cx="3933825" cy="1304925"/>
                  <wp:effectExtent l="0" t="0" r="9525" b="9525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5BB71557" wp14:editId="61E94653">
                  <wp:extent cx="3931920" cy="2743200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92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465CF42C" wp14:editId="77100706">
                  <wp:extent cx="4965192" cy="1828800"/>
                  <wp:effectExtent l="0" t="0" r="6985" b="0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519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F314A0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SQL Task: Update </w:t>
      </w:r>
      <w:proofErr w:type="spellStart"/>
      <w:r>
        <w:rPr>
          <w:rFonts w:ascii="Times New Roman" w:hAnsi="Times New Roman"/>
          <w:b/>
        </w:rPr>
        <w:t>Coaching_Log</w:t>
      </w:r>
      <w:proofErr w:type="spellEnd"/>
      <w:r>
        <w:rPr>
          <w:rFonts w:ascii="Times New Roman" w:hAnsi="Times New Roman"/>
          <w:b/>
        </w:rPr>
        <w:t xml:space="preserve"> and Evaluation tables</w:t>
      </w:r>
    </w:p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3D0CED40" wp14:editId="61D3BD49">
                  <wp:extent cx="4181475" cy="971550"/>
                  <wp:effectExtent l="0" t="0" r="9525" b="0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7B35928" wp14:editId="05FD3930">
                  <wp:extent cx="4928616" cy="2743200"/>
                  <wp:effectExtent l="0" t="0" r="5715" b="0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8616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5797E93" wp14:editId="64DB24F9">
                  <wp:extent cx="5422392" cy="1828800"/>
                  <wp:effectExtent l="0" t="0" r="6985" b="0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2239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14A0" w:rsidTr="00113F3B">
        <w:tc>
          <w:tcPr>
            <w:tcW w:w="9350" w:type="dxa"/>
          </w:tcPr>
          <w:p w:rsidR="00F314A0" w:rsidRDefault="00F314A0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F314A0" w:rsidRDefault="00F314A0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F314A0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37BD8" w:rsidRDefault="00737BD8" w:rsidP="00737BD8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SQL Task: Load </w:t>
      </w:r>
      <w:proofErr w:type="spellStart"/>
      <w:r>
        <w:rPr>
          <w:rFonts w:ascii="Times New Roman" w:hAnsi="Times New Roman"/>
          <w:b/>
        </w:rPr>
        <w:t>FileList</w:t>
      </w:r>
      <w:proofErr w:type="spellEnd"/>
      <w:r>
        <w:rPr>
          <w:rFonts w:ascii="Times New Roman" w:hAnsi="Times New Roman"/>
          <w:b/>
        </w:rPr>
        <w:t xml:space="preserve"> Table</w:t>
      </w:r>
    </w:p>
    <w:p w:rsidR="00737BD8" w:rsidRDefault="00737BD8" w:rsidP="00737BD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7080731B" wp14:editId="6A2D60DC">
                  <wp:extent cx="4019550" cy="1123950"/>
                  <wp:effectExtent l="0" t="0" r="0" b="0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955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9D53284" wp14:editId="0A38A521">
                  <wp:extent cx="4169664" cy="2743200"/>
                  <wp:effectExtent l="0" t="0" r="254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9664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>INSERT INTO [EC].[</w:t>
            </w:r>
            <w:proofErr w:type="spellStart"/>
            <w:r w:rsidRPr="00737BD8">
              <w:rPr>
                <w:rFonts w:ascii="Times New Roman" w:hAnsi="Times New Roman"/>
              </w:rPr>
              <w:t>Quality_Now_FileList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([</w:t>
            </w:r>
            <w:proofErr w:type="spellStart"/>
            <w:r w:rsidRPr="00737BD8">
              <w:rPr>
                <w:rFonts w:ascii="Times New Roman" w:hAnsi="Times New Roman"/>
              </w:rPr>
              <w:t>File_Name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,[</w:t>
            </w:r>
            <w:proofErr w:type="spellStart"/>
            <w:r w:rsidRPr="00737BD8">
              <w:rPr>
                <w:rFonts w:ascii="Times New Roman" w:hAnsi="Times New Roman"/>
              </w:rPr>
              <w:t>File_LoadDate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,[</w:t>
            </w:r>
            <w:proofErr w:type="spellStart"/>
            <w:r w:rsidRPr="00737BD8">
              <w:rPr>
                <w:rFonts w:ascii="Times New Roman" w:hAnsi="Times New Roman"/>
              </w:rPr>
              <w:t>Count_Staged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          ,[</w:t>
            </w:r>
            <w:proofErr w:type="spellStart"/>
            <w:r w:rsidRPr="00737BD8">
              <w:rPr>
                <w:rFonts w:ascii="Times New Roman" w:hAnsi="Times New Roman"/>
              </w:rPr>
              <w:t>Count_Rejected</w:t>
            </w:r>
            <w:proofErr w:type="spellEnd"/>
            <w:r w:rsidRPr="00737BD8">
              <w:rPr>
                <w:rFonts w:ascii="Times New Roman" w:hAnsi="Times New Roman"/>
              </w:rPr>
              <w:t>]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lastRenderedPageBreak/>
              <w:t xml:space="preserve">             ,[</w:t>
            </w:r>
            <w:proofErr w:type="spellStart"/>
            <w:r w:rsidRPr="00737BD8">
              <w:rPr>
                <w:rFonts w:ascii="Times New Roman" w:hAnsi="Times New Roman"/>
              </w:rPr>
              <w:t>Count_Loaded</w:t>
            </w:r>
            <w:proofErr w:type="spellEnd"/>
            <w:r w:rsidRPr="00737BD8">
              <w:rPr>
                <w:rFonts w:ascii="Times New Roman" w:hAnsi="Times New Roman"/>
              </w:rPr>
              <w:t>])</w:t>
            </w:r>
          </w:p>
          <w:p w:rsidR="00737BD8" w:rsidRPr="00737BD8" w:rsidRDefault="00737BD8" w:rsidP="00737BD8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737BD8">
              <w:rPr>
                <w:rFonts w:ascii="Times New Roman" w:hAnsi="Times New Roman"/>
              </w:rPr>
              <w:t xml:space="preserve">  VALUES (?</w:t>
            </w:r>
            <w:proofErr w:type="gramStart"/>
            <w:r w:rsidRPr="00737BD8">
              <w:rPr>
                <w:rFonts w:ascii="Times New Roman" w:hAnsi="Times New Roman"/>
              </w:rPr>
              <w:t>,</w:t>
            </w:r>
            <w:proofErr w:type="spellStart"/>
            <w:r w:rsidRPr="00737BD8">
              <w:rPr>
                <w:rFonts w:ascii="Times New Roman" w:hAnsi="Times New Roman"/>
              </w:rPr>
              <w:t>GetDate</w:t>
            </w:r>
            <w:proofErr w:type="spellEnd"/>
            <w:proofErr w:type="gramEnd"/>
            <w:r w:rsidRPr="00737BD8">
              <w:rPr>
                <w:rFonts w:ascii="Times New Roman" w:hAnsi="Times New Roman"/>
              </w:rPr>
              <w:t>(), ?, ?,?);</w:t>
            </w:r>
          </w:p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5616A09D" wp14:editId="74F678A4">
                  <wp:extent cx="4325112" cy="182880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511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737BD8" w:rsidTr="00113F3B">
        <w:tc>
          <w:tcPr>
            <w:tcW w:w="9350" w:type="dxa"/>
          </w:tcPr>
          <w:p w:rsidR="00737BD8" w:rsidRDefault="00737BD8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F314A0" w:rsidRDefault="00F314A0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D346C" w:rsidRDefault="002D346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D346C" w:rsidRDefault="002D346C" w:rsidP="002D346C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File System Task: Delete File</w:t>
      </w:r>
    </w:p>
    <w:p w:rsidR="002D346C" w:rsidRDefault="002D346C" w:rsidP="002D34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D346C" w:rsidTr="00113F3B">
        <w:tc>
          <w:tcPr>
            <w:tcW w:w="9350" w:type="dxa"/>
          </w:tcPr>
          <w:p w:rsidR="002D346C" w:rsidRDefault="002D346C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1D62B299" wp14:editId="41C688DF">
                  <wp:extent cx="3533775" cy="1066800"/>
                  <wp:effectExtent l="0" t="0" r="9525" b="0"/>
                  <wp:docPr id="150" name="Picture 1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775" cy="10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46C" w:rsidTr="00113F3B">
        <w:tc>
          <w:tcPr>
            <w:tcW w:w="9350" w:type="dxa"/>
          </w:tcPr>
          <w:p w:rsidR="002D346C" w:rsidRDefault="002D346C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2D346C" w:rsidTr="00113F3B">
        <w:tc>
          <w:tcPr>
            <w:tcW w:w="9350" w:type="dxa"/>
          </w:tcPr>
          <w:p w:rsidR="002D346C" w:rsidRDefault="002D346C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978437C" wp14:editId="59F5E010">
                  <wp:extent cx="5212080" cy="2743200"/>
                  <wp:effectExtent l="0" t="0" r="7620" b="0"/>
                  <wp:docPr id="151" name="Picture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08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346C" w:rsidTr="00113F3B">
        <w:tc>
          <w:tcPr>
            <w:tcW w:w="9350" w:type="dxa"/>
          </w:tcPr>
          <w:p w:rsidR="002D346C" w:rsidRDefault="002D346C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2D346C" w:rsidRDefault="002D346C" w:rsidP="002D34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2D34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471EB" w:rsidRDefault="00A471EB" w:rsidP="002D346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13F3B" w:rsidRDefault="00113F3B" w:rsidP="00113F3B">
      <w:pPr>
        <w:pStyle w:val="ListParagraph"/>
        <w:widowControl w:val="0"/>
        <w:numPr>
          <w:ilvl w:val="4"/>
          <w:numId w:val="6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Event Handlers: Executable </w:t>
      </w:r>
      <w:proofErr w:type="spellStart"/>
      <w:r>
        <w:rPr>
          <w:rFonts w:ascii="Times New Roman" w:hAnsi="Times New Roman"/>
          <w:b/>
        </w:rPr>
        <w:t>Quality_Now_Coaching</w:t>
      </w:r>
      <w:proofErr w:type="spellEnd"/>
      <w:r>
        <w:rPr>
          <w:rFonts w:ascii="Times New Roman" w:hAnsi="Times New Roman"/>
          <w:b/>
        </w:rPr>
        <w:t>: On Error</w:t>
      </w:r>
    </w:p>
    <w:p w:rsidR="00113F3B" w:rsidRDefault="00113F3B" w:rsidP="00113F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0BBEF3F1" wp14:editId="0B43F63F">
                  <wp:extent cx="4645152" cy="1828800"/>
                  <wp:effectExtent l="0" t="0" r="3175" b="0"/>
                  <wp:docPr id="155" name="Picture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5152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E93B522" wp14:editId="782B35BB">
                  <wp:extent cx="5065776" cy="1828800"/>
                  <wp:effectExtent l="0" t="0" r="1905" b="0"/>
                  <wp:docPr id="156" name="Picture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5776" cy="1828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47E8BF62" wp14:editId="67287541">
                  <wp:extent cx="4956048" cy="2743200"/>
                  <wp:effectExtent l="0" t="0" r="0" b="0"/>
                  <wp:docPr id="157" name="Picture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6048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>
              <w:rPr>
                <w:noProof/>
              </w:rPr>
              <w:drawing>
                <wp:inline distT="0" distB="0" distL="0" distR="0" wp14:anchorId="61AEED84" wp14:editId="7BAF47B6">
                  <wp:extent cx="2532888" cy="1371600"/>
                  <wp:effectExtent l="0" t="0" r="1270" b="0"/>
                  <wp:docPr id="158" name="Picture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2888" cy="1371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13F3B">
              <w:rPr>
                <w:rFonts w:ascii="Times New Roman" w:hAnsi="Times New Roman"/>
              </w:rPr>
              <w:t>"Package:                              "+ (DT_WSTR, 50</w:t>
            </w:r>
            <w:proofErr w:type="gramStart"/>
            <w:r w:rsidRPr="00113F3B">
              <w:rPr>
                <w:rFonts w:ascii="Times New Roman" w:hAnsi="Times New Roman"/>
              </w:rPr>
              <w:t>)  @</w:t>
            </w:r>
            <w:proofErr w:type="gramEnd"/>
            <w:r w:rsidRPr="00113F3B">
              <w:rPr>
                <w:rFonts w:ascii="Times New Roman" w:hAnsi="Times New Roman"/>
              </w:rPr>
              <w:t>[System::</w:t>
            </w:r>
            <w:proofErr w:type="spellStart"/>
            <w:r w:rsidRPr="00113F3B">
              <w:rPr>
                <w:rFonts w:ascii="Times New Roman" w:hAnsi="Times New Roman"/>
              </w:rPr>
              <w:t>PackageName</w:t>
            </w:r>
            <w:proofErr w:type="spellEnd"/>
            <w:r w:rsidRPr="00113F3B">
              <w:rPr>
                <w:rFonts w:ascii="Times New Roman" w:hAnsi="Times New Roman"/>
              </w:rPr>
              <w:t>] +".</w:t>
            </w: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13F3B">
              <w:rPr>
                <w:rFonts w:ascii="Times New Roman" w:hAnsi="Times New Roman"/>
              </w:rPr>
              <w:t xml:space="preserve">Time:                                      "+ (DT_WSTR, 50) </w:t>
            </w:r>
            <w:proofErr w:type="gramStart"/>
            <w:r w:rsidRPr="00113F3B">
              <w:rPr>
                <w:rFonts w:ascii="Times New Roman" w:hAnsi="Times New Roman"/>
              </w:rPr>
              <w:t>@[</w:t>
            </w:r>
            <w:proofErr w:type="gramEnd"/>
            <w:r w:rsidRPr="00113F3B">
              <w:rPr>
                <w:rFonts w:ascii="Times New Roman" w:hAnsi="Times New Roman"/>
              </w:rPr>
              <w:t>System::</w:t>
            </w:r>
            <w:proofErr w:type="spellStart"/>
            <w:r w:rsidRPr="00113F3B">
              <w:rPr>
                <w:rFonts w:ascii="Times New Roman" w:hAnsi="Times New Roman"/>
              </w:rPr>
              <w:t>StartTime</w:t>
            </w:r>
            <w:proofErr w:type="spellEnd"/>
            <w:r w:rsidRPr="00113F3B">
              <w:rPr>
                <w:rFonts w:ascii="Times New Roman" w:hAnsi="Times New Roman"/>
              </w:rPr>
              <w:t>]  +".</w:t>
            </w: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13F3B">
              <w:rPr>
                <w:rFonts w:ascii="Times New Roman" w:hAnsi="Times New Roman"/>
              </w:rPr>
              <w:t>Task:                                       "</w:t>
            </w:r>
            <w:proofErr w:type="gramStart"/>
            <w:r w:rsidRPr="00113F3B">
              <w:rPr>
                <w:rFonts w:ascii="Times New Roman" w:hAnsi="Times New Roman"/>
              </w:rPr>
              <w:t>+  (</w:t>
            </w:r>
            <w:proofErr w:type="gramEnd"/>
            <w:r w:rsidRPr="00113F3B">
              <w:rPr>
                <w:rFonts w:ascii="Times New Roman" w:hAnsi="Times New Roman"/>
              </w:rPr>
              <w:t>DT_WSTR, 50) @[System::</w:t>
            </w:r>
            <w:proofErr w:type="spellStart"/>
            <w:r w:rsidRPr="00113F3B">
              <w:rPr>
                <w:rFonts w:ascii="Times New Roman" w:hAnsi="Times New Roman"/>
              </w:rPr>
              <w:t>SourceName</w:t>
            </w:r>
            <w:proofErr w:type="spellEnd"/>
            <w:r w:rsidRPr="00113F3B">
              <w:rPr>
                <w:rFonts w:ascii="Times New Roman" w:hAnsi="Times New Roman"/>
              </w:rPr>
              <w:t>]  +".</w:t>
            </w:r>
          </w:p>
          <w:p w:rsidR="00113F3B" w:rsidRP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r w:rsidRPr="00113F3B">
              <w:rPr>
                <w:rFonts w:ascii="Times New Roman" w:hAnsi="Times New Roman"/>
              </w:rPr>
              <w:t>Error Description:                "+ (DT_STR, 2000,1252)  @[System::</w:t>
            </w:r>
            <w:proofErr w:type="spellStart"/>
            <w:r w:rsidRPr="00113F3B">
              <w:rPr>
                <w:rFonts w:ascii="Times New Roman" w:hAnsi="Times New Roman"/>
              </w:rPr>
              <w:t>ErrorDescription</w:t>
            </w:r>
            <w:proofErr w:type="spellEnd"/>
            <w:r w:rsidRPr="00113F3B">
              <w:rPr>
                <w:rFonts w:ascii="Times New Roman" w:hAnsi="Times New Roman"/>
              </w:rPr>
              <w:t>]</w:t>
            </w:r>
          </w:p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  <w:tr w:rsidR="00113F3B" w:rsidTr="00113F3B">
        <w:tc>
          <w:tcPr>
            <w:tcW w:w="9350" w:type="dxa"/>
          </w:tcPr>
          <w:p w:rsidR="00113F3B" w:rsidRDefault="00113F3B" w:rsidP="00113F3B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</w:p>
        </w:tc>
      </w:tr>
    </w:tbl>
    <w:p w:rsidR="00113F3B" w:rsidRDefault="00113F3B" w:rsidP="00113F3B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2D346C" w:rsidRPr="001D6CCE" w:rsidRDefault="002D346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A07CCD" w:rsidRPr="00CD59BF" w:rsidRDefault="00B7203A" w:rsidP="00A07CCD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69" w:name="_Toc4511521"/>
      <w:proofErr w:type="spellStart"/>
      <w:r>
        <w:rPr>
          <w:rFonts w:ascii="Times New Roman" w:hAnsi="Times New Roman" w:cs="Times New Roman"/>
          <w:color w:val="auto"/>
          <w:sz w:val="22"/>
          <w:szCs w:val="22"/>
        </w:rPr>
        <w:t>Config</w:t>
      </w:r>
      <w:proofErr w:type="spellEnd"/>
      <w:r>
        <w:rPr>
          <w:rFonts w:ascii="Times New Roman" w:hAnsi="Times New Roman" w:cs="Times New Roman"/>
          <w:color w:val="auto"/>
          <w:sz w:val="22"/>
          <w:szCs w:val="22"/>
        </w:rPr>
        <w:t xml:space="preserve"> File</w:t>
      </w:r>
      <w:r w:rsidR="00653A18">
        <w:rPr>
          <w:rFonts w:ascii="Times New Roman" w:hAnsi="Times New Roman" w:cs="Times New Roman"/>
          <w:color w:val="auto"/>
          <w:sz w:val="22"/>
          <w:szCs w:val="22"/>
        </w:rPr>
        <w:t>(s)</w:t>
      </w:r>
      <w:bookmarkEnd w:id="6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7203A" w:rsidTr="00B7203A">
        <w:tc>
          <w:tcPr>
            <w:tcW w:w="9350" w:type="dxa"/>
          </w:tcPr>
          <w:p w:rsidR="00B7203A" w:rsidRDefault="004753FE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hyperlink r:id="rId56" w:history="1">
              <w:r w:rsidR="00653A18" w:rsidRPr="00653A18">
                <w:rPr>
                  <w:rStyle w:val="Hyperlink"/>
                  <w:rFonts w:ascii="Times New Roman" w:hAnsi="Times New Roman"/>
                </w:rPr>
                <w:t>..\..\..\Code\ETL\</w:t>
              </w:r>
              <w:proofErr w:type="spellStart"/>
              <w:r w:rsidR="00653A18" w:rsidRPr="00653A18">
                <w:rPr>
                  <w:rStyle w:val="Hyperlink"/>
                  <w:rFonts w:ascii="Times New Roman" w:hAnsi="Times New Roman"/>
                </w:rPr>
                <w:t>Dev_Quality_Now_Coaching.dtsConfig</w:t>
              </w:r>
              <w:proofErr w:type="spellEnd"/>
            </w:hyperlink>
          </w:p>
          <w:p w:rsidR="00653A18" w:rsidRDefault="004753FE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hyperlink r:id="rId57" w:history="1">
              <w:r w:rsidR="00653A18" w:rsidRPr="00653A18">
                <w:rPr>
                  <w:rStyle w:val="Hyperlink"/>
                  <w:rFonts w:ascii="Times New Roman" w:hAnsi="Times New Roman"/>
                </w:rPr>
                <w:t>..\..\..\Code\ETL\</w:t>
              </w:r>
              <w:proofErr w:type="spellStart"/>
              <w:r w:rsidR="00653A18" w:rsidRPr="00653A18">
                <w:rPr>
                  <w:rStyle w:val="Hyperlink"/>
                  <w:rFonts w:ascii="Times New Roman" w:hAnsi="Times New Roman"/>
                </w:rPr>
                <w:t>Test_Quality_Now_Coaching.dtsConfig</w:t>
              </w:r>
              <w:proofErr w:type="spellEnd"/>
            </w:hyperlink>
          </w:p>
          <w:p w:rsidR="00653A18" w:rsidRDefault="004753FE" w:rsidP="009F2A51">
            <w:pPr>
              <w:widowControl w:val="0"/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/>
              </w:rPr>
            </w:pPr>
            <w:hyperlink r:id="rId58" w:history="1">
              <w:r w:rsidR="00653A18" w:rsidRPr="00653A18">
                <w:rPr>
                  <w:rStyle w:val="Hyperlink"/>
                  <w:rFonts w:ascii="Times New Roman" w:hAnsi="Times New Roman"/>
                </w:rPr>
                <w:t>..\..\..\Code\ETL\</w:t>
              </w:r>
              <w:proofErr w:type="spellStart"/>
              <w:r w:rsidR="00653A18" w:rsidRPr="00653A18">
                <w:rPr>
                  <w:rStyle w:val="Hyperlink"/>
                  <w:rFonts w:ascii="Times New Roman" w:hAnsi="Times New Roman"/>
                </w:rPr>
                <w:t>Prod_Quality_Now_Coaching.dtsConfig</w:t>
              </w:r>
              <w:proofErr w:type="spellEnd"/>
            </w:hyperlink>
          </w:p>
        </w:tc>
      </w:tr>
    </w:tbl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B7203A" w:rsidRPr="00CD59BF" w:rsidRDefault="00B7203A" w:rsidP="00B7203A">
      <w:pPr>
        <w:pStyle w:val="Heading2"/>
        <w:numPr>
          <w:ilvl w:val="1"/>
          <w:numId w:val="9"/>
        </w:numPr>
        <w:rPr>
          <w:rFonts w:ascii="Times New Roman" w:hAnsi="Times New Roman" w:cs="Times New Roman"/>
          <w:color w:val="auto"/>
          <w:sz w:val="22"/>
          <w:szCs w:val="22"/>
        </w:rPr>
      </w:pPr>
      <w:bookmarkStart w:id="70" w:name="_Toc4511522"/>
      <w:r w:rsidRPr="00CD59BF">
        <w:rPr>
          <w:rFonts w:ascii="Times New Roman" w:hAnsi="Times New Roman" w:cs="Times New Roman"/>
          <w:color w:val="auto"/>
          <w:sz w:val="22"/>
          <w:szCs w:val="22"/>
        </w:rPr>
        <w:t>SQL agent job</w:t>
      </w:r>
      <w:bookmarkEnd w:id="70"/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Instance : </w:t>
      </w:r>
      <w:r>
        <w:rPr>
          <w:rFonts w:ascii="Times New Roman" w:hAnsi="Times New Roman"/>
        </w:rPr>
        <w:t>F3420-ECLDBP01</w:t>
      </w:r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Job:  </w:t>
      </w:r>
      <w:proofErr w:type="spellStart"/>
      <w:r>
        <w:rPr>
          <w:rFonts w:ascii="Times New Roman" w:hAnsi="Times New Roman"/>
        </w:rPr>
        <w:t>Coaching</w:t>
      </w:r>
      <w:r w:rsidRPr="001D6CCE">
        <w:rPr>
          <w:rFonts w:ascii="Times New Roman" w:hAnsi="Times New Roman"/>
          <w:color w:val="000000" w:themeColor="text1"/>
        </w:rPr>
        <w:t>Quality</w:t>
      </w:r>
      <w:r w:rsidR="00A471EB">
        <w:rPr>
          <w:rFonts w:ascii="Times New Roman" w:hAnsi="Times New Roman"/>
          <w:color w:val="000000" w:themeColor="text1"/>
        </w:rPr>
        <w:t>Now</w:t>
      </w:r>
      <w:r>
        <w:rPr>
          <w:rFonts w:ascii="Times New Roman" w:hAnsi="Times New Roman"/>
        </w:rPr>
        <w:t>Load</w:t>
      </w:r>
      <w:proofErr w:type="spellEnd"/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Package: </w:t>
      </w:r>
      <w:hyperlink r:id="rId59" w:history="1">
        <w:r w:rsidRPr="00DA5AD6">
          <w:rPr>
            <w:rStyle w:val="Hyperlink"/>
            <w:rFonts w:ascii="Times New Roman" w:hAnsi="Times New Roman"/>
          </w:rPr>
          <w:t>\\F3420-ECLDBP01\ssis\Coaching\Packages\</w:t>
        </w:r>
        <w:r>
          <w:rPr>
            <w:rStyle w:val="Hyperlink"/>
            <w:rFonts w:ascii="Times New Roman" w:hAnsi="Times New Roman"/>
          </w:rPr>
          <w:t xml:space="preserve">Quality </w:t>
        </w:r>
        <w:proofErr w:type="spellStart"/>
        <w:r>
          <w:rPr>
            <w:rStyle w:val="Hyperlink"/>
            <w:rFonts w:ascii="Times New Roman" w:hAnsi="Times New Roman"/>
          </w:rPr>
          <w:t>Now</w:t>
        </w:r>
        <w:r w:rsidRPr="00DA5AD6">
          <w:rPr>
            <w:rStyle w:val="Hyperlink"/>
            <w:rFonts w:ascii="Times New Roman" w:hAnsi="Times New Roman"/>
          </w:rPr>
          <w:t>_Coaching.dtsx</w:t>
        </w:r>
        <w:proofErr w:type="spellEnd"/>
      </w:hyperlink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Production </w:t>
      </w:r>
      <w:proofErr w:type="spellStart"/>
      <w:r w:rsidRPr="001D6CCE">
        <w:rPr>
          <w:rFonts w:ascii="Times New Roman" w:hAnsi="Times New Roman"/>
        </w:rPr>
        <w:t>Config</w:t>
      </w:r>
      <w:proofErr w:type="spellEnd"/>
      <w:r w:rsidRPr="001D6CCE">
        <w:rPr>
          <w:rFonts w:ascii="Times New Roman" w:hAnsi="Times New Roman"/>
        </w:rPr>
        <w:t xml:space="preserve"> File: </w:t>
      </w:r>
      <w:proofErr w:type="spellStart"/>
      <w:r w:rsidRPr="001D6CCE">
        <w:rPr>
          <w:rFonts w:ascii="Times New Roman" w:hAnsi="Times New Roman"/>
        </w:rPr>
        <w:t>Prod_</w:t>
      </w:r>
      <w:r>
        <w:rPr>
          <w:rFonts w:ascii="Times New Roman" w:hAnsi="Times New Roman"/>
          <w:color w:val="000000" w:themeColor="text1"/>
        </w:rPr>
        <w:t>Quality_Now_Coaching</w:t>
      </w:r>
      <w:r w:rsidRPr="001D6CCE">
        <w:rPr>
          <w:rFonts w:ascii="Times New Roman" w:hAnsi="Times New Roman"/>
        </w:rPr>
        <w:t>.dtsConfig</w:t>
      </w:r>
      <w:proofErr w:type="spellEnd"/>
    </w:p>
    <w:p w:rsidR="00B7203A" w:rsidRPr="001D6CCE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1D6CCE">
        <w:rPr>
          <w:rFonts w:ascii="Times New Roman" w:hAnsi="Times New Roman"/>
        </w:rPr>
        <w:t xml:space="preserve">Owner: </w:t>
      </w:r>
      <w:proofErr w:type="spellStart"/>
      <w:r>
        <w:rPr>
          <w:rFonts w:ascii="Times New Roman" w:hAnsi="Times New Roman"/>
        </w:rPr>
        <w:t>ecljobowner</w:t>
      </w:r>
      <w:proofErr w:type="spellEnd"/>
    </w:p>
    <w:p w:rsidR="00B7203A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Run As: </w:t>
      </w:r>
      <w:proofErr w:type="spellStart"/>
      <w:r>
        <w:rPr>
          <w:rFonts w:ascii="Times New Roman" w:hAnsi="Times New Roman"/>
        </w:rPr>
        <w:t>ECLProxy</w:t>
      </w:r>
      <w:proofErr w:type="spellEnd"/>
      <w:r>
        <w:rPr>
          <w:rFonts w:ascii="Times New Roman" w:hAnsi="Times New Roman"/>
        </w:rPr>
        <w:t xml:space="preserve"> (ECL Credential using application service account </w:t>
      </w:r>
      <w:r w:rsidR="00A471EB">
        <w:rPr>
          <w:rFonts w:ascii="Times New Roman" w:hAnsi="Times New Roman"/>
        </w:rPr>
        <w:t>AD</w:t>
      </w:r>
      <w:r>
        <w:rPr>
          <w:rFonts w:ascii="Times New Roman" w:hAnsi="Times New Roman"/>
        </w:rPr>
        <w:t>\SVC-</w:t>
      </w:r>
      <w:r w:rsidR="00A471EB">
        <w:rPr>
          <w:rFonts w:ascii="Times New Roman" w:hAnsi="Times New Roman"/>
        </w:rPr>
        <w:t>f3420-APPECLP01</w:t>
      </w:r>
    </w:p>
    <w:p w:rsidR="00B7203A" w:rsidRPr="00DA5AD6" w:rsidRDefault="00B7203A" w:rsidP="00B7203A">
      <w:pPr>
        <w:pStyle w:val="ListParagraph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  <w:r w:rsidRPr="00DA5AD6">
        <w:rPr>
          <w:rFonts w:ascii="Times New Roman" w:hAnsi="Times New Roman"/>
        </w:rPr>
        <w:t xml:space="preserve">Schedule: </w:t>
      </w:r>
      <w:r>
        <w:rPr>
          <w:rFonts w:ascii="Times New Roman" w:hAnsi="Times New Roman"/>
        </w:rPr>
        <w:t>Daily 1</w:t>
      </w:r>
      <w:r w:rsidR="00A471EB">
        <w:rPr>
          <w:rFonts w:ascii="Times New Roman" w:hAnsi="Times New Roman"/>
        </w:rPr>
        <w:t>1:30 A</w:t>
      </w:r>
      <w:r>
        <w:rPr>
          <w:rFonts w:ascii="Times New Roman" w:hAnsi="Times New Roman"/>
        </w:rPr>
        <w:t>M EST</w:t>
      </w: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4079B" w:rsidRPr="001D6CCE" w:rsidRDefault="00D4079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7605E" w:rsidRPr="001D6CCE" w:rsidRDefault="0017605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74D2B" w:rsidRPr="001D6CCE" w:rsidRDefault="00D74D2B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9D447D" w:rsidRPr="001D6CCE" w:rsidRDefault="009D447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144DAD" w:rsidRPr="001D6CCE" w:rsidRDefault="00144DAD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B3C9C" w:rsidRPr="001D6CCE" w:rsidRDefault="007B3C9C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7D2F58" w:rsidRPr="001D6CCE" w:rsidRDefault="007D2F58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8705BE" w:rsidRPr="001D6CCE" w:rsidRDefault="008705BE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p w:rsidR="00D93C14" w:rsidRPr="001D6CCE" w:rsidRDefault="00D93C14" w:rsidP="009F2A51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</w:rPr>
      </w:pPr>
    </w:p>
    <w:sectPr w:rsidR="00D93C14" w:rsidRPr="001D6CCE" w:rsidSect="00D47089">
      <w:headerReference w:type="default" r:id="rId60"/>
      <w:footerReference w:type="default" r:id="rId61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53FE" w:rsidRDefault="004753FE" w:rsidP="009F2A51">
      <w:pPr>
        <w:spacing w:after="0" w:line="240" w:lineRule="auto"/>
      </w:pPr>
      <w:r>
        <w:separator/>
      </w:r>
    </w:p>
  </w:endnote>
  <w:endnote w:type="continuationSeparator" w:id="0">
    <w:p w:rsidR="004753FE" w:rsidRDefault="004753FE" w:rsidP="009F2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G Times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 (PCL6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 (PCL6)"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47A2" w:rsidRDefault="009447A2" w:rsidP="009447A2">
    <w:pPr>
      <w:pStyle w:val="Footertext1"/>
      <w:rPr>
        <w:color w:val="FFFFFF"/>
      </w:rPr>
    </w:pPr>
    <w:r>
      <w:t>This document contains confidential and proprietary information,</w:t>
    </w:r>
  </w:p>
  <w:p w:rsidR="009447A2" w:rsidRDefault="009447A2" w:rsidP="009447A2">
    <w:pPr>
      <w:pStyle w:val="Footertext2"/>
      <w:rPr>
        <w:color w:val="FFFFFF"/>
      </w:rPr>
    </w:pPr>
    <w:r>
      <w:t xml:space="preserve">Which shall not be used, disclosed, or reproduced for any purpose other than the conduct of </w:t>
    </w:r>
    <w:ins w:id="71" w:author="Palacherla, Susmitha C (NE)" w:date="2020-07-31T16:34:00Z">
      <w:r w:rsidR="0003511D">
        <w:t xml:space="preserve">company </w:t>
      </w:r>
    </w:ins>
    <w:del w:id="72" w:author="Palacherla, Susmitha C (NE)" w:date="2020-07-31T16:34:00Z">
      <w:r w:rsidDel="0003511D">
        <w:delText xml:space="preserve">GDIT </w:delText>
      </w:r>
    </w:del>
    <w:r>
      <w:t>business affairs.</w:t>
    </w:r>
  </w:p>
  <w:p w:rsidR="009447A2" w:rsidRPr="000C47F2" w:rsidRDefault="009447A2" w:rsidP="009447A2">
    <w:pPr>
      <w:pStyle w:val="Footer"/>
    </w:pPr>
    <w:r w:rsidRPr="000C47F2">
      <w:t xml:space="preserve">Revised </w:t>
    </w:r>
    <w:r>
      <w:fldChar w:fldCharType="begin"/>
    </w:r>
    <w:r>
      <w:instrText xml:space="preserve"> DATE \@ "M/d/yyyy" </w:instrText>
    </w:r>
    <w:r>
      <w:fldChar w:fldCharType="separate"/>
    </w:r>
    <w:r w:rsidR="0003511D">
      <w:rPr>
        <w:noProof/>
      </w:rPr>
      <w:t>7/31/2020</w:t>
    </w:r>
    <w:r>
      <w:fldChar w:fldCharType="end"/>
    </w:r>
    <w:r>
      <w:tab/>
    </w:r>
    <w:r>
      <w:tab/>
    </w:r>
    <w:r w:rsidRPr="000C47F2">
      <w:t xml:space="preserve">Page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PAGE </w:instrText>
    </w:r>
    <w:r w:rsidRPr="000C47F2">
      <w:rPr>
        <w:rStyle w:val="PageNumber"/>
      </w:rPr>
      <w:fldChar w:fldCharType="separate"/>
    </w:r>
    <w:r w:rsidR="0003511D">
      <w:rPr>
        <w:rStyle w:val="PageNumber"/>
        <w:noProof/>
      </w:rPr>
      <w:t>3</w:t>
    </w:r>
    <w:r w:rsidRPr="000C47F2">
      <w:rPr>
        <w:rStyle w:val="PageNumber"/>
      </w:rPr>
      <w:fldChar w:fldCharType="end"/>
    </w:r>
    <w:r w:rsidRPr="000C47F2">
      <w:rPr>
        <w:rStyle w:val="PageNumber"/>
      </w:rPr>
      <w:t xml:space="preserve"> of </w:t>
    </w:r>
    <w:r w:rsidRPr="000C47F2">
      <w:rPr>
        <w:rStyle w:val="PageNumber"/>
      </w:rPr>
      <w:fldChar w:fldCharType="begin"/>
    </w:r>
    <w:r w:rsidRPr="000C47F2">
      <w:rPr>
        <w:rStyle w:val="PageNumber"/>
      </w:rPr>
      <w:instrText xml:space="preserve"> NUMPAGES </w:instrText>
    </w:r>
    <w:r w:rsidRPr="000C47F2">
      <w:rPr>
        <w:rStyle w:val="PageNumber"/>
      </w:rPr>
      <w:fldChar w:fldCharType="separate"/>
    </w:r>
    <w:r w:rsidR="0003511D">
      <w:rPr>
        <w:rStyle w:val="PageNumber"/>
        <w:noProof/>
      </w:rPr>
      <w:t>38</w:t>
    </w:r>
    <w:r w:rsidRPr="000C47F2">
      <w:rPr>
        <w:rStyle w:val="PageNumber"/>
      </w:rPr>
      <w:fldChar w:fldCharType="end"/>
    </w:r>
  </w:p>
  <w:p w:rsidR="009447A2" w:rsidRDefault="009447A2">
    <w:pPr>
      <w:pStyle w:val="Footer"/>
    </w:pPr>
  </w:p>
  <w:p w:rsidR="009447A2" w:rsidRDefault="009447A2" w:rsidP="009F2A51">
    <w:pPr>
      <w:pStyle w:val="Footer"/>
      <w:tabs>
        <w:tab w:val="clear" w:pos="9360"/>
        <w:tab w:val="right" w:pos="9630"/>
      </w:tabs>
      <w:rPr>
        <w:rFonts w:ascii="Arial Black" w:hAnsi="Arial Black"/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53FE" w:rsidRDefault="004753FE" w:rsidP="009F2A51">
      <w:pPr>
        <w:spacing w:after="0" w:line="240" w:lineRule="auto"/>
      </w:pPr>
      <w:r>
        <w:separator/>
      </w:r>
    </w:p>
  </w:footnote>
  <w:footnote w:type="continuationSeparator" w:id="0">
    <w:p w:rsidR="004753FE" w:rsidRDefault="004753FE" w:rsidP="009F2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47A2" w:rsidRDefault="009447A2" w:rsidP="009447A2">
    <w:pPr>
      <w:pStyle w:val="Header"/>
    </w:pPr>
    <w:proofErr w:type="spellStart"/>
    <w:proofErr w:type="gramStart"/>
    <w:r>
      <w:t>eCoaching</w:t>
    </w:r>
    <w:proofErr w:type="spellEnd"/>
    <w:proofErr w:type="gramEnd"/>
    <w:r>
      <w:t xml:space="preserve"> Log System</w:t>
    </w:r>
  </w:p>
  <w:p w:rsidR="009447A2" w:rsidRDefault="009447A2">
    <w:pPr>
      <w:pStyle w:val="Header"/>
    </w:pPr>
  </w:p>
  <w:p w:rsidR="009447A2" w:rsidRDefault="009447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864D3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8860771"/>
    <w:multiLevelType w:val="hybridMultilevel"/>
    <w:tmpl w:val="65087C8A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2" w15:restartNumberingAfterBreak="0">
    <w:nsid w:val="31C5076A"/>
    <w:multiLevelType w:val="hybridMultilevel"/>
    <w:tmpl w:val="95FEB0E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1AB007E"/>
    <w:multiLevelType w:val="hybridMultilevel"/>
    <w:tmpl w:val="25466094"/>
    <w:lvl w:ilvl="0" w:tplc="04090001">
      <w:start w:val="1"/>
      <w:numFmt w:val="bullet"/>
      <w:lvlText w:val=""/>
      <w:lvlJc w:val="left"/>
      <w:pPr>
        <w:ind w:left="1584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4" w15:restartNumberingAfterBreak="0">
    <w:nsid w:val="59072125"/>
    <w:multiLevelType w:val="hybridMultilevel"/>
    <w:tmpl w:val="55A0469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5CA87072"/>
    <w:multiLevelType w:val="hybridMultilevel"/>
    <w:tmpl w:val="1C96EF6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D162D6C"/>
    <w:multiLevelType w:val="multilevel"/>
    <w:tmpl w:val="90F81DA2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223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6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1440"/>
      </w:pPr>
      <w:rPr>
        <w:rFonts w:hint="default"/>
      </w:rPr>
    </w:lvl>
  </w:abstractNum>
  <w:abstractNum w:abstractNumId="7" w15:restartNumberingAfterBreak="0">
    <w:nsid w:val="6E1023D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3"/>
  </w:num>
  <w:num w:numId="5">
    <w:abstractNumId w:val="2"/>
  </w:num>
  <w:num w:numId="6">
    <w:abstractNumId w:val="7"/>
  </w:num>
  <w:num w:numId="7">
    <w:abstractNumId w:val="6"/>
  </w:num>
  <w:num w:numId="8">
    <w:abstractNumId w:val="0"/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Palacherla, Susmitha C (NE)">
    <w15:presenceInfo w15:providerId="AD" w15:userId="S-1-5-21-560238246-503670158-341402209-63362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embedSystemFonts/>
  <w:bordersDoNotSurroundHeader/>
  <w:bordersDoNotSurroundFooter/>
  <w:proofState w:spelling="clean" w:grammar="clean"/>
  <w:trackRevisions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2977"/>
    <w:rsid w:val="00004197"/>
    <w:rsid w:val="00022CCE"/>
    <w:rsid w:val="00024AB2"/>
    <w:rsid w:val="00024D46"/>
    <w:rsid w:val="00026033"/>
    <w:rsid w:val="00026536"/>
    <w:rsid w:val="00032FD2"/>
    <w:rsid w:val="0003511D"/>
    <w:rsid w:val="0004360A"/>
    <w:rsid w:val="00060E62"/>
    <w:rsid w:val="000629BF"/>
    <w:rsid w:val="00067A65"/>
    <w:rsid w:val="00096C08"/>
    <w:rsid w:val="000B4963"/>
    <w:rsid w:val="000B5EF7"/>
    <w:rsid w:val="000C0C9E"/>
    <w:rsid w:val="000C1C25"/>
    <w:rsid w:val="000C3865"/>
    <w:rsid w:val="000E074D"/>
    <w:rsid w:val="000E23FA"/>
    <w:rsid w:val="000E56D1"/>
    <w:rsid w:val="000E616C"/>
    <w:rsid w:val="00100524"/>
    <w:rsid w:val="001009FB"/>
    <w:rsid w:val="00111203"/>
    <w:rsid w:val="00113F3B"/>
    <w:rsid w:val="00122711"/>
    <w:rsid w:val="00123944"/>
    <w:rsid w:val="00133126"/>
    <w:rsid w:val="00135920"/>
    <w:rsid w:val="00141B19"/>
    <w:rsid w:val="00144DAD"/>
    <w:rsid w:val="0015168F"/>
    <w:rsid w:val="00153371"/>
    <w:rsid w:val="0015614B"/>
    <w:rsid w:val="00157107"/>
    <w:rsid w:val="0016044C"/>
    <w:rsid w:val="00166258"/>
    <w:rsid w:val="00170D44"/>
    <w:rsid w:val="00171192"/>
    <w:rsid w:val="0017605E"/>
    <w:rsid w:val="001822D4"/>
    <w:rsid w:val="00187DC8"/>
    <w:rsid w:val="00190085"/>
    <w:rsid w:val="001B35F6"/>
    <w:rsid w:val="001B4454"/>
    <w:rsid w:val="001B4BE1"/>
    <w:rsid w:val="001D6CCE"/>
    <w:rsid w:val="001E1452"/>
    <w:rsid w:val="001E4A12"/>
    <w:rsid w:val="001F3C08"/>
    <w:rsid w:val="00202048"/>
    <w:rsid w:val="00204F34"/>
    <w:rsid w:val="002074EC"/>
    <w:rsid w:val="00212A21"/>
    <w:rsid w:val="00213A1B"/>
    <w:rsid w:val="00217802"/>
    <w:rsid w:val="00217E7F"/>
    <w:rsid w:val="002326CC"/>
    <w:rsid w:val="00236E1F"/>
    <w:rsid w:val="002431EB"/>
    <w:rsid w:val="00253844"/>
    <w:rsid w:val="00253DE1"/>
    <w:rsid w:val="0025413E"/>
    <w:rsid w:val="00260C5D"/>
    <w:rsid w:val="00263314"/>
    <w:rsid w:val="00265092"/>
    <w:rsid w:val="00265A6D"/>
    <w:rsid w:val="00266B0C"/>
    <w:rsid w:val="0027630C"/>
    <w:rsid w:val="0028710A"/>
    <w:rsid w:val="00290CD1"/>
    <w:rsid w:val="002B2931"/>
    <w:rsid w:val="002B6EC8"/>
    <w:rsid w:val="002C2474"/>
    <w:rsid w:val="002C2CF1"/>
    <w:rsid w:val="002C3B04"/>
    <w:rsid w:val="002C7772"/>
    <w:rsid w:val="002D346C"/>
    <w:rsid w:val="002D5D3B"/>
    <w:rsid w:val="002D6FA4"/>
    <w:rsid w:val="002F47D9"/>
    <w:rsid w:val="002F5746"/>
    <w:rsid w:val="002F6E4C"/>
    <w:rsid w:val="003011AB"/>
    <w:rsid w:val="00304EEA"/>
    <w:rsid w:val="00320E41"/>
    <w:rsid w:val="00323C43"/>
    <w:rsid w:val="00327B1D"/>
    <w:rsid w:val="00335AE2"/>
    <w:rsid w:val="003376CE"/>
    <w:rsid w:val="00350946"/>
    <w:rsid w:val="00360E8C"/>
    <w:rsid w:val="00360EAA"/>
    <w:rsid w:val="00374892"/>
    <w:rsid w:val="00374EA8"/>
    <w:rsid w:val="00381B5A"/>
    <w:rsid w:val="0038466D"/>
    <w:rsid w:val="0039003A"/>
    <w:rsid w:val="00392241"/>
    <w:rsid w:val="0039269B"/>
    <w:rsid w:val="003B0AB3"/>
    <w:rsid w:val="003B75E1"/>
    <w:rsid w:val="003C2E27"/>
    <w:rsid w:val="003D2977"/>
    <w:rsid w:val="00401F64"/>
    <w:rsid w:val="004020EE"/>
    <w:rsid w:val="004150EA"/>
    <w:rsid w:val="00425420"/>
    <w:rsid w:val="00446391"/>
    <w:rsid w:val="00452D84"/>
    <w:rsid w:val="004753FE"/>
    <w:rsid w:val="00481F6E"/>
    <w:rsid w:val="00490C4F"/>
    <w:rsid w:val="0049254A"/>
    <w:rsid w:val="00494DF0"/>
    <w:rsid w:val="004A132D"/>
    <w:rsid w:val="004A4563"/>
    <w:rsid w:val="004A51E8"/>
    <w:rsid w:val="004A6695"/>
    <w:rsid w:val="004A6D60"/>
    <w:rsid w:val="004B13B0"/>
    <w:rsid w:val="004B24AD"/>
    <w:rsid w:val="004C1177"/>
    <w:rsid w:val="004C48CE"/>
    <w:rsid w:val="004C61EA"/>
    <w:rsid w:val="004D3B66"/>
    <w:rsid w:val="004D62E8"/>
    <w:rsid w:val="004E3D97"/>
    <w:rsid w:val="004E6081"/>
    <w:rsid w:val="004F3646"/>
    <w:rsid w:val="004F7CB4"/>
    <w:rsid w:val="00504005"/>
    <w:rsid w:val="00514612"/>
    <w:rsid w:val="00522634"/>
    <w:rsid w:val="0053330A"/>
    <w:rsid w:val="00552E74"/>
    <w:rsid w:val="00572F34"/>
    <w:rsid w:val="00574DF5"/>
    <w:rsid w:val="005858ED"/>
    <w:rsid w:val="00593FDD"/>
    <w:rsid w:val="005A139D"/>
    <w:rsid w:val="005A64FA"/>
    <w:rsid w:val="005A6503"/>
    <w:rsid w:val="005A6695"/>
    <w:rsid w:val="005B36FF"/>
    <w:rsid w:val="005C0710"/>
    <w:rsid w:val="005C3398"/>
    <w:rsid w:val="005C34A1"/>
    <w:rsid w:val="005C3A7B"/>
    <w:rsid w:val="005C5900"/>
    <w:rsid w:val="005C5F9F"/>
    <w:rsid w:val="005E5CD7"/>
    <w:rsid w:val="005E7200"/>
    <w:rsid w:val="005F0717"/>
    <w:rsid w:val="00605458"/>
    <w:rsid w:val="00623B88"/>
    <w:rsid w:val="00632F9F"/>
    <w:rsid w:val="00634B03"/>
    <w:rsid w:val="006411BC"/>
    <w:rsid w:val="00653A18"/>
    <w:rsid w:val="00657231"/>
    <w:rsid w:val="006604A5"/>
    <w:rsid w:val="006633D7"/>
    <w:rsid w:val="00681BE6"/>
    <w:rsid w:val="0069131E"/>
    <w:rsid w:val="006913F0"/>
    <w:rsid w:val="0069149F"/>
    <w:rsid w:val="00695E80"/>
    <w:rsid w:val="00697CD5"/>
    <w:rsid w:val="006A5813"/>
    <w:rsid w:val="006C2E0E"/>
    <w:rsid w:val="006F770C"/>
    <w:rsid w:val="00714708"/>
    <w:rsid w:val="00720707"/>
    <w:rsid w:val="007211C1"/>
    <w:rsid w:val="00732F3C"/>
    <w:rsid w:val="00736BF7"/>
    <w:rsid w:val="00737890"/>
    <w:rsid w:val="00737BD8"/>
    <w:rsid w:val="00743901"/>
    <w:rsid w:val="0074547D"/>
    <w:rsid w:val="00750891"/>
    <w:rsid w:val="00751D89"/>
    <w:rsid w:val="00756BEE"/>
    <w:rsid w:val="0076086A"/>
    <w:rsid w:val="00764754"/>
    <w:rsid w:val="00780774"/>
    <w:rsid w:val="00780B5B"/>
    <w:rsid w:val="007931F8"/>
    <w:rsid w:val="00794A10"/>
    <w:rsid w:val="007A2AFC"/>
    <w:rsid w:val="007A4F1A"/>
    <w:rsid w:val="007B18A0"/>
    <w:rsid w:val="007B21AB"/>
    <w:rsid w:val="007B3C9C"/>
    <w:rsid w:val="007B5133"/>
    <w:rsid w:val="007B6A67"/>
    <w:rsid w:val="007C480A"/>
    <w:rsid w:val="007C6827"/>
    <w:rsid w:val="007D2F58"/>
    <w:rsid w:val="007D3FA7"/>
    <w:rsid w:val="007E11EA"/>
    <w:rsid w:val="007E4ABC"/>
    <w:rsid w:val="007E660F"/>
    <w:rsid w:val="007F0559"/>
    <w:rsid w:val="007F0FE6"/>
    <w:rsid w:val="007F36E6"/>
    <w:rsid w:val="007F3D46"/>
    <w:rsid w:val="00800B4B"/>
    <w:rsid w:val="00807FCA"/>
    <w:rsid w:val="008212C1"/>
    <w:rsid w:val="00822AAD"/>
    <w:rsid w:val="00835C80"/>
    <w:rsid w:val="00836621"/>
    <w:rsid w:val="0084218D"/>
    <w:rsid w:val="00843A3C"/>
    <w:rsid w:val="00845964"/>
    <w:rsid w:val="00847702"/>
    <w:rsid w:val="008576A7"/>
    <w:rsid w:val="00860DD5"/>
    <w:rsid w:val="008705BE"/>
    <w:rsid w:val="008718E7"/>
    <w:rsid w:val="00876FE2"/>
    <w:rsid w:val="00881025"/>
    <w:rsid w:val="00894FF0"/>
    <w:rsid w:val="008A093F"/>
    <w:rsid w:val="008C2FA7"/>
    <w:rsid w:val="008C584B"/>
    <w:rsid w:val="008D184D"/>
    <w:rsid w:val="008D6EFB"/>
    <w:rsid w:val="008E35AA"/>
    <w:rsid w:val="0091231B"/>
    <w:rsid w:val="009152BD"/>
    <w:rsid w:val="009212E2"/>
    <w:rsid w:val="00926339"/>
    <w:rsid w:val="00932115"/>
    <w:rsid w:val="009330C3"/>
    <w:rsid w:val="00934089"/>
    <w:rsid w:val="0094076B"/>
    <w:rsid w:val="009447A2"/>
    <w:rsid w:val="00946573"/>
    <w:rsid w:val="0095088D"/>
    <w:rsid w:val="00950B2C"/>
    <w:rsid w:val="009773E7"/>
    <w:rsid w:val="0098031D"/>
    <w:rsid w:val="00987C80"/>
    <w:rsid w:val="00997A45"/>
    <w:rsid w:val="009A4223"/>
    <w:rsid w:val="009C5CC3"/>
    <w:rsid w:val="009D1884"/>
    <w:rsid w:val="009D447D"/>
    <w:rsid w:val="009E6009"/>
    <w:rsid w:val="009F2A51"/>
    <w:rsid w:val="009F77F3"/>
    <w:rsid w:val="00A0454C"/>
    <w:rsid w:val="00A07CCD"/>
    <w:rsid w:val="00A1321B"/>
    <w:rsid w:val="00A204D3"/>
    <w:rsid w:val="00A34C11"/>
    <w:rsid w:val="00A440F9"/>
    <w:rsid w:val="00A45C57"/>
    <w:rsid w:val="00A47122"/>
    <w:rsid w:val="00A471EB"/>
    <w:rsid w:val="00A51C37"/>
    <w:rsid w:val="00A52549"/>
    <w:rsid w:val="00A52BA3"/>
    <w:rsid w:val="00A63041"/>
    <w:rsid w:val="00A67A9C"/>
    <w:rsid w:val="00A71CC9"/>
    <w:rsid w:val="00A76B23"/>
    <w:rsid w:val="00A912FD"/>
    <w:rsid w:val="00A93379"/>
    <w:rsid w:val="00A96E41"/>
    <w:rsid w:val="00AC3ED7"/>
    <w:rsid w:val="00AC6E0C"/>
    <w:rsid w:val="00AD2DB5"/>
    <w:rsid w:val="00AE4184"/>
    <w:rsid w:val="00AE6907"/>
    <w:rsid w:val="00AF0617"/>
    <w:rsid w:val="00B05B0D"/>
    <w:rsid w:val="00B148DC"/>
    <w:rsid w:val="00B15619"/>
    <w:rsid w:val="00B17252"/>
    <w:rsid w:val="00B307B1"/>
    <w:rsid w:val="00B41F6B"/>
    <w:rsid w:val="00B4614B"/>
    <w:rsid w:val="00B63D5F"/>
    <w:rsid w:val="00B7203A"/>
    <w:rsid w:val="00B7425F"/>
    <w:rsid w:val="00B853DF"/>
    <w:rsid w:val="00B91071"/>
    <w:rsid w:val="00B925BE"/>
    <w:rsid w:val="00B94B3A"/>
    <w:rsid w:val="00B971B7"/>
    <w:rsid w:val="00B97A0A"/>
    <w:rsid w:val="00BA7B09"/>
    <w:rsid w:val="00BB71FE"/>
    <w:rsid w:val="00BD2C9B"/>
    <w:rsid w:val="00BE2E93"/>
    <w:rsid w:val="00BF6D12"/>
    <w:rsid w:val="00C006AB"/>
    <w:rsid w:val="00C103E4"/>
    <w:rsid w:val="00C1092A"/>
    <w:rsid w:val="00C17305"/>
    <w:rsid w:val="00C20D15"/>
    <w:rsid w:val="00C228D9"/>
    <w:rsid w:val="00C3167F"/>
    <w:rsid w:val="00C35E45"/>
    <w:rsid w:val="00C478C6"/>
    <w:rsid w:val="00C53166"/>
    <w:rsid w:val="00C5412A"/>
    <w:rsid w:val="00C57C3E"/>
    <w:rsid w:val="00C66923"/>
    <w:rsid w:val="00C70210"/>
    <w:rsid w:val="00C74EEA"/>
    <w:rsid w:val="00C84DC7"/>
    <w:rsid w:val="00C86D30"/>
    <w:rsid w:val="00C87602"/>
    <w:rsid w:val="00CB006E"/>
    <w:rsid w:val="00CC4682"/>
    <w:rsid w:val="00CC484A"/>
    <w:rsid w:val="00CD59BF"/>
    <w:rsid w:val="00CD7CE3"/>
    <w:rsid w:val="00CE328F"/>
    <w:rsid w:val="00D03711"/>
    <w:rsid w:val="00D1047C"/>
    <w:rsid w:val="00D2382E"/>
    <w:rsid w:val="00D329A1"/>
    <w:rsid w:val="00D37C04"/>
    <w:rsid w:val="00D4079B"/>
    <w:rsid w:val="00D43FD1"/>
    <w:rsid w:val="00D47089"/>
    <w:rsid w:val="00D52B53"/>
    <w:rsid w:val="00D55197"/>
    <w:rsid w:val="00D62E27"/>
    <w:rsid w:val="00D63E6E"/>
    <w:rsid w:val="00D74D2B"/>
    <w:rsid w:val="00D74FAF"/>
    <w:rsid w:val="00D82A66"/>
    <w:rsid w:val="00D82D2E"/>
    <w:rsid w:val="00D908D7"/>
    <w:rsid w:val="00D93C14"/>
    <w:rsid w:val="00DA3001"/>
    <w:rsid w:val="00DA5AD6"/>
    <w:rsid w:val="00DC43BA"/>
    <w:rsid w:val="00DD0B27"/>
    <w:rsid w:val="00DF2948"/>
    <w:rsid w:val="00E0110B"/>
    <w:rsid w:val="00E012D4"/>
    <w:rsid w:val="00E15772"/>
    <w:rsid w:val="00E26657"/>
    <w:rsid w:val="00E3438D"/>
    <w:rsid w:val="00E3461D"/>
    <w:rsid w:val="00E36F9D"/>
    <w:rsid w:val="00E42C88"/>
    <w:rsid w:val="00E44A57"/>
    <w:rsid w:val="00E5171C"/>
    <w:rsid w:val="00E527C0"/>
    <w:rsid w:val="00E55462"/>
    <w:rsid w:val="00E64317"/>
    <w:rsid w:val="00E654C3"/>
    <w:rsid w:val="00E66759"/>
    <w:rsid w:val="00E67201"/>
    <w:rsid w:val="00E83C44"/>
    <w:rsid w:val="00E97561"/>
    <w:rsid w:val="00EA1E7C"/>
    <w:rsid w:val="00EA7EB2"/>
    <w:rsid w:val="00EB284E"/>
    <w:rsid w:val="00EB552F"/>
    <w:rsid w:val="00EC14B4"/>
    <w:rsid w:val="00EC642C"/>
    <w:rsid w:val="00ED77B9"/>
    <w:rsid w:val="00EE06FD"/>
    <w:rsid w:val="00EE25CC"/>
    <w:rsid w:val="00EE5A65"/>
    <w:rsid w:val="00F00100"/>
    <w:rsid w:val="00F056A7"/>
    <w:rsid w:val="00F25D8A"/>
    <w:rsid w:val="00F314A0"/>
    <w:rsid w:val="00F50BAE"/>
    <w:rsid w:val="00F520D0"/>
    <w:rsid w:val="00F56A29"/>
    <w:rsid w:val="00F75AE8"/>
    <w:rsid w:val="00F8420E"/>
    <w:rsid w:val="00F85550"/>
    <w:rsid w:val="00F92AFA"/>
    <w:rsid w:val="00F94DAF"/>
    <w:rsid w:val="00FA6FC3"/>
    <w:rsid w:val="00FA6FC6"/>
    <w:rsid w:val="00FB1E19"/>
    <w:rsid w:val="00FB4D2F"/>
    <w:rsid w:val="00FB762C"/>
    <w:rsid w:val="00FC3DCF"/>
    <w:rsid w:val="00FE0A8B"/>
    <w:rsid w:val="00FE56FB"/>
    <w:rsid w:val="00FE6FB0"/>
    <w:rsid w:val="00FF1A5D"/>
    <w:rsid w:val="00FF57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791E725"/>
  <w15:docId w15:val="{794A802F-4FA9-4854-BC29-9F56301A4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47089"/>
    <w:pPr>
      <w:spacing w:after="200" w:line="276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C86D30"/>
    <w:pPr>
      <w:keepNext/>
      <w:keepLines/>
      <w:numPr>
        <w:numId w:val="8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F6E"/>
    <w:pPr>
      <w:keepNext/>
      <w:keepLines/>
      <w:numPr>
        <w:ilvl w:val="1"/>
        <w:numId w:val="8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86D30"/>
    <w:pPr>
      <w:keepNext/>
      <w:keepLines/>
      <w:numPr>
        <w:ilvl w:val="2"/>
        <w:numId w:val="8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81F6E"/>
    <w:pPr>
      <w:keepNext/>
      <w:keepLines/>
      <w:numPr>
        <w:ilvl w:val="3"/>
        <w:numId w:val="8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81F6E"/>
    <w:pPr>
      <w:keepNext/>
      <w:keepLines/>
      <w:numPr>
        <w:ilvl w:val="4"/>
        <w:numId w:val="8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81F6E"/>
    <w:pPr>
      <w:keepNext/>
      <w:keepLines/>
      <w:numPr>
        <w:ilvl w:val="5"/>
        <w:numId w:val="8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81F6E"/>
    <w:pPr>
      <w:keepNext/>
      <w:keepLines/>
      <w:numPr>
        <w:ilvl w:val="6"/>
        <w:numId w:val="8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81F6E"/>
    <w:pPr>
      <w:keepNext/>
      <w:keepLines/>
      <w:numPr>
        <w:ilvl w:val="7"/>
        <w:numId w:val="8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81F6E"/>
    <w:pPr>
      <w:keepNext/>
      <w:keepLines/>
      <w:numPr>
        <w:ilvl w:val="8"/>
        <w:numId w:val="8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376CE"/>
    <w:rPr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3376CE"/>
    <w:rPr>
      <w:rFonts w:cs="Times New Roman"/>
      <w:color w:val="0000FF"/>
      <w:u w:val="single"/>
    </w:rPr>
  </w:style>
  <w:style w:type="paragraph" w:styleId="BodyText">
    <w:name w:val="Body Text"/>
    <w:basedOn w:val="Normal"/>
    <w:link w:val="BodyTextChar"/>
    <w:uiPriority w:val="99"/>
    <w:rsid w:val="009F2A51"/>
    <w:pPr>
      <w:spacing w:after="0" w:line="240" w:lineRule="auto"/>
    </w:pPr>
    <w:rPr>
      <w:rFonts w:ascii="Times New Roman" w:hAnsi="Times New Roman"/>
      <w:szCs w:val="20"/>
    </w:rPr>
  </w:style>
  <w:style w:type="character" w:customStyle="1" w:styleId="BodyTextChar">
    <w:name w:val="Body Text Char"/>
    <w:basedOn w:val="DefaultParagraphFont"/>
    <w:link w:val="BodyText"/>
    <w:uiPriority w:val="99"/>
    <w:locked/>
    <w:rsid w:val="009F2A51"/>
    <w:rPr>
      <w:rFonts w:ascii="Times New Roman" w:hAnsi="Times New Roman" w:cs="Times New Roman"/>
      <w:sz w:val="20"/>
      <w:szCs w:val="20"/>
    </w:rPr>
  </w:style>
  <w:style w:type="paragraph" w:customStyle="1" w:styleId="Title1">
    <w:name w:val="Title1"/>
    <w:basedOn w:val="Normal"/>
    <w:rsid w:val="009F2A51"/>
    <w:pPr>
      <w:spacing w:after="0" w:line="240" w:lineRule="auto"/>
      <w:jc w:val="right"/>
    </w:pPr>
    <w:rPr>
      <w:rFonts w:ascii="Garamond" w:hAnsi="Garamond"/>
      <w:b/>
      <w:sz w:val="72"/>
      <w:szCs w:val="20"/>
    </w:rPr>
  </w:style>
  <w:style w:type="paragraph" w:customStyle="1" w:styleId="hd1">
    <w:name w:val="hd1"/>
    <w:basedOn w:val="Header"/>
    <w:next w:val="Normal"/>
    <w:rsid w:val="009F2A51"/>
    <w:pPr>
      <w:tabs>
        <w:tab w:val="clear" w:pos="4680"/>
        <w:tab w:val="clear" w:pos="9360"/>
        <w:tab w:val="center" w:pos="4320"/>
        <w:tab w:val="right" w:pos="8640"/>
      </w:tabs>
      <w:spacing w:before="360" w:after="120" w:line="240" w:lineRule="auto"/>
      <w:jc w:val="both"/>
    </w:pPr>
    <w:rPr>
      <w:rFonts w:ascii="Century Schoolbook" w:hAnsi="Century Schoolbook"/>
      <w:b/>
      <w:sz w:val="28"/>
      <w:szCs w:val="20"/>
    </w:rPr>
  </w:style>
  <w:style w:type="paragraph" w:styleId="Header">
    <w:name w:val="header"/>
    <w:basedOn w:val="Normal"/>
    <w:link w:val="HeaderChar"/>
    <w:uiPriority w:val="99"/>
    <w:unhideWhenUsed/>
    <w:rsid w:val="009F2A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9F2A51"/>
    <w:rPr>
      <w:rFonts w:cs="Times New Roman"/>
    </w:rPr>
  </w:style>
  <w:style w:type="paragraph" w:customStyle="1" w:styleId="hdr1">
    <w:name w:val="hdr1"/>
    <w:basedOn w:val="Normal"/>
    <w:rsid w:val="009F2A51"/>
    <w:pPr>
      <w:spacing w:before="60" w:after="0" w:line="240" w:lineRule="auto"/>
      <w:ind w:left="540"/>
      <w:jc w:val="both"/>
    </w:pPr>
    <w:rPr>
      <w:rFonts w:ascii="Times New Roman" w:hAnsi="Times New Roman"/>
      <w:sz w:val="24"/>
      <w:szCs w:val="20"/>
    </w:rPr>
  </w:style>
  <w:style w:type="paragraph" w:styleId="Footer">
    <w:name w:val="footer"/>
    <w:basedOn w:val="Normal"/>
    <w:link w:val="FooterChar"/>
    <w:unhideWhenUsed/>
    <w:rsid w:val="009F2A5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9F2A51"/>
    <w:rPr>
      <w:rFonts w:cs="Times New Roman"/>
    </w:rPr>
  </w:style>
  <w:style w:type="character" w:styleId="PageNumber">
    <w:name w:val="page number"/>
    <w:basedOn w:val="DefaultParagraphFont"/>
    <w:rsid w:val="009F2A51"/>
    <w:rPr>
      <w:rFonts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F2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9F2A51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C584B"/>
    <w:pPr>
      <w:ind w:left="720"/>
      <w:contextualSpacing/>
    </w:pPr>
  </w:style>
  <w:style w:type="table" w:styleId="TableGrid">
    <w:name w:val="Table Grid"/>
    <w:basedOn w:val="TableNormal"/>
    <w:uiPriority w:val="59"/>
    <w:rsid w:val="0074547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86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81F6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86D30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TOCHeading">
    <w:name w:val="TOC Heading"/>
    <w:basedOn w:val="Heading1"/>
    <w:next w:val="Normal"/>
    <w:uiPriority w:val="39"/>
    <w:unhideWhenUsed/>
    <w:qFormat/>
    <w:rsid w:val="00A96E4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96E4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481F6E"/>
    <w:pPr>
      <w:spacing w:after="100"/>
      <w:ind w:left="220"/>
    </w:pPr>
    <w:rPr>
      <w:rFonts w:asciiTheme="minorHAnsi" w:eastAsiaTheme="minorEastAsia" w:hAnsiTheme="minorHAnsi" w:cstheme="minorBidi"/>
      <w:lang w:eastAsia="ja-JP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481F6E"/>
    <w:pPr>
      <w:spacing w:after="100"/>
      <w:ind w:left="440"/>
    </w:pPr>
    <w:rPr>
      <w:rFonts w:asciiTheme="minorHAnsi" w:eastAsiaTheme="minorEastAsia" w:hAnsiTheme="minorHAnsi" w:cstheme="minorBidi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rsid w:val="00481F6E"/>
    <w:rPr>
      <w:rFonts w:asciiTheme="majorHAnsi" w:eastAsiaTheme="majorEastAsia" w:hAnsiTheme="majorHAnsi" w:cstheme="majorBidi"/>
      <w:b/>
      <w:bCs/>
      <w:i/>
      <w:iCs/>
      <w:color w:val="4F81BD" w:themeColor="accent1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81F6E"/>
    <w:rPr>
      <w:rFonts w:asciiTheme="majorHAnsi" w:eastAsiaTheme="majorEastAsia" w:hAnsiTheme="majorHAnsi" w:cstheme="majorBidi"/>
      <w:color w:val="243F60" w:themeColor="accent1" w:themeShade="7F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81F6E"/>
    <w:rPr>
      <w:rFonts w:asciiTheme="majorHAnsi" w:eastAsiaTheme="majorEastAsia" w:hAnsiTheme="majorHAnsi" w:cstheme="majorBidi"/>
      <w:i/>
      <w:iCs/>
      <w:color w:val="243F60" w:themeColor="accent1" w:themeShade="7F"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  <w:sz w:val="22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81F6E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81F6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question1">
    <w:name w:val="question1"/>
    <w:basedOn w:val="DefaultParagraphFont"/>
    <w:rsid w:val="0053330A"/>
    <w:rPr>
      <w:rFonts w:ascii="Calibri" w:hAnsi="Calibri" w:cs="Calibri" w:hint="default"/>
      <w:b/>
      <w:bCs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DA5AD6"/>
    <w:rPr>
      <w:sz w:val="22"/>
      <w:szCs w:val="22"/>
    </w:rPr>
  </w:style>
  <w:style w:type="paragraph" w:customStyle="1" w:styleId="Footertext1">
    <w:name w:val="Footer text 1"/>
    <w:basedOn w:val="Footer"/>
    <w:rsid w:val="009447A2"/>
    <w:pPr>
      <w:tabs>
        <w:tab w:val="clear" w:pos="4680"/>
        <w:tab w:val="clear" w:pos="9360"/>
      </w:tabs>
      <w:spacing w:before="120" w:after="0" w:line="240" w:lineRule="auto"/>
      <w:jc w:val="center"/>
    </w:pPr>
    <w:rPr>
      <w:rFonts w:ascii="CG Times" w:hAnsi="CG Times" w:cs="Vrinda"/>
      <w:sz w:val="18"/>
      <w:szCs w:val="18"/>
    </w:rPr>
  </w:style>
  <w:style w:type="paragraph" w:customStyle="1" w:styleId="Footertext2">
    <w:name w:val="Footer text 2"/>
    <w:basedOn w:val="Footer"/>
    <w:rsid w:val="009447A2"/>
    <w:pPr>
      <w:tabs>
        <w:tab w:val="clear" w:pos="4680"/>
        <w:tab w:val="clear" w:pos="9360"/>
      </w:tabs>
      <w:spacing w:after="0" w:line="240" w:lineRule="auto"/>
      <w:jc w:val="center"/>
    </w:pPr>
    <w:rPr>
      <w:rFonts w:ascii="CG Times" w:hAnsi="CG Times" w:cs="Vrinda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file:///\\f3420-ecldbp01\data\Coaching\IQS\Dencrypt_Ou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hyperlink" Target="../../../Code/ETL/Prod_Quality_Now_Coaching.dtsConfig" TargetMode="External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hyperlink" Target="../../../Code/ETL/Dev_Quality_Now_Coaching.dtsConfig" TargetMode="External"/><Relationship Id="rId64" Type="http://schemas.openxmlformats.org/officeDocument/2006/relationships/theme" Target="theme/theme1.xml"/><Relationship Id="rId8" Type="http://schemas.openxmlformats.org/officeDocument/2006/relationships/hyperlink" Target="file:///\\F3420-ECLDBD01\data\" TargetMode="External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hyperlink" Target="file:///\\F3420-ECLDBP01\ssis\Coaching\Packages\Quality_Other%20_Coaching.dtsx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hyperlink" Target="../../../Code/ETL/Test_Quality_Now_Coaching.dtsConfig" TargetMode="External"/><Relationship Id="rId10" Type="http://schemas.openxmlformats.org/officeDocument/2006/relationships/hyperlink" Target="file:///\\F3420-ECLDBP01\data\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file:///\\F3420-ECLDBT01\data\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4BC932-157C-4733-A66C-60B7EA5431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38</Pages>
  <Words>3375</Words>
  <Characters>19239</Characters>
  <Application>Microsoft Office Word</Application>
  <DocSecurity>0</DocSecurity>
  <Lines>160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Vangent, Inc</Company>
  <LinksUpToDate>false</LinksUpToDate>
  <CharactersWithSpaces>22569</CharactersWithSpaces>
  <SharedDoc>false</SharedDoc>
  <HLinks>
    <vt:vector size="6" baseType="variant">
      <vt:variant>
        <vt:i4>4325449</vt:i4>
      </vt:variant>
      <vt:variant>
        <vt:i4>0</vt:i4>
      </vt:variant>
      <vt:variant>
        <vt:i4>0</vt:i4>
      </vt:variant>
      <vt:variant>
        <vt:i4>5</vt:i4>
      </vt:variant>
      <vt:variant>
        <vt:lpwstr>\\VACMSMAPP01\apps\diffMerge\CVP_QCM\QCM_Int_files\GentranBackup\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hinmda</dc:creator>
  <cp:lastModifiedBy>Palacherla, Susmitha C (NE)</cp:lastModifiedBy>
  <cp:revision>30</cp:revision>
  <dcterms:created xsi:type="dcterms:W3CDTF">2019-03-26T13:57:00Z</dcterms:created>
  <dcterms:modified xsi:type="dcterms:W3CDTF">2020-07-31T20:35:00Z</dcterms:modified>
</cp:coreProperties>
</file>