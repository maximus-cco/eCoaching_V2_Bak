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74F59B" w14:textId="77777777" w:rsidR="009F2A51" w:rsidRPr="002431EB" w:rsidRDefault="009F2A51" w:rsidP="009F2A51">
      <w:pPr>
        <w:ind w:right="-270"/>
        <w:rPr>
          <w:rFonts w:ascii="Century Schoolbook" w:hAnsi="Century Schoolbook"/>
        </w:rPr>
      </w:pPr>
    </w:p>
    <w:p w14:paraId="02FF21F7" w14:textId="77777777" w:rsidR="009447A2" w:rsidRPr="009447A2" w:rsidRDefault="009447A2" w:rsidP="0003511D">
      <w:pPr>
        <w:ind w:right="-270"/>
        <w:jc w:val="center"/>
        <w:rPr>
          <w:b/>
          <w:bCs/>
          <w:sz w:val="56"/>
          <w:szCs w:val="56"/>
        </w:rPr>
      </w:pPr>
      <w:r w:rsidRPr="009447A2">
        <w:rPr>
          <w:b/>
          <w:bCs/>
          <w:noProof/>
          <w:sz w:val="56"/>
          <w:szCs w:val="56"/>
        </w:rPr>
        <w:t>eCoaching Log System</w:t>
      </w:r>
    </w:p>
    <w:p w14:paraId="10C6AE5D" w14:textId="77777777" w:rsidR="009F2A51" w:rsidRPr="002431EB" w:rsidRDefault="009F2A51" w:rsidP="009F2A51">
      <w:pPr>
        <w:ind w:right="-270"/>
        <w:rPr>
          <w:rFonts w:ascii="Century Schoolbook" w:hAnsi="Century Schoolbook"/>
        </w:rPr>
      </w:pPr>
    </w:p>
    <w:p w14:paraId="311BF104" w14:textId="77777777" w:rsidR="009F2A51" w:rsidRPr="002431EB" w:rsidRDefault="009F2A51" w:rsidP="009F2A51">
      <w:pPr>
        <w:ind w:right="-270"/>
        <w:jc w:val="center"/>
        <w:rPr>
          <w:rFonts w:ascii="Century Schoolbook" w:hAnsi="Century Schoolbook"/>
        </w:rPr>
      </w:pPr>
    </w:p>
    <w:p w14:paraId="17F9FF05" w14:textId="77777777" w:rsidR="009F2A51" w:rsidRPr="002431EB" w:rsidRDefault="009F2A51" w:rsidP="009F2A51">
      <w:pPr>
        <w:ind w:right="-270"/>
        <w:jc w:val="center"/>
        <w:rPr>
          <w:rFonts w:ascii="Century Schoolbook" w:hAnsi="Century Schoolbook"/>
        </w:rPr>
      </w:pPr>
    </w:p>
    <w:p w14:paraId="6CB9311D" w14:textId="77777777" w:rsidR="009F2A51" w:rsidRPr="002431EB" w:rsidRDefault="009F2A51" w:rsidP="009F2A51">
      <w:pPr>
        <w:ind w:right="-270"/>
        <w:jc w:val="center"/>
        <w:rPr>
          <w:rFonts w:ascii="Century Schoolbook" w:hAnsi="Century Schoolbook"/>
        </w:rPr>
      </w:pPr>
    </w:p>
    <w:p w14:paraId="179E1E9F" w14:textId="77777777" w:rsidR="009F2A51" w:rsidRPr="002431EB" w:rsidRDefault="009F2A51" w:rsidP="009F2A51">
      <w:pPr>
        <w:ind w:right="-270"/>
        <w:jc w:val="center"/>
        <w:rPr>
          <w:rFonts w:ascii="Century Schoolbook" w:hAnsi="Century Schoolbook"/>
        </w:rPr>
      </w:pPr>
    </w:p>
    <w:p w14:paraId="2809819F" w14:textId="77777777" w:rsidR="009F2A51" w:rsidRPr="002431EB" w:rsidRDefault="009F2A51" w:rsidP="009F2A51">
      <w:pPr>
        <w:ind w:right="-270"/>
        <w:jc w:val="center"/>
      </w:pPr>
    </w:p>
    <w:p w14:paraId="0FBE6BA9" w14:textId="409C3391" w:rsidR="001B4454" w:rsidRPr="001D6CCE" w:rsidRDefault="001B4454" w:rsidP="001B4454">
      <w:pPr>
        <w:pStyle w:val="BodyText"/>
        <w:spacing w:before="240" w:after="60"/>
        <w:jc w:val="center"/>
        <w:rPr>
          <w:b/>
          <w:sz w:val="32"/>
          <w:szCs w:val="32"/>
        </w:rPr>
      </w:pPr>
      <w:proofErr w:type="spellStart"/>
      <w:r w:rsidRPr="001D6CCE">
        <w:rPr>
          <w:b/>
          <w:sz w:val="32"/>
          <w:szCs w:val="32"/>
        </w:rPr>
        <w:t>eCoaching_</w:t>
      </w:r>
      <w:r w:rsidR="00EB552F" w:rsidRPr="001D6CCE">
        <w:rPr>
          <w:b/>
          <w:sz w:val="32"/>
          <w:szCs w:val="32"/>
        </w:rPr>
        <w:t>Quality_</w:t>
      </w:r>
      <w:r w:rsidR="00BB71FE">
        <w:rPr>
          <w:b/>
          <w:sz w:val="32"/>
          <w:szCs w:val="32"/>
        </w:rPr>
        <w:t>Now</w:t>
      </w:r>
      <w:r w:rsidRPr="001D6CCE">
        <w:rPr>
          <w:b/>
          <w:sz w:val="32"/>
          <w:szCs w:val="32"/>
        </w:rPr>
        <w:t>_Load</w:t>
      </w:r>
      <w:proofErr w:type="spellEnd"/>
    </w:p>
    <w:p w14:paraId="1734DD08" w14:textId="77777777" w:rsidR="009F2A51" w:rsidRPr="001D6CCE" w:rsidRDefault="001B4454" w:rsidP="009F2A51">
      <w:pPr>
        <w:pStyle w:val="BodyText"/>
        <w:spacing w:before="240" w:after="60"/>
        <w:jc w:val="center"/>
        <w:rPr>
          <w:b/>
          <w:sz w:val="32"/>
          <w:szCs w:val="32"/>
        </w:rPr>
      </w:pPr>
      <w:r w:rsidRPr="001D6CCE">
        <w:rPr>
          <w:b/>
          <w:sz w:val="32"/>
          <w:szCs w:val="32"/>
        </w:rPr>
        <w:t xml:space="preserve">SSIS </w:t>
      </w:r>
      <w:r w:rsidR="009F2A51" w:rsidRPr="001D6CCE">
        <w:rPr>
          <w:b/>
          <w:sz w:val="32"/>
          <w:szCs w:val="32"/>
        </w:rPr>
        <w:t>Detail Design Document</w:t>
      </w:r>
    </w:p>
    <w:p w14:paraId="62103CF1" w14:textId="77777777" w:rsidR="009F2A51" w:rsidRPr="002431EB" w:rsidRDefault="009F2A51" w:rsidP="009F2A51">
      <w:pPr>
        <w:pStyle w:val="Title1"/>
        <w:ind w:right="-270"/>
      </w:pPr>
      <w:r w:rsidRPr="002431EB">
        <w:t>__________________________</w:t>
      </w:r>
    </w:p>
    <w:p w14:paraId="23FEDCDE" w14:textId="77777777" w:rsidR="009F2A51" w:rsidRPr="002431EB" w:rsidRDefault="009F2A51" w:rsidP="009F2A51">
      <w:pPr>
        <w:ind w:right="-270"/>
      </w:pPr>
    </w:p>
    <w:p w14:paraId="036BF908" w14:textId="77777777" w:rsidR="009F2A51" w:rsidRPr="002431EB" w:rsidRDefault="009F2A51" w:rsidP="009F2A51">
      <w:pPr>
        <w:ind w:right="-270"/>
      </w:pPr>
    </w:p>
    <w:tbl>
      <w:tblPr>
        <w:tblW w:w="8193" w:type="dxa"/>
        <w:tblInd w:w="1519" w:type="dxa"/>
        <w:tblLayout w:type="fixed"/>
        <w:tblCellMar>
          <w:left w:w="79" w:type="dxa"/>
          <w:right w:w="79" w:type="dxa"/>
        </w:tblCellMar>
        <w:tblLook w:val="0000" w:firstRow="0" w:lastRow="0" w:firstColumn="0" w:lastColumn="0" w:noHBand="0" w:noVBand="0"/>
      </w:tblPr>
      <w:tblGrid>
        <w:gridCol w:w="1530"/>
        <w:gridCol w:w="1533"/>
        <w:gridCol w:w="5130"/>
      </w:tblGrid>
      <w:tr w:rsidR="009F2A51" w:rsidRPr="00D37C04" w14:paraId="217D24C6" w14:textId="77777777" w:rsidTr="00BB71FE">
        <w:trPr>
          <w:cantSplit/>
          <w:trHeight w:val="282"/>
        </w:trPr>
        <w:tc>
          <w:tcPr>
            <w:tcW w:w="1530" w:type="dxa"/>
            <w:tcBorders>
              <w:top w:val="single" w:sz="6" w:space="0" w:color="auto"/>
              <w:left w:val="single" w:sz="6" w:space="0" w:color="auto"/>
              <w:right w:val="single" w:sz="6" w:space="0" w:color="auto"/>
            </w:tcBorders>
            <w:vAlign w:val="center"/>
          </w:tcPr>
          <w:p w14:paraId="603D6D37" w14:textId="77777777" w:rsidR="009F2A51" w:rsidRPr="001D6CCE" w:rsidRDefault="009F2A51" w:rsidP="00A45C57">
            <w:pPr>
              <w:ind w:right="-270"/>
              <w:jc w:val="center"/>
              <w:rPr>
                <w:rFonts w:ascii="Times New Roman" w:hAnsi="Times New Roman"/>
              </w:rPr>
            </w:pPr>
            <w:r w:rsidRPr="001D6CCE">
              <w:rPr>
                <w:rFonts w:ascii="Times New Roman" w:hAnsi="Times New Roman"/>
              </w:rPr>
              <w:t>Last Revision</w:t>
            </w:r>
          </w:p>
        </w:tc>
        <w:tc>
          <w:tcPr>
            <w:tcW w:w="1533" w:type="dxa"/>
            <w:tcBorders>
              <w:top w:val="single" w:sz="6" w:space="0" w:color="auto"/>
              <w:left w:val="single" w:sz="6" w:space="0" w:color="auto"/>
              <w:right w:val="single" w:sz="6" w:space="0" w:color="auto"/>
            </w:tcBorders>
            <w:vAlign w:val="center"/>
          </w:tcPr>
          <w:p w14:paraId="2F93B17F" w14:textId="77777777" w:rsidR="009F2A51" w:rsidRPr="001D6CCE" w:rsidRDefault="009F2A51" w:rsidP="00BB71FE">
            <w:pPr>
              <w:ind w:right="-270"/>
              <w:rPr>
                <w:rFonts w:ascii="Times New Roman" w:hAnsi="Times New Roman"/>
              </w:rPr>
            </w:pPr>
            <w:r w:rsidRPr="001D6CCE">
              <w:rPr>
                <w:rFonts w:ascii="Times New Roman" w:hAnsi="Times New Roman"/>
              </w:rPr>
              <w:t>Last Review</w:t>
            </w:r>
          </w:p>
        </w:tc>
        <w:tc>
          <w:tcPr>
            <w:tcW w:w="5130" w:type="dxa"/>
            <w:tcBorders>
              <w:top w:val="single" w:sz="6" w:space="0" w:color="auto"/>
              <w:right w:val="single" w:sz="6" w:space="0" w:color="auto"/>
            </w:tcBorders>
            <w:vAlign w:val="center"/>
          </w:tcPr>
          <w:p w14:paraId="500D18CC" w14:textId="77777777" w:rsidR="009F2A51" w:rsidRPr="001D6CCE" w:rsidRDefault="009F2A51" w:rsidP="00A45C57">
            <w:pPr>
              <w:ind w:right="-270"/>
              <w:jc w:val="center"/>
              <w:rPr>
                <w:rFonts w:ascii="Times New Roman" w:hAnsi="Times New Roman"/>
              </w:rPr>
            </w:pPr>
            <w:r w:rsidRPr="001D6CCE">
              <w:rPr>
                <w:rFonts w:ascii="Times New Roman" w:hAnsi="Times New Roman"/>
              </w:rPr>
              <w:t>Description</w:t>
            </w:r>
          </w:p>
        </w:tc>
      </w:tr>
      <w:tr w:rsidR="00127904" w:rsidRPr="00D37C04" w14:paraId="59BEAE24" w14:textId="77777777" w:rsidTr="00BB71FE">
        <w:trPr>
          <w:cantSplit/>
          <w:trHeight w:val="348"/>
        </w:trPr>
        <w:tc>
          <w:tcPr>
            <w:tcW w:w="1530" w:type="dxa"/>
            <w:tcBorders>
              <w:top w:val="single" w:sz="12" w:space="0" w:color="auto"/>
              <w:left w:val="single" w:sz="6" w:space="0" w:color="auto"/>
              <w:bottom w:val="single" w:sz="12" w:space="0" w:color="auto"/>
              <w:right w:val="single" w:sz="6" w:space="0" w:color="auto"/>
            </w:tcBorders>
          </w:tcPr>
          <w:p w14:paraId="58F89187" w14:textId="3A5E6D66" w:rsidR="00127904" w:rsidRPr="00127904" w:rsidRDefault="00127904" w:rsidP="00127904">
            <w:pPr>
              <w:ind w:right="-270"/>
              <w:jc w:val="center"/>
              <w:rPr>
                <w:rFonts w:ascii="Times New Roman" w:hAnsi="Times New Roman"/>
              </w:rPr>
            </w:pPr>
            <w:ins w:id="0" w:author="Palacherla, Susmitha C" w:date="2021-04-19T18:21:00Z">
              <w:r>
                <w:rPr>
                  <w:rFonts w:ascii="Times New Roman" w:hAnsi="Times New Roman"/>
                </w:rPr>
                <w:t>4/19/2021</w:t>
              </w:r>
            </w:ins>
            <w:del w:id="1" w:author="Palacherla, Susmitha C" w:date="2021-04-19T18:21:00Z">
              <w:r w:rsidRPr="00127904" w:rsidDel="002950C1">
                <w:rPr>
                  <w:rFonts w:ascii="Times New Roman" w:hAnsi="Times New Roman"/>
                </w:rPr>
                <w:delText>7/31/2020</w:delText>
              </w:r>
            </w:del>
          </w:p>
        </w:tc>
        <w:tc>
          <w:tcPr>
            <w:tcW w:w="1533" w:type="dxa"/>
            <w:tcBorders>
              <w:top w:val="single" w:sz="12" w:space="0" w:color="auto"/>
              <w:left w:val="single" w:sz="6" w:space="0" w:color="auto"/>
              <w:bottom w:val="single" w:sz="12" w:space="0" w:color="auto"/>
              <w:right w:val="single" w:sz="6" w:space="0" w:color="auto"/>
            </w:tcBorders>
          </w:tcPr>
          <w:p w14:paraId="52F3BA77" w14:textId="77777777" w:rsidR="00127904" w:rsidRPr="00127904" w:rsidRDefault="00127904" w:rsidP="00127904">
            <w:pPr>
              <w:ind w:right="-270"/>
              <w:jc w:val="center"/>
              <w:rPr>
                <w:rFonts w:ascii="Times New Roman" w:hAnsi="Times New Roman"/>
              </w:rPr>
            </w:pPr>
          </w:p>
        </w:tc>
        <w:tc>
          <w:tcPr>
            <w:tcW w:w="5130" w:type="dxa"/>
            <w:tcBorders>
              <w:top w:val="single" w:sz="12" w:space="0" w:color="auto"/>
              <w:bottom w:val="single" w:sz="12" w:space="0" w:color="auto"/>
              <w:right w:val="single" w:sz="6" w:space="0" w:color="auto"/>
            </w:tcBorders>
          </w:tcPr>
          <w:p w14:paraId="6B453993" w14:textId="005AA2FF" w:rsidR="00127904" w:rsidRPr="00127904" w:rsidRDefault="00127904" w:rsidP="00127904">
            <w:pPr>
              <w:ind w:right="-270"/>
              <w:rPr>
                <w:rFonts w:ascii="Times New Roman" w:hAnsi="Times New Roman"/>
              </w:rPr>
            </w:pPr>
            <w:ins w:id="2" w:author="Palacherla, Susmitha C" w:date="2021-04-19T18:21:00Z">
              <w:r w:rsidRPr="000E2E23">
                <w:rPr>
                  <w:rFonts w:ascii="Times New Roman" w:hAnsi="Times New Roman"/>
                  <w:sz w:val="24"/>
                </w:rPr>
                <w:t>TFS 20677 -  AD island to AD AWS environment changes</w:t>
              </w:r>
              <w:r>
                <w:rPr>
                  <w:rFonts w:ascii="Times New Roman" w:hAnsi="Times New Roman"/>
                  <w:sz w:val="24"/>
                </w:rPr>
                <w:t>.</w:t>
              </w:r>
            </w:ins>
            <w:del w:id="3" w:author="Palacherla, Susmitha C" w:date="2021-04-19T18:21:00Z">
              <w:r w:rsidRPr="00127904" w:rsidDel="002950C1">
                <w:rPr>
                  <w:rFonts w:ascii="Times New Roman" w:hAnsi="Times New Roman"/>
                </w:rPr>
                <w:delText>TFS 17716 - Removed company specific references</w:delText>
              </w:r>
            </w:del>
          </w:p>
        </w:tc>
      </w:tr>
    </w:tbl>
    <w:p w14:paraId="032B9118" w14:textId="77777777" w:rsidR="009F2A51" w:rsidRPr="002431EB" w:rsidRDefault="009F2A51" w:rsidP="009F2A51">
      <w:pPr>
        <w:pStyle w:val="hd1"/>
        <w:tabs>
          <w:tab w:val="clear" w:pos="4320"/>
          <w:tab w:val="clear" w:pos="8640"/>
          <w:tab w:val="left" w:pos="1980"/>
          <w:tab w:val="left" w:pos="6750"/>
        </w:tabs>
        <w:ind w:right="-270"/>
        <w:rPr>
          <w:rFonts w:ascii="Palatino (PCL6)" w:hAnsi="Palatino (PCL6)"/>
          <w:b w:val="0"/>
          <w:sz w:val="20"/>
        </w:rPr>
      </w:pPr>
    </w:p>
    <w:p w14:paraId="3969FC6B" w14:textId="77777777" w:rsidR="009F2A51" w:rsidRPr="001D6CCE" w:rsidRDefault="00304EEA" w:rsidP="009F2A51">
      <w:pPr>
        <w:pStyle w:val="hd1"/>
        <w:tabs>
          <w:tab w:val="clear" w:pos="4320"/>
          <w:tab w:val="clear" w:pos="8640"/>
          <w:tab w:val="left" w:pos="1980"/>
          <w:tab w:val="left" w:pos="6750"/>
        </w:tabs>
        <w:ind w:right="-270"/>
        <w:rPr>
          <w:rFonts w:ascii="Times New Roman" w:hAnsi="Times New Roman"/>
          <w:sz w:val="22"/>
          <w:szCs w:val="22"/>
        </w:rPr>
      </w:pPr>
      <w:r w:rsidRPr="001D6CCE">
        <w:rPr>
          <w:rFonts w:ascii="Times New Roman" w:hAnsi="Times New Roman"/>
          <w:noProof/>
          <w:sz w:val="22"/>
          <w:szCs w:val="22"/>
        </w:rPr>
        <mc:AlternateContent>
          <mc:Choice Requires="wps">
            <w:drawing>
              <wp:anchor distT="0" distB="0" distL="114300" distR="114300" simplePos="0" relativeHeight="251657216" behindDoc="0" locked="0" layoutInCell="0" allowOverlap="1" wp14:anchorId="6825572B" wp14:editId="7B8DF6DE">
                <wp:simplePos x="0" y="0"/>
                <wp:positionH relativeFrom="column">
                  <wp:posOffset>4663440</wp:posOffset>
                </wp:positionH>
                <wp:positionV relativeFrom="paragraph">
                  <wp:posOffset>422910</wp:posOffset>
                </wp:positionV>
                <wp:extent cx="915035" cy="635"/>
                <wp:effectExtent l="5715" t="13335" r="12700" b="5080"/>
                <wp:wrapNone/>
                <wp:docPr id="17"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4DACFD" id="Line 3"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" o:allowincell="f">
                <v:stroke startarrowwidth="narrow" startarrowlength="short" endarrowwidth="narrow" endarrowlength="short"/>
              </v:line>
            </w:pict>
          </mc:Fallback>
        </mc:AlternateContent>
      </w:r>
      <w:r w:rsidRPr="001D6CCE">
        <w:rPr>
          <w:rFonts w:ascii="Times New Roman" w:hAnsi="Times New Roman"/>
          <w:noProof/>
          <w:sz w:val="22"/>
          <w:szCs w:val="22"/>
        </w:rPr>
        <mc:AlternateContent>
          <mc:Choice Requires="wps">
            <w:drawing>
              <wp:anchor distT="0" distB="0" distL="114300" distR="114300" simplePos="0" relativeHeight="251655168" behindDoc="0" locked="0" layoutInCell="0" allowOverlap="1" wp14:anchorId="10449238" wp14:editId="31AA33A7">
                <wp:simplePos x="0" y="0"/>
                <wp:positionH relativeFrom="column">
                  <wp:posOffset>914400</wp:posOffset>
                </wp:positionH>
                <wp:positionV relativeFrom="paragraph">
                  <wp:posOffset>422910</wp:posOffset>
                </wp:positionV>
                <wp:extent cx="2469515" cy="635"/>
                <wp:effectExtent l="9525" t="13335" r="6985" b="5080"/>
                <wp:wrapNone/>
                <wp:docPr id="1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9A6777" id="Line 4"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" o:allowincell="f">
                <v:stroke startarrowwidth="narrow" startarrowlength="short" endarrowwidth="narrow" endarrowlength="short"/>
              </v:line>
            </w:pict>
          </mc:Fallback>
        </mc:AlternateContent>
      </w:r>
      <w:r w:rsidR="009F2A51" w:rsidRPr="001D6CCE">
        <w:rPr>
          <w:rFonts w:ascii="Times New Roman" w:hAnsi="Times New Roman"/>
          <w:b w:val="0"/>
          <w:sz w:val="22"/>
          <w:szCs w:val="22"/>
        </w:rPr>
        <w:t>Prepared by:</w:t>
      </w:r>
      <w:r w:rsidR="009F2A51" w:rsidRPr="001D6CCE">
        <w:rPr>
          <w:rFonts w:ascii="Times New Roman" w:hAnsi="Times New Roman"/>
          <w:b w:val="0"/>
          <w:sz w:val="22"/>
          <w:szCs w:val="22"/>
        </w:rPr>
        <w:tab/>
      </w:r>
      <w:r w:rsidR="00202048" w:rsidRPr="001D6CCE">
        <w:rPr>
          <w:rFonts w:ascii="Times New Roman" w:hAnsi="Times New Roman"/>
          <w:b w:val="0"/>
          <w:sz w:val="22"/>
          <w:szCs w:val="22"/>
        </w:rPr>
        <w:t>Susmitha Palacherla</w:t>
      </w:r>
      <w:r w:rsidR="009F2A51" w:rsidRPr="001D6CCE">
        <w:rPr>
          <w:rFonts w:ascii="Times New Roman" w:hAnsi="Times New Roman"/>
          <w:b w:val="0"/>
          <w:sz w:val="22"/>
          <w:szCs w:val="22"/>
        </w:rPr>
        <w:tab/>
        <w:t xml:space="preserve">Date: </w:t>
      </w:r>
      <w:r w:rsidR="00BB71FE">
        <w:rPr>
          <w:rFonts w:ascii="Times New Roman" w:hAnsi="Times New Roman"/>
          <w:b w:val="0"/>
          <w:sz w:val="22"/>
          <w:szCs w:val="22"/>
        </w:rPr>
        <w:t>03/26/2019</w:t>
      </w:r>
    </w:p>
    <w:p w14:paraId="32055F47" w14:textId="77777777" w:rsidR="009F2A51" w:rsidRPr="001D6CCE" w:rsidRDefault="009F2A51" w:rsidP="009F2A51">
      <w:pPr>
        <w:tabs>
          <w:tab w:val="left" w:pos="1980"/>
          <w:tab w:val="left" w:pos="6750"/>
        </w:tabs>
        <w:ind w:left="1440" w:right="-270" w:firstLine="720"/>
        <w:rPr>
          <w:rFonts w:ascii="Times New Roman" w:hAnsi="Times New Roman"/>
        </w:rPr>
      </w:pPr>
    </w:p>
    <w:p w14:paraId="1324FF70" w14:textId="77777777" w:rsidR="009F2A51" w:rsidRPr="001D6CCE" w:rsidRDefault="009F2A51" w:rsidP="009F2A51">
      <w:pPr>
        <w:pStyle w:val="BodyText"/>
        <w:rPr>
          <w:szCs w:val="22"/>
        </w:rPr>
      </w:pPr>
      <w:r w:rsidRPr="001D6CCE">
        <w:rPr>
          <w:szCs w:val="22"/>
        </w:rPr>
        <w:lastRenderedPageBreak/>
        <w:t xml:space="preserve">Department, Location: </w:t>
      </w:r>
      <w:r w:rsidRPr="001D6CCE">
        <w:rPr>
          <w:szCs w:val="22"/>
        </w:rPr>
        <w:tab/>
      </w:r>
      <w:r w:rsidRPr="001D6CCE">
        <w:rPr>
          <w:szCs w:val="22"/>
        </w:rPr>
        <w:tab/>
      </w:r>
      <w:r w:rsidR="00202048" w:rsidRPr="001D6CCE">
        <w:rPr>
          <w:szCs w:val="22"/>
        </w:rPr>
        <w:t>Health Solutions Division</w:t>
      </w:r>
    </w:p>
    <w:p w14:paraId="4CCC547A" w14:textId="1442136D" w:rsidR="009F2A51" w:rsidRPr="001D6CCE" w:rsidRDefault="009F2A51" w:rsidP="009F2A51">
      <w:pPr>
        <w:pStyle w:val="hdr1"/>
        <w:ind w:left="0" w:right="-270"/>
        <w:jc w:val="center"/>
        <w:rPr>
          <w:b/>
          <w:sz w:val="28"/>
        </w:rPr>
      </w:pPr>
      <w:r w:rsidRPr="002431EB">
        <w:rPr>
          <w:rFonts w:ascii="Times New Roman (PCL6)" w:hAnsi="Times New Roman (PCL6)"/>
        </w:rPr>
        <w:t xml:space="preserve"> </w:t>
      </w:r>
      <w:r w:rsidRPr="001D6CCE">
        <w:rPr>
          <w:b/>
          <w:sz w:val="28"/>
        </w:rPr>
        <w:t>Change History Log</w:t>
      </w:r>
    </w:p>
    <w:p w14:paraId="55D1B598" w14:textId="77777777" w:rsidR="009F2A51" w:rsidRPr="002431EB" w:rsidRDefault="009F2A51" w:rsidP="009F2A51">
      <w:pPr>
        <w:pStyle w:val="hdr1"/>
        <w:jc w:val="center"/>
      </w:pP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5845"/>
        <w:gridCol w:w="2183"/>
        <w:tblGridChange w:id="4">
          <w:tblGrid>
            <w:gridCol w:w="1440"/>
            <w:gridCol w:w="5845"/>
            <w:gridCol w:w="2183"/>
          </w:tblGrid>
        </w:tblGridChange>
      </w:tblGrid>
      <w:tr w:rsidR="009F2A51" w:rsidRPr="001D6CCE" w14:paraId="1164C330" w14:textId="77777777" w:rsidTr="0003511D">
        <w:trPr>
          <w:tblHeader/>
        </w:trPr>
        <w:tc>
          <w:tcPr>
            <w:tcW w:w="1440" w:type="dxa"/>
            <w:shd w:val="solid" w:color="auto" w:fill="000000"/>
          </w:tcPr>
          <w:p w14:paraId="693069EC" w14:textId="77777777" w:rsidR="009F2A51" w:rsidRPr="001D6CCE" w:rsidRDefault="009F2A51" w:rsidP="00A45C57">
            <w:pPr>
              <w:pStyle w:val="hdr1"/>
              <w:spacing w:before="0"/>
              <w:ind w:left="0"/>
              <w:jc w:val="center"/>
              <w:rPr>
                <w:b/>
                <w:sz w:val="22"/>
                <w:szCs w:val="22"/>
              </w:rPr>
            </w:pPr>
            <w:r w:rsidRPr="001D6CCE">
              <w:rPr>
                <w:b/>
                <w:sz w:val="22"/>
                <w:szCs w:val="22"/>
              </w:rPr>
              <w:t>Date</w:t>
            </w:r>
          </w:p>
        </w:tc>
        <w:tc>
          <w:tcPr>
            <w:tcW w:w="5845" w:type="dxa"/>
            <w:shd w:val="solid" w:color="auto" w:fill="000000"/>
          </w:tcPr>
          <w:p w14:paraId="015C7D8C" w14:textId="77777777" w:rsidR="009F2A51" w:rsidRPr="001D6CCE" w:rsidRDefault="009F2A51" w:rsidP="00A45C57">
            <w:pPr>
              <w:pStyle w:val="hdr1"/>
              <w:spacing w:before="0"/>
              <w:ind w:left="0"/>
              <w:jc w:val="center"/>
              <w:rPr>
                <w:b/>
                <w:sz w:val="22"/>
                <w:szCs w:val="22"/>
              </w:rPr>
            </w:pPr>
            <w:r w:rsidRPr="001D6CCE">
              <w:rPr>
                <w:b/>
                <w:sz w:val="22"/>
                <w:szCs w:val="22"/>
              </w:rPr>
              <w:t>Change Description</w:t>
            </w:r>
          </w:p>
        </w:tc>
        <w:tc>
          <w:tcPr>
            <w:tcW w:w="2183" w:type="dxa"/>
            <w:shd w:val="solid" w:color="auto" w:fill="000000"/>
          </w:tcPr>
          <w:p w14:paraId="54490C2B" w14:textId="77777777" w:rsidR="009F2A51" w:rsidRPr="001D6CCE" w:rsidRDefault="009F2A51" w:rsidP="00A45C57">
            <w:pPr>
              <w:pStyle w:val="hdr1"/>
              <w:spacing w:before="0"/>
              <w:ind w:left="0"/>
              <w:jc w:val="center"/>
              <w:rPr>
                <w:b/>
                <w:sz w:val="22"/>
                <w:szCs w:val="22"/>
              </w:rPr>
            </w:pPr>
            <w:r w:rsidRPr="001D6CCE">
              <w:rPr>
                <w:b/>
                <w:sz w:val="22"/>
                <w:szCs w:val="22"/>
              </w:rPr>
              <w:t>Author</w:t>
            </w:r>
          </w:p>
        </w:tc>
      </w:tr>
      <w:tr w:rsidR="00BB71FE" w:rsidRPr="001D6CCE" w14:paraId="19B4B5AA" w14:textId="77777777" w:rsidTr="0003511D">
        <w:tc>
          <w:tcPr>
            <w:tcW w:w="1440" w:type="dxa"/>
          </w:tcPr>
          <w:p w14:paraId="61A0C727" w14:textId="77777777" w:rsidR="00BB71FE" w:rsidRPr="0003511D" w:rsidRDefault="00BB71FE" w:rsidP="00BB71FE">
            <w:pPr>
              <w:pStyle w:val="hdr1"/>
              <w:ind w:left="0"/>
              <w:jc w:val="left"/>
              <w:rPr>
                <w:sz w:val="22"/>
                <w:szCs w:val="22"/>
              </w:rPr>
            </w:pPr>
            <w:r w:rsidRPr="0003511D">
              <w:rPr>
                <w:sz w:val="22"/>
                <w:szCs w:val="22"/>
              </w:rPr>
              <w:t>03/26/2019</w:t>
            </w:r>
          </w:p>
        </w:tc>
        <w:tc>
          <w:tcPr>
            <w:tcW w:w="5845" w:type="dxa"/>
          </w:tcPr>
          <w:p w14:paraId="7004FE47" w14:textId="77777777" w:rsidR="00BB71FE" w:rsidRPr="0003511D" w:rsidRDefault="00BB71FE" w:rsidP="00BB71FE">
            <w:pPr>
              <w:pStyle w:val="hdr1"/>
              <w:ind w:left="0"/>
              <w:jc w:val="left"/>
              <w:rPr>
                <w:sz w:val="22"/>
                <w:szCs w:val="22"/>
              </w:rPr>
            </w:pPr>
            <w:r w:rsidRPr="0003511D">
              <w:rPr>
                <w:sz w:val="22"/>
                <w:szCs w:val="22"/>
              </w:rPr>
              <w:t>TFS 13332 – Initial revision. Quality Now Feed Load</w:t>
            </w:r>
          </w:p>
        </w:tc>
        <w:tc>
          <w:tcPr>
            <w:tcW w:w="2183" w:type="dxa"/>
          </w:tcPr>
          <w:p w14:paraId="0A9BE534" w14:textId="77777777" w:rsidR="00BB71FE" w:rsidRPr="0003511D" w:rsidRDefault="00BB71FE" w:rsidP="00BB71FE">
            <w:pPr>
              <w:pStyle w:val="hdr1"/>
              <w:ind w:left="0"/>
              <w:jc w:val="left"/>
              <w:rPr>
                <w:sz w:val="22"/>
                <w:szCs w:val="22"/>
              </w:rPr>
            </w:pPr>
            <w:r w:rsidRPr="0003511D">
              <w:rPr>
                <w:sz w:val="22"/>
                <w:szCs w:val="22"/>
              </w:rPr>
              <w:t>Susmitha Palacherla</w:t>
            </w:r>
          </w:p>
        </w:tc>
      </w:tr>
      <w:tr w:rsidR="008D6EFB" w:rsidRPr="001D6CCE" w14:paraId="66ECF76F" w14:textId="77777777" w:rsidTr="0003511D">
        <w:tc>
          <w:tcPr>
            <w:tcW w:w="1440" w:type="dxa"/>
          </w:tcPr>
          <w:p w14:paraId="44A9EFF5" w14:textId="77777777" w:rsidR="008D6EFB" w:rsidRPr="0003511D" w:rsidRDefault="008D6EFB" w:rsidP="008D6EFB">
            <w:pPr>
              <w:pStyle w:val="hdr1"/>
              <w:ind w:left="0"/>
              <w:jc w:val="left"/>
              <w:rPr>
                <w:sz w:val="22"/>
                <w:szCs w:val="22"/>
              </w:rPr>
            </w:pPr>
            <w:r w:rsidRPr="0003511D">
              <w:rPr>
                <w:sz w:val="22"/>
                <w:szCs w:val="22"/>
              </w:rPr>
              <w:t>07/10/2019</w:t>
            </w:r>
          </w:p>
        </w:tc>
        <w:tc>
          <w:tcPr>
            <w:tcW w:w="5845" w:type="dxa"/>
          </w:tcPr>
          <w:p w14:paraId="4667627F" w14:textId="77777777" w:rsidR="008D6EFB" w:rsidRPr="0003511D" w:rsidRDefault="008D6EFB" w:rsidP="008D6EFB">
            <w:pPr>
              <w:pStyle w:val="hdr1"/>
              <w:ind w:left="0"/>
              <w:jc w:val="left"/>
              <w:rPr>
                <w:sz w:val="22"/>
                <w:szCs w:val="22"/>
              </w:rPr>
            </w:pPr>
            <w:r w:rsidRPr="0003511D">
              <w:rPr>
                <w:sz w:val="22"/>
                <w:szCs w:val="22"/>
              </w:rPr>
              <w:t>TFS 14706 - Switch smtpout.gdit.com to ironport.maximus.com</w:t>
            </w:r>
          </w:p>
        </w:tc>
        <w:tc>
          <w:tcPr>
            <w:tcW w:w="2183" w:type="dxa"/>
          </w:tcPr>
          <w:p w14:paraId="073A6979" w14:textId="77777777" w:rsidR="008D6EFB" w:rsidRPr="0003511D" w:rsidRDefault="008D6EFB" w:rsidP="008D6EFB">
            <w:pPr>
              <w:pStyle w:val="hdr1"/>
              <w:ind w:left="0"/>
              <w:jc w:val="left"/>
              <w:rPr>
                <w:sz w:val="22"/>
                <w:szCs w:val="22"/>
              </w:rPr>
            </w:pPr>
            <w:r w:rsidRPr="0003511D">
              <w:rPr>
                <w:sz w:val="22"/>
                <w:szCs w:val="22"/>
              </w:rPr>
              <w:t>Susmitha Palacherla</w:t>
            </w:r>
          </w:p>
        </w:tc>
      </w:tr>
      <w:tr w:rsidR="009F2A51" w:rsidRPr="001D6CCE" w14:paraId="64CDC58F" w14:textId="77777777" w:rsidTr="0003511D">
        <w:tc>
          <w:tcPr>
            <w:tcW w:w="1440" w:type="dxa"/>
          </w:tcPr>
          <w:p w14:paraId="2BDD4B2C" w14:textId="77777777" w:rsidR="009F2A51" w:rsidRPr="001D6CCE" w:rsidRDefault="003B0AB3" w:rsidP="00C57C3E">
            <w:pPr>
              <w:pStyle w:val="hdr1"/>
              <w:ind w:left="0"/>
              <w:jc w:val="left"/>
              <w:rPr>
                <w:sz w:val="22"/>
                <w:szCs w:val="22"/>
              </w:rPr>
            </w:pPr>
            <w:r>
              <w:rPr>
                <w:sz w:val="22"/>
                <w:szCs w:val="22"/>
              </w:rPr>
              <w:t>08/07/2019</w:t>
            </w:r>
          </w:p>
        </w:tc>
        <w:tc>
          <w:tcPr>
            <w:tcW w:w="5845" w:type="dxa"/>
          </w:tcPr>
          <w:p w14:paraId="63999566" w14:textId="77777777" w:rsidR="009F2A51" w:rsidRPr="001D6CCE" w:rsidRDefault="003B0AB3" w:rsidP="00C57C3E">
            <w:pPr>
              <w:pStyle w:val="hdr1"/>
              <w:ind w:left="0"/>
              <w:jc w:val="left"/>
              <w:rPr>
                <w:sz w:val="22"/>
                <w:szCs w:val="22"/>
              </w:rPr>
            </w:pPr>
            <w:r w:rsidRPr="003B0AB3">
              <w:rPr>
                <w:sz w:val="22"/>
                <w:szCs w:val="22"/>
              </w:rPr>
              <w:t>TFS 15058 – Changes to QN Evaluations for September 1st</w:t>
            </w:r>
          </w:p>
        </w:tc>
        <w:tc>
          <w:tcPr>
            <w:tcW w:w="2183" w:type="dxa"/>
            <w:vAlign w:val="bottom"/>
          </w:tcPr>
          <w:p w14:paraId="16054FA9" w14:textId="77777777" w:rsidR="009F2A51" w:rsidRPr="001D6CCE" w:rsidRDefault="003B0AB3" w:rsidP="00A45C57">
            <w:pPr>
              <w:pStyle w:val="hdr1"/>
              <w:ind w:left="0"/>
              <w:jc w:val="left"/>
              <w:rPr>
                <w:sz w:val="22"/>
                <w:szCs w:val="22"/>
              </w:rPr>
            </w:pPr>
            <w:r>
              <w:rPr>
                <w:sz w:val="22"/>
                <w:szCs w:val="22"/>
              </w:rPr>
              <w:t>Susmitha Palacherla</w:t>
            </w:r>
          </w:p>
        </w:tc>
      </w:tr>
      <w:tr w:rsidR="009447A2" w:rsidRPr="001D6CCE" w14:paraId="4F750452" w14:textId="77777777" w:rsidTr="0003511D">
        <w:tc>
          <w:tcPr>
            <w:tcW w:w="1440" w:type="dxa"/>
          </w:tcPr>
          <w:p w14:paraId="4520DD82" w14:textId="77777777" w:rsidR="009447A2" w:rsidRPr="001D6CCE" w:rsidRDefault="009447A2" w:rsidP="009447A2">
            <w:pPr>
              <w:pStyle w:val="hdr1"/>
              <w:ind w:left="0"/>
              <w:jc w:val="left"/>
              <w:rPr>
                <w:sz w:val="22"/>
                <w:szCs w:val="22"/>
              </w:rPr>
            </w:pPr>
            <w:r>
              <w:rPr>
                <w:sz w:val="22"/>
                <w:szCs w:val="22"/>
              </w:rPr>
              <w:t>7/29/2020</w:t>
            </w:r>
          </w:p>
        </w:tc>
        <w:tc>
          <w:tcPr>
            <w:tcW w:w="5845" w:type="dxa"/>
          </w:tcPr>
          <w:p w14:paraId="18DEA6E9" w14:textId="45EFE848" w:rsidR="009447A2" w:rsidRPr="001D6CCE" w:rsidRDefault="009447A2" w:rsidP="009447A2">
            <w:pPr>
              <w:pStyle w:val="hdr1"/>
              <w:ind w:left="0"/>
              <w:jc w:val="left"/>
              <w:rPr>
                <w:sz w:val="22"/>
                <w:szCs w:val="22"/>
              </w:rPr>
            </w:pPr>
            <w:r w:rsidRPr="00127904">
              <w:rPr>
                <w:sz w:val="22"/>
                <w:szCs w:val="22"/>
              </w:rPr>
              <w:t xml:space="preserve">TFS 17716 - Removed company specific references </w:t>
            </w:r>
          </w:p>
        </w:tc>
        <w:tc>
          <w:tcPr>
            <w:tcW w:w="2183" w:type="dxa"/>
          </w:tcPr>
          <w:p w14:paraId="30B5F497" w14:textId="77777777" w:rsidR="009447A2" w:rsidRPr="001D6CCE" w:rsidRDefault="009447A2" w:rsidP="009447A2">
            <w:pPr>
              <w:pStyle w:val="hdr1"/>
              <w:ind w:left="0"/>
              <w:jc w:val="left"/>
              <w:rPr>
                <w:sz w:val="22"/>
                <w:szCs w:val="22"/>
              </w:rPr>
            </w:pPr>
            <w:r w:rsidRPr="00127904">
              <w:rPr>
                <w:sz w:val="22"/>
                <w:szCs w:val="22"/>
              </w:rPr>
              <w:t>Susmitha Palacherla</w:t>
            </w:r>
          </w:p>
        </w:tc>
      </w:tr>
      <w:tr w:rsidR="005D26FA" w:rsidRPr="001D6CCE" w14:paraId="6063DA21" w14:textId="77777777" w:rsidTr="008E584B">
        <w:tblPrEx>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ExChange w:id="5" w:author="Palacherla, Susmitha C" w:date="2021-04-19T18:39:00Z">
            <w:tblPrEx>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Ex>
          </w:tblPrExChange>
        </w:tblPrEx>
        <w:tc>
          <w:tcPr>
            <w:tcW w:w="1440" w:type="dxa"/>
            <w:tcPrChange w:id="6" w:author="Palacherla, Susmitha C" w:date="2021-04-19T18:39:00Z">
              <w:tcPr>
                <w:tcW w:w="1440" w:type="dxa"/>
              </w:tcPr>
            </w:tcPrChange>
          </w:tcPr>
          <w:p w14:paraId="573391DC" w14:textId="7CD00B79" w:rsidR="005D26FA" w:rsidRPr="001D6CCE" w:rsidRDefault="005D26FA" w:rsidP="005D26FA">
            <w:pPr>
              <w:pStyle w:val="hdr1"/>
              <w:ind w:left="0"/>
              <w:jc w:val="left"/>
              <w:rPr>
                <w:sz w:val="22"/>
                <w:szCs w:val="22"/>
              </w:rPr>
            </w:pPr>
            <w:ins w:id="7" w:author="Palacherla, Susmitha C" w:date="2021-04-19T18:39:00Z">
              <w:r>
                <w:t>4/19/2021</w:t>
              </w:r>
            </w:ins>
          </w:p>
        </w:tc>
        <w:tc>
          <w:tcPr>
            <w:tcW w:w="5845" w:type="dxa"/>
            <w:tcPrChange w:id="8" w:author="Palacherla, Susmitha C" w:date="2021-04-19T18:39:00Z">
              <w:tcPr>
                <w:tcW w:w="5845" w:type="dxa"/>
              </w:tcPr>
            </w:tcPrChange>
          </w:tcPr>
          <w:p w14:paraId="706F771E" w14:textId="545517CB" w:rsidR="005D26FA" w:rsidRPr="001D6CCE" w:rsidRDefault="005D26FA" w:rsidP="005D26FA">
            <w:pPr>
              <w:pStyle w:val="hdr1"/>
              <w:ind w:left="0"/>
              <w:jc w:val="left"/>
              <w:rPr>
                <w:sz w:val="22"/>
                <w:szCs w:val="22"/>
              </w:rPr>
            </w:pPr>
            <w:ins w:id="9" w:author="Palacherla, Susmitha C" w:date="2021-04-19T18:39:00Z">
              <w:r>
                <w:t>TFS 20677 -  AD island to AD AWS environment changes</w:t>
              </w:r>
            </w:ins>
          </w:p>
        </w:tc>
        <w:tc>
          <w:tcPr>
            <w:tcW w:w="2183" w:type="dxa"/>
            <w:tcPrChange w:id="10" w:author="Palacherla, Susmitha C" w:date="2021-04-19T18:39:00Z">
              <w:tcPr>
                <w:tcW w:w="2183" w:type="dxa"/>
                <w:vAlign w:val="bottom"/>
              </w:tcPr>
            </w:tcPrChange>
          </w:tcPr>
          <w:p w14:paraId="7F399DB3" w14:textId="5F7EA3E1" w:rsidR="005D26FA" w:rsidRPr="001D6CCE" w:rsidRDefault="005D26FA" w:rsidP="005D26FA">
            <w:pPr>
              <w:pStyle w:val="hdr1"/>
              <w:ind w:left="0"/>
              <w:jc w:val="left"/>
              <w:rPr>
                <w:sz w:val="22"/>
                <w:szCs w:val="22"/>
              </w:rPr>
            </w:pPr>
            <w:ins w:id="11" w:author="Palacherla, Susmitha C" w:date="2021-04-19T18:39:00Z">
              <w:r w:rsidRPr="00585627">
                <w:t>Susmitha Palacherla</w:t>
              </w:r>
            </w:ins>
          </w:p>
        </w:tc>
      </w:tr>
      <w:tr w:rsidR="009F2A51" w:rsidRPr="001D6CCE" w14:paraId="7611597A" w14:textId="77777777" w:rsidTr="0003511D">
        <w:tc>
          <w:tcPr>
            <w:tcW w:w="1440" w:type="dxa"/>
          </w:tcPr>
          <w:p w14:paraId="71B418CC" w14:textId="77777777" w:rsidR="009F2A51" w:rsidRPr="001D6CCE" w:rsidRDefault="009F2A51" w:rsidP="00A45C57">
            <w:pPr>
              <w:pStyle w:val="hdr1"/>
              <w:ind w:left="0"/>
              <w:jc w:val="left"/>
              <w:rPr>
                <w:sz w:val="22"/>
                <w:szCs w:val="22"/>
              </w:rPr>
            </w:pPr>
          </w:p>
        </w:tc>
        <w:tc>
          <w:tcPr>
            <w:tcW w:w="5845" w:type="dxa"/>
          </w:tcPr>
          <w:p w14:paraId="25285122" w14:textId="77777777" w:rsidR="009F2A51" w:rsidRPr="001D6CCE" w:rsidRDefault="009F2A51" w:rsidP="00100524">
            <w:pPr>
              <w:pStyle w:val="hdr1"/>
              <w:ind w:left="0"/>
              <w:jc w:val="left"/>
              <w:rPr>
                <w:sz w:val="22"/>
                <w:szCs w:val="22"/>
              </w:rPr>
            </w:pPr>
          </w:p>
        </w:tc>
        <w:tc>
          <w:tcPr>
            <w:tcW w:w="2183" w:type="dxa"/>
          </w:tcPr>
          <w:p w14:paraId="16BD451E" w14:textId="77777777" w:rsidR="009F2A51" w:rsidRPr="001D6CCE" w:rsidRDefault="009F2A51" w:rsidP="00A45C57">
            <w:pPr>
              <w:pStyle w:val="hdr1"/>
              <w:ind w:left="0"/>
              <w:jc w:val="left"/>
              <w:rPr>
                <w:sz w:val="22"/>
                <w:szCs w:val="22"/>
              </w:rPr>
            </w:pPr>
          </w:p>
        </w:tc>
      </w:tr>
      <w:tr w:rsidR="00DA5AD6" w:rsidRPr="001D6CCE" w14:paraId="242687D2" w14:textId="77777777" w:rsidTr="0003511D">
        <w:tc>
          <w:tcPr>
            <w:tcW w:w="1440" w:type="dxa"/>
          </w:tcPr>
          <w:p w14:paraId="12A28566" w14:textId="77777777" w:rsidR="00DA5AD6" w:rsidRPr="001D6CCE" w:rsidRDefault="00DA5AD6" w:rsidP="00DA5AD6">
            <w:pPr>
              <w:pStyle w:val="hdr1"/>
              <w:ind w:left="0"/>
              <w:jc w:val="left"/>
              <w:rPr>
                <w:sz w:val="22"/>
                <w:szCs w:val="22"/>
              </w:rPr>
            </w:pPr>
          </w:p>
        </w:tc>
        <w:tc>
          <w:tcPr>
            <w:tcW w:w="5845" w:type="dxa"/>
          </w:tcPr>
          <w:p w14:paraId="7FE45911" w14:textId="77777777" w:rsidR="00DA5AD6" w:rsidRPr="001D6CCE" w:rsidRDefault="00DA5AD6" w:rsidP="00DA5AD6">
            <w:pPr>
              <w:pStyle w:val="hdr1"/>
              <w:ind w:left="0"/>
              <w:jc w:val="left"/>
              <w:rPr>
                <w:sz w:val="22"/>
                <w:szCs w:val="22"/>
              </w:rPr>
            </w:pPr>
          </w:p>
        </w:tc>
        <w:tc>
          <w:tcPr>
            <w:tcW w:w="2183" w:type="dxa"/>
          </w:tcPr>
          <w:p w14:paraId="7639D829" w14:textId="77777777" w:rsidR="00DA5AD6" w:rsidRPr="001D6CCE" w:rsidRDefault="00DA5AD6" w:rsidP="00DA5AD6">
            <w:pPr>
              <w:pStyle w:val="hdr1"/>
              <w:ind w:left="0"/>
              <w:jc w:val="left"/>
              <w:rPr>
                <w:sz w:val="22"/>
                <w:szCs w:val="22"/>
              </w:rPr>
            </w:pPr>
          </w:p>
        </w:tc>
      </w:tr>
      <w:tr w:rsidR="005C3A7B" w:rsidRPr="001D6CCE" w14:paraId="5D92C241" w14:textId="77777777" w:rsidTr="0003511D">
        <w:tc>
          <w:tcPr>
            <w:tcW w:w="1440" w:type="dxa"/>
          </w:tcPr>
          <w:p w14:paraId="75353E8E" w14:textId="77777777" w:rsidR="005C3A7B" w:rsidRPr="00BB71FE" w:rsidRDefault="005C3A7B" w:rsidP="005C3A7B">
            <w:pPr>
              <w:pStyle w:val="hdr1"/>
              <w:ind w:left="0"/>
              <w:jc w:val="left"/>
              <w:rPr>
                <w:sz w:val="22"/>
                <w:szCs w:val="22"/>
              </w:rPr>
            </w:pPr>
          </w:p>
        </w:tc>
        <w:tc>
          <w:tcPr>
            <w:tcW w:w="5845" w:type="dxa"/>
          </w:tcPr>
          <w:p w14:paraId="16ADC16E" w14:textId="77777777" w:rsidR="005C3A7B" w:rsidRPr="00BB71FE" w:rsidRDefault="005C3A7B" w:rsidP="005C3A7B">
            <w:pPr>
              <w:pStyle w:val="hdr1"/>
              <w:ind w:left="0"/>
              <w:jc w:val="left"/>
              <w:rPr>
                <w:sz w:val="22"/>
                <w:szCs w:val="22"/>
              </w:rPr>
            </w:pPr>
          </w:p>
        </w:tc>
        <w:tc>
          <w:tcPr>
            <w:tcW w:w="2183" w:type="dxa"/>
          </w:tcPr>
          <w:p w14:paraId="22E2458C" w14:textId="77777777" w:rsidR="005C3A7B" w:rsidRPr="00BB71FE" w:rsidRDefault="005C3A7B" w:rsidP="005C3A7B">
            <w:pPr>
              <w:pStyle w:val="hdr1"/>
              <w:ind w:left="0"/>
              <w:jc w:val="left"/>
              <w:rPr>
                <w:sz w:val="22"/>
                <w:szCs w:val="22"/>
              </w:rPr>
            </w:pPr>
          </w:p>
        </w:tc>
      </w:tr>
    </w:tbl>
    <w:p w14:paraId="623332DE" w14:textId="77777777" w:rsidR="009F2A51" w:rsidRPr="002431EB" w:rsidRDefault="009F2A51" w:rsidP="009F2A51">
      <w:pPr>
        <w:pStyle w:val="BodyText"/>
      </w:pPr>
    </w:p>
    <w:p w14:paraId="61336722" w14:textId="77777777" w:rsidR="00A96E41" w:rsidRDefault="009F2A51" w:rsidP="009F2A51">
      <w:pPr>
        <w:widowControl w:val="0"/>
        <w:autoSpaceDE w:val="0"/>
        <w:autoSpaceDN w:val="0"/>
        <w:adjustRightInd w:val="0"/>
        <w:spacing w:after="0" w:line="240" w:lineRule="auto"/>
      </w:pPr>
      <w:bookmarkStart w:id="12" w:name="_Toc434743870"/>
      <w:r w:rsidRPr="002431EB">
        <w:br w:type="page"/>
      </w:r>
      <w:bookmarkEnd w:id="12"/>
    </w:p>
    <w:sdt>
      <w:sdtPr>
        <w:rPr>
          <w:rFonts w:ascii="Calibri" w:eastAsia="Times New Roman" w:hAnsi="Calibri" w:cs="Times New Roman"/>
          <w:b w:val="0"/>
          <w:bCs w:val="0"/>
          <w:color w:val="auto"/>
          <w:sz w:val="22"/>
          <w:szCs w:val="22"/>
          <w:lang w:eastAsia="en-US"/>
        </w:rPr>
        <w:id w:val="-59256878"/>
        <w:docPartObj>
          <w:docPartGallery w:val="Table of Contents"/>
          <w:docPartUnique/>
        </w:docPartObj>
      </w:sdtPr>
      <w:sdtEndPr>
        <w:rPr>
          <w:noProof/>
        </w:rPr>
      </w:sdtEndPr>
      <w:sdtContent>
        <w:p w14:paraId="0C086031" w14:textId="77777777" w:rsidR="00481F6E" w:rsidRDefault="00481F6E">
          <w:pPr>
            <w:pStyle w:val="TOCHeading"/>
          </w:pPr>
          <w:r>
            <w:t>Contents</w:t>
          </w:r>
        </w:p>
        <w:p w14:paraId="385EED4D" w14:textId="77777777" w:rsidR="007D3FA7" w:rsidRDefault="00481F6E">
          <w:pPr>
            <w:pStyle w:val="TOC1"/>
            <w:tabs>
              <w:tab w:val="left" w:pos="440"/>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4511506" w:history="1">
            <w:r w:rsidR="007D3FA7" w:rsidRPr="00575AA1">
              <w:rPr>
                <w:rStyle w:val="Hyperlink"/>
                <w:rFonts w:ascii="Times New Roman" w:hAnsi="Times New Roman"/>
                <w:noProof/>
              </w:rPr>
              <w:t>1.</w:t>
            </w:r>
            <w:r w:rsidR="007D3FA7">
              <w:rPr>
                <w:rFonts w:asciiTheme="minorHAnsi" w:eastAsiaTheme="minorEastAsia" w:hAnsiTheme="minorHAnsi" w:cstheme="minorBidi"/>
                <w:noProof/>
              </w:rPr>
              <w:tab/>
            </w:r>
            <w:r w:rsidR="007D3FA7" w:rsidRPr="00575AA1">
              <w:rPr>
                <w:rStyle w:val="Hyperlink"/>
                <w:rFonts w:ascii="Times New Roman" w:hAnsi="Times New Roman"/>
                <w:noProof/>
              </w:rPr>
              <w:t>Overview</w:t>
            </w:r>
            <w:r w:rsidR="007D3FA7">
              <w:rPr>
                <w:noProof/>
                <w:webHidden/>
              </w:rPr>
              <w:tab/>
            </w:r>
            <w:r w:rsidR="007D3FA7">
              <w:rPr>
                <w:noProof/>
                <w:webHidden/>
              </w:rPr>
              <w:fldChar w:fldCharType="begin"/>
            </w:r>
            <w:r w:rsidR="007D3FA7">
              <w:rPr>
                <w:noProof/>
                <w:webHidden/>
              </w:rPr>
              <w:instrText xml:space="preserve"> PAGEREF _Toc4511506 \h </w:instrText>
            </w:r>
            <w:r w:rsidR="007D3FA7">
              <w:rPr>
                <w:noProof/>
                <w:webHidden/>
              </w:rPr>
            </w:r>
            <w:r w:rsidR="007D3FA7">
              <w:rPr>
                <w:noProof/>
                <w:webHidden/>
              </w:rPr>
              <w:fldChar w:fldCharType="separate"/>
            </w:r>
            <w:r w:rsidR="007D3FA7">
              <w:rPr>
                <w:noProof/>
                <w:webHidden/>
              </w:rPr>
              <w:t>3</w:t>
            </w:r>
            <w:r w:rsidR="007D3FA7">
              <w:rPr>
                <w:noProof/>
                <w:webHidden/>
              </w:rPr>
              <w:fldChar w:fldCharType="end"/>
            </w:r>
          </w:hyperlink>
        </w:p>
        <w:p w14:paraId="2CC270F9" w14:textId="77777777" w:rsidR="007D3FA7" w:rsidRDefault="00E02D99">
          <w:pPr>
            <w:pStyle w:val="TOC2"/>
            <w:tabs>
              <w:tab w:val="left" w:pos="880"/>
              <w:tab w:val="right" w:leader="dot" w:pos="9350"/>
            </w:tabs>
            <w:rPr>
              <w:noProof/>
              <w:lang w:eastAsia="en-US"/>
            </w:rPr>
          </w:pPr>
          <w:hyperlink w:anchor="_Toc4511507" w:history="1">
            <w:r w:rsidR="007D3FA7" w:rsidRPr="00575AA1">
              <w:rPr>
                <w:rStyle w:val="Hyperlink"/>
                <w:rFonts w:ascii="Times New Roman" w:hAnsi="Times New Roman"/>
                <w:noProof/>
              </w:rPr>
              <w:t>1.1</w:t>
            </w:r>
            <w:r w:rsidR="007D3FA7">
              <w:rPr>
                <w:noProof/>
                <w:lang w:eastAsia="en-US"/>
              </w:rPr>
              <w:tab/>
            </w:r>
            <w:r w:rsidR="007D3FA7" w:rsidRPr="00575AA1">
              <w:rPr>
                <w:rStyle w:val="Hyperlink"/>
                <w:rFonts w:ascii="Times New Roman" w:hAnsi="Times New Roman"/>
                <w:noProof/>
              </w:rPr>
              <w:t>Project Description</w:t>
            </w:r>
            <w:r w:rsidR="007D3FA7">
              <w:rPr>
                <w:noProof/>
                <w:webHidden/>
              </w:rPr>
              <w:tab/>
            </w:r>
            <w:r w:rsidR="007D3FA7">
              <w:rPr>
                <w:noProof/>
                <w:webHidden/>
              </w:rPr>
              <w:fldChar w:fldCharType="begin"/>
            </w:r>
            <w:r w:rsidR="007D3FA7">
              <w:rPr>
                <w:noProof/>
                <w:webHidden/>
              </w:rPr>
              <w:instrText xml:space="preserve"> PAGEREF _Toc4511507 \h </w:instrText>
            </w:r>
            <w:r w:rsidR="007D3FA7">
              <w:rPr>
                <w:noProof/>
                <w:webHidden/>
              </w:rPr>
            </w:r>
            <w:r w:rsidR="007D3FA7">
              <w:rPr>
                <w:noProof/>
                <w:webHidden/>
              </w:rPr>
              <w:fldChar w:fldCharType="separate"/>
            </w:r>
            <w:r w:rsidR="007D3FA7">
              <w:rPr>
                <w:noProof/>
                <w:webHidden/>
              </w:rPr>
              <w:t>3</w:t>
            </w:r>
            <w:r w:rsidR="007D3FA7">
              <w:rPr>
                <w:noProof/>
                <w:webHidden/>
              </w:rPr>
              <w:fldChar w:fldCharType="end"/>
            </w:r>
          </w:hyperlink>
        </w:p>
        <w:p w14:paraId="3A74DDAB" w14:textId="77777777" w:rsidR="007D3FA7" w:rsidRDefault="00E02D99">
          <w:pPr>
            <w:pStyle w:val="TOC2"/>
            <w:tabs>
              <w:tab w:val="left" w:pos="880"/>
              <w:tab w:val="right" w:leader="dot" w:pos="9350"/>
            </w:tabs>
            <w:rPr>
              <w:noProof/>
              <w:lang w:eastAsia="en-US"/>
            </w:rPr>
          </w:pPr>
          <w:hyperlink w:anchor="_Toc4511508" w:history="1">
            <w:r w:rsidR="007D3FA7" w:rsidRPr="00575AA1">
              <w:rPr>
                <w:rStyle w:val="Hyperlink"/>
                <w:rFonts w:ascii="Times New Roman" w:hAnsi="Times New Roman"/>
                <w:noProof/>
              </w:rPr>
              <w:t>1.2</w:t>
            </w:r>
            <w:r w:rsidR="007D3FA7">
              <w:rPr>
                <w:noProof/>
                <w:lang w:eastAsia="en-US"/>
              </w:rPr>
              <w:tab/>
            </w:r>
            <w:r w:rsidR="007D3FA7" w:rsidRPr="00575AA1">
              <w:rPr>
                <w:rStyle w:val="Hyperlink"/>
                <w:rFonts w:ascii="Times New Roman" w:hAnsi="Times New Roman"/>
                <w:noProof/>
              </w:rPr>
              <w:t>Document Scope</w:t>
            </w:r>
            <w:r w:rsidR="007D3FA7">
              <w:rPr>
                <w:noProof/>
                <w:webHidden/>
              </w:rPr>
              <w:tab/>
            </w:r>
            <w:r w:rsidR="007D3FA7">
              <w:rPr>
                <w:noProof/>
                <w:webHidden/>
              </w:rPr>
              <w:fldChar w:fldCharType="begin"/>
            </w:r>
            <w:r w:rsidR="007D3FA7">
              <w:rPr>
                <w:noProof/>
                <w:webHidden/>
              </w:rPr>
              <w:instrText xml:space="preserve"> PAGEREF _Toc4511508 \h </w:instrText>
            </w:r>
            <w:r w:rsidR="007D3FA7">
              <w:rPr>
                <w:noProof/>
                <w:webHidden/>
              </w:rPr>
            </w:r>
            <w:r w:rsidR="007D3FA7">
              <w:rPr>
                <w:noProof/>
                <w:webHidden/>
              </w:rPr>
              <w:fldChar w:fldCharType="separate"/>
            </w:r>
            <w:r w:rsidR="007D3FA7">
              <w:rPr>
                <w:noProof/>
                <w:webHidden/>
              </w:rPr>
              <w:t>4</w:t>
            </w:r>
            <w:r w:rsidR="007D3FA7">
              <w:rPr>
                <w:noProof/>
                <w:webHidden/>
              </w:rPr>
              <w:fldChar w:fldCharType="end"/>
            </w:r>
          </w:hyperlink>
        </w:p>
        <w:p w14:paraId="3068C176" w14:textId="77777777" w:rsidR="007D3FA7" w:rsidRDefault="00E02D99">
          <w:pPr>
            <w:pStyle w:val="TOC2"/>
            <w:tabs>
              <w:tab w:val="left" w:pos="880"/>
              <w:tab w:val="right" w:leader="dot" w:pos="9350"/>
            </w:tabs>
            <w:rPr>
              <w:noProof/>
              <w:lang w:eastAsia="en-US"/>
            </w:rPr>
          </w:pPr>
          <w:hyperlink w:anchor="_Toc4511509" w:history="1">
            <w:r w:rsidR="007D3FA7" w:rsidRPr="00575AA1">
              <w:rPr>
                <w:rStyle w:val="Hyperlink"/>
                <w:rFonts w:ascii="Times New Roman" w:hAnsi="Times New Roman"/>
                <w:noProof/>
              </w:rPr>
              <w:t>1.3</w:t>
            </w:r>
            <w:r w:rsidR="007D3FA7">
              <w:rPr>
                <w:noProof/>
                <w:lang w:eastAsia="en-US"/>
              </w:rPr>
              <w:tab/>
            </w:r>
            <w:r w:rsidR="007D3FA7" w:rsidRPr="00575AA1">
              <w:rPr>
                <w:rStyle w:val="Hyperlink"/>
                <w:rFonts w:ascii="Times New Roman" w:hAnsi="Times New Roman"/>
                <w:noProof/>
              </w:rPr>
              <w:t>Module List</w:t>
            </w:r>
            <w:r w:rsidR="007D3FA7">
              <w:rPr>
                <w:noProof/>
                <w:webHidden/>
              </w:rPr>
              <w:tab/>
            </w:r>
            <w:r w:rsidR="007D3FA7">
              <w:rPr>
                <w:noProof/>
                <w:webHidden/>
              </w:rPr>
              <w:fldChar w:fldCharType="begin"/>
            </w:r>
            <w:r w:rsidR="007D3FA7">
              <w:rPr>
                <w:noProof/>
                <w:webHidden/>
              </w:rPr>
              <w:instrText xml:space="preserve"> PAGEREF _Toc4511509 \h </w:instrText>
            </w:r>
            <w:r w:rsidR="007D3FA7">
              <w:rPr>
                <w:noProof/>
                <w:webHidden/>
              </w:rPr>
            </w:r>
            <w:r w:rsidR="007D3FA7">
              <w:rPr>
                <w:noProof/>
                <w:webHidden/>
              </w:rPr>
              <w:fldChar w:fldCharType="separate"/>
            </w:r>
            <w:r w:rsidR="007D3FA7">
              <w:rPr>
                <w:noProof/>
                <w:webHidden/>
              </w:rPr>
              <w:t>4</w:t>
            </w:r>
            <w:r w:rsidR="007D3FA7">
              <w:rPr>
                <w:noProof/>
                <w:webHidden/>
              </w:rPr>
              <w:fldChar w:fldCharType="end"/>
            </w:r>
          </w:hyperlink>
        </w:p>
        <w:p w14:paraId="3DD2ABA0" w14:textId="77777777" w:rsidR="007D3FA7" w:rsidRDefault="00E02D99">
          <w:pPr>
            <w:pStyle w:val="TOC2"/>
            <w:tabs>
              <w:tab w:val="left" w:pos="880"/>
              <w:tab w:val="right" w:leader="dot" w:pos="9350"/>
            </w:tabs>
            <w:rPr>
              <w:noProof/>
              <w:lang w:eastAsia="en-US"/>
            </w:rPr>
          </w:pPr>
          <w:hyperlink w:anchor="_Toc4511510" w:history="1">
            <w:r w:rsidR="007D3FA7" w:rsidRPr="00575AA1">
              <w:rPr>
                <w:rStyle w:val="Hyperlink"/>
                <w:rFonts w:ascii="Times New Roman" w:hAnsi="Times New Roman"/>
                <w:noProof/>
              </w:rPr>
              <w:t>1.4</w:t>
            </w:r>
            <w:r w:rsidR="007D3FA7">
              <w:rPr>
                <w:noProof/>
                <w:lang w:eastAsia="en-US"/>
              </w:rPr>
              <w:tab/>
            </w:r>
            <w:r w:rsidR="007D3FA7" w:rsidRPr="00575AA1">
              <w:rPr>
                <w:rStyle w:val="Hyperlink"/>
                <w:rFonts w:ascii="Times New Roman" w:hAnsi="Times New Roman"/>
                <w:noProof/>
              </w:rPr>
              <w:t>Software and Hardware Interfaces</w:t>
            </w:r>
            <w:r w:rsidR="007D3FA7">
              <w:rPr>
                <w:noProof/>
                <w:webHidden/>
              </w:rPr>
              <w:tab/>
            </w:r>
            <w:r w:rsidR="007D3FA7">
              <w:rPr>
                <w:noProof/>
                <w:webHidden/>
              </w:rPr>
              <w:fldChar w:fldCharType="begin"/>
            </w:r>
            <w:r w:rsidR="007D3FA7">
              <w:rPr>
                <w:noProof/>
                <w:webHidden/>
              </w:rPr>
              <w:instrText xml:space="preserve"> PAGEREF _Toc4511510 \h </w:instrText>
            </w:r>
            <w:r w:rsidR="007D3FA7">
              <w:rPr>
                <w:noProof/>
                <w:webHidden/>
              </w:rPr>
            </w:r>
            <w:r w:rsidR="007D3FA7">
              <w:rPr>
                <w:noProof/>
                <w:webHidden/>
              </w:rPr>
              <w:fldChar w:fldCharType="separate"/>
            </w:r>
            <w:r w:rsidR="007D3FA7">
              <w:rPr>
                <w:noProof/>
                <w:webHidden/>
              </w:rPr>
              <w:t>4</w:t>
            </w:r>
            <w:r w:rsidR="007D3FA7">
              <w:rPr>
                <w:noProof/>
                <w:webHidden/>
              </w:rPr>
              <w:fldChar w:fldCharType="end"/>
            </w:r>
          </w:hyperlink>
        </w:p>
        <w:p w14:paraId="560EF835" w14:textId="77777777" w:rsidR="007D3FA7" w:rsidRDefault="00E02D99">
          <w:pPr>
            <w:pStyle w:val="TOC3"/>
            <w:tabs>
              <w:tab w:val="left" w:pos="1320"/>
              <w:tab w:val="right" w:leader="dot" w:pos="9350"/>
            </w:tabs>
            <w:rPr>
              <w:noProof/>
              <w:lang w:eastAsia="en-US"/>
            </w:rPr>
          </w:pPr>
          <w:hyperlink w:anchor="_Toc4511511" w:history="1">
            <w:r w:rsidR="007D3FA7" w:rsidRPr="00575AA1">
              <w:rPr>
                <w:rStyle w:val="Hyperlink"/>
                <w:rFonts w:ascii="Times New Roman" w:hAnsi="Times New Roman"/>
                <w:noProof/>
              </w:rPr>
              <w:t>1.4.1</w:t>
            </w:r>
            <w:r w:rsidR="007D3FA7">
              <w:rPr>
                <w:noProof/>
                <w:lang w:eastAsia="en-US"/>
              </w:rPr>
              <w:tab/>
            </w:r>
            <w:r w:rsidR="007D3FA7" w:rsidRPr="00575AA1">
              <w:rPr>
                <w:rStyle w:val="Hyperlink"/>
                <w:rFonts w:ascii="Times New Roman" w:hAnsi="Times New Roman"/>
                <w:noProof/>
              </w:rPr>
              <w:t>Software</w:t>
            </w:r>
            <w:r w:rsidR="007D3FA7">
              <w:rPr>
                <w:noProof/>
                <w:webHidden/>
              </w:rPr>
              <w:tab/>
            </w:r>
            <w:r w:rsidR="007D3FA7">
              <w:rPr>
                <w:noProof/>
                <w:webHidden/>
              </w:rPr>
              <w:fldChar w:fldCharType="begin"/>
            </w:r>
            <w:r w:rsidR="007D3FA7">
              <w:rPr>
                <w:noProof/>
                <w:webHidden/>
              </w:rPr>
              <w:instrText xml:space="preserve"> PAGEREF _Toc4511511 \h </w:instrText>
            </w:r>
            <w:r w:rsidR="007D3FA7">
              <w:rPr>
                <w:noProof/>
                <w:webHidden/>
              </w:rPr>
            </w:r>
            <w:r w:rsidR="007D3FA7">
              <w:rPr>
                <w:noProof/>
                <w:webHidden/>
              </w:rPr>
              <w:fldChar w:fldCharType="separate"/>
            </w:r>
            <w:r w:rsidR="007D3FA7">
              <w:rPr>
                <w:noProof/>
                <w:webHidden/>
              </w:rPr>
              <w:t>4</w:t>
            </w:r>
            <w:r w:rsidR="007D3FA7">
              <w:rPr>
                <w:noProof/>
                <w:webHidden/>
              </w:rPr>
              <w:fldChar w:fldCharType="end"/>
            </w:r>
          </w:hyperlink>
        </w:p>
        <w:p w14:paraId="1754F65A" w14:textId="77777777" w:rsidR="007D3FA7" w:rsidRDefault="00E02D99">
          <w:pPr>
            <w:pStyle w:val="TOC3"/>
            <w:tabs>
              <w:tab w:val="left" w:pos="1320"/>
              <w:tab w:val="right" w:leader="dot" w:pos="9350"/>
            </w:tabs>
            <w:rPr>
              <w:noProof/>
              <w:lang w:eastAsia="en-US"/>
            </w:rPr>
          </w:pPr>
          <w:hyperlink w:anchor="_Toc4511512" w:history="1">
            <w:r w:rsidR="007D3FA7" w:rsidRPr="00575AA1">
              <w:rPr>
                <w:rStyle w:val="Hyperlink"/>
                <w:rFonts w:ascii="Times New Roman" w:hAnsi="Times New Roman"/>
                <w:noProof/>
              </w:rPr>
              <w:t>1.4.2</w:t>
            </w:r>
            <w:r w:rsidR="007D3FA7">
              <w:rPr>
                <w:noProof/>
                <w:lang w:eastAsia="en-US"/>
              </w:rPr>
              <w:tab/>
            </w:r>
            <w:r w:rsidR="007D3FA7" w:rsidRPr="00575AA1">
              <w:rPr>
                <w:rStyle w:val="Hyperlink"/>
                <w:rFonts w:ascii="Times New Roman" w:hAnsi="Times New Roman"/>
                <w:noProof/>
              </w:rPr>
              <w:t>Hardware</w:t>
            </w:r>
            <w:r w:rsidR="007D3FA7">
              <w:rPr>
                <w:noProof/>
                <w:webHidden/>
              </w:rPr>
              <w:tab/>
            </w:r>
            <w:r w:rsidR="007D3FA7">
              <w:rPr>
                <w:noProof/>
                <w:webHidden/>
              </w:rPr>
              <w:fldChar w:fldCharType="begin"/>
            </w:r>
            <w:r w:rsidR="007D3FA7">
              <w:rPr>
                <w:noProof/>
                <w:webHidden/>
              </w:rPr>
              <w:instrText xml:space="preserve"> PAGEREF _Toc4511512 \h </w:instrText>
            </w:r>
            <w:r w:rsidR="007D3FA7">
              <w:rPr>
                <w:noProof/>
                <w:webHidden/>
              </w:rPr>
            </w:r>
            <w:r w:rsidR="007D3FA7">
              <w:rPr>
                <w:noProof/>
                <w:webHidden/>
              </w:rPr>
              <w:fldChar w:fldCharType="separate"/>
            </w:r>
            <w:r w:rsidR="007D3FA7">
              <w:rPr>
                <w:noProof/>
                <w:webHidden/>
              </w:rPr>
              <w:t>4</w:t>
            </w:r>
            <w:r w:rsidR="007D3FA7">
              <w:rPr>
                <w:noProof/>
                <w:webHidden/>
              </w:rPr>
              <w:fldChar w:fldCharType="end"/>
            </w:r>
          </w:hyperlink>
        </w:p>
        <w:p w14:paraId="317BA028" w14:textId="77777777" w:rsidR="007D3FA7" w:rsidRDefault="00E02D99">
          <w:pPr>
            <w:pStyle w:val="TOC2"/>
            <w:tabs>
              <w:tab w:val="left" w:pos="880"/>
              <w:tab w:val="right" w:leader="dot" w:pos="9350"/>
            </w:tabs>
            <w:rPr>
              <w:noProof/>
              <w:lang w:eastAsia="en-US"/>
            </w:rPr>
          </w:pPr>
          <w:hyperlink w:anchor="_Toc4511513" w:history="1">
            <w:r w:rsidR="007D3FA7" w:rsidRPr="00575AA1">
              <w:rPr>
                <w:rStyle w:val="Hyperlink"/>
                <w:rFonts w:ascii="Times New Roman" w:hAnsi="Times New Roman"/>
                <w:noProof/>
              </w:rPr>
              <w:t>1.5</w:t>
            </w:r>
            <w:r w:rsidR="007D3FA7">
              <w:rPr>
                <w:noProof/>
                <w:lang w:eastAsia="en-US"/>
              </w:rPr>
              <w:tab/>
            </w:r>
            <w:r w:rsidR="007D3FA7" w:rsidRPr="00575AA1">
              <w:rPr>
                <w:rStyle w:val="Hyperlink"/>
                <w:rFonts w:ascii="Times New Roman" w:hAnsi="Times New Roman"/>
                <w:noProof/>
              </w:rPr>
              <w:t>Users</w:t>
            </w:r>
            <w:r w:rsidR="007D3FA7">
              <w:rPr>
                <w:noProof/>
                <w:webHidden/>
              </w:rPr>
              <w:tab/>
            </w:r>
            <w:r w:rsidR="007D3FA7">
              <w:rPr>
                <w:noProof/>
                <w:webHidden/>
              </w:rPr>
              <w:fldChar w:fldCharType="begin"/>
            </w:r>
            <w:r w:rsidR="007D3FA7">
              <w:rPr>
                <w:noProof/>
                <w:webHidden/>
              </w:rPr>
              <w:instrText xml:space="preserve"> PAGEREF _Toc4511513 \h </w:instrText>
            </w:r>
            <w:r w:rsidR="007D3FA7">
              <w:rPr>
                <w:noProof/>
                <w:webHidden/>
              </w:rPr>
            </w:r>
            <w:r w:rsidR="007D3FA7">
              <w:rPr>
                <w:noProof/>
                <w:webHidden/>
              </w:rPr>
              <w:fldChar w:fldCharType="separate"/>
            </w:r>
            <w:r w:rsidR="007D3FA7">
              <w:rPr>
                <w:noProof/>
                <w:webHidden/>
              </w:rPr>
              <w:t>4</w:t>
            </w:r>
            <w:r w:rsidR="007D3FA7">
              <w:rPr>
                <w:noProof/>
                <w:webHidden/>
              </w:rPr>
              <w:fldChar w:fldCharType="end"/>
            </w:r>
          </w:hyperlink>
        </w:p>
        <w:p w14:paraId="6EBBE09E" w14:textId="77777777" w:rsidR="007D3FA7" w:rsidRDefault="00E02D99">
          <w:pPr>
            <w:pStyle w:val="TOC1"/>
            <w:tabs>
              <w:tab w:val="left" w:pos="440"/>
              <w:tab w:val="right" w:leader="dot" w:pos="9350"/>
            </w:tabs>
            <w:rPr>
              <w:rFonts w:asciiTheme="minorHAnsi" w:eastAsiaTheme="minorEastAsia" w:hAnsiTheme="minorHAnsi" w:cstheme="minorBidi"/>
              <w:noProof/>
            </w:rPr>
          </w:pPr>
          <w:hyperlink w:anchor="_Toc4511514" w:history="1">
            <w:r w:rsidR="007D3FA7" w:rsidRPr="00575AA1">
              <w:rPr>
                <w:rStyle w:val="Hyperlink"/>
                <w:rFonts w:ascii="Times New Roman" w:hAnsi="Times New Roman"/>
                <w:noProof/>
              </w:rPr>
              <w:t>2.</w:t>
            </w:r>
            <w:r w:rsidR="007D3FA7">
              <w:rPr>
                <w:rFonts w:asciiTheme="minorHAnsi" w:eastAsiaTheme="minorEastAsia" w:hAnsiTheme="minorHAnsi" w:cstheme="minorBidi"/>
                <w:noProof/>
              </w:rPr>
              <w:tab/>
            </w:r>
            <w:r w:rsidR="007D3FA7" w:rsidRPr="00575AA1">
              <w:rPr>
                <w:rStyle w:val="Hyperlink"/>
                <w:rFonts w:ascii="Times New Roman" w:hAnsi="Times New Roman"/>
                <w:noProof/>
              </w:rPr>
              <w:t>Details</w:t>
            </w:r>
            <w:r w:rsidR="007D3FA7">
              <w:rPr>
                <w:noProof/>
                <w:webHidden/>
              </w:rPr>
              <w:tab/>
            </w:r>
            <w:r w:rsidR="007D3FA7">
              <w:rPr>
                <w:noProof/>
                <w:webHidden/>
              </w:rPr>
              <w:fldChar w:fldCharType="begin"/>
            </w:r>
            <w:r w:rsidR="007D3FA7">
              <w:rPr>
                <w:noProof/>
                <w:webHidden/>
              </w:rPr>
              <w:instrText xml:space="preserve"> PAGEREF _Toc4511514 \h </w:instrText>
            </w:r>
            <w:r w:rsidR="007D3FA7">
              <w:rPr>
                <w:noProof/>
                <w:webHidden/>
              </w:rPr>
            </w:r>
            <w:r w:rsidR="007D3FA7">
              <w:rPr>
                <w:noProof/>
                <w:webHidden/>
              </w:rPr>
              <w:fldChar w:fldCharType="separate"/>
            </w:r>
            <w:r w:rsidR="007D3FA7">
              <w:rPr>
                <w:noProof/>
                <w:webHidden/>
              </w:rPr>
              <w:t>5</w:t>
            </w:r>
            <w:r w:rsidR="007D3FA7">
              <w:rPr>
                <w:noProof/>
                <w:webHidden/>
              </w:rPr>
              <w:fldChar w:fldCharType="end"/>
            </w:r>
          </w:hyperlink>
        </w:p>
        <w:p w14:paraId="38A4EF2E" w14:textId="77777777" w:rsidR="007D3FA7" w:rsidRDefault="00E02D99">
          <w:pPr>
            <w:pStyle w:val="TOC2"/>
            <w:tabs>
              <w:tab w:val="left" w:pos="880"/>
              <w:tab w:val="right" w:leader="dot" w:pos="9350"/>
            </w:tabs>
            <w:rPr>
              <w:noProof/>
              <w:lang w:eastAsia="en-US"/>
            </w:rPr>
          </w:pPr>
          <w:hyperlink w:anchor="_Toc4511517" w:history="1">
            <w:r w:rsidR="007D3FA7" w:rsidRPr="00575AA1">
              <w:rPr>
                <w:rStyle w:val="Hyperlink"/>
                <w:rFonts w:ascii="Times New Roman" w:hAnsi="Times New Roman"/>
                <w:noProof/>
              </w:rPr>
              <w:t>2.1</w:t>
            </w:r>
            <w:r w:rsidR="007D3FA7">
              <w:rPr>
                <w:noProof/>
                <w:lang w:eastAsia="en-US"/>
              </w:rPr>
              <w:tab/>
            </w:r>
            <w:r w:rsidR="007D3FA7" w:rsidRPr="00575AA1">
              <w:rPr>
                <w:rStyle w:val="Hyperlink"/>
                <w:rFonts w:ascii="Times New Roman" w:hAnsi="Times New Roman"/>
                <w:noProof/>
              </w:rPr>
              <w:t>Source Files</w:t>
            </w:r>
            <w:r w:rsidR="007D3FA7">
              <w:rPr>
                <w:noProof/>
                <w:webHidden/>
              </w:rPr>
              <w:tab/>
            </w:r>
            <w:r w:rsidR="007D3FA7">
              <w:rPr>
                <w:noProof/>
                <w:webHidden/>
              </w:rPr>
              <w:fldChar w:fldCharType="begin"/>
            </w:r>
            <w:r w:rsidR="007D3FA7">
              <w:rPr>
                <w:noProof/>
                <w:webHidden/>
              </w:rPr>
              <w:instrText xml:space="preserve"> PAGEREF _Toc4511517 \h </w:instrText>
            </w:r>
            <w:r w:rsidR="007D3FA7">
              <w:rPr>
                <w:noProof/>
                <w:webHidden/>
              </w:rPr>
            </w:r>
            <w:r w:rsidR="007D3FA7">
              <w:rPr>
                <w:noProof/>
                <w:webHidden/>
              </w:rPr>
              <w:fldChar w:fldCharType="separate"/>
            </w:r>
            <w:r w:rsidR="007D3FA7">
              <w:rPr>
                <w:noProof/>
                <w:webHidden/>
              </w:rPr>
              <w:t>5</w:t>
            </w:r>
            <w:r w:rsidR="007D3FA7">
              <w:rPr>
                <w:noProof/>
                <w:webHidden/>
              </w:rPr>
              <w:fldChar w:fldCharType="end"/>
            </w:r>
          </w:hyperlink>
        </w:p>
        <w:p w14:paraId="2A789333" w14:textId="77777777" w:rsidR="007D3FA7" w:rsidRDefault="00E02D99">
          <w:pPr>
            <w:pStyle w:val="TOC2"/>
            <w:tabs>
              <w:tab w:val="left" w:pos="880"/>
              <w:tab w:val="right" w:leader="dot" w:pos="9350"/>
            </w:tabs>
            <w:rPr>
              <w:noProof/>
              <w:lang w:eastAsia="en-US"/>
            </w:rPr>
          </w:pPr>
          <w:hyperlink w:anchor="_Toc4511518" w:history="1">
            <w:r w:rsidR="007D3FA7" w:rsidRPr="00575AA1">
              <w:rPr>
                <w:rStyle w:val="Hyperlink"/>
                <w:rFonts w:ascii="Times New Roman" w:hAnsi="Times New Roman"/>
                <w:noProof/>
              </w:rPr>
              <w:t>2.2</w:t>
            </w:r>
            <w:r w:rsidR="007D3FA7">
              <w:rPr>
                <w:noProof/>
                <w:lang w:eastAsia="en-US"/>
              </w:rPr>
              <w:tab/>
            </w:r>
            <w:r w:rsidR="007D3FA7" w:rsidRPr="00575AA1">
              <w:rPr>
                <w:rStyle w:val="Hyperlink"/>
                <w:rFonts w:ascii="Times New Roman" w:hAnsi="Times New Roman"/>
                <w:noProof/>
              </w:rPr>
              <w:t>Destination Tables</w:t>
            </w:r>
            <w:r w:rsidR="007D3FA7">
              <w:rPr>
                <w:noProof/>
                <w:webHidden/>
              </w:rPr>
              <w:tab/>
            </w:r>
            <w:r w:rsidR="007D3FA7">
              <w:rPr>
                <w:noProof/>
                <w:webHidden/>
              </w:rPr>
              <w:fldChar w:fldCharType="begin"/>
            </w:r>
            <w:r w:rsidR="007D3FA7">
              <w:rPr>
                <w:noProof/>
                <w:webHidden/>
              </w:rPr>
              <w:instrText xml:space="preserve"> PAGEREF _Toc4511518 \h </w:instrText>
            </w:r>
            <w:r w:rsidR="007D3FA7">
              <w:rPr>
                <w:noProof/>
                <w:webHidden/>
              </w:rPr>
            </w:r>
            <w:r w:rsidR="007D3FA7">
              <w:rPr>
                <w:noProof/>
                <w:webHidden/>
              </w:rPr>
              <w:fldChar w:fldCharType="separate"/>
            </w:r>
            <w:r w:rsidR="007D3FA7">
              <w:rPr>
                <w:noProof/>
                <w:webHidden/>
              </w:rPr>
              <w:t>5</w:t>
            </w:r>
            <w:r w:rsidR="007D3FA7">
              <w:rPr>
                <w:noProof/>
                <w:webHidden/>
              </w:rPr>
              <w:fldChar w:fldCharType="end"/>
            </w:r>
          </w:hyperlink>
        </w:p>
        <w:p w14:paraId="6EB3DD0C" w14:textId="77777777" w:rsidR="007D3FA7" w:rsidRDefault="00E02D99">
          <w:pPr>
            <w:pStyle w:val="TOC2"/>
            <w:tabs>
              <w:tab w:val="left" w:pos="880"/>
              <w:tab w:val="right" w:leader="dot" w:pos="9350"/>
            </w:tabs>
            <w:rPr>
              <w:noProof/>
              <w:lang w:eastAsia="en-US"/>
            </w:rPr>
          </w:pPr>
          <w:hyperlink w:anchor="_Toc4511519" w:history="1">
            <w:r w:rsidR="007D3FA7" w:rsidRPr="00575AA1">
              <w:rPr>
                <w:rStyle w:val="Hyperlink"/>
                <w:rFonts w:ascii="Times New Roman" w:hAnsi="Times New Roman"/>
                <w:noProof/>
              </w:rPr>
              <w:t>2.3</w:t>
            </w:r>
            <w:r w:rsidR="007D3FA7">
              <w:rPr>
                <w:noProof/>
                <w:lang w:eastAsia="en-US"/>
              </w:rPr>
              <w:tab/>
            </w:r>
            <w:r w:rsidR="007D3FA7" w:rsidRPr="00575AA1">
              <w:rPr>
                <w:rStyle w:val="Hyperlink"/>
                <w:rFonts w:ascii="Times New Roman" w:hAnsi="Times New Roman"/>
                <w:noProof/>
              </w:rPr>
              <w:t>Procedures</w:t>
            </w:r>
            <w:r w:rsidR="007D3FA7">
              <w:rPr>
                <w:noProof/>
                <w:webHidden/>
              </w:rPr>
              <w:tab/>
            </w:r>
            <w:r w:rsidR="007D3FA7">
              <w:rPr>
                <w:noProof/>
                <w:webHidden/>
              </w:rPr>
              <w:fldChar w:fldCharType="begin"/>
            </w:r>
            <w:r w:rsidR="007D3FA7">
              <w:rPr>
                <w:noProof/>
                <w:webHidden/>
              </w:rPr>
              <w:instrText xml:space="preserve"> PAGEREF _Toc4511519 \h </w:instrText>
            </w:r>
            <w:r w:rsidR="007D3FA7">
              <w:rPr>
                <w:noProof/>
                <w:webHidden/>
              </w:rPr>
            </w:r>
            <w:r w:rsidR="007D3FA7">
              <w:rPr>
                <w:noProof/>
                <w:webHidden/>
              </w:rPr>
              <w:fldChar w:fldCharType="separate"/>
            </w:r>
            <w:r w:rsidR="007D3FA7">
              <w:rPr>
                <w:noProof/>
                <w:webHidden/>
              </w:rPr>
              <w:t>8</w:t>
            </w:r>
            <w:r w:rsidR="007D3FA7">
              <w:rPr>
                <w:noProof/>
                <w:webHidden/>
              </w:rPr>
              <w:fldChar w:fldCharType="end"/>
            </w:r>
          </w:hyperlink>
        </w:p>
        <w:p w14:paraId="0534072E" w14:textId="77777777" w:rsidR="007D3FA7" w:rsidRDefault="00E02D99">
          <w:pPr>
            <w:pStyle w:val="TOC2"/>
            <w:tabs>
              <w:tab w:val="left" w:pos="880"/>
              <w:tab w:val="right" w:leader="dot" w:pos="9350"/>
            </w:tabs>
            <w:rPr>
              <w:noProof/>
              <w:lang w:eastAsia="en-US"/>
            </w:rPr>
          </w:pPr>
          <w:hyperlink w:anchor="_Toc4511520" w:history="1">
            <w:r w:rsidR="007D3FA7" w:rsidRPr="00575AA1">
              <w:rPr>
                <w:rStyle w:val="Hyperlink"/>
                <w:rFonts w:ascii="Times New Roman" w:hAnsi="Times New Roman"/>
                <w:noProof/>
              </w:rPr>
              <w:t>2.4</w:t>
            </w:r>
            <w:r w:rsidR="007D3FA7">
              <w:rPr>
                <w:noProof/>
                <w:lang w:eastAsia="en-US"/>
              </w:rPr>
              <w:tab/>
            </w:r>
            <w:r w:rsidR="007D3FA7" w:rsidRPr="00575AA1">
              <w:rPr>
                <w:rStyle w:val="Hyperlink"/>
                <w:rFonts w:ascii="Times New Roman" w:hAnsi="Times New Roman"/>
                <w:noProof/>
              </w:rPr>
              <w:t>SSIS Package</w:t>
            </w:r>
            <w:r w:rsidR="007D3FA7">
              <w:rPr>
                <w:noProof/>
                <w:webHidden/>
              </w:rPr>
              <w:tab/>
            </w:r>
            <w:r w:rsidR="007D3FA7">
              <w:rPr>
                <w:noProof/>
                <w:webHidden/>
              </w:rPr>
              <w:fldChar w:fldCharType="begin"/>
            </w:r>
            <w:r w:rsidR="007D3FA7">
              <w:rPr>
                <w:noProof/>
                <w:webHidden/>
              </w:rPr>
              <w:instrText xml:space="preserve"> PAGEREF _Toc4511520 \h </w:instrText>
            </w:r>
            <w:r w:rsidR="007D3FA7">
              <w:rPr>
                <w:noProof/>
                <w:webHidden/>
              </w:rPr>
            </w:r>
            <w:r w:rsidR="007D3FA7">
              <w:rPr>
                <w:noProof/>
                <w:webHidden/>
              </w:rPr>
              <w:fldChar w:fldCharType="separate"/>
            </w:r>
            <w:r w:rsidR="007D3FA7">
              <w:rPr>
                <w:noProof/>
                <w:webHidden/>
              </w:rPr>
              <w:t>8</w:t>
            </w:r>
            <w:r w:rsidR="007D3FA7">
              <w:rPr>
                <w:noProof/>
                <w:webHidden/>
              </w:rPr>
              <w:fldChar w:fldCharType="end"/>
            </w:r>
          </w:hyperlink>
        </w:p>
        <w:p w14:paraId="38041FE4" w14:textId="77777777" w:rsidR="007D3FA7" w:rsidRDefault="00E02D99">
          <w:pPr>
            <w:pStyle w:val="TOC2"/>
            <w:tabs>
              <w:tab w:val="left" w:pos="880"/>
              <w:tab w:val="right" w:leader="dot" w:pos="9350"/>
            </w:tabs>
            <w:rPr>
              <w:noProof/>
              <w:lang w:eastAsia="en-US"/>
            </w:rPr>
          </w:pPr>
          <w:hyperlink w:anchor="_Toc4511521" w:history="1">
            <w:r w:rsidR="007D3FA7" w:rsidRPr="00575AA1">
              <w:rPr>
                <w:rStyle w:val="Hyperlink"/>
                <w:rFonts w:ascii="Times New Roman" w:hAnsi="Times New Roman"/>
                <w:noProof/>
              </w:rPr>
              <w:t>2.5</w:t>
            </w:r>
            <w:r w:rsidR="007D3FA7">
              <w:rPr>
                <w:noProof/>
                <w:lang w:eastAsia="en-US"/>
              </w:rPr>
              <w:tab/>
            </w:r>
            <w:r w:rsidR="007D3FA7" w:rsidRPr="00575AA1">
              <w:rPr>
                <w:rStyle w:val="Hyperlink"/>
                <w:rFonts w:ascii="Times New Roman" w:hAnsi="Times New Roman"/>
                <w:noProof/>
              </w:rPr>
              <w:t>Config File(s)</w:t>
            </w:r>
            <w:r w:rsidR="007D3FA7">
              <w:rPr>
                <w:noProof/>
                <w:webHidden/>
              </w:rPr>
              <w:tab/>
            </w:r>
            <w:r w:rsidR="007D3FA7">
              <w:rPr>
                <w:noProof/>
                <w:webHidden/>
              </w:rPr>
              <w:fldChar w:fldCharType="begin"/>
            </w:r>
            <w:r w:rsidR="007D3FA7">
              <w:rPr>
                <w:noProof/>
                <w:webHidden/>
              </w:rPr>
              <w:instrText xml:space="preserve"> PAGEREF _Toc4511521 \h </w:instrText>
            </w:r>
            <w:r w:rsidR="007D3FA7">
              <w:rPr>
                <w:noProof/>
                <w:webHidden/>
              </w:rPr>
            </w:r>
            <w:r w:rsidR="007D3FA7">
              <w:rPr>
                <w:noProof/>
                <w:webHidden/>
              </w:rPr>
              <w:fldChar w:fldCharType="separate"/>
            </w:r>
            <w:r w:rsidR="007D3FA7">
              <w:rPr>
                <w:noProof/>
                <w:webHidden/>
              </w:rPr>
              <w:t>34</w:t>
            </w:r>
            <w:r w:rsidR="007D3FA7">
              <w:rPr>
                <w:noProof/>
                <w:webHidden/>
              </w:rPr>
              <w:fldChar w:fldCharType="end"/>
            </w:r>
          </w:hyperlink>
        </w:p>
        <w:p w14:paraId="11483FCE" w14:textId="77777777" w:rsidR="007D3FA7" w:rsidRDefault="00E02D99">
          <w:pPr>
            <w:pStyle w:val="TOC2"/>
            <w:tabs>
              <w:tab w:val="left" w:pos="880"/>
              <w:tab w:val="right" w:leader="dot" w:pos="9350"/>
            </w:tabs>
            <w:rPr>
              <w:noProof/>
              <w:lang w:eastAsia="en-US"/>
            </w:rPr>
          </w:pPr>
          <w:hyperlink w:anchor="_Toc4511522" w:history="1">
            <w:r w:rsidR="007D3FA7" w:rsidRPr="00575AA1">
              <w:rPr>
                <w:rStyle w:val="Hyperlink"/>
                <w:rFonts w:ascii="Times New Roman" w:hAnsi="Times New Roman"/>
                <w:noProof/>
              </w:rPr>
              <w:t>2.6</w:t>
            </w:r>
            <w:r w:rsidR="007D3FA7">
              <w:rPr>
                <w:noProof/>
                <w:lang w:eastAsia="en-US"/>
              </w:rPr>
              <w:tab/>
            </w:r>
            <w:r w:rsidR="007D3FA7" w:rsidRPr="00575AA1">
              <w:rPr>
                <w:rStyle w:val="Hyperlink"/>
                <w:rFonts w:ascii="Times New Roman" w:hAnsi="Times New Roman"/>
                <w:noProof/>
              </w:rPr>
              <w:t>SQL agent job</w:t>
            </w:r>
            <w:r w:rsidR="007D3FA7">
              <w:rPr>
                <w:noProof/>
                <w:webHidden/>
              </w:rPr>
              <w:tab/>
            </w:r>
            <w:r w:rsidR="007D3FA7">
              <w:rPr>
                <w:noProof/>
                <w:webHidden/>
              </w:rPr>
              <w:fldChar w:fldCharType="begin"/>
            </w:r>
            <w:r w:rsidR="007D3FA7">
              <w:rPr>
                <w:noProof/>
                <w:webHidden/>
              </w:rPr>
              <w:instrText xml:space="preserve"> PAGEREF _Toc4511522 \h </w:instrText>
            </w:r>
            <w:r w:rsidR="007D3FA7">
              <w:rPr>
                <w:noProof/>
                <w:webHidden/>
              </w:rPr>
            </w:r>
            <w:r w:rsidR="007D3FA7">
              <w:rPr>
                <w:noProof/>
                <w:webHidden/>
              </w:rPr>
              <w:fldChar w:fldCharType="separate"/>
            </w:r>
            <w:r w:rsidR="007D3FA7">
              <w:rPr>
                <w:noProof/>
                <w:webHidden/>
              </w:rPr>
              <w:t>34</w:t>
            </w:r>
            <w:r w:rsidR="007D3FA7">
              <w:rPr>
                <w:noProof/>
                <w:webHidden/>
              </w:rPr>
              <w:fldChar w:fldCharType="end"/>
            </w:r>
          </w:hyperlink>
        </w:p>
        <w:p w14:paraId="1BC46A60" w14:textId="77777777" w:rsidR="00481F6E" w:rsidRDefault="00481F6E">
          <w:r>
            <w:rPr>
              <w:b/>
              <w:bCs/>
              <w:noProof/>
            </w:rPr>
            <w:fldChar w:fldCharType="end"/>
          </w:r>
        </w:p>
      </w:sdtContent>
    </w:sdt>
    <w:p w14:paraId="5931A29D" w14:textId="77777777" w:rsidR="00202048" w:rsidRDefault="00202048" w:rsidP="009F2A51">
      <w:pPr>
        <w:widowControl w:val="0"/>
        <w:autoSpaceDE w:val="0"/>
        <w:autoSpaceDN w:val="0"/>
        <w:adjustRightInd w:val="0"/>
        <w:spacing w:after="0" w:line="240" w:lineRule="auto"/>
      </w:pPr>
    </w:p>
    <w:p w14:paraId="603854A6" w14:textId="77777777" w:rsidR="0027630C" w:rsidRDefault="0027630C" w:rsidP="009F2A51">
      <w:pPr>
        <w:widowControl w:val="0"/>
        <w:autoSpaceDE w:val="0"/>
        <w:autoSpaceDN w:val="0"/>
        <w:adjustRightInd w:val="0"/>
        <w:spacing w:after="0" w:line="240" w:lineRule="auto"/>
      </w:pPr>
    </w:p>
    <w:p w14:paraId="6C14488E" w14:textId="77777777" w:rsidR="0027630C" w:rsidRDefault="0027630C" w:rsidP="009F2A51">
      <w:pPr>
        <w:widowControl w:val="0"/>
        <w:autoSpaceDE w:val="0"/>
        <w:autoSpaceDN w:val="0"/>
        <w:adjustRightInd w:val="0"/>
        <w:spacing w:after="0" w:line="240" w:lineRule="auto"/>
      </w:pPr>
    </w:p>
    <w:p w14:paraId="61307123" w14:textId="77777777" w:rsidR="0027630C" w:rsidRDefault="0027630C" w:rsidP="009F2A51">
      <w:pPr>
        <w:widowControl w:val="0"/>
        <w:autoSpaceDE w:val="0"/>
        <w:autoSpaceDN w:val="0"/>
        <w:adjustRightInd w:val="0"/>
        <w:spacing w:after="0" w:line="240" w:lineRule="auto"/>
      </w:pPr>
    </w:p>
    <w:p w14:paraId="1A7127CE" w14:textId="77777777" w:rsidR="0027630C" w:rsidRDefault="0027630C" w:rsidP="009F2A51">
      <w:pPr>
        <w:widowControl w:val="0"/>
        <w:autoSpaceDE w:val="0"/>
        <w:autoSpaceDN w:val="0"/>
        <w:adjustRightInd w:val="0"/>
        <w:spacing w:after="0" w:line="240" w:lineRule="auto"/>
      </w:pPr>
    </w:p>
    <w:p w14:paraId="0210C662" w14:textId="77777777" w:rsidR="0027630C" w:rsidRDefault="0027630C" w:rsidP="009F2A51">
      <w:pPr>
        <w:widowControl w:val="0"/>
        <w:autoSpaceDE w:val="0"/>
        <w:autoSpaceDN w:val="0"/>
        <w:adjustRightInd w:val="0"/>
        <w:spacing w:after="0" w:line="240" w:lineRule="auto"/>
      </w:pPr>
    </w:p>
    <w:p w14:paraId="58974816" w14:textId="77777777" w:rsidR="0027630C" w:rsidRDefault="0027630C" w:rsidP="009F2A51">
      <w:pPr>
        <w:widowControl w:val="0"/>
        <w:autoSpaceDE w:val="0"/>
        <w:autoSpaceDN w:val="0"/>
        <w:adjustRightInd w:val="0"/>
        <w:spacing w:after="0" w:line="240" w:lineRule="auto"/>
      </w:pPr>
    </w:p>
    <w:p w14:paraId="3EB54D76" w14:textId="77777777" w:rsidR="0027630C" w:rsidRDefault="0027630C" w:rsidP="009F2A51">
      <w:pPr>
        <w:widowControl w:val="0"/>
        <w:autoSpaceDE w:val="0"/>
        <w:autoSpaceDN w:val="0"/>
        <w:adjustRightInd w:val="0"/>
        <w:spacing w:after="0" w:line="240" w:lineRule="auto"/>
      </w:pPr>
    </w:p>
    <w:p w14:paraId="4C696DB3" w14:textId="77777777" w:rsidR="00A471EB" w:rsidRDefault="00A471EB" w:rsidP="009F2A51">
      <w:pPr>
        <w:widowControl w:val="0"/>
        <w:autoSpaceDE w:val="0"/>
        <w:autoSpaceDN w:val="0"/>
        <w:adjustRightInd w:val="0"/>
        <w:spacing w:after="0" w:line="240" w:lineRule="auto"/>
      </w:pPr>
    </w:p>
    <w:p w14:paraId="03A250F6" w14:textId="77777777" w:rsidR="00A471EB" w:rsidRDefault="00A471EB" w:rsidP="009F2A51">
      <w:pPr>
        <w:widowControl w:val="0"/>
        <w:autoSpaceDE w:val="0"/>
        <w:autoSpaceDN w:val="0"/>
        <w:adjustRightInd w:val="0"/>
        <w:spacing w:after="0" w:line="240" w:lineRule="auto"/>
      </w:pPr>
    </w:p>
    <w:p w14:paraId="0508942F" w14:textId="77777777" w:rsidR="00A471EB" w:rsidRDefault="00A471EB" w:rsidP="009F2A51">
      <w:pPr>
        <w:widowControl w:val="0"/>
        <w:autoSpaceDE w:val="0"/>
        <w:autoSpaceDN w:val="0"/>
        <w:adjustRightInd w:val="0"/>
        <w:spacing w:after="0" w:line="240" w:lineRule="auto"/>
      </w:pPr>
    </w:p>
    <w:p w14:paraId="352985FF" w14:textId="77777777" w:rsidR="00A471EB" w:rsidRDefault="00A471EB" w:rsidP="009F2A51">
      <w:pPr>
        <w:widowControl w:val="0"/>
        <w:autoSpaceDE w:val="0"/>
        <w:autoSpaceDN w:val="0"/>
        <w:adjustRightInd w:val="0"/>
        <w:spacing w:after="0" w:line="240" w:lineRule="auto"/>
      </w:pPr>
    </w:p>
    <w:p w14:paraId="150666F3" w14:textId="77777777" w:rsidR="009D1884" w:rsidRPr="001D6CCE" w:rsidRDefault="006F770C" w:rsidP="0076086A">
      <w:pPr>
        <w:pStyle w:val="Heading1"/>
        <w:numPr>
          <w:ilvl w:val="0"/>
          <w:numId w:val="1"/>
        </w:numPr>
        <w:rPr>
          <w:rFonts w:ascii="Times New Roman" w:hAnsi="Times New Roman" w:cs="Times New Roman"/>
          <w:color w:val="auto"/>
        </w:rPr>
      </w:pPr>
      <w:bookmarkStart w:id="13" w:name="_Toc4511506"/>
      <w:r w:rsidRPr="001D6CCE">
        <w:rPr>
          <w:rFonts w:ascii="Times New Roman" w:hAnsi="Times New Roman" w:cs="Times New Roman"/>
          <w:color w:val="auto"/>
        </w:rPr>
        <w:lastRenderedPageBreak/>
        <w:t>Overview</w:t>
      </w:r>
      <w:bookmarkEnd w:id="13"/>
    </w:p>
    <w:p w14:paraId="31A82D8D" w14:textId="77777777" w:rsidR="00A47122" w:rsidRPr="001D6CCE" w:rsidRDefault="009D1884" w:rsidP="00481F6E">
      <w:pPr>
        <w:pStyle w:val="Heading2"/>
        <w:rPr>
          <w:rFonts w:ascii="Times New Roman" w:hAnsi="Times New Roman" w:cs="Times New Roman"/>
          <w:color w:val="auto"/>
          <w:sz w:val="22"/>
          <w:szCs w:val="22"/>
        </w:rPr>
      </w:pPr>
      <w:bookmarkStart w:id="14" w:name="_Toc4511507"/>
      <w:r w:rsidRPr="001D6CCE">
        <w:rPr>
          <w:rFonts w:ascii="Times New Roman" w:hAnsi="Times New Roman" w:cs="Times New Roman"/>
          <w:color w:val="auto"/>
          <w:sz w:val="22"/>
          <w:szCs w:val="22"/>
        </w:rPr>
        <w:t xml:space="preserve">Project </w:t>
      </w:r>
      <w:r w:rsidR="006F770C" w:rsidRPr="001D6CCE">
        <w:rPr>
          <w:rFonts w:ascii="Times New Roman" w:hAnsi="Times New Roman" w:cs="Times New Roman"/>
          <w:color w:val="auto"/>
          <w:sz w:val="22"/>
          <w:szCs w:val="22"/>
        </w:rPr>
        <w:t>Description</w:t>
      </w:r>
      <w:bookmarkEnd w:id="14"/>
    </w:p>
    <w:p w14:paraId="1BE859AF" w14:textId="77777777" w:rsidR="00CD59BF" w:rsidRDefault="00A47122" w:rsidP="00CD59BF">
      <w:pPr>
        <w:autoSpaceDE w:val="0"/>
        <w:autoSpaceDN w:val="0"/>
        <w:adjustRightInd w:val="0"/>
        <w:spacing w:line="240" w:lineRule="auto"/>
      </w:pPr>
      <w:r w:rsidRPr="001D6CCE">
        <w:rPr>
          <w:rFonts w:ascii="Times New Roman" w:hAnsi="Times New Roman"/>
          <w:color w:val="000000" w:themeColor="text1"/>
        </w:rPr>
        <w:t xml:space="preserve"> </w:t>
      </w:r>
      <w:r w:rsidR="00026536" w:rsidRPr="001D6CCE">
        <w:rPr>
          <w:rFonts w:ascii="Times New Roman" w:hAnsi="Times New Roman"/>
          <w:color w:val="000000" w:themeColor="text1"/>
        </w:rPr>
        <w:t xml:space="preserve">The </w:t>
      </w:r>
      <w:r w:rsidR="001B4454" w:rsidRPr="001D6CCE">
        <w:rPr>
          <w:rFonts w:ascii="Times New Roman" w:hAnsi="Times New Roman"/>
          <w:color w:val="000000" w:themeColor="text1"/>
        </w:rPr>
        <w:t xml:space="preserve">coaching process is a standard process to facilitate consistent communication when a performance opportunity </w:t>
      </w:r>
      <w:r w:rsidR="0094076B" w:rsidRPr="001D6CCE">
        <w:rPr>
          <w:rFonts w:ascii="Times New Roman" w:hAnsi="Times New Roman"/>
          <w:color w:val="000000" w:themeColor="text1"/>
        </w:rPr>
        <w:t xml:space="preserve">or reinforcement </w:t>
      </w:r>
      <w:r w:rsidR="001B4454" w:rsidRPr="001D6CCE">
        <w:rPr>
          <w:rFonts w:ascii="Times New Roman" w:hAnsi="Times New Roman"/>
          <w:color w:val="000000" w:themeColor="text1"/>
        </w:rPr>
        <w:t xml:space="preserve">exists.  It provides a method to make a determination of whether coaching is needed, when to initiate coaching and verification that the performance issue has been addressed. </w:t>
      </w:r>
      <w:r w:rsidR="00CD59BF" w:rsidRPr="00CD59BF">
        <w:rPr>
          <w:rFonts w:ascii="Times New Roman" w:hAnsi="Times New Roman"/>
          <w:color w:val="000000" w:themeColor="text1"/>
        </w:rPr>
        <w:t>This is the feed of Quality Now evaluations from the Quality system. Evaluations are grouped into batches and sent over from IQS to eCL when the minimum batch threshold is reached. For each batch of evaluations in the feed file only one eCL is created and defaults to Pending Supervisor Review. Details evaluations are stored in a separate detail table. The eCL follows the regular workflow.</w:t>
      </w:r>
    </w:p>
    <w:p w14:paraId="3BC551C9" w14:textId="77777777" w:rsidR="00A47122" w:rsidRPr="001D6CCE" w:rsidRDefault="00A47122" w:rsidP="009F2A51">
      <w:pPr>
        <w:widowControl w:val="0"/>
        <w:autoSpaceDE w:val="0"/>
        <w:autoSpaceDN w:val="0"/>
        <w:adjustRightInd w:val="0"/>
        <w:spacing w:after="0" w:line="240" w:lineRule="auto"/>
        <w:rPr>
          <w:rFonts w:ascii="Times New Roman" w:hAnsi="Times New Roman"/>
          <w:color w:val="000000" w:themeColor="text1"/>
        </w:rPr>
      </w:pPr>
    </w:p>
    <w:p w14:paraId="1BDF633D" w14:textId="77777777" w:rsidR="00A47122" w:rsidRPr="001D6CCE" w:rsidRDefault="00A47122" w:rsidP="00481F6E">
      <w:pPr>
        <w:pStyle w:val="Heading2"/>
        <w:rPr>
          <w:rFonts w:ascii="Times New Roman" w:hAnsi="Times New Roman" w:cs="Times New Roman"/>
          <w:color w:val="auto"/>
          <w:sz w:val="22"/>
          <w:szCs w:val="22"/>
        </w:rPr>
      </w:pPr>
      <w:bookmarkStart w:id="15" w:name="_Toc4511508"/>
      <w:r w:rsidRPr="001D6CCE">
        <w:rPr>
          <w:rFonts w:ascii="Times New Roman" w:hAnsi="Times New Roman" w:cs="Times New Roman"/>
          <w:color w:val="auto"/>
          <w:sz w:val="22"/>
          <w:szCs w:val="22"/>
        </w:rPr>
        <w:t>Document</w:t>
      </w:r>
      <w:r w:rsidR="006F770C" w:rsidRPr="001D6CCE">
        <w:rPr>
          <w:rFonts w:ascii="Times New Roman" w:hAnsi="Times New Roman" w:cs="Times New Roman"/>
          <w:color w:val="auto"/>
          <w:sz w:val="22"/>
          <w:szCs w:val="22"/>
        </w:rPr>
        <w:t xml:space="preserve"> Scope</w:t>
      </w:r>
      <w:bookmarkEnd w:id="15"/>
    </w:p>
    <w:p w14:paraId="63EEDF1E" w14:textId="77777777" w:rsidR="002C3B04" w:rsidRPr="00822AAD" w:rsidRDefault="00A47122" w:rsidP="00A47122">
      <w:pPr>
        <w:widowControl w:val="0"/>
        <w:autoSpaceDE w:val="0"/>
        <w:autoSpaceDN w:val="0"/>
        <w:adjustRightInd w:val="0"/>
        <w:spacing w:after="0" w:line="240" w:lineRule="auto"/>
        <w:rPr>
          <w:rFonts w:asciiTheme="minorHAnsi" w:hAnsiTheme="minorHAnsi" w:cs="Segoe UI"/>
          <w:color w:val="000000" w:themeColor="text1"/>
        </w:rPr>
      </w:pPr>
      <w:r w:rsidRPr="001D6CCE">
        <w:rPr>
          <w:rFonts w:ascii="Times New Roman" w:hAnsi="Times New Roman"/>
          <w:color w:val="000000" w:themeColor="text1"/>
        </w:rPr>
        <w:t xml:space="preserve">This document describes the </w:t>
      </w:r>
      <w:r w:rsidR="001B4454" w:rsidRPr="001D6CCE">
        <w:rPr>
          <w:rFonts w:ascii="Times New Roman" w:hAnsi="Times New Roman"/>
          <w:color w:val="000000" w:themeColor="text1"/>
        </w:rPr>
        <w:t xml:space="preserve">load of the </w:t>
      </w:r>
      <w:r w:rsidR="0094076B" w:rsidRPr="001D6CCE">
        <w:rPr>
          <w:rFonts w:ascii="Times New Roman" w:hAnsi="Times New Roman"/>
          <w:color w:val="000000" w:themeColor="text1"/>
        </w:rPr>
        <w:t>‘</w:t>
      </w:r>
      <w:r w:rsidR="00EB552F" w:rsidRPr="001D6CCE">
        <w:rPr>
          <w:rFonts w:ascii="Times New Roman" w:hAnsi="Times New Roman"/>
          <w:color w:val="000000" w:themeColor="text1"/>
        </w:rPr>
        <w:t>Quality</w:t>
      </w:r>
      <w:r w:rsidR="00BB71FE">
        <w:rPr>
          <w:rFonts w:ascii="Times New Roman" w:hAnsi="Times New Roman"/>
          <w:color w:val="000000" w:themeColor="text1"/>
        </w:rPr>
        <w:t xml:space="preserve"> Now </w:t>
      </w:r>
      <w:r w:rsidR="0094076B" w:rsidRPr="001D6CCE">
        <w:rPr>
          <w:rFonts w:ascii="Times New Roman" w:hAnsi="Times New Roman"/>
          <w:color w:val="000000" w:themeColor="text1"/>
        </w:rPr>
        <w:t>feed</w:t>
      </w:r>
      <w:r w:rsidR="00BB71FE">
        <w:rPr>
          <w:rFonts w:ascii="Times New Roman" w:hAnsi="Times New Roman"/>
          <w:color w:val="000000" w:themeColor="text1"/>
        </w:rPr>
        <w:t xml:space="preserve">’ that will be provided from the IQS system which will in turn get the data from the CMT application. The Quality Now evaluations will be grouped by batches of a predetermined number. All logic to identify a valid batch and its status will be handled at either the CMT and or IQS systems and eCL will only receive batches and their status which will determine if an eCL will be created and or inactivated. </w:t>
      </w:r>
    </w:p>
    <w:p w14:paraId="5DF2786F" w14:textId="77777777" w:rsidR="002C3B04" w:rsidRPr="001D6CCE" w:rsidRDefault="002C3B04" w:rsidP="00A47122">
      <w:pPr>
        <w:widowControl w:val="0"/>
        <w:autoSpaceDE w:val="0"/>
        <w:autoSpaceDN w:val="0"/>
        <w:adjustRightInd w:val="0"/>
        <w:spacing w:after="0" w:line="240" w:lineRule="auto"/>
        <w:rPr>
          <w:rFonts w:ascii="Times New Roman" w:hAnsi="Times New Roman"/>
          <w:color w:val="000000" w:themeColor="text1"/>
        </w:rPr>
      </w:pPr>
    </w:p>
    <w:p w14:paraId="3A0321CD" w14:textId="77777777" w:rsidR="00A47122" w:rsidRPr="001D6CCE" w:rsidRDefault="00A47122" w:rsidP="009F2A51">
      <w:pPr>
        <w:widowControl w:val="0"/>
        <w:autoSpaceDE w:val="0"/>
        <w:autoSpaceDN w:val="0"/>
        <w:adjustRightInd w:val="0"/>
        <w:spacing w:after="0" w:line="240" w:lineRule="auto"/>
        <w:rPr>
          <w:rFonts w:ascii="Times New Roman" w:hAnsi="Times New Roman"/>
          <w:b/>
        </w:rPr>
      </w:pPr>
    </w:p>
    <w:p w14:paraId="25348965" w14:textId="77777777" w:rsidR="009D1884" w:rsidRDefault="009D1884" w:rsidP="00481F6E">
      <w:pPr>
        <w:pStyle w:val="Heading2"/>
        <w:rPr>
          <w:rFonts w:ascii="Times New Roman" w:hAnsi="Times New Roman" w:cs="Times New Roman"/>
          <w:color w:val="auto"/>
          <w:sz w:val="22"/>
          <w:szCs w:val="22"/>
        </w:rPr>
      </w:pPr>
      <w:bookmarkStart w:id="16" w:name="_Toc4511509"/>
      <w:r w:rsidRPr="001D6CCE">
        <w:rPr>
          <w:rFonts w:ascii="Times New Roman" w:hAnsi="Times New Roman" w:cs="Times New Roman"/>
          <w:color w:val="auto"/>
          <w:sz w:val="22"/>
          <w:szCs w:val="22"/>
        </w:rPr>
        <w:t>Module List</w:t>
      </w:r>
      <w:bookmarkEnd w:id="16"/>
    </w:p>
    <w:p w14:paraId="6B87ABF3" w14:textId="77777777" w:rsidR="00CD59BF" w:rsidRDefault="00CD59BF" w:rsidP="0076086A">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rPr>
      </w:pPr>
      <w:r>
        <w:rPr>
          <w:rFonts w:ascii="Times New Roman" w:hAnsi="Times New Roman"/>
          <w:color w:val="000000" w:themeColor="text1"/>
        </w:rPr>
        <w:t>Source File</w:t>
      </w:r>
    </w:p>
    <w:p w14:paraId="4EDC7553" w14:textId="77777777" w:rsidR="00A07CCD" w:rsidRPr="001D6CCE" w:rsidRDefault="00A07CCD" w:rsidP="00A07CCD">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rPr>
      </w:pPr>
      <w:r w:rsidRPr="001D6CCE">
        <w:rPr>
          <w:rFonts w:ascii="Times New Roman" w:hAnsi="Times New Roman"/>
          <w:color w:val="000000" w:themeColor="text1"/>
        </w:rPr>
        <w:t>Tables</w:t>
      </w:r>
    </w:p>
    <w:p w14:paraId="7A8DC84A" w14:textId="77777777" w:rsidR="00A07CCD" w:rsidRPr="001D6CCE" w:rsidRDefault="00A07CCD" w:rsidP="00A07CCD">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rPr>
      </w:pPr>
      <w:r w:rsidRPr="001D6CCE">
        <w:rPr>
          <w:rFonts w:ascii="Times New Roman" w:hAnsi="Times New Roman"/>
          <w:color w:val="000000" w:themeColor="text1"/>
        </w:rPr>
        <w:t xml:space="preserve">Procedures </w:t>
      </w:r>
    </w:p>
    <w:p w14:paraId="2C49C89A" w14:textId="77777777" w:rsidR="009D1884" w:rsidRDefault="009D1884" w:rsidP="0076086A">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rPr>
      </w:pPr>
      <w:r w:rsidRPr="001D6CCE">
        <w:rPr>
          <w:rFonts w:ascii="Times New Roman" w:hAnsi="Times New Roman"/>
          <w:color w:val="000000" w:themeColor="text1"/>
        </w:rPr>
        <w:t>SSIS Package</w:t>
      </w:r>
    </w:p>
    <w:p w14:paraId="25A19064" w14:textId="77777777" w:rsidR="00A07CCD" w:rsidRPr="001D6CCE" w:rsidRDefault="00A07CCD" w:rsidP="00A07CCD">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rPr>
      </w:pPr>
      <w:r w:rsidRPr="001D6CCE">
        <w:rPr>
          <w:rFonts w:ascii="Times New Roman" w:hAnsi="Times New Roman"/>
          <w:color w:val="000000" w:themeColor="text1"/>
        </w:rPr>
        <w:t>SQL agent job</w:t>
      </w:r>
    </w:p>
    <w:p w14:paraId="422D1B01" w14:textId="77777777" w:rsidR="009D1884" w:rsidRPr="001D6CCE" w:rsidRDefault="009D1884" w:rsidP="009F2A51">
      <w:pPr>
        <w:widowControl w:val="0"/>
        <w:autoSpaceDE w:val="0"/>
        <w:autoSpaceDN w:val="0"/>
        <w:adjustRightInd w:val="0"/>
        <w:spacing w:after="0" w:line="240" w:lineRule="auto"/>
        <w:rPr>
          <w:rFonts w:ascii="Times New Roman" w:hAnsi="Times New Roman"/>
          <w:b/>
        </w:rPr>
      </w:pPr>
    </w:p>
    <w:p w14:paraId="5771C490" w14:textId="77777777" w:rsidR="009D1884" w:rsidRPr="001D6CCE" w:rsidRDefault="009D1884" w:rsidP="009F2A51">
      <w:pPr>
        <w:widowControl w:val="0"/>
        <w:autoSpaceDE w:val="0"/>
        <w:autoSpaceDN w:val="0"/>
        <w:adjustRightInd w:val="0"/>
        <w:spacing w:after="0" w:line="240" w:lineRule="auto"/>
        <w:rPr>
          <w:rFonts w:ascii="Times New Roman" w:hAnsi="Times New Roman"/>
          <w:b/>
        </w:rPr>
      </w:pPr>
    </w:p>
    <w:p w14:paraId="428EA1ED" w14:textId="77777777" w:rsidR="009D1884" w:rsidRPr="001D6CCE" w:rsidRDefault="009D1884" w:rsidP="00481F6E">
      <w:pPr>
        <w:pStyle w:val="Heading2"/>
        <w:rPr>
          <w:rFonts w:ascii="Times New Roman" w:hAnsi="Times New Roman" w:cs="Times New Roman"/>
          <w:color w:val="auto"/>
          <w:sz w:val="22"/>
          <w:szCs w:val="22"/>
        </w:rPr>
      </w:pPr>
      <w:bookmarkStart w:id="17" w:name="_Toc4511510"/>
      <w:r w:rsidRPr="001D6CCE">
        <w:rPr>
          <w:rFonts w:ascii="Times New Roman" w:hAnsi="Times New Roman" w:cs="Times New Roman"/>
          <w:color w:val="auto"/>
          <w:sz w:val="22"/>
          <w:szCs w:val="22"/>
        </w:rPr>
        <w:t>Software and Hardware Interfaces</w:t>
      </w:r>
      <w:bookmarkEnd w:id="17"/>
    </w:p>
    <w:p w14:paraId="74E6E43A" w14:textId="77777777" w:rsidR="009D1884" w:rsidRPr="001D6CCE" w:rsidRDefault="009D1884" w:rsidP="0027630C">
      <w:pPr>
        <w:pStyle w:val="Heading3"/>
        <w:rPr>
          <w:rFonts w:ascii="Times New Roman" w:hAnsi="Times New Roman" w:cs="Times New Roman"/>
          <w:color w:val="auto"/>
        </w:rPr>
      </w:pPr>
      <w:bookmarkStart w:id="18" w:name="_Toc4511511"/>
      <w:r w:rsidRPr="001D6CCE">
        <w:rPr>
          <w:rFonts w:ascii="Times New Roman" w:hAnsi="Times New Roman" w:cs="Times New Roman"/>
          <w:color w:val="auto"/>
        </w:rPr>
        <w:t>Software</w:t>
      </w:r>
      <w:bookmarkEnd w:id="18"/>
    </w:p>
    <w:p w14:paraId="58CE6AD2" w14:textId="00B60085" w:rsidR="00DA5AD6" w:rsidRPr="00257251" w:rsidRDefault="00DA5AD6" w:rsidP="00DA5AD6">
      <w:pPr>
        <w:pStyle w:val="ListParagraph"/>
        <w:widowControl w:val="0"/>
        <w:numPr>
          <w:ilvl w:val="0"/>
          <w:numId w:val="3"/>
        </w:numPr>
        <w:autoSpaceDE w:val="0"/>
        <w:autoSpaceDN w:val="0"/>
        <w:adjustRightInd w:val="0"/>
        <w:spacing w:after="0" w:line="240" w:lineRule="auto"/>
        <w:rPr>
          <w:rFonts w:ascii="Times New Roman" w:hAnsi="Times New Roman"/>
          <w:color w:val="000000" w:themeColor="text1"/>
          <w:sz w:val="20"/>
          <w:szCs w:val="20"/>
        </w:rPr>
      </w:pPr>
      <w:r w:rsidRPr="00257251">
        <w:rPr>
          <w:rFonts w:ascii="Times New Roman" w:hAnsi="Times New Roman"/>
          <w:color w:val="000000" w:themeColor="text1"/>
          <w:sz w:val="20"/>
          <w:szCs w:val="20"/>
        </w:rPr>
        <w:t xml:space="preserve">SQL </w:t>
      </w:r>
      <w:ins w:id="19" w:author="Palacherla, Susmitha C" w:date="2021-04-19T18:25:00Z">
        <w:r w:rsidR="00127904" w:rsidRPr="002A770C">
          <w:rPr>
            <w:rFonts w:ascii="Times New Roman" w:hAnsi="Times New Roman"/>
            <w:color w:val="000000" w:themeColor="text1"/>
            <w:sz w:val="20"/>
            <w:szCs w:val="20"/>
          </w:rPr>
          <w:t>Server 201</w:t>
        </w:r>
        <w:r w:rsidR="00127904">
          <w:rPr>
            <w:rFonts w:ascii="Times New Roman" w:hAnsi="Times New Roman"/>
            <w:color w:val="000000" w:themeColor="text1"/>
            <w:sz w:val="20"/>
            <w:szCs w:val="20"/>
          </w:rPr>
          <w:t xml:space="preserve">9 </w:t>
        </w:r>
        <w:r w:rsidR="00127904" w:rsidRPr="002A770C">
          <w:rPr>
            <w:rFonts w:ascii="Times New Roman" w:hAnsi="Times New Roman"/>
            <w:color w:val="000000" w:themeColor="text1"/>
            <w:sz w:val="20"/>
            <w:szCs w:val="20"/>
          </w:rPr>
          <w:t>Suite</w:t>
        </w:r>
        <w:r w:rsidR="00127904">
          <w:rPr>
            <w:rFonts w:ascii="Times New Roman" w:hAnsi="Times New Roman"/>
            <w:color w:val="000000" w:themeColor="text1"/>
            <w:sz w:val="20"/>
            <w:szCs w:val="20"/>
          </w:rPr>
          <w:t xml:space="preserve"> (SSIS and SSRS)</w:t>
        </w:r>
      </w:ins>
      <w:del w:id="20" w:author="Palacherla, Susmitha C" w:date="2021-04-19T18:25:00Z">
        <w:r w:rsidRPr="00257251" w:rsidDel="00127904">
          <w:rPr>
            <w:rFonts w:ascii="Times New Roman" w:hAnsi="Times New Roman"/>
            <w:color w:val="000000" w:themeColor="text1"/>
            <w:sz w:val="20"/>
            <w:szCs w:val="20"/>
          </w:rPr>
          <w:delText>Server 20</w:delText>
        </w:r>
        <w:r w:rsidDel="00127904">
          <w:rPr>
            <w:rFonts w:ascii="Times New Roman" w:hAnsi="Times New Roman"/>
            <w:color w:val="000000" w:themeColor="text1"/>
            <w:sz w:val="20"/>
            <w:szCs w:val="20"/>
          </w:rPr>
          <w:delText>12</w:delText>
        </w:r>
        <w:r w:rsidRPr="00257251" w:rsidDel="00127904">
          <w:rPr>
            <w:rFonts w:ascii="Times New Roman" w:hAnsi="Times New Roman"/>
            <w:color w:val="000000" w:themeColor="text1"/>
            <w:sz w:val="20"/>
            <w:szCs w:val="20"/>
          </w:rPr>
          <w:delText xml:space="preserve"> SP</w:delText>
        </w:r>
        <w:r w:rsidDel="00127904">
          <w:rPr>
            <w:rFonts w:ascii="Times New Roman" w:hAnsi="Times New Roman"/>
            <w:color w:val="000000" w:themeColor="text1"/>
            <w:sz w:val="20"/>
            <w:szCs w:val="20"/>
          </w:rPr>
          <w:delText>3</w:delText>
        </w:r>
        <w:r w:rsidRPr="00257251" w:rsidDel="00127904">
          <w:rPr>
            <w:rFonts w:ascii="Times New Roman" w:hAnsi="Times New Roman"/>
            <w:color w:val="000000" w:themeColor="text1"/>
            <w:sz w:val="20"/>
            <w:szCs w:val="20"/>
          </w:rPr>
          <w:delText xml:space="preserve"> Suite</w:delText>
        </w:r>
      </w:del>
    </w:p>
    <w:p w14:paraId="01E4EDE8" w14:textId="77777777" w:rsidR="009D1884" w:rsidRPr="001D6CCE" w:rsidRDefault="009D1884" w:rsidP="009D1884">
      <w:pPr>
        <w:widowControl w:val="0"/>
        <w:autoSpaceDE w:val="0"/>
        <w:autoSpaceDN w:val="0"/>
        <w:adjustRightInd w:val="0"/>
        <w:spacing w:after="0" w:line="240" w:lineRule="auto"/>
        <w:rPr>
          <w:rFonts w:ascii="Times New Roman" w:hAnsi="Times New Roman"/>
          <w:color w:val="000000" w:themeColor="text1"/>
        </w:rPr>
      </w:pPr>
    </w:p>
    <w:p w14:paraId="46879B2C" w14:textId="77777777" w:rsidR="009D1884" w:rsidRPr="001D6CCE" w:rsidRDefault="009D1884" w:rsidP="0027630C">
      <w:pPr>
        <w:pStyle w:val="Heading3"/>
        <w:rPr>
          <w:rFonts w:ascii="Times New Roman" w:hAnsi="Times New Roman" w:cs="Times New Roman"/>
          <w:color w:val="auto"/>
        </w:rPr>
      </w:pPr>
      <w:bookmarkStart w:id="21" w:name="_Toc4511512"/>
      <w:r w:rsidRPr="001D6CCE">
        <w:rPr>
          <w:rFonts w:ascii="Times New Roman" w:hAnsi="Times New Roman" w:cs="Times New Roman"/>
          <w:color w:val="auto"/>
        </w:rPr>
        <w:t>Hardware</w:t>
      </w:r>
      <w:bookmarkEnd w:id="21"/>
    </w:p>
    <w:p w14:paraId="5B58C22C" w14:textId="30568DAD" w:rsidR="00DA5AD6" w:rsidRPr="00810310" w:rsidDel="00127904" w:rsidRDefault="00DA5AD6" w:rsidP="00DA5AD6">
      <w:pPr>
        <w:pStyle w:val="ListParagraph"/>
        <w:widowControl w:val="0"/>
        <w:numPr>
          <w:ilvl w:val="0"/>
          <w:numId w:val="4"/>
        </w:numPr>
        <w:autoSpaceDE w:val="0"/>
        <w:autoSpaceDN w:val="0"/>
        <w:adjustRightInd w:val="0"/>
        <w:spacing w:after="0" w:line="240" w:lineRule="auto"/>
        <w:rPr>
          <w:del w:id="22" w:author="Palacherla, Susmitha C" w:date="2021-04-19T18:32:00Z"/>
          <w:rFonts w:ascii="Times New Roman" w:hAnsi="Times New Roman"/>
          <w:color w:val="000000" w:themeColor="text1"/>
          <w:sz w:val="20"/>
          <w:szCs w:val="20"/>
        </w:rPr>
      </w:pPr>
      <w:del w:id="23" w:author="Palacherla, Susmitha C" w:date="2021-04-19T18:28:00Z">
        <w:r w:rsidRPr="00810310" w:rsidDel="00127904">
          <w:rPr>
            <w:rFonts w:ascii="Arial" w:hAnsi="Arial" w:cs="Arial"/>
            <w:color w:val="000000"/>
            <w:sz w:val="20"/>
            <w:szCs w:val="20"/>
          </w:rPr>
          <w:delText>F3420-ECLDBD01</w:delText>
        </w:r>
        <w:r w:rsidRPr="00810310" w:rsidDel="00127904">
          <w:rPr>
            <w:rFonts w:ascii="Times New Roman" w:hAnsi="Times New Roman"/>
            <w:color w:val="000000" w:themeColor="text1"/>
            <w:sz w:val="20"/>
            <w:szCs w:val="20"/>
          </w:rPr>
          <w:delText xml:space="preserve"> </w:delText>
        </w:r>
      </w:del>
      <w:del w:id="24" w:author="Palacherla, Susmitha C" w:date="2021-04-19T18:32:00Z">
        <w:r w:rsidRPr="00810310" w:rsidDel="00127904">
          <w:rPr>
            <w:rFonts w:ascii="Times New Roman" w:hAnsi="Times New Roman"/>
            <w:color w:val="000000" w:themeColor="text1"/>
            <w:sz w:val="20"/>
            <w:szCs w:val="20"/>
          </w:rPr>
          <w:delText xml:space="preserve">– Dev DB </w:delText>
        </w:r>
        <w:r w:rsidDel="00127904">
          <w:rPr>
            <w:rFonts w:ascii="Times New Roman" w:hAnsi="Times New Roman"/>
            <w:color w:val="000000" w:themeColor="text1"/>
            <w:sz w:val="20"/>
            <w:szCs w:val="20"/>
          </w:rPr>
          <w:delText>Server</w:delText>
        </w:r>
      </w:del>
    </w:p>
    <w:p w14:paraId="597AB76A" w14:textId="77777777" w:rsidR="00127904" w:rsidRPr="002A770C" w:rsidRDefault="00127904" w:rsidP="00127904">
      <w:pPr>
        <w:pStyle w:val="ListParagraph"/>
        <w:widowControl w:val="0"/>
        <w:numPr>
          <w:ilvl w:val="0"/>
          <w:numId w:val="4"/>
        </w:numPr>
        <w:autoSpaceDE w:val="0"/>
        <w:autoSpaceDN w:val="0"/>
        <w:adjustRightInd w:val="0"/>
        <w:spacing w:after="0" w:line="240" w:lineRule="auto"/>
        <w:rPr>
          <w:ins w:id="25" w:author="Palacherla, Susmitha C" w:date="2021-04-19T18:32:00Z"/>
          <w:rFonts w:ascii="Times New Roman" w:hAnsi="Times New Roman"/>
          <w:color w:val="000000" w:themeColor="text1"/>
          <w:sz w:val="20"/>
          <w:szCs w:val="20"/>
        </w:rPr>
      </w:pPr>
      <w:bookmarkStart w:id="26" w:name="_Hlk69749483"/>
      <w:ins w:id="27" w:author="Palacherla, Susmitha C" w:date="2021-04-19T18:32:00Z">
        <w:r>
          <w:rPr>
            <w:rFonts w:ascii="Times New Roman" w:hAnsi="Times New Roman"/>
            <w:color w:val="000000"/>
            <w:sz w:val="20"/>
            <w:szCs w:val="20"/>
          </w:rPr>
          <w:t>UVAADADSQL50CCO</w:t>
        </w:r>
        <w:r w:rsidRPr="002A770C">
          <w:rPr>
            <w:rFonts w:ascii="Times New Roman" w:hAnsi="Times New Roman"/>
            <w:color w:val="000000" w:themeColor="text1"/>
            <w:sz w:val="20"/>
            <w:szCs w:val="20"/>
          </w:rPr>
          <w:t>– Dev DB Server</w:t>
        </w:r>
      </w:ins>
    </w:p>
    <w:p w14:paraId="53DB4AD4" w14:textId="77777777" w:rsidR="00127904" w:rsidRPr="002A770C" w:rsidRDefault="00127904" w:rsidP="00127904">
      <w:pPr>
        <w:pStyle w:val="ListParagraph"/>
        <w:widowControl w:val="0"/>
        <w:numPr>
          <w:ilvl w:val="0"/>
          <w:numId w:val="4"/>
        </w:numPr>
        <w:autoSpaceDE w:val="0"/>
        <w:autoSpaceDN w:val="0"/>
        <w:adjustRightInd w:val="0"/>
        <w:spacing w:after="0" w:line="240" w:lineRule="auto"/>
        <w:rPr>
          <w:ins w:id="28" w:author="Palacherla, Susmitha C" w:date="2021-04-19T18:32:00Z"/>
          <w:rFonts w:ascii="Times New Roman" w:hAnsi="Times New Roman"/>
          <w:color w:val="000000" w:themeColor="text1"/>
          <w:sz w:val="20"/>
          <w:szCs w:val="20"/>
        </w:rPr>
      </w:pPr>
      <w:ins w:id="29" w:author="Palacherla, Susmitha C" w:date="2021-04-19T18:32:00Z">
        <w:r>
          <w:rPr>
            <w:rFonts w:ascii="Times New Roman" w:hAnsi="Times New Roman"/>
            <w:color w:val="000000"/>
            <w:sz w:val="20"/>
            <w:szCs w:val="20"/>
          </w:rPr>
          <w:t>UVAADADSQL52CCO</w:t>
        </w:r>
        <w:r w:rsidRPr="002A770C" w:rsidDel="00810310">
          <w:rPr>
            <w:rFonts w:ascii="Times New Roman" w:hAnsi="Times New Roman"/>
            <w:color w:val="000000" w:themeColor="text1"/>
            <w:sz w:val="20"/>
            <w:szCs w:val="20"/>
          </w:rPr>
          <w:t xml:space="preserve"> </w:t>
        </w:r>
        <w:r w:rsidRPr="002A770C">
          <w:rPr>
            <w:rFonts w:ascii="Times New Roman" w:hAnsi="Times New Roman"/>
            <w:color w:val="000000" w:themeColor="text1"/>
            <w:sz w:val="20"/>
            <w:szCs w:val="20"/>
          </w:rPr>
          <w:t>– Test DB Server</w:t>
        </w:r>
      </w:ins>
    </w:p>
    <w:p w14:paraId="1ED28162" w14:textId="77777777" w:rsidR="00127904" w:rsidRPr="002A770C" w:rsidRDefault="00127904" w:rsidP="00127904">
      <w:pPr>
        <w:pStyle w:val="ListParagraph"/>
        <w:widowControl w:val="0"/>
        <w:numPr>
          <w:ilvl w:val="0"/>
          <w:numId w:val="4"/>
        </w:numPr>
        <w:autoSpaceDE w:val="0"/>
        <w:autoSpaceDN w:val="0"/>
        <w:adjustRightInd w:val="0"/>
        <w:spacing w:after="0" w:line="240" w:lineRule="auto"/>
        <w:rPr>
          <w:ins w:id="30" w:author="Palacherla, Susmitha C" w:date="2021-04-19T18:32:00Z"/>
          <w:rFonts w:ascii="Times New Roman" w:hAnsi="Times New Roman"/>
          <w:color w:val="000000" w:themeColor="text1"/>
          <w:sz w:val="20"/>
          <w:szCs w:val="20"/>
        </w:rPr>
      </w:pPr>
      <w:ins w:id="31" w:author="Palacherla, Susmitha C" w:date="2021-04-19T18:32:00Z">
        <w:r>
          <w:rPr>
            <w:rFonts w:ascii="Times New Roman" w:hAnsi="Times New Roman"/>
            <w:color w:val="000000"/>
            <w:sz w:val="20"/>
            <w:szCs w:val="20"/>
          </w:rPr>
          <w:t>UVAAPADSQL50CCO</w:t>
        </w:r>
        <w:r w:rsidRPr="002A770C" w:rsidDel="00810310">
          <w:rPr>
            <w:rFonts w:ascii="Times New Roman" w:hAnsi="Times New Roman"/>
            <w:color w:val="000000" w:themeColor="text1"/>
            <w:sz w:val="20"/>
            <w:szCs w:val="20"/>
          </w:rPr>
          <w:t xml:space="preserve"> </w:t>
        </w:r>
        <w:r w:rsidRPr="002A770C">
          <w:rPr>
            <w:rFonts w:ascii="Times New Roman" w:hAnsi="Times New Roman"/>
            <w:color w:val="000000" w:themeColor="text1"/>
            <w:sz w:val="20"/>
            <w:szCs w:val="20"/>
          </w:rPr>
          <w:t>– Prod Server</w:t>
        </w:r>
      </w:ins>
    </w:p>
    <w:p w14:paraId="0CBA4254" w14:textId="611C9812" w:rsidR="00127904" w:rsidRPr="002A770C" w:rsidRDefault="00127904" w:rsidP="00127904">
      <w:pPr>
        <w:pStyle w:val="ListParagraph"/>
        <w:widowControl w:val="0"/>
        <w:numPr>
          <w:ilvl w:val="0"/>
          <w:numId w:val="4"/>
        </w:numPr>
        <w:autoSpaceDE w:val="0"/>
        <w:autoSpaceDN w:val="0"/>
        <w:adjustRightInd w:val="0"/>
        <w:spacing w:after="0" w:line="240" w:lineRule="auto"/>
        <w:rPr>
          <w:ins w:id="32" w:author="Palacherla, Susmitha C" w:date="2021-04-19T18:32:00Z"/>
          <w:rFonts w:ascii="Times New Roman" w:hAnsi="Times New Roman"/>
          <w:color w:val="000000" w:themeColor="text1"/>
          <w:sz w:val="20"/>
          <w:szCs w:val="20"/>
        </w:rPr>
      </w:pPr>
      <w:ins w:id="33" w:author="Palacherla, Susmitha C" w:date="2021-04-19T18:36:00Z">
        <w:r>
          <w:rPr>
            <w:rFonts w:ascii="Times New Roman" w:hAnsi="Times New Roman"/>
            <w:sz w:val="20"/>
            <w:szCs w:val="20"/>
          </w:rPr>
          <w:fldChar w:fldCharType="begin"/>
        </w:r>
        <w:r>
          <w:rPr>
            <w:rFonts w:ascii="Times New Roman" w:hAnsi="Times New Roman"/>
            <w:sz w:val="20"/>
            <w:szCs w:val="20"/>
          </w:rPr>
          <w:instrText xml:space="preserve"> HYPERLINK "</w:instrText>
        </w:r>
        <w:r w:rsidRPr="00127904">
          <w:rPr>
            <w:rFonts w:ascii="Times New Roman" w:hAnsi="Times New Roman"/>
            <w:sz w:val="20"/>
            <w:szCs w:val="20"/>
          </w:rPr>
          <w:instrText>\</w:instrText>
        </w:r>
      </w:ins>
      <w:ins w:id="34" w:author="Palacherla, Susmitha C" w:date="2021-04-19T18:32:00Z">
        <w:r w:rsidRPr="00127904">
          <w:rPr>
            <w:rPrChange w:id="35" w:author="Palacherla, Susmitha C" w:date="2021-04-19T18:36:00Z">
              <w:rPr>
                <w:rStyle w:val="Hyperlink"/>
                <w:rFonts w:ascii="Times New Roman" w:hAnsi="Times New Roman"/>
                <w:sz w:val="20"/>
                <w:szCs w:val="20"/>
              </w:rPr>
            </w:rPrChange>
          </w:rPr>
          <w:instrText>\</w:instrText>
        </w:r>
      </w:ins>
      <w:ins w:id="36" w:author="Palacherla, Susmitha C" w:date="2021-04-19T18:36:00Z">
        <w:r w:rsidRPr="00127904">
          <w:rPr>
            <w:rFonts w:ascii="Times New Roman" w:hAnsi="Times New Roman"/>
            <w:sz w:val="20"/>
            <w:szCs w:val="20"/>
          </w:rPr>
          <w:instrText>\</w:instrText>
        </w:r>
      </w:ins>
      <w:ins w:id="37" w:author="Palacherla, Susmitha C" w:date="2021-04-19T18:32:00Z">
        <w:r w:rsidRPr="00127904">
          <w:rPr>
            <w:rPrChange w:id="38" w:author="Palacherla, Susmitha C" w:date="2021-04-19T18:36:00Z">
              <w:rPr>
                <w:rStyle w:val="Hyperlink"/>
                <w:rFonts w:ascii="Times New Roman" w:hAnsi="Times New Roman"/>
                <w:sz w:val="20"/>
                <w:szCs w:val="20"/>
              </w:rPr>
            </w:rPrChange>
          </w:rPr>
          <w:instrText>\UVAADADSQL50CCO</w:instrText>
        </w:r>
      </w:ins>
      <w:ins w:id="39" w:author="Palacherla, Susmitha C" w:date="2021-04-19T18:36:00Z">
        <w:r w:rsidRPr="00127904">
          <w:rPr>
            <w:rFonts w:ascii="Times New Roman" w:hAnsi="Times New Roman"/>
            <w:sz w:val="20"/>
            <w:szCs w:val="20"/>
          </w:rPr>
          <w:instrText>\</w:instrText>
        </w:r>
      </w:ins>
      <w:ins w:id="40" w:author="Palacherla, Susmitha C" w:date="2021-04-19T18:32:00Z">
        <w:r w:rsidRPr="00127904">
          <w:rPr>
            <w:rPrChange w:id="41" w:author="Palacherla, Susmitha C" w:date="2021-04-19T18:36:00Z">
              <w:rPr>
                <w:rStyle w:val="Hyperlink"/>
                <w:rFonts w:ascii="Times New Roman" w:hAnsi="Times New Roman"/>
                <w:sz w:val="20"/>
                <w:szCs w:val="20"/>
              </w:rPr>
            </w:rPrChange>
          </w:rPr>
          <w:instrText>\</w:instrText>
        </w:r>
      </w:ins>
      <w:ins w:id="42" w:author="Palacherla, Susmitha C" w:date="2021-04-19T18:36:00Z">
        <w:r w:rsidRPr="00127904">
          <w:rPr>
            <w:rPrChange w:id="43" w:author="Palacherla, Susmitha C" w:date="2021-04-19T18:36:00Z">
              <w:rPr>
                <w:rStyle w:val="Hyperlink"/>
                <w:rFonts w:ascii="Times New Roman" w:hAnsi="Times New Roman"/>
                <w:sz w:val="20"/>
                <w:szCs w:val="20"/>
              </w:rPr>
            </w:rPrChange>
          </w:rPr>
          <w:instrText>Quality_Now</w:instrText>
        </w:r>
        <w:r w:rsidRPr="00127904">
          <w:rPr>
            <w:rFonts w:ascii="Times New Roman" w:hAnsi="Times New Roman"/>
            <w:sz w:val="20"/>
            <w:szCs w:val="20"/>
          </w:rPr>
          <w:instrText>\</w:instrText>
        </w:r>
      </w:ins>
      <w:ins w:id="44" w:author="Palacherla, Susmitha C" w:date="2021-04-19T18:32:00Z">
        <w:r w:rsidRPr="00127904">
          <w:rPr>
            <w:rPrChange w:id="45" w:author="Palacherla, Susmitha C" w:date="2021-04-19T18:36:00Z">
              <w:rPr>
                <w:rStyle w:val="Hyperlink"/>
                <w:rFonts w:ascii="Times New Roman" w:hAnsi="Times New Roman"/>
                <w:sz w:val="20"/>
                <w:szCs w:val="20"/>
              </w:rPr>
            </w:rPrChange>
          </w:rPr>
          <w:instrText>\</w:instrText>
        </w:r>
      </w:ins>
      <w:ins w:id="46" w:author="Palacherla, Susmitha C" w:date="2021-04-19T18:36:00Z">
        <w:r>
          <w:rPr>
            <w:rFonts w:ascii="Times New Roman" w:hAnsi="Times New Roman"/>
            <w:sz w:val="20"/>
            <w:szCs w:val="20"/>
          </w:rPr>
          <w:instrText xml:space="preserve">" </w:instrText>
        </w:r>
        <w:r>
          <w:rPr>
            <w:rFonts w:ascii="Times New Roman" w:hAnsi="Times New Roman"/>
            <w:sz w:val="20"/>
            <w:szCs w:val="20"/>
          </w:rPr>
          <w:fldChar w:fldCharType="separate"/>
        </w:r>
      </w:ins>
      <w:ins w:id="47" w:author="Palacherla, Susmitha C" w:date="2021-04-19T18:32:00Z">
        <w:r w:rsidRPr="008D052F">
          <w:rPr>
            <w:rStyle w:val="Hyperlink"/>
            <w:rFonts w:ascii="Times New Roman" w:hAnsi="Times New Roman"/>
            <w:sz w:val="20"/>
            <w:szCs w:val="20"/>
          </w:rPr>
          <w:t>\\UVAADADSQL50CCO\</w:t>
        </w:r>
      </w:ins>
      <w:ins w:id="48" w:author="Palacherla, Susmitha C" w:date="2021-04-19T18:36:00Z">
        <w:r w:rsidRPr="008D052F">
          <w:rPr>
            <w:rStyle w:val="Hyperlink"/>
            <w:rFonts w:ascii="Times New Roman" w:hAnsi="Times New Roman"/>
            <w:sz w:val="20"/>
            <w:szCs w:val="20"/>
          </w:rPr>
          <w:t>Quality_Now</w:t>
        </w:r>
      </w:ins>
      <w:ins w:id="49" w:author="Palacherla, Susmitha C" w:date="2021-04-19T18:32:00Z">
        <w:r w:rsidRPr="008D052F">
          <w:rPr>
            <w:rStyle w:val="Hyperlink"/>
            <w:rFonts w:ascii="Times New Roman" w:hAnsi="Times New Roman"/>
            <w:sz w:val="20"/>
            <w:szCs w:val="20"/>
          </w:rPr>
          <w:t>\</w:t>
        </w:r>
      </w:ins>
      <w:ins w:id="50" w:author="Palacherla, Susmitha C" w:date="2021-04-19T18:36:00Z">
        <w:r>
          <w:rPr>
            <w:rFonts w:ascii="Times New Roman" w:hAnsi="Times New Roman"/>
            <w:sz w:val="20"/>
            <w:szCs w:val="20"/>
          </w:rPr>
          <w:fldChar w:fldCharType="end"/>
        </w:r>
      </w:ins>
      <w:ins w:id="51" w:author="Palacherla, Susmitha C" w:date="2021-04-19T18:32:00Z">
        <w:r w:rsidRPr="002A770C" w:rsidDel="00810310">
          <w:rPr>
            <w:rFonts w:ascii="Times New Roman" w:hAnsi="Times New Roman"/>
            <w:color w:val="000000" w:themeColor="text1"/>
            <w:sz w:val="20"/>
            <w:szCs w:val="20"/>
          </w:rPr>
          <w:t xml:space="preserve"> </w:t>
        </w:r>
        <w:r w:rsidRPr="002A770C">
          <w:rPr>
            <w:rFonts w:ascii="Times New Roman" w:hAnsi="Times New Roman"/>
            <w:color w:val="000000" w:themeColor="text1"/>
            <w:sz w:val="20"/>
            <w:szCs w:val="20"/>
          </w:rPr>
          <w:t xml:space="preserve"> - Dev File staging share</w:t>
        </w:r>
      </w:ins>
    </w:p>
    <w:p w14:paraId="608F4D0E" w14:textId="0D4A7B65" w:rsidR="00127904" w:rsidRPr="002A770C" w:rsidRDefault="00127904" w:rsidP="00127904">
      <w:pPr>
        <w:pStyle w:val="ListParagraph"/>
        <w:widowControl w:val="0"/>
        <w:numPr>
          <w:ilvl w:val="0"/>
          <w:numId w:val="4"/>
        </w:numPr>
        <w:autoSpaceDE w:val="0"/>
        <w:autoSpaceDN w:val="0"/>
        <w:adjustRightInd w:val="0"/>
        <w:spacing w:after="0" w:line="240" w:lineRule="auto"/>
        <w:rPr>
          <w:ins w:id="52" w:author="Palacherla, Susmitha C" w:date="2021-04-19T18:32:00Z"/>
          <w:rFonts w:ascii="Times New Roman" w:hAnsi="Times New Roman"/>
          <w:color w:val="000000" w:themeColor="text1"/>
          <w:sz w:val="20"/>
          <w:szCs w:val="20"/>
        </w:rPr>
      </w:pPr>
      <w:ins w:id="53" w:author="Palacherla, Susmitha C" w:date="2021-04-19T18:36:00Z">
        <w:r>
          <w:rPr>
            <w:rFonts w:ascii="Times New Roman" w:hAnsi="Times New Roman"/>
            <w:sz w:val="20"/>
            <w:szCs w:val="20"/>
          </w:rPr>
          <w:lastRenderedPageBreak/>
          <w:fldChar w:fldCharType="begin"/>
        </w:r>
        <w:r>
          <w:rPr>
            <w:rFonts w:ascii="Times New Roman" w:hAnsi="Times New Roman"/>
            <w:sz w:val="20"/>
            <w:szCs w:val="20"/>
          </w:rPr>
          <w:instrText xml:space="preserve"> HYPERLINK "</w:instrText>
        </w:r>
        <w:r w:rsidRPr="00127904">
          <w:rPr>
            <w:rFonts w:ascii="Times New Roman" w:hAnsi="Times New Roman"/>
            <w:sz w:val="20"/>
            <w:szCs w:val="20"/>
          </w:rPr>
          <w:instrText>\</w:instrText>
        </w:r>
      </w:ins>
      <w:ins w:id="54" w:author="Palacherla, Susmitha C" w:date="2021-04-19T18:32:00Z">
        <w:r w:rsidRPr="00127904">
          <w:rPr>
            <w:rPrChange w:id="55" w:author="Palacherla, Susmitha C" w:date="2021-04-19T18:36:00Z">
              <w:rPr>
                <w:rStyle w:val="Hyperlink"/>
                <w:rFonts w:ascii="Times New Roman" w:hAnsi="Times New Roman"/>
                <w:sz w:val="20"/>
                <w:szCs w:val="20"/>
              </w:rPr>
            </w:rPrChange>
          </w:rPr>
          <w:instrText>\</w:instrText>
        </w:r>
      </w:ins>
      <w:ins w:id="56" w:author="Palacherla, Susmitha C" w:date="2021-04-19T18:36:00Z">
        <w:r w:rsidRPr="00127904">
          <w:rPr>
            <w:rFonts w:ascii="Times New Roman" w:hAnsi="Times New Roman"/>
            <w:sz w:val="20"/>
            <w:szCs w:val="20"/>
          </w:rPr>
          <w:instrText>\</w:instrText>
        </w:r>
      </w:ins>
      <w:ins w:id="57" w:author="Palacherla, Susmitha C" w:date="2021-04-19T18:32:00Z">
        <w:r w:rsidRPr="00127904">
          <w:rPr>
            <w:rPrChange w:id="58" w:author="Palacherla, Susmitha C" w:date="2021-04-19T18:36:00Z">
              <w:rPr>
                <w:rStyle w:val="Hyperlink"/>
                <w:rFonts w:ascii="Times New Roman" w:hAnsi="Times New Roman"/>
                <w:sz w:val="20"/>
                <w:szCs w:val="20"/>
              </w:rPr>
            </w:rPrChange>
          </w:rPr>
          <w:instrText>\UVAADADSQL52CCO</w:instrText>
        </w:r>
      </w:ins>
      <w:ins w:id="59" w:author="Palacherla, Susmitha C" w:date="2021-04-19T18:36:00Z">
        <w:r w:rsidRPr="00127904">
          <w:rPr>
            <w:rFonts w:ascii="Times New Roman" w:hAnsi="Times New Roman"/>
            <w:sz w:val="20"/>
            <w:szCs w:val="20"/>
          </w:rPr>
          <w:instrText>\</w:instrText>
        </w:r>
      </w:ins>
      <w:ins w:id="60" w:author="Palacherla, Susmitha C" w:date="2021-04-19T18:32:00Z">
        <w:r w:rsidRPr="00127904">
          <w:rPr>
            <w:rPrChange w:id="61" w:author="Palacherla, Susmitha C" w:date="2021-04-19T18:36:00Z">
              <w:rPr>
                <w:rStyle w:val="Hyperlink"/>
                <w:rFonts w:ascii="Times New Roman" w:hAnsi="Times New Roman"/>
                <w:sz w:val="20"/>
                <w:szCs w:val="20"/>
              </w:rPr>
            </w:rPrChange>
          </w:rPr>
          <w:instrText>\</w:instrText>
        </w:r>
      </w:ins>
      <w:ins w:id="62" w:author="Palacherla, Susmitha C" w:date="2021-04-19T18:36:00Z">
        <w:r w:rsidRPr="00127904">
          <w:rPr>
            <w:rPrChange w:id="63" w:author="Palacherla, Susmitha C" w:date="2021-04-19T18:36:00Z">
              <w:rPr>
                <w:rStyle w:val="Hyperlink"/>
                <w:rFonts w:ascii="Times New Roman" w:hAnsi="Times New Roman"/>
                <w:sz w:val="20"/>
                <w:szCs w:val="20"/>
              </w:rPr>
            </w:rPrChange>
          </w:rPr>
          <w:instrText>Quality_Now</w:instrText>
        </w:r>
        <w:r w:rsidRPr="00127904">
          <w:rPr>
            <w:rFonts w:ascii="Times New Roman" w:hAnsi="Times New Roman"/>
            <w:sz w:val="20"/>
            <w:szCs w:val="20"/>
          </w:rPr>
          <w:instrText>\</w:instrText>
        </w:r>
      </w:ins>
      <w:ins w:id="64" w:author="Palacherla, Susmitha C" w:date="2021-04-19T18:32:00Z">
        <w:r w:rsidRPr="00127904">
          <w:rPr>
            <w:rPrChange w:id="65" w:author="Palacherla, Susmitha C" w:date="2021-04-19T18:36:00Z">
              <w:rPr>
                <w:rStyle w:val="Hyperlink"/>
                <w:rFonts w:ascii="Times New Roman" w:hAnsi="Times New Roman"/>
                <w:sz w:val="20"/>
                <w:szCs w:val="20"/>
              </w:rPr>
            </w:rPrChange>
          </w:rPr>
          <w:instrText>\</w:instrText>
        </w:r>
      </w:ins>
      <w:ins w:id="66" w:author="Palacherla, Susmitha C" w:date="2021-04-19T18:36:00Z">
        <w:r>
          <w:rPr>
            <w:rFonts w:ascii="Times New Roman" w:hAnsi="Times New Roman"/>
            <w:sz w:val="20"/>
            <w:szCs w:val="20"/>
          </w:rPr>
          <w:instrText xml:space="preserve">" </w:instrText>
        </w:r>
        <w:r>
          <w:rPr>
            <w:rFonts w:ascii="Times New Roman" w:hAnsi="Times New Roman"/>
            <w:sz w:val="20"/>
            <w:szCs w:val="20"/>
          </w:rPr>
          <w:fldChar w:fldCharType="separate"/>
        </w:r>
      </w:ins>
      <w:ins w:id="67" w:author="Palacherla, Susmitha C" w:date="2021-04-19T18:32:00Z">
        <w:r w:rsidRPr="008D052F">
          <w:rPr>
            <w:rStyle w:val="Hyperlink"/>
            <w:rFonts w:ascii="Times New Roman" w:hAnsi="Times New Roman"/>
            <w:sz w:val="20"/>
            <w:szCs w:val="20"/>
          </w:rPr>
          <w:t>\\UVAADADSQL52CCO\</w:t>
        </w:r>
      </w:ins>
      <w:ins w:id="68" w:author="Palacherla, Susmitha C" w:date="2021-04-19T18:36:00Z">
        <w:r w:rsidRPr="008D052F">
          <w:rPr>
            <w:rStyle w:val="Hyperlink"/>
            <w:rFonts w:ascii="Times New Roman" w:hAnsi="Times New Roman"/>
            <w:sz w:val="20"/>
            <w:szCs w:val="20"/>
          </w:rPr>
          <w:t>Quality_Now</w:t>
        </w:r>
      </w:ins>
      <w:ins w:id="69" w:author="Palacherla, Susmitha C" w:date="2021-04-19T18:32:00Z">
        <w:r w:rsidRPr="008D052F">
          <w:rPr>
            <w:rStyle w:val="Hyperlink"/>
            <w:rFonts w:ascii="Times New Roman" w:hAnsi="Times New Roman"/>
            <w:sz w:val="20"/>
            <w:szCs w:val="20"/>
          </w:rPr>
          <w:t>\</w:t>
        </w:r>
      </w:ins>
      <w:ins w:id="70" w:author="Palacherla, Susmitha C" w:date="2021-04-19T18:36:00Z">
        <w:r>
          <w:rPr>
            <w:rFonts w:ascii="Times New Roman" w:hAnsi="Times New Roman"/>
            <w:sz w:val="20"/>
            <w:szCs w:val="20"/>
          </w:rPr>
          <w:fldChar w:fldCharType="end"/>
        </w:r>
      </w:ins>
      <w:ins w:id="71" w:author="Palacherla, Susmitha C" w:date="2021-04-19T18:32:00Z">
        <w:r w:rsidRPr="002A770C" w:rsidDel="00810310">
          <w:rPr>
            <w:rFonts w:ascii="Times New Roman" w:hAnsi="Times New Roman"/>
            <w:color w:val="000000" w:themeColor="text1"/>
            <w:sz w:val="20"/>
            <w:szCs w:val="20"/>
          </w:rPr>
          <w:t xml:space="preserve"> </w:t>
        </w:r>
        <w:r w:rsidRPr="002A770C">
          <w:rPr>
            <w:rFonts w:ascii="Times New Roman" w:hAnsi="Times New Roman"/>
            <w:color w:val="000000" w:themeColor="text1"/>
            <w:sz w:val="20"/>
            <w:szCs w:val="20"/>
          </w:rPr>
          <w:t xml:space="preserve"> - Test File staging share</w:t>
        </w:r>
        <w:r w:rsidRPr="002A770C" w:rsidDel="00810310">
          <w:rPr>
            <w:rFonts w:ascii="Times New Roman" w:hAnsi="Times New Roman"/>
            <w:color w:val="000000" w:themeColor="text1"/>
            <w:sz w:val="20"/>
            <w:szCs w:val="20"/>
          </w:rPr>
          <w:t xml:space="preserve"> </w:t>
        </w:r>
      </w:ins>
    </w:p>
    <w:p w14:paraId="748C094B" w14:textId="5E0F2C77" w:rsidR="00127904" w:rsidRPr="002A770C" w:rsidRDefault="005D26FA" w:rsidP="00127904">
      <w:pPr>
        <w:pStyle w:val="ListParagraph"/>
        <w:widowControl w:val="0"/>
        <w:numPr>
          <w:ilvl w:val="0"/>
          <w:numId w:val="4"/>
        </w:numPr>
        <w:autoSpaceDE w:val="0"/>
        <w:autoSpaceDN w:val="0"/>
        <w:adjustRightInd w:val="0"/>
        <w:spacing w:after="0" w:line="240" w:lineRule="auto"/>
        <w:rPr>
          <w:ins w:id="72" w:author="Palacherla, Susmitha C" w:date="2021-04-19T18:32:00Z"/>
          <w:rFonts w:ascii="Times New Roman" w:hAnsi="Times New Roman"/>
          <w:color w:val="000000" w:themeColor="text1"/>
          <w:sz w:val="20"/>
          <w:szCs w:val="20"/>
        </w:rPr>
      </w:pPr>
      <w:ins w:id="73" w:author="Palacherla, Susmitha C" w:date="2021-04-19T18:36:00Z">
        <w:r>
          <w:rPr>
            <w:rFonts w:ascii="Times New Roman" w:hAnsi="Times New Roman"/>
            <w:sz w:val="20"/>
            <w:szCs w:val="20"/>
          </w:rPr>
          <w:fldChar w:fldCharType="begin"/>
        </w:r>
        <w:r>
          <w:rPr>
            <w:rFonts w:ascii="Times New Roman" w:hAnsi="Times New Roman"/>
            <w:sz w:val="20"/>
            <w:szCs w:val="20"/>
          </w:rPr>
          <w:instrText xml:space="preserve"> HYPERLINK "</w:instrText>
        </w:r>
        <w:r w:rsidRPr="005D26FA">
          <w:rPr>
            <w:rFonts w:ascii="Times New Roman" w:hAnsi="Times New Roman"/>
            <w:sz w:val="20"/>
            <w:szCs w:val="20"/>
          </w:rPr>
          <w:instrText>\</w:instrText>
        </w:r>
      </w:ins>
      <w:ins w:id="74" w:author="Palacherla, Susmitha C" w:date="2021-04-19T18:32:00Z">
        <w:r w:rsidRPr="005D26FA">
          <w:rPr>
            <w:rPrChange w:id="75" w:author="Palacherla, Susmitha C" w:date="2021-04-19T18:36:00Z">
              <w:rPr>
                <w:rStyle w:val="Hyperlink"/>
                <w:rFonts w:ascii="Times New Roman" w:hAnsi="Times New Roman"/>
                <w:sz w:val="20"/>
                <w:szCs w:val="20"/>
              </w:rPr>
            </w:rPrChange>
          </w:rPr>
          <w:instrText>\</w:instrText>
        </w:r>
      </w:ins>
      <w:ins w:id="76" w:author="Palacherla, Susmitha C" w:date="2021-04-19T18:36:00Z">
        <w:r w:rsidRPr="005D26FA">
          <w:rPr>
            <w:rFonts w:ascii="Times New Roman" w:hAnsi="Times New Roman"/>
            <w:sz w:val="20"/>
            <w:szCs w:val="20"/>
          </w:rPr>
          <w:instrText>\</w:instrText>
        </w:r>
      </w:ins>
      <w:ins w:id="77" w:author="Palacherla, Susmitha C" w:date="2021-04-19T18:32:00Z">
        <w:r w:rsidRPr="005D26FA">
          <w:rPr>
            <w:rPrChange w:id="78" w:author="Palacherla, Susmitha C" w:date="2021-04-19T18:36:00Z">
              <w:rPr>
                <w:rStyle w:val="Hyperlink"/>
                <w:rFonts w:ascii="Times New Roman" w:hAnsi="Times New Roman"/>
                <w:sz w:val="20"/>
                <w:szCs w:val="20"/>
              </w:rPr>
            </w:rPrChange>
          </w:rPr>
          <w:instrText>\UVAAPADSQL50CCO</w:instrText>
        </w:r>
      </w:ins>
      <w:ins w:id="79" w:author="Palacherla, Susmitha C" w:date="2021-04-19T18:36:00Z">
        <w:r w:rsidRPr="005D26FA">
          <w:rPr>
            <w:rFonts w:ascii="Times New Roman" w:hAnsi="Times New Roman"/>
            <w:sz w:val="20"/>
            <w:szCs w:val="20"/>
          </w:rPr>
          <w:instrText>\</w:instrText>
        </w:r>
      </w:ins>
      <w:ins w:id="80" w:author="Palacherla, Susmitha C" w:date="2021-04-19T18:32:00Z">
        <w:r w:rsidRPr="005D26FA">
          <w:rPr>
            <w:rPrChange w:id="81" w:author="Palacherla, Susmitha C" w:date="2021-04-19T18:36:00Z">
              <w:rPr>
                <w:rStyle w:val="Hyperlink"/>
                <w:rFonts w:ascii="Times New Roman" w:hAnsi="Times New Roman"/>
                <w:sz w:val="20"/>
                <w:szCs w:val="20"/>
              </w:rPr>
            </w:rPrChange>
          </w:rPr>
          <w:instrText>\</w:instrText>
        </w:r>
      </w:ins>
      <w:ins w:id="82" w:author="Palacherla, Susmitha C" w:date="2021-04-19T18:36:00Z">
        <w:r w:rsidRPr="005D26FA">
          <w:rPr>
            <w:rPrChange w:id="83" w:author="Palacherla, Susmitha C" w:date="2021-04-19T18:36:00Z">
              <w:rPr>
                <w:rStyle w:val="Hyperlink"/>
                <w:rFonts w:ascii="Times New Roman" w:hAnsi="Times New Roman"/>
                <w:sz w:val="20"/>
                <w:szCs w:val="20"/>
              </w:rPr>
            </w:rPrChange>
          </w:rPr>
          <w:instrText>Quality_Now</w:instrText>
        </w:r>
        <w:r w:rsidRPr="005D26FA">
          <w:rPr>
            <w:rFonts w:ascii="Times New Roman" w:hAnsi="Times New Roman"/>
            <w:sz w:val="20"/>
            <w:szCs w:val="20"/>
          </w:rPr>
          <w:instrText>\</w:instrText>
        </w:r>
      </w:ins>
      <w:ins w:id="84" w:author="Palacherla, Susmitha C" w:date="2021-04-19T18:32:00Z">
        <w:r w:rsidRPr="005D26FA">
          <w:rPr>
            <w:rPrChange w:id="85" w:author="Palacherla, Susmitha C" w:date="2021-04-19T18:36:00Z">
              <w:rPr>
                <w:rStyle w:val="Hyperlink"/>
                <w:rFonts w:ascii="Times New Roman" w:hAnsi="Times New Roman"/>
                <w:sz w:val="20"/>
                <w:szCs w:val="20"/>
              </w:rPr>
            </w:rPrChange>
          </w:rPr>
          <w:instrText>\</w:instrText>
        </w:r>
      </w:ins>
      <w:ins w:id="86" w:author="Palacherla, Susmitha C" w:date="2021-04-19T18:36:00Z">
        <w:r>
          <w:rPr>
            <w:rFonts w:ascii="Times New Roman" w:hAnsi="Times New Roman"/>
            <w:sz w:val="20"/>
            <w:szCs w:val="20"/>
          </w:rPr>
          <w:instrText xml:space="preserve">" </w:instrText>
        </w:r>
        <w:r>
          <w:rPr>
            <w:rFonts w:ascii="Times New Roman" w:hAnsi="Times New Roman"/>
            <w:sz w:val="20"/>
            <w:szCs w:val="20"/>
          </w:rPr>
          <w:fldChar w:fldCharType="separate"/>
        </w:r>
      </w:ins>
      <w:ins w:id="87" w:author="Palacherla, Susmitha C" w:date="2021-04-19T18:32:00Z">
        <w:r w:rsidRPr="008D052F">
          <w:rPr>
            <w:rStyle w:val="Hyperlink"/>
            <w:rFonts w:ascii="Times New Roman" w:hAnsi="Times New Roman"/>
            <w:sz w:val="20"/>
            <w:szCs w:val="20"/>
          </w:rPr>
          <w:t>\\UVAAPADSQL50CCO\</w:t>
        </w:r>
      </w:ins>
      <w:ins w:id="88" w:author="Palacherla, Susmitha C" w:date="2021-04-19T18:36:00Z">
        <w:r w:rsidRPr="008D052F">
          <w:rPr>
            <w:rStyle w:val="Hyperlink"/>
            <w:rFonts w:ascii="Times New Roman" w:hAnsi="Times New Roman"/>
            <w:sz w:val="20"/>
            <w:szCs w:val="20"/>
          </w:rPr>
          <w:t>Quality_Now</w:t>
        </w:r>
      </w:ins>
      <w:ins w:id="89" w:author="Palacherla, Susmitha C" w:date="2021-04-19T18:32:00Z">
        <w:r w:rsidRPr="008D052F">
          <w:rPr>
            <w:rStyle w:val="Hyperlink"/>
            <w:rFonts w:ascii="Times New Roman" w:hAnsi="Times New Roman"/>
            <w:sz w:val="20"/>
            <w:szCs w:val="20"/>
          </w:rPr>
          <w:t>\</w:t>
        </w:r>
      </w:ins>
      <w:ins w:id="90" w:author="Palacherla, Susmitha C" w:date="2021-04-19T18:36:00Z">
        <w:r>
          <w:rPr>
            <w:rFonts w:ascii="Times New Roman" w:hAnsi="Times New Roman"/>
            <w:sz w:val="20"/>
            <w:szCs w:val="20"/>
          </w:rPr>
          <w:fldChar w:fldCharType="end"/>
        </w:r>
      </w:ins>
      <w:ins w:id="91" w:author="Palacherla, Susmitha C" w:date="2021-04-19T18:32:00Z">
        <w:r w:rsidR="00127904" w:rsidRPr="002A770C" w:rsidDel="00810310">
          <w:rPr>
            <w:rFonts w:ascii="Times New Roman" w:hAnsi="Times New Roman"/>
            <w:color w:val="000000" w:themeColor="text1"/>
            <w:sz w:val="20"/>
            <w:szCs w:val="20"/>
          </w:rPr>
          <w:t xml:space="preserve"> </w:t>
        </w:r>
        <w:r w:rsidR="00127904" w:rsidRPr="002A770C">
          <w:rPr>
            <w:rFonts w:ascii="Times New Roman" w:hAnsi="Times New Roman"/>
            <w:color w:val="000000" w:themeColor="text1"/>
            <w:sz w:val="20"/>
            <w:szCs w:val="20"/>
          </w:rPr>
          <w:t xml:space="preserve"> - Prod File staging share</w:t>
        </w:r>
      </w:ins>
    </w:p>
    <w:bookmarkEnd w:id="26"/>
    <w:p w14:paraId="771E04FF" w14:textId="47AD05BA" w:rsidR="00DA5AD6" w:rsidRPr="00257251" w:rsidDel="00127904" w:rsidRDefault="00DA5AD6" w:rsidP="00DA5AD6">
      <w:pPr>
        <w:pStyle w:val="ListParagraph"/>
        <w:widowControl w:val="0"/>
        <w:numPr>
          <w:ilvl w:val="0"/>
          <w:numId w:val="4"/>
        </w:numPr>
        <w:autoSpaceDE w:val="0"/>
        <w:autoSpaceDN w:val="0"/>
        <w:adjustRightInd w:val="0"/>
        <w:spacing w:after="0" w:line="240" w:lineRule="auto"/>
        <w:rPr>
          <w:del w:id="92" w:author="Palacherla, Susmitha C" w:date="2021-04-19T18:32:00Z"/>
          <w:rFonts w:ascii="Times New Roman" w:hAnsi="Times New Roman"/>
          <w:color w:val="000000" w:themeColor="text1"/>
          <w:sz w:val="20"/>
          <w:szCs w:val="20"/>
        </w:rPr>
      </w:pPr>
      <w:del w:id="93" w:author="Palacherla, Susmitha C" w:date="2021-04-19T18:32:00Z">
        <w:r w:rsidRPr="002A21C8" w:rsidDel="00127904">
          <w:rPr>
            <w:rFonts w:ascii="Arial" w:hAnsi="Arial" w:cs="Arial"/>
            <w:color w:val="000000"/>
            <w:sz w:val="20"/>
            <w:szCs w:val="20"/>
          </w:rPr>
          <w:delText>F3420-ECLDB</w:delText>
        </w:r>
        <w:r w:rsidDel="00127904">
          <w:rPr>
            <w:rFonts w:ascii="Arial" w:hAnsi="Arial" w:cs="Arial"/>
            <w:color w:val="000000"/>
            <w:sz w:val="20"/>
            <w:szCs w:val="20"/>
          </w:rPr>
          <w:delText>T</w:delText>
        </w:r>
        <w:r w:rsidRPr="002A21C8" w:rsidDel="00127904">
          <w:rPr>
            <w:rFonts w:ascii="Arial" w:hAnsi="Arial" w:cs="Arial"/>
            <w:color w:val="000000"/>
            <w:sz w:val="20"/>
            <w:szCs w:val="20"/>
          </w:rPr>
          <w:delText>01</w:delText>
        </w:r>
        <w:r w:rsidRPr="002A21C8" w:rsidDel="00127904">
          <w:rPr>
            <w:rFonts w:ascii="Times New Roman" w:hAnsi="Times New Roman"/>
            <w:color w:val="000000" w:themeColor="text1"/>
            <w:sz w:val="20"/>
            <w:szCs w:val="20"/>
          </w:rPr>
          <w:delText xml:space="preserve"> </w:delText>
        </w:r>
        <w:r w:rsidRPr="00257251" w:rsidDel="00127904">
          <w:rPr>
            <w:rFonts w:ascii="Times New Roman" w:hAnsi="Times New Roman"/>
            <w:color w:val="000000" w:themeColor="text1"/>
            <w:sz w:val="20"/>
            <w:szCs w:val="20"/>
          </w:rPr>
          <w:delText xml:space="preserve">– Test DB </w:delText>
        </w:r>
        <w:r w:rsidDel="00127904">
          <w:rPr>
            <w:rFonts w:ascii="Times New Roman" w:hAnsi="Times New Roman"/>
            <w:color w:val="000000" w:themeColor="text1"/>
            <w:sz w:val="20"/>
            <w:szCs w:val="20"/>
          </w:rPr>
          <w:delText>Server</w:delText>
        </w:r>
      </w:del>
    </w:p>
    <w:p w14:paraId="55B2A3DF" w14:textId="66DD7D83" w:rsidR="00DA5AD6" w:rsidDel="00127904" w:rsidRDefault="00DA5AD6" w:rsidP="00DA5AD6">
      <w:pPr>
        <w:pStyle w:val="ListParagraph"/>
        <w:widowControl w:val="0"/>
        <w:numPr>
          <w:ilvl w:val="0"/>
          <w:numId w:val="4"/>
        </w:numPr>
        <w:autoSpaceDE w:val="0"/>
        <w:autoSpaceDN w:val="0"/>
        <w:adjustRightInd w:val="0"/>
        <w:spacing w:after="0" w:line="240" w:lineRule="auto"/>
        <w:rPr>
          <w:del w:id="94" w:author="Palacherla, Susmitha C" w:date="2021-04-19T18:32:00Z"/>
          <w:rFonts w:ascii="Times New Roman" w:hAnsi="Times New Roman"/>
          <w:color w:val="000000" w:themeColor="text1"/>
          <w:sz w:val="20"/>
          <w:szCs w:val="20"/>
        </w:rPr>
      </w:pPr>
      <w:del w:id="95" w:author="Palacherla, Susmitha C" w:date="2021-04-19T18:32:00Z">
        <w:r w:rsidDel="00127904">
          <w:rPr>
            <w:rFonts w:ascii="Arial" w:hAnsi="Arial" w:cs="Arial"/>
            <w:color w:val="000000"/>
            <w:sz w:val="20"/>
            <w:szCs w:val="20"/>
          </w:rPr>
          <w:delText>F3420-ECLDBP</w:delText>
        </w:r>
        <w:r w:rsidRPr="002A21C8" w:rsidDel="00127904">
          <w:rPr>
            <w:rFonts w:ascii="Arial" w:hAnsi="Arial" w:cs="Arial"/>
            <w:color w:val="000000"/>
            <w:sz w:val="20"/>
            <w:szCs w:val="20"/>
          </w:rPr>
          <w:delText>01</w:delText>
        </w:r>
        <w:r w:rsidRPr="002A21C8" w:rsidDel="00127904">
          <w:rPr>
            <w:rFonts w:ascii="Times New Roman" w:hAnsi="Times New Roman"/>
            <w:color w:val="000000" w:themeColor="text1"/>
            <w:sz w:val="20"/>
            <w:szCs w:val="20"/>
          </w:rPr>
          <w:delText xml:space="preserve"> </w:delText>
        </w:r>
        <w:r w:rsidRPr="00257251" w:rsidDel="00127904">
          <w:rPr>
            <w:rFonts w:ascii="Times New Roman" w:hAnsi="Times New Roman"/>
            <w:color w:val="000000" w:themeColor="text1"/>
            <w:sz w:val="20"/>
            <w:szCs w:val="20"/>
          </w:rPr>
          <w:delText xml:space="preserve">– </w:delText>
        </w:r>
        <w:r w:rsidDel="00127904">
          <w:rPr>
            <w:rFonts w:ascii="Times New Roman" w:hAnsi="Times New Roman"/>
            <w:color w:val="000000" w:themeColor="text1"/>
            <w:sz w:val="20"/>
            <w:szCs w:val="20"/>
          </w:rPr>
          <w:delText>Prod Server</w:delText>
        </w:r>
      </w:del>
    </w:p>
    <w:p w14:paraId="414577F4" w14:textId="37E60E28" w:rsidR="00DA5AD6" w:rsidDel="00127904" w:rsidRDefault="000B7F28" w:rsidP="00DA5AD6">
      <w:pPr>
        <w:pStyle w:val="ListParagraph"/>
        <w:widowControl w:val="0"/>
        <w:numPr>
          <w:ilvl w:val="0"/>
          <w:numId w:val="4"/>
        </w:numPr>
        <w:autoSpaceDE w:val="0"/>
        <w:autoSpaceDN w:val="0"/>
        <w:adjustRightInd w:val="0"/>
        <w:spacing w:after="0" w:line="240" w:lineRule="auto"/>
        <w:rPr>
          <w:del w:id="96" w:author="Palacherla, Susmitha C" w:date="2021-04-19T18:32:00Z"/>
          <w:rFonts w:ascii="Times New Roman" w:hAnsi="Times New Roman"/>
          <w:color w:val="000000" w:themeColor="text1"/>
          <w:sz w:val="20"/>
          <w:szCs w:val="20"/>
        </w:rPr>
      </w:pPr>
      <w:del w:id="97" w:author="Palacherla, Susmitha C" w:date="2021-04-19T18:32:00Z">
        <w:r w:rsidDel="00127904">
          <w:fldChar w:fldCharType="begin"/>
        </w:r>
        <w:r w:rsidDel="00127904">
          <w:delInstrText xml:space="preserve"> HYPERLINK "file:///\\\\F3420-ECLDBD01\\data\\" </w:delInstrText>
        </w:r>
        <w:r w:rsidDel="00127904">
          <w:fldChar w:fldCharType="separate"/>
        </w:r>
        <w:r w:rsidR="00DA5AD6" w:rsidDel="00127904">
          <w:rPr>
            <w:rStyle w:val="Hyperlink"/>
            <w:rFonts w:ascii="Arial" w:hAnsi="Arial" w:cs="Arial"/>
            <w:sz w:val="20"/>
            <w:szCs w:val="20"/>
          </w:rPr>
          <w:delText>\\F3420-ECLDBD01\data\</w:delText>
        </w:r>
        <w:r w:rsidDel="00127904">
          <w:rPr>
            <w:rStyle w:val="Hyperlink"/>
            <w:rFonts w:ascii="Arial" w:hAnsi="Arial" w:cs="Arial"/>
            <w:sz w:val="20"/>
            <w:szCs w:val="20"/>
          </w:rPr>
          <w:fldChar w:fldCharType="end"/>
        </w:r>
        <w:r w:rsidR="00DA5AD6" w:rsidRPr="00257251" w:rsidDel="00127904">
          <w:rPr>
            <w:rFonts w:ascii="Times New Roman" w:hAnsi="Times New Roman"/>
            <w:color w:val="000000" w:themeColor="text1"/>
            <w:sz w:val="20"/>
            <w:szCs w:val="20"/>
          </w:rPr>
          <w:delText xml:space="preserve"> </w:delText>
        </w:r>
        <w:r w:rsidR="00DA5AD6" w:rsidDel="00127904">
          <w:rPr>
            <w:rFonts w:ascii="Times New Roman" w:hAnsi="Times New Roman"/>
            <w:color w:val="000000" w:themeColor="text1"/>
            <w:sz w:val="20"/>
            <w:szCs w:val="20"/>
          </w:rPr>
          <w:delText xml:space="preserve"> - Dev File staging share</w:delText>
        </w:r>
      </w:del>
    </w:p>
    <w:p w14:paraId="2117B298" w14:textId="24D0FAE8" w:rsidR="00DA5AD6" w:rsidRPr="00257251" w:rsidDel="00127904" w:rsidRDefault="000B7F28" w:rsidP="00DA5AD6">
      <w:pPr>
        <w:pStyle w:val="ListParagraph"/>
        <w:widowControl w:val="0"/>
        <w:numPr>
          <w:ilvl w:val="0"/>
          <w:numId w:val="4"/>
        </w:numPr>
        <w:autoSpaceDE w:val="0"/>
        <w:autoSpaceDN w:val="0"/>
        <w:adjustRightInd w:val="0"/>
        <w:spacing w:after="0" w:line="240" w:lineRule="auto"/>
        <w:rPr>
          <w:del w:id="98" w:author="Palacherla, Susmitha C" w:date="2021-04-19T18:32:00Z"/>
          <w:rFonts w:ascii="Times New Roman" w:hAnsi="Times New Roman"/>
          <w:color w:val="000000" w:themeColor="text1"/>
          <w:sz w:val="20"/>
          <w:szCs w:val="20"/>
        </w:rPr>
      </w:pPr>
      <w:del w:id="99" w:author="Palacherla, Susmitha C" w:date="2021-04-19T18:32:00Z">
        <w:r w:rsidDel="00127904">
          <w:fldChar w:fldCharType="begin"/>
        </w:r>
        <w:r w:rsidDel="00127904">
          <w:delInstrText xml:space="preserve"> HYPERLINK "file:///\\\\F3420-ECLDBT01\\data\\" </w:delInstrText>
        </w:r>
        <w:r w:rsidDel="00127904">
          <w:fldChar w:fldCharType="separate"/>
        </w:r>
        <w:r w:rsidR="00DA5AD6" w:rsidDel="00127904">
          <w:rPr>
            <w:rStyle w:val="Hyperlink"/>
            <w:rFonts w:ascii="Arial" w:hAnsi="Arial" w:cs="Arial"/>
            <w:sz w:val="20"/>
            <w:szCs w:val="20"/>
          </w:rPr>
          <w:delText>\\F3420-ECLDBT01\data\</w:delText>
        </w:r>
        <w:r w:rsidDel="00127904">
          <w:rPr>
            <w:rStyle w:val="Hyperlink"/>
            <w:rFonts w:ascii="Arial" w:hAnsi="Arial" w:cs="Arial"/>
            <w:sz w:val="20"/>
            <w:szCs w:val="20"/>
          </w:rPr>
          <w:fldChar w:fldCharType="end"/>
        </w:r>
        <w:r w:rsidR="00DA5AD6" w:rsidRPr="00257251" w:rsidDel="00127904">
          <w:rPr>
            <w:rFonts w:ascii="Times New Roman" w:hAnsi="Times New Roman"/>
            <w:color w:val="000000" w:themeColor="text1"/>
            <w:sz w:val="20"/>
            <w:szCs w:val="20"/>
          </w:rPr>
          <w:delText xml:space="preserve"> </w:delText>
        </w:r>
        <w:r w:rsidR="00DA5AD6" w:rsidDel="00127904">
          <w:rPr>
            <w:rFonts w:ascii="Times New Roman" w:hAnsi="Times New Roman"/>
            <w:color w:val="000000" w:themeColor="text1"/>
            <w:sz w:val="20"/>
            <w:szCs w:val="20"/>
          </w:rPr>
          <w:delText xml:space="preserve"> - Test</w:delText>
        </w:r>
        <w:r w:rsidR="00DA5AD6" w:rsidRPr="00810310" w:rsidDel="00127904">
          <w:rPr>
            <w:rFonts w:ascii="Times New Roman" w:hAnsi="Times New Roman"/>
            <w:color w:val="000000" w:themeColor="text1"/>
            <w:sz w:val="20"/>
            <w:szCs w:val="20"/>
          </w:rPr>
          <w:delText xml:space="preserve"> </w:delText>
        </w:r>
        <w:r w:rsidR="00DA5AD6" w:rsidDel="00127904">
          <w:rPr>
            <w:rFonts w:ascii="Times New Roman" w:hAnsi="Times New Roman"/>
            <w:color w:val="000000" w:themeColor="text1"/>
            <w:sz w:val="20"/>
            <w:szCs w:val="20"/>
          </w:rPr>
          <w:delText>File staging share</w:delText>
        </w:r>
        <w:r w:rsidR="00DA5AD6" w:rsidRPr="00257251" w:rsidDel="00127904">
          <w:rPr>
            <w:rFonts w:ascii="Times New Roman" w:hAnsi="Times New Roman"/>
            <w:color w:val="000000" w:themeColor="text1"/>
            <w:sz w:val="20"/>
            <w:szCs w:val="20"/>
          </w:rPr>
          <w:delText xml:space="preserve"> </w:delText>
        </w:r>
      </w:del>
    </w:p>
    <w:p w14:paraId="252B3ABA" w14:textId="2E143D26" w:rsidR="00DA5AD6" w:rsidRPr="00257251" w:rsidDel="00127904" w:rsidRDefault="000B7F28" w:rsidP="00DA5AD6">
      <w:pPr>
        <w:pStyle w:val="ListParagraph"/>
        <w:widowControl w:val="0"/>
        <w:numPr>
          <w:ilvl w:val="0"/>
          <w:numId w:val="4"/>
        </w:numPr>
        <w:autoSpaceDE w:val="0"/>
        <w:autoSpaceDN w:val="0"/>
        <w:adjustRightInd w:val="0"/>
        <w:spacing w:after="0" w:line="240" w:lineRule="auto"/>
        <w:rPr>
          <w:del w:id="100" w:author="Palacherla, Susmitha C" w:date="2021-04-19T18:32:00Z"/>
          <w:rFonts w:ascii="Times New Roman" w:hAnsi="Times New Roman"/>
          <w:color w:val="000000" w:themeColor="text1"/>
          <w:sz w:val="20"/>
          <w:szCs w:val="20"/>
        </w:rPr>
      </w:pPr>
      <w:del w:id="101" w:author="Palacherla, Susmitha C" w:date="2021-04-19T18:32:00Z">
        <w:r w:rsidDel="00127904">
          <w:fldChar w:fldCharType="begin"/>
        </w:r>
        <w:r w:rsidDel="00127904">
          <w:delInstrText xml:space="preserve"> HYPERLINK "file:///\\\\F3420-ECLDBP01\\data\\" </w:delInstrText>
        </w:r>
        <w:r w:rsidDel="00127904">
          <w:fldChar w:fldCharType="separate"/>
        </w:r>
        <w:r w:rsidR="005C3A7B" w:rsidRPr="00700164" w:rsidDel="00127904">
          <w:rPr>
            <w:rStyle w:val="Hyperlink"/>
            <w:rFonts w:ascii="Arial" w:hAnsi="Arial" w:cs="Arial"/>
            <w:sz w:val="20"/>
            <w:szCs w:val="20"/>
          </w:rPr>
          <w:delText>\\F3420-ECLDBP01\data\</w:delText>
        </w:r>
        <w:r w:rsidDel="00127904">
          <w:rPr>
            <w:rStyle w:val="Hyperlink"/>
            <w:rFonts w:ascii="Arial" w:hAnsi="Arial" w:cs="Arial"/>
            <w:sz w:val="20"/>
            <w:szCs w:val="20"/>
          </w:rPr>
          <w:fldChar w:fldCharType="end"/>
        </w:r>
        <w:r w:rsidR="005C3A7B" w:rsidRPr="00257251" w:rsidDel="00127904">
          <w:rPr>
            <w:rFonts w:ascii="Times New Roman" w:hAnsi="Times New Roman"/>
            <w:color w:val="000000" w:themeColor="text1"/>
            <w:sz w:val="20"/>
            <w:szCs w:val="20"/>
          </w:rPr>
          <w:delText xml:space="preserve"> </w:delText>
        </w:r>
        <w:r w:rsidR="005C3A7B" w:rsidDel="00127904">
          <w:rPr>
            <w:rFonts w:ascii="Times New Roman" w:hAnsi="Times New Roman"/>
            <w:color w:val="000000" w:themeColor="text1"/>
            <w:sz w:val="20"/>
            <w:szCs w:val="20"/>
          </w:rPr>
          <w:delText xml:space="preserve"> </w:delText>
        </w:r>
        <w:r w:rsidR="00DA5AD6" w:rsidRPr="00257251" w:rsidDel="00127904">
          <w:rPr>
            <w:rFonts w:ascii="Times New Roman" w:hAnsi="Times New Roman"/>
            <w:color w:val="000000" w:themeColor="text1"/>
            <w:sz w:val="20"/>
            <w:szCs w:val="20"/>
          </w:rPr>
          <w:delText xml:space="preserve"> - </w:delText>
        </w:r>
        <w:r w:rsidR="00DA5AD6" w:rsidDel="00127904">
          <w:rPr>
            <w:rFonts w:ascii="Times New Roman" w:hAnsi="Times New Roman"/>
            <w:color w:val="000000" w:themeColor="text1"/>
            <w:sz w:val="20"/>
            <w:szCs w:val="20"/>
          </w:rPr>
          <w:delText xml:space="preserve">Prod </w:delText>
        </w:r>
        <w:r w:rsidR="00DA5AD6" w:rsidRPr="00257251" w:rsidDel="00127904">
          <w:rPr>
            <w:rFonts w:ascii="Times New Roman" w:hAnsi="Times New Roman"/>
            <w:color w:val="000000" w:themeColor="text1"/>
            <w:sz w:val="20"/>
            <w:szCs w:val="20"/>
          </w:rPr>
          <w:delText>File staging share</w:delText>
        </w:r>
      </w:del>
    </w:p>
    <w:p w14:paraId="0678AC51" w14:textId="77777777" w:rsidR="009D1884" w:rsidRPr="001D6CCE" w:rsidRDefault="009D1884" w:rsidP="009F2A51">
      <w:pPr>
        <w:widowControl w:val="0"/>
        <w:autoSpaceDE w:val="0"/>
        <w:autoSpaceDN w:val="0"/>
        <w:adjustRightInd w:val="0"/>
        <w:spacing w:after="0" w:line="240" w:lineRule="auto"/>
        <w:rPr>
          <w:rFonts w:ascii="Times New Roman" w:hAnsi="Times New Roman"/>
          <w:b/>
        </w:rPr>
      </w:pPr>
    </w:p>
    <w:p w14:paraId="5E77627C" w14:textId="77777777" w:rsidR="009D1884" w:rsidRPr="001D6CCE" w:rsidRDefault="009D1884" w:rsidP="0027630C">
      <w:pPr>
        <w:pStyle w:val="Heading2"/>
        <w:rPr>
          <w:rFonts w:ascii="Times New Roman" w:hAnsi="Times New Roman" w:cs="Times New Roman"/>
          <w:color w:val="auto"/>
          <w:sz w:val="22"/>
          <w:szCs w:val="22"/>
        </w:rPr>
      </w:pPr>
      <w:bookmarkStart w:id="102" w:name="_Toc4511513"/>
      <w:r w:rsidRPr="001D6CCE">
        <w:rPr>
          <w:rFonts w:ascii="Times New Roman" w:hAnsi="Times New Roman" w:cs="Times New Roman"/>
          <w:color w:val="auto"/>
          <w:sz w:val="22"/>
          <w:szCs w:val="22"/>
        </w:rPr>
        <w:t>Users</w:t>
      </w:r>
      <w:bookmarkEnd w:id="102"/>
      <w:r w:rsidRPr="001D6CCE">
        <w:rPr>
          <w:rFonts w:ascii="Times New Roman" w:hAnsi="Times New Roman" w:cs="Times New Roman"/>
          <w:color w:val="auto"/>
          <w:sz w:val="22"/>
          <w:szCs w:val="22"/>
        </w:rPr>
        <w:t xml:space="preserve"> </w:t>
      </w:r>
    </w:p>
    <w:p w14:paraId="250A1EB1" w14:textId="77777777" w:rsidR="00C86D30" w:rsidRPr="001D6CCE" w:rsidRDefault="00A71CC9" w:rsidP="0076086A">
      <w:pPr>
        <w:pStyle w:val="ListParagraph"/>
        <w:numPr>
          <w:ilvl w:val="0"/>
          <w:numId w:val="5"/>
        </w:numPr>
        <w:rPr>
          <w:rFonts w:ascii="Times New Roman" w:hAnsi="Times New Roman"/>
          <w:color w:val="000000" w:themeColor="text1"/>
        </w:rPr>
      </w:pPr>
      <w:r w:rsidRPr="001D6CCE">
        <w:rPr>
          <w:rFonts w:ascii="Times New Roman" w:hAnsi="Times New Roman"/>
          <w:color w:val="000000" w:themeColor="text1"/>
        </w:rPr>
        <w:t xml:space="preserve">The first </w:t>
      </w:r>
      <w:r w:rsidR="00B41F6B" w:rsidRPr="001D6CCE">
        <w:rPr>
          <w:rFonts w:ascii="Times New Roman" w:hAnsi="Times New Roman"/>
          <w:color w:val="000000" w:themeColor="text1"/>
        </w:rPr>
        <w:t xml:space="preserve">set of </w:t>
      </w:r>
      <w:r w:rsidRPr="001D6CCE">
        <w:rPr>
          <w:rFonts w:ascii="Times New Roman" w:hAnsi="Times New Roman"/>
          <w:color w:val="000000" w:themeColor="text1"/>
        </w:rPr>
        <w:t>user</w:t>
      </w:r>
      <w:r w:rsidR="00B41F6B" w:rsidRPr="001D6CCE">
        <w:rPr>
          <w:rFonts w:ascii="Times New Roman" w:hAnsi="Times New Roman"/>
          <w:color w:val="000000" w:themeColor="text1"/>
        </w:rPr>
        <w:t>s</w:t>
      </w:r>
      <w:r w:rsidRPr="001D6CCE">
        <w:rPr>
          <w:rFonts w:ascii="Times New Roman" w:hAnsi="Times New Roman"/>
          <w:color w:val="000000" w:themeColor="text1"/>
        </w:rPr>
        <w:t xml:space="preserve"> for the </w:t>
      </w:r>
      <w:r w:rsidR="00253DE1">
        <w:rPr>
          <w:rFonts w:ascii="Times New Roman" w:hAnsi="Times New Roman"/>
          <w:color w:val="000000" w:themeColor="text1"/>
        </w:rPr>
        <w:t xml:space="preserve">Quality </w:t>
      </w:r>
      <w:proofErr w:type="spellStart"/>
      <w:r w:rsidR="00253DE1">
        <w:rPr>
          <w:rFonts w:ascii="Times New Roman" w:hAnsi="Times New Roman"/>
          <w:color w:val="000000" w:themeColor="text1"/>
        </w:rPr>
        <w:t>Now</w:t>
      </w:r>
      <w:r w:rsidRPr="001D6CCE">
        <w:rPr>
          <w:rFonts w:ascii="Times New Roman" w:hAnsi="Times New Roman"/>
          <w:color w:val="000000" w:themeColor="text1"/>
        </w:rPr>
        <w:t>records</w:t>
      </w:r>
      <w:proofErr w:type="spellEnd"/>
      <w:r w:rsidRPr="001D6CCE">
        <w:rPr>
          <w:rFonts w:ascii="Times New Roman" w:hAnsi="Times New Roman"/>
          <w:color w:val="000000" w:themeColor="text1"/>
        </w:rPr>
        <w:t xml:space="preserve"> loaded into </w:t>
      </w:r>
      <w:r w:rsidR="00B41F6B" w:rsidRPr="001D6CCE">
        <w:rPr>
          <w:rFonts w:ascii="Times New Roman" w:hAnsi="Times New Roman"/>
          <w:color w:val="000000" w:themeColor="text1"/>
        </w:rPr>
        <w:t xml:space="preserve">the eCL database are the CCO </w:t>
      </w:r>
      <w:r w:rsidR="007C6827" w:rsidRPr="001D6CCE">
        <w:rPr>
          <w:rFonts w:ascii="Times New Roman" w:hAnsi="Times New Roman"/>
          <w:color w:val="000000" w:themeColor="text1"/>
        </w:rPr>
        <w:t>Supervisors</w:t>
      </w:r>
      <w:r w:rsidR="00B41F6B" w:rsidRPr="001D6CCE">
        <w:rPr>
          <w:rFonts w:ascii="Times New Roman" w:hAnsi="Times New Roman"/>
          <w:color w:val="000000" w:themeColor="text1"/>
        </w:rPr>
        <w:t xml:space="preserve"> </w:t>
      </w:r>
      <w:r w:rsidR="00EB552F" w:rsidRPr="001D6CCE">
        <w:rPr>
          <w:rFonts w:ascii="Times New Roman" w:hAnsi="Times New Roman"/>
          <w:color w:val="000000" w:themeColor="text1"/>
        </w:rPr>
        <w:t>and their immediate supervisors. Logs are loaded at pending Acknowledgement status and can be acknowledged by either the Supervisor (owner) or Manager of the Supervisor first.</w:t>
      </w:r>
    </w:p>
    <w:p w14:paraId="10483882" w14:textId="77777777" w:rsidR="00B41F6B" w:rsidRPr="001D6CCE" w:rsidRDefault="00B41F6B" w:rsidP="0094076B">
      <w:pPr>
        <w:pStyle w:val="ListParagraph"/>
        <w:numPr>
          <w:ilvl w:val="0"/>
          <w:numId w:val="5"/>
        </w:numPr>
        <w:rPr>
          <w:rFonts w:ascii="Times New Roman" w:hAnsi="Times New Roman"/>
          <w:color w:val="000000" w:themeColor="text1"/>
        </w:rPr>
      </w:pPr>
      <w:r w:rsidRPr="001D6CCE">
        <w:rPr>
          <w:rFonts w:ascii="Times New Roman" w:hAnsi="Times New Roman"/>
          <w:color w:val="000000" w:themeColor="text1"/>
        </w:rPr>
        <w:t xml:space="preserve">CCO Supervisors </w:t>
      </w:r>
      <w:r w:rsidR="007C6827" w:rsidRPr="001D6CCE">
        <w:rPr>
          <w:rFonts w:ascii="Times New Roman" w:hAnsi="Times New Roman"/>
          <w:color w:val="000000" w:themeColor="text1"/>
        </w:rPr>
        <w:t>and Managers</w:t>
      </w:r>
      <w:r w:rsidR="0094076B" w:rsidRPr="001D6CCE">
        <w:rPr>
          <w:rFonts w:ascii="Times New Roman" w:hAnsi="Times New Roman"/>
          <w:color w:val="000000" w:themeColor="text1"/>
        </w:rPr>
        <w:t xml:space="preserve"> and specific HR staff</w:t>
      </w:r>
      <w:r w:rsidR="007C6827" w:rsidRPr="001D6CCE">
        <w:rPr>
          <w:rFonts w:ascii="Times New Roman" w:hAnsi="Times New Roman"/>
          <w:color w:val="000000" w:themeColor="text1"/>
        </w:rPr>
        <w:t xml:space="preserve"> </w:t>
      </w:r>
      <w:r w:rsidRPr="001D6CCE">
        <w:rPr>
          <w:rFonts w:ascii="Times New Roman" w:hAnsi="Times New Roman"/>
          <w:color w:val="000000" w:themeColor="text1"/>
        </w:rPr>
        <w:t>will be able to access the logs from the historical Dashboards.</w:t>
      </w:r>
    </w:p>
    <w:p w14:paraId="3DAC7C4A" w14:textId="77777777" w:rsidR="006F770C" w:rsidRPr="001D6CCE" w:rsidRDefault="006F770C" w:rsidP="001D6CCE">
      <w:pPr>
        <w:pStyle w:val="Heading1"/>
        <w:numPr>
          <w:ilvl w:val="0"/>
          <w:numId w:val="1"/>
        </w:numPr>
        <w:rPr>
          <w:rFonts w:ascii="Times New Roman" w:hAnsi="Times New Roman" w:cs="Times New Roman"/>
          <w:color w:val="auto"/>
        </w:rPr>
      </w:pPr>
      <w:bookmarkStart w:id="103" w:name="_Toc4511514"/>
      <w:r w:rsidRPr="001D6CCE">
        <w:rPr>
          <w:rFonts w:ascii="Times New Roman" w:hAnsi="Times New Roman" w:cs="Times New Roman"/>
          <w:color w:val="auto"/>
        </w:rPr>
        <w:t>Details</w:t>
      </w:r>
      <w:bookmarkEnd w:id="103"/>
    </w:p>
    <w:p w14:paraId="1D28EB0B" w14:textId="77777777" w:rsidR="006F770C" w:rsidRPr="001D6CCE" w:rsidRDefault="006F770C" w:rsidP="0076086A">
      <w:pPr>
        <w:pStyle w:val="ListParagraph"/>
        <w:numPr>
          <w:ilvl w:val="0"/>
          <w:numId w:val="6"/>
        </w:numPr>
        <w:rPr>
          <w:rFonts w:ascii="Times New Roman" w:hAnsi="Times New Roman"/>
          <w:vanish/>
        </w:rPr>
      </w:pPr>
    </w:p>
    <w:p w14:paraId="45CDB566" w14:textId="77777777" w:rsidR="006F770C" w:rsidRPr="001D6CCE" w:rsidRDefault="006F770C" w:rsidP="0076086A">
      <w:pPr>
        <w:pStyle w:val="ListParagraph"/>
        <w:numPr>
          <w:ilvl w:val="0"/>
          <w:numId w:val="6"/>
        </w:numPr>
        <w:rPr>
          <w:rFonts w:ascii="Times New Roman" w:hAnsi="Times New Roman"/>
          <w:vanish/>
        </w:rPr>
      </w:pPr>
    </w:p>
    <w:p w14:paraId="7FB4F0ED" w14:textId="77777777" w:rsidR="0027630C" w:rsidRPr="001D6CCE" w:rsidRDefault="0027630C" w:rsidP="0076086A">
      <w:pPr>
        <w:pStyle w:val="ListParagraph"/>
        <w:keepNext/>
        <w:keepLines/>
        <w:numPr>
          <w:ilvl w:val="0"/>
          <w:numId w:val="9"/>
        </w:numPr>
        <w:spacing w:before="480" w:after="0"/>
        <w:contextualSpacing w:val="0"/>
        <w:outlineLvl w:val="0"/>
        <w:rPr>
          <w:rFonts w:ascii="Times New Roman" w:eastAsiaTheme="majorEastAsia" w:hAnsi="Times New Roman"/>
          <w:b/>
          <w:bCs/>
          <w:vanish/>
        </w:rPr>
      </w:pPr>
      <w:bookmarkStart w:id="104" w:name="_Toc387654370"/>
      <w:bookmarkStart w:id="105" w:name="_Toc387758815"/>
      <w:bookmarkStart w:id="106" w:name="_Toc387821326"/>
      <w:bookmarkStart w:id="107" w:name="_Toc387821375"/>
      <w:bookmarkStart w:id="108" w:name="_Toc430607220"/>
      <w:bookmarkStart w:id="109" w:name="_Toc430607321"/>
      <w:bookmarkStart w:id="110" w:name="_Toc430607359"/>
      <w:bookmarkStart w:id="111" w:name="_Toc503960634"/>
      <w:bookmarkStart w:id="112" w:name="_Toc4511078"/>
      <w:bookmarkStart w:id="113" w:name="_Toc4511515"/>
      <w:bookmarkEnd w:id="104"/>
      <w:bookmarkEnd w:id="105"/>
      <w:bookmarkEnd w:id="106"/>
      <w:bookmarkEnd w:id="107"/>
      <w:bookmarkEnd w:id="108"/>
      <w:bookmarkEnd w:id="109"/>
      <w:bookmarkEnd w:id="110"/>
      <w:bookmarkEnd w:id="111"/>
      <w:bookmarkEnd w:id="112"/>
      <w:bookmarkEnd w:id="113"/>
    </w:p>
    <w:p w14:paraId="5B8BC35C" w14:textId="77777777" w:rsidR="0027630C" w:rsidRPr="001D6CCE" w:rsidRDefault="0027630C" w:rsidP="0076086A">
      <w:pPr>
        <w:pStyle w:val="ListParagraph"/>
        <w:keepNext/>
        <w:keepLines/>
        <w:numPr>
          <w:ilvl w:val="0"/>
          <w:numId w:val="9"/>
        </w:numPr>
        <w:spacing w:before="480" w:after="0"/>
        <w:contextualSpacing w:val="0"/>
        <w:outlineLvl w:val="0"/>
        <w:rPr>
          <w:rFonts w:ascii="Times New Roman" w:eastAsiaTheme="majorEastAsia" w:hAnsi="Times New Roman"/>
          <w:b/>
          <w:bCs/>
          <w:vanish/>
        </w:rPr>
      </w:pPr>
      <w:bookmarkStart w:id="114" w:name="_Toc387654371"/>
      <w:bookmarkStart w:id="115" w:name="_Toc387758816"/>
      <w:bookmarkStart w:id="116" w:name="_Toc387821327"/>
      <w:bookmarkStart w:id="117" w:name="_Toc387821376"/>
      <w:bookmarkStart w:id="118" w:name="_Toc430607221"/>
      <w:bookmarkStart w:id="119" w:name="_Toc430607322"/>
      <w:bookmarkStart w:id="120" w:name="_Toc430607360"/>
      <w:bookmarkStart w:id="121" w:name="_Toc503960635"/>
      <w:bookmarkStart w:id="122" w:name="_Toc4511079"/>
      <w:bookmarkStart w:id="123" w:name="_Toc4511516"/>
      <w:bookmarkEnd w:id="114"/>
      <w:bookmarkEnd w:id="115"/>
      <w:bookmarkEnd w:id="116"/>
      <w:bookmarkEnd w:id="117"/>
      <w:bookmarkEnd w:id="118"/>
      <w:bookmarkEnd w:id="119"/>
      <w:bookmarkEnd w:id="120"/>
      <w:bookmarkEnd w:id="121"/>
      <w:bookmarkEnd w:id="122"/>
      <w:bookmarkEnd w:id="123"/>
    </w:p>
    <w:p w14:paraId="1BD285A7" w14:textId="77777777" w:rsidR="006F770C" w:rsidRPr="001D6CCE" w:rsidRDefault="006F770C" w:rsidP="0076086A">
      <w:pPr>
        <w:pStyle w:val="Heading2"/>
        <w:numPr>
          <w:ilvl w:val="1"/>
          <w:numId w:val="9"/>
        </w:numPr>
        <w:rPr>
          <w:rFonts w:ascii="Times New Roman" w:hAnsi="Times New Roman" w:cs="Times New Roman"/>
          <w:color w:val="auto"/>
          <w:sz w:val="22"/>
          <w:szCs w:val="22"/>
        </w:rPr>
      </w:pPr>
      <w:bookmarkStart w:id="124" w:name="_Toc4511517"/>
      <w:r w:rsidRPr="001D6CCE">
        <w:rPr>
          <w:rFonts w:ascii="Times New Roman" w:hAnsi="Times New Roman" w:cs="Times New Roman"/>
          <w:color w:val="auto"/>
          <w:sz w:val="22"/>
          <w:szCs w:val="22"/>
        </w:rPr>
        <w:t>Source Files</w:t>
      </w:r>
      <w:bookmarkEnd w:id="124"/>
    </w:p>
    <w:p w14:paraId="765E1A5A" w14:textId="77777777" w:rsidR="00381B5A" w:rsidRPr="001D6CCE" w:rsidRDefault="00CD59BF" w:rsidP="00381B5A">
      <w:pPr>
        <w:rPr>
          <w:rFonts w:ascii="Times New Roman" w:hAnsi="Times New Roman"/>
          <w:color w:val="000000" w:themeColor="text1"/>
        </w:rPr>
      </w:pPr>
      <w:r w:rsidRPr="00CD59BF">
        <w:rPr>
          <w:rFonts w:ascii="Times New Roman" w:hAnsi="Times New Roman"/>
          <w:color w:val="000000" w:themeColor="text1"/>
        </w:rPr>
        <w:t>eCL_QN_Scorecard_yyyymmdd</w:t>
      </w:r>
      <w:r w:rsidR="00E64317" w:rsidRPr="001D6CCE">
        <w:rPr>
          <w:rFonts w:ascii="Times New Roman" w:hAnsi="Times New Roman"/>
        </w:rPr>
        <w:t xml:space="preserve">.csv </w:t>
      </w:r>
      <w:r w:rsidR="005C5F9F" w:rsidRPr="001D6CCE">
        <w:rPr>
          <w:rFonts w:ascii="Times New Roman" w:hAnsi="Times New Roman"/>
        </w:rPr>
        <w:t xml:space="preserve"> is the naming convention for the feed</w:t>
      </w:r>
      <w:r w:rsidR="00381B5A" w:rsidRPr="001D6CCE">
        <w:rPr>
          <w:rFonts w:ascii="Times New Roman" w:hAnsi="Times New Roman"/>
        </w:rPr>
        <w:t xml:space="preserve"> </w:t>
      </w:r>
    </w:p>
    <w:p w14:paraId="1325E1DD" w14:textId="77777777" w:rsidR="00C74EEA" w:rsidRPr="001D6CCE" w:rsidRDefault="00C74EEA" w:rsidP="00C5412A">
      <w:pPr>
        <w:spacing w:after="0"/>
        <w:rPr>
          <w:rFonts w:ascii="Times New Roman" w:hAnsi="Times New Roman"/>
        </w:rPr>
      </w:pPr>
      <w:r w:rsidRPr="001D6CCE">
        <w:rPr>
          <w:rFonts w:ascii="Times New Roman" w:hAnsi="Times New Roman"/>
        </w:rPr>
        <w:t>Source s</w:t>
      </w:r>
      <w:r w:rsidR="00E64317" w:rsidRPr="001D6CCE">
        <w:rPr>
          <w:rFonts w:ascii="Times New Roman" w:hAnsi="Times New Roman"/>
        </w:rPr>
        <w:t xml:space="preserve">ystem: </w:t>
      </w:r>
      <w:r w:rsidR="00374EA8" w:rsidRPr="001D6CCE">
        <w:rPr>
          <w:rFonts w:ascii="Times New Roman" w:hAnsi="Times New Roman"/>
        </w:rPr>
        <w:t>NA</w:t>
      </w:r>
    </w:p>
    <w:p w14:paraId="2F5695CE" w14:textId="4B40F5BC" w:rsidR="00C74EEA" w:rsidRPr="001D6CCE" w:rsidRDefault="00C74EEA" w:rsidP="0076086A">
      <w:pPr>
        <w:pStyle w:val="ListParagraph"/>
        <w:numPr>
          <w:ilvl w:val="0"/>
          <w:numId w:val="5"/>
        </w:numPr>
        <w:autoSpaceDE w:val="0"/>
        <w:autoSpaceDN w:val="0"/>
        <w:adjustRightInd w:val="0"/>
        <w:spacing w:after="0" w:line="240" w:lineRule="auto"/>
        <w:rPr>
          <w:rFonts w:ascii="Times New Roman" w:hAnsi="Times New Roman"/>
        </w:rPr>
      </w:pPr>
      <w:r w:rsidRPr="001D6CCE">
        <w:rPr>
          <w:rFonts w:ascii="Times New Roman" w:hAnsi="Times New Roman"/>
        </w:rPr>
        <w:t xml:space="preserve">Staging location: </w:t>
      </w:r>
      <w:r w:rsidR="00E02D99">
        <w:fldChar w:fldCharType="begin"/>
      </w:r>
      <w:r w:rsidR="00E02D99">
        <w:instrText xml:space="preserve"> HYPERLINK "file:///\\\\f3420-ecldbp01\\data\\Coaching\\IQS\\Dencrypt_Out" </w:instrText>
      </w:r>
      <w:r w:rsidR="00E02D99">
        <w:fldChar w:fldCharType="separate"/>
      </w:r>
      <w:r w:rsidR="00CD59BF" w:rsidRPr="00371527">
        <w:rPr>
          <w:rStyle w:val="Hyperlink"/>
          <w:rFonts w:ascii="Times New Roman" w:hAnsi="Times New Roman"/>
        </w:rPr>
        <w:t>\\</w:t>
      </w:r>
      <w:del w:id="125" w:author="Palacherla, Susmitha C" w:date="2021-04-20T08:08:00Z">
        <w:r w:rsidR="00CD59BF" w:rsidRPr="00371527" w:rsidDel="007C2AD1">
          <w:rPr>
            <w:rStyle w:val="Hyperlink"/>
            <w:rFonts w:ascii="Times New Roman" w:hAnsi="Times New Roman"/>
          </w:rPr>
          <w:delText>f3420-ecldbp01</w:delText>
        </w:r>
      </w:del>
      <w:ins w:id="126" w:author="Palacherla, Susmitha C" w:date="2021-04-20T08:08:00Z">
        <w:r w:rsidR="007C2AD1">
          <w:rPr>
            <w:rStyle w:val="Hyperlink"/>
            <w:rFonts w:ascii="Times New Roman" w:hAnsi="Times New Roman"/>
          </w:rPr>
          <w:t>UVAAPADSQL50CCO</w:t>
        </w:r>
      </w:ins>
      <w:r w:rsidR="00CD59BF" w:rsidRPr="00371527">
        <w:rPr>
          <w:rStyle w:val="Hyperlink"/>
          <w:rFonts w:ascii="Times New Roman" w:hAnsi="Times New Roman"/>
        </w:rPr>
        <w:t>\data\Coaching\IQS\Dencrypt_Out</w:t>
      </w:r>
      <w:r w:rsidR="00E02D99">
        <w:rPr>
          <w:rStyle w:val="Hyperlink"/>
          <w:rFonts w:ascii="Times New Roman" w:hAnsi="Times New Roman"/>
        </w:rPr>
        <w:fldChar w:fldCharType="end"/>
      </w:r>
    </w:p>
    <w:p w14:paraId="27BDD45B" w14:textId="77777777" w:rsidR="00E64317" w:rsidRPr="001D6CCE" w:rsidRDefault="00C74EEA" w:rsidP="0076086A">
      <w:pPr>
        <w:pStyle w:val="ListParagraph"/>
        <w:numPr>
          <w:ilvl w:val="0"/>
          <w:numId w:val="5"/>
        </w:numPr>
        <w:autoSpaceDE w:val="0"/>
        <w:autoSpaceDN w:val="0"/>
        <w:adjustRightInd w:val="0"/>
        <w:spacing w:after="0" w:line="240" w:lineRule="auto"/>
        <w:rPr>
          <w:rFonts w:ascii="Times New Roman" w:hAnsi="Times New Roman"/>
        </w:rPr>
      </w:pPr>
      <w:r w:rsidRPr="001D6CCE">
        <w:rPr>
          <w:rFonts w:ascii="Times New Roman" w:hAnsi="Times New Roman"/>
        </w:rPr>
        <w:t>File name</w:t>
      </w:r>
      <w:r w:rsidR="00E64317" w:rsidRPr="001D6CCE">
        <w:rPr>
          <w:rFonts w:ascii="Times New Roman" w:hAnsi="Times New Roman"/>
        </w:rPr>
        <w:t xml:space="preserve"> </w:t>
      </w:r>
      <w:r w:rsidR="00CD59BF" w:rsidRPr="00CD59BF">
        <w:rPr>
          <w:rFonts w:ascii="Times New Roman" w:hAnsi="Times New Roman"/>
          <w:color w:val="000000" w:themeColor="text1"/>
        </w:rPr>
        <w:t>eCL_QN_Scorecard_yyyymmdd</w:t>
      </w:r>
      <w:r w:rsidR="00E64317" w:rsidRPr="001D6CCE">
        <w:rPr>
          <w:rFonts w:ascii="Times New Roman" w:hAnsi="Times New Roman"/>
        </w:rPr>
        <w:t xml:space="preserve">.csv </w:t>
      </w:r>
    </w:p>
    <w:p w14:paraId="38887CB4" w14:textId="77777777" w:rsidR="00C74EEA" w:rsidRPr="001D6CCE" w:rsidRDefault="00C74EEA" w:rsidP="0076086A">
      <w:pPr>
        <w:pStyle w:val="ListParagraph"/>
        <w:numPr>
          <w:ilvl w:val="0"/>
          <w:numId w:val="5"/>
        </w:numPr>
        <w:autoSpaceDE w:val="0"/>
        <w:autoSpaceDN w:val="0"/>
        <w:adjustRightInd w:val="0"/>
        <w:spacing w:after="0" w:line="240" w:lineRule="auto"/>
        <w:rPr>
          <w:rFonts w:ascii="Times New Roman" w:hAnsi="Times New Roman"/>
        </w:rPr>
      </w:pPr>
      <w:r w:rsidRPr="001D6CCE">
        <w:rPr>
          <w:rFonts w:ascii="Times New Roman" w:hAnsi="Times New Roman"/>
        </w:rPr>
        <w:t xml:space="preserve">Frequency: </w:t>
      </w:r>
      <w:r w:rsidR="00CD59BF">
        <w:rPr>
          <w:rFonts w:ascii="Times New Roman" w:hAnsi="Times New Roman"/>
        </w:rPr>
        <w:t>Daily</w:t>
      </w:r>
    </w:p>
    <w:p w14:paraId="6724D077" w14:textId="77777777" w:rsidR="00C74EEA" w:rsidRPr="001D6CCE" w:rsidRDefault="004A6695" w:rsidP="0076086A">
      <w:pPr>
        <w:pStyle w:val="ListParagraph"/>
        <w:numPr>
          <w:ilvl w:val="0"/>
          <w:numId w:val="5"/>
        </w:numPr>
        <w:autoSpaceDE w:val="0"/>
        <w:autoSpaceDN w:val="0"/>
        <w:adjustRightInd w:val="0"/>
        <w:spacing w:after="0" w:line="240" w:lineRule="auto"/>
        <w:rPr>
          <w:rFonts w:ascii="Times New Roman" w:hAnsi="Times New Roman"/>
        </w:rPr>
      </w:pPr>
      <w:r w:rsidRPr="001D6CCE">
        <w:rPr>
          <w:rFonts w:ascii="Times New Roman" w:hAnsi="Times New Roman"/>
        </w:rPr>
        <w:t xml:space="preserve">File arrival time: </w:t>
      </w:r>
      <w:r w:rsidR="00CD59BF">
        <w:rPr>
          <w:rFonts w:ascii="Times New Roman" w:hAnsi="Times New Roman"/>
        </w:rPr>
        <w:t>8:00 AM EST</w:t>
      </w:r>
    </w:p>
    <w:p w14:paraId="0A5E6596" w14:textId="77777777" w:rsidR="00C74EEA" w:rsidRPr="001D6CCE" w:rsidRDefault="00C74EEA" w:rsidP="0076086A">
      <w:pPr>
        <w:pStyle w:val="ListParagraph"/>
        <w:numPr>
          <w:ilvl w:val="0"/>
          <w:numId w:val="5"/>
        </w:numPr>
        <w:autoSpaceDE w:val="0"/>
        <w:autoSpaceDN w:val="0"/>
        <w:adjustRightInd w:val="0"/>
        <w:spacing w:after="0" w:line="240" w:lineRule="auto"/>
        <w:rPr>
          <w:rFonts w:ascii="Times New Roman" w:hAnsi="Times New Roman"/>
        </w:rPr>
      </w:pPr>
      <w:r w:rsidRPr="001D6CCE">
        <w:rPr>
          <w:rFonts w:ascii="Times New Roman" w:hAnsi="Times New Roman"/>
        </w:rPr>
        <w:t>Destination Table</w:t>
      </w:r>
      <w:r w:rsidR="00CD59BF">
        <w:rPr>
          <w:rFonts w:ascii="Times New Roman" w:hAnsi="Times New Roman"/>
        </w:rPr>
        <w:t>s</w:t>
      </w:r>
      <w:r w:rsidRPr="001D6CCE">
        <w:rPr>
          <w:rFonts w:ascii="Times New Roman" w:hAnsi="Times New Roman"/>
        </w:rPr>
        <w:t xml:space="preserve">: </w:t>
      </w:r>
      <w:r w:rsidR="00E64317" w:rsidRPr="001D6CCE">
        <w:rPr>
          <w:rFonts w:ascii="Times New Roman" w:hAnsi="Times New Roman"/>
        </w:rPr>
        <w:t>Coaching_Log and Coaching_Log_Reason</w:t>
      </w:r>
    </w:p>
    <w:p w14:paraId="626BE4BC" w14:textId="77777777" w:rsidR="00C74EEA" w:rsidRDefault="00C74EEA" w:rsidP="00C74EEA">
      <w:pPr>
        <w:autoSpaceDE w:val="0"/>
        <w:autoSpaceDN w:val="0"/>
        <w:adjustRightInd w:val="0"/>
        <w:spacing w:after="0" w:line="240" w:lineRule="auto"/>
        <w:rPr>
          <w:rFonts w:ascii="Times New Roman" w:hAnsi="Times New Roman"/>
        </w:rPr>
      </w:pPr>
    </w:p>
    <w:p w14:paraId="6032F7CE" w14:textId="77777777" w:rsidR="00A07CCD" w:rsidRPr="00A07CCD" w:rsidRDefault="00253DE1" w:rsidP="00A07CCD">
      <w:pPr>
        <w:pStyle w:val="Heading2"/>
        <w:numPr>
          <w:ilvl w:val="1"/>
          <w:numId w:val="9"/>
        </w:numPr>
        <w:rPr>
          <w:rFonts w:ascii="Times New Roman" w:hAnsi="Times New Roman" w:cs="Times New Roman"/>
          <w:color w:val="auto"/>
          <w:sz w:val="22"/>
          <w:szCs w:val="22"/>
        </w:rPr>
      </w:pPr>
      <w:bookmarkStart w:id="127" w:name="_Toc4511518"/>
      <w:r>
        <w:rPr>
          <w:rFonts w:ascii="Times New Roman" w:hAnsi="Times New Roman" w:cs="Times New Roman"/>
          <w:color w:val="auto"/>
          <w:sz w:val="22"/>
          <w:szCs w:val="22"/>
        </w:rPr>
        <w:lastRenderedPageBreak/>
        <w:t xml:space="preserve">Destination </w:t>
      </w:r>
      <w:r w:rsidR="00A07CCD" w:rsidRPr="00A07CCD">
        <w:rPr>
          <w:rFonts w:ascii="Times New Roman" w:hAnsi="Times New Roman" w:cs="Times New Roman"/>
          <w:color w:val="auto"/>
          <w:sz w:val="22"/>
          <w:szCs w:val="22"/>
        </w:rPr>
        <w:t>Tables</w:t>
      </w:r>
      <w:bookmarkEnd w:id="127"/>
    </w:p>
    <w:tbl>
      <w:tblPr>
        <w:tblW w:w="941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A07CCD" w:rsidRPr="001D6CCE" w14:paraId="7E51E2C5" w14:textId="77777777" w:rsidTr="00253DE1">
        <w:trPr>
          <w:trHeight w:val="396"/>
          <w:tblHeader/>
          <w:jc w:val="center"/>
        </w:trPr>
        <w:tc>
          <w:tcPr>
            <w:tcW w:w="745" w:type="dxa"/>
            <w:shd w:val="clear" w:color="auto" w:fill="E6E6E6"/>
          </w:tcPr>
          <w:p w14:paraId="1E598F2D" w14:textId="77777777" w:rsidR="00A07CCD" w:rsidRPr="001D6CCE" w:rsidRDefault="00A07CCD" w:rsidP="00113F3B">
            <w:pPr>
              <w:keepNext/>
              <w:keepLines/>
              <w:spacing w:line="240" w:lineRule="auto"/>
              <w:rPr>
                <w:rFonts w:ascii="Times New Roman" w:hAnsi="Times New Roman"/>
                <w:b/>
                <w:bCs/>
              </w:rPr>
            </w:pPr>
          </w:p>
        </w:tc>
        <w:tc>
          <w:tcPr>
            <w:tcW w:w="4209" w:type="dxa"/>
            <w:shd w:val="clear" w:color="auto" w:fill="E6E6E6"/>
            <w:noWrap/>
            <w:vAlign w:val="center"/>
          </w:tcPr>
          <w:p w14:paraId="6CD6760E" w14:textId="77777777" w:rsidR="00A07CCD" w:rsidRPr="001D6CCE" w:rsidRDefault="00A07CCD" w:rsidP="00113F3B">
            <w:pPr>
              <w:keepNext/>
              <w:keepLines/>
              <w:spacing w:line="240" w:lineRule="auto"/>
              <w:rPr>
                <w:rFonts w:ascii="Times New Roman" w:hAnsi="Times New Roman"/>
                <w:b/>
                <w:bCs/>
              </w:rPr>
            </w:pPr>
            <w:r w:rsidRPr="001D6CCE">
              <w:rPr>
                <w:rFonts w:ascii="Times New Roman" w:hAnsi="Times New Roman"/>
                <w:b/>
                <w:bCs/>
              </w:rPr>
              <w:t>Table Name</w:t>
            </w:r>
          </w:p>
          <w:p w14:paraId="7A7BE693" w14:textId="77777777" w:rsidR="00A07CCD" w:rsidRPr="001D6CCE" w:rsidRDefault="00A07CCD" w:rsidP="00113F3B">
            <w:pPr>
              <w:keepNext/>
              <w:keepLines/>
              <w:spacing w:line="240" w:lineRule="auto"/>
              <w:jc w:val="center"/>
              <w:rPr>
                <w:rFonts w:ascii="Times New Roman" w:hAnsi="Times New Roman"/>
                <w:b/>
              </w:rPr>
            </w:pPr>
          </w:p>
        </w:tc>
        <w:tc>
          <w:tcPr>
            <w:tcW w:w="4456" w:type="dxa"/>
            <w:shd w:val="clear" w:color="auto" w:fill="E6E6E6"/>
            <w:noWrap/>
            <w:vAlign w:val="center"/>
          </w:tcPr>
          <w:p w14:paraId="7E49A064" w14:textId="77777777" w:rsidR="00A07CCD" w:rsidRPr="001D6CCE" w:rsidRDefault="00A07CCD" w:rsidP="00113F3B">
            <w:pPr>
              <w:keepNext/>
              <w:keepLines/>
              <w:spacing w:line="240" w:lineRule="auto"/>
              <w:rPr>
                <w:rFonts w:ascii="Times New Roman" w:hAnsi="Times New Roman"/>
                <w:b/>
                <w:bCs/>
              </w:rPr>
            </w:pPr>
            <w:r w:rsidRPr="001D6CCE">
              <w:rPr>
                <w:rFonts w:ascii="Times New Roman" w:hAnsi="Times New Roman"/>
                <w:b/>
                <w:bCs/>
              </w:rPr>
              <w:t>Table Description</w:t>
            </w:r>
          </w:p>
          <w:p w14:paraId="699B1A6E" w14:textId="77777777" w:rsidR="00A07CCD" w:rsidRPr="001D6CCE" w:rsidRDefault="00A07CCD" w:rsidP="00113F3B">
            <w:pPr>
              <w:keepNext/>
              <w:keepLines/>
              <w:spacing w:line="240" w:lineRule="auto"/>
              <w:jc w:val="center"/>
              <w:rPr>
                <w:rFonts w:ascii="Times New Roman" w:hAnsi="Times New Roman"/>
                <w:b/>
              </w:rPr>
            </w:pPr>
          </w:p>
        </w:tc>
      </w:tr>
      <w:tr w:rsidR="00A07CCD" w:rsidRPr="001D6CCE" w14:paraId="0E893084" w14:textId="77777777" w:rsidTr="00253DE1">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2675A697" w14:textId="77777777" w:rsidR="00A07CCD" w:rsidRPr="001D6CCE" w:rsidRDefault="00A07CCD" w:rsidP="00113F3B">
            <w:pPr>
              <w:keepNext/>
              <w:keepLines/>
              <w:spacing w:line="240" w:lineRule="auto"/>
              <w:rPr>
                <w:rFonts w:ascii="Times New Roman" w:hAnsi="Times New Roman"/>
              </w:rPr>
            </w:pPr>
            <w:r w:rsidRPr="001D6CCE">
              <w:rPr>
                <w:rFonts w:ascii="Times New Roman" w:hAnsi="Times New Roman"/>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14:paraId="0A84AE9F" w14:textId="77777777" w:rsidR="00253DE1" w:rsidRPr="00253DE1" w:rsidRDefault="00253DE1" w:rsidP="00253DE1">
            <w:pPr>
              <w:spacing w:line="240" w:lineRule="auto"/>
              <w:rPr>
                <w:rFonts w:ascii="Times New Roman" w:hAnsi="Times New Roman"/>
              </w:rPr>
            </w:pPr>
            <w:r w:rsidRPr="00253DE1">
              <w:rPr>
                <w:rFonts w:ascii="Times New Roman" w:hAnsi="Times New Roman"/>
              </w:rPr>
              <w:t>Quality_Now_Coaching_Stage</w:t>
            </w:r>
          </w:p>
          <w:p w14:paraId="1F2BD358" w14:textId="77777777" w:rsidR="00A07CCD" w:rsidRPr="001D6CCE" w:rsidRDefault="00A07CCD" w:rsidP="00113F3B">
            <w:pPr>
              <w:spacing w:line="240" w:lineRule="auto"/>
              <w:rPr>
                <w:rFonts w:ascii="Times New Roman" w:hAnsi="Times New Roman"/>
              </w:rPr>
            </w:pP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6F5798AE" w14:textId="77777777" w:rsidR="00A07CCD" w:rsidRPr="001D6CCE" w:rsidRDefault="00A07CCD" w:rsidP="00253DE1">
            <w:pPr>
              <w:spacing w:line="240" w:lineRule="auto"/>
              <w:rPr>
                <w:rFonts w:ascii="Times New Roman" w:hAnsi="Times New Roman"/>
              </w:rPr>
            </w:pPr>
            <w:r w:rsidRPr="001D6CCE">
              <w:rPr>
                <w:rFonts w:ascii="Times New Roman" w:hAnsi="Times New Roman"/>
              </w:rPr>
              <w:t xml:space="preserve">Table used for staging the </w:t>
            </w:r>
            <w:r w:rsidR="00253DE1">
              <w:rPr>
                <w:rFonts w:ascii="Times New Roman" w:hAnsi="Times New Roman"/>
              </w:rPr>
              <w:t xml:space="preserve">Quality Now </w:t>
            </w:r>
            <w:r w:rsidRPr="001D6CCE">
              <w:rPr>
                <w:rFonts w:ascii="Times New Roman" w:hAnsi="Times New Roman"/>
              </w:rPr>
              <w:t xml:space="preserve">records during the insert into </w:t>
            </w:r>
            <w:r w:rsidR="00253DE1">
              <w:rPr>
                <w:rFonts w:ascii="Times New Roman" w:hAnsi="Times New Roman"/>
              </w:rPr>
              <w:t>the fact tables.</w:t>
            </w:r>
          </w:p>
        </w:tc>
      </w:tr>
      <w:tr w:rsidR="00A07CCD" w:rsidRPr="001D6CCE" w14:paraId="4A7CCABA" w14:textId="77777777" w:rsidTr="00253DE1">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4017019C" w14:textId="77777777" w:rsidR="00A07CCD" w:rsidRPr="001D6CCE" w:rsidRDefault="00A07CCD" w:rsidP="00113F3B">
            <w:pPr>
              <w:keepNext/>
              <w:keepLines/>
              <w:spacing w:line="240" w:lineRule="auto"/>
              <w:rPr>
                <w:rFonts w:ascii="Times New Roman" w:hAnsi="Times New Roman"/>
              </w:rPr>
            </w:pPr>
            <w:r w:rsidRPr="001D6CCE">
              <w:rPr>
                <w:rFonts w:ascii="Times New Roman" w:hAnsi="Times New Roman"/>
              </w:rPr>
              <w:t>2.</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14:paraId="4DA5865A" w14:textId="77777777" w:rsidR="00253DE1" w:rsidRPr="00253DE1" w:rsidRDefault="00253DE1" w:rsidP="00253DE1">
            <w:pPr>
              <w:spacing w:line="240" w:lineRule="auto"/>
              <w:rPr>
                <w:rFonts w:ascii="Times New Roman" w:hAnsi="Times New Roman"/>
              </w:rPr>
            </w:pPr>
            <w:r w:rsidRPr="00253DE1">
              <w:rPr>
                <w:rFonts w:ascii="Times New Roman" w:hAnsi="Times New Roman"/>
              </w:rPr>
              <w:t>Quality_Now_Coaching_Rejected</w:t>
            </w:r>
          </w:p>
          <w:p w14:paraId="62200BE0" w14:textId="77777777" w:rsidR="00A07CCD" w:rsidRPr="001D6CCE" w:rsidRDefault="00A07CCD" w:rsidP="00113F3B">
            <w:pPr>
              <w:spacing w:line="240" w:lineRule="auto"/>
              <w:rPr>
                <w:rFonts w:ascii="Times New Roman" w:hAnsi="Times New Roman"/>
              </w:rPr>
            </w:pP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027480C6" w14:textId="77777777" w:rsidR="00A07CCD" w:rsidRPr="001D6CCE" w:rsidRDefault="00A07CCD" w:rsidP="00253DE1">
            <w:pPr>
              <w:spacing w:line="240" w:lineRule="auto"/>
              <w:rPr>
                <w:rFonts w:ascii="Times New Roman" w:hAnsi="Times New Roman"/>
              </w:rPr>
            </w:pPr>
            <w:r w:rsidRPr="001D6CCE">
              <w:rPr>
                <w:rFonts w:ascii="Times New Roman" w:hAnsi="Times New Roman"/>
              </w:rPr>
              <w:t xml:space="preserve">Table used for storing the rejected </w:t>
            </w:r>
            <w:r w:rsidR="00253DE1">
              <w:rPr>
                <w:rFonts w:ascii="Times New Roman" w:hAnsi="Times New Roman"/>
              </w:rPr>
              <w:t xml:space="preserve">Quality Now </w:t>
            </w:r>
            <w:r w:rsidRPr="001D6CCE">
              <w:rPr>
                <w:rFonts w:ascii="Times New Roman" w:hAnsi="Times New Roman"/>
              </w:rPr>
              <w:t xml:space="preserve">records during the insert into </w:t>
            </w:r>
            <w:r w:rsidR="00253DE1">
              <w:rPr>
                <w:rFonts w:ascii="Times New Roman" w:hAnsi="Times New Roman"/>
              </w:rPr>
              <w:t>fact</w:t>
            </w:r>
            <w:r w:rsidRPr="001D6CCE">
              <w:rPr>
                <w:rFonts w:ascii="Times New Roman" w:hAnsi="Times New Roman"/>
              </w:rPr>
              <w:t xml:space="preserve"> table</w:t>
            </w:r>
            <w:r w:rsidR="00253DE1">
              <w:rPr>
                <w:rFonts w:ascii="Times New Roman" w:hAnsi="Times New Roman"/>
              </w:rPr>
              <w:t>s</w:t>
            </w:r>
            <w:r w:rsidRPr="001D6CCE">
              <w:rPr>
                <w:rFonts w:ascii="Times New Roman" w:hAnsi="Times New Roman"/>
              </w:rPr>
              <w:t xml:space="preserve">. Logs </w:t>
            </w:r>
            <w:r w:rsidR="00253DE1">
              <w:rPr>
                <w:rFonts w:ascii="Times New Roman" w:hAnsi="Times New Roman"/>
              </w:rPr>
              <w:t>can be rejected if an active employee with appropriate role is not found or if logs violate business rules like having non unique batch attributes.</w:t>
            </w:r>
          </w:p>
        </w:tc>
      </w:tr>
      <w:tr w:rsidR="00A07CCD" w:rsidRPr="001D6CCE" w14:paraId="2DFB345C" w14:textId="77777777" w:rsidTr="00253DE1">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307A0E27" w14:textId="77777777" w:rsidR="00A07CCD" w:rsidRPr="001D6CCE" w:rsidRDefault="00253DE1" w:rsidP="00113F3B">
            <w:pPr>
              <w:spacing w:line="240" w:lineRule="auto"/>
              <w:rPr>
                <w:rFonts w:ascii="Times New Roman" w:hAnsi="Times New Roman"/>
              </w:rPr>
            </w:pPr>
            <w:r>
              <w:rPr>
                <w:rFonts w:ascii="Times New Roman" w:hAnsi="Times New Roman"/>
              </w:rPr>
              <w:t>3</w:t>
            </w:r>
            <w:r w:rsidR="00A07CCD" w:rsidRPr="001D6CCE">
              <w:rPr>
                <w:rFonts w:ascii="Times New Roman" w:hAnsi="Times New Roman"/>
              </w:rPr>
              <w:t>.</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14:paraId="557DAAB6" w14:textId="77777777" w:rsidR="00253DE1" w:rsidRPr="00D55197" w:rsidRDefault="00253DE1" w:rsidP="00D55197">
            <w:pPr>
              <w:spacing w:line="240" w:lineRule="auto"/>
              <w:rPr>
                <w:rFonts w:ascii="Times New Roman" w:hAnsi="Times New Roman"/>
              </w:rPr>
            </w:pPr>
            <w:r w:rsidRPr="00D55197">
              <w:rPr>
                <w:rFonts w:ascii="Times New Roman" w:hAnsi="Times New Roman"/>
              </w:rPr>
              <w:t>Quality_Now_FileList</w:t>
            </w:r>
          </w:p>
          <w:p w14:paraId="510AD8F7" w14:textId="77777777" w:rsidR="00A07CCD" w:rsidRPr="001D6CCE" w:rsidRDefault="00A07CCD" w:rsidP="00113F3B">
            <w:pPr>
              <w:spacing w:line="240" w:lineRule="auto"/>
              <w:rPr>
                <w:rFonts w:ascii="Times New Roman" w:hAnsi="Times New Roman"/>
              </w:rPr>
            </w:pP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28325532" w14:textId="77777777" w:rsidR="00A07CCD" w:rsidRPr="001D6CCE" w:rsidRDefault="00A07CCD" w:rsidP="00253DE1">
            <w:pPr>
              <w:spacing w:line="240" w:lineRule="auto"/>
              <w:rPr>
                <w:rFonts w:ascii="Times New Roman" w:hAnsi="Times New Roman"/>
              </w:rPr>
            </w:pPr>
            <w:r w:rsidRPr="001D6CCE">
              <w:rPr>
                <w:rFonts w:ascii="Times New Roman" w:hAnsi="Times New Roman"/>
              </w:rPr>
              <w:t xml:space="preserve">Table used for storing the </w:t>
            </w:r>
            <w:r w:rsidR="00253DE1">
              <w:rPr>
                <w:rFonts w:ascii="Times New Roman" w:hAnsi="Times New Roman"/>
              </w:rPr>
              <w:t xml:space="preserve">Quality Now </w:t>
            </w:r>
            <w:r w:rsidRPr="001D6CCE">
              <w:rPr>
                <w:rFonts w:ascii="Times New Roman" w:hAnsi="Times New Roman"/>
              </w:rPr>
              <w:t>file name</w:t>
            </w:r>
            <w:r w:rsidR="00253DE1">
              <w:rPr>
                <w:rFonts w:ascii="Times New Roman" w:hAnsi="Times New Roman"/>
              </w:rPr>
              <w:t>, counts</w:t>
            </w:r>
            <w:r w:rsidRPr="001D6CCE">
              <w:rPr>
                <w:rFonts w:ascii="Times New Roman" w:hAnsi="Times New Roman"/>
              </w:rPr>
              <w:t xml:space="preserve"> an</w:t>
            </w:r>
            <w:r w:rsidR="00253DE1">
              <w:rPr>
                <w:rFonts w:ascii="Times New Roman" w:hAnsi="Times New Roman"/>
              </w:rPr>
              <w:t>d load dates</w:t>
            </w:r>
          </w:p>
        </w:tc>
      </w:tr>
      <w:tr w:rsidR="00253DE1" w:rsidRPr="001D6CCE" w14:paraId="21D74842" w14:textId="77777777" w:rsidTr="00253DE1">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1914750E" w14:textId="77777777" w:rsidR="00253DE1" w:rsidRDefault="00253DE1" w:rsidP="00113F3B">
            <w:pPr>
              <w:spacing w:line="240" w:lineRule="auto"/>
              <w:rPr>
                <w:rFonts w:ascii="Times New Roman" w:hAnsi="Times New Roman"/>
              </w:rPr>
            </w:pPr>
            <w:r>
              <w:rPr>
                <w:rFonts w:ascii="Times New Roman" w:hAnsi="Times New Roman"/>
              </w:rPr>
              <w:t>4.</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14:paraId="40DB6670" w14:textId="77777777" w:rsidR="00253DE1" w:rsidRPr="00D55197" w:rsidRDefault="00253DE1" w:rsidP="00D55197">
            <w:pPr>
              <w:spacing w:line="240" w:lineRule="auto"/>
              <w:rPr>
                <w:rFonts w:ascii="Times New Roman" w:hAnsi="Times New Roman"/>
              </w:rPr>
            </w:pPr>
            <w:r>
              <w:t>Co</w:t>
            </w:r>
            <w:r w:rsidRPr="00D55197">
              <w:rPr>
                <w:rFonts w:ascii="Times New Roman" w:hAnsi="Times New Roman"/>
              </w:rPr>
              <w:t>aching_Log</w:t>
            </w:r>
          </w:p>
          <w:p w14:paraId="3BF5B40C" w14:textId="77777777" w:rsidR="00253DE1" w:rsidRPr="00D55197" w:rsidRDefault="00253DE1" w:rsidP="00D55197">
            <w:pPr>
              <w:spacing w:line="240" w:lineRule="auto"/>
              <w:rPr>
                <w:rFonts w:ascii="Times New Roman" w:hAnsi="Times New Roman"/>
              </w:rPr>
            </w:pPr>
            <w:r w:rsidRPr="00D55197">
              <w:rPr>
                <w:rFonts w:ascii="Times New Roman" w:hAnsi="Times New Roman"/>
              </w:rPr>
              <w:t>Coaching_Log_Reason</w:t>
            </w:r>
          </w:p>
          <w:p w14:paraId="5C0916A3" w14:textId="77777777" w:rsidR="00253DE1" w:rsidRPr="00D55197" w:rsidRDefault="00253DE1" w:rsidP="00D55197">
            <w:pPr>
              <w:spacing w:line="240" w:lineRule="auto"/>
              <w:rPr>
                <w:rFonts w:ascii="Times New Roman" w:hAnsi="Times New Roman"/>
              </w:rPr>
            </w:pPr>
            <w:r w:rsidRPr="00D55197">
              <w:rPr>
                <w:rFonts w:ascii="Times New Roman" w:hAnsi="Times New Roman"/>
              </w:rPr>
              <w:t>Coaching_Log_Quality_Now_Evaluations</w:t>
            </w:r>
          </w:p>
          <w:p w14:paraId="63B642BB" w14:textId="77777777" w:rsidR="00253DE1" w:rsidRDefault="00253DE1" w:rsidP="00253DE1">
            <w:pPr>
              <w:autoSpaceDE w:val="0"/>
              <w:autoSpaceDN w:val="0"/>
              <w:adjustRightInd w:val="0"/>
              <w:spacing w:line="240" w:lineRule="auto"/>
              <w:ind w:left="1584"/>
            </w:pP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622ADFC4" w14:textId="77777777" w:rsidR="00253DE1" w:rsidRPr="001D6CCE" w:rsidRDefault="00D55197" w:rsidP="00253DE1">
            <w:pPr>
              <w:spacing w:line="240" w:lineRule="auto"/>
              <w:rPr>
                <w:rFonts w:ascii="Times New Roman" w:hAnsi="Times New Roman"/>
              </w:rPr>
            </w:pPr>
            <w:r>
              <w:rPr>
                <w:rFonts w:ascii="Times New Roman" w:hAnsi="Times New Roman"/>
              </w:rPr>
              <w:t>Fact tables where the created ecl and its related attributes like the Coaching Reason and Evaluation details are stored.</w:t>
            </w:r>
          </w:p>
        </w:tc>
      </w:tr>
    </w:tbl>
    <w:p w14:paraId="5AFBCE96" w14:textId="77777777" w:rsidR="00D55197" w:rsidRDefault="00D55197" w:rsidP="00A07CCD">
      <w:pPr>
        <w:widowControl w:val="0"/>
        <w:autoSpaceDE w:val="0"/>
        <w:autoSpaceDN w:val="0"/>
        <w:adjustRightInd w:val="0"/>
        <w:spacing w:after="0" w:line="240" w:lineRule="auto"/>
        <w:rPr>
          <w:rFonts w:ascii="Times New Roman" w:hAnsi="Times New Roman"/>
          <w:noProof/>
        </w:rPr>
      </w:pPr>
    </w:p>
    <w:tbl>
      <w:tblPr>
        <w:tblStyle w:val="TableGrid"/>
        <w:tblW w:w="9468" w:type="dxa"/>
        <w:tblInd w:w="-113" w:type="dxa"/>
        <w:tblLayout w:type="fixed"/>
        <w:tblLook w:val="04A0" w:firstRow="1" w:lastRow="0" w:firstColumn="1" w:lastColumn="0" w:noHBand="0" w:noVBand="1"/>
      </w:tblPr>
      <w:tblGrid>
        <w:gridCol w:w="4158"/>
        <w:gridCol w:w="2880"/>
        <w:gridCol w:w="2430"/>
      </w:tblGrid>
      <w:tr w:rsidR="00D55197" w14:paraId="754D38EF" w14:textId="77777777" w:rsidTr="00D55197">
        <w:trPr>
          <w:trHeight w:val="288"/>
        </w:trPr>
        <w:tc>
          <w:tcPr>
            <w:tcW w:w="4158" w:type="dxa"/>
            <w:shd w:val="solid" w:color="auto" w:fill="auto"/>
          </w:tcPr>
          <w:p w14:paraId="09313CB1" w14:textId="77777777" w:rsidR="00D55197" w:rsidRDefault="00D55197" w:rsidP="00113F3B">
            <w:pPr>
              <w:autoSpaceDE w:val="0"/>
              <w:autoSpaceDN w:val="0"/>
              <w:adjustRightInd w:val="0"/>
              <w:spacing w:line="240" w:lineRule="auto"/>
            </w:pPr>
            <w:r>
              <w:t>Feed Element</w:t>
            </w:r>
          </w:p>
        </w:tc>
        <w:tc>
          <w:tcPr>
            <w:tcW w:w="2880" w:type="dxa"/>
            <w:shd w:val="solid" w:color="auto" w:fill="auto"/>
          </w:tcPr>
          <w:p w14:paraId="40F210DE" w14:textId="77777777" w:rsidR="00D55197" w:rsidRDefault="00D55197" w:rsidP="00113F3B">
            <w:pPr>
              <w:autoSpaceDE w:val="0"/>
              <w:autoSpaceDN w:val="0"/>
              <w:adjustRightInd w:val="0"/>
              <w:spacing w:line="240" w:lineRule="auto"/>
            </w:pPr>
            <w:r>
              <w:t>Coaching_Log</w:t>
            </w:r>
          </w:p>
        </w:tc>
        <w:tc>
          <w:tcPr>
            <w:tcW w:w="2430" w:type="dxa"/>
            <w:shd w:val="solid" w:color="auto" w:fill="auto"/>
          </w:tcPr>
          <w:p w14:paraId="217DE1D4" w14:textId="77777777" w:rsidR="00D55197" w:rsidRDefault="00D55197" w:rsidP="00113F3B">
            <w:pPr>
              <w:autoSpaceDE w:val="0"/>
              <w:autoSpaceDN w:val="0"/>
              <w:adjustRightInd w:val="0"/>
              <w:spacing w:line="240" w:lineRule="auto"/>
            </w:pPr>
            <w:r>
              <w:t>Comments</w:t>
            </w:r>
          </w:p>
        </w:tc>
      </w:tr>
      <w:tr w:rsidR="00D55197" w14:paraId="64895F89"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2E8E2E7F" w14:textId="77777777" w:rsidR="00D55197" w:rsidRPr="00B86A8A" w:rsidRDefault="00D55197" w:rsidP="00113F3B">
            <w:r>
              <w:t>QN Batch ID</w:t>
            </w:r>
          </w:p>
        </w:tc>
        <w:tc>
          <w:tcPr>
            <w:tcW w:w="2880" w:type="dxa"/>
          </w:tcPr>
          <w:p w14:paraId="1F9A99C7" w14:textId="77777777" w:rsidR="00D55197" w:rsidRDefault="00D55197" w:rsidP="00113F3B">
            <w:pPr>
              <w:autoSpaceDE w:val="0"/>
              <w:autoSpaceDN w:val="0"/>
              <w:adjustRightInd w:val="0"/>
              <w:spacing w:line="240" w:lineRule="auto"/>
            </w:pPr>
            <w:r w:rsidRPr="008C0B02">
              <w:t>QNBatchID</w:t>
            </w:r>
          </w:p>
        </w:tc>
        <w:tc>
          <w:tcPr>
            <w:tcW w:w="2430" w:type="dxa"/>
          </w:tcPr>
          <w:p w14:paraId="090A2064" w14:textId="77777777" w:rsidR="00D55197" w:rsidRDefault="00D55197" w:rsidP="00113F3B">
            <w:pPr>
              <w:autoSpaceDE w:val="0"/>
              <w:autoSpaceDN w:val="0"/>
              <w:adjustRightInd w:val="0"/>
              <w:spacing w:line="240" w:lineRule="auto"/>
            </w:pPr>
          </w:p>
        </w:tc>
      </w:tr>
      <w:tr w:rsidR="00D55197" w14:paraId="143B035F"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0523085A" w14:textId="77777777" w:rsidR="00D55197" w:rsidRDefault="00D55197" w:rsidP="00113F3B">
            <w:r>
              <w:t>QN Batch Status</w:t>
            </w:r>
          </w:p>
        </w:tc>
        <w:tc>
          <w:tcPr>
            <w:tcW w:w="2880" w:type="dxa"/>
          </w:tcPr>
          <w:p w14:paraId="2C0428A8" w14:textId="77777777" w:rsidR="00D55197" w:rsidRDefault="00D55197" w:rsidP="00113F3B">
            <w:pPr>
              <w:autoSpaceDE w:val="0"/>
              <w:autoSpaceDN w:val="0"/>
              <w:adjustRightInd w:val="0"/>
              <w:spacing w:line="240" w:lineRule="auto"/>
            </w:pPr>
            <w:r w:rsidRPr="008C0B02">
              <w:t>QNBatchStatus</w:t>
            </w:r>
          </w:p>
        </w:tc>
        <w:tc>
          <w:tcPr>
            <w:tcW w:w="2430" w:type="dxa"/>
          </w:tcPr>
          <w:p w14:paraId="36988535" w14:textId="77777777" w:rsidR="00D55197" w:rsidRDefault="00D55197" w:rsidP="00113F3B">
            <w:pPr>
              <w:autoSpaceDE w:val="0"/>
              <w:autoSpaceDN w:val="0"/>
              <w:adjustRightInd w:val="0"/>
              <w:spacing w:line="240" w:lineRule="auto"/>
            </w:pPr>
          </w:p>
        </w:tc>
      </w:tr>
      <w:tr w:rsidR="00D55197" w14:paraId="308E4686"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36FD0112" w14:textId="77777777" w:rsidR="00D55197" w:rsidRPr="00B86A8A" w:rsidRDefault="00D55197" w:rsidP="00113F3B">
            <w:r w:rsidRPr="00B86A8A">
              <w:t>CSR Emp ID</w:t>
            </w:r>
          </w:p>
        </w:tc>
        <w:tc>
          <w:tcPr>
            <w:tcW w:w="2880" w:type="dxa"/>
          </w:tcPr>
          <w:p w14:paraId="231ED3CD" w14:textId="77777777" w:rsidR="00D55197" w:rsidRDefault="00D55197" w:rsidP="00113F3B">
            <w:pPr>
              <w:autoSpaceDE w:val="0"/>
              <w:autoSpaceDN w:val="0"/>
              <w:adjustRightInd w:val="0"/>
              <w:spacing w:line="240" w:lineRule="auto"/>
            </w:pPr>
            <w:r>
              <w:t>EmpID</w:t>
            </w:r>
          </w:p>
        </w:tc>
        <w:tc>
          <w:tcPr>
            <w:tcW w:w="2430" w:type="dxa"/>
          </w:tcPr>
          <w:p w14:paraId="70B02527" w14:textId="77777777" w:rsidR="00D55197" w:rsidRDefault="00D55197" w:rsidP="00113F3B">
            <w:pPr>
              <w:autoSpaceDE w:val="0"/>
              <w:autoSpaceDN w:val="0"/>
              <w:adjustRightInd w:val="0"/>
              <w:spacing w:line="240" w:lineRule="auto"/>
            </w:pPr>
          </w:p>
        </w:tc>
      </w:tr>
      <w:tr w:rsidR="00D55197" w14:paraId="4ECFC670"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5D34582C" w14:textId="77777777" w:rsidR="00D55197" w:rsidRPr="00B86A8A" w:rsidRDefault="00D55197" w:rsidP="00113F3B">
            <w:r w:rsidRPr="00B86A8A">
              <w:t>Evaluation Site ID</w:t>
            </w:r>
          </w:p>
        </w:tc>
        <w:tc>
          <w:tcPr>
            <w:tcW w:w="2880" w:type="dxa"/>
          </w:tcPr>
          <w:p w14:paraId="3C27737D" w14:textId="77777777" w:rsidR="00D55197" w:rsidRDefault="00D55197" w:rsidP="00113F3B">
            <w:pPr>
              <w:autoSpaceDE w:val="0"/>
              <w:autoSpaceDN w:val="0"/>
              <w:adjustRightInd w:val="0"/>
              <w:spacing w:line="240" w:lineRule="auto"/>
            </w:pPr>
            <w:r>
              <w:t>SiteID</w:t>
            </w:r>
          </w:p>
        </w:tc>
        <w:tc>
          <w:tcPr>
            <w:tcW w:w="2430" w:type="dxa"/>
          </w:tcPr>
          <w:p w14:paraId="508664A4" w14:textId="77777777" w:rsidR="00D55197" w:rsidRDefault="00D55197" w:rsidP="00113F3B">
            <w:pPr>
              <w:autoSpaceDE w:val="0"/>
              <w:autoSpaceDN w:val="0"/>
              <w:adjustRightInd w:val="0"/>
              <w:spacing w:line="240" w:lineRule="auto"/>
            </w:pPr>
            <w:r>
              <w:t>Looked up from Site</w:t>
            </w:r>
          </w:p>
        </w:tc>
      </w:tr>
      <w:tr w:rsidR="00D55197" w14:paraId="35BBA1C7"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13FC8EE2" w14:textId="77777777" w:rsidR="00D55197" w:rsidRPr="00E22C56" w:rsidRDefault="00D55197" w:rsidP="00113F3B">
            <w:r w:rsidRPr="00B86A8A">
              <w:t>Supervisor Emp ID</w:t>
            </w:r>
          </w:p>
        </w:tc>
        <w:tc>
          <w:tcPr>
            <w:tcW w:w="2880" w:type="dxa"/>
          </w:tcPr>
          <w:p w14:paraId="5B021F8F" w14:textId="77777777" w:rsidR="00D55197" w:rsidRDefault="00D55197" w:rsidP="00113F3B">
            <w:pPr>
              <w:autoSpaceDE w:val="0"/>
              <w:autoSpaceDN w:val="0"/>
              <w:adjustRightInd w:val="0"/>
              <w:spacing w:line="240" w:lineRule="auto"/>
            </w:pPr>
            <w:r>
              <w:t>SupID</w:t>
            </w:r>
          </w:p>
        </w:tc>
        <w:tc>
          <w:tcPr>
            <w:tcW w:w="2430" w:type="dxa"/>
          </w:tcPr>
          <w:p w14:paraId="7B819846" w14:textId="77777777" w:rsidR="00D55197" w:rsidRDefault="00D55197" w:rsidP="00113F3B">
            <w:pPr>
              <w:autoSpaceDE w:val="0"/>
              <w:autoSpaceDN w:val="0"/>
              <w:adjustRightInd w:val="0"/>
              <w:spacing w:line="240" w:lineRule="auto"/>
            </w:pPr>
          </w:p>
        </w:tc>
      </w:tr>
      <w:tr w:rsidR="00D55197" w14:paraId="64073551"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7A3A1BF1" w14:textId="77777777" w:rsidR="00D55197" w:rsidRPr="00B86A8A" w:rsidRDefault="00D55197" w:rsidP="00113F3B">
            <w:r w:rsidRPr="00B86A8A">
              <w:lastRenderedPageBreak/>
              <w:t>Manager Emp ID</w:t>
            </w:r>
          </w:p>
        </w:tc>
        <w:tc>
          <w:tcPr>
            <w:tcW w:w="2880" w:type="dxa"/>
          </w:tcPr>
          <w:p w14:paraId="224EE5C9" w14:textId="77777777" w:rsidR="00D55197" w:rsidRDefault="00D55197" w:rsidP="00113F3B">
            <w:pPr>
              <w:autoSpaceDE w:val="0"/>
              <w:autoSpaceDN w:val="0"/>
              <w:adjustRightInd w:val="0"/>
              <w:spacing w:line="240" w:lineRule="auto"/>
            </w:pPr>
            <w:r>
              <w:t>MgID</w:t>
            </w:r>
          </w:p>
        </w:tc>
        <w:tc>
          <w:tcPr>
            <w:tcW w:w="2430" w:type="dxa"/>
          </w:tcPr>
          <w:p w14:paraId="47D225F6" w14:textId="77777777" w:rsidR="00D55197" w:rsidRDefault="00D55197" w:rsidP="00113F3B">
            <w:pPr>
              <w:autoSpaceDE w:val="0"/>
              <w:autoSpaceDN w:val="0"/>
              <w:adjustRightInd w:val="0"/>
              <w:spacing w:line="240" w:lineRule="auto"/>
            </w:pPr>
          </w:p>
        </w:tc>
      </w:tr>
      <w:tr w:rsidR="00D55197" w14:paraId="4C6CAE8B"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0395544C" w14:textId="77777777" w:rsidR="00D55197" w:rsidRPr="00B86A8A" w:rsidRDefault="00D55197" w:rsidP="00113F3B">
            <w:r w:rsidRPr="00B86A8A">
              <w:t>Source</w:t>
            </w:r>
          </w:p>
        </w:tc>
        <w:tc>
          <w:tcPr>
            <w:tcW w:w="2880" w:type="dxa"/>
          </w:tcPr>
          <w:p w14:paraId="12CFA25B" w14:textId="77777777" w:rsidR="00D55197" w:rsidRDefault="00D55197" w:rsidP="00113F3B">
            <w:pPr>
              <w:autoSpaceDE w:val="0"/>
              <w:autoSpaceDN w:val="0"/>
              <w:adjustRightInd w:val="0"/>
              <w:spacing w:line="240" w:lineRule="auto"/>
            </w:pPr>
            <w:r>
              <w:t>SourceID</w:t>
            </w:r>
          </w:p>
        </w:tc>
        <w:tc>
          <w:tcPr>
            <w:tcW w:w="2430" w:type="dxa"/>
          </w:tcPr>
          <w:p w14:paraId="4294401F" w14:textId="77777777" w:rsidR="00D55197" w:rsidRDefault="00D55197" w:rsidP="00113F3B">
            <w:pPr>
              <w:autoSpaceDE w:val="0"/>
              <w:autoSpaceDN w:val="0"/>
              <w:adjustRightInd w:val="0"/>
              <w:spacing w:line="240" w:lineRule="auto"/>
            </w:pPr>
            <w:r>
              <w:t>Looked up from Source</w:t>
            </w:r>
          </w:p>
        </w:tc>
      </w:tr>
      <w:tr w:rsidR="00D55197" w14:paraId="6D65E7DF"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0070D6B4" w14:textId="77777777" w:rsidR="00D55197" w:rsidRPr="00B86A8A" w:rsidRDefault="00D55197" w:rsidP="00113F3B">
            <w:r>
              <w:t>Strengths/Opportunities</w:t>
            </w:r>
          </w:p>
        </w:tc>
        <w:tc>
          <w:tcPr>
            <w:tcW w:w="2880" w:type="dxa"/>
          </w:tcPr>
          <w:p w14:paraId="03E96075" w14:textId="77777777" w:rsidR="00D55197" w:rsidRDefault="00D55197" w:rsidP="00113F3B">
            <w:pPr>
              <w:autoSpaceDE w:val="0"/>
              <w:autoSpaceDN w:val="0"/>
              <w:adjustRightInd w:val="0"/>
              <w:spacing w:line="240" w:lineRule="auto"/>
            </w:pPr>
            <w:r w:rsidRPr="008C0B02">
              <w:t>QNStrengthsOpportunities</w:t>
            </w:r>
          </w:p>
        </w:tc>
        <w:tc>
          <w:tcPr>
            <w:tcW w:w="2430" w:type="dxa"/>
          </w:tcPr>
          <w:p w14:paraId="2B260A4D" w14:textId="77777777" w:rsidR="00D55197" w:rsidRDefault="00D55197" w:rsidP="00113F3B">
            <w:pPr>
              <w:autoSpaceDE w:val="0"/>
              <w:autoSpaceDN w:val="0"/>
              <w:adjustRightInd w:val="0"/>
              <w:spacing w:line="240" w:lineRule="auto"/>
            </w:pPr>
          </w:p>
        </w:tc>
      </w:tr>
      <w:tr w:rsidR="00D55197" w14:paraId="0359C7CF"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797D43E4" w14:textId="77777777" w:rsidR="00D55197" w:rsidRPr="00B86A8A" w:rsidRDefault="00D55197" w:rsidP="00113F3B"/>
        </w:tc>
        <w:tc>
          <w:tcPr>
            <w:tcW w:w="2880" w:type="dxa"/>
          </w:tcPr>
          <w:p w14:paraId="55A27D62" w14:textId="77777777" w:rsidR="00D55197" w:rsidRDefault="00D55197" w:rsidP="00113F3B">
            <w:pPr>
              <w:autoSpaceDE w:val="0"/>
              <w:autoSpaceDN w:val="0"/>
              <w:adjustRightInd w:val="0"/>
              <w:spacing w:line="240" w:lineRule="auto"/>
            </w:pPr>
          </w:p>
        </w:tc>
        <w:tc>
          <w:tcPr>
            <w:tcW w:w="2430" w:type="dxa"/>
          </w:tcPr>
          <w:p w14:paraId="55B106AC" w14:textId="77777777" w:rsidR="00D55197" w:rsidRDefault="00D55197" w:rsidP="00113F3B">
            <w:pPr>
              <w:autoSpaceDE w:val="0"/>
              <w:autoSpaceDN w:val="0"/>
              <w:adjustRightInd w:val="0"/>
              <w:spacing w:line="240" w:lineRule="auto"/>
            </w:pPr>
          </w:p>
        </w:tc>
      </w:tr>
      <w:tr w:rsidR="00D55197" w14:paraId="59A9D68E" w14:textId="77777777" w:rsidTr="00D55197">
        <w:trPr>
          <w:trHeight w:val="288"/>
        </w:trPr>
        <w:tc>
          <w:tcPr>
            <w:tcW w:w="9468" w:type="dxa"/>
            <w:gridSpan w:val="3"/>
            <w:tcBorders>
              <w:top w:val="single" w:sz="4" w:space="0" w:color="auto"/>
              <w:left w:val="single" w:sz="4" w:space="0" w:color="auto"/>
              <w:bottom w:val="single" w:sz="4" w:space="0" w:color="auto"/>
            </w:tcBorders>
          </w:tcPr>
          <w:p w14:paraId="26530314" w14:textId="77777777" w:rsidR="00D55197" w:rsidRPr="00B86A8A" w:rsidRDefault="00D55197" w:rsidP="00113F3B">
            <w:r>
              <w:t xml:space="preserve">For each evaluation record within a batch, the following will be present </w:t>
            </w:r>
          </w:p>
        </w:tc>
      </w:tr>
      <w:tr w:rsidR="00D55197" w14:paraId="79DFF45B" w14:textId="77777777" w:rsidTr="00D55197">
        <w:trPr>
          <w:trHeight w:val="288"/>
        </w:trPr>
        <w:tc>
          <w:tcPr>
            <w:tcW w:w="9468" w:type="dxa"/>
            <w:gridSpan w:val="3"/>
            <w:tcBorders>
              <w:top w:val="single" w:sz="4" w:space="0" w:color="auto"/>
              <w:left w:val="single" w:sz="4" w:space="0" w:color="auto"/>
              <w:bottom w:val="single" w:sz="4" w:space="0" w:color="auto"/>
            </w:tcBorders>
          </w:tcPr>
          <w:p w14:paraId="6398D994" w14:textId="77777777" w:rsidR="00D55197" w:rsidRDefault="00D55197" w:rsidP="00113F3B"/>
        </w:tc>
      </w:tr>
      <w:tr w:rsidR="00D55197" w14:paraId="3E2AE041" w14:textId="77777777" w:rsidTr="00D55197">
        <w:trPr>
          <w:trHeight w:val="288"/>
        </w:trPr>
        <w:tc>
          <w:tcPr>
            <w:tcW w:w="4158" w:type="dxa"/>
            <w:shd w:val="clear" w:color="auto" w:fill="000000" w:themeFill="text1"/>
          </w:tcPr>
          <w:p w14:paraId="1FAE2EFD" w14:textId="77777777" w:rsidR="00D55197" w:rsidRDefault="00D55197" w:rsidP="00113F3B">
            <w:r>
              <w:t>Feed Element</w:t>
            </w:r>
          </w:p>
        </w:tc>
        <w:tc>
          <w:tcPr>
            <w:tcW w:w="2880" w:type="dxa"/>
            <w:shd w:val="clear" w:color="auto" w:fill="000000" w:themeFill="text1"/>
          </w:tcPr>
          <w:p w14:paraId="784D50FC" w14:textId="77777777" w:rsidR="00D55197" w:rsidRDefault="00D55197" w:rsidP="00113F3B">
            <w:r w:rsidRPr="008C0B02">
              <w:t>Coaching_Log_Quality_Now_Evaluations</w:t>
            </w:r>
          </w:p>
        </w:tc>
        <w:tc>
          <w:tcPr>
            <w:tcW w:w="2430" w:type="dxa"/>
            <w:shd w:val="clear" w:color="auto" w:fill="000000" w:themeFill="text1"/>
          </w:tcPr>
          <w:p w14:paraId="4928D2C6" w14:textId="77777777" w:rsidR="00D55197" w:rsidRDefault="00D55197" w:rsidP="00113F3B">
            <w:pPr>
              <w:autoSpaceDE w:val="0"/>
              <w:autoSpaceDN w:val="0"/>
              <w:adjustRightInd w:val="0"/>
              <w:spacing w:line="240" w:lineRule="auto"/>
            </w:pPr>
            <w:r>
              <w:t>Comments</w:t>
            </w:r>
          </w:p>
        </w:tc>
      </w:tr>
      <w:tr w:rsidR="00D55197" w14:paraId="505A79CD"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0DE9EDCA" w14:textId="77777777" w:rsidR="00D55197" w:rsidRPr="004E3CCF" w:rsidRDefault="00D55197" w:rsidP="00113F3B">
            <w:pPr>
              <w:autoSpaceDE w:val="0"/>
              <w:autoSpaceDN w:val="0"/>
              <w:adjustRightInd w:val="0"/>
              <w:spacing w:line="240" w:lineRule="auto"/>
            </w:pPr>
            <w:r w:rsidRPr="004E3CCF">
              <w:t>Evaluation ID</w:t>
            </w:r>
          </w:p>
          <w:p w14:paraId="62541F7E" w14:textId="77777777" w:rsidR="00D55197" w:rsidRPr="004E3CCF" w:rsidRDefault="00D55197" w:rsidP="00113F3B">
            <w:pPr>
              <w:autoSpaceDE w:val="0"/>
              <w:autoSpaceDN w:val="0"/>
              <w:adjustRightInd w:val="0"/>
              <w:spacing w:line="240" w:lineRule="auto"/>
            </w:pPr>
          </w:p>
        </w:tc>
        <w:tc>
          <w:tcPr>
            <w:tcW w:w="2880" w:type="dxa"/>
          </w:tcPr>
          <w:p w14:paraId="50491F0E" w14:textId="77777777" w:rsidR="00D55197" w:rsidRDefault="00D55197" w:rsidP="00113F3B">
            <w:pPr>
              <w:autoSpaceDE w:val="0"/>
              <w:autoSpaceDN w:val="0"/>
              <w:adjustRightInd w:val="0"/>
              <w:spacing w:line="240" w:lineRule="auto"/>
            </w:pPr>
            <w:r w:rsidRPr="00BC5BD0">
              <w:t>Eval_ID</w:t>
            </w:r>
          </w:p>
        </w:tc>
        <w:tc>
          <w:tcPr>
            <w:tcW w:w="2430" w:type="dxa"/>
          </w:tcPr>
          <w:p w14:paraId="203946B6" w14:textId="77777777" w:rsidR="00D55197" w:rsidRDefault="00D55197" w:rsidP="00113F3B">
            <w:pPr>
              <w:autoSpaceDE w:val="0"/>
              <w:autoSpaceDN w:val="0"/>
              <w:adjustRightInd w:val="0"/>
              <w:spacing w:line="240" w:lineRule="auto"/>
            </w:pPr>
          </w:p>
        </w:tc>
      </w:tr>
      <w:tr w:rsidR="00D55197" w14:paraId="637D7875"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39FF8477" w14:textId="77777777" w:rsidR="00D55197" w:rsidRPr="004E3CCF" w:rsidRDefault="00D55197" w:rsidP="00113F3B">
            <w:pPr>
              <w:autoSpaceDE w:val="0"/>
              <w:autoSpaceDN w:val="0"/>
              <w:adjustRightInd w:val="0"/>
              <w:spacing w:line="240" w:lineRule="auto"/>
            </w:pPr>
            <w:r w:rsidRPr="004E3CCF">
              <w:t>Evaluation Date</w:t>
            </w:r>
          </w:p>
        </w:tc>
        <w:tc>
          <w:tcPr>
            <w:tcW w:w="2880" w:type="dxa"/>
          </w:tcPr>
          <w:p w14:paraId="1A899EA7" w14:textId="77777777" w:rsidR="00D55197" w:rsidRDefault="00D55197" w:rsidP="00113F3B">
            <w:pPr>
              <w:autoSpaceDE w:val="0"/>
              <w:autoSpaceDN w:val="0"/>
              <w:adjustRightInd w:val="0"/>
              <w:spacing w:line="240" w:lineRule="auto"/>
            </w:pPr>
            <w:r w:rsidRPr="00BC5BD0">
              <w:t>Eval_Date</w:t>
            </w:r>
          </w:p>
        </w:tc>
        <w:tc>
          <w:tcPr>
            <w:tcW w:w="2430" w:type="dxa"/>
          </w:tcPr>
          <w:p w14:paraId="2C9822D8" w14:textId="77777777" w:rsidR="00D55197" w:rsidRDefault="00D55197" w:rsidP="00113F3B">
            <w:pPr>
              <w:autoSpaceDE w:val="0"/>
              <w:autoSpaceDN w:val="0"/>
              <w:adjustRightInd w:val="0"/>
              <w:spacing w:line="240" w:lineRule="auto"/>
            </w:pPr>
          </w:p>
        </w:tc>
      </w:tr>
      <w:tr w:rsidR="00D55197" w14:paraId="4A544BE4"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5F82FEFD" w14:textId="77777777" w:rsidR="00D55197" w:rsidRPr="004E3CCF" w:rsidRDefault="00D55197" w:rsidP="00113F3B">
            <w:pPr>
              <w:autoSpaceDE w:val="0"/>
              <w:autoSpaceDN w:val="0"/>
              <w:adjustRightInd w:val="0"/>
              <w:spacing w:line="240" w:lineRule="auto"/>
            </w:pPr>
            <w:r w:rsidRPr="004E3CCF">
              <w:t>Evaluator ID</w:t>
            </w:r>
          </w:p>
        </w:tc>
        <w:tc>
          <w:tcPr>
            <w:tcW w:w="2880" w:type="dxa"/>
          </w:tcPr>
          <w:p w14:paraId="3F7D0B9F" w14:textId="77777777" w:rsidR="00D55197" w:rsidRDefault="00D55197" w:rsidP="00113F3B">
            <w:pPr>
              <w:autoSpaceDE w:val="0"/>
              <w:autoSpaceDN w:val="0"/>
              <w:adjustRightInd w:val="0"/>
              <w:spacing w:line="240" w:lineRule="auto"/>
            </w:pPr>
            <w:r w:rsidRPr="00BC5BD0">
              <w:t>Evaluator_ID</w:t>
            </w:r>
          </w:p>
        </w:tc>
        <w:tc>
          <w:tcPr>
            <w:tcW w:w="2430" w:type="dxa"/>
          </w:tcPr>
          <w:p w14:paraId="3B33B930" w14:textId="77777777" w:rsidR="00D55197" w:rsidRDefault="00D55197" w:rsidP="00113F3B">
            <w:pPr>
              <w:autoSpaceDE w:val="0"/>
              <w:autoSpaceDN w:val="0"/>
              <w:adjustRightInd w:val="0"/>
              <w:spacing w:line="240" w:lineRule="auto"/>
            </w:pPr>
          </w:p>
        </w:tc>
      </w:tr>
      <w:tr w:rsidR="00D55197" w14:paraId="0CBBBFDD"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1EF0416C" w14:textId="77777777" w:rsidR="00D55197" w:rsidRPr="004E3CCF" w:rsidRDefault="00D55197" w:rsidP="00113F3B">
            <w:pPr>
              <w:autoSpaceDE w:val="0"/>
              <w:autoSpaceDN w:val="0"/>
              <w:adjustRightInd w:val="0"/>
              <w:spacing w:line="240" w:lineRule="auto"/>
            </w:pPr>
            <w:r w:rsidRPr="004E3CCF">
              <w:t>Call Date / Time</w:t>
            </w:r>
          </w:p>
        </w:tc>
        <w:tc>
          <w:tcPr>
            <w:tcW w:w="2880" w:type="dxa"/>
          </w:tcPr>
          <w:p w14:paraId="020A8CAD" w14:textId="77777777" w:rsidR="00D55197" w:rsidRDefault="00D55197" w:rsidP="00113F3B">
            <w:pPr>
              <w:autoSpaceDE w:val="0"/>
              <w:autoSpaceDN w:val="0"/>
              <w:adjustRightInd w:val="0"/>
              <w:spacing w:line="240" w:lineRule="auto"/>
            </w:pPr>
            <w:r w:rsidRPr="00BC5BD0">
              <w:t>Call_Date</w:t>
            </w:r>
          </w:p>
        </w:tc>
        <w:tc>
          <w:tcPr>
            <w:tcW w:w="2430" w:type="dxa"/>
          </w:tcPr>
          <w:p w14:paraId="69C3846A" w14:textId="77777777" w:rsidR="00D55197" w:rsidRDefault="00D55197" w:rsidP="00113F3B">
            <w:pPr>
              <w:autoSpaceDE w:val="0"/>
              <w:autoSpaceDN w:val="0"/>
              <w:adjustRightInd w:val="0"/>
              <w:spacing w:line="240" w:lineRule="auto"/>
            </w:pPr>
          </w:p>
        </w:tc>
      </w:tr>
      <w:tr w:rsidR="00D55197" w14:paraId="69B569FD"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19BC343D" w14:textId="77777777" w:rsidR="00D55197" w:rsidRPr="004E3CCF" w:rsidRDefault="00D55197" w:rsidP="00D55197">
            <w:pPr>
              <w:autoSpaceDE w:val="0"/>
              <w:autoSpaceDN w:val="0"/>
              <w:adjustRightInd w:val="0"/>
              <w:spacing w:line="240" w:lineRule="auto"/>
            </w:pPr>
            <w:r w:rsidRPr="004E3CCF">
              <w:t>Journal File Number</w:t>
            </w:r>
          </w:p>
        </w:tc>
        <w:tc>
          <w:tcPr>
            <w:tcW w:w="2880" w:type="dxa"/>
          </w:tcPr>
          <w:p w14:paraId="642CCF6A" w14:textId="77777777" w:rsidR="00D55197" w:rsidRDefault="00D55197" w:rsidP="00113F3B">
            <w:pPr>
              <w:autoSpaceDE w:val="0"/>
              <w:autoSpaceDN w:val="0"/>
              <w:adjustRightInd w:val="0"/>
              <w:spacing w:line="240" w:lineRule="auto"/>
            </w:pPr>
            <w:r w:rsidRPr="00BC5BD0">
              <w:t>Journal_ID</w:t>
            </w:r>
          </w:p>
        </w:tc>
        <w:tc>
          <w:tcPr>
            <w:tcW w:w="2430" w:type="dxa"/>
          </w:tcPr>
          <w:p w14:paraId="261E0BBF" w14:textId="77777777" w:rsidR="00D55197" w:rsidRDefault="00D55197" w:rsidP="00113F3B">
            <w:pPr>
              <w:autoSpaceDE w:val="0"/>
              <w:autoSpaceDN w:val="0"/>
              <w:adjustRightInd w:val="0"/>
              <w:spacing w:line="240" w:lineRule="auto"/>
            </w:pPr>
          </w:p>
        </w:tc>
      </w:tr>
      <w:tr w:rsidR="00D55197" w14:paraId="19BDD3D0"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6FAFF350" w14:textId="77777777" w:rsidR="00D55197" w:rsidRPr="004E3CCF" w:rsidRDefault="00D55197" w:rsidP="00113F3B">
            <w:pPr>
              <w:autoSpaceDE w:val="0"/>
              <w:autoSpaceDN w:val="0"/>
              <w:adjustRightInd w:val="0"/>
              <w:spacing w:line="240" w:lineRule="auto"/>
            </w:pPr>
            <w:r w:rsidRPr="004E3CCF">
              <w:t>Active Status</w:t>
            </w:r>
          </w:p>
        </w:tc>
        <w:tc>
          <w:tcPr>
            <w:tcW w:w="2880" w:type="dxa"/>
          </w:tcPr>
          <w:p w14:paraId="4C162D30" w14:textId="77777777" w:rsidR="00D55197" w:rsidRDefault="00D55197" w:rsidP="00113F3B">
            <w:pPr>
              <w:autoSpaceDE w:val="0"/>
              <w:autoSpaceDN w:val="0"/>
              <w:adjustRightInd w:val="0"/>
              <w:spacing w:line="240" w:lineRule="auto"/>
            </w:pPr>
            <w:r w:rsidRPr="00BC5BD0">
              <w:t>EvalStatus</w:t>
            </w:r>
          </w:p>
        </w:tc>
        <w:tc>
          <w:tcPr>
            <w:tcW w:w="2430" w:type="dxa"/>
          </w:tcPr>
          <w:p w14:paraId="09D05E49" w14:textId="77777777" w:rsidR="00D55197" w:rsidRDefault="00D55197" w:rsidP="00113F3B">
            <w:pPr>
              <w:autoSpaceDE w:val="0"/>
              <w:autoSpaceDN w:val="0"/>
              <w:adjustRightInd w:val="0"/>
              <w:spacing w:line="240" w:lineRule="auto"/>
            </w:pPr>
          </w:p>
        </w:tc>
      </w:tr>
      <w:tr w:rsidR="00D55197" w14:paraId="0C3A0639"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22739C5E" w14:textId="77777777" w:rsidR="00D55197" w:rsidRPr="004E3CCF" w:rsidRDefault="00D55197" w:rsidP="00113F3B">
            <w:pPr>
              <w:autoSpaceDE w:val="0"/>
              <w:autoSpaceDN w:val="0"/>
              <w:adjustRightInd w:val="0"/>
              <w:spacing w:line="240" w:lineRule="auto"/>
            </w:pPr>
            <w:r w:rsidRPr="004E3CCF">
              <w:t>Summary of Caller's Issues</w:t>
            </w:r>
          </w:p>
        </w:tc>
        <w:tc>
          <w:tcPr>
            <w:tcW w:w="2880" w:type="dxa"/>
          </w:tcPr>
          <w:p w14:paraId="484298C4" w14:textId="77777777" w:rsidR="00D55197" w:rsidRDefault="00D55197" w:rsidP="00113F3B">
            <w:pPr>
              <w:autoSpaceDE w:val="0"/>
              <w:autoSpaceDN w:val="0"/>
              <w:adjustRightInd w:val="0"/>
              <w:spacing w:line="240" w:lineRule="auto"/>
            </w:pPr>
            <w:r w:rsidRPr="00BC5BD0">
              <w:t>Summary_CallerIssues</w:t>
            </w:r>
          </w:p>
        </w:tc>
        <w:tc>
          <w:tcPr>
            <w:tcW w:w="2430" w:type="dxa"/>
          </w:tcPr>
          <w:p w14:paraId="3DEB7025" w14:textId="77777777" w:rsidR="00D55197" w:rsidRDefault="00D55197" w:rsidP="00113F3B">
            <w:pPr>
              <w:autoSpaceDE w:val="0"/>
              <w:autoSpaceDN w:val="0"/>
              <w:adjustRightInd w:val="0"/>
              <w:spacing w:line="240" w:lineRule="auto"/>
            </w:pPr>
          </w:p>
        </w:tc>
      </w:tr>
      <w:tr w:rsidR="00D55197" w14:paraId="53068D4F"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290D76D3" w14:textId="77777777" w:rsidR="00D55197" w:rsidRPr="004E3CCF" w:rsidRDefault="00D55197" w:rsidP="00113F3B">
            <w:pPr>
              <w:autoSpaceDE w:val="0"/>
              <w:autoSpaceDN w:val="0"/>
              <w:adjustRightInd w:val="0"/>
              <w:spacing w:line="240" w:lineRule="auto"/>
            </w:pPr>
            <w:r w:rsidRPr="004E3CCF">
              <w:t>Program</w:t>
            </w:r>
          </w:p>
        </w:tc>
        <w:tc>
          <w:tcPr>
            <w:tcW w:w="2880" w:type="dxa"/>
          </w:tcPr>
          <w:p w14:paraId="04944663" w14:textId="77777777" w:rsidR="00D55197" w:rsidRDefault="00D55197" w:rsidP="00113F3B">
            <w:pPr>
              <w:autoSpaceDE w:val="0"/>
              <w:autoSpaceDN w:val="0"/>
              <w:adjustRightInd w:val="0"/>
              <w:spacing w:line="240" w:lineRule="auto"/>
            </w:pPr>
            <w:r w:rsidRPr="00BC5BD0">
              <w:t>Program</w:t>
            </w:r>
          </w:p>
        </w:tc>
        <w:tc>
          <w:tcPr>
            <w:tcW w:w="2430" w:type="dxa"/>
          </w:tcPr>
          <w:p w14:paraId="475CED40" w14:textId="77777777" w:rsidR="00D55197" w:rsidRDefault="00D55197" w:rsidP="00113F3B">
            <w:pPr>
              <w:autoSpaceDE w:val="0"/>
              <w:autoSpaceDN w:val="0"/>
              <w:adjustRightInd w:val="0"/>
              <w:spacing w:line="240" w:lineRule="auto"/>
            </w:pPr>
          </w:p>
        </w:tc>
      </w:tr>
      <w:tr w:rsidR="00D55197" w14:paraId="1D9E7958"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3D680077" w14:textId="77777777" w:rsidR="00D55197" w:rsidRPr="004E3CCF" w:rsidRDefault="00D55197" w:rsidP="00113F3B">
            <w:pPr>
              <w:autoSpaceDE w:val="0"/>
              <w:autoSpaceDN w:val="0"/>
              <w:adjustRightInd w:val="0"/>
              <w:spacing w:line="240" w:lineRule="auto"/>
            </w:pPr>
            <w:r w:rsidRPr="004E3CCF">
              <w:t>Evaluation Form</w:t>
            </w:r>
          </w:p>
        </w:tc>
        <w:tc>
          <w:tcPr>
            <w:tcW w:w="2880" w:type="dxa"/>
          </w:tcPr>
          <w:p w14:paraId="59E6BD3B" w14:textId="77777777" w:rsidR="00D55197" w:rsidRDefault="00D55197" w:rsidP="00113F3B">
            <w:pPr>
              <w:autoSpaceDE w:val="0"/>
              <w:autoSpaceDN w:val="0"/>
              <w:adjustRightInd w:val="0"/>
              <w:spacing w:line="240" w:lineRule="auto"/>
            </w:pPr>
            <w:r w:rsidRPr="00BC5BD0">
              <w:t>VerintFormName</w:t>
            </w:r>
          </w:p>
        </w:tc>
        <w:tc>
          <w:tcPr>
            <w:tcW w:w="2430" w:type="dxa"/>
          </w:tcPr>
          <w:p w14:paraId="03F65EC6" w14:textId="77777777" w:rsidR="00D55197" w:rsidRDefault="00D55197" w:rsidP="00113F3B">
            <w:pPr>
              <w:autoSpaceDE w:val="0"/>
              <w:autoSpaceDN w:val="0"/>
              <w:adjustRightInd w:val="0"/>
              <w:spacing w:line="240" w:lineRule="auto"/>
            </w:pPr>
          </w:p>
        </w:tc>
      </w:tr>
      <w:tr w:rsidR="00D55197" w14:paraId="0C449E33"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63A1ED46" w14:textId="77777777" w:rsidR="00D55197" w:rsidRPr="004E3CCF" w:rsidRDefault="00D55197" w:rsidP="00113F3B">
            <w:pPr>
              <w:autoSpaceDE w:val="0"/>
              <w:autoSpaceDN w:val="0"/>
              <w:adjustRightInd w:val="0"/>
              <w:spacing w:line="240" w:lineRule="auto"/>
            </w:pPr>
            <w:r w:rsidRPr="004E3CCF">
              <w:t>Coaching Monitor</w:t>
            </w:r>
          </w:p>
        </w:tc>
        <w:tc>
          <w:tcPr>
            <w:tcW w:w="2880" w:type="dxa"/>
          </w:tcPr>
          <w:p w14:paraId="56187B22" w14:textId="77777777" w:rsidR="00D55197" w:rsidRDefault="00D55197" w:rsidP="00113F3B">
            <w:pPr>
              <w:autoSpaceDE w:val="0"/>
              <w:autoSpaceDN w:val="0"/>
              <w:adjustRightInd w:val="0"/>
              <w:spacing w:line="240" w:lineRule="auto"/>
            </w:pPr>
            <w:r w:rsidRPr="00BC5BD0">
              <w:t>isCoachingMonitor</w:t>
            </w:r>
          </w:p>
        </w:tc>
        <w:tc>
          <w:tcPr>
            <w:tcW w:w="2430" w:type="dxa"/>
          </w:tcPr>
          <w:p w14:paraId="0438A5FD" w14:textId="77777777" w:rsidR="00D55197" w:rsidRDefault="00D55197" w:rsidP="00113F3B">
            <w:pPr>
              <w:autoSpaceDE w:val="0"/>
              <w:autoSpaceDN w:val="0"/>
              <w:adjustRightInd w:val="0"/>
              <w:spacing w:line="240" w:lineRule="auto"/>
            </w:pPr>
          </w:p>
        </w:tc>
      </w:tr>
      <w:tr w:rsidR="00D55197" w14:paraId="7607E561"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3F75C259" w14:textId="77777777" w:rsidR="00D55197" w:rsidRPr="004E3CCF" w:rsidRDefault="00D55197" w:rsidP="00113F3B">
            <w:pPr>
              <w:autoSpaceDE w:val="0"/>
              <w:autoSpaceDN w:val="0"/>
              <w:adjustRightInd w:val="0"/>
              <w:spacing w:line="240" w:lineRule="auto"/>
            </w:pPr>
            <w:r w:rsidRPr="004E3CCF">
              <w:t>Business_Process</w:t>
            </w:r>
          </w:p>
        </w:tc>
        <w:tc>
          <w:tcPr>
            <w:tcW w:w="2880" w:type="dxa"/>
          </w:tcPr>
          <w:p w14:paraId="23ADB689" w14:textId="77777777" w:rsidR="00D55197" w:rsidRDefault="00D55197" w:rsidP="00113F3B">
            <w:pPr>
              <w:autoSpaceDE w:val="0"/>
              <w:autoSpaceDN w:val="0"/>
              <w:adjustRightInd w:val="0"/>
              <w:spacing w:line="240" w:lineRule="auto"/>
            </w:pPr>
            <w:r w:rsidRPr="00BC5BD0">
              <w:t>Business_Process</w:t>
            </w:r>
          </w:p>
        </w:tc>
        <w:tc>
          <w:tcPr>
            <w:tcW w:w="2430" w:type="dxa"/>
          </w:tcPr>
          <w:p w14:paraId="5A407651" w14:textId="77777777" w:rsidR="00D55197" w:rsidRDefault="00D55197" w:rsidP="00113F3B">
            <w:pPr>
              <w:autoSpaceDE w:val="0"/>
              <w:autoSpaceDN w:val="0"/>
              <w:adjustRightInd w:val="0"/>
              <w:spacing w:line="240" w:lineRule="auto"/>
            </w:pPr>
          </w:p>
        </w:tc>
      </w:tr>
      <w:tr w:rsidR="00D55197" w14:paraId="7D8EA9EA"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27F79FEB" w14:textId="77777777" w:rsidR="00D55197" w:rsidRPr="004E3CCF" w:rsidRDefault="00D55197" w:rsidP="00113F3B">
            <w:pPr>
              <w:autoSpaceDE w:val="0"/>
              <w:autoSpaceDN w:val="0"/>
              <w:adjustRightInd w:val="0"/>
              <w:spacing w:line="240" w:lineRule="auto"/>
            </w:pPr>
            <w:r w:rsidRPr="004E3CCF">
              <w:t>Business_Process_Reason</w:t>
            </w:r>
          </w:p>
        </w:tc>
        <w:tc>
          <w:tcPr>
            <w:tcW w:w="2880" w:type="dxa"/>
          </w:tcPr>
          <w:p w14:paraId="61BEC094" w14:textId="77777777" w:rsidR="00D55197" w:rsidRDefault="00D55197" w:rsidP="00113F3B">
            <w:pPr>
              <w:autoSpaceDE w:val="0"/>
              <w:autoSpaceDN w:val="0"/>
              <w:adjustRightInd w:val="0"/>
              <w:spacing w:line="240" w:lineRule="auto"/>
            </w:pPr>
            <w:r w:rsidRPr="00BC5BD0">
              <w:t>Business_Process_Reason</w:t>
            </w:r>
          </w:p>
        </w:tc>
        <w:tc>
          <w:tcPr>
            <w:tcW w:w="2430" w:type="dxa"/>
          </w:tcPr>
          <w:p w14:paraId="6DEECF2C" w14:textId="77777777" w:rsidR="00D55197" w:rsidRDefault="00D55197" w:rsidP="00113F3B">
            <w:pPr>
              <w:autoSpaceDE w:val="0"/>
              <w:autoSpaceDN w:val="0"/>
              <w:adjustRightInd w:val="0"/>
              <w:spacing w:line="240" w:lineRule="auto"/>
            </w:pPr>
          </w:p>
        </w:tc>
      </w:tr>
      <w:tr w:rsidR="00D55197" w14:paraId="0645B326"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65197B9A" w14:textId="77777777" w:rsidR="00D55197" w:rsidRPr="004E3CCF" w:rsidRDefault="00D55197" w:rsidP="00113F3B">
            <w:pPr>
              <w:autoSpaceDE w:val="0"/>
              <w:autoSpaceDN w:val="0"/>
              <w:adjustRightInd w:val="0"/>
              <w:spacing w:line="240" w:lineRule="auto"/>
            </w:pPr>
            <w:r w:rsidRPr="004E3CCF">
              <w:t>Business_Process_Comment</w:t>
            </w:r>
          </w:p>
        </w:tc>
        <w:tc>
          <w:tcPr>
            <w:tcW w:w="2880" w:type="dxa"/>
          </w:tcPr>
          <w:p w14:paraId="1DA7BE0E" w14:textId="77777777" w:rsidR="00D55197" w:rsidRDefault="00D55197" w:rsidP="00113F3B">
            <w:pPr>
              <w:autoSpaceDE w:val="0"/>
              <w:autoSpaceDN w:val="0"/>
              <w:adjustRightInd w:val="0"/>
              <w:spacing w:line="240" w:lineRule="auto"/>
            </w:pPr>
            <w:r w:rsidRPr="00BC5BD0">
              <w:t>Business_Process_Comment</w:t>
            </w:r>
          </w:p>
        </w:tc>
        <w:tc>
          <w:tcPr>
            <w:tcW w:w="2430" w:type="dxa"/>
          </w:tcPr>
          <w:p w14:paraId="4732E345" w14:textId="77777777" w:rsidR="00D55197" w:rsidRDefault="00D55197" w:rsidP="00113F3B">
            <w:pPr>
              <w:autoSpaceDE w:val="0"/>
              <w:autoSpaceDN w:val="0"/>
              <w:adjustRightInd w:val="0"/>
              <w:spacing w:line="240" w:lineRule="auto"/>
            </w:pPr>
          </w:p>
        </w:tc>
      </w:tr>
      <w:tr w:rsidR="00D55197" w14:paraId="58FEEC74"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3AF66D8E" w14:textId="77777777" w:rsidR="00D55197" w:rsidRPr="004E3CCF" w:rsidRDefault="00D55197" w:rsidP="00113F3B">
            <w:pPr>
              <w:autoSpaceDE w:val="0"/>
              <w:autoSpaceDN w:val="0"/>
              <w:adjustRightInd w:val="0"/>
              <w:spacing w:line="240" w:lineRule="auto"/>
            </w:pPr>
            <w:r w:rsidRPr="004E3CCF">
              <w:lastRenderedPageBreak/>
              <w:t>Info_Accuracy</w:t>
            </w:r>
          </w:p>
        </w:tc>
        <w:tc>
          <w:tcPr>
            <w:tcW w:w="2880" w:type="dxa"/>
            <w:tcBorders>
              <w:bottom w:val="single" w:sz="4" w:space="0" w:color="auto"/>
            </w:tcBorders>
          </w:tcPr>
          <w:p w14:paraId="1AD5B5A2" w14:textId="77777777" w:rsidR="00D55197" w:rsidRDefault="00D55197" w:rsidP="00113F3B">
            <w:pPr>
              <w:autoSpaceDE w:val="0"/>
              <w:autoSpaceDN w:val="0"/>
              <w:adjustRightInd w:val="0"/>
              <w:spacing w:line="240" w:lineRule="auto"/>
            </w:pPr>
            <w:r w:rsidRPr="00BC5BD0">
              <w:t>Info_Accuracy</w:t>
            </w:r>
          </w:p>
        </w:tc>
        <w:tc>
          <w:tcPr>
            <w:tcW w:w="2430" w:type="dxa"/>
            <w:tcBorders>
              <w:bottom w:val="single" w:sz="4" w:space="0" w:color="auto"/>
            </w:tcBorders>
          </w:tcPr>
          <w:p w14:paraId="13A5C18D" w14:textId="77777777" w:rsidR="00D55197" w:rsidRDefault="00D55197" w:rsidP="00113F3B">
            <w:pPr>
              <w:autoSpaceDE w:val="0"/>
              <w:autoSpaceDN w:val="0"/>
              <w:adjustRightInd w:val="0"/>
              <w:spacing w:line="240" w:lineRule="auto"/>
            </w:pPr>
          </w:p>
        </w:tc>
      </w:tr>
      <w:tr w:rsidR="00D55197" w14:paraId="639BC301"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46C1FAC0" w14:textId="77777777" w:rsidR="00D55197" w:rsidRPr="004E3CCF" w:rsidRDefault="00D55197" w:rsidP="00113F3B">
            <w:pPr>
              <w:autoSpaceDE w:val="0"/>
              <w:autoSpaceDN w:val="0"/>
              <w:adjustRightInd w:val="0"/>
              <w:spacing w:line="240" w:lineRule="auto"/>
            </w:pPr>
            <w:r w:rsidRPr="004E3CCF">
              <w:t>Info_Accuracy_Reason</w:t>
            </w:r>
          </w:p>
        </w:tc>
        <w:tc>
          <w:tcPr>
            <w:tcW w:w="2880" w:type="dxa"/>
            <w:tcBorders>
              <w:bottom w:val="single" w:sz="4" w:space="0" w:color="auto"/>
            </w:tcBorders>
          </w:tcPr>
          <w:p w14:paraId="1ABD8513" w14:textId="77777777" w:rsidR="00D55197" w:rsidRDefault="00D55197" w:rsidP="00113F3B">
            <w:pPr>
              <w:autoSpaceDE w:val="0"/>
              <w:autoSpaceDN w:val="0"/>
              <w:adjustRightInd w:val="0"/>
              <w:spacing w:line="240" w:lineRule="auto"/>
            </w:pPr>
            <w:r w:rsidRPr="00BC5BD0">
              <w:t>Info_Accuracy_Reason</w:t>
            </w:r>
          </w:p>
        </w:tc>
        <w:tc>
          <w:tcPr>
            <w:tcW w:w="2430" w:type="dxa"/>
            <w:tcBorders>
              <w:bottom w:val="single" w:sz="4" w:space="0" w:color="auto"/>
            </w:tcBorders>
          </w:tcPr>
          <w:p w14:paraId="73A6DDE6" w14:textId="77777777" w:rsidR="00D55197" w:rsidRDefault="00D55197" w:rsidP="00113F3B">
            <w:pPr>
              <w:autoSpaceDE w:val="0"/>
              <w:autoSpaceDN w:val="0"/>
              <w:adjustRightInd w:val="0"/>
              <w:spacing w:line="240" w:lineRule="auto"/>
            </w:pPr>
          </w:p>
        </w:tc>
      </w:tr>
      <w:tr w:rsidR="00D55197" w14:paraId="1070485B"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6994E057" w14:textId="77777777" w:rsidR="00D55197" w:rsidRPr="004E3CCF" w:rsidRDefault="00D55197" w:rsidP="00113F3B">
            <w:pPr>
              <w:autoSpaceDE w:val="0"/>
              <w:autoSpaceDN w:val="0"/>
              <w:adjustRightInd w:val="0"/>
              <w:spacing w:line="240" w:lineRule="auto"/>
            </w:pPr>
            <w:r w:rsidRPr="004E3CCF">
              <w:t>Info_Accuracy_Comment</w:t>
            </w:r>
          </w:p>
        </w:tc>
        <w:tc>
          <w:tcPr>
            <w:tcW w:w="2880" w:type="dxa"/>
            <w:tcBorders>
              <w:bottom w:val="single" w:sz="4" w:space="0" w:color="auto"/>
            </w:tcBorders>
          </w:tcPr>
          <w:p w14:paraId="0F6F67CA" w14:textId="77777777" w:rsidR="00D55197" w:rsidRDefault="00D55197" w:rsidP="00113F3B">
            <w:pPr>
              <w:autoSpaceDE w:val="0"/>
              <w:autoSpaceDN w:val="0"/>
              <w:adjustRightInd w:val="0"/>
              <w:spacing w:line="240" w:lineRule="auto"/>
            </w:pPr>
            <w:r w:rsidRPr="00BC5BD0">
              <w:t>Info_Accuracy_Comment</w:t>
            </w:r>
          </w:p>
        </w:tc>
        <w:tc>
          <w:tcPr>
            <w:tcW w:w="2430" w:type="dxa"/>
            <w:tcBorders>
              <w:bottom w:val="single" w:sz="4" w:space="0" w:color="auto"/>
            </w:tcBorders>
          </w:tcPr>
          <w:p w14:paraId="3FED5F5D" w14:textId="77777777" w:rsidR="00D55197" w:rsidRDefault="00D55197" w:rsidP="00113F3B">
            <w:pPr>
              <w:autoSpaceDE w:val="0"/>
              <w:autoSpaceDN w:val="0"/>
              <w:adjustRightInd w:val="0"/>
              <w:spacing w:line="240" w:lineRule="auto"/>
            </w:pPr>
          </w:p>
        </w:tc>
      </w:tr>
      <w:tr w:rsidR="00D55197" w14:paraId="2507494B"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3E948F2B" w14:textId="77777777" w:rsidR="00D55197" w:rsidRPr="004E3CCF" w:rsidRDefault="00D55197" w:rsidP="00113F3B">
            <w:pPr>
              <w:autoSpaceDE w:val="0"/>
              <w:autoSpaceDN w:val="0"/>
              <w:adjustRightInd w:val="0"/>
              <w:spacing w:line="240" w:lineRule="auto"/>
            </w:pPr>
            <w:r w:rsidRPr="004E3CCF">
              <w:t>Privacy_Disclaimers</w:t>
            </w:r>
          </w:p>
        </w:tc>
        <w:tc>
          <w:tcPr>
            <w:tcW w:w="2880" w:type="dxa"/>
            <w:tcBorders>
              <w:bottom w:val="single" w:sz="4" w:space="0" w:color="auto"/>
            </w:tcBorders>
          </w:tcPr>
          <w:p w14:paraId="644542BB" w14:textId="77777777" w:rsidR="00D55197" w:rsidRDefault="00D55197" w:rsidP="00113F3B">
            <w:pPr>
              <w:autoSpaceDE w:val="0"/>
              <w:autoSpaceDN w:val="0"/>
              <w:adjustRightInd w:val="0"/>
              <w:spacing w:line="240" w:lineRule="auto"/>
            </w:pPr>
            <w:r w:rsidRPr="00BC5BD0">
              <w:t>Privacy_Disclaimers</w:t>
            </w:r>
          </w:p>
        </w:tc>
        <w:tc>
          <w:tcPr>
            <w:tcW w:w="2430" w:type="dxa"/>
            <w:tcBorders>
              <w:bottom w:val="single" w:sz="4" w:space="0" w:color="auto"/>
            </w:tcBorders>
          </w:tcPr>
          <w:p w14:paraId="501DDF2B" w14:textId="77777777" w:rsidR="00D55197" w:rsidRDefault="00D55197" w:rsidP="00113F3B">
            <w:pPr>
              <w:autoSpaceDE w:val="0"/>
              <w:autoSpaceDN w:val="0"/>
              <w:adjustRightInd w:val="0"/>
              <w:spacing w:line="240" w:lineRule="auto"/>
            </w:pPr>
          </w:p>
        </w:tc>
      </w:tr>
      <w:tr w:rsidR="00D55197" w14:paraId="1C42CAA7"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23937F77" w14:textId="77777777" w:rsidR="00D55197" w:rsidRPr="004E3CCF" w:rsidRDefault="00D55197" w:rsidP="00113F3B">
            <w:pPr>
              <w:autoSpaceDE w:val="0"/>
              <w:autoSpaceDN w:val="0"/>
              <w:adjustRightInd w:val="0"/>
              <w:spacing w:line="240" w:lineRule="auto"/>
            </w:pPr>
            <w:r w:rsidRPr="004E3CCF">
              <w:t>Privacy_Disclaimers_Reason</w:t>
            </w:r>
          </w:p>
        </w:tc>
        <w:tc>
          <w:tcPr>
            <w:tcW w:w="2880" w:type="dxa"/>
            <w:tcBorders>
              <w:bottom w:val="single" w:sz="4" w:space="0" w:color="auto"/>
            </w:tcBorders>
          </w:tcPr>
          <w:p w14:paraId="6C8DBB10" w14:textId="77777777" w:rsidR="00D55197" w:rsidRDefault="00D55197" w:rsidP="00113F3B">
            <w:pPr>
              <w:autoSpaceDE w:val="0"/>
              <w:autoSpaceDN w:val="0"/>
              <w:adjustRightInd w:val="0"/>
              <w:spacing w:line="240" w:lineRule="auto"/>
            </w:pPr>
            <w:r w:rsidRPr="00BC5BD0">
              <w:t>Privacy_Disclaimers_Reason</w:t>
            </w:r>
          </w:p>
        </w:tc>
        <w:tc>
          <w:tcPr>
            <w:tcW w:w="2430" w:type="dxa"/>
            <w:tcBorders>
              <w:bottom w:val="single" w:sz="4" w:space="0" w:color="auto"/>
            </w:tcBorders>
          </w:tcPr>
          <w:p w14:paraId="144E55EB" w14:textId="77777777" w:rsidR="00D55197" w:rsidRDefault="00D55197" w:rsidP="00113F3B">
            <w:pPr>
              <w:autoSpaceDE w:val="0"/>
              <w:autoSpaceDN w:val="0"/>
              <w:adjustRightInd w:val="0"/>
              <w:spacing w:line="240" w:lineRule="auto"/>
            </w:pPr>
          </w:p>
        </w:tc>
      </w:tr>
      <w:tr w:rsidR="00D55197" w14:paraId="687393F4" w14:textId="77777777" w:rsidTr="0003511D">
        <w:trPr>
          <w:trHeight w:val="288"/>
        </w:trPr>
        <w:tc>
          <w:tcPr>
            <w:tcW w:w="4158" w:type="dxa"/>
            <w:tcBorders>
              <w:top w:val="single" w:sz="4" w:space="0" w:color="auto"/>
              <w:left w:val="single" w:sz="4" w:space="0" w:color="auto"/>
              <w:bottom w:val="single" w:sz="4" w:space="0" w:color="auto"/>
              <w:right w:val="single" w:sz="4" w:space="0" w:color="auto"/>
            </w:tcBorders>
          </w:tcPr>
          <w:p w14:paraId="49651793" w14:textId="77777777" w:rsidR="00D55197" w:rsidRPr="004E3CCF" w:rsidRDefault="00D55197" w:rsidP="00113F3B">
            <w:pPr>
              <w:autoSpaceDE w:val="0"/>
              <w:autoSpaceDN w:val="0"/>
              <w:adjustRightInd w:val="0"/>
              <w:spacing w:line="240" w:lineRule="auto"/>
            </w:pPr>
            <w:r w:rsidRPr="004E3CCF">
              <w:t>Privacy_Disclaimers_Comment</w:t>
            </w:r>
          </w:p>
        </w:tc>
        <w:tc>
          <w:tcPr>
            <w:tcW w:w="2880" w:type="dxa"/>
            <w:tcBorders>
              <w:bottom w:val="single" w:sz="4" w:space="0" w:color="auto"/>
            </w:tcBorders>
          </w:tcPr>
          <w:p w14:paraId="46463101" w14:textId="77777777" w:rsidR="00D55197" w:rsidRDefault="00D55197" w:rsidP="00113F3B">
            <w:pPr>
              <w:autoSpaceDE w:val="0"/>
              <w:autoSpaceDN w:val="0"/>
              <w:adjustRightInd w:val="0"/>
              <w:spacing w:line="240" w:lineRule="auto"/>
            </w:pPr>
            <w:r w:rsidRPr="00BC5BD0">
              <w:t>Privacy_Disclaimers_Comment</w:t>
            </w:r>
          </w:p>
        </w:tc>
        <w:tc>
          <w:tcPr>
            <w:tcW w:w="2430" w:type="dxa"/>
            <w:tcBorders>
              <w:bottom w:val="single" w:sz="4" w:space="0" w:color="auto"/>
            </w:tcBorders>
          </w:tcPr>
          <w:p w14:paraId="0DD2BB99" w14:textId="77777777" w:rsidR="00D55197" w:rsidRDefault="00D55197" w:rsidP="00113F3B">
            <w:pPr>
              <w:autoSpaceDE w:val="0"/>
              <w:autoSpaceDN w:val="0"/>
              <w:adjustRightInd w:val="0"/>
              <w:spacing w:line="240" w:lineRule="auto"/>
            </w:pPr>
          </w:p>
        </w:tc>
      </w:tr>
      <w:tr w:rsidR="00D55197" w14:paraId="2FAEB322"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34FFDA66" w14:textId="77777777" w:rsidR="00D55197" w:rsidRPr="004E3CCF" w:rsidRDefault="00D55197" w:rsidP="00113F3B">
            <w:pPr>
              <w:autoSpaceDE w:val="0"/>
              <w:autoSpaceDN w:val="0"/>
              <w:adjustRightInd w:val="0"/>
              <w:spacing w:line="240" w:lineRule="auto"/>
            </w:pPr>
            <w:r w:rsidRPr="004E3CCF">
              <w:t>Issue_Resoluton</w:t>
            </w:r>
          </w:p>
        </w:tc>
        <w:tc>
          <w:tcPr>
            <w:tcW w:w="2880" w:type="dxa"/>
            <w:tcBorders>
              <w:bottom w:val="single" w:sz="4" w:space="0" w:color="auto"/>
            </w:tcBorders>
          </w:tcPr>
          <w:p w14:paraId="566A3DF7" w14:textId="77777777" w:rsidR="00D55197" w:rsidRDefault="00D55197" w:rsidP="00113F3B">
            <w:pPr>
              <w:autoSpaceDE w:val="0"/>
              <w:autoSpaceDN w:val="0"/>
              <w:adjustRightInd w:val="0"/>
              <w:spacing w:line="240" w:lineRule="auto"/>
            </w:pPr>
            <w:r w:rsidRPr="00BC5BD0">
              <w:t>Issue_Resoluton</w:t>
            </w:r>
          </w:p>
        </w:tc>
        <w:tc>
          <w:tcPr>
            <w:tcW w:w="2430" w:type="dxa"/>
            <w:tcBorders>
              <w:bottom w:val="single" w:sz="4" w:space="0" w:color="auto"/>
            </w:tcBorders>
          </w:tcPr>
          <w:p w14:paraId="44D80E70" w14:textId="77777777" w:rsidR="00D55197" w:rsidRDefault="00D55197" w:rsidP="00113F3B">
            <w:pPr>
              <w:autoSpaceDE w:val="0"/>
              <w:autoSpaceDN w:val="0"/>
              <w:adjustRightInd w:val="0"/>
              <w:spacing w:line="240" w:lineRule="auto"/>
            </w:pPr>
          </w:p>
        </w:tc>
      </w:tr>
      <w:tr w:rsidR="00D55197" w14:paraId="795AB358"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5C1AEE06" w14:textId="77777777" w:rsidR="00D55197" w:rsidRPr="004E3CCF" w:rsidRDefault="00D55197" w:rsidP="00113F3B">
            <w:pPr>
              <w:autoSpaceDE w:val="0"/>
              <w:autoSpaceDN w:val="0"/>
              <w:adjustRightInd w:val="0"/>
              <w:spacing w:line="240" w:lineRule="auto"/>
            </w:pPr>
            <w:r w:rsidRPr="004E3CCF">
              <w:t>Issue_Resoluton_Comment</w:t>
            </w:r>
          </w:p>
        </w:tc>
        <w:tc>
          <w:tcPr>
            <w:tcW w:w="2880" w:type="dxa"/>
            <w:tcBorders>
              <w:bottom w:val="single" w:sz="4" w:space="0" w:color="auto"/>
            </w:tcBorders>
          </w:tcPr>
          <w:p w14:paraId="102A51BF" w14:textId="77777777" w:rsidR="00D55197" w:rsidRDefault="00D55197" w:rsidP="00113F3B">
            <w:pPr>
              <w:autoSpaceDE w:val="0"/>
              <w:autoSpaceDN w:val="0"/>
              <w:adjustRightInd w:val="0"/>
              <w:spacing w:line="240" w:lineRule="auto"/>
            </w:pPr>
            <w:r w:rsidRPr="00BC5BD0">
              <w:t>Issue_Resoluton_Comment</w:t>
            </w:r>
          </w:p>
        </w:tc>
        <w:tc>
          <w:tcPr>
            <w:tcW w:w="2430" w:type="dxa"/>
            <w:tcBorders>
              <w:bottom w:val="single" w:sz="4" w:space="0" w:color="auto"/>
            </w:tcBorders>
          </w:tcPr>
          <w:p w14:paraId="428EBFA3" w14:textId="77777777" w:rsidR="00D55197" w:rsidRDefault="00D55197" w:rsidP="00113F3B">
            <w:pPr>
              <w:autoSpaceDE w:val="0"/>
              <w:autoSpaceDN w:val="0"/>
              <w:adjustRightInd w:val="0"/>
              <w:spacing w:line="240" w:lineRule="auto"/>
            </w:pPr>
          </w:p>
        </w:tc>
      </w:tr>
      <w:tr w:rsidR="00D55197" w14:paraId="58F9EBAA"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279F1CB9" w14:textId="77777777" w:rsidR="00D55197" w:rsidRPr="004E3CCF" w:rsidRDefault="00D55197" w:rsidP="00113F3B">
            <w:pPr>
              <w:autoSpaceDE w:val="0"/>
              <w:autoSpaceDN w:val="0"/>
              <w:adjustRightInd w:val="0"/>
              <w:spacing w:line="240" w:lineRule="auto"/>
            </w:pPr>
            <w:r w:rsidRPr="004E3CCF">
              <w:t>Call_Efficiency</w:t>
            </w:r>
          </w:p>
        </w:tc>
        <w:tc>
          <w:tcPr>
            <w:tcW w:w="2880" w:type="dxa"/>
            <w:tcBorders>
              <w:bottom w:val="single" w:sz="4" w:space="0" w:color="auto"/>
            </w:tcBorders>
          </w:tcPr>
          <w:p w14:paraId="1E1DB276" w14:textId="77777777" w:rsidR="00D55197" w:rsidRDefault="00D55197" w:rsidP="00113F3B">
            <w:pPr>
              <w:autoSpaceDE w:val="0"/>
              <w:autoSpaceDN w:val="0"/>
              <w:adjustRightInd w:val="0"/>
              <w:spacing w:line="240" w:lineRule="auto"/>
            </w:pPr>
            <w:r w:rsidRPr="00BC5BD0">
              <w:t>Call_Efficiency</w:t>
            </w:r>
          </w:p>
        </w:tc>
        <w:tc>
          <w:tcPr>
            <w:tcW w:w="2430" w:type="dxa"/>
            <w:tcBorders>
              <w:bottom w:val="single" w:sz="4" w:space="0" w:color="auto"/>
            </w:tcBorders>
          </w:tcPr>
          <w:p w14:paraId="745416C1" w14:textId="77777777" w:rsidR="00D55197" w:rsidRDefault="00D55197" w:rsidP="00113F3B">
            <w:pPr>
              <w:autoSpaceDE w:val="0"/>
              <w:autoSpaceDN w:val="0"/>
              <w:adjustRightInd w:val="0"/>
              <w:spacing w:line="240" w:lineRule="auto"/>
            </w:pPr>
          </w:p>
        </w:tc>
      </w:tr>
      <w:tr w:rsidR="00D55197" w14:paraId="56DEA6AC"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06D2B4D9" w14:textId="77777777" w:rsidR="00D55197" w:rsidRPr="004E3CCF" w:rsidRDefault="00D55197" w:rsidP="00113F3B">
            <w:pPr>
              <w:autoSpaceDE w:val="0"/>
              <w:autoSpaceDN w:val="0"/>
              <w:adjustRightInd w:val="0"/>
              <w:spacing w:line="240" w:lineRule="auto"/>
            </w:pPr>
            <w:r w:rsidRPr="004E3CCF">
              <w:t>Call_Efficiency_Comment</w:t>
            </w:r>
          </w:p>
        </w:tc>
        <w:tc>
          <w:tcPr>
            <w:tcW w:w="2880" w:type="dxa"/>
            <w:tcBorders>
              <w:bottom w:val="single" w:sz="4" w:space="0" w:color="auto"/>
            </w:tcBorders>
          </w:tcPr>
          <w:p w14:paraId="5C70A55F" w14:textId="77777777" w:rsidR="00D55197" w:rsidRDefault="00D55197" w:rsidP="00113F3B">
            <w:pPr>
              <w:autoSpaceDE w:val="0"/>
              <w:autoSpaceDN w:val="0"/>
              <w:adjustRightInd w:val="0"/>
              <w:spacing w:line="240" w:lineRule="auto"/>
            </w:pPr>
            <w:r w:rsidRPr="00BC5BD0">
              <w:t>Call_Efficiency_Comment</w:t>
            </w:r>
          </w:p>
        </w:tc>
        <w:tc>
          <w:tcPr>
            <w:tcW w:w="2430" w:type="dxa"/>
            <w:tcBorders>
              <w:bottom w:val="single" w:sz="4" w:space="0" w:color="auto"/>
            </w:tcBorders>
          </w:tcPr>
          <w:p w14:paraId="688524B8" w14:textId="77777777" w:rsidR="00D55197" w:rsidRDefault="00D55197" w:rsidP="00113F3B">
            <w:pPr>
              <w:autoSpaceDE w:val="0"/>
              <w:autoSpaceDN w:val="0"/>
              <w:adjustRightInd w:val="0"/>
              <w:spacing w:line="240" w:lineRule="auto"/>
            </w:pPr>
          </w:p>
        </w:tc>
      </w:tr>
      <w:tr w:rsidR="00D55197" w14:paraId="07AC4EA7"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36ACE9AE" w14:textId="77777777" w:rsidR="00D55197" w:rsidRPr="004E3CCF" w:rsidRDefault="00D55197" w:rsidP="00113F3B">
            <w:pPr>
              <w:autoSpaceDE w:val="0"/>
              <w:autoSpaceDN w:val="0"/>
              <w:adjustRightInd w:val="0"/>
              <w:spacing w:line="240" w:lineRule="auto"/>
            </w:pPr>
            <w:r w:rsidRPr="004E3CCF">
              <w:t>Active_Listening</w:t>
            </w:r>
          </w:p>
        </w:tc>
        <w:tc>
          <w:tcPr>
            <w:tcW w:w="2880" w:type="dxa"/>
            <w:tcBorders>
              <w:bottom w:val="single" w:sz="4" w:space="0" w:color="auto"/>
            </w:tcBorders>
          </w:tcPr>
          <w:p w14:paraId="228D7FD8" w14:textId="77777777" w:rsidR="00D55197" w:rsidRDefault="00D55197" w:rsidP="00113F3B">
            <w:pPr>
              <w:autoSpaceDE w:val="0"/>
              <w:autoSpaceDN w:val="0"/>
              <w:adjustRightInd w:val="0"/>
              <w:spacing w:line="240" w:lineRule="auto"/>
            </w:pPr>
            <w:r w:rsidRPr="00BC5BD0">
              <w:t>Active_Listening</w:t>
            </w:r>
          </w:p>
        </w:tc>
        <w:tc>
          <w:tcPr>
            <w:tcW w:w="2430" w:type="dxa"/>
            <w:tcBorders>
              <w:bottom w:val="single" w:sz="4" w:space="0" w:color="auto"/>
            </w:tcBorders>
          </w:tcPr>
          <w:p w14:paraId="296E4DD3" w14:textId="77777777" w:rsidR="00D55197" w:rsidRDefault="00D55197" w:rsidP="00113F3B">
            <w:pPr>
              <w:autoSpaceDE w:val="0"/>
              <w:autoSpaceDN w:val="0"/>
              <w:adjustRightInd w:val="0"/>
              <w:spacing w:line="240" w:lineRule="auto"/>
            </w:pPr>
          </w:p>
        </w:tc>
      </w:tr>
      <w:tr w:rsidR="00D55197" w14:paraId="7A5F75FB"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78521C94" w14:textId="77777777" w:rsidR="00D55197" w:rsidRPr="004E3CCF" w:rsidRDefault="00D55197" w:rsidP="00113F3B">
            <w:pPr>
              <w:autoSpaceDE w:val="0"/>
              <w:autoSpaceDN w:val="0"/>
              <w:adjustRightInd w:val="0"/>
              <w:spacing w:line="240" w:lineRule="auto"/>
            </w:pPr>
            <w:r w:rsidRPr="004E3CCF">
              <w:t>Active_Listening_Comment</w:t>
            </w:r>
          </w:p>
        </w:tc>
        <w:tc>
          <w:tcPr>
            <w:tcW w:w="2880" w:type="dxa"/>
            <w:tcBorders>
              <w:bottom w:val="single" w:sz="4" w:space="0" w:color="auto"/>
            </w:tcBorders>
          </w:tcPr>
          <w:p w14:paraId="011F57A6" w14:textId="77777777" w:rsidR="00D55197" w:rsidRDefault="00D55197" w:rsidP="00113F3B">
            <w:pPr>
              <w:autoSpaceDE w:val="0"/>
              <w:autoSpaceDN w:val="0"/>
              <w:adjustRightInd w:val="0"/>
              <w:spacing w:line="240" w:lineRule="auto"/>
            </w:pPr>
            <w:r w:rsidRPr="00BC5BD0">
              <w:t>Active_Listening_Comment</w:t>
            </w:r>
          </w:p>
        </w:tc>
        <w:tc>
          <w:tcPr>
            <w:tcW w:w="2430" w:type="dxa"/>
            <w:tcBorders>
              <w:bottom w:val="single" w:sz="4" w:space="0" w:color="auto"/>
            </w:tcBorders>
          </w:tcPr>
          <w:p w14:paraId="2A7234C7" w14:textId="77777777" w:rsidR="00D55197" w:rsidRDefault="00D55197" w:rsidP="00113F3B">
            <w:pPr>
              <w:autoSpaceDE w:val="0"/>
              <w:autoSpaceDN w:val="0"/>
              <w:adjustRightInd w:val="0"/>
              <w:spacing w:line="240" w:lineRule="auto"/>
            </w:pPr>
          </w:p>
        </w:tc>
      </w:tr>
      <w:tr w:rsidR="00D55197" w14:paraId="16FCC2A4"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3B3E12A9" w14:textId="77777777" w:rsidR="00D55197" w:rsidRPr="004E3CCF" w:rsidRDefault="00D55197" w:rsidP="00113F3B">
            <w:pPr>
              <w:autoSpaceDE w:val="0"/>
              <w:autoSpaceDN w:val="0"/>
              <w:adjustRightInd w:val="0"/>
              <w:spacing w:line="240" w:lineRule="auto"/>
            </w:pPr>
            <w:r w:rsidRPr="004E3CCF">
              <w:t>Personality_Flexing</w:t>
            </w:r>
          </w:p>
        </w:tc>
        <w:tc>
          <w:tcPr>
            <w:tcW w:w="2880" w:type="dxa"/>
            <w:tcBorders>
              <w:bottom w:val="single" w:sz="4" w:space="0" w:color="auto"/>
            </w:tcBorders>
          </w:tcPr>
          <w:p w14:paraId="575EB1FD" w14:textId="77777777" w:rsidR="00D55197" w:rsidRDefault="00D55197" w:rsidP="00113F3B">
            <w:pPr>
              <w:autoSpaceDE w:val="0"/>
              <w:autoSpaceDN w:val="0"/>
              <w:adjustRightInd w:val="0"/>
              <w:spacing w:line="240" w:lineRule="auto"/>
            </w:pPr>
            <w:r w:rsidRPr="00BC5BD0">
              <w:t>Personality_Flexing</w:t>
            </w:r>
          </w:p>
        </w:tc>
        <w:tc>
          <w:tcPr>
            <w:tcW w:w="2430" w:type="dxa"/>
            <w:tcBorders>
              <w:bottom w:val="single" w:sz="4" w:space="0" w:color="auto"/>
            </w:tcBorders>
          </w:tcPr>
          <w:p w14:paraId="66DF1385" w14:textId="77777777" w:rsidR="00D55197" w:rsidRDefault="00D55197" w:rsidP="00113F3B">
            <w:pPr>
              <w:autoSpaceDE w:val="0"/>
              <w:autoSpaceDN w:val="0"/>
              <w:adjustRightInd w:val="0"/>
              <w:spacing w:line="240" w:lineRule="auto"/>
            </w:pPr>
          </w:p>
        </w:tc>
      </w:tr>
      <w:tr w:rsidR="00D55197" w14:paraId="0376022B"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79C3C193" w14:textId="77777777" w:rsidR="00D55197" w:rsidRPr="004E3CCF" w:rsidRDefault="00D55197" w:rsidP="00113F3B">
            <w:pPr>
              <w:autoSpaceDE w:val="0"/>
              <w:autoSpaceDN w:val="0"/>
              <w:adjustRightInd w:val="0"/>
              <w:spacing w:line="240" w:lineRule="auto"/>
            </w:pPr>
            <w:r w:rsidRPr="004E3CCF">
              <w:t>Personality_Flexing_Comment</w:t>
            </w:r>
          </w:p>
        </w:tc>
        <w:tc>
          <w:tcPr>
            <w:tcW w:w="2880" w:type="dxa"/>
            <w:tcBorders>
              <w:bottom w:val="single" w:sz="4" w:space="0" w:color="auto"/>
            </w:tcBorders>
          </w:tcPr>
          <w:p w14:paraId="65E626DA" w14:textId="77777777" w:rsidR="00D55197" w:rsidRDefault="00D55197" w:rsidP="00113F3B">
            <w:pPr>
              <w:autoSpaceDE w:val="0"/>
              <w:autoSpaceDN w:val="0"/>
              <w:adjustRightInd w:val="0"/>
              <w:spacing w:line="240" w:lineRule="auto"/>
            </w:pPr>
            <w:r>
              <w:t xml:space="preserve"> </w:t>
            </w:r>
            <w:r w:rsidRPr="00BC5BD0">
              <w:t>Personality_Flexing_Comment</w:t>
            </w:r>
          </w:p>
        </w:tc>
        <w:tc>
          <w:tcPr>
            <w:tcW w:w="2430" w:type="dxa"/>
            <w:tcBorders>
              <w:bottom w:val="single" w:sz="4" w:space="0" w:color="auto"/>
            </w:tcBorders>
          </w:tcPr>
          <w:p w14:paraId="496D5C2D" w14:textId="77777777" w:rsidR="00D55197" w:rsidRDefault="00D55197" w:rsidP="00113F3B">
            <w:pPr>
              <w:autoSpaceDE w:val="0"/>
              <w:autoSpaceDN w:val="0"/>
              <w:adjustRightInd w:val="0"/>
              <w:spacing w:line="240" w:lineRule="auto"/>
            </w:pPr>
          </w:p>
        </w:tc>
      </w:tr>
      <w:tr w:rsidR="00D55197" w14:paraId="5A6652EC"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613DDA99" w14:textId="77777777" w:rsidR="00D55197" w:rsidRPr="004E3CCF" w:rsidRDefault="00D55197" w:rsidP="00113F3B">
            <w:pPr>
              <w:autoSpaceDE w:val="0"/>
              <w:autoSpaceDN w:val="0"/>
              <w:adjustRightInd w:val="0"/>
              <w:spacing w:line="240" w:lineRule="auto"/>
            </w:pPr>
            <w:r w:rsidRPr="004E3CCF">
              <w:t>Customer_Temp_Start</w:t>
            </w:r>
          </w:p>
        </w:tc>
        <w:tc>
          <w:tcPr>
            <w:tcW w:w="2880" w:type="dxa"/>
            <w:tcBorders>
              <w:bottom w:val="single" w:sz="4" w:space="0" w:color="auto"/>
            </w:tcBorders>
          </w:tcPr>
          <w:p w14:paraId="1CF81B84" w14:textId="77777777" w:rsidR="00D55197" w:rsidRDefault="00D55197" w:rsidP="00113F3B">
            <w:pPr>
              <w:autoSpaceDE w:val="0"/>
              <w:autoSpaceDN w:val="0"/>
              <w:adjustRightInd w:val="0"/>
              <w:spacing w:line="240" w:lineRule="auto"/>
            </w:pPr>
            <w:r w:rsidRPr="00BC5BD0">
              <w:t>Customer_Temp_Start</w:t>
            </w:r>
          </w:p>
        </w:tc>
        <w:tc>
          <w:tcPr>
            <w:tcW w:w="2430" w:type="dxa"/>
            <w:tcBorders>
              <w:bottom w:val="single" w:sz="4" w:space="0" w:color="auto"/>
            </w:tcBorders>
          </w:tcPr>
          <w:p w14:paraId="75445B0F" w14:textId="77777777" w:rsidR="00D55197" w:rsidRDefault="00D55197" w:rsidP="00113F3B">
            <w:pPr>
              <w:autoSpaceDE w:val="0"/>
              <w:autoSpaceDN w:val="0"/>
              <w:adjustRightInd w:val="0"/>
              <w:spacing w:line="240" w:lineRule="auto"/>
            </w:pPr>
          </w:p>
        </w:tc>
      </w:tr>
      <w:tr w:rsidR="00D55197" w14:paraId="61AFAA12"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228806F8" w14:textId="77777777" w:rsidR="00D55197" w:rsidRPr="004E3CCF" w:rsidRDefault="00D55197" w:rsidP="00113F3B">
            <w:pPr>
              <w:autoSpaceDE w:val="0"/>
              <w:autoSpaceDN w:val="0"/>
              <w:adjustRightInd w:val="0"/>
              <w:spacing w:line="240" w:lineRule="auto"/>
            </w:pPr>
            <w:r w:rsidRPr="004E3CCF">
              <w:t>Customer_Temp_Start_Comment</w:t>
            </w:r>
          </w:p>
        </w:tc>
        <w:tc>
          <w:tcPr>
            <w:tcW w:w="2880" w:type="dxa"/>
            <w:tcBorders>
              <w:bottom w:val="single" w:sz="4" w:space="0" w:color="auto"/>
            </w:tcBorders>
          </w:tcPr>
          <w:p w14:paraId="57802CC3" w14:textId="77777777" w:rsidR="00D55197" w:rsidRDefault="00D55197" w:rsidP="00113F3B">
            <w:pPr>
              <w:autoSpaceDE w:val="0"/>
              <w:autoSpaceDN w:val="0"/>
              <w:adjustRightInd w:val="0"/>
              <w:spacing w:line="240" w:lineRule="auto"/>
            </w:pPr>
            <w:r w:rsidRPr="00BC5BD0">
              <w:t>Customer_Temp_Start_Comment</w:t>
            </w:r>
          </w:p>
        </w:tc>
        <w:tc>
          <w:tcPr>
            <w:tcW w:w="2430" w:type="dxa"/>
            <w:tcBorders>
              <w:bottom w:val="single" w:sz="4" w:space="0" w:color="auto"/>
            </w:tcBorders>
          </w:tcPr>
          <w:p w14:paraId="6B42186B" w14:textId="77777777" w:rsidR="00D55197" w:rsidRDefault="00D55197" w:rsidP="00113F3B">
            <w:pPr>
              <w:autoSpaceDE w:val="0"/>
              <w:autoSpaceDN w:val="0"/>
              <w:adjustRightInd w:val="0"/>
              <w:spacing w:line="240" w:lineRule="auto"/>
            </w:pPr>
          </w:p>
        </w:tc>
      </w:tr>
      <w:tr w:rsidR="00D55197" w14:paraId="187D4E01"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2B1C4F47" w14:textId="77777777" w:rsidR="00D55197" w:rsidRPr="004E3CCF" w:rsidRDefault="00D55197" w:rsidP="00113F3B">
            <w:pPr>
              <w:autoSpaceDE w:val="0"/>
              <w:autoSpaceDN w:val="0"/>
              <w:adjustRightInd w:val="0"/>
              <w:spacing w:line="240" w:lineRule="auto"/>
            </w:pPr>
            <w:r w:rsidRPr="004E3CCF">
              <w:t>Customer_Temp_End</w:t>
            </w:r>
          </w:p>
        </w:tc>
        <w:tc>
          <w:tcPr>
            <w:tcW w:w="2880" w:type="dxa"/>
            <w:tcBorders>
              <w:bottom w:val="single" w:sz="4" w:space="0" w:color="auto"/>
            </w:tcBorders>
          </w:tcPr>
          <w:p w14:paraId="781A2F5B" w14:textId="77777777" w:rsidR="00D55197" w:rsidRDefault="00D55197" w:rsidP="00113F3B">
            <w:pPr>
              <w:autoSpaceDE w:val="0"/>
              <w:autoSpaceDN w:val="0"/>
              <w:adjustRightInd w:val="0"/>
              <w:spacing w:line="240" w:lineRule="auto"/>
            </w:pPr>
            <w:r w:rsidRPr="00BC5BD0">
              <w:t>Customer_Temp_End</w:t>
            </w:r>
          </w:p>
        </w:tc>
        <w:tc>
          <w:tcPr>
            <w:tcW w:w="2430" w:type="dxa"/>
            <w:tcBorders>
              <w:bottom w:val="single" w:sz="4" w:space="0" w:color="auto"/>
            </w:tcBorders>
          </w:tcPr>
          <w:p w14:paraId="1F97AAB9" w14:textId="77777777" w:rsidR="00D55197" w:rsidRDefault="00D55197" w:rsidP="00113F3B">
            <w:pPr>
              <w:autoSpaceDE w:val="0"/>
              <w:autoSpaceDN w:val="0"/>
              <w:adjustRightInd w:val="0"/>
              <w:spacing w:line="240" w:lineRule="auto"/>
            </w:pPr>
          </w:p>
        </w:tc>
      </w:tr>
      <w:tr w:rsidR="00D55197" w14:paraId="644F7CCF" w14:textId="77777777" w:rsidTr="00D55197">
        <w:trPr>
          <w:trHeight w:val="288"/>
        </w:trPr>
        <w:tc>
          <w:tcPr>
            <w:tcW w:w="4158" w:type="dxa"/>
            <w:tcBorders>
              <w:bottom w:val="single" w:sz="4" w:space="0" w:color="auto"/>
            </w:tcBorders>
          </w:tcPr>
          <w:p w14:paraId="1A264B31" w14:textId="77777777" w:rsidR="00D55197" w:rsidRPr="00BC5BD0" w:rsidRDefault="00D55197" w:rsidP="00113F3B">
            <w:pPr>
              <w:autoSpaceDE w:val="0"/>
              <w:autoSpaceDN w:val="0"/>
              <w:adjustRightInd w:val="0"/>
              <w:spacing w:line="240" w:lineRule="auto"/>
            </w:pPr>
            <w:r>
              <w:t>Customer_Temp_End</w:t>
            </w:r>
            <w:r w:rsidRPr="009E6A02">
              <w:t>_Comment</w:t>
            </w:r>
          </w:p>
        </w:tc>
        <w:tc>
          <w:tcPr>
            <w:tcW w:w="2880" w:type="dxa"/>
            <w:tcBorders>
              <w:bottom w:val="single" w:sz="4" w:space="0" w:color="auto"/>
            </w:tcBorders>
          </w:tcPr>
          <w:p w14:paraId="4A1F4D93" w14:textId="77777777" w:rsidR="00D55197" w:rsidRDefault="00D55197" w:rsidP="00113F3B">
            <w:pPr>
              <w:autoSpaceDE w:val="0"/>
              <w:autoSpaceDN w:val="0"/>
              <w:adjustRightInd w:val="0"/>
              <w:spacing w:line="240" w:lineRule="auto"/>
            </w:pPr>
            <w:r>
              <w:t>C</w:t>
            </w:r>
            <w:r w:rsidRPr="00BC5BD0">
              <w:t>ustomer_Temp_End_Comment</w:t>
            </w:r>
          </w:p>
        </w:tc>
        <w:tc>
          <w:tcPr>
            <w:tcW w:w="2430" w:type="dxa"/>
            <w:tcBorders>
              <w:bottom w:val="single" w:sz="4" w:space="0" w:color="auto"/>
            </w:tcBorders>
          </w:tcPr>
          <w:p w14:paraId="2DEFD1C7" w14:textId="77777777" w:rsidR="00D55197" w:rsidRDefault="00D55197" w:rsidP="00113F3B">
            <w:pPr>
              <w:autoSpaceDE w:val="0"/>
              <w:autoSpaceDN w:val="0"/>
              <w:adjustRightInd w:val="0"/>
              <w:spacing w:line="240" w:lineRule="auto"/>
            </w:pPr>
          </w:p>
        </w:tc>
      </w:tr>
    </w:tbl>
    <w:p w14:paraId="5873EFE8" w14:textId="77777777" w:rsidR="00D55197" w:rsidRDefault="00D55197" w:rsidP="00A07CCD">
      <w:pPr>
        <w:widowControl w:val="0"/>
        <w:autoSpaceDE w:val="0"/>
        <w:autoSpaceDN w:val="0"/>
        <w:adjustRightInd w:val="0"/>
        <w:spacing w:after="0" w:line="240" w:lineRule="auto"/>
        <w:rPr>
          <w:rFonts w:ascii="Times New Roman" w:hAnsi="Times New Roman"/>
          <w:noProof/>
        </w:rPr>
      </w:pPr>
    </w:p>
    <w:p w14:paraId="72C787E5" w14:textId="77777777" w:rsidR="00A07CCD" w:rsidRPr="001D6CCE" w:rsidRDefault="00A07CCD" w:rsidP="00A07CCD">
      <w:pPr>
        <w:widowControl w:val="0"/>
        <w:autoSpaceDE w:val="0"/>
        <w:autoSpaceDN w:val="0"/>
        <w:adjustRightInd w:val="0"/>
        <w:spacing w:after="0" w:line="240" w:lineRule="auto"/>
        <w:rPr>
          <w:rFonts w:ascii="Times New Roman" w:hAnsi="Times New Roman"/>
          <w:noProof/>
        </w:rPr>
      </w:pPr>
      <w:r w:rsidRPr="001D6CCE">
        <w:rPr>
          <w:rFonts w:ascii="Times New Roman" w:hAnsi="Times New Roman"/>
          <w:noProof/>
        </w:rPr>
        <w:t>Table structure and details  in document: eCoaching_Database_DD.docx</w:t>
      </w:r>
    </w:p>
    <w:p w14:paraId="6BB55C9E" w14:textId="77777777" w:rsidR="00A07CCD" w:rsidRPr="001D6CCE" w:rsidRDefault="00A07CCD" w:rsidP="00A07CCD">
      <w:pPr>
        <w:widowControl w:val="0"/>
        <w:autoSpaceDE w:val="0"/>
        <w:autoSpaceDN w:val="0"/>
        <w:adjustRightInd w:val="0"/>
        <w:spacing w:after="0" w:line="240" w:lineRule="auto"/>
        <w:rPr>
          <w:rFonts w:ascii="Times New Roman" w:hAnsi="Times New Roman"/>
          <w:noProof/>
        </w:rPr>
      </w:pPr>
    </w:p>
    <w:p w14:paraId="27AF0020" w14:textId="77777777" w:rsidR="00D55197" w:rsidRDefault="00A07CCD" w:rsidP="00A07CCD">
      <w:pPr>
        <w:pStyle w:val="Heading2"/>
        <w:numPr>
          <w:ilvl w:val="1"/>
          <w:numId w:val="9"/>
        </w:numPr>
        <w:rPr>
          <w:rFonts w:ascii="Times New Roman" w:hAnsi="Times New Roman" w:cs="Times New Roman"/>
          <w:color w:val="auto"/>
          <w:sz w:val="22"/>
          <w:szCs w:val="22"/>
        </w:rPr>
      </w:pPr>
      <w:bookmarkStart w:id="128" w:name="_Toc4511519"/>
      <w:r w:rsidRPr="00A07CCD">
        <w:rPr>
          <w:rFonts w:ascii="Times New Roman" w:hAnsi="Times New Roman" w:cs="Times New Roman"/>
          <w:color w:val="auto"/>
          <w:sz w:val="22"/>
          <w:szCs w:val="22"/>
        </w:rPr>
        <w:lastRenderedPageBreak/>
        <w:t>Procedures</w:t>
      </w:r>
      <w:bookmarkEnd w:id="128"/>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5365"/>
      </w:tblGrid>
      <w:tr w:rsidR="00D55197" w:rsidRPr="001D6CCE" w14:paraId="4772F0B5" w14:textId="77777777" w:rsidTr="00A471EB">
        <w:trPr>
          <w:trHeight w:val="288"/>
          <w:tblHeader/>
        </w:trPr>
        <w:tc>
          <w:tcPr>
            <w:tcW w:w="745" w:type="dxa"/>
            <w:shd w:val="clear" w:color="auto" w:fill="E6E6E6"/>
          </w:tcPr>
          <w:p w14:paraId="7FA4A6A9" w14:textId="77777777" w:rsidR="00D55197" w:rsidRPr="001D6CCE" w:rsidRDefault="00D55197" w:rsidP="00113F3B">
            <w:pPr>
              <w:keepNext/>
              <w:keepLines/>
              <w:spacing w:line="240" w:lineRule="auto"/>
              <w:rPr>
                <w:rFonts w:ascii="Times New Roman" w:hAnsi="Times New Roman"/>
                <w:b/>
                <w:bCs/>
              </w:rPr>
            </w:pPr>
          </w:p>
        </w:tc>
        <w:tc>
          <w:tcPr>
            <w:tcW w:w="5365" w:type="dxa"/>
            <w:shd w:val="clear" w:color="auto" w:fill="E6E6E6"/>
            <w:noWrap/>
            <w:vAlign w:val="center"/>
          </w:tcPr>
          <w:p w14:paraId="6A9A95D5" w14:textId="77777777" w:rsidR="00D55197" w:rsidRPr="001D6CCE" w:rsidRDefault="00D55197" w:rsidP="00D55197">
            <w:pPr>
              <w:keepNext/>
              <w:keepLines/>
              <w:spacing w:line="240" w:lineRule="auto"/>
              <w:rPr>
                <w:rFonts w:ascii="Times New Roman" w:hAnsi="Times New Roman"/>
                <w:b/>
              </w:rPr>
            </w:pPr>
            <w:r w:rsidRPr="001D6CCE">
              <w:rPr>
                <w:rFonts w:ascii="Times New Roman" w:hAnsi="Times New Roman"/>
                <w:b/>
                <w:bCs/>
              </w:rPr>
              <w:t>Procedure Name</w:t>
            </w:r>
          </w:p>
        </w:tc>
      </w:tr>
      <w:tr w:rsidR="00D55197" w:rsidRPr="001D6CCE" w14:paraId="2D2B5715" w14:textId="77777777" w:rsidTr="00A471EB">
        <w:trPr>
          <w:trHeight w:val="288"/>
        </w:trPr>
        <w:tc>
          <w:tcPr>
            <w:tcW w:w="745" w:type="dxa"/>
            <w:tcBorders>
              <w:top w:val="single" w:sz="8" w:space="0" w:color="auto"/>
              <w:left w:val="single" w:sz="8" w:space="0" w:color="auto"/>
              <w:bottom w:val="single" w:sz="8" w:space="0" w:color="auto"/>
              <w:right w:val="single" w:sz="8" w:space="0" w:color="auto"/>
            </w:tcBorders>
          </w:tcPr>
          <w:p w14:paraId="1F8931EA" w14:textId="77777777" w:rsidR="00D55197" w:rsidRPr="001D6CCE" w:rsidRDefault="00D55197" w:rsidP="00D55197">
            <w:pPr>
              <w:rPr>
                <w:rFonts w:ascii="Times New Roman" w:hAnsi="Times New Roman"/>
              </w:rPr>
            </w:pPr>
            <w:r w:rsidRPr="001D6CCE">
              <w:rPr>
                <w:rFonts w:ascii="Times New Roman" w:hAnsi="Times New Roman"/>
              </w:rPr>
              <w:t>1.</w:t>
            </w:r>
          </w:p>
        </w:tc>
        <w:tc>
          <w:tcPr>
            <w:tcW w:w="5365" w:type="dxa"/>
            <w:tcBorders>
              <w:top w:val="single" w:sz="8" w:space="0" w:color="auto"/>
              <w:left w:val="single" w:sz="8" w:space="0" w:color="auto"/>
              <w:bottom w:val="single" w:sz="8" w:space="0" w:color="auto"/>
              <w:right w:val="single" w:sz="8" w:space="0" w:color="auto"/>
            </w:tcBorders>
            <w:shd w:val="clear" w:color="auto" w:fill="auto"/>
            <w:noWrap/>
            <w:vAlign w:val="bottom"/>
          </w:tcPr>
          <w:p w14:paraId="6D4C8F88" w14:textId="77777777" w:rsidR="00D55197" w:rsidRPr="00D55197" w:rsidRDefault="00D55197" w:rsidP="00D55197">
            <w:pPr>
              <w:rPr>
                <w:rFonts w:ascii="Times New Roman" w:hAnsi="Times New Roman"/>
              </w:rPr>
            </w:pPr>
            <w:bookmarkStart w:id="129" w:name="_Toc4406139"/>
            <w:r w:rsidRPr="00D55197">
              <w:rPr>
                <w:rFonts w:ascii="Times New Roman" w:hAnsi="Times New Roman"/>
              </w:rPr>
              <w:t>sp_InsertInto_Coaching_Log_Quality_Now</w:t>
            </w:r>
            <w:bookmarkEnd w:id="129"/>
          </w:p>
        </w:tc>
      </w:tr>
      <w:tr w:rsidR="00D55197" w:rsidRPr="001D6CCE" w14:paraId="0B8A197E" w14:textId="77777777" w:rsidTr="00A471EB">
        <w:trPr>
          <w:trHeight w:val="288"/>
        </w:trPr>
        <w:tc>
          <w:tcPr>
            <w:tcW w:w="745" w:type="dxa"/>
            <w:tcBorders>
              <w:top w:val="single" w:sz="8" w:space="0" w:color="auto"/>
              <w:left w:val="single" w:sz="8" w:space="0" w:color="auto"/>
              <w:bottom w:val="single" w:sz="8" w:space="0" w:color="auto"/>
              <w:right w:val="single" w:sz="8" w:space="0" w:color="auto"/>
            </w:tcBorders>
          </w:tcPr>
          <w:p w14:paraId="72B89213" w14:textId="77777777" w:rsidR="00D55197" w:rsidRPr="001D6CCE" w:rsidRDefault="00D55197" w:rsidP="00D55197">
            <w:pPr>
              <w:rPr>
                <w:rFonts w:ascii="Times New Roman" w:hAnsi="Times New Roman"/>
              </w:rPr>
            </w:pPr>
            <w:r>
              <w:rPr>
                <w:rFonts w:ascii="Times New Roman" w:hAnsi="Times New Roman"/>
              </w:rPr>
              <w:t>2.</w:t>
            </w:r>
          </w:p>
        </w:tc>
        <w:tc>
          <w:tcPr>
            <w:tcW w:w="5365" w:type="dxa"/>
            <w:tcBorders>
              <w:top w:val="single" w:sz="8" w:space="0" w:color="auto"/>
              <w:left w:val="single" w:sz="8" w:space="0" w:color="auto"/>
              <w:bottom w:val="single" w:sz="8" w:space="0" w:color="auto"/>
              <w:right w:val="single" w:sz="8" w:space="0" w:color="auto"/>
            </w:tcBorders>
            <w:shd w:val="clear" w:color="auto" w:fill="auto"/>
            <w:noWrap/>
            <w:vAlign w:val="bottom"/>
          </w:tcPr>
          <w:p w14:paraId="2DC8CDC0" w14:textId="77777777" w:rsidR="00D55197" w:rsidRPr="00D55197" w:rsidRDefault="00D55197" w:rsidP="00D55197">
            <w:pPr>
              <w:rPr>
                <w:rFonts w:ascii="Times New Roman" w:hAnsi="Times New Roman"/>
              </w:rPr>
            </w:pPr>
            <w:bookmarkStart w:id="130" w:name="_Toc4406140"/>
            <w:r w:rsidRPr="00D55197">
              <w:rPr>
                <w:rFonts w:ascii="Times New Roman" w:hAnsi="Times New Roman"/>
              </w:rPr>
              <w:t>sp_InsertInto_Quality_Now_Rejected</w:t>
            </w:r>
            <w:bookmarkEnd w:id="130"/>
          </w:p>
        </w:tc>
      </w:tr>
      <w:tr w:rsidR="00D55197" w:rsidRPr="001D6CCE" w14:paraId="731E70FB" w14:textId="77777777" w:rsidTr="00A471EB">
        <w:trPr>
          <w:trHeight w:val="288"/>
        </w:trPr>
        <w:tc>
          <w:tcPr>
            <w:tcW w:w="745" w:type="dxa"/>
            <w:tcBorders>
              <w:top w:val="single" w:sz="8" w:space="0" w:color="auto"/>
              <w:left w:val="single" w:sz="8" w:space="0" w:color="auto"/>
              <w:bottom w:val="single" w:sz="8" w:space="0" w:color="auto"/>
              <w:right w:val="single" w:sz="8" w:space="0" w:color="auto"/>
            </w:tcBorders>
          </w:tcPr>
          <w:p w14:paraId="4C00A8FA" w14:textId="77777777" w:rsidR="00D55197" w:rsidRDefault="00D55197" w:rsidP="00D55197">
            <w:pPr>
              <w:rPr>
                <w:rFonts w:ascii="Times New Roman" w:hAnsi="Times New Roman"/>
              </w:rPr>
            </w:pPr>
            <w:r>
              <w:rPr>
                <w:rFonts w:ascii="Times New Roman" w:hAnsi="Times New Roman"/>
              </w:rPr>
              <w:t>3.</w:t>
            </w:r>
          </w:p>
        </w:tc>
        <w:tc>
          <w:tcPr>
            <w:tcW w:w="5365" w:type="dxa"/>
            <w:tcBorders>
              <w:top w:val="single" w:sz="8" w:space="0" w:color="auto"/>
              <w:left w:val="single" w:sz="8" w:space="0" w:color="auto"/>
              <w:bottom w:val="single" w:sz="8" w:space="0" w:color="auto"/>
              <w:right w:val="single" w:sz="8" w:space="0" w:color="auto"/>
            </w:tcBorders>
            <w:shd w:val="clear" w:color="auto" w:fill="auto"/>
            <w:noWrap/>
            <w:vAlign w:val="bottom"/>
          </w:tcPr>
          <w:p w14:paraId="505F4D1F" w14:textId="77777777" w:rsidR="00D55197" w:rsidRPr="00D55197" w:rsidRDefault="00D55197" w:rsidP="00D55197">
            <w:pPr>
              <w:rPr>
                <w:rFonts w:ascii="Times New Roman" w:hAnsi="Times New Roman"/>
              </w:rPr>
            </w:pPr>
            <w:bookmarkStart w:id="131" w:name="_Toc4406141"/>
            <w:r w:rsidRPr="00D55197">
              <w:rPr>
                <w:rFonts w:ascii="Times New Roman" w:hAnsi="Times New Roman"/>
              </w:rPr>
              <w:t>sp_Update_Coaching_Log_Quality_Now</w:t>
            </w:r>
            <w:bookmarkEnd w:id="131"/>
          </w:p>
        </w:tc>
      </w:tr>
      <w:tr w:rsidR="00D55197" w:rsidRPr="001D6CCE" w14:paraId="5FB900CA" w14:textId="77777777" w:rsidTr="00A471EB">
        <w:trPr>
          <w:trHeight w:val="288"/>
        </w:trPr>
        <w:tc>
          <w:tcPr>
            <w:tcW w:w="745" w:type="dxa"/>
            <w:tcBorders>
              <w:top w:val="single" w:sz="8" w:space="0" w:color="auto"/>
              <w:left w:val="single" w:sz="8" w:space="0" w:color="auto"/>
              <w:bottom w:val="single" w:sz="8" w:space="0" w:color="auto"/>
              <w:right w:val="single" w:sz="8" w:space="0" w:color="auto"/>
            </w:tcBorders>
          </w:tcPr>
          <w:p w14:paraId="71E13B67" w14:textId="77777777" w:rsidR="00D55197" w:rsidRDefault="00D55197" w:rsidP="00D55197">
            <w:pPr>
              <w:rPr>
                <w:rFonts w:ascii="Times New Roman" w:hAnsi="Times New Roman"/>
              </w:rPr>
            </w:pPr>
            <w:r>
              <w:rPr>
                <w:rFonts w:ascii="Times New Roman" w:hAnsi="Times New Roman"/>
              </w:rPr>
              <w:t>4.</w:t>
            </w:r>
          </w:p>
        </w:tc>
        <w:tc>
          <w:tcPr>
            <w:tcW w:w="5365" w:type="dxa"/>
            <w:tcBorders>
              <w:top w:val="single" w:sz="8" w:space="0" w:color="auto"/>
              <w:left w:val="single" w:sz="8" w:space="0" w:color="auto"/>
              <w:bottom w:val="single" w:sz="8" w:space="0" w:color="auto"/>
              <w:right w:val="single" w:sz="8" w:space="0" w:color="auto"/>
            </w:tcBorders>
            <w:shd w:val="clear" w:color="auto" w:fill="auto"/>
            <w:noWrap/>
            <w:vAlign w:val="bottom"/>
          </w:tcPr>
          <w:p w14:paraId="68B0BFBF" w14:textId="77777777" w:rsidR="00D55197" w:rsidRPr="00D55197" w:rsidRDefault="00D55197" w:rsidP="00D55197">
            <w:pPr>
              <w:rPr>
                <w:rFonts w:ascii="Times New Roman" w:hAnsi="Times New Roman"/>
              </w:rPr>
            </w:pPr>
            <w:bookmarkStart w:id="132" w:name="_Toc4406142"/>
            <w:r w:rsidRPr="00D55197">
              <w:rPr>
                <w:rFonts w:ascii="Times New Roman" w:hAnsi="Times New Roman"/>
              </w:rPr>
              <w:t>sp_SelectReviewFrom_Coaching_Log_Quality_Now</w:t>
            </w:r>
            <w:bookmarkEnd w:id="132"/>
          </w:p>
        </w:tc>
      </w:tr>
    </w:tbl>
    <w:p w14:paraId="57602FA1" w14:textId="77777777" w:rsidR="00A07CCD" w:rsidRPr="001D6CCE" w:rsidRDefault="00A07CCD" w:rsidP="00A07CCD">
      <w:pPr>
        <w:widowControl w:val="0"/>
        <w:autoSpaceDE w:val="0"/>
        <w:autoSpaceDN w:val="0"/>
        <w:adjustRightInd w:val="0"/>
        <w:spacing w:after="0" w:line="240" w:lineRule="auto"/>
        <w:rPr>
          <w:rFonts w:ascii="Times New Roman" w:hAnsi="Times New Roman"/>
        </w:rPr>
      </w:pPr>
    </w:p>
    <w:p w14:paraId="2010230F" w14:textId="77777777" w:rsidR="00D55197" w:rsidRPr="001D6CCE" w:rsidRDefault="00D55197" w:rsidP="00D55197">
      <w:pPr>
        <w:widowControl w:val="0"/>
        <w:autoSpaceDE w:val="0"/>
        <w:autoSpaceDN w:val="0"/>
        <w:adjustRightInd w:val="0"/>
        <w:spacing w:after="0" w:line="240" w:lineRule="auto"/>
        <w:rPr>
          <w:rFonts w:ascii="Times New Roman" w:hAnsi="Times New Roman"/>
          <w:noProof/>
        </w:rPr>
      </w:pPr>
      <w:r>
        <w:rPr>
          <w:rFonts w:ascii="Times New Roman" w:hAnsi="Times New Roman"/>
          <w:noProof/>
        </w:rPr>
        <w:t xml:space="preserve">Procedure details </w:t>
      </w:r>
      <w:r w:rsidRPr="001D6CCE">
        <w:rPr>
          <w:rFonts w:ascii="Times New Roman" w:hAnsi="Times New Roman"/>
          <w:noProof/>
        </w:rPr>
        <w:t>in document: eCoaching_Database_DD.docx</w:t>
      </w:r>
    </w:p>
    <w:p w14:paraId="261DBBAF" w14:textId="77777777" w:rsidR="00A07CCD" w:rsidRPr="001D6CCE" w:rsidRDefault="00A07CCD" w:rsidP="00A07CCD">
      <w:pPr>
        <w:widowControl w:val="0"/>
        <w:autoSpaceDE w:val="0"/>
        <w:autoSpaceDN w:val="0"/>
        <w:adjustRightInd w:val="0"/>
        <w:spacing w:after="0" w:line="240" w:lineRule="auto"/>
        <w:rPr>
          <w:rFonts w:ascii="Times New Roman" w:hAnsi="Times New Roman"/>
        </w:rPr>
      </w:pPr>
    </w:p>
    <w:p w14:paraId="5DB5FC1E" w14:textId="77777777" w:rsidR="00A07CCD" w:rsidRPr="001D6CCE" w:rsidRDefault="00A07CCD" w:rsidP="00C74EEA">
      <w:pPr>
        <w:autoSpaceDE w:val="0"/>
        <w:autoSpaceDN w:val="0"/>
        <w:adjustRightInd w:val="0"/>
        <w:spacing w:after="0" w:line="240" w:lineRule="auto"/>
        <w:rPr>
          <w:rFonts w:ascii="Times New Roman" w:hAnsi="Times New Roman"/>
        </w:rPr>
      </w:pPr>
    </w:p>
    <w:p w14:paraId="2995F90B" w14:textId="77777777" w:rsidR="00E42C88" w:rsidRPr="001D6CCE" w:rsidRDefault="00E42C88" w:rsidP="00E42C88">
      <w:pPr>
        <w:autoSpaceDE w:val="0"/>
        <w:autoSpaceDN w:val="0"/>
        <w:adjustRightInd w:val="0"/>
        <w:spacing w:after="0" w:line="240" w:lineRule="auto"/>
        <w:rPr>
          <w:rFonts w:ascii="Times New Roman" w:hAnsi="Times New Roman"/>
        </w:rPr>
      </w:pPr>
    </w:p>
    <w:p w14:paraId="797FF548" w14:textId="77777777" w:rsidR="007B5133" w:rsidRPr="00A07CCD" w:rsidRDefault="007B5133" w:rsidP="00A07CCD">
      <w:pPr>
        <w:pStyle w:val="Heading2"/>
        <w:numPr>
          <w:ilvl w:val="1"/>
          <w:numId w:val="9"/>
        </w:numPr>
        <w:rPr>
          <w:rFonts w:ascii="Times New Roman" w:hAnsi="Times New Roman" w:cs="Times New Roman"/>
          <w:color w:val="auto"/>
          <w:sz w:val="22"/>
          <w:szCs w:val="22"/>
        </w:rPr>
      </w:pPr>
      <w:bookmarkStart w:id="133" w:name="_Toc4511520"/>
      <w:r w:rsidRPr="00A07CCD">
        <w:rPr>
          <w:rFonts w:ascii="Times New Roman" w:hAnsi="Times New Roman" w:cs="Times New Roman"/>
          <w:color w:val="auto"/>
          <w:sz w:val="22"/>
          <w:szCs w:val="22"/>
        </w:rPr>
        <w:t>SSIS Package</w:t>
      </w:r>
      <w:bookmarkEnd w:id="133"/>
    </w:p>
    <w:p w14:paraId="3CF1C6A3" w14:textId="77777777" w:rsidR="00E527C0" w:rsidRPr="001D6CCE" w:rsidRDefault="00E527C0" w:rsidP="00E527C0">
      <w:pPr>
        <w:pStyle w:val="ListParagraph"/>
        <w:widowControl w:val="0"/>
        <w:numPr>
          <w:ilvl w:val="1"/>
          <w:numId w:val="6"/>
        </w:numPr>
        <w:autoSpaceDE w:val="0"/>
        <w:autoSpaceDN w:val="0"/>
        <w:adjustRightInd w:val="0"/>
        <w:spacing w:after="0" w:line="240" w:lineRule="auto"/>
        <w:rPr>
          <w:rFonts w:ascii="Times New Roman" w:hAnsi="Times New Roman"/>
          <w:b/>
          <w:vanish/>
        </w:rPr>
      </w:pPr>
    </w:p>
    <w:p w14:paraId="225E423E" w14:textId="77777777" w:rsidR="00E527C0" w:rsidRPr="001D6CCE" w:rsidRDefault="00E527C0" w:rsidP="00E527C0">
      <w:pPr>
        <w:pStyle w:val="ListParagraph"/>
        <w:widowControl w:val="0"/>
        <w:numPr>
          <w:ilvl w:val="1"/>
          <w:numId w:val="6"/>
        </w:numPr>
        <w:autoSpaceDE w:val="0"/>
        <w:autoSpaceDN w:val="0"/>
        <w:adjustRightInd w:val="0"/>
        <w:spacing w:after="0" w:line="240" w:lineRule="auto"/>
        <w:rPr>
          <w:rFonts w:ascii="Times New Roman" w:hAnsi="Times New Roman"/>
          <w:b/>
          <w:vanish/>
        </w:rPr>
      </w:pPr>
    </w:p>
    <w:p w14:paraId="15201500" w14:textId="77777777" w:rsidR="00E527C0" w:rsidRPr="001D6CCE" w:rsidRDefault="00E527C0" w:rsidP="00E527C0">
      <w:pPr>
        <w:pStyle w:val="ListParagraph"/>
        <w:widowControl w:val="0"/>
        <w:numPr>
          <w:ilvl w:val="2"/>
          <w:numId w:val="6"/>
        </w:numPr>
        <w:autoSpaceDE w:val="0"/>
        <w:autoSpaceDN w:val="0"/>
        <w:adjustRightInd w:val="0"/>
        <w:spacing w:after="0" w:line="240" w:lineRule="auto"/>
        <w:rPr>
          <w:rFonts w:ascii="Times New Roman" w:hAnsi="Times New Roman"/>
          <w:b/>
          <w:vanish/>
        </w:rPr>
      </w:pPr>
    </w:p>
    <w:p w14:paraId="0AD257A0" w14:textId="77777777" w:rsidR="00E527C0" w:rsidRPr="001D6CCE" w:rsidRDefault="00E527C0" w:rsidP="00E527C0">
      <w:pPr>
        <w:pStyle w:val="ListParagraph"/>
        <w:widowControl w:val="0"/>
        <w:numPr>
          <w:ilvl w:val="2"/>
          <w:numId w:val="6"/>
        </w:numPr>
        <w:autoSpaceDE w:val="0"/>
        <w:autoSpaceDN w:val="0"/>
        <w:adjustRightInd w:val="0"/>
        <w:spacing w:after="0" w:line="240" w:lineRule="auto"/>
        <w:rPr>
          <w:rFonts w:ascii="Times New Roman" w:hAnsi="Times New Roman"/>
          <w:b/>
          <w:vanish/>
        </w:rPr>
      </w:pPr>
    </w:p>
    <w:p w14:paraId="42785890" w14:textId="77777777" w:rsidR="00E654C3" w:rsidRPr="001D6CCE" w:rsidRDefault="00E654C3" w:rsidP="00E527C0">
      <w:pPr>
        <w:pStyle w:val="ListParagraph"/>
        <w:widowControl w:val="0"/>
        <w:numPr>
          <w:ilvl w:val="3"/>
          <w:numId w:val="6"/>
        </w:numPr>
        <w:autoSpaceDE w:val="0"/>
        <w:autoSpaceDN w:val="0"/>
        <w:adjustRightInd w:val="0"/>
        <w:spacing w:after="0" w:line="240" w:lineRule="auto"/>
        <w:rPr>
          <w:rFonts w:ascii="Times New Roman" w:hAnsi="Times New Roman"/>
          <w:b/>
        </w:rPr>
      </w:pPr>
      <w:r w:rsidRPr="001D6CCE">
        <w:rPr>
          <w:rFonts w:ascii="Times New Roman" w:hAnsi="Times New Roman"/>
          <w:b/>
        </w:rPr>
        <w:t>Variables</w:t>
      </w:r>
    </w:p>
    <w:tbl>
      <w:tblPr>
        <w:tblStyle w:val="TableGrid"/>
        <w:tblW w:w="0" w:type="auto"/>
        <w:tblLook w:val="04A0" w:firstRow="1" w:lastRow="0" w:firstColumn="1" w:lastColumn="0" w:noHBand="0" w:noVBand="1"/>
      </w:tblPr>
      <w:tblGrid>
        <w:gridCol w:w="1562"/>
        <w:gridCol w:w="2037"/>
        <w:gridCol w:w="1002"/>
        <w:gridCol w:w="4749"/>
      </w:tblGrid>
      <w:tr w:rsidR="00E42C88" w:rsidRPr="001D6CCE" w14:paraId="6BC9EEA5" w14:textId="77777777" w:rsidTr="00187DC8">
        <w:tc>
          <w:tcPr>
            <w:tcW w:w="2011" w:type="dxa"/>
          </w:tcPr>
          <w:p w14:paraId="1DEA5213" w14:textId="77777777" w:rsidR="00E42C88" w:rsidRPr="001D6CCE" w:rsidRDefault="00E42C88" w:rsidP="0095088D">
            <w:pPr>
              <w:widowControl w:val="0"/>
              <w:autoSpaceDE w:val="0"/>
              <w:autoSpaceDN w:val="0"/>
              <w:adjustRightInd w:val="0"/>
              <w:spacing w:after="0" w:line="240" w:lineRule="auto"/>
              <w:rPr>
                <w:rFonts w:ascii="Times New Roman" w:hAnsi="Times New Roman"/>
                <w:b/>
              </w:rPr>
            </w:pPr>
            <w:r w:rsidRPr="001D6CCE">
              <w:rPr>
                <w:rFonts w:ascii="Times New Roman" w:hAnsi="Times New Roman"/>
                <w:b/>
              </w:rPr>
              <w:t>Name</w:t>
            </w:r>
          </w:p>
        </w:tc>
        <w:tc>
          <w:tcPr>
            <w:tcW w:w="2367" w:type="dxa"/>
          </w:tcPr>
          <w:p w14:paraId="415B5A80" w14:textId="77777777" w:rsidR="00E42C88" w:rsidRPr="001D6CCE" w:rsidRDefault="00E42C88" w:rsidP="0095088D">
            <w:pPr>
              <w:widowControl w:val="0"/>
              <w:autoSpaceDE w:val="0"/>
              <w:autoSpaceDN w:val="0"/>
              <w:adjustRightInd w:val="0"/>
              <w:spacing w:after="0" w:line="240" w:lineRule="auto"/>
              <w:rPr>
                <w:rFonts w:ascii="Times New Roman" w:hAnsi="Times New Roman"/>
                <w:b/>
              </w:rPr>
            </w:pPr>
            <w:r w:rsidRPr="001D6CCE">
              <w:rPr>
                <w:rFonts w:ascii="Times New Roman" w:hAnsi="Times New Roman"/>
                <w:b/>
              </w:rPr>
              <w:t xml:space="preserve">Scope </w:t>
            </w:r>
          </w:p>
        </w:tc>
        <w:tc>
          <w:tcPr>
            <w:tcW w:w="1145" w:type="dxa"/>
          </w:tcPr>
          <w:p w14:paraId="68ABB1CC" w14:textId="77777777" w:rsidR="00E42C88" w:rsidRPr="001D6CCE" w:rsidRDefault="00E42C88" w:rsidP="0095088D">
            <w:pPr>
              <w:widowControl w:val="0"/>
              <w:autoSpaceDE w:val="0"/>
              <w:autoSpaceDN w:val="0"/>
              <w:adjustRightInd w:val="0"/>
              <w:spacing w:after="0" w:line="240" w:lineRule="auto"/>
              <w:rPr>
                <w:rFonts w:ascii="Times New Roman" w:hAnsi="Times New Roman"/>
                <w:b/>
              </w:rPr>
            </w:pPr>
            <w:proofErr w:type="spellStart"/>
            <w:r w:rsidRPr="001D6CCE">
              <w:rPr>
                <w:rFonts w:ascii="Times New Roman" w:hAnsi="Times New Roman"/>
                <w:b/>
              </w:rPr>
              <w:t>DataType</w:t>
            </w:r>
            <w:proofErr w:type="spellEnd"/>
          </w:p>
        </w:tc>
        <w:tc>
          <w:tcPr>
            <w:tcW w:w="3827" w:type="dxa"/>
          </w:tcPr>
          <w:p w14:paraId="1DD0BC06" w14:textId="77777777" w:rsidR="00E42C88" w:rsidRPr="001D6CCE" w:rsidRDefault="00E42C88" w:rsidP="0095088D">
            <w:pPr>
              <w:widowControl w:val="0"/>
              <w:autoSpaceDE w:val="0"/>
              <w:autoSpaceDN w:val="0"/>
              <w:adjustRightInd w:val="0"/>
              <w:spacing w:after="0" w:line="240" w:lineRule="auto"/>
              <w:rPr>
                <w:rFonts w:ascii="Times New Roman" w:hAnsi="Times New Roman"/>
                <w:b/>
              </w:rPr>
            </w:pPr>
            <w:r w:rsidRPr="001D6CCE">
              <w:rPr>
                <w:rFonts w:ascii="Times New Roman" w:hAnsi="Times New Roman"/>
                <w:b/>
              </w:rPr>
              <w:t>Value</w:t>
            </w:r>
          </w:p>
        </w:tc>
      </w:tr>
      <w:tr w:rsidR="009C5CC3" w:rsidRPr="001D6CCE" w14:paraId="22A4EEB7" w14:textId="77777777" w:rsidTr="00187DC8">
        <w:trPr>
          <w:trHeight w:val="368"/>
        </w:trPr>
        <w:tc>
          <w:tcPr>
            <w:tcW w:w="2011" w:type="dxa"/>
          </w:tcPr>
          <w:p w14:paraId="3CD5202F" w14:textId="77777777" w:rsidR="009C5CC3" w:rsidRDefault="009C5CC3" w:rsidP="001F3C08">
            <w:pPr>
              <w:widowControl w:val="0"/>
              <w:autoSpaceDE w:val="0"/>
              <w:autoSpaceDN w:val="0"/>
              <w:adjustRightInd w:val="0"/>
              <w:spacing w:after="0" w:line="240" w:lineRule="auto"/>
              <w:rPr>
                <w:rFonts w:ascii="Times New Roman" w:hAnsi="Times New Roman"/>
                <w:sz w:val="20"/>
                <w:szCs w:val="20"/>
              </w:rPr>
            </w:pPr>
            <w:proofErr w:type="spellStart"/>
            <w:r>
              <w:rPr>
                <w:rFonts w:ascii="Times New Roman" w:hAnsi="Times New Roman"/>
                <w:sz w:val="20"/>
                <w:szCs w:val="20"/>
              </w:rPr>
              <w:t>CCEmail</w:t>
            </w:r>
            <w:proofErr w:type="spellEnd"/>
          </w:p>
        </w:tc>
        <w:tc>
          <w:tcPr>
            <w:tcW w:w="2367" w:type="dxa"/>
          </w:tcPr>
          <w:p w14:paraId="574088CF" w14:textId="77777777" w:rsidR="009C5CC3" w:rsidRPr="00272E85" w:rsidRDefault="009C5CC3" w:rsidP="001F3C08">
            <w:pPr>
              <w:widowControl w:val="0"/>
              <w:autoSpaceDE w:val="0"/>
              <w:autoSpaceDN w:val="0"/>
              <w:adjustRightInd w:val="0"/>
              <w:spacing w:after="0" w:line="240" w:lineRule="auto"/>
              <w:rPr>
                <w:rFonts w:ascii="Times New Roman" w:hAnsi="Times New Roman"/>
                <w:color w:val="000000" w:themeColor="text1"/>
              </w:rPr>
            </w:pPr>
            <w:proofErr w:type="spellStart"/>
            <w:r>
              <w:rPr>
                <w:rFonts w:ascii="Times New Roman" w:hAnsi="Times New Roman"/>
                <w:color w:val="000000" w:themeColor="text1"/>
              </w:rPr>
              <w:t>Quality_Now_Coaching</w:t>
            </w:r>
            <w:proofErr w:type="spellEnd"/>
          </w:p>
        </w:tc>
        <w:tc>
          <w:tcPr>
            <w:tcW w:w="1145" w:type="dxa"/>
          </w:tcPr>
          <w:p w14:paraId="61CD4FF4" w14:textId="77777777" w:rsidR="009C5CC3" w:rsidRPr="00CA5EB0" w:rsidRDefault="009C5CC3" w:rsidP="001F3C08">
            <w:pPr>
              <w:widowControl w:val="0"/>
              <w:autoSpaceDE w:val="0"/>
              <w:autoSpaceDN w:val="0"/>
              <w:adjustRightInd w:val="0"/>
              <w:spacing w:after="0" w:line="240" w:lineRule="auto"/>
              <w:rPr>
                <w:rFonts w:ascii="Times New Roman" w:hAnsi="Times New Roman"/>
                <w:sz w:val="20"/>
                <w:szCs w:val="20"/>
              </w:rPr>
            </w:pPr>
            <w:r w:rsidRPr="00CA5EB0">
              <w:rPr>
                <w:rFonts w:ascii="Times New Roman" w:hAnsi="Times New Roman"/>
                <w:sz w:val="20"/>
                <w:szCs w:val="20"/>
              </w:rPr>
              <w:t>String</w:t>
            </w:r>
          </w:p>
        </w:tc>
        <w:tc>
          <w:tcPr>
            <w:tcW w:w="3827" w:type="dxa"/>
          </w:tcPr>
          <w:p w14:paraId="1C812CEB" w14:textId="77777777" w:rsidR="009C5CC3" w:rsidRPr="007362D2" w:rsidRDefault="009C5CC3" w:rsidP="009C5CC3">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susmithacpalacherla@maximus.com</w:t>
            </w:r>
          </w:p>
        </w:tc>
      </w:tr>
      <w:tr w:rsidR="001F3C08" w:rsidRPr="001D6CCE" w14:paraId="3BFF58F2" w14:textId="77777777" w:rsidTr="00187DC8">
        <w:trPr>
          <w:trHeight w:val="368"/>
        </w:trPr>
        <w:tc>
          <w:tcPr>
            <w:tcW w:w="2011" w:type="dxa"/>
          </w:tcPr>
          <w:p w14:paraId="2C66B6ED" w14:textId="77777777" w:rsidR="001F3C08" w:rsidRPr="001D6CCE" w:rsidRDefault="009C5CC3" w:rsidP="001F3C08">
            <w:pPr>
              <w:widowControl w:val="0"/>
              <w:autoSpaceDE w:val="0"/>
              <w:autoSpaceDN w:val="0"/>
              <w:adjustRightInd w:val="0"/>
              <w:spacing w:after="0" w:line="240" w:lineRule="auto"/>
              <w:rPr>
                <w:rFonts w:ascii="Times New Roman" w:hAnsi="Times New Roman"/>
              </w:rPr>
            </w:pPr>
            <w:proofErr w:type="spellStart"/>
            <w:r>
              <w:rPr>
                <w:rFonts w:ascii="Times New Roman" w:hAnsi="Times New Roman"/>
                <w:sz w:val="20"/>
                <w:szCs w:val="20"/>
              </w:rPr>
              <w:t>Decrypte_</w:t>
            </w:r>
            <w:r w:rsidR="001F3C08">
              <w:rPr>
                <w:rFonts w:ascii="Times New Roman" w:hAnsi="Times New Roman"/>
                <w:sz w:val="20"/>
                <w:szCs w:val="20"/>
              </w:rPr>
              <w:t>Out</w:t>
            </w:r>
            <w:proofErr w:type="spellEnd"/>
          </w:p>
        </w:tc>
        <w:tc>
          <w:tcPr>
            <w:tcW w:w="2367" w:type="dxa"/>
          </w:tcPr>
          <w:p w14:paraId="7B8470C5" w14:textId="77777777" w:rsidR="001F3C08" w:rsidRPr="001D6CCE" w:rsidRDefault="009C5CC3" w:rsidP="001F3C08">
            <w:pPr>
              <w:widowControl w:val="0"/>
              <w:autoSpaceDE w:val="0"/>
              <w:autoSpaceDN w:val="0"/>
              <w:adjustRightInd w:val="0"/>
              <w:spacing w:after="0" w:line="240" w:lineRule="auto"/>
              <w:rPr>
                <w:rFonts w:ascii="Times New Roman" w:hAnsi="Times New Roman"/>
              </w:rPr>
            </w:pPr>
            <w:proofErr w:type="spellStart"/>
            <w:r>
              <w:rPr>
                <w:rFonts w:ascii="Times New Roman" w:hAnsi="Times New Roman"/>
                <w:color w:val="000000" w:themeColor="text1"/>
              </w:rPr>
              <w:t>Quality_Now_Coaching</w:t>
            </w:r>
            <w:proofErr w:type="spellEnd"/>
          </w:p>
        </w:tc>
        <w:tc>
          <w:tcPr>
            <w:tcW w:w="1145" w:type="dxa"/>
          </w:tcPr>
          <w:p w14:paraId="22E72B22" w14:textId="77777777" w:rsidR="001F3C08" w:rsidRPr="001D6CCE" w:rsidRDefault="001F3C08" w:rsidP="001F3C08">
            <w:pPr>
              <w:widowControl w:val="0"/>
              <w:autoSpaceDE w:val="0"/>
              <w:autoSpaceDN w:val="0"/>
              <w:adjustRightInd w:val="0"/>
              <w:spacing w:after="0" w:line="240" w:lineRule="auto"/>
              <w:rPr>
                <w:rFonts w:ascii="Times New Roman" w:hAnsi="Times New Roman"/>
              </w:rPr>
            </w:pPr>
            <w:r w:rsidRPr="00CA5EB0">
              <w:rPr>
                <w:rFonts w:ascii="Times New Roman" w:hAnsi="Times New Roman"/>
                <w:sz w:val="20"/>
                <w:szCs w:val="20"/>
              </w:rPr>
              <w:t>String</w:t>
            </w:r>
          </w:p>
        </w:tc>
        <w:tc>
          <w:tcPr>
            <w:tcW w:w="3827" w:type="dxa"/>
          </w:tcPr>
          <w:p w14:paraId="196E6AAE" w14:textId="2C65C5DA" w:rsidR="001F3C08" w:rsidRPr="001D6CCE" w:rsidRDefault="001F3C08" w:rsidP="009C5CC3">
            <w:pPr>
              <w:widowControl w:val="0"/>
              <w:autoSpaceDE w:val="0"/>
              <w:autoSpaceDN w:val="0"/>
              <w:adjustRightInd w:val="0"/>
              <w:spacing w:after="0" w:line="240" w:lineRule="auto"/>
              <w:rPr>
                <w:rFonts w:ascii="Times New Roman" w:hAnsi="Times New Roman"/>
              </w:rPr>
            </w:pPr>
            <w:r w:rsidRPr="007362D2">
              <w:rPr>
                <w:rFonts w:ascii="Times New Roman" w:hAnsi="Times New Roman"/>
                <w:sz w:val="20"/>
                <w:szCs w:val="20"/>
              </w:rPr>
              <w:t>\\</w:t>
            </w:r>
            <w:del w:id="134" w:author="Palacherla, Susmitha C" w:date="2021-04-20T08:08:00Z">
              <w:r w:rsidRPr="007362D2" w:rsidDel="007C2AD1">
                <w:rPr>
                  <w:rFonts w:ascii="Times New Roman" w:hAnsi="Times New Roman"/>
                  <w:sz w:val="20"/>
                  <w:szCs w:val="20"/>
                </w:rPr>
                <w:delText>f3420-ecldb</w:delText>
              </w:r>
              <w:r w:rsidDel="007C2AD1">
                <w:rPr>
                  <w:rFonts w:ascii="Times New Roman" w:hAnsi="Times New Roman"/>
                  <w:sz w:val="20"/>
                  <w:szCs w:val="20"/>
                </w:rPr>
                <w:delText>p</w:delText>
              </w:r>
              <w:r w:rsidRPr="007362D2" w:rsidDel="007C2AD1">
                <w:rPr>
                  <w:rFonts w:ascii="Times New Roman" w:hAnsi="Times New Roman"/>
                  <w:sz w:val="20"/>
                  <w:szCs w:val="20"/>
                </w:rPr>
                <w:delText>01</w:delText>
              </w:r>
            </w:del>
            <w:ins w:id="135" w:author="Palacherla, Susmitha C" w:date="2021-04-20T08:08:00Z">
              <w:r w:rsidR="007C2AD1">
                <w:rPr>
                  <w:rFonts w:ascii="Times New Roman" w:hAnsi="Times New Roman"/>
                  <w:sz w:val="20"/>
                  <w:szCs w:val="20"/>
                </w:rPr>
                <w:t>UVAAPADSQL50CCO</w:t>
              </w:r>
            </w:ins>
            <w:r w:rsidRPr="007362D2">
              <w:rPr>
                <w:rFonts w:ascii="Times New Roman" w:hAnsi="Times New Roman"/>
                <w:sz w:val="20"/>
                <w:szCs w:val="20"/>
              </w:rPr>
              <w:t>\data\coaching\</w:t>
            </w:r>
            <w:r w:rsidR="009C5CC3">
              <w:rPr>
                <w:rFonts w:ascii="Times New Roman" w:hAnsi="Times New Roman"/>
                <w:sz w:val="20"/>
                <w:szCs w:val="20"/>
              </w:rPr>
              <w:t>IQS</w:t>
            </w:r>
            <w:r w:rsidRPr="007362D2">
              <w:rPr>
                <w:rFonts w:ascii="Times New Roman" w:hAnsi="Times New Roman"/>
                <w:sz w:val="20"/>
                <w:szCs w:val="20"/>
              </w:rPr>
              <w:t>\Decrypt_out\</w:t>
            </w:r>
          </w:p>
        </w:tc>
      </w:tr>
      <w:tr w:rsidR="001F3C08" w:rsidRPr="001D6CCE" w14:paraId="586236A3" w14:textId="77777777" w:rsidTr="00187DC8">
        <w:trPr>
          <w:trHeight w:val="368"/>
        </w:trPr>
        <w:tc>
          <w:tcPr>
            <w:tcW w:w="2011" w:type="dxa"/>
          </w:tcPr>
          <w:p w14:paraId="4E041D8C" w14:textId="77777777" w:rsidR="001F3C08" w:rsidRPr="001D6CCE" w:rsidRDefault="001F3C08" w:rsidP="001F3C08">
            <w:pPr>
              <w:widowControl w:val="0"/>
              <w:autoSpaceDE w:val="0"/>
              <w:autoSpaceDN w:val="0"/>
              <w:adjustRightInd w:val="0"/>
              <w:spacing w:after="0" w:line="240" w:lineRule="auto"/>
              <w:rPr>
                <w:rFonts w:ascii="Times New Roman" w:hAnsi="Times New Roman"/>
              </w:rPr>
            </w:pPr>
            <w:proofErr w:type="spellStart"/>
            <w:r>
              <w:rPr>
                <w:rFonts w:ascii="Times New Roman" w:hAnsi="Times New Roman"/>
                <w:sz w:val="20"/>
                <w:szCs w:val="20"/>
              </w:rPr>
              <w:t>Decrypt</w:t>
            </w:r>
            <w:r w:rsidR="009C5CC3">
              <w:rPr>
                <w:rFonts w:ascii="Times New Roman" w:hAnsi="Times New Roman"/>
                <w:sz w:val="20"/>
                <w:szCs w:val="20"/>
              </w:rPr>
              <w:t>_</w:t>
            </w:r>
            <w:r>
              <w:rPr>
                <w:rFonts w:ascii="Times New Roman" w:hAnsi="Times New Roman"/>
                <w:sz w:val="20"/>
                <w:szCs w:val="20"/>
              </w:rPr>
              <w:t>In</w:t>
            </w:r>
            <w:proofErr w:type="spellEnd"/>
          </w:p>
        </w:tc>
        <w:tc>
          <w:tcPr>
            <w:tcW w:w="2367" w:type="dxa"/>
          </w:tcPr>
          <w:p w14:paraId="0EEE5157" w14:textId="77777777" w:rsidR="001F3C08" w:rsidRPr="001D6CCE" w:rsidRDefault="009C5CC3" w:rsidP="001F3C08">
            <w:pPr>
              <w:rPr>
                <w:rFonts w:ascii="Times New Roman" w:hAnsi="Times New Roman"/>
              </w:rPr>
            </w:pPr>
            <w:proofErr w:type="spellStart"/>
            <w:r>
              <w:rPr>
                <w:rFonts w:ascii="Times New Roman" w:hAnsi="Times New Roman"/>
                <w:color w:val="000000" w:themeColor="text1"/>
              </w:rPr>
              <w:t>Quality_Now_Coaching</w:t>
            </w:r>
            <w:proofErr w:type="spellEnd"/>
          </w:p>
        </w:tc>
        <w:tc>
          <w:tcPr>
            <w:tcW w:w="1145" w:type="dxa"/>
          </w:tcPr>
          <w:p w14:paraId="67B32309" w14:textId="77777777" w:rsidR="001F3C08" w:rsidRPr="001D6CCE" w:rsidRDefault="001F3C08" w:rsidP="001F3C08">
            <w:pPr>
              <w:rPr>
                <w:rFonts w:ascii="Times New Roman" w:hAnsi="Times New Roman"/>
              </w:rPr>
            </w:pPr>
            <w:r w:rsidRPr="00CA5EB0">
              <w:rPr>
                <w:rFonts w:ascii="Times New Roman" w:hAnsi="Times New Roman"/>
                <w:sz w:val="20"/>
                <w:szCs w:val="20"/>
              </w:rPr>
              <w:t>String</w:t>
            </w:r>
          </w:p>
        </w:tc>
        <w:tc>
          <w:tcPr>
            <w:tcW w:w="3827" w:type="dxa"/>
          </w:tcPr>
          <w:p w14:paraId="5E540575" w14:textId="57640D0B" w:rsidR="001F3C08" w:rsidRPr="001D6CCE" w:rsidRDefault="001F3C08" w:rsidP="009C5CC3">
            <w:pPr>
              <w:widowControl w:val="0"/>
              <w:autoSpaceDE w:val="0"/>
              <w:autoSpaceDN w:val="0"/>
              <w:adjustRightInd w:val="0"/>
              <w:spacing w:after="0" w:line="240" w:lineRule="auto"/>
              <w:rPr>
                <w:rFonts w:ascii="Times New Roman" w:hAnsi="Times New Roman"/>
              </w:rPr>
            </w:pPr>
            <w:r w:rsidRPr="007362D2">
              <w:rPr>
                <w:rFonts w:ascii="Times New Roman" w:hAnsi="Times New Roman"/>
                <w:sz w:val="20"/>
                <w:szCs w:val="20"/>
              </w:rPr>
              <w:t>\\</w:t>
            </w:r>
            <w:del w:id="136" w:author="Palacherla, Susmitha C" w:date="2021-04-20T08:08:00Z">
              <w:r w:rsidRPr="007362D2" w:rsidDel="007C2AD1">
                <w:rPr>
                  <w:rFonts w:ascii="Times New Roman" w:hAnsi="Times New Roman"/>
                  <w:sz w:val="20"/>
                  <w:szCs w:val="20"/>
                </w:rPr>
                <w:delText>f3420-ecldb</w:delText>
              </w:r>
              <w:r w:rsidDel="007C2AD1">
                <w:rPr>
                  <w:rFonts w:ascii="Times New Roman" w:hAnsi="Times New Roman"/>
                  <w:sz w:val="20"/>
                  <w:szCs w:val="20"/>
                </w:rPr>
                <w:delText>p01</w:delText>
              </w:r>
            </w:del>
            <w:ins w:id="137" w:author="Palacherla, Susmitha C" w:date="2021-04-20T08:08:00Z">
              <w:r w:rsidR="007C2AD1">
                <w:rPr>
                  <w:rFonts w:ascii="Times New Roman" w:hAnsi="Times New Roman"/>
                  <w:sz w:val="20"/>
                  <w:szCs w:val="20"/>
                </w:rPr>
                <w:t>UVAAPADSQL50CCO</w:t>
              </w:r>
            </w:ins>
            <w:r>
              <w:rPr>
                <w:rFonts w:ascii="Times New Roman" w:hAnsi="Times New Roman"/>
                <w:sz w:val="20"/>
                <w:szCs w:val="20"/>
              </w:rPr>
              <w:t>\data\coaching\</w:t>
            </w:r>
            <w:r w:rsidR="009C5CC3">
              <w:rPr>
                <w:rFonts w:ascii="Times New Roman" w:hAnsi="Times New Roman"/>
                <w:sz w:val="20"/>
                <w:szCs w:val="20"/>
              </w:rPr>
              <w:t>IQS</w:t>
            </w:r>
            <w:r>
              <w:rPr>
                <w:rFonts w:ascii="Times New Roman" w:hAnsi="Times New Roman"/>
                <w:sz w:val="20"/>
                <w:szCs w:val="20"/>
              </w:rPr>
              <w:t>\Decrypt_in</w:t>
            </w:r>
            <w:r w:rsidRPr="007362D2">
              <w:rPr>
                <w:rFonts w:ascii="Times New Roman" w:hAnsi="Times New Roman"/>
                <w:sz w:val="20"/>
                <w:szCs w:val="20"/>
              </w:rPr>
              <w:t>\</w:t>
            </w:r>
          </w:p>
        </w:tc>
      </w:tr>
      <w:tr w:rsidR="001F3C08" w:rsidRPr="001D6CCE" w14:paraId="7D5D9D5A" w14:textId="77777777" w:rsidTr="00187DC8">
        <w:trPr>
          <w:trHeight w:val="368"/>
        </w:trPr>
        <w:tc>
          <w:tcPr>
            <w:tcW w:w="2011" w:type="dxa"/>
          </w:tcPr>
          <w:p w14:paraId="4AD702F3" w14:textId="77777777" w:rsidR="001F3C08" w:rsidRPr="001D6CCE" w:rsidRDefault="009C5CC3" w:rsidP="001F3C08">
            <w:pPr>
              <w:widowControl w:val="0"/>
              <w:autoSpaceDE w:val="0"/>
              <w:autoSpaceDN w:val="0"/>
              <w:adjustRightInd w:val="0"/>
              <w:spacing w:after="0" w:line="240" w:lineRule="auto"/>
              <w:rPr>
                <w:rFonts w:ascii="Times New Roman" w:hAnsi="Times New Roman"/>
              </w:rPr>
            </w:pPr>
            <w:proofErr w:type="spellStart"/>
            <w:r>
              <w:rPr>
                <w:rFonts w:ascii="Times New Roman" w:hAnsi="Times New Roman"/>
                <w:sz w:val="20"/>
                <w:szCs w:val="20"/>
              </w:rPr>
              <w:t>Encrypte_Out</w:t>
            </w:r>
            <w:proofErr w:type="spellEnd"/>
          </w:p>
        </w:tc>
        <w:tc>
          <w:tcPr>
            <w:tcW w:w="2367" w:type="dxa"/>
          </w:tcPr>
          <w:p w14:paraId="35990828" w14:textId="77777777" w:rsidR="001F3C08" w:rsidRPr="001D6CCE" w:rsidRDefault="009C5CC3" w:rsidP="001F3C08">
            <w:pPr>
              <w:rPr>
                <w:rFonts w:ascii="Times New Roman" w:hAnsi="Times New Roman"/>
                <w:color w:val="000000" w:themeColor="text1"/>
              </w:rPr>
            </w:pPr>
            <w:proofErr w:type="spellStart"/>
            <w:r>
              <w:rPr>
                <w:rFonts w:ascii="Times New Roman" w:hAnsi="Times New Roman"/>
                <w:color w:val="000000" w:themeColor="text1"/>
              </w:rPr>
              <w:t>Quality_Now_Coaching</w:t>
            </w:r>
            <w:proofErr w:type="spellEnd"/>
          </w:p>
        </w:tc>
        <w:tc>
          <w:tcPr>
            <w:tcW w:w="1145" w:type="dxa"/>
          </w:tcPr>
          <w:p w14:paraId="4ADAC53E" w14:textId="77777777" w:rsidR="001F3C08" w:rsidRPr="001D6CCE" w:rsidRDefault="001F3C08" w:rsidP="001F3C08">
            <w:pPr>
              <w:rPr>
                <w:rFonts w:ascii="Times New Roman" w:hAnsi="Times New Roman"/>
              </w:rPr>
            </w:pPr>
            <w:r w:rsidRPr="00CA5EB0">
              <w:rPr>
                <w:rFonts w:ascii="Times New Roman" w:hAnsi="Times New Roman"/>
                <w:sz w:val="20"/>
                <w:szCs w:val="20"/>
              </w:rPr>
              <w:t>String</w:t>
            </w:r>
          </w:p>
        </w:tc>
        <w:tc>
          <w:tcPr>
            <w:tcW w:w="3827" w:type="dxa"/>
          </w:tcPr>
          <w:p w14:paraId="45CDA5C7" w14:textId="34553876" w:rsidR="001F3C08" w:rsidRPr="001D6CCE" w:rsidRDefault="001F3C08" w:rsidP="009C5CC3">
            <w:pPr>
              <w:widowControl w:val="0"/>
              <w:autoSpaceDE w:val="0"/>
              <w:autoSpaceDN w:val="0"/>
              <w:adjustRightInd w:val="0"/>
              <w:spacing w:after="0" w:line="240" w:lineRule="auto"/>
              <w:rPr>
                <w:rFonts w:ascii="Times New Roman" w:hAnsi="Times New Roman"/>
              </w:rPr>
            </w:pPr>
            <w:r w:rsidRPr="005E52B7">
              <w:rPr>
                <w:rFonts w:ascii="Times New Roman" w:hAnsi="Times New Roman"/>
                <w:sz w:val="20"/>
                <w:szCs w:val="20"/>
              </w:rPr>
              <w:t>\\</w:t>
            </w:r>
            <w:del w:id="138" w:author="Palacherla, Susmitha C" w:date="2021-04-20T08:08:00Z">
              <w:r w:rsidRPr="005E52B7" w:rsidDel="007C2AD1">
                <w:rPr>
                  <w:rFonts w:ascii="Times New Roman" w:hAnsi="Times New Roman"/>
                  <w:sz w:val="20"/>
                  <w:szCs w:val="20"/>
                </w:rPr>
                <w:delText>f3420-ecldb</w:delText>
              </w:r>
              <w:r w:rsidDel="007C2AD1">
                <w:rPr>
                  <w:rFonts w:ascii="Times New Roman" w:hAnsi="Times New Roman"/>
                  <w:sz w:val="20"/>
                  <w:szCs w:val="20"/>
                </w:rPr>
                <w:delText>p</w:delText>
              </w:r>
              <w:r w:rsidRPr="005E52B7" w:rsidDel="007C2AD1">
                <w:rPr>
                  <w:rFonts w:ascii="Times New Roman" w:hAnsi="Times New Roman"/>
                  <w:sz w:val="20"/>
                  <w:szCs w:val="20"/>
                </w:rPr>
                <w:delText>01</w:delText>
              </w:r>
            </w:del>
            <w:ins w:id="139" w:author="Palacherla, Susmitha C" w:date="2021-04-20T08:08:00Z">
              <w:r w:rsidR="007C2AD1">
                <w:rPr>
                  <w:rFonts w:ascii="Times New Roman" w:hAnsi="Times New Roman"/>
                  <w:sz w:val="20"/>
                  <w:szCs w:val="20"/>
                </w:rPr>
                <w:t>UVAAPADSQL50CCO</w:t>
              </w:r>
            </w:ins>
            <w:r w:rsidRPr="005E52B7">
              <w:rPr>
                <w:rFonts w:ascii="Times New Roman" w:hAnsi="Times New Roman"/>
                <w:sz w:val="20"/>
                <w:szCs w:val="20"/>
              </w:rPr>
              <w:t>\data\coaching\</w:t>
            </w:r>
            <w:r w:rsidR="009C5CC3">
              <w:rPr>
                <w:rFonts w:ascii="Times New Roman" w:hAnsi="Times New Roman"/>
                <w:sz w:val="20"/>
                <w:szCs w:val="20"/>
              </w:rPr>
              <w:t>IQS</w:t>
            </w:r>
            <w:r w:rsidRPr="005E52B7">
              <w:rPr>
                <w:rFonts w:ascii="Times New Roman" w:hAnsi="Times New Roman"/>
                <w:sz w:val="20"/>
                <w:szCs w:val="20"/>
              </w:rPr>
              <w:t>\Encrypt_out\</w:t>
            </w:r>
          </w:p>
        </w:tc>
      </w:tr>
      <w:tr w:rsidR="001F3C08" w:rsidRPr="001D6CCE" w14:paraId="78067E66" w14:textId="77777777" w:rsidTr="00187DC8">
        <w:trPr>
          <w:trHeight w:val="368"/>
        </w:trPr>
        <w:tc>
          <w:tcPr>
            <w:tcW w:w="2011" w:type="dxa"/>
          </w:tcPr>
          <w:p w14:paraId="0B6A92A4" w14:textId="77777777" w:rsidR="001F3C08" w:rsidRPr="001D6CCE" w:rsidRDefault="009C5CC3" w:rsidP="001F3C08">
            <w:pPr>
              <w:widowControl w:val="0"/>
              <w:autoSpaceDE w:val="0"/>
              <w:autoSpaceDN w:val="0"/>
              <w:adjustRightInd w:val="0"/>
              <w:spacing w:after="0" w:line="240" w:lineRule="auto"/>
              <w:rPr>
                <w:rFonts w:ascii="Times New Roman" w:hAnsi="Times New Roman"/>
              </w:rPr>
            </w:pPr>
            <w:proofErr w:type="spellStart"/>
            <w:r>
              <w:rPr>
                <w:rFonts w:ascii="Times New Roman" w:hAnsi="Times New Roman"/>
                <w:sz w:val="20"/>
                <w:szCs w:val="20"/>
              </w:rPr>
              <w:t>Encrypt_In</w:t>
            </w:r>
            <w:proofErr w:type="spellEnd"/>
          </w:p>
        </w:tc>
        <w:tc>
          <w:tcPr>
            <w:tcW w:w="2367" w:type="dxa"/>
          </w:tcPr>
          <w:p w14:paraId="12884452" w14:textId="77777777" w:rsidR="001F3C08" w:rsidRPr="001D6CCE" w:rsidRDefault="009C5CC3" w:rsidP="001F3C08">
            <w:pPr>
              <w:rPr>
                <w:rFonts w:ascii="Times New Roman" w:hAnsi="Times New Roman"/>
              </w:rPr>
            </w:pPr>
            <w:proofErr w:type="spellStart"/>
            <w:r>
              <w:rPr>
                <w:rFonts w:ascii="Times New Roman" w:hAnsi="Times New Roman"/>
                <w:color w:val="000000" w:themeColor="text1"/>
              </w:rPr>
              <w:t>Quality_Now_Coaching</w:t>
            </w:r>
            <w:proofErr w:type="spellEnd"/>
          </w:p>
        </w:tc>
        <w:tc>
          <w:tcPr>
            <w:tcW w:w="1145" w:type="dxa"/>
          </w:tcPr>
          <w:p w14:paraId="10B1ADBF" w14:textId="77777777" w:rsidR="001F3C08" w:rsidRPr="001D6CCE" w:rsidRDefault="001F3C08" w:rsidP="001F3C08">
            <w:pPr>
              <w:rPr>
                <w:rFonts w:ascii="Times New Roman" w:hAnsi="Times New Roman"/>
              </w:rPr>
            </w:pPr>
            <w:r w:rsidRPr="00CA5EB0">
              <w:rPr>
                <w:rFonts w:ascii="Times New Roman" w:hAnsi="Times New Roman"/>
                <w:sz w:val="20"/>
                <w:szCs w:val="20"/>
              </w:rPr>
              <w:t>String</w:t>
            </w:r>
          </w:p>
        </w:tc>
        <w:tc>
          <w:tcPr>
            <w:tcW w:w="3827" w:type="dxa"/>
          </w:tcPr>
          <w:p w14:paraId="0B633575" w14:textId="4463DC10" w:rsidR="001F3C08" w:rsidRPr="001D6CCE" w:rsidRDefault="001F3C08" w:rsidP="009C5CC3">
            <w:pPr>
              <w:widowControl w:val="0"/>
              <w:autoSpaceDE w:val="0"/>
              <w:autoSpaceDN w:val="0"/>
              <w:adjustRightInd w:val="0"/>
              <w:spacing w:after="0" w:line="240" w:lineRule="auto"/>
              <w:rPr>
                <w:rFonts w:ascii="Times New Roman" w:hAnsi="Times New Roman"/>
              </w:rPr>
            </w:pPr>
            <w:r w:rsidRPr="005E52B7">
              <w:rPr>
                <w:rFonts w:ascii="Times New Roman" w:hAnsi="Times New Roman"/>
                <w:sz w:val="20"/>
                <w:szCs w:val="20"/>
              </w:rPr>
              <w:t>\\</w:t>
            </w:r>
            <w:del w:id="140" w:author="Palacherla, Susmitha C" w:date="2021-04-20T08:08:00Z">
              <w:r w:rsidRPr="005E52B7" w:rsidDel="007C2AD1">
                <w:rPr>
                  <w:rFonts w:ascii="Times New Roman" w:hAnsi="Times New Roman"/>
                  <w:sz w:val="20"/>
                  <w:szCs w:val="20"/>
                </w:rPr>
                <w:delText>f3420-ecldb</w:delText>
              </w:r>
              <w:r w:rsidDel="007C2AD1">
                <w:rPr>
                  <w:rFonts w:ascii="Times New Roman" w:hAnsi="Times New Roman"/>
                  <w:sz w:val="20"/>
                  <w:szCs w:val="20"/>
                </w:rPr>
                <w:delText>p</w:delText>
              </w:r>
              <w:r w:rsidRPr="005E52B7" w:rsidDel="007C2AD1">
                <w:rPr>
                  <w:rFonts w:ascii="Times New Roman" w:hAnsi="Times New Roman"/>
                  <w:sz w:val="20"/>
                  <w:szCs w:val="20"/>
                </w:rPr>
                <w:delText>01</w:delText>
              </w:r>
            </w:del>
            <w:ins w:id="141" w:author="Palacherla, Susmitha C" w:date="2021-04-20T08:08:00Z">
              <w:r w:rsidR="007C2AD1">
                <w:rPr>
                  <w:rFonts w:ascii="Times New Roman" w:hAnsi="Times New Roman"/>
                  <w:sz w:val="20"/>
                  <w:szCs w:val="20"/>
                </w:rPr>
                <w:t>UVAAPADSQL50CCO</w:t>
              </w:r>
            </w:ins>
            <w:r w:rsidRPr="005E52B7">
              <w:rPr>
                <w:rFonts w:ascii="Times New Roman" w:hAnsi="Times New Roman"/>
                <w:sz w:val="20"/>
                <w:szCs w:val="20"/>
              </w:rPr>
              <w:t>\data\coaching\</w:t>
            </w:r>
            <w:r w:rsidR="009C5CC3">
              <w:rPr>
                <w:rFonts w:ascii="Times New Roman" w:hAnsi="Times New Roman"/>
                <w:sz w:val="20"/>
                <w:szCs w:val="20"/>
              </w:rPr>
              <w:t>IQS</w:t>
            </w:r>
            <w:r w:rsidRPr="005E52B7">
              <w:rPr>
                <w:rFonts w:ascii="Times New Roman" w:hAnsi="Times New Roman"/>
                <w:sz w:val="20"/>
                <w:szCs w:val="20"/>
              </w:rPr>
              <w:t>\Encrypt_in\</w:t>
            </w:r>
          </w:p>
        </w:tc>
      </w:tr>
      <w:tr w:rsidR="009C5CC3" w:rsidRPr="001D6CCE" w14:paraId="15E73D31" w14:textId="77777777" w:rsidTr="00187DC8">
        <w:trPr>
          <w:trHeight w:val="368"/>
        </w:trPr>
        <w:tc>
          <w:tcPr>
            <w:tcW w:w="2011" w:type="dxa"/>
          </w:tcPr>
          <w:p w14:paraId="2C2C1866" w14:textId="77777777" w:rsidR="009C5CC3" w:rsidRDefault="009C5CC3" w:rsidP="009C5CC3">
            <w:pPr>
              <w:widowControl w:val="0"/>
              <w:autoSpaceDE w:val="0"/>
              <w:autoSpaceDN w:val="0"/>
              <w:adjustRightInd w:val="0"/>
              <w:spacing w:after="0" w:line="240" w:lineRule="auto"/>
              <w:rPr>
                <w:rFonts w:ascii="Times New Roman" w:hAnsi="Times New Roman"/>
                <w:sz w:val="20"/>
                <w:szCs w:val="20"/>
              </w:rPr>
            </w:pPr>
            <w:proofErr w:type="spellStart"/>
            <w:r>
              <w:rPr>
                <w:rFonts w:ascii="Times New Roman" w:hAnsi="Times New Roman"/>
                <w:sz w:val="20"/>
                <w:szCs w:val="20"/>
              </w:rPr>
              <w:t>EncryptedFile</w:t>
            </w:r>
            <w:proofErr w:type="spellEnd"/>
          </w:p>
          <w:p w14:paraId="32B0D8F2" w14:textId="77777777" w:rsidR="00187DC8" w:rsidRPr="001D6CCE" w:rsidRDefault="00187DC8" w:rsidP="009C5CC3">
            <w:pPr>
              <w:widowControl w:val="0"/>
              <w:autoSpaceDE w:val="0"/>
              <w:autoSpaceDN w:val="0"/>
              <w:adjustRightInd w:val="0"/>
              <w:spacing w:after="0" w:line="240" w:lineRule="auto"/>
              <w:rPr>
                <w:rFonts w:ascii="Times New Roman" w:hAnsi="Times New Roman"/>
              </w:rPr>
            </w:pPr>
            <w:r>
              <w:rPr>
                <w:rFonts w:ascii="Times New Roman" w:hAnsi="Times New Roman"/>
                <w:sz w:val="20"/>
                <w:szCs w:val="20"/>
              </w:rPr>
              <w:t>(Expression)</w:t>
            </w:r>
          </w:p>
        </w:tc>
        <w:tc>
          <w:tcPr>
            <w:tcW w:w="2367" w:type="dxa"/>
          </w:tcPr>
          <w:p w14:paraId="457F983A" w14:textId="77777777" w:rsidR="009C5CC3" w:rsidRPr="001D6CCE" w:rsidRDefault="009C5CC3" w:rsidP="009C5CC3">
            <w:pPr>
              <w:rPr>
                <w:rFonts w:ascii="Times New Roman" w:hAnsi="Times New Roman"/>
                <w:color w:val="000000" w:themeColor="text1"/>
              </w:rPr>
            </w:pPr>
            <w:proofErr w:type="spellStart"/>
            <w:r>
              <w:rPr>
                <w:rFonts w:ascii="Times New Roman" w:hAnsi="Times New Roman"/>
                <w:color w:val="000000" w:themeColor="text1"/>
              </w:rPr>
              <w:t>Quality_Now_Coaching</w:t>
            </w:r>
            <w:proofErr w:type="spellEnd"/>
          </w:p>
        </w:tc>
        <w:tc>
          <w:tcPr>
            <w:tcW w:w="1145" w:type="dxa"/>
          </w:tcPr>
          <w:p w14:paraId="4AFFBA84" w14:textId="77777777" w:rsidR="009C5CC3" w:rsidRPr="001D6CCE" w:rsidRDefault="009C5CC3" w:rsidP="009C5CC3">
            <w:pPr>
              <w:widowControl w:val="0"/>
              <w:autoSpaceDE w:val="0"/>
              <w:autoSpaceDN w:val="0"/>
              <w:adjustRightInd w:val="0"/>
              <w:spacing w:after="0" w:line="240" w:lineRule="auto"/>
              <w:rPr>
                <w:rFonts w:ascii="Times New Roman" w:hAnsi="Times New Roman"/>
              </w:rPr>
            </w:pPr>
            <w:r w:rsidRPr="00CA5EB0">
              <w:rPr>
                <w:rFonts w:ascii="Times New Roman" w:hAnsi="Times New Roman"/>
                <w:sz w:val="20"/>
                <w:szCs w:val="20"/>
              </w:rPr>
              <w:t>String</w:t>
            </w:r>
          </w:p>
        </w:tc>
        <w:tc>
          <w:tcPr>
            <w:tcW w:w="3827" w:type="dxa"/>
          </w:tcPr>
          <w:p w14:paraId="4FA344CD" w14:textId="77777777" w:rsidR="009C5CC3" w:rsidRPr="009C5CC3" w:rsidRDefault="009C5CC3" w:rsidP="009C5CC3">
            <w:pPr>
              <w:widowControl w:val="0"/>
              <w:autoSpaceDE w:val="0"/>
              <w:autoSpaceDN w:val="0"/>
              <w:adjustRightInd w:val="0"/>
              <w:spacing w:after="0" w:line="240" w:lineRule="auto"/>
              <w:rPr>
                <w:rFonts w:ascii="Times New Roman" w:hAnsi="Times New Roman"/>
                <w:sz w:val="20"/>
                <w:szCs w:val="20"/>
              </w:rPr>
            </w:pPr>
            <w:r w:rsidRPr="009C5CC3">
              <w:rPr>
                <w:rFonts w:ascii="Times New Roman" w:hAnsi="Times New Roman"/>
                <w:sz w:val="20"/>
                <w:szCs w:val="20"/>
              </w:rPr>
              <w:t>@[User::Encrypt_Out]+@[User::FilePrefix] +</w:t>
            </w:r>
          </w:p>
          <w:p w14:paraId="45934710" w14:textId="77777777" w:rsidR="009C5CC3" w:rsidRPr="009C5CC3" w:rsidRDefault="009C5CC3" w:rsidP="009C5CC3">
            <w:pPr>
              <w:widowControl w:val="0"/>
              <w:autoSpaceDE w:val="0"/>
              <w:autoSpaceDN w:val="0"/>
              <w:adjustRightInd w:val="0"/>
              <w:spacing w:after="0" w:line="240" w:lineRule="auto"/>
              <w:rPr>
                <w:rFonts w:ascii="Times New Roman" w:hAnsi="Times New Roman"/>
                <w:sz w:val="20"/>
                <w:szCs w:val="20"/>
              </w:rPr>
            </w:pPr>
            <w:r w:rsidRPr="009C5CC3">
              <w:rPr>
                <w:rFonts w:ascii="Times New Roman" w:hAnsi="Times New Roman"/>
                <w:sz w:val="20"/>
                <w:szCs w:val="20"/>
              </w:rPr>
              <w:t xml:space="preserve">(DT_STR,4,1252) </w:t>
            </w:r>
            <w:proofErr w:type="spellStart"/>
            <w:r w:rsidRPr="009C5CC3">
              <w:rPr>
                <w:rFonts w:ascii="Times New Roman" w:hAnsi="Times New Roman"/>
                <w:sz w:val="20"/>
                <w:szCs w:val="20"/>
              </w:rPr>
              <w:t>DatePart</w:t>
            </w:r>
            <w:proofErr w:type="spellEnd"/>
            <w:r w:rsidRPr="009C5CC3">
              <w:rPr>
                <w:rFonts w:ascii="Times New Roman" w:hAnsi="Times New Roman"/>
                <w:sz w:val="20"/>
                <w:szCs w:val="20"/>
              </w:rPr>
              <w:t>("yyyy",</w:t>
            </w:r>
            <w:proofErr w:type="spellStart"/>
            <w:r w:rsidRPr="009C5CC3">
              <w:rPr>
                <w:rFonts w:ascii="Times New Roman" w:hAnsi="Times New Roman"/>
                <w:sz w:val="20"/>
                <w:szCs w:val="20"/>
              </w:rPr>
              <w:t>getdate</w:t>
            </w:r>
            <w:proofErr w:type="spellEnd"/>
            <w:r w:rsidRPr="009C5CC3">
              <w:rPr>
                <w:rFonts w:ascii="Times New Roman" w:hAnsi="Times New Roman"/>
                <w:sz w:val="20"/>
                <w:szCs w:val="20"/>
              </w:rPr>
              <w:t>())+</w:t>
            </w:r>
          </w:p>
          <w:p w14:paraId="3E19FB71" w14:textId="77777777" w:rsidR="009C5CC3" w:rsidRPr="009C5CC3" w:rsidRDefault="009C5CC3" w:rsidP="009C5CC3">
            <w:pPr>
              <w:widowControl w:val="0"/>
              <w:autoSpaceDE w:val="0"/>
              <w:autoSpaceDN w:val="0"/>
              <w:adjustRightInd w:val="0"/>
              <w:spacing w:after="0" w:line="240" w:lineRule="auto"/>
              <w:rPr>
                <w:rFonts w:ascii="Times New Roman" w:hAnsi="Times New Roman"/>
                <w:sz w:val="20"/>
                <w:szCs w:val="20"/>
              </w:rPr>
            </w:pPr>
            <w:r w:rsidRPr="009C5CC3">
              <w:rPr>
                <w:rFonts w:ascii="Times New Roman" w:hAnsi="Times New Roman"/>
                <w:sz w:val="20"/>
                <w:szCs w:val="20"/>
              </w:rPr>
              <w:t xml:space="preserve">Right("0" + (DT_STR,4,1252) </w:t>
            </w:r>
            <w:proofErr w:type="spellStart"/>
            <w:r w:rsidRPr="009C5CC3">
              <w:rPr>
                <w:rFonts w:ascii="Times New Roman" w:hAnsi="Times New Roman"/>
                <w:sz w:val="20"/>
                <w:szCs w:val="20"/>
              </w:rPr>
              <w:t>DatePart</w:t>
            </w:r>
            <w:proofErr w:type="spellEnd"/>
            <w:r w:rsidRPr="009C5CC3">
              <w:rPr>
                <w:rFonts w:ascii="Times New Roman" w:hAnsi="Times New Roman"/>
                <w:sz w:val="20"/>
                <w:szCs w:val="20"/>
              </w:rPr>
              <w:t>("m",</w:t>
            </w:r>
            <w:proofErr w:type="spellStart"/>
            <w:r w:rsidRPr="009C5CC3">
              <w:rPr>
                <w:rFonts w:ascii="Times New Roman" w:hAnsi="Times New Roman"/>
                <w:sz w:val="20"/>
                <w:szCs w:val="20"/>
              </w:rPr>
              <w:t>getdate</w:t>
            </w:r>
            <w:proofErr w:type="spellEnd"/>
            <w:r w:rsidRPr="009C5CC3">
              <w:rPr>
                <w:rFonts w:ascii="Times New Roman" w:hAnsi="Times New Roman"/>
                <w:sz w:val="20"/>
                <w:szCs w:val="20"/>
              </w:rPr>
              <w:t>()),2) +</w:t>
            </w:r>
          </w:p>
          <w:p w14:paraId="05CFF499" w14:textId="77777777" w:rsidR="009C5CC3" w:rsidRPr="001D6CCE" w:rsidRDefault="009C5CC3" w:rsidP="009C5CC3">
            <w:pPr>
              <w:widowControl w:val="0"/>
              <w:autoSpaceDE w:val="0"/>
              <w:autoSpaceDN w:val="0"/>
              <w:adjustRightInd w:val="0"/>
              <w:spacing w:after="0" w:line="240" w:lineRule="auto"/>
              <w:rPr>
                <w:rFonts w:ascii="Times New Roman" w:hAnsi="Times New Roman"/>
              </w:rPr>
            </w:pPr>
            <w:r w:rsidRPr="009C5CC3">
              <w:rPr>
                <w:rFonts w:ascii="Times New Roman" w:hAnsi="Times New Roman"/>
                <w:sz w:val="20"/>
                <w:szCs w:val="20"/>
              </w:rPr>
              <w:t xml:space="preserve">Right("0" + (DT_STR,4,1252) </w:t>
            </w:r>
            <w:proofErr w:type="spellStart"/>
            <w:r w:rsidRPr="009C5CC3">
              <w:rPr>
                <w:rFonts w:ascii="Times New Roman" w:hAnsi="Times New Roman"/>
                <w:sz w:val="20"/>
                <w:szCs w:val="20"/>
              </w:rPr>
              <w:t>DatePart</w:t>
            </w:r>
            <w:proofErr w:type="spellEnd"/>
            <w:r w:rsidRPr="009C5CC3">
              <w:rPr>
                <w:rFonts w:ascii="Times New Roman" w:hAnsi="Times New Roman"/>
                <w:sz w:val="20"/>
                <w:szCs w:val="20"/>
              </w:rPr>
              <w:t>("d",</w:t>
            </w:r>
            <w:proofErr w:type="spellStart"/>
            <w:r w:rsidRPr="009C5CC3">
              <w:rPr>
                <w:rFonts w:ascii="Times New Roman" w:hAnsi="Times New Roman"/>
                <w:sz w:val="20"/>
                <w:szCs w:val="20"/>
              </w:rPr>
              <w:t>getdate</w:t>
            </w:r>
            <w:proofErr w:type="spellEnd"/>
            <w:r w:rsidRPr="009C5CC3">
              <w:rPr>
                <w:rFonts w:ascii="Times New Roman" w:hAnsi="Times New Roman"/>
                <w:sz w:val="20"/>
                <w:szCs w:val="20"/>
              </w:rPr>
              <w:t>()),2)+".</w:t>
            </w:r>
            <w:proofErr w:type="spellStart"/>
            <w:r w:rsidRPr="009C5CC3">
              <w:rPr>
                <w:rFonts w:ascii="Times New Roman" w:hAnsi="Times New Roman"/>
                <w:sz w:val="20"/>
                <w:szCs w:val="20"/>
              </w:rPr>
              <w:t>csv.zip.encrypt</w:t>
            </w:r>
            <w:proofErr w:type="spellEnd"/>
            <w:r w:rsidRPr="009C5CC3">
              <w:rPr>
                <w:rFonts w:ascii="Times New Roman" w:hAnsi="Times New Roman"/>
                <w:sz w:val="20"/>
                <w:szCs w:val="20"/>
              </w:rPr>
              <w:t>"</w:t>
            </w:r>
          </w:p>
        </w:tc>
      </w:tr>
      <w:tr w:rsidR="009C5CC3" w:rsidRPr="001D6CCE" w14:paraId="086E76B8" w14:textId="77777777" w:rsidTr="00187DC8">
        <w:trPr>
          <w:trHeight w:val="368"/>
        </w:trPr>
        <w:tc>
          <w:tcPr>
            <w:tcW w:w="2011" w:type="dxa"/>
          </w:tcPr>
          <w:p w14:paraId="63234FB3" w14:textId="77777777" w:rsidR="009C5CC3" w:rsidRDefault="009C5CC3" w:rsidP="009C5CC3">
            <w:pPr>
              <w:widowControl w:val="0"/>
              <w:autoSpaceDE w:val="0"/>
              <w:autoSpaceDN w:val="0"/>
              <w:adjustRightInd w:val="0"/>
              <w:spacing w:after="0" w:line="240" w:lineRule="auto"/>
              <w:rPr>
                <w:rFonts w:ascii="Times New Roman" w:hAnsi="Times New Roman"/>
                <w:sz w:val="20"/>
                <w:szCs w:val="20"/>
              </w:rPr>
            </w:pPr>
            <w:proofErr w:type="spellStart"/>
            <w:r>
              <w:rPr>
                <w:rFonts w:ascii="Times New Roman" w:hAnsi="Times New Roman"/>
                <w:sz w:val="20"/>
                <w:szCs w:val="20"/>
              </w:rPr>
              <w:lastRenderedPageBreak/>
              <w:t>EncryptedFileexists</w:t>
            </w:r>
            <w:proofErr w:type="spellEnd"/>
          </w:p>
        </w:tc>
        <w:tc>
          <w:tcPr>
            <w:tcW w:w="2367" w:type="dxa"/>
          </w:tcPr>
          <w:p w14:paraId="5CB56A21" w14:textId="77777777" w:rsidR="009C5CC3" w:rsidRDefault="009C5CC3" w:rsidP="009C5CC3">
            <w:pPr>
              <w:rPr>
                <w:rFonts w:ascii="Times New Roman" w:hAnsi="Times New Roman"/>
                <w:color w:val="000000" w:themeColor="text1"/>
              </w:rPr>
            </w:pPr>
            <w:proofErr w:type="spellStart"/>
            <w:r>
              <w:rPr>
                <w:rFonts w:ascii="Times New Roman" w:hAnsi="Times New Roman"/>
                <w:color w:val="000000" w:themeColor="text1"/>
              </w:rPr>
              <w:t>Quality_Now_Coaching</w:t>
            </w:r>
            <w:proofErr w:type="spellEnd"/>
          </w:p>
        </w:tc>
        <w:tc>
          <w:tcPr>
            <w:tcW w:w="1145" w:type="dxa"/>
          </w:tcPr>
          <w:p w14:paraId="36B5679B" w14:textId="77777777" w:rsidR="009C5CC3" w:rsidRPr="00CA5EB0" w:rsidRDefault="009C5CC3" w:rsidP="009C5CC3">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Boolean</w:t>
            </w:r>
          </w:p>
        </w:tc>
        <w:tc>
          <w:tcPr>
            <w:tcW w:w="3827" w:type="dxa"/>
          </w:tcPr>
          <w:p w14:paraId="68546332" w14:textId="77777777" w:rsidR="009C5CC3" w:rsidRPr="009C5CC3" w:rsidRDefault="009C5CC3" w:rsidP="009C5CC3">
            <w:pPr>
              <w:widowControl w:val="0"/>
              <w:autoSpaceDE w:val="0"/>
              <w:autoSpaceDN w:val="0"/>
              <w:adjustRightInd w:val="0"/>
              <w:spacing w:after="0" w:line="240" w:lineRule="auto"/>
              <w:rPr>
                <w:rFonts w:ascii="Times New Roman" w:hAnsi="Times New Roman"/>
                <w:sz w:val="20"/>
                <w:szCs w:val="20"/>
              </w:rPr>
            </w:pPr>
          </w:p>
        </w:tc>
      </w:tr>
      <w:tr w:rsidR="009C5CC3" w:rsidRPr="001D6CCE" w14:paraId="66BBD421" w14:textId="77777777" w:rsidTr="00187DC8">
        <w:trPr>
          <w:trHeight w:val="368"/>
        </w:trPr>
        <w:tc>
          <w:tcPr>
            <w:tcW w:w="2011" w:type="dxa"/>
          </w:tcPr>
          <w:p w14:paraId="10CD267F" w14:textId="77777777" w:rsidR="009C5CC3" w:rsidRDefault="009C5CC3" w:rsidP="009C5CC3">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FileName</w:t>
            </w:r>
          </w:p>
          <w:p w14:paraId="294A8BB6" w14:textId="77777777" w:rsidR="00187DC8" w:rsidRDefault="00187DC8" w:rsidP="009C5CC3">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(Expression)</w:t>
            </w:r>
          </w:p>
        </w:tc>
        <w:tc>
          <w:tcPr>
            <w:tcW w:w="2367" w:type="dxa"/>
          </w:tcPr>
          <w:p w14:paraId="2BDE9A16" w14:textId="77777777" w:rsidR="009C5CC3" w:rsidRDefault="009C5CC3" w:rsidP="009C5CC3">
            <w:pPr>
              <w:rPr>
                <w:rFonts w:ascii="Times New Roman" w:hAnsi="Times New Roman"/>
                <w:color w:val="000000" w:themeColor="text1"/>
              </w:rPr>
            </w:pPr>
            <w:proofErr w:type="spellStart"/>
            <w:r>
              <w:rPr>
                <w:rFonts w:ascii="Times New Roman" w:hAnsi="Times New Roman"/>
                <w:color w:val="000000" w:themeColor="text1"/>
              </w:rPr>
              <w:t>Quality_Now_Coaching</w:t>
            </w:r>
            <w:proofErr w:type="spellEnd"/>
          </w:p>
        </w:tc>
        <w:tc>
          <w:tcPr>
            <w:tcW w:w="1145" w:type="dxa"/>
          </w:tcPr>
          <w:p w14:paraId="15CA1716" w14:textId="77777777" w:rsidR="009C5CC3" w:rsidRDefault="009C5CC3" w:rsidP="009C5CC3">
            <w:r w:rsidRPr="000200CB">
              <w:rPr>
                <w:rFonts w:ascii="Times New Roman" w:hAnsi="Times New Roman"/>
              </w:rPr>
              <w:t>String</w:t>
            </w:r>
          </w:p>
        </w:tc>
        <w:tc>
          <w:tcPr>
            <w:tcW w:w="3827" w:type="dxa"/>
          </w:tcPr>
          <w:p w14:paraId="04E45959" w14:textId="77777777" w:rsidR="009C5CC3" w:rsidRPr="009C5CC3" w:rsidRDefault="009C5CC3" w:rsidP="009C5CC3">
            <w:pPr>
              <w:widowControl w:val="0"/>
              <w:autoSpaceDE w:val="0"/>
              <w:autoSpaceDN w:val="0"/>
              <w:adjustRightInd w:val="0"/>
              <w:spacing w:after="0" w:line="240" w:lineRule="auto"/>
              <w:rPr>
                <w:rFonts w:ascii="Times New Roman" w:hAnsi="Times New Roman"/>
                <w:sz w:val="20"/>
                <w:szCs w:val="20"/>
              </w:rPr>
            </w:pPr>
            <w:r w:rsidRPr="009C5CC3">
              <w:rPr>
                <w:rFonts w:ascii="Times New Roman" w:hAnsi="Times New Roman"/>
                <w:sz w:val="20"/>
                <w:szCs w:val="20"/>
              </w:rPr>
              <w:t xml:space="preserve">@[User::FilePrefix] + </w:t>
            </w:r>
          </w:p>
          <w:p w14:paraId="47446135" w14:textId="77777777" w:rsidR="009C5CC3" w:rsidRPr="009C5CC3" w:rsidRDefault="009C5CC3" w:rsidP="009C5CC3">
            <w:pPr>
              <w:widowControl w:val="0"/>
              <w:autoSpaceDE w:val="0"/>
              <w:autoSpaceDN w:val="0"/>
              <w:adjustRightInd w:val="0"/>
              <w:spacing w:after="0" w:line="240" w:lineRule="auto"/>
              <w:rPr>
                <w:rFonts w:ascii="Times New Roman" w:hAnsi="Times New Roman"/>
                <w:sz w:val="20"/>
                <w:szCs w:val="20"/>
              </w:rPr>
            </w:pPr>
            <w:r w:rsidRPr="009C5CC3">
              <w:rPr>
                <w:rFonts w:ascii="Times New Roman" w:hAnsi="Times New Roman"/>
                <w:sz w:val="20"/>
                <w:szCs w:val="20"/>
              </w:rPr>
              <w:t xml:space="preserve">(DT_STR,4,1252) </w:t>
            </w:r>
            <w:proofErr w:type="spellStart"/>
            <w:r w:rsidRPr="009C5CC3">
              <w:rPr>
                <w:rFonts w:ascii="Times New Roman" w:hAnsi="Times New Roman"/>
                <w:sz w:val="20"/>
                <w:szCs w:val="20"/>
              </w:rPr>
              <w:t>DatePart</w:t>
            </w:r>
            <w:proofErr w:type="spellEnd"/>
            <w:r w:rsidRPr="009C5CC3">
              <w:rPr>
                <w:rFonts w:ascii="Times New Roman" w:hAnsi="Times New Roman"/>
                <w:sz w:val="20"/>
                <w:szCs w:val="20"/>
              </w:rPr>
              <w:t>("yyyy",</w:t>
            </w:r>
            <w:proofErr w:type="spellStart"/>
            <w:r w:rsidRPr="009C5CC3">
              <w:rPr>
                <w:rFonts w:ascii="Times New Roman" w:hAnsi="Times New Roman"/>
                <w:sz w:val="20"/>
                <w:szCs w:val="20"/>
              </w:rPr>
              <w:t>getdate</w:t>
            </w:r>
            <w:proofErr w:type="spellEnd"/>
            <w:r w:rsidRPr="009C5CC3">
              <w:rPr>
                <w:rFonts w:ascii="Times New Roman" w:hAnsi="Times New Roman"/>
                <w:sz w:val="20"/>
                <w:szCs w:val="20"/>
              </w:rPr>
              <w:t>())+</w:t>
            </w:r>
          </w:p>
          <w:p w14:paraId="2551F8BC" w14:textId="77777777" w:rsidR="009C5CC3" w:rsidRPr="009C5CC3" w:rsidRDefault="009C5CC3" w:rsidP="009C5CC3">
            <w:pPr>
              <w:widowControl w:val="0"/>
              <w:autoSpaceDE w:val="0"/>
              <w:autoSpaceDN w:val="0"/>
              <w:adjustRightInd w:val="0"/>
              <w:spacing w:after="0" w:line="240" w:lineRule="auto"/>
              <w:rPr>
                <w:rFonts w:ascii="Times New Roman" w:hAnsi="Times New Roman"/>
                <w:sz w:val="20"/>
                <w:szCs w:val="20"/>
              </w:rPr>
            </w:pPr>
            <w:r w:rsidRPr="009C5CC3">
              <w:rPr>
                <w:rFonts w:ascii="Times New Roman" w:hAnsi="Times New Roman"/>
                <w:sz w:val="20"/>
                <w:szCs w:val="20"/>
              </w:rPr>
              <w:t xml:space="preserve">Right("0" + (DT_STR,4,1252) </w:t>
            </w:r>
            <w:proofErr w:type="spellStart"/>
            <w:r w:rsidRPr="009C5CC3">
              <w:rPr>
                <w:rFonts w:ascii="Times New Roman" w:hAnsi="Times New Roman"/>
                <w:sz w:val="20"/>
                <w:szCs w:val="20"/>
              </w:rPr>
              <w:t>DatePart</w:t>
            </w:r>
            <w:proofErr w:type="spellEnd"/>
            <w:r w:rsidRPr="009C5CC3">
              <w:rPr>
                <w:rFonts w:ascii="Times New Roman" w:hAnsi="Times New Roman"/>
                <w:sz w:val="20"/>
                <w:szCs w:val="20"/>
              </w:rPr>
              <w:t>("m",</w:t>
            </w:r>
            <w:proofErr w:type="spellStart"/>
            <w:r w:rsidRPr="009C5CC3">
              <w:rPr>
                <w:rFonts w:ascii="Times New Roman" w:hAnsi="Times New Roman"/>
                <w:sz w:val="20"/>
                <w:szCs w:val="20"/>
              </w:rPr>
              <w:t>getdate</w:t>
            </w:r>
            <w:proofErr w:type="spellEnd"/>
            <w:r w:rsidRPr="009C5CC3">
              <w:rPr>
                <w:rFonts w:ascii="Times New Roman" w:hAnsi="Times New Roman"/>
                <w:sz w:val="20"/>
                <w:szCs w:val="20"/>
              </w:rPr>
              <w:t>()),2) +</w:t>
            </w:r>
          </w:p>
          <w:p w14:paraId="54C00CE7" w14:textId="77777777" w:rsidR="009C5CC3" w:rsidRPr="009C5CC3" w:rsidRDefault="009C5CC3" w:rsidP="009C5CC3">
            <w:pPr>
              <w:widowControl w:val="0"/>
              <w:autoSpaceDE w:val="0"/>
              <w:autoSpaceDN w:val="0"/>
              <w:adjustRightInd w:val="0"/>
              <w:spacing w:after="0" w:line="240" w:lineRule="auto"/>
              <w:rPr>
                <w:rFonts w:ascii="Times New Roman" w:hAnsi="Times New Roman"/>
                <w:sz w:val="20"/>
                <w:szCs w:val="20"/>
              </w:rPr>
            </w:pPr>
            <w:r w:rsidRPr="009C5CC3">
              <w:rPr>
                <w:rFonts w:ascii="Times New Roman" w:hAnsi="Times New Roman"/>
                <w:sz w:val="20"/>
                <w:szCs w:val="20"/>
              </w:rPr>
              <w:t xml:space="preserve">Right("0" + (DT_STR,4,1252) </w:t>
            </w:r>
            <w:proofErr w:type="spellStart"/>
            <w:r w:rsidRPr="009C5CC3">
              <w:rPr>
                <w:rFonts w:ascii="Times New Roman" w:hAnsi="Times New Roman"/>
                <w:sz w:val="20"/>
                <w:szCs w:val="20"/>
              </w:rPr>
              <w:t>DatePart</w:t>
            </w:r>
            <w:proofErr w:type="spellEnd"/>
            <w:r w:rsidRPr="009C5CC3">
              <w:rPr>
                <w:rFonts w:ascii="Times New Roman" w:hAnsi="Times New Roman"/>
                <w:sz w:val="20"/>
                <w:szCs w:val="20"/>
              </w:rPr>
              <w:t>("d",</w:t>
            </w:r>
            <w:proofErr w:type="spellStart"/>
            <w:r w:rsidRPr="009C5CC3">
              <w:rPr>
                <w:rFonts w:ascii="Times New Roman" w:hAnsi="Times New Roman"/>
                <w:sz w:val="20"/>
                <w:szCs w:val="20"/>
              </w:rPr>
              <w:t>getdate</w:t>
            </w:r>
            <w:proofErr w:type="spellEnd"/>
            <w:r w:rsidRPr="009C5CC3">
              <w:rPr>
                <w:rFonts w:ascii="Times New Roman" w:hAnsi="Times New Roman"/>
                <w:sz w:val="20"/>
                <w:szCs w:val="20"/>
              </w:rPr>
              <w:t>()),2)+".csv"</w:t>
            </w:r>
          </w:p>
        </w:tc>
      </w:tr>
      <w:tr w:rsidR="009C5CC3" w:rsidRPr="001D6CCE" w14:paraId="029CC624" w14:textId="77777777" w:rsidTr="00187DC8">
        <w:trPr>
          <w:trHeight w:val="368"/>
        </w:trPr>
        <w:tc>
          <w:tcPr>
            <w:tcW w:w="2011" w:type="dxa"/>
          </w:tcPr>
          <w:p w14:paraId="4EC5EA80" w14:textId="77777777" w:rsidR="009C5CC3" w:rsidRDefault="009C5CC3" w:rsidP="009C5CC3">
            <w:pPr>
              <w:widowControl w:val="0"/>
              <w:autoSpaceDE w:val="0"/>
              <w:autoSpaceDN w:val="0"/>
              <w:adjustRightInd w:val="0"/>
              <w:spacing w:after="0" w:line="240" w:lineRule="auto"/>
              <w:rPr>
                <w:rFonts w:ascii="Times New Roman" w:hAnsi="Times New Roman"/>
                <w:sz w:val="20"/>
                <w:szCs w:val="20"/>
              </w:rPr>
            </w:pPr>
            <w:proofErr w:type="spellStart"/>
            <w:r>
              <w:rPr>
                <w:rFonts w:ascii="Times New Roman" w:hAnsi="Times New Roman"/>
                <w:sz w:val="20"/>
                <w:szCs w:val="20"/>
              </w:rPr>
              <w:t>FilePrefix</w:t>
            </w:r>
            <w:proofErr w:type="spellEnd"/>
          </w:p>
        </w:tc>
        <w:tc>
          <w:tcPr>
            <w:tcW w:w="2367" w:type="dxa"/>
          </w:tcPr>
          <w:p w14:paraId="19C21BA6" w14:textId="77777777" w:rsidR="009C5CC3" w:rsidRDefault="009C5CC3" w:rsidP="009C5CC3">
            <w:pPr>
              <w:rPr>
                <w:rFonts w:ascii="Times New Roman" w:hAnsi="Times New Roman"/>
                <w:color w:val="000000" w:themeColor="text1"/>
              </w:rPr>
            </w:pPr>
            <w:proofErr w:type="spellStart"/>
            <w:r>
              <w:rPr>
                <w:rFonts w:ascii="Times New Roman" w:hAnsi="Times New Roman"/>
                <w:color w:val="000000" w:themeColor="text1"/>
              </w:rPr>
              <w:t>Quality_Now_Coaching</w:t>
            </w:r>
            <w:proofErr w:type="spellEnd"/>
          </w:p>
        </w:tc>
        <w:tc>
          <w:tcPr>
            <w:tcW w:w="1145" w:type="dxa"/>
          </w:tcPr>
          <w:p w14:paraId="46AB7F67" w14:textId="77777777" w:rsidR="009C5CC3" w:rsidRDefault="009C5CC3" w:rsidP="009C5CC3">
            <w:r w:rsidRPr="000200CB">
              <w:rPr>
                <w:rFonts w:ascii="Times New Roman" w:hAnsi="Times New Roman"/>
              </w:rPr>
              <w:t>String</w:t>
            </w:r>
          </w:p>
        </w:tc>
        <w:tc>
          <w:tcPr>
            <w:tcW w:w="3827" w:type="dxa"/>
          </w:tcPr>
          <w:p w14:paraId="3C4372ED" w14:textId="77777777" w:rsidR="009C5CC3" w:rsidRPr="009C5CC3" w:rsidRDefault="009C5CC3" w:rsidP="009C5CC3">
            <w:pPr>
              <w:widowControl w:val="0"/>
              <w:autoSpaceDE w:val="0"/>
              <w:autoSpaceDN w:val="0"/>
              <w:adjustRightInd w:val="0"/>
              <w:spacing w:after="0" w:line="240" w:lineRule="auto"/>
              <w:rPr>
                <w:rFonts w:ascii="Times New Roman" w:hAnsi="Times New Roman"/>
                <w:sz w:val="20"/>
                <w:szCs w:val="20"/>
              </w:rPr>
            </w:pPr>
            <w:proofErr w:type="spellStart"/>
            <w:r w:rsidRPr="009C5CC3">
              <w:rPr>
                <w:rFonts w:ascii="Times New Roman" w:hAnsi="Times New Roman"/>
                <w:sz w:val="20"/>
                <w:szCs w:val="20"/>
              </w:rPr>
              <w:t>eCL_QN_Scorecard</w:t>
            </w:r>
            <w:proofErr w:type="spellEnd"/>
            <w:r w:rsidRPr="009C5CC3">
              <w:rPr>
                <w:rFonts w:ascii="Times New Roman" w:hAnsi="Times New Roman"/>
                <w:sz w:val="20"/>
                <w:szCs w:val="20"/>
              </w:rPr>
              <w:t>_</w:t>
            </w:r>
          </w:p>
        </w:tc>
      </w:tr>
      <w:tr w:rsidR="00187DC8" w:rsidRPr="001D6CCE" w14:paraId="355004DF" w14:textId="77777777" w:rsidTr="00187DC8">
        <w:trPr>
          <w:trHeight w:val="368"/>
        </w:trPr>
        <w:tc>
          <w:tcPr>
            <w:tcW w:w="2011" w:type="dxa"/>
          </w:tcPr>
          <w:p w14:paraId="536A16F6" w14:textId="77777777" w:rsidR="00187DC8" w:rsidRDefault="00187DC8" w:rsidP="00187DC8">
            <w:pPr>
              <w:widowControl w:val="0"/>
              <w:autoSpaceDE w:val="0"/>
              <w:autoSpaceDN w:val="0"/>
              <w:adjustRightInd w:val="0"/>
              <w:spacing w:after="0" w:line="240" w:lineRule="auto"/>
              <w:rPr>
                <w:rFonts w:ascii="Times New Roman" w:hAnsi="Times New Roman"/>
                <w:sz w:val="20"/>
                <w:szCs w:val="20"/>
              </w:rPr>
            </w:pPr>
            <w:proofErr w:type="spellStart"/>
            <w:r>
              <w:rPr>
                <w:rFonts w:ascii="Times New Roman" w:hAnsi="Times New Roman"/>
                <w:sz w:val="20"/>
                <w:szCs w:val="20"/>
              </w:rPr>
              <w:t>FromEmail</w:t>
            </w:r>
            <w:proofErr w:type="spellEnd"/>
          </w:p>
        </w:tc>
        <w:tc>
          <w:tcPr>
            <w:tcW w:w="2367" w:type="dxa"/>
          </w:tcPr>
          <w:p w14:paraId="27FFCAF1" w14:textId="77777777" w:rsidR="00187DC8" w:rsidRDefault="00187DC8" w:rsidP="00187DC8">
            <w:pPr>
              <w:rPr>
                <w:rFonts w:ascii="Times New Roman" w:hAnsi="Times New Roman"/>
                <w:color w:val="000000" w:themeColor="text1"/>
              </w:rPr>
            </w:pPr>
            <w:proofErr w:type="spellStart"/>
            <w:r>
              <w:rPr>
                <w:rFonts w:ascii="Times New Roman" w:hAnsi="Times New Roman"/>
                <w:color w:val="000000" w:themeColor="text1"/>
              </w:rPr>
              <w:t>Quality_Now_Coaching</w:t>
            </w:r>
            <w:proofErr w:type="spellEnd"/>
          </w:p>
        </w:tc>
        <w:tc>
          <w:tcPr>
            <w:tcW w:w="1145" w:type="dxa"/>
          </w:tcPr>
          <w:p w14:paraId="1B19356D" w14:textId="77777777" w:rsidR="00187DC8" w:rsidRDefault="00187DC8" w:rsidP="00187DC8">
            <w:r w:rsidRPr="000200CB">
              <w:rPr>
                <w:rFonts w:ascii="Times New Roman" w:hAnsi="Times New Roman"/>
              </w:rPr>
              <w:t>String</w:t>
            </w:r>
          </w:p>
        </w:tc>
        <w:tc>
          <w:tcPr>
            <w:tcW w:w="3827" w:type="dxa"/>
          </w:tcPr>
          <w:p w14:paraId="31236114" w14:textId="77777777" w:rsidR="00187DC8" w:rsidRPr="009C5CC3" w:rsidRDefault="00187DC8" w:rsidP="00187DC8">
            <w:pPr>
              <w:widowControl w:val="0"/>
              <w:autoSpaceDE w:val="0"/>
              <w:autoSpaceDN w:val="0"/>
              <w:adjustRightInd w:val="0"/>
              <w:spacing w:after="0" w:line="240" w:lineRule="auto"/>
              <w:rPr>
                <w:rFonts w:ascii="Times New Roman" w:hAnsi="Times New Roman"/>
                <w:sz w:val="20"/>
                <w:szCs w:val="20"/>
              </w:rPr>
            </w:pPr>
            <w:r w:rsidRPr="00187DC8">
              <w:rPr>
                <w:rFonts w:ascii="Times New Roman" w:hAnsi="Times New Roman"/>
                <w:sz w:val="20"/>
                <w:szCs w:val="20"/>
              </w:rPr>
              <w:t>eCoachingDev@</w:t>
            </w:r>
            <w:r>
              <w:rPr>
                <w:rFonts w:ascii="Times New Roman" w:hAnsi="Times New Roman"/>
                <w:sz w:val="20"/>
                <w:szCs w:val="20"/>
              </w:rPr>
              <w:t>maximus</w:t>
            </w:r>
            <w:r w:rsidRPr="00187DC8">
              <w:rPr>
                <w:rFonts w:ascii="Times New Roman" w:hAnsi="Times New Roman"/>
                <w:sz w:val="20"/>
                <w:szCs w:val="20"/>
              </w:rPr>
              <w:t>.com</w:t>
            </w:r>
          </w:p>
        </w:tc>
      </w:tr>
      <w:tr w:rsidR="00D03711" w:rsidRPr="001D6CCE" w14:paraId="5E005D3A" w14:textId="77777777" w:rsidTr="00187DC8">
        <w:trPr>
          <w:trHeight w:val="368"/>
        </w:trPr>
        <w:tc>
          <w:tcPr>
            <w:tcW w:w="2011" w:type="dxa"/>
          </w:tcPr>
          <w:p w14:paraId="59D7B939" w14:textId="77777777" w:rsidR="00D03711" w:rsidRDefault="00187DC8" w:rsidP="0095088D">
            <w:pPr>
              <w:widowControl w:val="0"/>
              <w:autoSpaceDE w:val="0"/>
              <w:autoSpaceDN w:val="0"/>
              <w:adjustRightInd w:val="0"/>
              <w:spacing w:after="0" w:line="240" w:lineRule="auto"/>
              <w:rPr>
                <w:rFonts w:ascii="Times New Roman" w:hAnsi="Times New Roman"/>
              </w:rPr>
            </w:pPr>
            <w:proofErr w:type="spellStart"/>
            <w:r>
              <w:rPr>
                <w:rFonts w:ascii="Times New Roman" w:hAnsi="Times New Roman"/>
              </w:rPr>
              <w:t>MailSubject</w:t>
            </w:r>
            <w:proofErr w:type="spellEnd"/>
          </w:p>
          <w:p w14:paraId="43E9B438" w14:textId="77777777" w:rsidR="00187DC8" w:rsidRPr="001D6CCE" w:rsidRDefault="00187DC8" w:rsidP="0095088D">
            <w:pPr>
              <w:widowControl w:val="0"/>
              <w:autoSpaceDE w:val="0"/>
              <w:autoSpaceDN w:val="0"/>
              <w:adjustRightInd w:val="0"/>
              <w:spacing w:after="0" w:line="240" w:lineRule="auto"/>
              <w:rPr>
                <w:rFonts w:ascii="Times New Roman" w:hAnsi="Times New Roman"/>
              </w:rPr>
            </w:pPr>
            <w:r>
              <w:rPr>
                <w:rFonts w:ascii="Times New Roman" w:hAnsi="Times New Roman"/>
                <w:sz w:val="20"/>
                <w:szCs w:val="20"/>
              </w:rPr>
              <w:t>(Expression)</w:t>
            </w:r>
          </w:p>
        </w:tc>
        <w:tc>
          <w:tcPr>
            <w:tcW w:w="2367" w:type="dxa"/>
          </w:tcPr>
          <w:p w14:paraId="77B3B37D" w14:textId="77777777" w:rsidR="00D03711" w:rsidRPr="001D6CCE" w:rsidRDefault="009C5CC3">
            <w:pPr>
              <w:rPr>
                <w:rFonts w:ascii="Times New Roman" w:hAnsi="Times New Roman"/>
              </w:rPr>
            </w:pPr>
            <w:proofErr w:type="spellStart"/>
            <w:r>
              <w:rPr>
                <w:rFonts w:ascii="Times New Roman" w:hAnsi="Times New Roman"/>
                <w:color w:val="000000" w:themeColor="text1"/>
              </w:rPr>
              <w:t>Quality_Now_Coaching</w:t>
            </w:r>
            <w:proofErr w:type="spellEnd"/>
          </w:p>
        </w:tc>
        <w:tc>
          <w:tcPr>
            <w:tcW w:w="1145" w:type="dxa"/>
          </w:tcPr>
          <w:p w14:paraId="43F9B8DF" w14:textId="77777777" w:rsidR="00D03711" w:rsidRPr="001D6CCE" w:rsidRDefault="00D03711" w:rsidP="0095088D">
            <w:pPr>
              <w:rPr>
                <w:rFonts w:ascii="Times New Roman" w:hAnsi="Times New Roman"/>
              </w:rPr>
            </w:pPr>
            <w:r w:rsidRPr="001D6CCE">
              <w:rPr>
                <w:rFonts w:ascii="Times New Roman" w:hAnsi="Times New Roman"/>
              </w:rPr>
              <w:t>String</w:t>
            </w:r>
          </w:p>
        </w:tc>
        <w:tc>
          <w:tcPr>
            <w:tcW w:w="3827" w:type="dxa"/>
          </w:tcPr>
          <w:p w14:paraId="5E362398" w14:textId="77777777" w:rsidR="00D03711" w:rsidRPr="001D6CCE" w:rsidRDefault="00187DC8" w:rsidP="0095088D">
            <w:pPr>
              <w:widowControl w:val="0"/>
              <w:autoSpaceDE w:val="0"/>
              <w:autoSpaceDN w:val="0"/>
              <w:adjustRightInd w:val="0"/>
              <w:spacing w:after="0" w:line="240" w:lineRule="auto"/>
              <w:rPr>
                <w:rFonts w:ascii="Times New Roman" w:hAnsi="Times New Roman"/>
              </w:rPr>
            </w:pPr>
            <w:r w:rsidRPr="00187DC8">
              <w:rPr>
                <w:rFonts w:ascii="Times New Roman" w:hAnsi="Times New Roman"/>
              </w:rPr>
              <w:t>"IQS QN Load failed in " +   @[User::SystemName]</w:t>
            </w:r>
          </w:p>
        </w:tc>
      </w:tr>
      <w:tr w:rsidR="00D03711" w:rsidRPr="001D6CCE" w14:paraId="511A876F" w14:textId="77777777" w:rsidTr="00187DC8">
        <w:trPr>
          <w:trHeight w:val="368"/>
        </w:trPr>
        <w:tc>
          <w:tcPr>
            <w:tcW w:w="2011" w:type="dxa"/>
          </w:tcPr>
          <w:p w14:paraId="4F056032" w14:textId="77777777" w:rsidR="00D03711" w:rsidRPr="001D6CCE" w:rsidRDefault="00D03711" w:rsidP="0095088D">
            <w:pPr>
              <w:widowControl w:val="0"/>
              <w:autoSpaceDE w:val="0"/>
              <w:autoSpaceDN w:val="0"/>
              <w:adjustRightInd w:val="0"/>
              <w:spacing w:after="0" w:line="240" w:lineRule="auto"/>
              <w:rPr>
                <w:rFonts w:ascii="Times New Roman" w:hAnsi="Times New Roman"/>
              </w:rPr>
            </w:pPr>
            <w:proofErr w:type="spellStart"/>
            <w:r w:rsidRPr="001D6CCE">
              <w:rPr>
                <w:rFonts w:ascii="Times New Roman" w:hAnsi="Times New Roman"/>
              </w:rPr>
              <w:t>StagedCount</w:t>
            </w:r>
            <w:proofErr w:type="spellEnd"/>
          </w:p>
        </w:tc>
        <w:tc>
          <w:tcPr>
            <w:tcW w:w="2367" w:type="dxa"/>
          </w:tcPr>
          <w:p w14:paraId="1C484E1C" w14:textId="77777777" w:rsidR="00D03711" w:rsidRPr="001D6CCE" w:rsidRDefault="009C5CC3">
            <w:pPr>
              <w:rPr>
                <w:rFonts w:ascii="Times New Roman" w:hAnsi="Times New Roman"/>
              </w:rPr>
            </w:pPr>
            <w:proofErr w:type="spellStart"/>
            <w:r>
              <w:rPr>
                <w:rFonts w:ascii="Times New Roman" w:hAnsi="Times New Roman"/>
                <w:color w:val="000000" w:themeColor="text1"/>
              </w:rPr>
              <w:t>Quality_Now_Coaching</w:t>
            </w:r>
            <w:proofErr w:type="spellEnd"/>
          </w:p>
        </w:tc>
        <w:tc>
          <w:tcPr>
            <w:tcW w:w="1145" w:type="dxa"/>
          </w:tcPr>
          <w:p w14:paraId="1CE949E3" w14:textId="77777777" w:rsidR="00D03711" w:rsidRPr="001D6CCE" w:rsidRDefault="00D03711" w:rsidP="0095088D">
            <w:pPr>
              <w:widowControl w:val="0"/>
              <w:autoSpaceDE w:val="0"/>
              <w:autoSpaceDN w:val="0"/>
              <w:adjustRightInd w:val="0"/>
              <w:spacing w:after="0" w:line="240" w:lineRule="auto"/>
              <w:rPr>
                <w:rFonts w:ascii="Times New Roman" w:hAnsi="Times New Roman"/>
              </w:rPr>
            </w:pPr>
            <w:r w:rsidRPr="001D6CCE">
              <w:rPr>
                <w:rFonts w:ascii="Times New Roman" w:hAnsi="Times New Roman"/>
              </w:rPr>
              <w:t>Int32</w:t>
            </w:r>
          </w:p>
        </w:tc>
        <w:tc>
          <w:tcPr>
            <w:tcW w:w="3827" w:type="dxa"/>
          </w:tcPr>
          <w:p w14:paraId="3CC44868" w14:textId="77777777" w:rsidR="00D03711" w:rsidRPr="001D6CCE" w:rsidRDefault="00D03711" w:rsidP="0095088D">
            <w:pPr>
              <w:widowControl w:val="0"/>
              <w:autoSpaceDE w:val="0"/>
              <w:autoSpaceDN w:val="0"/>
              <w:adjustRightInd w:val="0"/>
              <w:spacing w:after="0" w:line="240" w:lineRule="auto"/>
              <w:rPr>
                <w:rFonts w:ascii="Times New Roman" w:hAnsi="Times New Roman"/>
              </w:rPr>
            </w:pPr>
            <w:r w:rsidRPr="001D6CCE">
              <w:rPr>
                <w:rFonts w:ascii="Times New Roman" w:hAnsi="Times New Roman"/>
              </w:rPr>
              <w:t>0</w:t>
            </w:r>
          </w:p>
        </w:tc>
      </w:tr>
      <w:tr w:rsidR="00D03711" w:rsidRPr="001D6CCE" w14:paraId="548F1BB5" w14:textId="77777777" w:rsidTr="00187DC8">
        <w:trPr>
          <w:trHeight w:val="368"/>
        </w:trPr>
        <w:tc>
          <w:tcPr>
            <w:tcW w:w="2011" w:type="dxa"/>
          </w:tcPr>
          <w:p w14:paraId="01CA9C5F" w14:textId="77777777" w:rsidR="00D03711" w:rsidRPr="001D6CCE" w:rsidRDefault="00D03711" w:rsidP="0095088D">
            <w:pPr>
              <w:widowControl w:val="0"/>
              <w:autoSpaceDE w:val="0"/>
              <w:autoSpaceDN w:val="0"/>
              <w:adjustRightInd w:val="0"/>
              <w:spacing w:after="0" w:line="240" w:lineRule="auto"/>
              <w:rPr>
                <w:rFonts w:ascii="Times New Roman" w:hAnsi="Times New Roman"/>
              </w:rPr>
            </w:pPr>
            <w:proofErr w:type="spellStart"/>
            <w:r w:rsidRPr="001D6CCE">
              <w:rPr>
                <w:rFonts w:ascii="Times New Roman" w:hAnsi="Times New Roman"/>
              </w:rPr>
              <w:t>RejectedCount</w:t>
            </w:r>
            <w:proofErr w:type="spellEnd"/>
          </w:p>
        </w:tc>
        <w:tc>
          <w:tcPr>
            <w:tcW w:w="2367" w:type="dxa"/>
          </w:tcPr>
          <w:p w14:paraId="54DDA354" w14:textId="77777777" w:rsidR="00D03711" w:rsidRPr="001D6CCE" w:rsidRDefault="009C5CC3">
            <w:pPr>
              <w:rPr>
                <w:rFonts w:ascii="Times New Roman" w:hAnsi="Times New Roman"/>
              </w:rPr>
            </w:pPr>
            <w:proofErr w:type="spellStart"/>
            <w:r>
              <w:rPr>
                <w:rFonts w:ascii="Times New Roman" w:hAnsi="Times New Roman"/>
                <w:color w:val="000000" w:themeColor="text1"/>
              </w:rPr>
              <w:t>Quality_Now_Coaching</w:t>
            </w:r>
            <w:proofErr w:type="spellEnd"/>
          </w:p>
        </w:tc>
        <w:tc>
          <w:tcPr>
            <w:tcW w:w="1145" w:type="dxa"/>
          </w:tcPr>
          <w:p w14:paraId="55CFBDE9" w14:textId="77777777" w:rsidR="00D03711" w:rsidRPr="001D6CCE" w:rsidRDefault="00D03711" w:rsidP="0095088D">
            <w:pPr>
              <w:widowControl w:val="0"/>
              <w:autoSpaceDE w:val="0"/>
              <w:autoSpaceDN w:val="0"/>
              <w:adjustRightInd w:val="0"/>
              <w:spacing w:after="0" w:line="240" w:lineRule="auto"/>
              <w:rPr>
                <w:rFonts w:ascii="Times New Roman" w:hAnsi="Times New Roman"/>
              </w:rPr>
            </w:pPr>
            <w:r w:rsidRPr="001D6CCE">
              <w:rPr>
                <w:rFonts w:ascii="Times New Roman" w:hAnsi="Times New Roman"/>
              </w:rPr>
              <w:t>Int32</w:t>
            </w:r>
          </w:p>
        </w:tc>
        <w:tc>
          <w:tcPr>
            <w:tcW w:w="3827" w:type="dxa"/>
          </w:tcPr>
          <w:p w14:paraId="1DB56FCF" w14:textId="77777777" w:rsidR="00D03711" w:rsidRPr="001D6CCE" w:rsidRDefault="00D03711" w:rsidP="0095088D">
            <w:pPr>
              <w:widowControl w:val="0"/>
              <w:autoSpaceDE w:val="0"/>
              <w:autoSpaceDN w:val="0"/>
              <w:adjustRightInd w:val="0"/>
              <w:spacing w:after="0" w:line="240" w:lineRule="auto"/>
              <w:rPr>
                <w:rFonts w:ascii="Times New Roman" w:hAnsi="Times New Roman"/>
              </w:rPr>
            </w:pPr>
            <w:r w:rsidRPr="001D6CCE">
              <w:rPr>
                <w:rFonts w:ascii="Times New Roman" w:hAnsi="Times New Roman"/>
              </w:rPr>
              <w:t>0</w:t>
            </w:r>
          </w:p>
        </w:tc>
      </w:tr>
      <w:tr w:rsidR="00D03711" w:rsidRPr="001D6CCE" w14:paraId="146EBE25" w14:textId="77777777" w:rsidTr="00187DC8">
        <w:trPr>
          <w:trHeight w:val="368"/>
        </w:trPr>
        <w:tc>
          <w:tcPr>
            <w:tcW w:w="2011" w:type="dxa"/>
          </w:tcPr>
          <w:p w14:paraId="1126E1D9" w14:textId="77777777" w:rsidR="00D03711" w:rsidRPr="001D6CCE" w:rsidRDefault="00D03711" w:rsidP="0095088D">
            <w:pPr>
              <w:widowControl w:val="0"/>
              <w:autoSpaceDE w:val="0"/>
              <w:autoSpaceDN w:val="0"/>
              <w:adjustRightInd w:val="0"/>
              <w:spacing w:after="0" w:line="240" w:lineRule="auto"/>
              <w:rPr>
                <w:rFonts w:ascii="Times New Roman" w:hAnsi="Times New Roman"/>
              </w:rPr>
            </w:pPr>
            <w:proofErr w:type="spellStart"/>
            <w:r w:rsidRPr="001D6CCE">
              <w:rPr>
                <w:rFonts w:ascii="Times New Roman" w:hAnsi="Times New Roman"/>
              </w:rPr>
              <w:t>LoadedCount</w:t>
            </w:r>
            <w:proofErr w:type="spellEnd"/>
          </w:p>
        </w:tc>
        <w:tc>
          <w:tcPr>
            <w:tcW w:w="2367" w:type="dxa"/>
          </w:tcPr>
          <w:p w14:paraId="1BB2F54F" w14:textId="77777777" w:rsidR="00D03711" w:rsidRPr="001D6CCE" w:rsidRDefault="009C5CC3">
            <w:pPr>
              <w:rPr>
                <w:rFonts w:ascii="Times New Roman" w:hAnsi="Times New Roman"/>
              </w:rPr>
            </w:pPr>
            <w:proofErr w:type="spellStart"/>
            <w:r>
              <w:rPr>
                <w:rFonts w:ascii="Times New Roman" w:hAnsi="Times New Roman"/>
                <w:color w:val="000000" w:themeColor="text1"/>
              </w:rPr>
              <w:t>Quality_Now_Coaching</w:t>
            </w:r>
            <w:proofErr w:type="spellEnd"/>
          </w:p>
        </w:tc>
        <w:tc>
          <w:tcPr>
            <w:tcW w:w="1145" w:type="dxa"/>
          </w:tcPr>
          <w:p w14:paraId="3B79A95F" w14:textId="77777777" w:rsidR="00D03711" w:rsidRPr="001D6CCE" w:rsidRDefault="00D03711" w:rsidP="0095088D">
            <w:pPr>
              <w:widowControl w:val="0"/>
              <w:autoSpaceDE w:val="0"/>
              <w:autoSpaceDN w:val="0"/>
              <w:adjustRightInd w:val="0"/>
              <w:spacing w:after="0" w:line="240" w:lineRule="auto"/>
              <w:rPr>
                <w:rFonts w:ascii="Times New Roman" w:hAnsi="Times New Roman"/>
              </w:rPr>
            </w:pPr>
            <w:r w:rsidRPr="001D6CCE">
              <w:rPr>
                <w:rFonts w:ascii="Times New Roman" w:hAnsi="Times New Roman"/>
              </w:rPr>
              <w:t>Int32</w:t>
            </w:r>
          </w:p>
        </w:tc>
        <w:tc>
          <w:tcPr>
            <w:tcW w:w="3827" w:type="dxa"/>
          </w:tcPr>
          <w:p w14:paraId="45637AE7" w14:textId="77777777" w:rsidR="00D03711" w:rsidRPr="001D6CCE" w:rsidRDefault="00D03711" w:rsidP="0095088D">
            <w:pPr>
              <w:widowControl w:val="0"/>
              <w:autoSpaceDE w:val="0"/>
              <w:autoSpaceDN w:val="0"/>
              <w:adjustRightInd w:val="0"/>
              <w:spacing w:after="0" w:line="240" w:lineRule="auto"/>
              <w:rPr>
                <w:rFonts w:ascii="Times New Roman" w:hAnsi="Times New Roman"/>
              </w:rPr>
            </w:pPr>
            <w:r w:rsidRPr="001D6CCE">
              <w:rPr>
                <w:rFonts w:ascii="Times New Roman" w:hAnsi="Times New Roman"/>
              </w:rPr>
              <w:t>0</w:t>
            </w:r>
          </w:p>
        </w:tc>
      </w:tr>
      <w:tr w:rsidR="001F3C08" w:rsidRPr="001D6CCE" w14:paraId="0E9586E4" w14:textId="77777777" w:rsidTr="00187DC8">
        <w:trPr>
          <w:trHeight w:val="368"/>
        </w:trPr>
        <w:tc>
          <w:tcPr>
            <w:tcW w:w="2011" w:type="dxa"/>
          </w:tcPr>
          <w:p w14:paraId="77815D31" w14:textId="77777777" w:rsidR="001F3C08" w:rsidRPr="001D6CCE" w:rsidRDefault="00187DC8" w:rsidP="001F3C08">
            <w:pPr>
              <w:widowControl w:val="0"/>
              <w:autoSpaceDE w:val="0"/>
              <w:autoSpaceDN w:val="0"/>
              <w:adjustRightInd w:val="0"/>
              <w:spacing w:after="0" w:line="240" w:lineRule="auto"/>
              <w:rPr>
                <w:rFonts w:ascii="Times New Roman" w:hAnsi="Times New Roman"/>
              </w:rPr>
            </w:pPr>
            <w:proofErr w:type="spellStart"/>
            <w:r>
              <w:rPr>
                <w:rFonts w:ascii="Times New Roman" w:hAnsi="Times New Roman"/>
                <w:sz w:val="20"/>
                <w:szCs w:val="20"/>
              </w:rPr>
              <w:t>System</w:t>
            </w:r>
            <w:r w:rsidR="001F3C08" w:rsidRPr="00CA5EB0">
              <w:rPr>
                <w:rFonts w:ascii="Times New Roman" w:hAnsi="Times New Roman"/>
                <w:sz w:val="20"/>
                <w:szCs w:val="20"/>
              </w:rPr>
              <w:t>Name</w:t>
            </w:r>
            <w:proofErr w:type="spellEnd"/>
          </w:p>
        </w:tc>
        <w:tc>
          <w:tcPr>
            <w:tcW w:w="2367" w:type="dxa"/>
          </w:tcPr>
          <w:p w14:paraId="38E11324" w14:textId="77777777" w:rsidR="001F3C08" w:rsidRPr="001D6CCE" w:rsidRDefault="009C5CC3" w:rsidP="001F3C08">
            <w:pPr>
              <w:rPr>
                <w:rFonts w:ascii="Times New Roman" w:hAnsi="Times New Roman"/>
                <w:color w:val="000000" w:themeColor="text1"/>
              </w:rPr>
            </w:pPr>
            <w:proofErr w:type="spellStart"/>
            <w:r>
              <w:rPr>
                <w:rFonts w:ascii="Times New Roman" w:hAnsi="Times New Roman"/>
                <w:color w:val="000000" w:themeColor="text1"/>
              </w:rPr>
              <w:t>Quality_Now_Coaching</w:t>
            </w:r>
            <w:proofErr w:type="spellEnd"/>
          </w:p>
        </w:tc>
        <w:tc>
          <w:tcPr>
            <w:tcW w:w="1145" w:type="dxa"/>
          </w:tcPr>
          <w:p w14:paraId="2DA82D1D" w14:textId="77777777" w:rsidR="001F3C08" w:rsidRPr="001D6CCE" w:rsidRDefault="001F3C08" w:rsidP="001F3C08">
            <w:pPr>
              <w:widowControl w:val="0"/>
              <w:autoSpaceDE w:val="0"/>
              <w:autoSpaceDN w:val="0"/>
              <w:adjustRightInd w:val="0"/>
              <w:spacing w:after="0" w:line="240" w:lineRule="auto"/>
              <w:rPr>
                <w:rFonts w:ascii="Times New Roman" w:hAnsi="Times New Roman"/>
              </w:rPr>
            </w:pPr>
            <w:r w:rsidRPr="00CA5EB0">
              <w:rPr>
                <w:rFonts w:ascii="Times New Roman" w:hAnsi="Times New Roman"/>
                <w:sz w:val="20"/>
                <w:szCs w:val="20"/>
              </w:rPr>
              <w:t>String</w:t>
            </w:r>
          </w:p>
        </w:tc>
        <w:tc>
          <w:tcPr>
            <w:tcW w:w="3827" w:type="dxa"/>
          </w:tcPr>
          <w:p w14:paraId="27D76DA1" w14:textId="77777777" w:rsidR="001F3C08" w:rsidRPr="001D6CCE" w:rsidRDefault="00187DC8" w:rsidP="001F3C08">
            <w:pPr>
              <w:widowControl w:val="0"/>
              <w:autoSpaceDE w:val="0"/>
              <w:autoSpaceDN w:val="0"/>
              <w:adjustRightInd w:val="0"/>
              <w:spacing w:after="0" w:line="240" w:lineRule="auto"/>
              <w:rPr>
                <w:rFonts w:ascii="Times New Roman" w:hAnsi="Times New Roman"/>
              </w:rPr>
            </w:pPr>
            <w:r>
              <w:rPr>
                <w:rFonts w:ascii="Times New Roman" w:hAnsi="Times New Roman"/>
              </w:rPr>
              <w:t>Prod</w:t>
            </w:r>
          </w:p>
        </w:tc>
      </w:tr>
      <w:tr w:rsidR="001F3C08" w:rsidRPr="001D6CCE" w14:paraId="3ACFA74D" w14:textId="77777777" w:rsidTr="00187DC8">
        <w:trPr>
          <w:trHeight w:val="368"/>
        </w:trPr>
        <w:tc>
          <w:tcPr>
            <w:tcW w:w="2011" w:type="dxa"/>
          </w:tcPr>
          <w:p w14:paraId="1964A4A9" w14:textId="77777777" w:rsidR="001F3C08" w:rsidRPr="001D6CCE" w:rsidRDefault="00187DC8" w:rsidP="001F3C08">
            <w:pPr>
              <w:widowControl w:val="0"/>
              <w:autoSpaceDE w:val="0"/>
              <w:autoSpaceDN w:val="0"/>
              <w:adjustRightInd w:val="0"/>
              <w:spacing w:after="0" w:line="240" w:lineRule="auto"/>
              <w:rPr>
                <w:rFonts w:ascii="Times New Roman" w:hAnsi="Times New Roman"/>
              </w:rPr>
            </w:pPr>
            <w:proofErr w:type="spellStart"/>
            <w:r>
              <w:rPr>
                <w:rFonts w:ascii="Times New Roman" w:hAnsi="Times New Roman"/>
                <w:sz w:val="20"/>
                <w:szCs w:val="20"/>
              </w:rPr>
              <w:t>ToEmail</w:t>
            </w:r>
            <w:proofErr w:type="spellEnd"/>
          </w:p>
        </w:tc>
        <w:tc>
          <w:tcPr>
            <w:tcW w:w="2367" w:type="dxa"/>
          </w:tcPr>
          <w:p w14:paraId="450D93FA" w14:textId="77777777" w:rsidR="001F3C08" w:rsidRPr="001D6CCE" w:rsidRDefault="009C5CC3" w:rsidP="001F3C08">
            <w:pPr>
              <w:rPr>
                <w:rFonts w:ascii="Times New Roman" w:hAnsi="Times New Roman"/>
                <w:color w:val="000000" w:themeColor="text1"/>
              </w:rPr>
            </w:pPr>
            <w:proofErr w:type="spellStart"/>
            <w:r>
              <w:rPr>
                <w:rFonts w:ascii="Times New Roman" w:hAnsi="Times New Roman"/>
                <w:color w:val="000000" w:themeColor="text1"/>
              </w:rPr>
              <w:t>Quality_Now_Coaching</w:t>
            </w:r>
            <w:proofErr w:type="spellEnd"/>
          </w:p>
        </w:tc>
        <w:tc>
          <w:tcPr>
            <w:tcW w:w="1145" w:type="dxa"/>
          </w:tcPr>
          <w:p w14:paraId="34F2BA95" w14:textId="77777777" w:rsidR="001F3C08" w:rsidRPr="001D6CCE" w:rsidRDefault="001F3C08" w:rsidP="001F3C08">
            <w:pPr>
              <w:widowControl w:val="0"/>
              <w:autoSpaceDE w:val="0"/>
              <w:autoSpaceDN w:val="0"/>
              <w:adjustRightInd w:val="0"/>
              <w:spacing w:after="0" w:line="240" w:lineRule="auto"/>
              <w:rPr>
                <w:rFonts w:ascii="Times New Roman" w:hAnsi="Times New Roman"/>
              </w:rPr>
            </w:pPr>
            <w:r w:rsidRPr="00CA5EB0">
              <w:rPr>
                <w:rFonts w:ascii="Times New Roman" w:hAnsi="Times New Roman"/>
                <w:sz w:val="20"/>
                <w:szCs w:val="20"/>
              </w:rPr>
              <w:t>String</w:t>
            </w:r>
          </w:p>
        </w:tc>
        <w:tc>
          <w:tcPr>
            <w:tcW w:w="3827" w:type="dxa"/>
          </w:tcPr>
          <w:p w14:paraId="5EECBB05" w14:textId="77777777" w:rsidR="001F3C08" w:rsidRPr="001D6CCE" w:rsidRDefault="00187DC8" w:rsidP="001F3C08">
            <w:pPr>
              <w:widowControl w:val="0"/>
              <w:autoSpaceDE w:val="0"/>
              <w:autoSpaceDN w:val="0"/>
              <w:adjustRightInd w:val="0"/>
              <w:spacing w:after="0" w:line="240" w:lineRule="auto"/>
              <w:rPr>
                <w:rFonts w:ascii="Times New Roman" w:hAnsi="Times New Roman"/>
              </w:rPr>
            </w:pPr>
            <w:r>
              <w:rPr>
                <w:rFonts w:ascii="Times New Roman" w:hAnsi="Times New Roman"/>
                <w:sz w:val="20"/>
                <w:szCs w:val="20"/>
              </w:rPr>
              <w:t>susmithacpalacherla@maximus.com</w:t>
            </w:r>
          </w:p>
        </w:tc>
      </w:tr>
    </w:tbl>
    <w:p w14:paraId="4B5211CF" w14:textId="77777777" w:rsidR="00E654C3" w:rsidRPr="001D6CCE" w:rsidRDefault="00E654C3" w:rsidP="00E654C3">
      <w:pPr>
        <w:rPr>
          <w:rFonts w:ascii="Times New Roman" w:hAnsi="Times New Roman"/>
          <w:b/>
        </w:rPr>
      </w:pPr>
    </w:p>
    <w:p w14:paraId="26820E10" w14:textId="77777777" w:rsidR="00E654C3" w:rsidRPr="001D6CCE" w:rsidRDefault="00E654C3" w:rsidP="00A471EB">
      <w:pPr>
        <w:pStyle w:val="ListParagraph"/>
        <w:widowControl w:val="0"/>
        <w:numPr>
          <w:ilvl w:val="3"/>
          <w:numId w:val="6"/>
        </w:numPr>
        <w:autoSpaceDE w:val="0"/>
        <w:autoSpaceDN w:val="0"/>
        <w:adjustRightInd w:val="0"/>
        <w:spacing w:after="0" w:line="240" w:lineRule="auto"/>
        <w:rPr>
          <w:rFonts w:ascii="Times New Roman" w:hAnsi="Times New Roman"/>
          <w:b/>
        </w:rPr>
      </w:pPr>
      <w:r w:rsidRPr="001D6CCE">
        <w:rPr>
          <w:rFonts w:ascii="Times New Roman" w:hAnsi="Times New Roman"/>
          <w:b/>
        </w:rPr>
        <w:t>Connection Manager Entries</w:t>
      </w:r>
    </w:p>
    <w:p w14:paraId="666249D0" w14:textId="77777777" w:rsidR="00E654C3" w:rsidRPr="001D6CCE" w:rsidRDefault="00E654C3" w:rsidP="0076086A">
      <w:pPr>
        <w:pStyle w:val="ListParagraph"/>
        <w:widowControl w:val="0"/>
        <w:numPr>
          <w:ilvl w:val="4"/>
          <w:numId w:val="6"/>
        </w:numPr>
        <w:autoSpaceDE w:val="0"/>
        <w:autoSpaceDN w:val="0"/>
        <w:adjustRightInd w:val="0"/>
        <w:spacing w:after="0" w:line="240" w:lineRule="auto"/>
        <w:rPr>
          <w:rFonts w:ascii="Times New Roman" w:hAnsi="Times New Roman"/>
        </w:rPr>
      </w:pPr>
      <w:proofErr w:type="spellStart"/>
      <w:r w:rsidRPr="001D6CCE">
        <w:rPr>
          <w:rFonts w:ascii="Times New Roman" w:hAnsi="Times New Roman"/>
        </w:rPr>
        <w:t>Destinationdb</w:t>
      </w:r>
      <w:proofErr w:type="spellEnd"/>
    </w:p>
    <w:p w14:paraId="63B68DC5" w14:textId="51DDD80E" w:rsidR="00DA5AD6" w:rsidRPr="00257251" w:rsidRDefault="00DA5AD6" w:rsidP="00DA5AD6">
      <w:pPr>
        <w:pStyle w:val="ListParagraph"/>
        <w:widowControl w:val="0"/>
        <w:numPr>
          <w:ilvl w:val="0"/>
          <w:numId w:val="7"/>
        </w:numPr>
        <w:autoSpaceDE w:val="0"/>
        <w:autoSpaceDN w:val="0"/>
        <w:adjustRightInd w:val="0"/>
        <w:spacing w:after="0" w:line="240" w:lineRule="auto"/>
        <w:rPr>
          <w:rFonts w:ascii="Times New Roman" w:hAnsi="Times New Roman"/>
        </w:rPr>
      </w:pPr>
      <w:r w:rsidRPr="00257251">
        <w:rPr>
          <w:rFonts w:ascii="Times New Roman" w:hAnsi="Times New Roman"/>
        </w:rPr>
        <w:t xml:space="preserve">Dev </w:t>
      </w:r>
      <w:r>
        <w:rPr>
          <w:rFonts w:ascii="Times New Roman" w:hAnsi="Times New Roman"/>
        </w:rPr>
        <w:t>–</w:t>
      </w:r>
      <w:r w:rsidRPr="00257251">
        <w:rPr>
          <w:rFonts w:ascii="Times New Roman" w:hAnsi="Times New Roman"/>
        </w:rPr>
        <w:t xml:space="preserve"> </w:t>
      </w:r>
      <w:del w:id="142" w:author="Palacherla, Susmitha C" w:date="2021-04-19T18:28:00Z">
        <w:r w:rsidDel="00127904">
          <w:rPr>
            <w:rFonts w:ascii="Times New Roman" w:hAnsi="Times New Roman"/>
          </w:rPr>
          <w:delText>F3420-ECLDBD01</w:delText>
        </w:r>
        <w:r w:rsidRPr="00257251" w:rsidDel="00127904">
          <w:rPr>
            <w:rFonts w:ascii="Times New Roman" w:hAnsi="Times New Roman"/>
          </w:rPr>
          <w:delText xml:space="preserve"> </w:delText>
        </w:r>
      </w:del>
      <w:ins w:id="143" w:author="Palacherla, Susmitha C" w:date="2021-04-19T18:28:00Z">
        <w:r w:rsidR="00127904">
          <w:rPr>
            <w:rFonts w:ascii="Times New Roman" w:hAnsi="Times New Roman"/>
          </w:rPr>
          <w:t>UVAADADSQL50CCO</w:t>
        </w:r>
      </w:ins>
      <w:r w:rsidRPr="00257251">
        <w:rPr>
          <w:rFonts w:ascii="Times New Roman" w:hAnsi="Times New Roman"/>
        </w:rPr>
        <w:t xml:space="preserve">DB – </w:t>
      </w:r>
      <w:proofErr w:type="spellStart"/>
      <w:r w:rsidRPr="00257251">
        <w:rPr>
          <w:rFonts w:ascii="Times New Roman" w:hAnsi="Times New Roman"/>
        </w:rPr>
        <w:t>eCoachingdev</w:t>
      </w:r>
      <w:proofErr w:type="spellEnd"/>
    </w:p>
    <w:p w14:paraId="6D69BD45" w14:textId="77777777" w:rsidR="00DA5AD6" w:rsidRPr="00257251" w:rsidRDefault="00DA5AD6" w:rsidP="00DA5AD6">
      <w:pPr>
        <w:pStyle w:val="ListParagraph"/>
        <w:widowControl w:val="0"/>
        <w:numPr>
          <w:ilvl w:val="0"/>
          <w:numId w:val="7"/>
        </w:numPr>
        <w:autoSpaceDE w:val="0"/>
        <w:autoSpaceDN w:val="0"/>
        <w:adjustRightInd w:val="0"/>
        <w:spacing w:after="0" w:line="240" w:lineRule="auto"/>
        <w:rPr>
          <w:rFonts w:ascii="Times New Roman" w:hAnsi="Times New Roman"/>
        </w:rPr>
      </w:pPr>
      <w:r w:rsidRPr="00257251">
        <w:rPr>
          <w:rFonts w:ascii="Times New Roman" w:hAnsi="Times New Roman"/>
        </w:rPr>
        <w:t xml:space="preserve">Test - </w:t>
      </w:r>
      <w:r>
        <w:rPr>
          <w:rFonts w:ascii="Times New Roman" w:hAnsi="Times New Roman"/>
        </w:rPr>
        <w:t>F3420-ECLDBT01</w:t>
      </w:r>
      <w:r w:rsidRPr="00257251">
        <w:rPr>
          <w:rFonts w:ascii="Times New Roman" w:hAnsi="Times New Roman"/>
        </w:rPr>
        <w:t xml:space="preserve"> DB – </w:t>
      </w:r>
      <w:proofErr w:type="spellStart"/>
      <w:r w:rsidRPr="00257251">
        <w:rPr>
          <w:rFonts w:ascii="Times New Roman" w:hAnsi="Times New Roman"/>
        </w:rPr>
        <w:t>eCoachingtest</w:t>
      </w:r>
      <w:proofErr w:type="spellEnd"/>
    </w:p>
    <w:p w14:paraId="0C8EDFD4" w14:textId="45FE1972" w:rsidR="00DA5AD6" w:rsidRPr="00257251" w:rsidRDefault="00DA5AD6" w:rsidP="00DA5AD6">
      <w:pPr>
        <w:pStyle w:val="ListParagraph"/>
        <w:widowControl w:val="0"/>
        <w:numPr>
          <w:ilvl w:val="0"/>
          <w:numId w:val="7"/>
        </w:numPr>
        <w:autoSpaceDE w:val="0"/>
        <w:autoSpaceDN w:val="0"/>
        <w:adjustRightInd w:val="0"/>
        <w:spacing w:after="0" w:line="240" w:lineRule="auto"/>
        <w:rPr>
          <w:rFonts w:ascii="Times New Roman" w:hAnsi="Times New Roman"/>
        </w:rPr>
      </w:pPr>
      <w:r w:rsidRPr="00257251">
        <w:rPr>
          <w:rFonts w:ascii="Times New Roman" w:hAnsi="Times New Roman"/>
        </w:rPr>
        <w:t xml:space="preserve">Prod - </w:t>
      </w:r>
      <w:del w:id="144" w:author="Palacherla, Susmitha C" w:date="2021-04-20T08:08:00Z">
        <w:r w:rsidDel="007C2AD1">
          <w:rPr>
            <w:rFonts w:ascii="Times New Roman" w:hAnsi="Times New Roman"/>
          </w:rPr>
          <w:delText>F3420-ECLDBP01</w:delText>
        </w:r>
      </w:del>
      <w:ins w:id="145" w:author="Palacherla, Susmitha C" w:date="2021-04-20T08:08:00Z">
        <w:r w:rsidR="007C2AD1">
          <w:rPr>
            <w:rFonts w:ascii="Times New Roman" w:hAnsi="Times New Roman"/>
          </w:rPr>
          <w:t>UVAAPADSQL50CCO</w:t>
        </w:r>
      </w:ins>
      <w:r w:rsidRPr="00257251">
        <w:rPr>
          <w:rFonts w:ascii="Times New Roman" w:hAnsi="Times New Roman"/>
        </w:rPr>
        <w:t xml:space="preserve"> – eCoaching</w:t>
      </w:r>
    </w:p>
    <w:p w14:paraId="602D80E2" w14:textId="77777777" w:rsidR="00E654C3" w:rsidRPr="001D6CCE" w:rsidRDefault="00E654C3" w:rsidP="00E654C3">
      <w:pPr>
        <w:widowControl w:val="0"/>
        <w:autoSpaceDE w:val="0"/>
        <w:autoSpaceDN w:val="0"/>
        <w:adjustRightInd w:val="0"/>
        <w:spacing w:after="0" w:line="240" w:lineRule="auto"/>
        <w:rPr>
          <w:rFonts w:ascii="Times New Roman" w:hAnsi="Times New Roman"/>
        </w:rPr>
      </w:pPr>
    </w:p>
    <w:p w14:paraId="4CB65922" w14:textId="77777777" w:rsidR="00E654C3" w:rsidRPr="001D6CCE" w:rsidRDefault="00E654C3" w:rsidP="00E654C3">
      <w:pPr>
        <w:widowControl w:val="0"/>
        <w:autoSpaceDE w:val="0"/>
        <w:autoSpaceDN w:val="0"/>
        <w:adjustRightInd w:val="0"/>
        <w:spacing w:after="0" w:line="240" w:lineRule="auto"/>
        <w:rPr>
          <w:rFonts w:ascii="Times New Roman" w:hAnsi="Times New Roman"/>
        </w:rPr>
      </w:pPr>
    </w:p>
    <w:p w14:paraId="0A8650EF" w14:textId="77777777" w:rsidR="00E654C3" w:rsidRPr="001D6CCE" w:rsidRDefault="00E654C3" w:rsidP="00E654C3">
      <w:pPr>
        <w:widowControl w:val="0"/>
        <w:autoSpaceDE w:val="0"/>
        <w:autoSpaceDN w:val="0"/>
        <w:adjustRightInd w:val="0"/>
        <w:spacing w:after="0" w:line="240" w:lineRule="auto"/>
        <w:rPr>
          <w:rFonts w:ascii="Times New Roman" w:hAnsi="Times New Roman"/>
        </w:rPr>
      </w:pPr>
    </w:p>
    <w:p w14:paraId="5DDBA3A9" w14:textId="77777777" w:rsidR="00E654C3" w:rsidRPr="001D6CCE" w:rsidRDefault="00FA6FC6" w:rsidP="0076086A">
      <w:pPr>
        <w:pStyle w:val="ListParagraph"/>
        <w:widowControl w:val="0"/>
        <w:numPr>
          <w:ilvl w:val="4"/>
          <w:numId w:val="6"/>
        </w:numPr>
        <w:autoSpaceDE w:val="0"/>
        <w:autoSpaceDN w:val="0"/>
        <w:adjustRightInd w:val="0"/>
        <w:spacing w:after="0" w:line="240" w:lineRule="auto"/>
        <w:rPr>
          <w:rFonts w:ascii="Times New Roman" w:hAnsi="Times New Roman"/>
        </w:rPr>
      </w:pPr>
      <w:proofErr w:type="spellStart"/>
      <w:r>
        <w:rPr>
          <w:rFonts w:ascii="Times New Roman" w:hAnsi="Times New Roman"/>
          <w:color w:val="000000" w:themeColor="text1"/>
        </w:rPr>
        <w:t>QN</w:t>
      </w:r>
      <w:r w:rsidR="00265092" w:rsidRPr="001D6CCE">
        <w:rPr>
          <w:rFonts w:ascii="Times New Roman" w:hAnsi="Times New Roman"/>
        </w:rPr>
        <w:t>_File</w:t>
      </w:r>
      <w:proofErr w:type="spellEnd"/>
    </w:p>
    <w:p w14:paraId="4E226522" w14:textId="77777777" w:rsidR="00E654C3" w:rsidRDefault="00FA6FC6" w:rsidP="00BB71FE">
      <w:pPr>
        <w:widowControl w:val="0"/>
        <w:autoSpaceDE w:val="0"/>
        <w:autoSpaceDN w:val="0"/>
        <w:adjustRightInd w:val="0"/>
        <w:spacing w:after="0" w:line="240" w:lineRule="auto"/>
        <w:ind w:left="1440"/>
        <w:rPr>
          <w:rFonts w:ascii="Times New Roman" w:hAnsi="Times New Roman"/>
        </w:rPr>
      </w:pPr>
      <w:r>
        <w:rPr>
          <w:rFonts w:ascii="Times New Roman" w:hAnsi="Times New Roman"/>
        </w:rPr>
        <w:t xml:space="preserve">Connection String </w:t>
      </w:r>
      <w:r w:rsidR="001F3C08">
        <w:rPr>
          <w:rFonts w:ascii="Times New Roman" w:hAnsi="Times New Roman"/>
        </w:rPr>
        <w:t xml:space="preserve">Expression: </w:t>
      </w:r>
    </w:p>
    <w:p w14:paraId="188EA1EB" w14:textId="77777777" w:rsidR="00FA6FC6" w:rsidRPr="00FA6FC6" w:rsidRDefault="00FA6FC6" w:rsidP="00FA6FC6">
      <w:pPr>
        <w:widowControl w:val="0"/>
        <w:autoSpaceDE w:val="0"/>
        <w:autoSpaceDN w:val="0"/>
        <w:adjustRightInd w:val="0"/>
        <w:spacing w:after="0" w:line="240" w:lineRule="auto"/>
        <w:ind w:left="1440"/>
        <w:rPr>
          <w:rFonts w:ascii="Times New Roman" w:hAnsi="Times New Roman"/>
        </w:rPr>
      </w:pPr>
      <w:r w:rsidRPr="00FA6FC6">
        <w:rPr>
          <w:rFonts w:ascii="Times New Roman" w:hAnsi="Times New Roman"/>
        </w:rPr>
        <w:t>@[</w:t>
      </w:r>
      <w:proofErr w:type="gramStart"/>
      <w:r w:rsidRPr="00FA6FC6">
        <w:rPr>
          <w:rFonts w:ascii="Times New Roman" w:hAnsi="Times New Roman"/>
        </w:rPr>
        <w:t>User::</w:t>
      </w:r>
      <w:proofErr w:type="gramEnd"/>
      <w:r w:rsidRPr="00FA6FC6">
        <w:rPr>
          <w:rFonts w:ascii="Times New Roman" w:hAnsi="Times New Roman"/>
        </w:rPr>
        <w:t>Decrypt_Out] +@[User::</w:t>
      </w:r>
      <w:proofErr w:type="spellStart"/>
      <w:r w:rsidRPr="00FA6FC6">
        <w:rPr>
          <w:rFonts w:ascii="Times New Roman" w:hAnsi="Times New Roman"/>
        </w:rPr>
        <w:t>FilePrefix</w:t>
      </w:r>
      <w:proofErr w:type="spellEnd"/>
      <w:r w:rsidRPr="00FA6FC6">
        <w:rPr>
          <w:rFonts w:ascii="Times New Roman" w:hAnsi="Times New Roman"/>
        </w:rPr>
        <w:t xml:space="preserve">] + </w:t>
      </w:r>
    </w:p>
    <w:p w14:paraId="32E682AC" w14:textId="77777777" w:rsidR="00FA6FC6" w:rsidRPr="00FA6FC6" w:rsidRDefault="00FA6FC6" w:rsidP="00FA6FC6">
      <w:pPr>
        <w:widowControl w:val="0"/>
        <w:autoSpaceDE w:val="0"/>
        <w:autoSpaceDN w:val="0"/>
        <w:adjustRightInd w:val="0"/>
        <w:spacing w:after="0" w:line="240" w:lineRule="auto"/>
        <w:ind w:left="1440"/>
        <w:rPr>
          <w:rFonts w:ascii="Times New Roman" w:hAnsi="Times New Roman"/>
        </w:rPr>
      </w:pPr>
      <w:r w:rsidRPr="00FA6FC6">
        <w:rPr>
          <w:rFonts w:ascii="Times New Roman" w:hAnsi="Times New Roman"/>
        </w:rPr>
        <w:t xml:space="preserve">(DT_STR,4,1252) </w:t>
      </w:r>
      <w:proofErr w:type="spellStart"/>
      <w:r w:rsidRPr="00FA6FC6">
        <w:rPr>
          <w:rFonts w:ascii="Times New Roman" w:hAnsi="Times New Roman"/>
        </w:rPr>
        <w:t>DatePart</w:t>
      </w:r>
      <w:proofErr w:type="spellEnd"/>
      <w:r w:rsidRPr="00FA6FC6">
        <w:rPr>
          <w:rFonts w:ascii="Times New Roman" w:hAnsi="Times New Roman"/>
        </w:rPr>
        <w:t>("yyyy",</w:t>
      </w:r>
      <w:proofErr w:type="spellStart"/>
      <w:r w:rsidRPr="00FA6FC6">
        <w:rPr>
          <w:rFonts w:ascii="Times New Roman" w:hAnsi="Times New Roman"/>
        </w:rPr>
        <w:t>getdate</w:t>
      </w:r>
      <w:proofErr w:type="spellEnd"/>
      <w:r w:rsidRPr="00FA6FC6">
        <w:rPr>
          <w:rFonts w:ascii="Times New Roman" w:hAnsi="Times New Roman"/>
        </w:rPr>
        <w:t>())+</w:t>
      </w:r>
    </w:p>
    <w:p w14:paraId="502FD334" w14:textId="77777777" w:rsidR="00FA6FC6" w:rsidRPr="00FA6FC6" w:rsidRDefault="00FA6FC6" w:rsidP="00FA6FC6">
      <w:pPr>
        <w:widowControl w:val="0"/>
        <w:autoSpaceDE w:val="0"/>
        <w:autoSpaceDN w:val="0"/>
        <w:adjustRightInd w:val="0"/>
        <w:spacing w:after="0" w:line="240" w:lineRule="auto"/>
        <w:ind w:left="1440"/>
        <w:rPr>
          <w:rFonts w:ascii="Times New Roman" w:hAnsi="Times New Roman"/>
        </w:rPr>
      </w:pPr>
      <w:r w:rsidRPr="00FA6FC6">
        <w:rPr>
          <w:rFonts w:ascii="Times New Roman" w:hAnsi="Times New Roman"/>
        </w:rPr>
        <w:t xml:space="preserve">Right("0" + (DT_STR,4,1252) </w:t>
      </w:r>
      <w:proofErr w:type="spellStart"/>
      <w:r w:rsidRPr="00FA6FC6">
        <w:rPr>
          <w:rFonts w:ascii="Times New Roman" w:hAnsi="Times New Roman"/>
        </w:rPr>
        <w:t>DatePart</w:t>
      </w:r>
      <w:proofErr w:type="spellEnd"/>
      <w:r w:rsidRPr="00FA6FC6">
        <w:rPr>
          <w:rFonts w:ascii="Times New Roman" w:hAnsi="Times New Roman"/>
        </w:rPr>
        <w:t>("m",</w:t>
      </w:r>
      <w:proofErr w:type="spellStart"/>
      <w:r w:rsidRPr="00FA6FC6">
        <w:rPr>
          <w:rFonts w:ascii="Times New Roman" w:hAnsi="Times New Roman"/>
        </w:rPr>
        <w:t>getdate</w:t>
      </w:r>
      <w:proofErr w:type="spellEnd"/>
      <w:r w:rsidRPr="00FA6FC6">
        <w:rPr>
          <w:rFonts w:ascii="Times New Roman" w:hAnsi="Times New Roman"/>
        </w:rPr>
        <w:t>()),2) +</w:t>
      </w:r>
    </w:p>
    <w:p w14:paraId="55C6601C" w14:textId="77777777" w:rsidR="00FA6FC6" w:rsidRPr="00BB71FE" w:rsidRDefault="00FA6FC6" w:rsidP="00FA6FC6">
      <w:pPr>
        <w:widowControl w:val="0"/>
        <w:autoSpaceDE w:val="0"/>
        <w:autoSpaceDN w:val="0"/>
        <w:adjustRightInd w:val="0"/>
        <w:spacing w:after="0" w:line="240" w:lineRule="auto"/>
        <w:ind w:left="1440"/>
        <w:rPr>
          <w:rFonts w:ascii="Times New Roman" w:hAnsi="Times New Roman"/>
        </w:rPr>
      </w:pPr>
      <w:r w:rsidRPr="00FA6FC6">
        <w:rPr>
          <w:rFonts w:ascii="Times New Roman" w:hAnsi="Times New Roman"/>
        </w:rPr>
        <w:t xml:space="preserve">Right("0" + (DT_STR,4,1252) </w:t>
      </w:r>
      <w:proofErr w:type="spellStart"/>
      <w:r w:rsidRPr="00FA6FC6">
        <w:rPr>
          <w:rFonts w:ascii="Times New Roman" w:hAnsi="Times New Roman"/>
        </w:rPr>
        <w:t>DatePart</w:t>
      </w:r>
      <w:proofErr w:type="spellEnd"/>
      <w:r w:rsidRPr="00FA6FC6">
        <w:rPr>
          <w:rFonts w:ascii="Times New Roman" w:hAnsi="Times New Roman"/>
        </w:rPr>
        <w:t>("d",</w:t>
      </w:r>
      <w:proofErr w:type="spellStart"/>
      <w:r w:rsidRPr="00FA6FC6">
        <w:rPr>
          <w:rFonts w:ascii="Times New Roman" w:hAnsi="Times New Roman"/>
        </w:rPr>
        <w:t>getdate</w:t>
      </w:r>
      <w:proofErr w:type="spellEnd"/>
      <w:r w:rsidRPr="00FA6FC6">
        <w:rPr>
          <w:rFonts w:ascii="Times New Roman" w:hAnsi="Times New Roman"/>
        </w:rPr>
        <w:t>()),2)+".csv"</w:t>
      </w:r>
    </w:p>
    <w:p w14:paraId="3661F36E" w14:textId="77777777" w:rsidR="00E654C3" w:rsidRPr="001D6CCE" w:rsidRDefault="00E654C3" w:rsidP="00E654C3">
      <w:pPr>
        <w:widowControl w:val="0"/>
        <w:autoSpaceDE w:val="0"/>
        <w:autoSpaceDN w:val="0"/>
        <w:adjustRightInd w:val="0"/>
        <w:spacing w:after="0" w:line="240" w:lineRule="auto"/>
        <w:rPr>
          <w:rFonts w:ascii="Times New Roman" w:hAnsi="Times New Roman"/>
        </w:rPr>
      </w:pPr>
    </w:p>
    <w:p w14:paraId="66C493F5" w14:textId="77777777" w:rsidR="00E654C3" w:rsidRDefault="001F3C08" w:rsidP="00E654C3">
      <w:pPr>
        <w:widowControl w:val="0"/>
        <w:autoSpaceDE w:val="0"/>
        <w:autoSpaceDN w:val="0"/>
        <w:adjustRightInd w:val="0"/>
        <w:spacing w:after="0" w:line="240" w:lineRule="auto"/>
        <w:rPr>
          <w:noProof/>
        </w:rPr>
      </w:pPr>
      <w:r w:rsidRPr="001F3C08">
        <w:rPr>
          <w:noProof/>
        </w:rPr>
        <w:t xml:space="preserve"> </w:t>
      </w:r>
      <w:r w:rsidR="00FA6FC6">
        <w:rPr>
          <w:noProof/>
        </w:rPr>
        <w:t xml:space="preserve">           </w:t>
      </w:r>
      <w:r w:rsidR="00FA6FC6">
        <w:rPr>
          <w:noProof/>
        </w:rPr>
        <w:drawing>
          <wp:inline distT="0" distB="0" distL="0" distR="0" wp14:anchorId="4459FDA1" wp14:editId="4B63D9D0">
            <wp:extent cx="2706624" cy="182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06624" cy="1828800"/>
                    </a:xfrm>
                    <a:prstGeom prst="rect">
                      <a:avLst/>
                    </a:prstGeom>
                  </pic:spPr>
                </pic:pic>
              </a:graphicData>
            </a:graphic>
          </wp:inline>
        </w:drawing>
      </w:r>
    </w:p>
    <w:p w14:paraId="1E6D0568" w14:textId="77777777" w:rsidR="00FA6FC6" w:rsidRDefault="00FA6FC6" w:rsidP="00E654C3">
      <w:pPr>
        <w:widowControl w:val="0"/>
        <w:autoSpaceDE w:val="0"/>
        <w:autoSpaceDN w:val="0"/>
        <w:adjustRightInd w:val="0"/>
        <w:spacing w:after="0" w:line="240" w:lineRule="auto"/>
        <w:rPr>
          <w:noProof/>
        </w:rPr>
      </w:pPr>
    </w:p>
    <w:p w14:paraId="577533BB" w14:textId="77777777" w:rsidR="00FA6FC6" w:rsidRPr="001D6CCE" w:rsidRDefault="00FA6FC6" w:rsidP="00E654C3">
      <w:pPr>
        <w:widowControl w:val="0"/>
        <w:autoSpaceDE w:val="0"/>
        <w:autoSpaceDN w:val="0"/>
        <w:adjustRightInd w:val="0"/>
        <w:spacing w:after="0" w:line="240" w:lineRule="auto"/>
        <w:rPr>
          <w:rFonts w:ascii="Times New Roman" w:hAnsi="Times New Roman"/>
        </w:rPr>
      </w:pPr>
      <w:r>
        <w:rPr>
          <w:noProof/>
        </w:rPr>
        <w:drawing>
          <wp:inline distT="0" distB="0" distL="0" distR="0" wp14:anchorId="50A7CF9C" wp14:editId="50D485B6">
            <wp:extent cx="3720326" cy="17519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35181" cy="1758960"/>
                    </a:xfrm>
                    <a:prstGeom prst="rect">
                      <a:avLst/>
                    </a:prstGeom>
                  </pic:spPr>
                </pic:pic>
              </a:graphicData>
            </a:graphic>
          </wp:inline>
        </w:drawing>
      </w:r>
    </w:p>
    <w:p w14:paraId="464E7BAD" w14:textId="77777777" w:rsidR="00265092" w:rsidRDefault="00265092" w:rsidP="00FA6FC6">
      <w:pPr>
        <w:widowControl w:val="0"/>
        <w:autoSpaceDE w:val="0"/>
        <w:autoSpaceDN w:val="0"/>
        <w:adjustRightInd w:val="0"/>
        <w:spacing w:after="0" w:line="240" w:lineRule="auto"/>
        <w:ind w:left="720"/>
        <w:rPr>
          <w:rFonts w:ascii="Times New Roman" w:hAnsi="Times New Roman"/>
        </w:rPr>
      </w:pPr>
    </w:p>
    <w:p w14:paraId="4BEB8785" w14:textId="77777777" w:rsidR="00FA6FC6" w:rsidRDefault="00FA6FC6" w:rsidP="00E654C3">
      <w:pPr>
        <w:widowControl w:val="0"/>
        <w:autoSpaceDE w:val="0"/>
        <w:autoSpaceDN w:val="0"/>
        <w:adjustRightInd w:val="0"/>
        <w:spacing w:after="0" w:line="240" w:lineRule="auto"/>
        <w:rPr>
          <w:rFonts w:ascii="Times New Roman" w:hAnsi="Times New Roman"/>
        </w:rPr>
      </w:pPr>
    </w:p>
    <w:p w14:paraId="25BAD3D5" w14:textId="77777777" w:rsidR="00FA6FC6" w:rsidRPr="001D6CCE" w:rsidRDefault="00FA6FC6" w:rsidP="00E654C3">
      <w:pPr>
        <w:widowControl w:val="0"/>
        <w:autoSpaceDE w:val="0"/>
        <w:autoSpaceDN w:val="0"/>
        <w:adjustRightInd w:val="0"/>
        <w:spacing w:after="0" w:line="240" w:lineRule="auto"/>
        <w:rPr>
          <w:rFonts w:ascii="Times New Roman" w:hAnsi="Times New Roman"/>
        </w:rPr>
      </w:pPr>
      <w:r>
        <w:rPr>
          <w:noProof/>
        </w:rPr>
        <w:lastRenderedPageBreak/>
        <w:drawing>
          <wp:inline distT="0" distB="0" distL="0" distR="0" wp14:anchorId="041A827E" wp14:editId="080CDA6B">
            <wp:extent cx="3474720" cy="2743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74720" cy="2743200"/>
                    </a:xfrm>
                    <a:prstGeom prst="rect">
                      <a:avLst/>
                    </a:prstGeom>
                  </pic:spPr>
                </pic:pic>
              </a:graphicData>
            </a:graphic>
          </wp:inline>
        </w:drawing>
      </w:r>
    </w:p>
    <w:p w14:paraId="0B5D560B" w14:textId="77777777" w:rsidR="00171192" w:rsidRPr="001D6CCE" w:rsidRDefault="00FA6FC6" w:rsidP="00171192">
      <w:pPr>
        <w:pStyle w:val="ListParagraph"/>
        <w:widowControl w:val="0"/>
        <w:numPr>
          <w:ilvl w:val="4"/>
          <w:numId w:val="6"/>
        </w:numPr>
        <w:autoSpaceDE w:val="0"/>
        <w:autoSpaceDN w:val="0"/>
        <w:adjustRightInd w:val="0"/>
        <w:spacing w:after="0" w:line="240" w:lineRule="auto"/>
        <w:rPr>
          <w:rFonts w:ascii="Times New Roman" w:hAnsi="Times New Roman"/>
        </w:rPr>
      </w:pPr>
      <w:proofErr w:type="spellStart"/>
      <w:r>
        <w:rPr>
          <w:rFonts w:ascii="Times New Roman" w:hAnsi="Times New Roman"/>
          <w:color w:val="000000" w:themeColor="text1"/>
        </w:rPr>
        <w:t>Decrypt_In</w:t>
      </w:r>
      <w:proofErr w:type="spellEnd"/>
    </w:p>
    <w:p w14:paraId="16BA984D" w14:textId="77777777" w:rsidR="00171192" w:rsidRPr="00BB71FE" w:rsidRDefault="001F3C08" w:rsidP="00BB71FE">
      <w:pPr>
        <w:widowControl w:val="0"/>
        <w:autoSpaceDE w:val="0"/>
        <w:autoSpaceDN w:val="0"/>
        <w:adjustRightInd w:val="0"/>
        <w:spacing w:after="0" w:line="240" w:lineRule="auto"/>
        <w:ind w:left="1440"/>
        <w:rPr>
          <w:rFonts w:ascii="Times New Roman" w:hAnsi="Times New Roman"/>
        </w:rPr>
      </w:pPr>
      <w:r>
        <w:rPr>
          <w:rFonts w:ascii="Times New Roman" w:hAnsi="Times New Roman"/>
        </w:rPr>
        <w:t xml:space="preserve">Expression: </w:t>
      </w:r>
      <w:r w:rsidR="00FA6FC6" w:rsidRPr="00FA6FC6">
        <w:rPr>
          <w:rFonts w:ascii="Times New Roman" w:hAnsi="Times New Roman"/>
        </w:rPr>
        <w:t>@[</w:t>
      </w:r>
      <w:proofErr w:type="gramStart"/>
      <w:r w:rsidR="00FA6FC6" w:rsidRPr="00FA6FC6">
        <w:rPr>
          <w:rFonts w:ascii="Times New Roman" w:hAnsi="Times New Roman"/>
        </w:rPr>
        <w:t>User::</w:t>
      </w:r>
      <w:proofErr w:type="gramEnd"/>
      <w:r w:rsidR="00FA6FC6" w:rsidRPr="00FA6FC6">
        <w:rPr>
          <w:rFonts w:ascii="Times New Roman" w:hAnsi="Times New Roman"/>
        </w:rPr>
        <w:t>Decrypt_In]</w:t>
      </w:r>
    </w:p>
    <w:p w14:paraId="0F716D36" w14:textId="77777777" w:rsidR="00171192" w:rsidRPr="001D6CCE" w:rsidRDefault="00171192" w:rsidP="00171192">
      <w:pPr>
        <w:widowControl w:val="0"/>
        <w:autoSpaceDE w:val="0"/>
        <w:autoSpaceDN w:val="0"/>
        <w:adjustRightInd w:val="0"/>
        <w:spacing w:after="0" w:line="240" w:lineRule="auto"/>
        <w:rPr>
          <w:rFonts w:ascii="Times New Roman" w:hAnsi="Times New Roman"/>
        </w:rPr>
      </w:pPr>
    </w:p>
    <w:p w14:paraId="0D775CAE" w14:textId="77777777" w:rsidR="00171192" w:rsidRPr="001D6CCE" w:rsidRDefault="00171192" w:rsidP="00171192">
      <w:pPr>
        <w:widowControl w:val="0"/>
        <w:autoSpaceDE w:val="0"/>
        <w:autoSpaceDN w:val="0"/>
        <w:adjustRightInd w:val="0"/>
        <w:spacing w:after="0" w:line="240" w:lineRule="auto"/>
        <w:rPr>
          <w:rFonts w:ascii="Times New Roman" w:hAnsi="Times New Roman"/>
        </w:rPr>
      </w:pPr>
    </w:p>
    <w:p w14:paraId="372B2B32" w14:textId="77777777" w:rsidR="001F3C08" w:rsidRPr="001D6CCE" w:rsidRDefault="00FA6FC6" w:rsidP="001F3C08">
      <w:pPr>
        <w:pStyle w:val="ListParagraph"/>
        <w:widowControl w:val="0"/>
        <w:numPr>
          <w:ilvl w:val="4"/>
          <w:numId w:val="6"/>
        </w:numPr>
        <w:autoSpaceDE w:val="0"/>
        <w:autoSpaceDN w:val="0"/>
        <w:adjustRightInd w:val="0"/>
        <w:spacing w:after="0" w:line="240" w:lineRule="auto"/>
        <w:rPr>
          <w:rFonts w:ascii="Times New Roman" w:hAnsi="Times New Roman"/>
        </w:rPr>
      </w:pPr>
      <w:proofErr w:type="spellStart"/>
      <w:r>
        <w:rPr>
          <w:rFonts w:ascii="Times New Roman" w:hAnsi="Times New Roman"/>
          <w:color w:val="000000" w:themeColor="text1"/>
        </w:rPr>
        <w:t>Encrypt_Out</w:t>
      </w:r>
      <w:proofErr w:type="spellEnd"/>
    </w:p>
    <w:p w14:paraId="0E24E88C" w14:textId="77777777" w:rsidR="00FA6FC6" w:rsidRPr="00FA6FC6" w:rsidRDefault="001F3C08" w:rsidP="00FA6FC6">
      <w:pPr>
        <w:widowControl w:val="0"/>
        <w:autoSpaceDE w:val="0"/>
        <w:autoSpaceDN w:val="0"/>
        <w:adjustRightInd w:val="0"/>
        <w:spacing w:after="0" w:line="240" w:lineRule="auto"/>
        <w:ind w:left="1440"/>
        <w:rPr>
          <w:rFonts w:ascii="Times New Roman" w:hAnsi="Times New Roman"/>
        </w:rPr>
      </w:pPr>
      <w:r>
        <w:rPr>
          <w:rFonts w:ascii="Times New Roman" w:hAnsi="Times New Roman"/>
        </w:rPr>
        <w:t xml:space="preserve">Expression: </w:t>
      </w:r>
      <w:r w:rsidR="00FA6FC6" w:rsidRPr="00FA6FC6">
        <w:rPr>
          <w:rFonts w:ascii="Times New Roman" w:hAnsi="Times New Roman"/>
        </w:rPr>
        <w:t>@[</w:t>
      </w:r>
      <w:proofErr w:type="gramStart"/>
      <w:r w:rsidR="00FA6FC6" w:rsidRPr="00FA6FC6">
        <w:rPr>
          <w:rFonts w:ascii="Times New Roman" w:hAnsi="Times New Roman"/>
        </w:rPr>
        <w:t>User::</w:t>
      </w:r>
      <w:proofErr w:type="gramEnd"/>
      <w:r w:rsidR="00FA6FC6" w:rsidRPr="00FA6FC6">
        <w:rPr>
          <w:rFonts w:ascii="Times New Roman" w:hAnsi="Times New Roman"/>
        </w:rPr>
        <w:t>Encrypt_Out]+@[User::FilePrefix] +</w:t>
      </w:r>
    </w:p>
    <w:p w14:paraId="38F9EBFF" w14:textId="77777777" w:rsidR="00FA6FC6" w:rsidRPr="00FA6FC6" w:rsidRDefault="00FA6FC6" w:rsidP="00FA6FC6">
      <w:pPr>
        <w:widowControl w:val="0"/>
        <w:autoSpaceDE w:val="0"/>
        <w:autoSpaceDN w:val="0"/>
        <w:adjustRightInd w:val="0"/>
        <w:spacing w:after="0" w:line="240" w:lineRule="auto"/>
        <w:ind w:left="1440"/>
        <w:rPr>
          <w:rFonts w:ascii="Times New Roman" w:hAnsi="Times New Roman"/>
        </w:rPr>
      </w:pPr>
      <w:r w:rsidRPr="00FA6FC6">
        <w:rPr>
          <w:rFonts w:ascii="Times New Roman" w:hAnsi="Times New Roman"/>
        </w:rPr>
        <w:t xml:space="preserve">(DT_STR,4,1252) </w:t>
      </w:r>
      <w:proofErr w:type="spellStart"/>
      <w:r w:rsidRPr="00FA6FC6">
        <w:rPr>
          <w:rFonts w:ascii="Times New Roman" w:hAnsi="Times New Roman"/>
        </w:rPr>
        <w:t>DatePart</w:t>
      </w:r>
      <w:proofErr w:type="spellEnd"/>
      <w:r w:rsidRPr="00FA6FC6">
        <w:rPr>
          <w:rFonts w:ascii="Times New Roman" w:hAnsi="Times New Roman"/>
        </w:rPr>
        <w:t>("yyyy",</w:t>
      </w:r>
      <w:proofErr w:type="spellStart"/>
      <w:r w:rsidRPr="00FA6FC6">
        <w:rPr>
          <w:rFonts w:ascii="Times New Roman" w:hAnsi="Times New Roman"/>
        </w:rPr>
        <w:t>getdate</w:t>
      </w:r>
      <w:proofErr w:type="spellEnd"/>
      <w:r w:rsidRPr="00FA6FC6">
        <w:rPr>
          <w:rFonts w:ascii="Times New Roman" w:hAnsi="Times New Roman"/>
        </w:rPr>
        <w:t>())+</w:t>
      </w:r>
    </w:p>
    <w:p w14:paraId="66DF64C2" w14:textId="77777777" w:rsidR="00FA6FC6" w:rsidRPr="00FA6FC6" w:rsidRDefault="00FA6FC6" w:rsidP="00FA6FC6">
      <w:pPr>
        <w:widowControl w:val="0"/>
        <w:autoSpaceDE w:val="0"/>
        <w:autoSpaceDN w:val="0"/>
        <w:adjustRightInd w:val="0"/>
        <w:spacing w:after="0" w:line="240" w:lineRule="auto"/>
        <w:ind w:left="1440"/>
        <w:rPr>
          <w:rFonts w:ascii="Times New Roman" w:hAnsi="Times New Roman"/>
        </w:rPr>
      </w:pPr>
      <w:r w:rsidRPr="00FA6FC6">
        <w:rPr>
          <w:rFonts w:ascii="Times New Roman" w:hAnsi="Times New Roman"/>
        </w:rPr>
        <w:t xml:space="preserve">Right("0" + (DT_STR,4,1252) </w:t>
      </w:r>
      <w:proofErr w:type="spellStart"/>
      <w:r w:rsidRPr="00FA6FC6">
        <w:rPr>
          <w:rFonts w:ascii="Times New Roman" w:hAnsi="Times New Roman"/>
        </w:rPr>
        <w:t>DatePart</w:t>
      </w:r>
      <w:proofErr w:type="spellEnd"/>
      <w:r w:rsidRPr="00FA6FC6">
        <w:rPr>
          <w:rFonts w:ascii="Times New Roman" w:hAnsi="Times New Roman"/>
        </w:rPr>
        <w:t>("m",</w:t>
      </w:r>
      <w:proofErr w:type="spellStart"/>
      <w:r w:rsidRPr="00FA6FC6">
        <w:rPr>
          <w:rFonts w:ascii="Times New Roman" w:hAnsi="Times New Roman"/>
        </w:rPr>
        <w:t>getdate</w:t>
      </w:r>
      <w:proofErr w:type="spellEnd"/>
      <w:r w:rsidRPr="00FA6FC6">
        <w:rPr>
          <w:rFonts w:ascii="Times New Roman" w:hAnsi="Times New Roman"/>
        </w:rPr>
        <w:t>()),2) +</w:t>
      </w:r>
    </w:p>
    <w:p w14:paraId="23295F7D" w14:textId="77777777" w:rsidR="00171192" w:rsidRPr="001D6CCE" w:rsidRDefault="00FA6FC6" w:rsidP="00FA6FC6">
      <w:pPr>
        <w:widowControl w:val="0"/>
        <w:autoSpaceDE w:val="0"/>
        <w:autoSpaceDN w:val="0"/>
        <w:adjustRightInd w:val="0"/>
        <w:spacing w:after="0" w:line="240" w:lineRule="auto"/>
        <w:ind w:left="1440"/>
        <w:rPr>
          <w:rFonts w:ascii="Times New Roman" w:hAnsi="Times New Roman"/>
        </w:rPr>
      </w:pPr>
      <w:r w:rsidRPr="00FA6FC6">
        <w:rPr>
          <w:rFonts w:ascii="Times New Roman" w:hAnsi="Times New Roman"/>
        </w:rPr>
        <w:t xml:space="preserve">Right("0" + (DT_STR,4,1252) </w:t>
      </w:r>
      <w:proofErr w:type="spellStart"/>
      <w:r w:rsidRPr="00FA6FC6">
        <w:rPr>
          <w:rFonts w:ascii="Times New Roman" w:hAnsi="Times New Roman"/>
        </w:rPr>
        <w:t>DatePart</w:t>
      </w:r>
      <w:proofErr w:type="spellEnd"/>
      <w:r w:rsidRPr="00FA6FC6">
        <w:rPr>
          <w:rFonts w:ascii="Times New Roman" w:hAnsi="Times New Roman"/>
        </w:rPr>
        <w:t>("d",</w:t>
      </w:r>
      <w:proofErr w:type="spellStart"/>
      <w:r w:rsidRPr="00FA6FC6">
        <w:rPr>
          <w:rFonts w:ascii="Times New Roman" w:hAnsi="Times New Roman"/>
        </w:rPr>
        <w:t>getdate</w:t>
      </w:r>
      <w:proofErr w:type="spellEnd"/>
      <w:r w:rsidRPr="00FA6FC6">
        <w:rPr>
          <w:rFonts w:ascii="Times New Roman" w:hAnsi="Times New Roman"/>
        </w:rPr>
        <w:t>()),2)+".</w:t>
      </w:r>
      <w:proofErr w:type="spellStart"/>
      <w:r w:rsidRPr="00FA6FC6">
        <w:rPr>
          <w:rFonts w:ascii="Times New Roman" w:hAnsi="Times New Roman"/>
        </w:rPr>
        <w:t>csv.zip.encrypt</w:t>
      </w:r>
      <w:proofErr w:type="spellEnd"/>
      <w:r w:rsidRPr="00FA6FC6">
        <w:rPr>
          <w:rFonts w:ascii="Times New Roman" w:hAnsi="Times New Roman"/>
        </w:rPr>
        <w:t>"</w:t>
      </w:r>
    </w:p>
    <w:p w14:paraId="0540FF4D" w14:textId="77777777" w:rsidR="00171192" w:rsidRPr="001D6CCE" w:rsidRDefault="00171192" w:rsidP="00171192">
      <w:pPr>
        <w:widowControl w:val="0"/>
        <w:autoSpaceDE w:val="0"/>
        <w:autoSpaceDN w:val="0"/>
        <w:adjustRightInd w:val="0"/>
        <w:spacing w:after="0" w:line="240" w:lineRule="auto"/>
        <w:rPr>
          <w:rFonts w:ascii="Times New Roman" w:hAnsi="Times New Roman"/>
        </w:rPr>
      </w:pPr>
    </w:p>
    <w:p w14:paraId="298EEBFD" w14:textId="77777777" w:rsidR="00171192" w:rsidRPr="001D6CCE" w:rsidRDefault="00171192" w:rsidP="00E654C3">
      <w:pPr>
        <w:widowControl w:val="0"/>
        <w:autoSpaceDE w:val="0"/>
        <w:autoSpaceDN w:val="0"/>
        <w:adjustRightInd w:val="0"/>
        <w:spacing w:after="0" w:line="240" w:lineRule="auto"/>
        <w:rPr>
          <w:rFonts w:ascii="Times New Roman" w:hAnsi="Times New Roman"/>
        </w:rPr>
      </w:pPr>
    </w:p>
    <w:p w14:paraId="6B001988" w14:textId="77777777" w:rsidR="00265092" w:rsidRPr="001D6CCE" w:rsidRDefault="00265092" w:rsidP="001F3C08">
      <w:pPr>
        <w:pStyle w:val="ListParagraph"/>
        <w:widowControl w:val="0"/>
        <w:numPr>
          <w:ilvl w:val="4"/>
          <w:numId w:val="6"/>
        </w:numPr>
        <w:autoSpaceDE w:val="0"/>
        <w:autoSpaceDN w:val="0"/>
        <w:adjustRightInd w:val="0"/>
        <w:spacing w:after="0" w:line="240" w:lineRule="auto"/>
        <w:rPr>
          <w:rFonts w:ascii="Times New Roman" w:hAnsi="Times New Roman"/>
        </w:rPr>
      </w:pPr>
      <w:r w:rsidRPr="001D6CCE">
        <w:rPr>
          <w:rFonts w:ascii="Times New Roman" w:hAnsi="Times New Roman"/>
        </w:rPr>
        <w:t>SMTP Connection Manager</w:t>
      </w:r>
    </w:p>
    <w:p w14:paraId="7DE06153" w14:textId="77777777" w:rsidR="008D6EFB" w:rsidRPr="00C57F4D" w:rsidRDefault="008D6EFB" w:rsidP="008D6EFB">
      <w:pPr>
        <w:ind w:left="2880"/>
      </w:pPr>
      <w:r>
        <w:t>ironport.maximus.com</w:t>
      </w:r>
    </w:p>
    <w:p w14:paraId="2402B526" w14:textId="77777777" w:rsidR="00A67A9C" w:rsidRPr="001D6CCE" w:rsidRDefault="00A67A9C" w:rsidP="009F2A51">
      <w:pPr>
        <w:widowControl w:val="0"/>
        <w:autoSpaceDE w:val="0"/>
        <w:autoSpaceDN w:val="0"/>
        <w:adjustRightInd w:val="0"/>
        <w:spacing w:after="0" w:line="240" w:lineRule="auto"/>
        <w:rPr>
          <w:rFonts w:ascii="Times New Roman" w:hAnsi="Times New Roman"/>
          <w:noProof/>
        </w:rPr>
      </w:pPr>
    </w:p>
    <w:p w14:paraId="16EC405C" w14:textId="77777777" w:rsidR="00A67A9C" w:rsidRDefault="00A67A9C" w:rsidP="00FA6FC6">
      <w:pPr>
        <w:widowControl w:val="0"/>
        <w:autoSpaceDE w:val="0"/>
        <w:autoSpaceDN w:val="0"/>
        <w:adjustRightInd w:val="0"/>
        <w:spacing w:after="0" w:line="240" w:lineRule="auto"/>
        <w:ind w:left="1440"/>
        <w:rPr>
          <w:rFonts w:ascii="Times New Roman" w:hAnsi="Times New Roman"/>
          <w:noProof/>
        </w:rPr>
      </w:pPr>
    </w:p>
    <w:p w14:paraId="006DBCD4" w14:textId="77777777" w:rsidR="008D6EFB" w:rsidRDefault="008D6EFB" w:rsidP="00FA6FC6">
      <w:pPr>
        <w:widowControl w:val="0"/>
        <w:autoSpaceDE w:val="0"/>
        <w:autoSpaceDN w:val="0"/>
        <w:adjustRightInd w:val="0"/>
        <w:spacing w:after="0" w:line="240" w:lineRule="auto"/>
        <w:ind w:left="1440"/>
        <w:rPr>
          <w:rFonts w:ascii="Times New Roman" w:hAnsi="Times New Roman"/>
          <w:noProof/>
        </w:rPr>
      </w:pPr>
    </w:p>
    <w:p w14:paraId="0CF1B55C" w14:textId="77777777" w:rsidR="008D6EFB" w:rsidRDefault="008D6EFB" w:rsidP="00FA6FC6">
      <w:pPr>
        <w:widowControl w:val="0"/>
        <w:autoSpaceDE w:val="0"/>
        <w:autoSpaceDN w:val="0"/>
        <w:adjustRightInd w:val="0"/>
        <w:spacing w:after="0" w:line="240" w:lineRule="auto"/>
        <w:ind w:left="1440"/>
        <w:rPr>
          <w:rFonts w:ascii="Times New Roman" w:hAnsi="Times New Roman"/>
          <w:noProof/>
        </w:rPr>
      </w:pPr>
    </w:p>
    <w:p w14:paraId="2FC74192" w14:textId="77777777" w:rsidR="008D6EFB" w:rsidRDefault="008D6EFB" w:rsidP="00FA6FC6">
      <w:pPr>
        <w:widowControl w:val="0"/>
        <w:autoSpaceDE w:val="0"/>
        <w:autoSpaceDN w:val="0"/>
        <w:adjustRightInd w:val="0"/>
        <w:spacing w:after="0" w:line="240" w:lineRule="auto"/>
        <w:ind w:left="1440"/>
        <w:rPr>
          <w:rFonts w:ascii="Times New Roman" w:hAnsi="Times New Roman"/>
          <w:noProof/>
        </w:rPr>
      </w:pPr>
    </w:p>
    <w:p w14:paraId="0A2B5765" w14:textId="77777777" w:rsidR="008D6EFB" w:rsidRDefault="008D6EFB" w:rsidP="00FA6FC6">
      <w:pPr>
        <w:widowControl w:val="0"/>
        <w:autoSpaceDE w:val="0"/>
        <w:autoSpaceDN w:val="0"/>
        <w:adjustRightInd w:val="0"/>
        <w:spacing w:after="0" w:line="240" w:lineRule="auto"/>
        <w:ind w:left="1440"/>
        <w:rPr>
          <w:rFonts w:ascii="Times New Roman" w:hAnsi="Times New Roman"/>
          <w:noProof/>
        </w:rPr>
      </w:pPr>
    </w:p>
    <w:p w14:paraId="3BC47540" w14:textId="77777777" w:rsidR="008D6EFB" w:rsidRDefault="008D6EFB" w:rsidP="00FA6FC6">
      <w:pPr>
        <w:widowControl w:val="0"/>
        <w:autoSpaceDE w:val="0"/>
        <w:autoSpaceDN w:val="0"/>
        <w:adjustRightInd w:val="0"/>
        <w:spacing w:after="0" w:line="240" w:lineRule="auto"/>
        <w:ind w:left="1440"/>
        <w:rPr>
          <w:rFonts w:ascii="Times New Roman" w:hAnsi="Times New Roman"/>
          <w:noProof/>
        </w:rPr>
      </w:pPr>
    </w:p>
    <w:p w14:paraId="7AD2F93E" w14:textId="77777777" w:rsidR="008D6EFB" w:rsidRPr="001D6CCE" w:rsidRDefault="008D6EFB" w:rsidP="00FA6FC6">
      <w:pPr>
        <w:widowControl w:val="0"/>
        <w:autoSpaceDE w:val="0"/>
        <w:autoSpaceDN w:val="0"/>
        <w:adjustRightInd w:val="0"/>
        <w:spacing w:after="0" w:line="240" w:lineRule="auto"/>
        <w:ind w:left="1440"/>
        <w:rPr>
          <w:rFonts w:ascii="Times New Roman" w:hAnsi="Times New Roman"/>
          <w:b/>
        </w:rPr>
      </w:pPr>
    </w:p>
    <w:p w14:paraId="0AB0B1B8" w14:textId="77777777" w:rsidR="00EE06FD" w:rsidRPr="001D6CCE" w:rsidRDefault="00EE06FD" w:rsidP="009F2A51">
      <w:pPr>
        <w:widowControl w:val="0"/>
        <w:autoSpaceDE w:val="0"/>
        <w:autoSpaceDN w:val="0"/>
        <w:adjustRightInd w:val="0"/>
        <w:spacing w:after="0" w:line="240" w:lineRule="auto"/>
        <w:rPr>
          <w:rFonts w:ascii="Times New Roman" w:hAnsi="Times New Roman"/>
          <w:b/>
        </w:rPr>
      </w:pPr>
    </w:p>
    <w:p w14:paraId="379E8C6D" w14:textId="77777777" w:rsidR="000E56D1" w:rsidRPr="001D6CCE" w:rsidRDefault="000E56D1" w:rsidP="009F2A51">
      <w:pPr>
        <w:widowControl w:val="0"/>
        <w:autoSpaceDE w:val="0"/>
        <w:autoSpaceDN w:val="0"/>
        <w:adjustRightInd w:val="0"/>
        <w:spacing w:after="0" w:line="240" w:lineRule="auto"/>
        <w:rPr>
          <w:rFonts w:ascii="Times New Roman" w:hAnsi="Times New Roman"/>
        </w:rPr>
      </w:pPr>
    </w:p>
    <w:p w14:paraId="587E0E5C" w14:textId="77777777" w:rsidR="000E56D1" w:rsidRPr="001D6CCE" w:rsidRDefault="000E56D1" w:rsidP="009F2A51">
      <w:pPr>
        <w:widowControl w:val="0"/>
        <w:autoSpaceDE w:val="0"/>
        <w:autoSpaceDN w:val="0"/>
        <w:adjustRightInd w:val="0"/>
        <w:spacing w:after="0" w:line="240" w:lineRule="auto"/>
        <w:rPr>
          <w:rFonts w:ascii="Times New Roman" w:hAnsi="Times New Roman"/>
        </w:rPr>
      </w:pPr>
    </w:p>
    <w:p w14:paraId="76F9B450" w14:textId="77777777" w:rsidR="000E56D1" w:rsidRDefault="000E56D1" w:rsidP="009F2A51">
      <w:pPr>
        <w:widowControl w:val="0"/>
        <w:autoSpaceDE w:val="0"/>
        <w:autoSpaceDN w:val="0"/>
        <w:adjustRightInd w:val="0"/>
        <w:spacing w:after="0" w:line="240" w:lineRule="auto"/>
        <w:rPr>
          <w:rFonts w:ascii="Times New Roman" w:hAnsi="Times New Roman"/>
        </w:rPr>
      </w:pPr>
    </w:p>
    <w:p w14:paraId="6487598C" w14:textId="77777777" w:rsidR="001D6CCE" w:rsidRDefault="001D6CCE" w:rsidP="009F2A51">
      <w:pPr>
        <w:widowControl w:val="0"/>
        <w:autoSpaceDE w:val="0"/>
        <w:autoSpaceDN w:val="0"/>
        <w:adjustRightInd w:val="0"/>
        <w:spacing w:after="0" w:line="240" w:lineRule="auto"/>
        <w:rPr>
          <w:rFonts w:ascii="Times New Roman" w:hAnsi="Times New Roman"/>
        </w:rPr>
      </w:pPr>
    </w:p>
    <w:p w14:paraId="37832CB2" w14:textId="77777777" w:rsidR="001D6CCE" w:rsidRDefault="001D6CCE" w:rsidP="009F2A51">
      <w:pPr>
        <w:widowControl w:val="0"/>
        <w:autoSpaceDE w:val="0"/>
        <w:autoSpaceDN w:val="0"/>
        <w:adjustRightInd w:val="0"/>
        <w:spacing w:after="0" w:line="240" w:lineRule="auto"/>
        <w:rPr>
          <w:rFonts w:ascii="Times New Roman" w:hAnsi="Times New Roman"/>
        </w:rPr>
      </w:pPr>
    </w:p>
    <w:p w14:paraId="3E568487" w14:textId="77777777" w:rsidR="001D6CCE" w:rsidRDefault="001D6CCE" w:rsidP="009F2A51">
      <w:pPr>
        <w:widowControl w:val="0"/>
        <w:autoSpaceDE w:val="0"/>
        <w:autoSpaceDN w:val="0"/>
        <w:adjustRightInd w:val="0"/>
        <w:spacing w:after="0" w:line="240" w:lineRule="auto"/>
        <w:rPr>
          <w:rFonts w:ascii="Times New Roman" w:hAnsi="Times New Roman"/>
        </w:rPr>
      </w:pPr>
    </w:p>
    <w:p w14:paraId="1826FD0C" w14:textId="77777777" w:rsidR="001D6CCE" w:rsidRDefault="001D6CCE" w:rsidP="009F2A51">
      <w:pPr>
        <w:widowControl w:val="0"/>
        <w:autoSpaceDE w:val="0"/>
        <w:autoSpaceDN w:val="0"/>
        <w:adjustRightInd w:val="0"/>
        <w:spacing w:after="0" w:line="240" w:lineRule="auto"/>
        <w:rPr>
          <w:rFonts w:ascii="Times New Roman" w:hAnsi="Times New Roman"/>
        </w:rPr>
      </w:pPr>
    </w:p>
    <w:p w14:paraId="2AC66C35" w14:textId="77777777" w:rsidR="001D6CCE" w:rsidRPr="001D6CCE" w:rsidRDefault="001D6CCE" w:rsidP="009F2A51">
      <w:pPr>
        <w:widowControl w:val="0"/>
        <w:autoSpaceDE w:val="0"/>
        <w:autoSpaceDN w:val="0"/>
        <w:adjustRightInd w:val="0"/>
        <w:spacing w:after="0" w:line="240" w:lineRule="auto"/>
        <w:rPr>
          <w:rFonts w:ascii="Times New Roman" w:hAnsi="Times New Roman"/>
        </w:rPr>
      </w:pPr>
    </w:p>
    <w:p w14:paraId="19320599" w14:textId="77777777" w:rsidR="00111203" w:rsidRDefault="00111203" w:rsidP="009F2A51">
      <w:pPr>
        <w:widowControl w:val="0"/>
        <w:autoSpaceDE w:val="0"/>
        <w:autoSpaceDN w:val="0"/>
        <w:adjustRightInd w:val="0"/>
        <w:spacing w:after="0" w:line="240" w:lineRule="auto"/>
        <w:rPr>
          <w:rFonts w:ascii="Times New Roman" w:hAnsi="Times New Roman"/>
          <w:b/>
        </w:rPr>
      </w:pPr>
    </w:p>
    <w:p w14:paraId="2F0D77FA" w14:textId="77777777" w:rsidR="001F3C08" w:rsidRDefault="001F3C08" w:rsidP="009F2A51">
      <w:pPr>
        <w:widowControl w:val="0"/>
        <w:autoSpaceDE w:val="0"/>
        <w:autoSpaceDN w:val="0"/>
        <w:adjustRightInd w:val="0"/>
        <w:spacing w:after="0" w:line="240" w:lineRule="auto"/>
        <w:rPr>
          <w:rFonts w:ascii="Times New Roman" w:hAnsi="Times New Roman"/>
          <w:b/>
        </w:rPr>
      </w:pPr>
    </w:p>
    <w:p w14:paraId="32C090E8" w14:textId="77777777" w:rsidR="001F3C08" w:rsidRDefault="001F3C08" w:rsidP="009F2A51">
      <w:pPr>
        <w:widowControl w:val="0"/>
        <w:autoSpaceDE w:val="0"/>
        <w:autoSpaceDN w:val="0"/>
        <w:adjustRightInd w:val="0"/>
        <w:spacing w:after="0" w:line="240" w:lineRule="auto"/>
        <w:rPr>
          <w:rFonts w:ascii="Times New Roman" w:hAnsi="Times New Roman"/>
          <w:b/>
        </w:rPr>
      </w:pPr>
    </w:p>
    <w:p w14:paraId="2083DB04" w14:textId="77777777" w:rsidR="001F3C08" w:rsidRDefault="001F3C08" w:rsidP="009F2A51">
      <w:pPr>
        <w:widowControl w:val="0"/>
        <w:autoSpaceDE w:val="0"/>
        <w:autoSpaceDN w:val="0"/>
        <w:adjustRightInd w:val="0"/>
        <w:spacing w:after="0" w:line="240" w:lineRule="auto"/>
        <w:rPr>
          <w:rFonts w:ascii="Times New Roman" w:hAnsi="Times New Roman"/>
          <w:b/>
        </w:rPr>
      </w:pPr>
    </w:p>
    <w:p w14:paraId="7D75EDE9" w14:textId="77777777" w:rsidR="001F3C08" w:rsidRDefault="001F3C08" w:rsidP="009F2A51">
      <w:pPr>
        <w:widowControl w:val="0"/>
        <w:autoSpaceDE w:val="0"/>
        <w:autoSpaceDN w:val="0"/>
        <w:adjustRightInd w:val="0"/>
        <w:spacing w:after="0" w:line="240" w:lineRule="auto"/>
        <w:rPr>
          <w:rFonts w:ascii="Times New Roman" w:hAnsi="Times New Roman"/>
          <w:b/>
        </w:rPr>
      </w:pPr>
    </w:p>
    <w:p w14:paraId="3034EC19" w14:textId="77777777" w:rsidR="001F3C08" w:rsidRPr="001D6CCE" w:rsidRDefault="001F3C08" w:rsidP="009F2A51">
      <w:pPr>
        <w:widowControl w:val="0"/>
        <w:autoSpaceDE w:val="0"/>
        <w:autoSpaceDN w:val="0"/>
        <w:adjustRightInd w:val="0"/>
        <w:spacing w:after="0" w:line="240" w:lineRule="auto"/>
        <w:rPr>
          <w:rFonts w:ascii="Times New Roman" w:hAnsi="Times New Roman"/>
          <w:b/>
        </w:rPr>
      </w:pPr>
    </w:p>
    <w:p w14:paraId="795236A6" w14:textId="77777777" w:rsidR="001009FB" w:rsidRPr="001D6CCE" w:rsidRDefault="001009FB" w:rsidP="00657231">
      <w:pPr>
        <w:widowControl w:val="0"/>
        <w:autoSpaceDE w:val="0"/>
        <w:autoSpaceDN w:val="0"/>
        <w:adjustRightInd w:val="0"/>
        <w:spacing w:after="0" w:line="240" w:lineRule="auto"/>
        <w:ind w:left="720"/>
        <w:rPr>
          <w:rFonts w:ascii="Times New Roman" w:hAnsi="Times New Roman"/>
        </w:rPr>
      </w:pPr>
    </w:p>
    <w:p w14:paraId="620767A7" w14:textId="77777777" w:rsidR="001009FB" w:rsidRPr="001D6CCE" w:rsidRDefault="001009FB" w:rsidP="001009FB">
      <w:pPr>
        <w:widowControl w:val="0"/>
        <w:autoSpaceDE w:val="0"/>
        <w:autoSpaceDN w:val="0"/>
        <w:adjustRightInd w:val="0"/>
        <w:spacing w:after="0" w:line="240" w:lineRule="auto"/>
        <w:rPr>
          <w:rFonts w:ascii="Times New Roman" w:hAnsi="Times New Roman"/>
        </w:rPr>
      </w:pPr>
    </w:p>
    <w:p w14:paraId="51205A7E" w14:textId="77777777" w:rsidR="001009FB" w:rsidRDefault="001009FB" w:rsidP="001009FB">
      <w:pPr>
        <w:widowControl w:val="0"/>
        <w:autoSpaceDE w:val="0"/>
        <w:autoSpaceDN w:val="0"/>
        <w:adjustRightInd w:val="0"/>
        <w:spacing w:after="0" w:line="240" w:lineRule="auto"/>
        <w:rPr>
          <w:rFonts w:ascii="Times New Roman" w:hAnsi="Times New Roman"/>
        </w:rPr>
      </w:pPr>
    </w:p>
    <w:p w14:paraId="613C7208" w14:textId="77777777" w:rsidR="00FA6FC6" w:rsidRDefault="00FA6FC6" w:rsidP="001009FB">
      <w:pPr>
        <w:widowControl w:val="0"/>
        <w:autoSpaceDE w:val="0"/>
        <w:autoSpaceDN w:val="0"/>
        <w:adjustRightInd w:val="0"/>
        <w:spacing w:after="0" w:line="240" w:lineRule="auto"/>
        <w:rPr>
          <w:rFonts w:ascii="Times New Roman" w:hAnsi="Times New Roman"/>
        </w:rPr>
      </w:pPr>
    </w:p>
    <w:p w14:paraId="66EF8A13" w14:textId="77777777" w:rsidR="008D6EFB" w:rsidRDefault="008D6EFB" w:rsidP="001009FB">
      <w:pPr>
        <w:widowControl w:val="0"/>
        <w:autoSpaceDE w:val="0"/>
        <w:autoSpaceDN w:val="0"/>
        <w:adjustRightInd w:val="0"/>
        <w:spacing w:after="0" w:line="240" w:lineRule="auto"/>
        <w:rPr>
          <w:rFonts w:ascii="Times New Roman" w:hAnsi="Times New Roman"/>
        </w:rPr>
      </w:pPr>
    </w:p>
    <w:p w14:paraId="0E90EDB2" w14:textId="77777777" w:rsidR="008D6EFB" w:rsidRDefault="008D6EFB" w:rsidP="001009FB">
      <w:pPr>
        <w:widowControl w:val="0"/>
        <w:autoSpaceDE w:val="0"/>
        <w:autoSpaceDN w:val="0"/>
        <w:adjustRightInd w:val="0"/>
        <w:spacing w:after="0" w:line="240" w:lineRule="auto"/>
        <w:rPr>
          <w:rFonts w:ascii="Times New Roman" w:hAnsi="Times New Roman"/>
        </w:rPr>
      </w:pPr>
    </w:p>
    <w:p w14:paraId="68FB83A1" w14:textId="77777777" w:rsidR="008D6EFB" w:rsidRDefault="008D6EFB" w:rsidP="001009FB">
      <w:pPr>
        <w:widowControl w:val="0"/>
        <w:autoSpaceDE w:val="0"/>
        <w:autoSpaceDN w:val="0"/>
        <w:adjustRightInd w:val="0"/>
        <w:spacing w:after="0" w:line="240" w:lineRule="auto"/>
        <w:rPr>
          <w:rFonts w:ascii="Times New Roman" w:hAnsi="Times New Roman"/>
        </w:rPr>
      </w:pPr>
    </w:p>
    <w:p w14:paraId="13F599A6" w14:textId="77777777" w:rsidR="008D6EFB" w:rsidRDefault="008D6EFB" w:rsidP="001009FB">
      <w:pPr>
        <w:widowControl w:val="0"/>
        <w:autoSpaceDE w:val="0"/>
        <w:autoSpaceDN w:val="0"/>
        <w:adjustRightInd w:val="0"/>
        <w:spacing w:after="0" w:line="240" w:lineRule="auto"/>
        <w:rPr>
          <w:rFonts w:ascii="Times New Roman" w:hAnsi="Times New Roman"/>
        </w:rPr>
      </w:pPr>
    </w:p>
    <w:p w14:paraId="501426D5" w14:textId="77777777" w:rsidR="008D6EFB" w:rsidRPr="001D6CCE" w:rsidRDefault="008D6EFB" w:rsidP="001009FB">
      <w:pPr>
        <w:widowControl w:val="0"/>
        <w:autoSpaceDE w:val="0"/>
        <w:autoSpaceDN w:val="0"/>
        <w:adjustRightInd w:val="0"/>
        <w:spacing w:after="0" w:line="240" w:lineRule="auto"/>
        <w:rPr>
          <w:rFonts w:ascii="Times New Roman" w:hAnsi="Times New Roman"/>
        </w:rPr>
      </w:pPr>
    </w:p>
    <w:p w14:paraId="302295B1" w14:textId="77777777" w:rsidR="001009FB" w:rsidRPr="001D6CCE" w:rsidRDefault="001009FB" w:rsidP="001009FB">
      <w:pPr>
        <w:widowControl w:val="0"/>
        <w:autoSpaceDE w:val="0"/>
        <w:autoSpaceDN w:val="0"/>
        <w:adjustRightInd w:val="0"/>
        <w:spacing w:after="0" w:line="240" w:lineRule="auto"/>
        <w:rPr>
          <w:rFonts w:ascii="Times New Roman" w:hAnsi="Times New Roman"/>
        </w:rPr>
      </w:pPr>
    </w:p>
    <w:p w14:paraId="39D578C0" w14:textId="77777777" w:rsidR="002074EC" w:rsidRPr="001D6CCE" w:rsidRDefault="002074EC" w:rsidP="009F2A51">
      <w:pPr>
        <w:widowControl w:val="0"/>
        <w:autoSpaceDE w:val="0"/>
        <w:autoSpaceDN w:val="0"/>
        <w:adjustRightInd w:val="0"/>
        <w:spacing w:after="0" w:line="240" w:lineRule="auto"/>
        <w:rPr>
          <w:rFonts w:ascii="Times New Roman" w:hAnsi="Times New Roman"/>
          <w:b/>
        </w:rPr>
      </w:pPr>
    </w:p>
    <w:p w14:paraId="4D86223C" w14:textId="77777777" w:rsidR="00202048" w:rsidRDefault="00932115" w:rsidP="001F3C08">
      <w:pPr>
        <w:pStyle w:val="ListParagraph"/>
        <w:widowControl w:val="0"/>
        <w:numPr>
          <w:ilvl w:val="3"/>
          <w:numId w:val="6"/>
        </w:numPr>
        <w:autoSpaceDE w:val="0"/>
        <w:autoSpaceDN w:val="0"/>
        <w:adjustRightInd w:val="0"/>
        <w:spacing w:after="0" w:line="240" w:lineRule="auto"/>
        <w:rPr>
          <w:rFonts w:ascii="Times New Roman" w:hAnsi="Times New Roman"/>
          <w:b/>
        </w:rPr>
      </w:pPr>
      <w:r w:rsidRPr="001D6CCE">
        <w:rPr>
          <w:rFonts w:ascii="Times New Roman" w:hAnsi="Times New Roman"/>
          <w:b/>
        </w:rPr>
        <w:t>Package Content</w:t>
      </w:r>
      <w:r w:rsidR="00BE2E93" w:rsidRPr="001D6CCE">
        <w:rPr>
          <w:rFonts w:ascii="Times New Roman" w:hAnsi="Times New Roman"/>
          <w:b/>
        </w:rPr>
        <w:t>(Control Flow)</w:t>
      </w:r>
    </w:p>
    <w:p w14:paraId="2DDC3263" w14:textId="77777777" w:rsidR="00A471EB" w:rsidRPr="00A471EB" w:rsidRDefault="00A471EB" w:rsidP="00A471EB">
      <w:pPr>
        <w:widowControl w:val="0"/>
        <w:autoSpaceDE w:val="0"/>
        <w:autoSpaceDN w:val="0"/>
        <w:adjustRightInd w:val="0"/>
        <w:spacing w:after="0" w:line="240" w:lineRule="auto"/>
        <w:rPr>
          <w:rFonts w:ascii="Times New Roman" w:hAnsi="Times New Roman"/>
          <w:b/>
        </w:rPr>
      </w:pPr>
    </w:p>
    <w:p w14:paraId="7385CA97" w14:textId="77777777" w:rsidR="00202048" w:rsidRPr="001D6CCE" w:rsidRDefault="00FA6FC6" w:rsidP="009F2A51">
      <w:pPr>
        <w:widowControl w:val="0"/>
        <w:autoSpaceDE w:val="0"/>
        <w:autoSpaceDN w:val="0"/>
        <w:adjustRightInd w:val="0"/>
        <w:spacing w:after="0" w:line="240" w:lineRule="auto"/>
        <w:rPr>
          <w:rFonts w:ascii="Times New Roman" w:hAnsi="Times New Roman"/>
          <w:b/>
        </w:rPr>
      </w:pPr>
      <w:r>
        <w:rPr>
          <w:noProof/>
        </w:rPr>
        <w:lastRenderedPageBreak/>
        <w:drawing>
          <wp:inline distT="0" distB="0" distL="0" distR="0" wp14:anchorId="7023E8A6" wp14:editId="2CA127D6">
            <wp:extent cx="3429000" cy="4572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29000" cy="4572000"/>
                    </a:xfrm>
                    <a:prstGeom prst="rect">
                      <a:avLst/>
                    </a:prstGeom>
                  </pic:spPr>
                </pic:pic>
              </a:graphicData>
            </a:graphic>
          </wp:inline>
        </w:drawing>
      </w:r>
    </w:p>
    <w:p w14:paraId="6EB9FFC2" w14:textId="77777777" w:rsidR="00F94DAF" w:rsidRPr="001D6CCE" w:rsidRDefault="001F3C08" w:rsidP="009F2A51">
      <w:pPr>
        <w:widowControl w:val="0"/>
        <w:autoSpaceDE w:val="0"/>
        <w:autoSpaceDN w:val="0"/>
        <w:adjustRightInd w:val="0"/>
        <w:spacing w:after="0" w:line="240" w:lineRule="auto"/>
        <w:rPr>
          <w:rFonts w:ascii="Times New Roman" w:hAnsi="Times New Roman"/>
          <w:b/>
        </w:rPr>
      </w:pPr>
      <w:r w:rsidRPr="001F3C08">
        <w:rPr>
          <w:noProof/>
        </w:rPr>
        <w:t xml:space="preserve"> </w:t>
      </w:r>
    </w:p>
    <w:p w14:paraId="7095ADE2" w14:textId="77777777" w:rsidR="007931F8" w:rsidRPr="001D6CCE" w:rsidRDefault="00FB762C" w:rsidP="007931F8">
      <w:pPr>
        <w:widowControl w:val="0"/>
        <w:autoSpaceDE w:val="0"/>
        <w:autoSpaceDN w:val="0"/>
        <w:adjustRightInd w:val="0"/>
        <w:spacing w:after="0" w:line="240" w:lineRule="auto"/>
        <w:rPr>
          <w:rFonts w:ascii="Times New Roman" w:hAnsi="Times New Roman"/>
          <w:b/>
        </w:rPr>
      </w:pPr>
      <w:r>
        <w:rPr>
          <w:rFonts w:ascii="Times New Roman" w:hAnsi="Times New Roman"/>
          <w:b/>
        </w:rPr>
        <w:t xml:space="preserve">Logical </w:t>
      </w:r>
      <w:r w:rsidR="007931F8" w:rsidRPr="001D6CCE">
        <w:rPr>
          <w:rFonts w:ascii="Times New Roman" w:hAnsi="Times New Roman"/>
          <w:b/>
        </w:rPr>
        <w:t>Workflow</w:t>
      </w:r>
    </w:p>
    <w:tbl>
      <w:tblPr>
        <w:tblStyle w:val="TableGrid"/>
        <w:tblW w:w="0" w:type="auto"/>
        <w:tblLook w:val="04A0" w:firstRow="1" w:lastRow="0" w:firstColumn="1" w:lastColumn="0" w:noHBand="0" w:noVBand="1"/>
      </w:tblPr>
      <w:tblGrid>
        <w:gridCol w:w="1075"/>
        <w:gridCol w:w="3599"/>
        <w:gridCol w:w="2338"/>
        <w:gridCol w:w="2338"/>
      </w:tblGrid>
      <w:tr w:rsidR="00FB762C" w14:paraId="5406E877" w14:textId="77777777" w:rsidTr="00FB762C">
        <w:tc>
          <w:tcPr>
            <w:tcW w:w="1075" w:type="dxa"/>
          </w:tcPr>
          <w:p w14:paraId="393CB369" w14:textId="77777777" w:rsidR="00FB762C" w:rsidRDefault="00FB762C" w:rsidP="007931F8">
            <w:pPr>
              <w:widowControl w:val="0"/>
              <w:autoSpaceDE w:val="0"/>
              <w:autoSpaceDN w:val="0"/>
              <w:adjustRightInd w:val="0"/>
              <w:spacing w:after="0" w:line="240" w:lineRule="auto"/>
              <w:rPr>
                <w:rFonts w:ascii="Times New Roman" w:hAnsi="Times New Roman"/>
                <w:b/>
              </w:rPr>
            </w:pPr>
            <w:r>
              <w:rPr>
                <w:rFonts w:ascii="Times New Roman" w:hAnsi="Times New Roman"/>
                <w:b/>
              </w:rPr>
              <w:t>Step #</w:t>
            </w:r>
          </w:p>
        </w:tc>
        <w:tc>
          <w:tcPr>
            <w:tcW w:w="3599" w:type="dxa"/>
          </w:tcPr>
          <w:p w14:paraId="68BB83CE" w14:textId="77777777" w:rsidR="00FB762C" w:rsidRDefault="00FB762C" w:rsidP="007931F8">
            <w:pPr>
              <w:widowControl w:val="0"/>
              <w:autoSpaceDE w:val="0"/>
              <w:autoSpaceDN w:val="0"/>
              <w:adjustRightInd w:val="0"/>
              <w:spacing w:after="0" w:line="240" w:lineRule="auto"/>
              <w:rPr>
                <w:rFonts w:ascii="Times New Roman" w:hAnsi="Times New Roman"/>
                <w:b/>
              </w:rPr>
            </w:pPr>
            <w:r>
              <w:rPr>
                <w:rFonts w:ascii="Times New Roman" w:hAnsi="Times New Roman"/>
                <w:b/>
              </w:rPr>
              <w:t>Task</w:t>
            </w:r>
          </w:p>
        </w:tc>
        <w:tc>
          <w:tcPr>
            <w:tcW w:w="2338" w:type="dxa"/>
          </w:tcPr>
          <w:p w14:paraId="7CBC6CAB" w14:textId="77777777" w:rsidR="00FB762C" w:rsidRDefault="00FB762C" w:rsidP="007931F8">
            <w:pPr>
              <w:widowControl w:val="0"/>
              <w:autoSpaceDE w:val="0"/>
              <w:autoSpaceDN w:val="0"/>
              <w:adjustRightInd w:val="0"/>
              <w:spacing w:after="0" w:line="240" w:lineRule="auto"/>
              <w:rPr>
                <w:rFonts w:ascii="Times New Roman" w:hAnsi="Times New Roman"/>
                <w:b/>
              </w:rPr>
            </w:pPr>
            <w:r>
              <w:rPr>
                <w:rFonts w:ascii="Times New Roman" w:hAnsi="Times New Roman"/>
                <w:b/>
              </w:rPr>
              <w:t>On Success</w:t>
            </w:r>
          </w:p>
        </w:tc>
        <w:tc>
          <w:tcPr>
            <w:tcW w:w="2338" w:type="dxa"/>
          </w:tcPr>
          <w:p w14:paraId="63A1DF78" w14:textId="77777777" w:rsidR="00FB762C" w:rsidRDefault="00FB762C" w:rsidP="007931F8">
            <w:pPr>
              <w:widowControl w:val="0"/>
              <w:autoSpaceDE w:val="0"/>
              <w:autoSpaceDN w:val="0"/>
              <w:adjustRightInd w:val="0"/>
              <w:spacing w:after="0" w:line="240" w:lineRule="auto"/>
              <w:rPr>
                <w:rFonts w:ascii="Times New Roman" w:hAnsi="Times New Roman"/>
                <w:b/>
              </w:rPr>
            </w:pPr>
            <w:r>
              <w:rPr>
                <w:rFonts w:ascii="Times New Roman" w:hAnsi="Times New Roman"/>
                <w:b/>
              </w:rPr>
              <w:t>On Failure</w:t>
            </w:r>
          </w:p>
        </w:tc>
      </w:tr>
      <w:tr w:rsidR="00FB762C" w14:paraId="1A3882D7" w14:textId="77777777" w:rsidTr="00FB762C">
        <w:tc>
          <w:tcPr>
            <w:tcW w:w="1075" w:type="dxa"/>
          </w:tcPr>
          <w:p w14:paraId="28111052" w14:textId="77777777" w:rsidR="00FB762C" w:rsidRDefault="007211C1" w:rsidP="007931F8">
            <w:pPr>
              <w:widowControl w:val="0"/>
              <w:autoSpaceDE w:val="0"/>
              <w:autoSpaceDN w:val="0"/>
              <w:adjustRightInd w:val="0"/>
              <w:spacing w:after="0" w:line="240" w:lineRule="auto"/>
              <w:rPr>
                <w:rFonts w:ascii="Times New Roman" w:hAnsi="Times New Roman"/>
                <w:b/>
              </w:rPr>
            </w:pPr>
            <w:r>
              <w:rPr>
                <w:rFonts w:ascii="Times New Roman" w:hAnsi="Times New Roman"/>
                <w:b/>
              </w:rPr>
              <w:t>1.</w:t>
            </w:r>
          </w:p>
        </w:tc>
        <w:tc>
          <w:tcPr>
            <w:tcW w:w="3599" w:type="dxa"/>
          </w:tcPr>
          <w:p w14:paraId="31ABF3A1" w14:textId="77777777" w:rsidR="00FB762C" w:rsidRPr="007211C1" w:rsidRDefault="007211C1" w:rsidP="007211C1">
            <w:pPr>
              <w:pStyle w:val="NoSpacing"/>
              <w:rPr>
                <w:rFonts w:ascii="Arial" w:hAnsi="Arial" w:cs="Arial"/>
                <w:b/>
                <w:sz w:val="20"/>
                <w:szCs w:val="20"/>
                <w:u w:val="single"/>
              </w:rPr>
            </w:pPr>
            <w:r w:rsidRPr="007211C1">
              <w:rPr>
                <w:rFonts w:ascii="Arial" w:hAnsi="Arial" w:cs="Arial"/>
                <w:b/>
                <w:sz w:val="20"/>
                <w:szCs w:val="20"/>
                <w:u w:val="single"/>
              </w:rPr>
              <w:t>Check If File Exists</w:t>
            </w:r>
          </w:p>
        </w:tc>
        <w:tc>
          <w:tcPr>
            <w:tcW w:w="2338" w:type="dxa"/>
          </w:tcPr>
          <w:p w14:paraId="2CAE3929" w14:textId="77777777" w:rsidR="00FB762C" w:rsidRPr="007211C1" w:rsidRDefault="007211C1" w:rsidP="007211C1">
            <w:pPr>
              <w:pStyle w:val="NoSpacing"/>
              <w:rPr>
                <w:rFonts w:ascii="Arial" w:hAnsi="Arial" w:cs="Arial"/>
                <w:sz w:val="20"/>
                <w:szCs w:val="20"/>
              </w:rPr>
            </w:pPr>
            <w:r w:rsidRPr="007211C1">
              <w:rPr>
                <w:rFonts w:ascii="Arial" w:hAnsi="Arial" w:cs="Arial"/>
                <w:sz w:val="20"/>
                <w:szCs w:val="20"/>
              </w:rPr>
              <w:t>If file exists</w:t>
            </w:r>
          </w:p>
          <w:p w14:paraId="32D3B349" w14:textId="77777777" w:rsidR="007211C1" w:rsidRPr="007211C1" w:rsidRDefault="007211C1" w:rsidP="007211C1">
            <w:pPr>
              <w:pStyle w:val="NoSpacing"/>
              <w:rPr>
                <w:rFonts w:ascii="Arial" w:hAnsi="Arial" w:cs="Arial"/>
                <w:sz w:val="20"/>
                <w:szCs w:val="20"/>
              </w:rPr>
            </w:pPr>
            <w:r w:rsidRPr="007211C1">
              <w:rPr>
                <w:rFonts w:ascii="Arial" w:hAnsi="Arial" w:cs="Arial"/>
                <w:sz w:val="20"/>
                <w:szCs w:val="20"/>
              </w:rPr>
              <w:t>Go to Next step</w:t>
            </w:r>
          </w:p>
        </w:tc>
        <w:tc>
          <w:tcPr>
            <w:tcW w:w="2338" w:type="dxa"/>
          </w:tcPr>
          <w:p w14:paraId="7E91C5BE" w14:textId="77777777" w:rsidR="00FB762C" w:rsidRPr="007211C1" w:rsidRDefault="007211C1" w:rsidP="007211C1">
            <w:pPr>
              <w:pStyle w:val="NoSpacing"/>
              <w:rPr>
                <w:rFonts w:ascii="Arial" w:hAnsi="Arial" w:cs="Arial"/>
                <w:sz w:val="20"/>
                <w:szCs w:val="20"/>
              </w:rPr>
            </w:pPr>
            <w:r w:rsidRPr="007211C1">
              <w:rPr>
                <w:rFonts w:ascii="Arial" w:hAnsi="Arial" w:cs="Arial"/>
                <w:sz w:val="20"/>
                <w:szCs w:val="20"/>
              </w:rPr>
              <w:t>If File Not exists</w:t>
            </w:r>
          </w:p>
          <w:p w14:paraId="395BFC24" w14:textId="77777777" w:rsidR="007211C1" w:rsidRPr="007211C1" w:rsidRDefault="007211C1" w:rsidP="007211C1">
            <w:pPr>
              <w:pStyle w:val="NoSpacing"/>
              <w:rPr>
                <w:rFonts w:ascii="Arial" w:hAnsi="Arial" w:cs="Arial"/>
                <w:sz w:val="20"/>
                <w:szCs w:val="20"/>
              </w:rPr>
            </w:pPr>
            <w:r w:rsidRPr="007211C1">
              <w:rPr>
                <w:rFonts w:ascii="Arial" w:hAnsi="Arial" w:cs="Arial"/>
                <w:sz w:val="20"/>
                <w:szCs w:val="20"/>
              </w:rPr>
              <w:t>Execute Send Mail Task</w:t>
            </w:r>
          </w:p>
          <w:p w14:paraId="18E4BD22" w14:textId="77777777" w:rsidR="007211C1" w:rsidRPr="007211C1" w:rsidRDefault="007211C1" w:rsidP="007211C1">
            <w:pPr>
              <w:pStyle w:val="NoSpacing"/>
              <w:rPr>
                <w:rFonts w:ascii="Arial" w:hAnsi="Arial" w:cs="Arial"/>
                <w:sz w:val="20"/>
                <w:szCs w:val="20"/>
              </w:rPr>
            </w:pPr>
            <w:r>
              <w:rPr>
                <w:rFonts w:ascii="Arial" w:hAnsi="Arial" w:cs="Arial"/>
                <w:sz w:val="20"/>
                <w:szCs w:val="20"/>
              </w:rPr>
              <w:t>Stop execution.</w:t>
            </w:r>
          </w:p>
        </w:tc>
      </w:tr>
      <w:tr w:rsidR="007211C1" w14:paraId="38398CA5" w14:textId="77777777" w:rsidTr="00113F3B">
        <w:tc>
          <w:tcPr>
            <w:tcW w:w="1075" w:type="dxa"/>
          </w:tcPr>
          <w:p w14:paraId="05004282" w14:textId="77777777" w:rsidR="007211C1" w:rsidRDefault="007211C1" w:rsidP="007211C1">
            <w:pPr>
              <w:widowControl w:val="0"/>
              <w:autoSpaceDE w:val="0"/>
              <w:autoSpaceDN w:val="0"/>
              <w:adjustRightInd w:val="0"/>
              <w:spacing w:after="0" w:line="240" w:lineRule="auto"/>
              <w:rPr>
                <w:rFonts w:ascii="Times New Roman" w:hAnsi="Times New Roman"/>
                <w:b/>
              </w:rPr>
            </w:pPr>
            <w:r>
              <w:rPr>
                <w:rFonts w:ascii="Times New Roman" w:hAnsi="Times New Roman"/>
                <w:b/>
              </w:rPr>
              <w:t>2.</w:t>
            </w:r>
          </w:p>
        </w:tc>
        <w:tc>
          <w:tcPr>
            <w:tcW w:w="3599" w:type="dxa"/>
          </w:tcPr>
          <w:p w14:paraId="760424E1" w14:textId="77777777" w:rsidR="007211C1" w:rsidRPr="007211C1" w:rsidRDefault="007211C1" w:rsidP="007211C1">
            <w:pPr>
              <w:pStyle w:val="NoSpacing"/>
              <w:rPr>
                <w:rFonts w:ascii="Arial" w:hAnsi="Arial" w:cs="Arial"/>
                <w:b/>
                <w:sz w:val="20"/>
                <w:szCs w:val="20"/>
                <w:u w:val="single"/>
              </w:rPr>
            </w:pPr>
            <w:r w:rsidRPr="007211C1">
              <w:rPr>
                <w:rFonts w:ascii="Arial" w:hAnsi="Arial" w:cs="Arial"/>
                <w:b/>
                <w:sz w:val="20"/>
                <w:szCs w:val="20"/>
                <w:u w:val="single"/>
              </w:rPr>
              <w:t>Decrypt file</w:t>
            </w:r>
          </w:p>
        </w:tc>
        <w:tc>
          <w:tcPr>
            <w:tcW w:w="2338" w:type="dxa"/>
            <w:tcBorders>
              <w:bottom w:val="single" w:sz="4" w:space="0" w:color="auto"/>
            </w:tcBorders>
          </w:tcPr>
          <w:p w14:paraId="1807B9A9" w14:textId="77777777" w:rsidR="007211C1" w:rsidRDefault="007211C1" w:rsidP="007211C1">
            <w:pPr>
              <w:pStyle w:val="NoSpacing"/>
              <w:rPr>
                <w:rFonts w:ascii="Arial" w:hAnsi="Arial" w:cs="Arial"/>
                <w:sz w:val="20"/>
                <w:szCs w:val="20"/>
              </w:rPr>
            </w:pPr>
            <w:r>
              <w:rPr>
                <w:rFonts w:ascii="Arial" w:hAnsi="Arial" w:cs="Arial"/>
                <w:sz w:val="20"/>
                <w:szCs w:val="20"/>
              </w:rPr>
              <w:t>Go to next step.</w:t>
            </w:r>
          </w:p>
        </w:tc>
        <w:tc>
          <w:tcPr>
            <w:tcW w:w="2338" w:type="dxa"/>
            <w:tcBorders>
              <w:bottom w:val="single" w:sz="4" w:space="0" w:color="auto"/>
            </w:tcBorders>
          </w:tcPr>
          <w:p w14:paraId="7B6A4DDA" w14:textId="77777777" w:rsidR="007211C1" w:rsidRDefault="007211C1" w:rsidP="007211C1">
            <w:pPr>
              <w:pStyle w:val="NoSpacing"/>
              <w:rPr>
                <w:rFonts w:ascii="Arial" w:hAnsi="Arial" w:cs="Arial"/>
                <w:sz w:val="20"/>
                <w:szCs w:val="20"/>
              </w:rPr>
            </w:pPr>
            <w:r>
              <w:rPr>
                <w:rFonts w:ascii="Arial" w:hAnsi="Arial" w:cs="Arial"/>
                <w:sz w:val="20"/>
                <w:szCs w:val="20"/>
              </w:rPr>
              <w:t>Stop execution.</w:t>
            </w:r>
          </w:p>
        </w:tc>
      </w:tr>
      <w:tr w:rsidR="007211C1" w14:paraId="4968E4D5" w14:textId="77777777" w:rsidTr="00113F3B">
        <w:tc>
          <w:tcPr>
            <w:tcW w:w="1075" w:type="dxa"/>
          </w:tcPr>
          <w:p w14:paraId="12D577E0" w14:textId="77777777" w:rsidR="007211C1" w:rsidRDefault="007211C1" w:rsidP="007211C1">
            <w:pPr>
              <w:widowControl w:val="0"/>
              <w:autoSpaceDE w:val="0"/>
              <w:autoSpaceDN w:val="0"/>
              <w:adjustRightInd w:val="0"/>
              <w:spacing w:after="0" w:line="240" w:lineRule="auto"/>
              <w:rPr>
                <w:rFonts w:ascii="Times New Roman" w:hAnsi="Times New Roman"/>
                <w:b/>
              </w:rPr>
            </w:pPr>
            <w:r>
              <w:rPr>
                <w:rFonts w:ascii="Times New Roman" w:hAnsi="Times New Roman"/>
                <w:b/>
              </w:rPr>
              <w:t>3.</w:t>
            </w:r>
          </w:p>
        </w:tc>
        <w:tc>
          <w:tcPr>
            <w:tcW w:w="3599" w:type="dxa"/>
            <w:tcBorders>
              <w:bottom w:val="single" w:sz="4" w:space="0" w:color="auto"/>
            </w:tcBorders>
          </w:tcPr>
          <w:p w14:paraId="22648F5D" w14:textId="77777777" w:rsidR="007211C1" w:rsidRDefault="007211C1" w:rsidP="007211C1">
            <w:pPr>
              <w:pStyle w:val="NoSpacing"/>
              <w:rPr>
                <w:rFonts w:ascii="Arial" w:hAnsi="Arial" w:cs="Arial"/>
                <w:b/>
                <w:sz w:val="20"/>
                <w:szCs w:val="20"/>
                <w:u w:val="single"/>
              </w:rPr>
            </w:pPr>
            <w:r>
              <w:rPr>
                <w:rFonts w:ascii="Arial" w:hAnsi="Arial" w:cs="Arial"/>
                <w:b/>
                <w:sz w:val="20"/>
                <w:szCs w:val="20"/>
                <w:u w:val="single"/>
              </w:rPr>
              <w:t>Pause 3 seconds</w:t>
            </w:r>
          </w:p>
        </w:tc>
        <w:tc>
          <w:tcPr>
            <w:tcW w:w="2338" w:type="dxa"/>
            <w:tcBorders>
              <w:bottom w:val="single" w:sz="4" w:space="0" w:color="auto"/>
            </w:tcBorders>
          </w:tcPr>
          <w:p w14:paraId="06DCA51A" w14:textId="77777777" w:rsidR="007211C1" w:rsidRDefault="007211C1" w:rsidP="007211C1">
            <w:pPr>
              <w:pStyle w:val="NoSpacing"/>
              <w:rPr>
                <w:rFonts w:ascii="Arial" w:hAnsi="Arial" w:cs="Arial"/>
                <w:sz w:val="20"/>
                <w:szCs w:val="20"/>
              </w:rPr>
            </w:pPr>
            <w:r>
              <w:rPr>
                <w:rFonts w:ascii="Arial" w:hAnsi="Arial" w:cs="Arial"/>
                <w:sz w:val="20"/>
                <w:szCs w:val="20"/>
              </w:rPr>
              <w:t>Go to next step.</w:t>
            </w:r>
          </w:p>
        </w:tc>
        <w:tc>
          <w:tcPr>
            <w:tcW w:w="2338" w:type="dxa"/>
            <w:tcBorders>
              <w:bottom w:val="single" w:sz="4" w:space="0" w:color="auto"/>
            </w:tcBorders>
          </w:tcPr>
          <w:p w14:paraId="59B68067" w14:textId="77777777" w:rsidR="007211C1" w:rsidRDefault="007211C1" w:rsidP="007211C1">
            <w:pPr>
              <w:pStyle w:val="NoSpacing"/>
              <w:rPr>
                <w:rFonts w:ascii="Arial" w:hAnsi="Arial" w:cs="Arial"/>
                <w:sz w:val="20"/>
                <w:szCs w:val="20"/>
              </w:rPr>
            </w:pPr>
            <w:r>
              <w:rPr>
                <w:rFonts w:ascii="Arial" w:hAnsi="Arial" w:cs="Arial"/>
                <w:sz w:val="20"/>
                <w:szCs w:val="20"/>
              </w:rPr>
              <w:t>Stop execution.</w:t>
            </w:r>
          </w:p>
        </w:tc>
      </w:tr>
      <w:tr w:rsidR="007211C1" w14:paraId="6706ECAD" w14:textId="77777777" w:rsidTr="00113F3B">
        <w:tc>
          <w:tcPr>
            <w:tcW w:w="1075" w:type="dxa"/>
          </w:tcPr>
          <w:p w14:paraId="581F8B0E" w14:textId="77777777" w:rsidR="007211C1" w:rsidRDefault="007211C1" w:rsidP="007211C1">
            <w:pPr>
              <w:widowControl w:val="0"/>
              <w:autoSpaceDE w:val="0"/>
              <w:autoSpaceDN w:val="0"/>
              <w:adjustRightInd w:val="0"/>
              <w:spacing w:after="0" w:line="240" w:lineRule="auto"/>
              <w:rPr>
                <w:rFonts w:ascii="Times New Roman" w:hAnsi="Times New Roman"/>
                <w:b/>
              </w:rPr>
            </w:pPr>
            <w:r>
              <w:rPr>
                <w:rFonts w:ascii="Times New Roman" w:hAnsi="Times New Roman"/>
                <w:b/>
              </w:rPr>
              <w:t>4.</w:t>
            </w:r>
          </w:p>
        </w:tc>
        <w:tc>
          <w:tcPr>
            <w:tcW w:w="3599" w:type="dxa"/>
          </w:tcPr>
          <w:p w14:paraId="4D268375" w14:textId="77777777" w:rsidR="007211C1" w:rsidRPr="007211C1" w:rsidRDefault="007211C1" w:rsidP="007211C1">
            <w:pPr>
              <w:pStyle w:val="NoSpacing"/>
              <w:rPr>
                <w:rFonts w:ascii="Arial" w:hAnsi="Arial" w:cs="Arial"/>
                <w:b/>
                <w:sz w:val="20"/>
                <w:szCs w:val="20"/>
                <w:u w:val="single"/>
              </w:rPr>
            </w:pPr>
            <w:r w:rsidRPr="007211C1">
              <w:rPr>
                <w:rFonts w:ascii="Arial" w:hAnsi="Arial" w:cs="Arial"/>
                <w:b/>
                <w:sz w:val="20"/>
                <w:szCs w:val="20"/>
                <w:u w:val="single"/>
              </w:rPr>
              <w:t>Truncate Staging table</w:t>
            </w:r>
          </w:p>
        </w:tc>
        <w:tc>
          <w:tcPr>
            <w:tcW w:w="2338" w:type="dxa"/>
            <w:tcBorders>
              <w:bottom w:val="single" w:sz="4" w:space="0" w:color="auto"/>
            </w:tcBorders>
          </w:tcPr>
          <w:p w14:paraId="598E0482" w14:textId="77777777" w:rsidR="007211C1" w:rsidRDefault="007211C1" w:rsidP="007211C1">
            <w:pPr>
              <w:pStyle w:val="NoSpacing"/>
              <w:rPr>
                <w:rFonts w:ascii="Arial" w:hAnsi="Arial" w:cs="Arial"/>
                <w:sz w:val="20"/>
                <w:szCs w:val="20"/>
              </w:rPr>
            </w:pPr>
            <w:r>
              <w:rPr>
                <w:rFonts w:ascii="Arial" w:hAnsi="Arial" w:cs="Arial"/>
                <w:sz w:val="20"/>
                <w:szCs w:val="20"/>
              </w:rPr>
              <w:t>Go to next step.</w:t>
            </w:r>
          </w:p>
        </w:tc>
        <w:tc>
          <w:tcPr>
            <w:tcW w:w="2338" w:type="dxa"/>
            <w:tcBorders>
              <w:bottom w:val="single" w:sz="4" w:space="0" w:color="auto"/>
            </w:tcBorders>
          </w:tcPr>
          <w:p w14:paraId="384FC35F" w14:textId="77777777" w:rsidR="007211C1" w:rsidRDefault="007211C1" w:rsidP="007211C1">
            <w:pPr>
              <w:pStyle w:val="NoSpacing"/>
              <w:rPr>
                <w:rFonts w:ascii="Arial" w:hAnsi="Arial" w:cs="Arial"/>
                <w:sz w:val="20"/>
                <w:szCs w:val="20"/>
              </w:rPr>
            </w:pPr>
            <w:r>
              <w:rPr>
                <w:rFonts w:ascii="Arial" w:hAnsi="Arial" w:cs="Arial"/>
                <w:sz w:val="20"/>
                <w:szCs w:val="20"/>
              </w:rPr>
              <w:t>Stop execution.</w:t>
            </w:r>
          </w:p>
        </w:tc>
      </w:tr>
      <w:tr w:rsidR="007211C1" w14:paraId="76A76F50" w14:textId="77777777" w:rsidTr="00113F3B">
        <w:tc>
          <w:tcPr>
            <w:tcW w:w="1075" w:type="dxa"/>
          </w:tcPr>
          <w:p w14:paraId="0FB28889" w14:textId="77777777" w:rsidR="007211C1" w:rsidRDefault="007211C1" w:rsidP="007211C1">
            <w:pPr>
              <w:widowControl w:val="0"/>
              <w:autoSpaceDE w:val="0"/>
              <w:autoSpaceDN w:val="0"/>
              <w:adjustRightInd w:val="0"/>
              <w:spacing w:after="0" w:line="240" w:lineRule="auto"/>
              <w:rPr>
                <w:rFonts w:ascii="Times New Roman" w:hAnsi="Times New Roman"/>
                <w:b/>
              </w:rPr>
            </w:pPr>
            <w:r>
              <w:rPr>
                <w:rFonts w:ascii="Times New Roman" w:hAnsi="Times New Roman"/>
                <w:b/>
              </w:rPr>
              <w:t>5.</w:t>
            </w:r>
          </w:p>
        </w:tc>
        <w:tc>
          <w:tcPr>
            <w:tcW w:w="3599" w:type="dxa"/>
          </w:tcPr>
          <w:p w14:paraId="4F2CA185" w14:textId="77777777" w:rsidR="007211C1" w:rsidRPr="007211C1" w:rsidRDefault="007211C1" w:rsidP="007211C1">
            <w:pPr>
              <w:pStyle w:val="NoSpacing"/>
              <w:rPr>
                <w:rFonts w:ascii="Arial" w:hAnsi="Arial" w:cs="Arial"/>
                <w:b/>
                <w:sz w:val="20"/>
                <w:szCs w:val="20"/>
                <w:u w:val="single"/>
              </w:rPr>
            </w:pPr>
            <w:r w:rsidRPr="007211C1">
              <w:rPr>
                <w:rFonts w:ascii="Arial" w:hAnsi="Arial" w:cs="Arial"/>
                <w:b/>
                <w:sz w:val="20"/>
                <w:szCs w:val="20"/>
                <w:u w:val="single"/>
              </w:rPr>
              <w:t>Load Staging table</w:t>
            </w:r>
          </w:p>
        </w:tc>
        <w:tc>
          <w:tcPr>
            <w:tcW w:w="2338" w:type="dxa"/>
            <w:tcBorders>
              <w:bottom w:val="single" w:sz="4" w:space="0" w:color="auto"/>
            </w:tcBorders>
          </w:tcPr>
          <w:p w14:paraId="7E3D5C88" w14:textId="77777777" w:rsidR="007211C1" w:rsidRDefault="007211C1" w:rsidP="007211C1">
            <w:pPr>
              <w:pStyle w:val="NoSpacing"/>
              <w:rPr>
                <w:rFonts w:ascii="Arial" w:hAnsi="Arial" w:cs="Arial"/>
                <w:sz w:val="20"/>
                <w:szCs w:val="20"/>
              </w:rPr>
            </w:pPr>
            <w:r>
              <w:rPr>
                <w:rFonts w:ascii="Arial" w:hAnsi="Arial" w:cs="Arial"/>
                <w:sz w:val="20"/>
                <w:szCs w:val="20"/>
              </w:rPr>
              <w:t>Go to next step.</w:t>
            </w:r>
          </w:p>
        </w:tc>
        <w:tc>
          <w:tcPr>
            <w:tcW w:w="2338" w:type="dxa"/>
            <w:tcBorders>
              <w:bottom w:val="single" w:sz="4" w:space="0" w:color="auto"/>
            </w:tcBorders>
          </w:tcPr>
          <w:p w14:paraId="1313B8DB" w14:textId="77777777" w:rsidR="007211C1" w:rsidRDefault="007211C1" w:rsidP="007211C1">
            <w:pPr>
              <w:pStyle w:val="NoSpacing"/>
              <w:rPr>
                <w:rFonts w:ascii="Arial" w:hAnsi="Arial" w:cs="Arial"/>
                <w:sz w:val="20"/>
                <w:szCs w:val="20"/>
              </w:rPr>
            </w:pPr>
            <w:r>
              <w:rPr>
                <w:rFonts w:ascii="Arial" w:hAnsi="Arial" w:cs="Arial"/>
                <w:sz w:val="20"/>
                <w:szCs w:val="20"/>
              </w:rPr>
              <w:t>Stop execution.</w:t>
            </w:r>
          </w:p>
        </w:tc>
      </w:tr>
      <w:tr w:rsidR="007211C1" w14:paraId="2BCE17EA" w14:textId="77777777" w:rsidTr="00113F3B">
        <w:tc>
          <w:tcPr>
            <w:tcW w:w="1075" w:type="dxa"/>
          </w:tcPr>
          <w:p w14:paraId="10665464" w14:textId="77777777" w:rsidR="007211C1" w:rsidRDefault="007211C1" w:rsidP="007211C1">
            <w:pPr>
              <w:widowControl w:val="0"/>
              <w:autoSpaceDE w:val="0"/>
              <w:autoSpaceDN w:val="0"/>
              <w:adjustRightInd w:val="0"/>
              <w:spacing w:after="0" w:line="240" w:lineRule="auto"/>
              <w:rPr>
                <w:rFonts w:ascii="Times New Roman" w:hAnsi="Times New Roman"/>
                <w:b/>
              </w:rPr>
            </w:pPr>
            <w:r>
              <w:rPr>
                <w:rFonts w:ascii="Times New Roman" w:hAnsi="Times New Roman"/>
                <w:b/>
              </w:rPr>
              <w:t>6.</w:t>
            </w:r>
          </w:p>
        </w:tc>
        <w:tc>
          <w:tcPr>
            <w:tcW w:w="3599" w:type="dxa"/>
          </w:tcPr>
          <w:p w14:paraId="40C02B6A" w14:textId="77777777" w:rsidR="007211C1" w:rsidRPr="007211C1" w:rsidRDefault="007211C1" w:rsidP="007211C1">
            <w:pPr>
              <w:pStyle w:val="NoSpacing"/>
              <w:rPr>
                <w:rFonts w:ascii="Arial" w:hAnsi="Arial" w:cs="Arial"/>
                <w:b/>
                <w:sz w:val="20"/>
                <w:szCs w:val="20"/>
                <w:u w:val="single"/>
              </w:rPr>
            </w:pPr>
            <w:r w:rsidRPr="007211C1">
              <w:rPr>
                <w:rFonts w:ascii="Arial" w:hAnsi="Arial" w:cs="Arial"/>
                <w:b/>
                <w:sz w:val="20"/>
                <w:szCs w:val="20"/>
                <w:u w:val="single"/>
              </w:rPr>
              <w:t>Update Staging table and reject logs</w:t>
            </w:r>
          </w:p>
        </w:tc>
        <w:tc>
          <w:tcPr>
            <w:tcW w:w="2338" w:type="dxa"/>
            <w:tcBorders>
              <w:bottom w:val="single" w:sz="4" w:space="0" w:color="auto"/>
            </w:tcBorders>
          </w:tcPr>
          <w:p w14:paraId="274E45FE" w14:textId="77777777" w:rsidR="007211C1" w:rsidRDefault="007211C1" w:rsidP="007211C1">
            <w:pPr>
              <w:pStyle w:val="NoSpacing"/>
              <w:rPr>
                <w:rFonts w:ascii="Arial" w:hAnsi="Arial" w:cs="Arial"/>
                <w:sz w:val="20"/>
                <w:szCs w:val="20"/>
              </w:rPr>
            </w:pPr>
            <w:r>
              <w:rPr>
                <w:rFonts w:ascii="Arial" w:hAnsi="Arial" w:cs="Arial"/>
                <w:sz w:val="20"/>
                <w:szCs w:val="20"/>
              </w:rPr>
              <w:t>Go to next step.</w:t>
            </w:r>
          </w:p>
        </w:tc>
        <w:tc>
          <w:tcPr>
            <w:tcW w:w="2338" w:type="dxa"/>
            <w:tcBorders>
              <w:bottom w:val="single" w:sz="4" w:space="0" w:color="auto"/>
            </w:tcBorders>
          </w:tcPr>
          <w:p w14:paraId="00DFFBDE" w14:textId="77777777" w:rsidR="007211C1" w:rsidRDefault="007211C1" w:rsidP="007211C1">
            <w:pPr>
              <w:pStyle w:val="NoSpacing"/>
              <w:rPr>
                <w:rFonts w:ascii="Arial" w:hAnsi="Arial" w:cs="Arial"/>
                <w:sz w:val="20"/>
                <w:szCs w:val="20"/>
              </w:rPr>
            </w:pPr>
            <w:r>
              <w:rPr>
                <w:rFonts w:ascii="Arial" w:hAnsi="Arial" w:cs="Arial"/>
                <w:sz w:val="20"/>
                <w:szCs w:val="20"/>
              </w:rPr>
              <w:t>Stop execution.</w:t>
            </w:r>
          </w:p>
        </w:tc>
      </w:tr>
      <w:tr w:rsidR="007211C1" w14:paraId="58DE26AE" w14:textId="77777777" w:rsidTr="00113F3B">
        <w:tc>
          <w:tcPr>
            <w:tcW w:w="1075" w:type="dxa"/>
          </w:tcPr>
          <w:p w14:paraId="1C78428E" w14:textId="77777777" w:rsidR="007211C1" w:rsidRDefault="007211C1" w:rsidP="007211C1">
            <w:pPr>
              <w:widowControl w:val="0"/>
              <w:autoSpaceDE w:val="0"/>
              <w:autoSpaceDN w:val="0"/>
              <w:adjustRightInd w:val="0"/>
              <w:spacing w:after="0" w:line="240" w:lineRule="auto"/>
              <w:rPr>
                <w:rFonts w:ascii="Times New Roman" w:hAnsi="Times New Roman"/>
                <w:b/>
              </w:rPr>
            </w:pPr>
            <w:r>
              <w:rPr>
                <w:rFonts w:ascii="Times New Roman" w:hAnsi="Times New Roman"/>
                <w:b/>
              </w:rPr>
              <w:t>7.</w:t>
            </w:r>
          </w:p>
        </w:tc>
        <w:tc>
          <w:tcPr>
            <w:tcW w:w="3599" w:type="dxa"/>
          </w:tcPr>
          <w:p w14:paraId="4C9DF8B2" w14:textId="77777777" w:rsidR="007211C1" w:rsidRPr="007211C1" w:rsidRDefault="007211C1" w:rsidP="007211C1">
            <w:pPr>
              <w:pStyle w:val="NoSpacing"/>
              <w:rPr>
                <w:rFonts w:ascii="Arial" w:hAnsi="Arial" w:cs="Arial"/>
                <w:b/>
                <w:sz w:val="20"/>
                <w:szCs w:val="20"/>
                <w:u w:val="single"/>
              </w:rPr>
            </w:pPr>
            <w:r w:rsidRPr="007211C1">
              <w:rPr>
                <w:rFonts w:ascii="Arial" w:hAnsi="Arial" w:cs="Arial"/>
                <w:b/>
                <w:sz w:val="20"/>
                <w:szCs w:val="20"/>
                <w:u w:val="single"/>
              </w:rPr>
              <w:t>Update existing logs</w:t>
            </w:r>
          </w:p>
        </w:tc>
        <w:tc>
          <w:tcPr>
            <w:tcW w:w="2338" w:type="dxa"/>
            <w:tcBorders>
              <w:bottom w:val="single" w:sz="4" w:space="0" w:color="auto"/>
            </w:tcBorders>
          </w:tcPr>
          <w:p w14:paraId="635AA236" w14:textId="77777777" w:rsidR="007211C1" w:rsidRDefault="007211C1" w:rsidP="007211C1">
            <w:pPr>
              <w:pStyle w:val="NoSpacing"/>
              <w:rPr>
                <w:rFonts w:ascii="Arial" w:hAnsi="Arial" w:cs="Arial"/>
                <w:sz w:val="20"/>
                <w:szCs w:val="20"/>
              </w:rPr>
            </w:pPr>
            <w:r>
              <w:rPr>
                <w:rFonts w:ascii="Arial" w:hAnsi="Arial" w:cs="Arial"/>
                <w:sz w:val="20"/>
                <w:szCs w:val="20"/>
              </w:rPr>
              <w:t>Go to next step.</w:t>
            </w:r>
          </w:p>
        </w:tc>
        <w:tc>
          <w:tcPr>
            <w:tcW w:w="2338" w:type="dxa"/>
            <w:tcBorders>
              <w:bottom w:val="single" w:sz="4" w:space="0" w:color="auto"/>
            </w:tcBorders>
          </w:tcPr>
          <w:p w14:paraId="270DD62C" w14:textId="77777777" w:rsidR="007211C1" w:rsidRDefault="007211C1" w:rsidP="007211C1">
            <w:pPr>
              <w:pStyle w:val="NoSpacing"/>
              <w:rPr>
                <w:rFonts w:ascii="Arial" w:hAnsi="Arial" w:cs="Arial"/>
                <w:sz w:val="20"/>
                <w:szCs w:val="20"/>
              </w:rPr>
            </w:pPr>
            <w:r>
              <w:rPr>
                <w:rFonts w:ascii="Arial" w:hAnsi="Arial" w:cs="Arial"/>
                <w:sz w:val="20"/>
                <w:szCs w:val="20"/>
              </w:rPr>
              <w:t>Stop execution.</w:t>
            </w:r>
          </w:p>
        </w:tc>
      </w:tr>
      <w:tr w:rsidR="007211C1" w14:paraId="61DB4CC2" w14:textId="77777777" w:rsidTr="00113F3B">
        <w:tc>
          <w:tcPr>
            <w:tcW w:w="1075" w:type="dxa"/>
          </w:tcPr>
          <w:p w14:paraId="5D7ED31A" w14:textId="77777777" w:rsidR="007211C1" w:rsidRDefault="007211C1" w:rsidP="007211C1">
            <w:pPr>
              <w:widowControl w:val="0"/>
              <w:autoSpaceDE w:val="0"/>
              <w:autoSpaceDN w:val="0"/>
              <w:adjustRightInd w:val="0"/>
              <w:spacing w:after="0" w:line="240" w:lineRule="auto"/>
              <w:rPr>
                <w:rFonts w:ascii="Times New Roman" w:hAnsi="Times New Roman"/>
                <w:b/>
              </w:rPr>
            </w:pPr>
            <w:r>
              <w:rPr>
                <w:rFonts w:ascii="Times New Roman" w:hAnsi="Times New Roman"/>
                <w:b/>
              </w:rPr>
              <w:lastRenderedPageBreak/>
              <w:t>8.</w:t>
            </w:r>
          </w:p>
        </w:tc>
        <w:tc>
          <w:tcPr>
            <w:tcW w:w="3599" w:type="dxa"/>
          </w:tcPr>
          <w:p w14:paraId="657569E1" w14:textId="77777777" w:rsidR="007211C1" w:rsidRPr="007211C1" w:rsidRDefault="007211C1" w:rsidP="007211C1">
            <w:pPr>
              <w:pStyle w:val="NoSpacing"/>
              <w:rPr>
                <w:rFonts w:ascii="Arial" w:hAnsi="Arial" w:cs="Arial"/>
                <w:b/>
                <w:sz w:val="20"/>
                <w:szCs w:val="20"/>
                <w:u w:val="single"/>
              </w:rPr>
            </w:pPr>
            <w:r w:rsidRPr="007211C1">
              <w:rPr>
                <w:rFonts w:ascii="Arial" w:hAnsi="Arial" w:cs="Arial"/>
                <w:b/>
                <w:sz w:val="20"/>
                <w:szCs w:val="20"/>
                <w:u w:val="single"/>
              </w:rPr>
              <w:t xml:space="preserve">Insert Logs </w:t>
            </w:r>
          </w:p>
        </w:tc>
        <w:tc>
          <w:tcPr>
            <w:tcW w:w="2338" w:type="dxa"/>
            <w:tcBorders>
              <w:bottom w:val="single" w:sz="4" w:space="0" w:color="auto"/>
            </w:tcBorders>
          </w:tcPr>
          <w:p w14:paraId="646BC9FB" w14:textId="77777777" w:rsidR="007211C1" w:rsidRDefault="007211C1" w:rsidP="007211C1">
            <w:pPr>
              <w:pStyle w:val="NoSpacing"/>
              <w:rPr>
                <w:rFonts w:ascii="Arial" w:hAnsi="Arial" w:cs="Arial"/>
                <w:sz w:val="20"/>
                <w:szCs w:val="20"/>
              </w:rPr>
            </w:pPr>
            <w:r>
              <w:rPr>
                <w:rFonts w:ascii="Arial" w:hAnsi="Arial" w:cs="Arial"/>
                <w:sz w:val="20"/>
                <w:szCs w:val="20"/>
              </w:rPr>
              <w:t>Go to next step.</w:t>
            </w:r>
          </w:p>
        </w:tc>
        <w:tc>
          <w:tcPr>
            <w:tcW w:w="2338" w:type="dxa"/>
            <w:tcBorders>
              <w:bottom w:val="single" w:sz="4" w:space="0" w:color="auto"/>
            </w:tcBorders>
          </w:tcPr>
          <w:p w14:paraId="16309BF2" w14:textId="77777777" w:rsidR="007211C1" w:rsidRDefault="007211C1" w:rsidP="007211C1">
            <w:pPr>
              <w:pStyle w:val="NoSpacing"/>
              <w:rPr>
                <w:rFonts w:ascii="Arial" w:hAnsi="Arial" w:cs="Arial"/>
                <w:sz w:val="20"/>
                <w:szCs w:val="20"/>
              </w:rPr>
            </w:pPr>
            <w:r>
              <w:rPr>
                <w:rFonts w:ascii="Arial" w:hAnsi="Arial" w:cs="Arial"/>
                <w:sz w:val="20"/>
                <w:szCs w:val="20"/>
              </w:rPr>
              <w:t>Stop execution.</w:t>
            </w:r>
          </w:p>
        </w:tc>
      </w:tr>
      <w:tr w:rsidR="007211C1" w14:paraId="42F9C6A1" w14:textId="77777777" w:rsidTr="00113F3B">
        <w:tc>
          <w:tcPr>
            <w:tcW w:w="1075" w:type="dxa"/>
          </w:tcPr>
          <w:p w14:paraId="351C9102" w14:textId="77777777" w:rsidR="007211C1" w:rsidRDefault="007211C1" w:rsidP="007211C1">
            <w:pPr>
              <w:widowControl w:val="0"/>
              <w:autoSpaceDE w:val="0"/>
              <w:autoSpaceDN w:val="0"/>
              <w:adjustRightInd w:val="0"/>
              <w:spacing w:after="0" w:line="240" w:lineRule="auto"/>
              <w:rPr>
                <w:rFonts w:ascii="Times New Roman" w:hAnsi="Times New Roman"/>
                <w:b/>
              </w:rPr>
            </w:pPr>
            <w:r>
              <w:rPr>
                <w:rFonts w:ascii="Times New Roman" w:hAnsi="Times New Roman"/>
                <w:b/>
              </w:rPr>
              <w:t>9.</w:t>
            </w:r>
          </w:p>
        </w:tc>
        <w:tc>
          <w:tcPr>
            <w:tcW w:w="3599" w:type="dxa"/>
          </w:tcPr>
          <w:p w14:paraId="23F3CE19" w14:textId="77777777" w:rsidR="007211C1" w:rsidRPr="007211C1" w:rsidRDefault="007211C1" w:rsidP="007211C1">
            <w:pPr>
              <w:pStyle w:val="NoSpacing"/>
              <w:rPr>
                <w:rFonts w:ascii="Arial" w:hAnsi="Arial" w:cs="Arial"/>
                <w:b/>
                <w:sz w:val="20"/>
                <w:szCs w:val="20"/>
                <w:u w:val="single"/>
              </w:rPr>
            </w:pPr>
            <w:r w:rsidRPr="007211C1">
              <w:rPr>
                <w:rFonts w:ascii="Arial" w:hAnsi="Arial" w:cs="Arial"/>
                <w:b/>
                <w:sz w:val="20"/>
                <w:szCs w:val="20"/>
                <w:u w:val="single"/>
              </w:rPr>
              <w:t>Load FileList table</w:t>
            </w:r>
          </w:p>
        </w:tc>
        <w:tc>
          <w:tcPr>
            <w:tcW w:w="2338" w:type="dxa"/>
            <w:tcBorders>
              <w:bottom w:val="single" w:sz="4" w:space="0" w:color="auto"/>
            </w:tcBorders>
          </w:tcPr>
          <w:p w14:paraId="5B365CC9" w14:textId="77777777" w:rsidR="007211C1" w:rsidRDefault="007211C1" w:rsidP="007211C1">
            <w:pPr>
              <w:pStyle w:val="NoSpacing"/>
              <w:rPr>
                <w:rFonts w:ascii="Arial" w:hAnsi="Arial" w:cs="Arial"/>
                <w:sz w:val="20"/>
                <w:szCs w:val="20"/>
              </w:rPr>
            </w:pPr>
            <w:r>
              <w:rPr>
                <w:rFonts w:ascii="Arial" w:hAnsi="Arial" w:cs="Arial"/>
                <w:sz w:val="20"/>
                <w:szCs w:val="20"/>
              </w:rPr>
              <w:t>Go to next step.</w:t>
            </w:r>
          </w:p>
        </w:tc>
        <w:tc>
          <w:tcPr>
            <w:tcW w:w="2338" w:type="dxa"/>
            <w:tcBorders>
              <w:bottom w:val="single" w:sz="4" w:space="0" w:color="auto"/>
            </w:tcBorders>
          </w:tcPr>
          <w:p w14:paraId="4F9284B4" w14:textId="77777777" w:rsidR="007211C1" w:rsidRDefault="007211C1" w:rsidP="007211C1">
            <w:pPr>
              <w:pStyle w:val="NoSpacing"/>
              <w:rPr>
                <w:rFonts w:ascii="Arial" w:hAnsi="Arial" w:cs="Arial"/>
                <w:sz w:val="20"/>
                <w:szCs w:val="20"/>
              </w:rPr>
            </w:pPr>
            <w:r>
              <w:rPr>
                <w:rFonts w:ascii="Arial" w:hAnsi="Arial" w:cs="Arial"/>
                <w:sz w:val="20"/>
                <w:szCs w:val="20"/>
              </w:rPr>
              <w:t>Stop execution.</w:t>
            </w:r>
          </w:p>
        </w:tc>
      </w:tr>
      <w:tr w:rsidR="007211C1" w14:paraId="72431BAB" w14:textId="77777777" w:rsidTr="00113F3B">
        <w:tc>
          <w:tcPr>
            <w:tcW w:w="1075" w:type="dxa"/>
          </w:tcPr>
          <w:p w14:paraId="0345F525" w14:textId="77777777" w:rsidR="007211C1" w:rsidRDefault="007211C1" w:rsidP="007211C1">
            <w:pPr>
              <w:widowControl w:val="0"/>
              <w:autoSpaceDE w:val="0"/>
              <w:autoSpaceDN w:val="0"/>
              <w:adjustRightInd w:val="0"/>
              <w:spacing w:after="0" w:line="240" w:lineRule="auto"/>
              <w:rPr>
                <w:rFonts w:ascii="Times New Roman" w:hAnsi="Times New Roman"/>
                <w:b/>
              </w:rPr>
            </w:pPr>
            <w:r>
              <w:rPr>
                <w:rFonts w:ascii="Times New Roman" w:hAnsi="Times New Roman"/>
                <w:b/>
              </w:rPr>
              <w:t>10.</w:t>
            </w:r>
          </w:p>
        </w:tc>
        <w:tc>
          <w:tcPr>
            <w:tcW w:w="3599" w:type="dxa"/>
          </w:tcPr>
          <w:p w14:paraId="2DDA3A13" w14:textId="77777777" w:rsidR="007211C1" w:rsidRPr="007211C1" w:rsidRDefault="007211C1" w:rsidP="007211C1">
            <w:pPr>
              <w:pStyle w:val="NoSpacing"/>
              <w:rPr>
                <w:rFonts w:ascii="Arial" w:hAnsi="Arial" w:cs="Arial"/>
                <w:b/>
                <w:sz w:val="20"/>
                <w:szCs w:val="20"/>
                <w:u w:val="single"/>
              </w:rPr>
            </w:pPr>
            <w:r w:rsidRPr="007211C1">
              <w:rPr>
                <w:rFonts w:ascii="Arial" w:hAnsi="Arial" w:cs="Arial"/>
                <w:b/>
                <w:sz w:val="20"/>
                <w:szCs w:val="20"/>
                <w:u w:val="single"/>
              </w:rPr>
              <w:t>Delete decrypted file</w:t>
            </w:r>
          </w:p>
        </w:tc>
        <w:tc>
          <w:tcPr>
            <w:tcW w:w="2338" w:type="dxa"/>
            <w:tcBorders>
              <w:bottom w:val="single" w:sz="4" w:space="0" w:color="auto"/>
            </w:tcBorders>
          </w:tcPr>
          <w:p w14:paraId="27F2B622" w14:textId="77777777" w:rsidR="007211C1" w:rsidRDefault="007211C1" w:rsidP="007211C1">
            <w:pPr>
              <w:pStyle w:val="NoSpacing"/>
              <w:rPr>
                <w:rFonts w:ascii="Arial" w:hAnsi="Arial" w:cs="Arial"/>
                <w:sz w:val="20"/>
                <w:szCs w:val="20"/>
              </w:rPr>
            </w:pPr>
            <w:r>
              <w:rPr>
                <w:rFonts w:ascii="Arial" w:hAnsi="Arial" w:cs="Arial"/>
                <w:sz w:val="20"/>
                <w:szCs w:val="20"/>
              </w:rPr>
              <w:t>Stop execution.</w:t>
            </w:r>
          </w:p>
        </w:tc>
        <w:tc>
          <w:tcPr>
            <w:tcW w:w="2338" w:type="dxa"/>
            <w:tcBorders>
              <w:bottom w:val="single" w:sz="4" w:space="0" w:color="auto"/>
            </w:tcBorders>
          </w:tcPr>
          <w:p w14:paraId="25420EEB" w14:textId="77777777" w:rsidR="007211C1" w:rsidRDefault="007211C1" w:rsidP="007211C1">
            <w:pPr>
              <w:pStyle w:val="NoSpacing"/>
              <w:rPr>
                <w:rFonts w:ascii="Arial" w:hAnsi="Arial" w:cs="Arial"/>
                <w:sz w:val="20"/>
                <w:szCs w:val="20"/>
              </w:rPr>
            </w:pPr>
            <w:r>
              <w:rPr>
                <w:rFonts w:ascii="Arial" w:hAnsi="Arial" w:cs="Arial"/>
                <w:sz w:val="20"/>
                <w:szCs w:val="20"/>
              </w:rPr>
              <w:t>Stop execution.</w:t>
            </w:r>
          </w:p>
        </w:tc>
      </w:tr>
      <w:tr w:rsidR="007211C1" w14:paraId="4582AA68" w14:textId="77777777" w:rsidTr="00FB762C">
        <w:tc>
          <w:tcPr>
            <w:tcW w:w="1075" w:type="dxa"/>
          </w:tcPr>
          <w:p w14:paraId="13896835" w14:textId="77777777" w:rsidR="007211C1" w:rsidRDefault="007211C1" w:rsidP="007931F8">
            <w:pPr>
              <w:widowControl w:val="0"/>
              <w:autoSpaceDE w:val="0"/>
              <w:autoSpaceDN w:val="0"/>
              <w:adjustRightInd w:val="0"/>
              <w:spacing w:after="0" w:line="240" w:lineRule="auto"/>
              <w:rPr>
                <w:rFonts w:ascii="Times New Roman" w:hAnsi="Times New Roman"/>
                <w:b/>
              </w:rPr>
            </w:pPr>
          </w:p>
        </w:tc>
        <w:tc>
          <w:tcPr>
            <w:tcW w:w="3599" w:type="dxa"/>
          </w:tcPr>
          <w:p w14:paraId="196F811D" w14:textId="77777777" w:rsidR="007211C1" w:rsidRDefault="007211C1" w:rsidP="007931F8">
            <w:pPr>
              <w:widowControl w:val="0"/>
              <w:autoSpaceDE w:val="0"/>
              <w:autoSpaceDN w:val="0"/>
              <w:adjustRightInd w:val="0"/>
              <w:spacing w:after="0" w:line="240" w:lineRule="auto"/>
              <w:rPr>
                <w:rFonts w:ascii="Times New Roman" w:hAnsi="Times New Roman"/>
                <w:b/>
              </w:rPr>
            </w:pPr>
          </w:p>
        </w:tc>
        <w:tc>
          <w:tcPr>
            <w:tcW w:w="2338" w:type="dxa"/>
          </w:tcPr>
          <w:p w14:paraId="65B8F06D" w14:textId="77777777" w:rsidR="007211C1" w:rsidRDefault="007211C1" w:rsidP="007931F8">
            <w:pPr>
              <w:widowControl w:val="0"/>
              <w:autoSpaceDE w:val="0"/>
              <w:autoSpaceDN w:val="0"/>
              <w:adjustRightInd w:val="0"/>
              <w:spacing w:after="0" w:line="240" w:lineRule="auto"/>
              <w:rPr>
                <w:rFonts w:ascii="Times New Roman" w:hAnsi="Times New Roman"/>
                <w:b/>
              </w:rPr>
            </w:pPr>
          </w:p>
        </w:tc>
        <w:tc>
          <w:tcPr>
            <w:tcW w:w="2338" w:type="dxa"/>
          </w:tcPr>
          <w:p w14:paraId="02EC7CF6" w14:textId="77777777" w:rsidR="007211C1" w:rsidRDefault="007211C1" w:rsidP="007931F8">
            <w:pPr>
              <w:widowControl w:val="0"/>
              <w:autoSpaceDE w:val="0"/>
              <w:autoSpaceDN w:val="0"/>
              <w:adjustRightInd w:val="0"/>
              <w:spacing w:after="0" w:line="240" w:lineRule="auto"/>
              <w:rPr>
                <w:rFonts w:ascii="Times New Roman" w:hAnsi="Times New Roman"/>
                <w:b/>
              </w:rPr>
            </w:pPr>
          </w:p>
        </w:tc>
      </w:tr>
    </w:tbl>
    <w:p w14:paraId="40D024BC" w14:textId="77777777" w:rsidR="00494DF0" w:rsidRDefault="00494DF0" w:rsidP="007931F8">
      <w:pPr>
        <w:widowControl w:val="0"/>
        <w:autoSpaceDE w:val="0"/>
        <w:autoSpaceDN w:val="0"/>
        <w:adjustRightInd w:val="0"/>
        <w:spacing w:after="0" w:line="240" w:lineRule="auto"/>
        <w:rPr>
          <w:rFonts w:ascii="Times New Roman" w:hAnsi="Times New Roman"/>
          <w:b/>
        </w:rPr>
      </w:pPr>
    </w:p>
    <w:p w14:paraId="0C1E1FAF" w14:textId="77777777" w:rsidR="00FB762C" w:rsidRDefault="00FB762C" w:rsidP="007931F8">
      <w:pPr>
        <w:widowControl w:val="0"/>
        <w:autoSpaceDE w:val="0"/>
        <w:autoSpaceDN w:val="0"/>
        <w:adjustRightInd w:val="0"/>
        <w:spacing w:after="0" w:line="240" w:lineRule="auto"/>
        <w:rPr>
          <w:rFonts w:ascii="Times New Roman" w:hAnsi="Times New Roman"/>
          <w:b/>
        </w:rPr>
      </w:pPr>
    </w:p>
    <w:p w14:paraId="7AB238D0" w14:textId="77777777" w:rsidR="00FB762C" w:rsidRDefault="00FB762C" w:rsidP="007931F8">
      <w:pPr>
        <w:widowControl w:val="0"/>
        <w:autoSpaceDE w:val="0"/>
        <w:autoSpaceDN w:val="0"/>
        <w:adjustRightInd w:val="0"/>
        <w:spacing w:after="0" w:line="240" w:lineRule="auto"/>
        <w:rPr>
          <w:rFonts w:ascii="Times New Roman" w:hAnsi="Times New Roman"/>
          <w:b/>
        </w:rPr>
      </w:pPr>
    </w:p>
    <w:p w14:paraId="223A8544" w14:textId="77777777" w:rsidR="00FB762C" w:rsidRPr="001D6CCE" w:rsidRDefault="00FB762C" w:rsidP="007931F8">
      <w:pPr>
        <w:widowControl w:val="0"/>
        <w:autoSpaceDE w:val="0"/>
        <w:autoSpaceDN w:val="0"/>
        <w:adjustRightInd w:val="0"/>
        <w:spacing w:after="0" w:line="240" w:lineRule="auto"/>
        <w:rPr>
          <w:rFonts w:ascii="Times New Roman" w:hAnsi="Times New Roman"/>
          <w:b/>
        </w:rPr>
      </w:pPr>
    </w:p>
    <w:p w14:paraId="3A17455D" w14:textId="77777777" w:rsidR="00807FCA" w:rsidRDefault="00A471EB" w:rsidP="001F3C08">
      <w:pPr>
        <w:pStyle w:val="ListParagraph"/>
        <w:widowControl w:val="0"/>
        <w:numPr>
          <w:ilvl w:val="4"/>
          <w:numId w:val="6"/>
        </w:numPr>
        <w:autoSpaceDE w:val="0"/>
        <w:autoSpaceDN w:val="0"/>
        <w:adjustRightInd w:val="0"/>
        <w:spacing w:after="0" w:line="240" w:lineRule="auto"/>
        <w:rPr>
          <w:rFonts w:ascii="Times New Roman" w:hAnsi="Times New Roman"/>
          <w:b/>
        </w:rPr>
      </w:pPr>
      <w:r>
        <w:rPr>
          <w:rFonts w:ascii="Times New Roman" w:hAnsi="Times New Roman"/>
          <w:b/>
        </w:rPr>
        <w:t>Script task: Check If file exists</w:t>
      </w:r>
      <w:r w:rsidR="00522634">
        <w:rPr>
          <w:rFonts w:ascii="Times New Roman" w:hAnsi="Times New Roman"/>
          <w:b/>
        </w:rPr>
        <w:t xml:space="preserve"> Files</w:t>
      </w:r>
    </w:p>
    <w:p w14:paraId="29CCDB73" w14:textId="77777777" w:rsidR="00522634" w:rsidRDefault="00522634" w:rsidP="00BB71FE">
      <w:pPr>
        <w:widowControl w:val="0"/>
        <w:autoSpaceDE w:val="0"/>
        <w:autoSpaceDN w:val="0"/>
        <w:adjustRightInd w:val="0"/>
        <w:spacing w:after="0" w:line="240" w:lineRule="auto"/>
        <w:rPr>
          <w:rFonts w:ascii="Times New Roman" w:hAnsi="Times New Roman"/>
          <w:b/>
        </w:rPr>
      </w:pPr>
    </w:p>
    <w:p w14:paraId="330B9C60" w14:textId="77777777" w:rsidR="00EB284E" w:rsidRDefault="00EB284E" w:rsidP="00BB71FE">
      <w:pPr>
        <w:widowControl w:val="0"/>
        <w:autoSpaceDE w:val="0"/>
        <w:autoSpaceDN w:val="0"/>
        <w:adjustRightInd w:val="0"/>
        <w:spacing w:after="0" w:line="240" w:lineRule="auto"/>
        <w:rPr>
          <w:rFonts w:ascii="Times New Roman" w:hAnsi="Times New Roman"/>
          <w:b/>
        </w:rPr>
      </w:pPr>
    </w:p>
    <w:tbl>
      <w:tblPr>
        <w:tblStyle w:val="TableGrid"/>
        <w:tblW w:w="0" w:type="auto"/>
        <w:tblLook w:val="04A0" w:firstRow="1" w:lastRow="0" w:firstColumn="1" w:lastColumn="0" w:noHBand="0" w:noVBand="1"/>
      </w:tblPr>
      <w:tblGrid>
        <w:gridCol w:w="9350"/>
      </w:tblGrid>
      <w:tr w:rsidR="00EB284E" w14:paraId="0821F2F6" w14:textId="77777777" w:rsidTr="00EB284E">
        <w:tc>
          <w:tcPr>
            <w:tcW w:w="9350" w:type="dxa"/>
          </w:tcPr>
          <w:p w14:paraId="5F7AE14B" w14:textId="77777777" w:rsidR="00EB284E" w:rsidRDefault="00EB284E" w:rsidP="00BB71FE">
            <w:pPr>
              <w:widowControl w:val="0"/>
              <w:autoSpaceDE w:val="0"/>
              <w:autoSpaceDN w:val="0"/>
              <w:adjustRightInd w:val="0"/>
              <w:spacing w:after="0" w:line="240" w:lineRule="auto"/>
              <w:rPr>
                <w:rFonts w:ascii="Times New Roman" w:hAnsi="Times New Roman"/>
                <w:b/>
              </w:rPr>
            </w:pPr>
            <w:r>
              <w:rPr>
                <w:noProof/>
              </w:rPr>
              <w:drawing>
                <wp:inline distT="0" distB="0" distL="0" distR="0" wp14:anchorId="3D81F636" wp14:editId="3DCF5BAC">
                  <wp:extent cx="5257800" cy="1828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7800" cy="1828800"/>
                          </a:xfrm>
                          <a:prstGeom prst="rect">
                            <a:avLst/>
                          </a:prstGeom>
                        </pic:spPr>
                      </pic:pic>
                    </a:graphicData>
                  </a:graphic>
                </wp:inline>
              </w:drawing>
            </w:r>
          </w:p>
        </w:tc>
      </w:tr>
      <w:tr w:rsidR="00EB284E" w14:paraId="55B4BB19" w14:textId="77777777" w:rsidTr="00EB284E">
        <w:tc>
          <w:tcPr>
            <w:tcW w:w="9350" w:type="dxa"/>
          </w:tcPr>
          <w:p w14:paraId="19726C62" w14:textId="77777777" w:rsidR="00EB284E" w:rsidRDefault="00EB284E" w:rsidP="00BB71FE">
            <w:pPr>
              <w:widowControl w:val="0"/>
              <w:autoSpaceDE w:val="0"/>
              <w:autoSpaceDN w:val="0"/>
              <w:adjustRightInd w:val="0"/>
              <w:spacing w:after="0" w:line="240" w:lineRule="auto"/>
              <w:rPr>
                <w:rFonts w:ascii="Times New Roman" w:hAnsi="Times New Roman"/>
                <w:b/>
              </w:rPr>
            </w:pPr>
          </w:p>
        </w:tc>
      </w:tr>
      <w:tr w:rsidR="00EB284E" w14:paraId="28E1EAB0" w14:textId="77777777" w:rsidTr="00EB284E">
        <w:tc>
          <w:tcPr>
            <w:tcW w:w="9350" w:type="dxa"/>
          </w:tcPr>
          <w:p w14:paraId="117AA393" w14:textId="77777777" w:rsidR="00EB284E" w:rsidRDefault="00EB284E" w:rsidP="00BB71FE">
            <w:pPr>
              <w:widowControl w:val="0"/>
              <w:autoSpaceDE w:val="0"/>
              <w:autoSpaceDN w:val="0"/>
              <w:adjustRightInd w:val="0"/>
              <w:spacing w:after="0" w:line="240" w:lineRule="auto"/>
              <w:rPr>
                <w:rFonts w:ascii="Times New Roman" w:hAnsi="Times New Roman"/>
                <w:b/>
              </w:rPr>
            </w:pPr>
            <w:r>
              <w:rPr>
                <w:noProof/>
              </w:rPr>
              <w:drawing>
                <wp:inline distT="0" distB="0" distL="0" distR="0" wp14:anchorId="56FC9818" wp14:editId="3363BCEB">
                  <wp:extent cx="4626864" cy="182880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26864" cy="1828800"/>
                          </a:xfrm>
                          <a:prstGeom prst="rect">
                            <a:avLst/>
                          </a:prstGeom>
                        </pic:spPr>
                      </pic:pic>
                    </a:graphicData>
                  </a:graphic>
                </wp:inline>
              </w:drawing>
            </w:r>
          </w:p>
        </w:tc>
      </w:tr>
      <w:tr w:rsidR="00EB284E" w14:paraId="4045DE08" w14:textId="77777777" w:rsidTr="00EB284E">
        <w:tc>
          <w:tcPr>
            <w:tcW w:w="9350" w:type="dxa"/>
          </w:tcPr>
          <w:p w14:paraId="7DF522D2" w14:textId="77777777" w:rsidR="00EB284E" w:rsidRDefault="00EB284E" w:rsidP="00BB71FE">
            <w:pPr>
              <w:widowControl w:val="0"/>
              <w:autoSpaceDE w:val="0"/>
              <w:autoSpaceDN w:val="0"/>
              <w:adjustRightInd w:val="0"/>
              <w:spacing w:after="0" w:line="240" w:lineRule="auto"/>
              <w:rPr>
                <w:rFonts w:ascii="Times New Roman" w:hAnsi="Times New Roman"/>
                <w:b/>
              </w:rPr>
            </w:pPr>
          </w:p>
        </w:tc>
      </w:tr>
      <w:tr w:rsidR="00EB284E" w14:paraId="24367D10" w14:textId="77777777" w:rsidTr="00EB284E">
        <w:tc>
          <w:tcPr>
            <w:tcW w:w="9350" w:type="dxa"/>
          </w:tcPr>
          <w:p w14:paraId="5363A99A"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#region</w:t>
            </w:r>
            <w:r>
              <w:rPr>
                <w:rFonts w:ascii="Consolas" w:hAnsi="Consolas" w:cs="Consolas"/>
                <w:color w:val="000000"/>
                <w:sz w:val="19"/>
                <w:szCs w:val="19"/>
              </w:rPr>
              <w:t xml:space="preserve"> Namespaces</w:t>
            </w:r>
          </w:p>
          <w:p w14:paraId="316E6AD6"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7405712D"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System.Data</w:t>
            </w:r>
            <w:proofErr w:type="spellEnd"/>
            <w:r>
              <w:rPr>
                <w:rFonts w:ascii="Consolas" w:hAnsi="Consolas" w:cs="Consolas"/>
                <w:color w:val="000000"/>
                <w:sz w:val="19"/>
                <w:szCs w:val="19"/>
              </w:rPr>
              <w:t>;</w:t>
            </w:r>
          </w:p>
          <w:p w14:paraId="0FD3B899"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Microsoft.SqlServer.Dts.Runtime</w:t>
            </w:r>
            <w:proofErr w:type="spellEnd"/>
            <w:r>
              <w:rPr>
                <w:rFonts w:ascii="Consolas" w:hAnsi="Consolas" w:cs="Consolas"/>
                <w:color w:val="000000"/>
                <w:sz w:val="19"/>
                <w:szCs w:val="19"/>
              </w:rPr>
              <w:t>;</w:t>
            </w:r>
          </w:p>
          <w:p w14:paraId="485D72C3"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System.Windows.Forms</w:t>
            </w:r>
            <w:proofErr w:type="spellEnd"/>
            <w:r>
              <w:rPr>
                <w:rFonts w:ascii="Consolas" w:hAnsi="Consolas" w:cs="Consolas"/>
                <w:color w:val="000000"/>
                <w:sz w:val="19"/>
                <w:szCs w:val="19"/>
              </w:rPr>
              <w:t>;</w:t>
            </w:r>
          </w:p>
          <w:p w14:paraId="440890FC"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System.IO;</w:t>
            </w:r>
          </w:p>
          <w:p w14:paraId="17AEEDD7"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#endregion</w:t>
            </w:r>
          </w:p>
          <w:p w14:paraId="2CE6FFDD"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p>
          <w:p w14:paraId="34F281F3"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ST_c8c2463bd5c3454d9df6e94c8922f66f</w:t>
            </w:r>
          </w:p>
          <w:p w14:paraId="567017C0"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54BFDBD"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6F51FF18"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roofErr w:type="spellStart"/>
            <w:r>
              <w:rPr>
                <w:rFonts w:ascii="Consolas" w:hAnsi="Consolas" w:cs="Consolas"/>
                <w:color w:val="008000"/>
                <w:sz w:val="19"/>
                <w:szCs w:val="19"/>
              </w:rPr>
              <w:t>ScriptMain</w:t>
            </w:r>
            <w:proofErr w:type="spellEnd"/>
            <w:r>
              <w:rPr>
                <w:rFonts w:ascii="Consolas" w:hAnsi="Consolas" w:cs="Consolas"/>
                <w:color w:val="008000"/>
                <w:sz w:val="19"/>
                <w:szCs w:val="19"/>
              </w:rPr>
              <w:t xml:space="preserve"> is the entry point class of the script.  Do not change the name, attributes,</w:t>
            </w:r>
          </w:p>
          <w:p w14:paraId="37B427D7"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or parent of this class.</w:t>
            </w:r>
          </w:p>
          <w:p w14:paraId="15694125"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01F4DA59"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[Microsoft.SqlServer.Dts.Tasks.ScriptTask.</w:t>
            </w:r>
            <w:r>
              <w:rPr>
                <w:rFonts w:ascii="Consolas" w:hAnsi="Consolas" w:cs="Consolas"/>
                <w:color w:val="2B91AF"/>
                <w:sz w:val="19"/>
                <w:szCs w:val="19"/>
              </w:rPr>
              <w:t>SSISScriptTaskEntryPointAttribute</w:t>
            </w:r>
            <w:r>
              <w:rPr>
                <w:rFonts w:ascii="Consolas" w:hAnsi="Consolas" w:cs="Consolas"/>
                <w:color w:val="000000"/>
                <w:sz w:val="19"/>
                <w:szCs w:val="19"/>
              </w:rPr>
              <w:t>]</w:t>
            </w:r>
          </w:p>
          <w:p w14:paraId="29693AC3"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ScriptMain</w:t>
            </w:r>
            <w:proofErr w:type="spellEnd"/>
            <w:r>
              <w:rPr>
                <w:rFonts w:ascii="Consolas" w:hAnsi="Consolas" w:cs="Consolas"/>
                <w:color w:val="000000"/>
                <w:sz w:val="19"/>
                <w:szCs w:val="19"/>
              </w:rPr>
              <w:t xml:space="preserve"> : Microsoft.SqlServer.Dts.Tasks.ScriptTask.</w:t>
            </w:r>
            <w:r>
              <w:rPr>
                <w:rFonts w:ascii="Consolas" w:hAnsi="Consolas" w:cs="Consolas"/>
                <w:color w:val="2B91AF"/>
                <w:sz w:val="19"/>
                <w:szCs w:val="19"/>
              </w:rPr>
              <w:t>VSTARTScriptObjectModelBase</w:t>
            </w:r>
          </w:p>
          <w:p w14:paraId="450007AF"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2D33A1F0"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Help:  Using Integration Services variables and parameters in a script</w:t>
            </w:r>
          </w:p>
          <w:p w14:paraId="30D8341A"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To use a variable in this script, first ensure that the variable has been added to </w:t>
            </w:r>
          </w:p>
          <w:p w14:paraId="7153A0F5"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either the list contained in the </w:t>
            </w:r>
            <w:proofErr w:type="spellStart"/>
            <w:r>
              <w:rPr>
                <w:rFonts w:ascii="Consolas" w:hAnsi="Consolas" w:cs="Consolas"/>
                <w:color w:val="008000"/>
                <w:sz w:val="19"/>
                <w:szCs w:val="19"/>
              </w:rPr>
              <w:t>ReadOnlyVariables</w:t>
            </w:r>
            <w:proofErr w:type="spellEnd"/>
            <w:r>
              <w:rPr>
                <w:rFonts w:ascii="Consolas" w:hAnsi="Consolas" w:cs="Consolas"/>
                <w:color w:val="008000"/>
                <w:sz w:val="19"/>
                <w:szCs w:val="19"/>
              </w:rPr>
              <w:t xml:space="preserve"> property or the list contained in </w:t>
            </w:r>
          </w:p>
          <w:p w14:paraId="3052DD34"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the </w:t>
            </w:r>
            <w:proofErr w:type="spellStart"/>
            <w:r>
              <w:rPr>
                <w:rFonts w:ascii="Consolas" w:hAnsi="Consolas" w:cs="Consolas"/>
                <w:color w:val="008000"/>
                <w:sz w:val="19"/>
                <w:szCs w:val="19"/>
              </w:rPr>
              <w:t>ReadWriteVariables</w:t>
            </w:r>
            <w:proofErr w:type="spellEnd"/>
            <w:r>
              <w:rPr>
                <w:rFonts w:ascii="Consolas" w:hAnsi="Consolas" w:cs="Consolas"/>
                <w:color w:val="008000"/>
                <w:sz w:val="19"/>
                <w:szCs w:val="19"/>
              </w:rPr>
              <w:t xml:space="preserve"> property of this script task, according to whether or not your</w:t>
            </w:r>
          </w:p>
          <w:p w14:paraId="75FCD3A7"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code needs to write to the variable.  To add the variable, save this script, close this instance of</w:t>
            </w:r>
          </w:p>
          <w:p w14:paraId="7F509D9B"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Visual Studio, and update the </w:t>
            </w:r>
            <w:proofErr w:type="spellStart"/>
            <w:r>
              <w:rPr>
                <w:rFonts w:ascii="Consolas" w:hAnsi="Consolas" w:cs="Consolas"/>
                <w:color w:val="008000"/>
                <w:sz w:val="19"/>
                <w:szCs w:val="19"/>
              </w:rPr>
              <w:t>ReadOnlyVariables</w:t>
            </w:r>
            <w:proofErr w:type="spellEnd"/>
            <w:r>
              <w:rPr>
                <w:rFonts w:ascii="Consolas" w:hAnsi="Consolas" w:cs="Consolas"/>
                <w:color w:val="008000"/>
                <w:sz w:val="19"/>
                <w:szCs w:val="19"/>
              </w:rPr>
              <w:t xml:space="preserve"> and </w:t>
            </w:r>
          </w:p>
          <w:p w14:paraId="52BB51E5"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roofErr w:type="spellStart"/>
            <w:r>
              <w:rPr>
                <w:rFonts w:ascii="Consolas" w:hAnsi="Consolas" w:cs="Consolas"/>
                <w:color w:val="008000"/>
                <w:sz w:val="19"/>
                <w:szCs w:val="19"/>
              </w:rPr>
              <w:t>ReadWriteVariables</w:t>
            </w:r>
            <w:proofErr w:type="spellEnd"/>
            <w:r>
              <w:rPr>
                <w:rFonts w:ascii="Consolas" w:hAnsi="Consolas" w:cs="Consolas"/>
                <w:color w:val="008000"/>
                <w:sz w:val="19"/>
                <w:szCs w:val="19"/>
              </w:rPr>
              <w:t xml:space="preserve"> properties in the Script Transformation Editor window.</w:t>
            </w:r>
          </w:p>
          <w:p w14:paraId="7741B181"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To use a parameter in this script, follow the same steps. Parameters are always read-only.</w:t>
            </w:r>
          </w:p>
          <w:p w14:paraId="2E43909C"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
          <w:p w14:paraId="710F7621"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Example of reading from a variable:</w:t>
            </w:r>
          </w:p>
          <w:p w14:paraId="7933B86F"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DateTime </w:t>
            </w:r>
            <w:proofErr w:type="spellStart"/>
            <w:r>
              <w:rPr>
                <w:rFonts w:ascii="Consolas" w:hAnsi="Consolas" w:cs="Consolas"/>
                <w:color w:val="008000"/>
                <w:sz w:val="19"/>
                <w:szCs w:val="19"/>
              </w:rPr>
              <w:t>startTime</w:t>
            </w:r>
            <w:proofErr w:type="spellEnd"/>
            <w:r>
              <w:rPr>
                <w:rFonts w:ascii="Consolas" w:hAnsi="Consolas" w:cs="Consolas"/>
                <w:color w:val="008000"/>
                <w:sz w:val="19"/>
                <w:szCs w:val="19"/>
              </w:rPr>
              <w:t xml:space="preserve"> = (DateTime) </w:t>
            </w:r>
            <w:proofErr w:type="spellStart"/>
            <w:r>
              <w:rPr>
                <w:rFonts w:ascii="Consolas" w:hAnsi="Consolas" w:cs="Consolas"/>
                <w:color w:val="008000"/>
                <w:sz w:val="19"/>
                <w:szCs w:val="19"/>
              </w:rPr>
              <w:t>Dts.Variables</w:t>
            </w:r>
            <w:proofErr w:type="spellEnd"/>
            <w:r>
              <w:rPr>
                <w:rFonts w:ascii="Consolas" w:hAnsi="Consolas" w:cs="Consolas"/>
                <w:color w:val="008000"/>
                <w:sz w:val="19"/>
                <w:szCs w:val="19"/>
              </w:rPr>
              <w:t>["System::</w:t>
            </w:r>
            <w:proofErr w:type="spellStart"/>
            <w:r>
              <w:rPr>
                <w:rFonts w:ascii="Consolas" w:hAnsi="Consolas" w:cs="Consolas"/>
                <w:color w:val="008000"/>
                <w:sz w:val="19"/>
                <w:szCs w:val="19"/>
              </w:rPr>
              <w:t>StartTime</w:t>
            </w:r>
            <w:proofErr w:type="spellEnd"/>
            <w:r>
              <w:rPr>
                <w:rFonts w:ascii="Consolas" w:hAnsi="Consolas" w:cs="Consolas"/>
                <w:color w:val="008000"/>
                <w:sz w:val="19"/>
                <w:szCs w:val="19"/>
              </w:rPr>
              <w:t>"].Value;</w:t>
            </w:r>
          </w:p>
          <w:p w14:paraId="5037829E"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
          <w:p w14:paraId="7C9AD0D2"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Example of writing to a variable:</w:t>
            </w:r>
          </w:p>
          <w:p w14:paraId="5A49F7EE"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roofErr w:type="spellStart"/>
            <w:r>
              <w:rPr>
                <w:rFonts w:ascii="Consolas" w:hAnsi="Consolas" w:cs="Consolas"/>
                <w:color w:val="008000"/>
                <w:sz w:val="19"/>
                <w:szCs w:val="19"/>
              </w:rPr>
              <w:t>Dts.Variables</w:t>
            </w:r>
            <w:proofErr w:type="spellEnd"/>
            <w:r>
              <w:rPr>
                <w:rFonts w:ascii="Consolas" w:hAnsi="Consolas" w:cs="Consolas"/>
                <w:color w:val="008000"/>
                <w:sz w:val="19"/>
                <w:szCs w:val="19"/>
              </w:rPr>
              <w:t>["User::</w:t>
            </w:r>
            <w:proofErr w:type="spellStart"/>
            <w:r>
              <w:rPr>
                <w:rFonts w:ascii="Consolas" w:hAnsi="Consolas" w:cs="Consolas"/>
                <w:color w:val="008000"/>
                <w:sz w:val="19"/>
                <w:szCs w:val="19"/>
              </w:rPr>
              <w:t>myStringVariable</w:t>
            </w:r>
            <w:proofErr w:type="spellEnd"/>
            <w:r>
              <w:rPr>
                <w:rFonts w:ascii="Consolas" w:hAnsi="Consolas" w:cs="Consolas"/>
                <w:color w:val="008000"/>
                <w:sz w:val="19"/>
                <w:szCs w:val="19"/>
              </w:rPr>
              <w:t>"].Value = "new value";</w:t>
            </w:r>
          </w:p>
          <w:p w14:paraId="62B9582D"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
          <w:p w14:paraId="7B7893B4"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Example of reading from a package parameter:</w:t>
            </w:r>
          </w:p>
          <w:p w14:paraId="5BC76D08"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int </w:t>
            </w:r>
            <w:proofErr w:type="spellStart"/>
            <w:r>
              <w:rPr>
                <w:rFonts w:ascii="Consolas" w:hAnsi="Consolas" w:cs="Consolas"/>
                <w:color w:val="008000"/>
                <w:sz w:val="19"/>
                <w:szCs w:val="19"/>
              </w:rPr>
              <w:t>batchId</w:t>
            </w:r>
            <w:proofErr w:type="spellEnd"/>
            <w:r>
              <w:rPr>
                <w:rFonts w:ascii="Consolas" w:hAnsi="Consolas" w:cs="Consolas"/>
                <w:color w:val="008000"/>
                <w:sz w:val="19"/>
                <w:szCs w:val="19"/>
              </w:rPr>
              <w:t xml:space="preserve"> = (int) </w:t>
            </w:r>
            <w:proofErr w:type="spellStart"/>
            <w:r>
              <w:rPr>
                <w:rFonts w:ascii="Consolas" w:hAnsi="Consolas" w:cs="Consolas"/>
                <w:color w:val="008000"/>
                <w:sz w:val="19"/>
                <w:szCs w:val="19"/>
              </w:rPr>
              <w:t>Dts.Variables</w:t>
            </w:r>
            <w:proofErr w:type="spellEnd"/>
            <w:r>
              <w:rPr>
                <w:rFonts w:ascii="Consolas" w:hAnsi="Consolas" w:cs="Consolas"/>
                <w:color w:val="008000"/>
                <w:sz w:val="19"/>
                <w:szCs w:val="19"/>
              </w:rPr>
              <w:t>["$Package::</w:t>
            </w:r>
            <w:proofErr w:type="spellStart"/>
            <w:r>
              <w:rPr>
                <w:rFonts w:ascii="Consolas" w:hAnsi="Consolas" w:cs="Consolas"/>
                <w:color w:val="008000"/>
                <w:sz w:val="19"/>
                <w:szCs w:val="19"/>
              </w:rPr>
              <w:t>batchId</w:t>
            </w:r>
            <w:proofErr w:type="spellEnd"/>
            <w:r>
              <w:rPr>
                <w:rFonts w:ascii="Consolas" w:hAnsi="Consolas" w:cs="Consolas"/>
                <w:color w:val="008000"/>
                <w:sz w:val="19"/>
                <w:szCs w:val="19"/>
              </w:rPr>
              <w:t>"].Value;</w:t>
            </w:r>
          </w:p>
          <w:p w14:paraId="0CAEA380"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
          <w:p w14:paraId="22C325F1"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Example of reading from a project parameter:</w:t>
            </w:r>
          </w:p>
          <w:p w14:paraId="33934A1F"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int </w:t>
            </w:r>
            <w:proofErr w:type="spellStart"/>
            <w:r>
              <w:rPr>
                <w:rFonts w:ascii="Consolas" w:hAnsi="Consolas" w:cs="Consolas"/>
                <w:color w:val="008000"/>
                <w:sz w:val="19"/>
                <w:szCs w:val="19"/>
              </w:rPr>
              <w:t>batchId</w:t>
            </w:r>
            <w:proofErr w:type="spellEnd"/>
            <w:r>
              <w:rPr>
                <w:rFonts w:ascii="Consolas" w:hAnsi="Consolas" w:cs="Consolas"/>
                <w:color w:val="008000"/>
                <w:sz w:val="19"/>
                <w:szCs w:val="19"/>
              </w:rPr>
              <w:t xml:space="preserve"> = (int) </w:t>
            </w:r>
            <w:proofErr w:type="spellStart"/>
            <w:r>
              <w:rPr>
                <w:rFonts w:ascii="Consolas" w:hAnsi="Consolas" w:cs="Consolas"/>
                <w:color w:val="008000"/>
                <w:sz w:val="19"/>
                <w:szCs w:val="19"/>
              </w:rPr>
              <w:t>Dts.Variables</w:t>
            </w:r>
            <w:proofErr w:type="spellEnd"/>
            <w:r>
              <w:rPr>
                <w:rFonts w:ascii="Consolas" w:hAnsi="Consolas" w:cs="Consolas"/>
                <w:color w:val="008000"/>
                <w:sz w:val="19"/>
                <w:szCs w:val="19"/>
              </w:rPr>
              <w:t>["$Project::</w:t>
            </w:r>
            <w:proofErr w:type="spellStart"/>
            <w:r>
              <w:rPr>
                <w:rFonts w:ascii="Consolas" w:hAnsi="Consolas" w:cs="Consolas"/>
                <w:color w:val="008000"/>
                <w:sz w:val="19"/>
                <w:szCs w:val="19"/>
              </w:rPr>
              <w:t>batchId</w:t>
            </w:r>
            <w:proofErr w:type="spellEnd"/>
            <w:r>
              <w:rPr>
                <w:rFonts w:ascii="Consolas" w:hAnsi="Consolas" w:cs="Consolas"/>
                <w:color w:val="008000"/>
                <w:sz w:val="19"/>
                <w:szCs w:val="19"/>
              </w:rPr>
              <w:t>"].Value;</w:t>
            </w:r>
          </w:p>
          <w:p w14:paraId="348F4A40"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
          <w:p w14:paraId="78203B8F"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Example of reading from a sensitive project parameter:</w:t>
            </w:r>
          </w:p>
          <w:p w14:paraId="0799D3A4"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int </w:t>
            </w:r>
            <w:proofErr w:type="spellStart"/>
            <w:r>
              <w:rPr>
                <w:rFonts w:ascii="Consolas" w:hAnsi="Consolas" w:cs="Consolas"/>
                <w:color w:val="008000"/>
                <w:sz w:val="19"/>
                <w:szCs w:val="19"/>
              </w:rPr>
              <w:t>batchId</w:t>
            </w:r>
            <w:proofErr w:type="spellEnd"/>
            <w:r>
              <w:rPr>
                <w:rFonts w:ascii="Consolas" w:hAnsi="Consolas" w:cs="Consolas"/>
                <w:color w:val="008000"/>
                <w:sz w:val="19"/>
                <w:szCs w:val="19"/>
              </w:rPr>
              <w:t xml:space="preserve"> = (int) </w:t>
            </w:r>
            <w:proofErr w:type="spellStart"/>
            <w:r>
              <w:rPr>
                <w:rFonts w:ascii="Consolas" w:hAnsi="Consolas" w:cs="Consolas"/>
                <w:color w:val="008000"/>
                <w:sz w:val="19"/>
                <w:szCs w:val="19"/>
              </w:rPr>
              <w:t>Dts.Variables</w:t>
            </w:r>
            <w:proofErr w:type="spellEnd"/>
            <w:r>
              <w:rPr>
                <w:rFonts w:ascii="Consolas" w:hAnsi="Consolas" w:cs="Consolas"/>
                <w:color w:val="008000"/>
                <w:sz w:val="19"/>
                <w:szCs w:val="19"/>
              </w:rPr>
              <w:t>["$Project::</w:t>
            </w:r>
            <w:proofErr w:type="spellStart"/>
            <w:r>
              <w:rPr>
                <w:rFonts w:ascii="Consolas" w:hAnsi="Consolas" w:cs="Consolas"/>
                <w:color w:val="008000"/>
                <w:sz w:val="19"/>
                <w:szCs w:val="19"/>
              </w:rPr>
              <w:t>batchId</w:t>
            </w:r>
            <w:proofErr w:type="spellEnd"/>
            <w:r>
              <w:rPr>
                <w:rFonts w:ascii="Consolas" w:hAnsi="Consolas" w:cs="Consolas"/>
                <w:color w:val="008000"/>
                <w:sz w:val="19"/>
                <w:szCs w:val="19"/>
              </w:rPr>
              <w:t>"].</w:t>
            </w:r>
            <w:proofErr w:type="spellStart"/>
            <w:r>
              <w:rPr>
                <w:rFonts w:ascii="Consolas" w:hAnsi="Consolas" w:cs="Consolas"/>
                <w:color w:val="008000"/>
                <w:sz w:val="19"/>
                <w:szCs w:val="19"/>
              </w:rPr>
              <w:t>GetSensitiveValue</w:t>
            </w:r>
            <w:proofErr w:type="spellEnd"/>
            <w:r>
              <w:rPr>
                <w:rFonts w:ascii="Consolas" w:hAnsi="Consolas" w:cs="Consolas"/>
                <w:color w:val="008000"/>
                <w:sz w:val="19"/>
                <w:szCs w:val="19"/>
              </w:rPr>
              <w:t>();</w:t>
            </w:r>
          </w:p>
          <w:p w14:paraId="3358E344"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w:t>
            </w:r>
          </w:p>
          <w:p w14:paraId="74137361"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p>
          <w:p w14:paraId="293E3B9D"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5381B4C0"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p>
          <w:p w14:paraId="320004DD"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Help:  Firing Integration Services events from a script</w:t>
            </w:r>
          </w:p>
          <w:p w14:paraId="45C76754"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script task can fire events for logging purposes.</w:t>
            </w:r>
          </w:p>
          <w:p w14:paraId="0DD3E194"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
          <w:p w14:paraId="14819900"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Example of firing an error event:</w:t>
            </w:r>
          </w:p>
          <w:p w14:paraId="4AD74B3F"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lastRenderedPageBreak/>
              <w:t xml:space="preserve">         *  </w:t>
            </w:r>
            <w:proofErr w:type="spellStart"/>
            <w:r>
              <w:rPr>
                <w:rFonts w:ascii="Consolas" w:hAnsi="Consolas" w:cs="Consolas"/>
                <w:color w:val="008000"/>
                <w:sz w:val="19"/>
                <w:szCs w:val="19"/>
              </w:rPr>
              <w:t>Dts.Events.FireError</w:t>
            </w:r>
            <w:proofErr w:type="spellEnd"/>
            <w:r>
              <w:rPr>
                <w:rFonts w:ascii="Consolas" w:hAnsi="Consolas" w:cs="Consolas"/>
                <w:color w:val="008000"/>
                <w:sz w:val="19"/>
                <w:szCs w:val="19"/>
              </w:rPr>
              <w:t>(18, "Process Values", "Bad value", "", 0);</w:t>
            </w:r>
          </w:p>
          <w:p w14:paraId="406E9D35"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
          <w:p w14:paraId="6E91D49D"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Example of firing an information event:</w:t>
            </w:r>
          </w:p>
          <w:p w14:paraId="6B968D7C"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roofErr w:type="spellStart"/>
            <w:r>
              <w:rPr>
                <w:rFonts w:ascii="Consolas" w:hAnsi="Consolas" w:cs="Consolas"/>
                <w:color w:val="008000"/>
                <w:sz w:val="19"/>
                <w:szCs w:val="19"/>
              </w:rPr>
              <w:t>Dts.Events.FireInformation</w:t>
            </w:r>
            <w:proofErr w:type="spellEnd"/>
            <w:r>
              <w:rPr>
                <w:rFonts w:ascii="Consolas" w:hAnsi="Consolas" w:cs="Consolas"/>
                <w:color w:val="008000"/>
                <w:sz w:val="19"/>
                <w:szCs w:val="19"/>
              </w:rPr>
              <w:t xml:space="preserve">(3, "Process Values", "Processing has started", "", 0, ref </w:t>
            </w:r>
            <w:proofErr w:type="spellStart"/>
            <w:r>
              <w:rPr>
                <w:rFonts w:ascii="Consolas" w:hAnsi="Consolas" w:cs="Consolas"/>
                <w:color w:val="008000"/>
                <w:sz w:val="19"/>
                <w:szCs w:val="19"/>
              </w:rPr>
              <w:t>fireAgain</w:t>
            </w:r>
            <w:proofErr w:type="spellEnd"/>
            <w:r>
              <w:rPr>
                <w:rFonts w:ascii="Consolas" w:hAnsi="Consolas" w:cs="Consolas"/>
                <w:color w:val="008000"/>
                <w:sz w:val="19"/>
                <w:szCs w:val="19"/>
              </w:rPr>
              <w:t>)</w:t>
            </w:r>
          </w:p>
          <w:p w14:paraId="09BEB108"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
          <w:p w14:paraId="739A316E"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Example of firing a warning event:</w:t>
            </w:r>
          </w:p>
          <w:p w14:paraId="7D674BA2"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roofErr w:type="spellStart"/>
            <w:r>
              <w:rPr>
                <w:rFonts w:ascii="Consolas" w:hAnsi="Consolas" w:cs="Consolas"/>
                <w:color w:val="008000"/>
                <w:sz w:val="19"/>
                <w:szCs w:val="19"/>
              </w:rPr>
              <w:t>Dts.Events.FireWarning</w:t>
            </w:r>
            <w:proofErr w:type="spellEnd"/>
            <w:r>
              <w:rPr>
                <w:rFonts w:ascii="Consolas" w:hAnsi="Consolas" w:cs="Consolas"/>
                <w:color w:val="008000"/>
                <w:sz w:val="19"/>
                <w:szCs w:val="19"/>
              </w:rPr>
              <w:t>(14, "Process Values", "No values received for input", "", 0);</w:t>
            </w:r>
          </w:p>
          <w:p w14:paraId="7ECD7DA9"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w:t>
            </w:r>
          </w:p>
          <w:p w14:paraId="2C5AA752"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2CD1B00F"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p>
          <w:p w14:paraId="035BFCEE"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Help:  Using Integration Services connection managers in a script</w:t>
            </w:r>
          </w:p>
          <w:p w14:paraId="7B02E2E4"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Some types of connection managers can be used in this script task.  See the topic </w:t>
            </w:r>
          </w:p>
          <w:p w14:paraId="38C73A04"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"Working with Connection Managers </w:t>
            </w:r>
            <w:proofErr w:type="spellStart"/>
            <w:r>
              <w:rPr>
                <w:rFonts w:ascii="Consolas" w:hAnsi="Consolas" w:cs="Consolas"/>
                <w:color w:val="008000"/>
                <w:sz w:val="19"/>
                <w:szCs w:val="19"/>
              </w:rPr>
              <w:t>Programatically</w:t>
            </w:r>
            <w:proofErr w:type="spellEnd"/>
            <w:r>
              <w:rPr>
                <w:rFonts w:ascii="Consolas" w:hAnsi="Consolas" w:cs="Consolas"/>
                <w:color w:val="008000"/>
                <w:sz w:val="19"/>
                <w:szCs w:val="19"/>
              </w:rPr>
              <w:t>" for details.</w:t>
            </w:r>
          </w:p>
          <w:p w14:paraId="4E098897"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
          <w:p w14:paraId="5EC9DA3A"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Example of using an ADO.Net connection manager:</w:t>
            </w:r>
          </w:p>
          <w:p w14:paraId="00C5C6F4"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object </w:t>
            </w:r>
            <w:proofErr w:type="spellStart"/>
            <w:r>
              <w:rPr>
                <w:rFonts w:ascii="Consolas" w:hAnsi="Consolas" w:cs="Consolas"/>
                <w:color w:val="008000"/>
                <w:sz w:val="19"/>
                <w:szCs w:val="19"/>
              </w:rPr>
              <w:t>rawConnection</w:t>
            </w:r>
            <w:proofErr w:type="spellEnd"/>
            <w:r>
              <w:rPr>
                <w:rFonts w:ascii="Consolas" w:hAnsi="Consolas" w:cs="Consolas"/>
                <w:color w:val="008000"/>
                <w:sz w:val="19"/>
                <w:szCs w:val="19"/>
              </w:rPr>
              <w:t xml:space="preserve"> = </w:t>
            </w:r>
            <w:proofErr w:type="spellStart"/>
            <w:r>
              <w:rPr>
                <w:rFonts w:ascii="Consolas" w:hAnsi="Consolas" w:cs="Consolas"/>
                <w:color w:val="008000"/>
                <w:sz w:val="19"/>
                <w:szCs w:val="19"/>
              </w:rPr>
              <w:t>Dts.Connections</w:t>
            </w:r>
            <w:proofErr w:type="spellEnd"/>
            <w:r>
              <w:rPr>
                <w:rFonts w:ascii="Consolas" w:hAnsi="Consolas" w:cs="Consolas"/>
                <w:color w:val="008000"/>
                <w:sz w:val="19"/>
                <w:szCs w:val="19"/>
              </w:rPr>
              <w:t>["Sales DB"].</w:t>
            </w:r>
            <w:proofErr w:type="spellStart"/>
            <w:r>
              <w:rPr>
                <w:rFonts w:ascii="Consolas" w:hAnsi="Consolas" w:cs="Consolas"/>
                <w:color w:val="008000"/>
                <w:sz w:val="19"/>
                <w:szCs w:val="19"/>
              </w:rPr>
              <w:t>AcquireConnection</w:t>
            </w:r>
            <w:proofErr w:type="spellEnd"/>
            <w:r>
              <w:rPr>
                <w:rFonts w:ascii="Consolas" w:hAnsi="Consolas" w:cs="Consolas"/>
                <w:color w:val="008000"/>
                <w:sz w:val="19"/>
                <w:szCs w:val="19"/>
              </w:rPr>
              <w:t>(</w:t>
            </w:r>
            <w:proofErr w:type="spellStart"/>
            <w:r>
              <w:rPr>
                <w:rFonts w:ascii="Consolas" w:hAnsi="Consolas" w:cs="Consolas"/>
                <w:color w:val="008000"/>
                <w:sz w:val="19"/>
                <w:szCs w:val="19"/>
              </w:rPr>
              <w:t>Dts.Transaction</w:t>
            </w:r>
            <w:proofErr w:type="spellEnd"/>
            <w:r>
              <w:rPr>
                <w:rFonts w:ascii="Consolas" w:hAnsi="Consolas" w:cs="Consolas"/>
                <w:color w:val="008000"/>
                <w:sz w:val="19"/>
                <w:szCs w:val="19"/>
              </w:rPr>
              <w:t>);</w:t>
            </w:r>
          </w:p>
          <w:p w14:paraId="3E6E36FD"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roofErr w:type="spellStart"/>
            <w:r>
              <w:rPr>
                <w:rFonts w:ascii="Consolas" w:hAnsi="Consolas" w:cs="Consolas"/>
                <w:color w:val="008000"/>
                <w:sz w:val="19"/>
                <w:szCs w:val="19"/>
              </w:rPr>
              <w:t>SqlConnection</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myADONETConnection</w:t>
            </w:r>
            <w:proofErr w:type="spellEnd"/>
            <w:r>
              <w:rPr>
                <w:rFonts w:ascii="Consolas" w:hAnsi="Consolas" w:cs="Consolas"/>
                <w:color w:val="008000"/>
                <w:sz w:val="19"/>
                <w:szCs w:val="19"/>
              </w:rPr>
              <w:t xml:space="preserve"> = (</w:t>
            </w:r>
            <w:proofErr w:type="spellStart"/>
            <w:r>
              <w:rPr>
                <w:rFonts w:ascii="Consolas" w:hAnsi="Consolas" w:cs="Consolas"/>
                <w:color w:val="008000"/>
                <w:sz w:val="19"/>
                <w:szCs w:val="19"/>
              </w:rPr>
              <w:t>SqlConnection</w:t>
            </w:r>
            <w:proofErr w:type="spellEnd"/>
            <w:r>
              <w:rPr>
                <w:rFonts w:ascii="Consolas" w:hAnsi="Consolas" w:cs="Consolas"/>
                <w:color w:val="008000"/>
                <w:sz w:val="19"/>
                <w:szCs w:val="19"/>
              </w:rPr>
              <w:t>)</w:t>
            </w:r>
            <w:proofErr w:type="spellStart"/>
            <w:r>
              <w:rPr>
                <w:rFonts w:ascii="Consolas" w:hAnsi="Consolas" w:cs="Consolas"/>
                <w:color w:val="008000"/>
                <w:sz w:val="19"/>
                <w:szCs w:val="19"/>
              </w:rPr>
              <w:t>rawConnection</w:t>
            </w:r>
            <w:proofErr w:type="spellEnd"/>
            <w:r>
              <w:rPr>
                <w:rFonts w:ascii="Consolas" w:hAnsi="Consolas" w:cs="Consolas"/>
                <w:color w:val="008000"/>
                <w:sz w:val="19"/>
                <w:szCs w:val="19"/>
              </w:rPr>
              <w:t>;</w:t>
            </w:r>
          </w:p>
          <w:p w14:paraId="2540522B"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//Use the connection in some code here, then release the connection</w:t>
            </w:r>
          </w:p>
          <w:p w14:paraId="2F9CFAC9"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roofErr w:type="spellStart"/>
            <w:r>
              <w:rPr>
                <w:rFonts w:ascii="Consolas" w:hAnsi="Consolas" w:cs="Consolas"/>
                <w:color w:val="008000"/>
                <w:sz w:val="19"/>
                <w:szCs w:val="19"/>
              </w:rPr>
              <w:t>Dts.Connections</w:t>
            </w:r>
            <w:proofErr w:type="spellEnd"/>
            <w:r>
              <w:rPr>
                <w:rFonts w:ascii="Consolas" w:hAnsi="Consolas" w:cs="Consolas"/>
                <w:color w:val="008000"/>
                <w:sz w:val="19"/>
                <w:szCs w:val="19"/>
              </w:rPr>
              <w:t>["Sales DB"].</w:t>
            </w:r>
            <w:proofErr w:type="spellStart"/>
            <w:r>
              <w:rPr>
                <w:rFonts w:ascii="Consolas" w:hAnsi="Consolas" w:cs="Consolas"/>
                <w:color w:val="008000"/>
                <w:sz w:val="19"/>
                <w:szCs w:val="19"/>
              </w:rPr>
              <w:t>ReleaseConnection</w:t>
            </w:r>
            <w:proofErr w:type="spellEnd"/>
            <w:r>
              <w:rPr>
                <w:rFonts w:ascii="Consolas" w:hAnsi="Consolas" w:cs="Consolas"/>
                <w:color w:val="008000"/>
                <w:sz w:val="19"/>
                <w:szCs w:val="19"/>
              </w:rPr>
              <w:t>(</w:t>
            </w:r>
            <w:proofErr w:type="spellStart"/>
            <w:r>
              <w:rPr>
                <w:rFonts w:ascii="Consolas" w:hAnsi="Consolas" w:cs="Consolas"/>
                <w:color w:val="008000"/>
                <w:sz w:val="19"/>
                <w:szCs w:val="19"/>
              </w:rPr>
              <w:t>rawConnection</w:t>
            </w:r>
            <w:proofErr w:type="spellEnd"/>
            <w:r>
              <w:rPr>
                <w:rFonts w:ascii="Consolas" w:hAnsi="Consolas" w:cs="Consolas"/>
                <w:color w:val="008000"/>
                <w:sz w:val="19"/>
                <w:szCs w:val="19"/>
              </w:rPr>
              <w:t>);</w:t>
            </w:r>
          </w:p>
          <w:p w14:paraId="344DCF94"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w:t>
            </w:r>
          </w:p>
          <w:p w14:paraId="28214373"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Example of using a File connection manager</w:t>
            </w:r>
          </w:p>
          <w:p w14:paraId="1F254EB9"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object </w:t>
            </w:r>
            <w:proofErr w:type="spellStart"/>
            <w:r>
              <w:rPr>
                <w:rFonts w:ascii="Consolas" w:hAnsi="Consolas" w:cs="Consolas"/>
                <w:color w:val="008000"/>
                <w:sz w:val="19"/>
                <w:szCs w:val="19"/>
              </w:rPr>
              <w:t>rawConnection</w:t>
            </w:r>
            <w:proofErr w:type="spellEnd"/>
            <w:r>
              <w:rPr>
                <w:rFonts w:ascii="Consolas" w:hAnsi="Consolas" w:cs="Consolas"/>
                <w:color w:val="008000"/>
                <w:sz w:val="19"/>
                <w:szCs w:val="19"/>
              </w:rPr>
              <w:t xml:space="preserve"> = Dts.Connections["Prices.zip"].AcquireConnection(Dts.Transaction);</w:t>
            </w:r>
          </w:p>
          <w:p w14:paraId="7549CEAB"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string </w:t>
            </w:r>
            <w:proofErr w:type="spellStart"/>
            <w:r>
              <w:rPr>
                <w:rFonts w:ascii="Consolas" w:hAnsi="Consolas" w:cs="Consolas"/>
                <w:color w:val="008000"/>
                <w:sz w:val="19"/>
                <w:szCs w:val="19"/>
              </w:rPr>
              <w:t>filePath</w:t>
            </w:r>
            <w:proofErr w:type="spellEnd"/>
            <w:r>
              <w:rPr>
                <w:rFonts w:ascii="Consolas" w:hAnsi="Consolas" w:cs="Consolas"/>
                <w:color w:val="008000"/>
                <w:sz w:val="19"/>
                <w:szCs w:val="19"/>
              </w:rPr>
              <w:t xml:space="preserve"> = (string)</w:t>
            </w:r>
            <w:proofErr w:type="spellStart"/>
            <w:r>
              <w:rPr>
                <w:rFonts w:ascii="Consolas" w:hAnsi="Consolas" w:cs="Consolas"/>
                <w:color w:val="008000"/>
                <w:sz w:val="19"/>
                <w:szCs w:val="19"/>
              </w:rPr>
              <w:t>rawConnection</w:t>
            </w:r>
            <w:proofErr w:type="spellEnd"/>
            <w:r>
              <w:rPr>
                <w:rFonts w:ascii="Consolas" w:hAnsi="Consolas" w:cs="Consolas"/>
                <w:color w:val="008000"/>
                <w:sz w:val="19"/>
                <w:szCs w:val="19"/>
              </w:rPr>
              <w:t>;</w:t>
            </w:r>
          </w:p>
          <w:p w14:paraId="2B8A708E"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//Use the connection in some code here, then release the connection</w:t>
            </w:r>
          </w:p>
          <w:p w14:paraId="790CC9EE"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roofErr w:type="spellStart"/>
            <w:r>
              <w:rPr>
                <w:rFonts w:ascii="Consolas" w:hAnsi="Consolas" w:cs="Consolas"/>
                <w:color w:val="008000"/>
                <w:sz w:val="19"/>
                <w:szCs w:val="19"/>
              </w:rPr>
              <w:t>Dts.Connections</w:t>
            </w:r>
            <w:proofErr w:type="spellEnd"/>
            <w:r>
              <w:rPr>
                <w:rFonts w:ascii="Consolas" w:hAnsi="Consolas" w:cs="Consolas"/>
                <w:color w:val="008000"/>
                <w:sz w:val="19"/>
                <w:szCs w:val="19"/>
              </w:rPr>
              <w:t>["Prices.zip"].</w:t>
            </w:r>
            <w:proofErr w:type="spellStart"/>
            <w:r>
              <w:rPr>
                <w:rFonts w:ascii="Consolas" w:hAnsi="Consolas" w:cs="Consolas"/>
                <w:color w:val="008000"/>
                <w:sz w:val="19"/>
                <w:szCs w:val="19"/>
              </w:rPr>
              <w:t>ReleaseConnection</w:t>
            </w:r>
            <w:proofErr w:type="spellEnd"/>
            <w:r>
              <w:rPr>
                <w:rFonts w:ascii="Consolas" w:hAnsi="Consolas" w:cs="Consolas"/>
                <w:color w:val="008000"/>
                <w:sz w:val="19"/>
                <w:szCs w:val="19"/>
              </w:rPr>
              <w:t>(</w:t>
            </w:r>
            <w:proofErr w:type="spellStart"/>
            <w:r>
              <w:rPr>
                <w:rFonts w:ascii="Consolas" w:hAnsi="Consolas" w:cs="Consolas"/>
                <w:color w:val="008000"/>
                <w:sz w:val="19"/>
                <w:szCs w:val="19"/>
              </w:rPr>
              <w:t>rawConnection</w:t>
            </w:r>
            <w:proofErr w:type="spellEnd"/>
            <w:r>
              <w:rPr>
                <w:rFonts w:ascii="Consolas" w:hAnsi="Consolas" w:cs="Consolas"/>
                <w:color w:val="008000"/>
                <w:sz w:val="19"/>
                <w:szCs w:val="19"/>
              </w:rPr>
              <w:t>);</w:t>
            </w:r>
          </w:p>
          <w:p w14:paraId="7AABA133"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w:t>
            </w:r>
          </w:p>
          <w:p w14:paraId="2554178B"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2617E645"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p>
          <w:p w14:paraId="7DE9B66F"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p>
          <w:p w14:paraId="0A08CA92"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0E4FFB77"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This method is called when this script task executes in the control flow.</w:t>
            </w:r>
          </w:p>
          <w:p w14:paraId="2D6EAF17"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Before returning from this method, set the value of </w:t>
            </w:r>
            <w:proofErr w:type="spellStart"/>
            <w:r>
              <w:rPr>
                <w:rFonts w:ascii="Consolas" w:hAnsi="Consolas" w:cs="Consolas"/>
                <w:color w:val="008000"/>
                <w:sz w:val="19"/>
                <w:szCs w:val="19"/>
              </w:rPr>
              <w:t>Dts.TaskResult</w:t>
            </w:r>
            <w:proofErr w:type="spellEnd"/>
            <w:r>
              <w:rPr>
                <w:rFonts w:ascii="Consolas" w:hAnsi="Consolas" w:cs="Consolas"/>
                <w:color w:val="008000"/>
                <w:sz w:val="19"/>
                <w:szCs w:val="19"/>
              </w:rPr>
              <w:t xml:space="preserve"> to indicate success or failure.</w:t>
            </w:r>
          </w:p>
          <w:p w14:paraId="0A3FDB4D"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To open Help, press F1.</w:t>
            </w:r>
          </w:p>
          <w:p w14:paraId="4ECCD98F"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23C332D2"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12815D09"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07DAE556"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TODO: Add your code here</w:t>
            </w:r>
          </w:p>
          <w:p w14:paraId="739CB728"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p>
          <w:p w14:paraId="5E2B6C18"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p>
          <w:p w14:paraId="42DECA95"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file = </w:t>
            </w:r>
            <w:proofErr w:type="spellStart"/>
            <w:r>
              <w:rPr>
                <w:rFonts w:ascii="Consolas" w:hAnsi="Consolas" w:cs="Consolas"/>
                <w:color w:val="000000"/>
                <w:sz w:val="19"/>
                <w:szCs w:val="19"/>
              </w:rPr>
              <w:t>Dts.Variables</w:t>
            </w:r>
            <w:proofErr w:type="spellEnd"/>
            <w:r>
              <w:rPr>
                <w:rFonts w:ascii="Consolas" w:hAnsi="Consolas" w:cs="Consolas"/>
                <w:color w:val="000000"/>
                <w:sz w:val="19"/>
                <w:szCs w:val="19"/>
              </w:rPr>
              <w:t>[</w:t>
            </w:r>
            <w:r>
              <w:rPr>
                <w:rFonts w:ascii="Consolas" w:hAnsi="Consolas" w:cs="Consolas"/>
                <w:color w:val="A31515"/>
                <w:sz w:val="19"/>
                <w:szCs w:val="19"/>
              </w:rPr>
              <w:t>"User::</w:t>
            </w:r>
            <w:proofErr w:type="spellStart"/>
            <w:r>
              <w:rPr>
                <w:rFonts w:ascii="Consolas" w:hAnsi="Consolas" w:cs="Consolas"/>
                <w:color w:val="A31515"/>
                <w:sz w:val="19"/>
                <w:szCs w:val="19"/>
              </w:rPr>
              <w:t>EncryptedFile</w:t>
            </w:r>
            <w:proofErr w:type="spellEnd"/>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Value.ToString</w:t>
            </w:r>
            <w:proofErr w:type="spellEnd"/>
            <w:r>
              <w:rPr>
                <w:rFonts w:ascii="Consolas" w:hAnsi="Consolas" w:cs="Consolas"/>
                <w:color w:val="000000"/>
                <w:sz w:val="19"/>
                <w:szCs w:val="19"/>
              </w:rPr>
              <w:t>();</w:t>
            </w:r>
          </w:p>
          <w:p w14:paraId="780E8540"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p>
          <w:p w14:paraId="601AE142"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Dts.Variables</w:t>
            </w:r>
            <w:proofErr w:type="spellEnd"/>
            <w:r>
              <w:rPr>
                <w:rFonts w:ascii="Consolas" w:hAnsi="Consolas" w:cs="Consolas"/>
                <w:color w:val="000000"/>
                <w:sz w:val="19"/>
                <w:szCs w:val="19"/>
              </w:rPr>
              <w:t>[</w:t>
            </w:r>
            <w:r>
              <w:rPr>
                <w:rFonts w:ascii="Consolas" w:hAnsi="Consolas" w:cs="Consolas"/>
                <w:color w:val="A31515"/>
                <w:sz w:val="19"/>
                <w:szCs w:val="19"/>
              </w:rPr>
              <w:t>"User::</w:t>
            </w:r>
            <w:proofErr w:type="spellStart"/>
            <w:r>
              <w:rPr>
                <w:rFonts w:ascii="Consolas" w:hAnsi="Consolas" w:cs="Consolas"/>
                <w:color w:val="A31515"/>
                <w:sz w:val="19"/>
                <w:szCs w:val="19"/>
              </w:rPr>
              <w:t>EncryptedFileExists</w:t>
            </w:r>
            <w:proofErr w:type="spellEnd"/>
            <w:r>
              <w:rPr>
                <w:rFonts w:ascii="Consolas" w:hAnsi="Consolas" w:cs="Consolas"/>
                <w:color w:val="A31515"/>
                <w:sz w:val="19"/>
                <w:szCs w:val="19"/>
              </w:rPr>
              <w:t>"</w:t>
            </w:r>
            <w:r>
              <w:rPr>
                <w:rFonts w:ascii="Consolas" w:hAnsi="Consolas" w:cs="Consolas"/>
                <w:color w:val="000000"/>
                <w:sz w:val="19"/>
                <w:szCs w:val="19"/>
              </w:rPr>
              <w:t xml:space="preserve">].Value = </w:t>
            </w:r>
            <w:proofErr w:type="spellStart"/>
            <w:r>
              <w:rPr>
                <w:rFonts w:ascii="Consolas" w:hAnsi="Consolas" w:cs="Consolas"/>
                <w:color w:val="2B91AF"/>
                <w:sz w:val="19"/>
                <w:szCs w:val="19"/>
              </w:rPr>
              <w:t>File</w:t>
            </w:r>
            <w:r>
              <w:rPr>
                <w:rFonts w:ascii="Consolas" w:hAnsi="Consolas" w:cs="Consolas"/>
                <w:color w:val="000000"/>
                <w:sz w:val="19"/>
                <w:szCs w:val="19"/>
              </w:rPr>
              <w:t>.Exists</w:t>
            </w:r>
            <w:proofErr w:type="spellEnd"/>
            <w:r>
              <w:rPr>
                <w:rFonts w:ascii="Consolas" w:hAnsi="Consolas" w:cs="Consolas"/>
                <w:color w:val="000000"/>
                <w:sz w:val="19"/>
                <w:szCs w:val="19"/>
              </w:rPr>
              <w:t>(file);</w:t>
            </w:r>
          </w:p>
          <w:p w14:paraId="0240884F"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p>
          <w:p w14:paraId="00B9DE53"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Dts.TaskResult</w:t>
            </w:r>
            <w:proofErr w:type="spellEnd"/>
            <w:r>
              <w:rPr>
                <w:rFonts w:ascii="Consolas" w:hAnsi="Consolas" w:cs="Consolas"/>
                <w:color w:val="000000"/>
                <w:sz w:val="19"/>
                <w:szCs w:val="19"/>
              </w:rPr>
              <w:t xml:space="preserve"> = (</w:t>
            </w:r>
            <w:r>
              <w:rPr>
                <w:rFonts w:ascii="Consolas" w:hAnsi="Consolas" w:cs="Consolas"/>
                <w:color w:val="0000FF"/>
                <w:sz w:val="19"/>
                <w:szCs w:val="19"/>
              </w:rPr>
              <w:t>int</w:t>
            </w:r>
            <w:r>
              <w:rPr>
                <w:rFonts w:ascii="Consolas" w:hAnsi="Consolas" w:cs="Consolas"/>
                <w:color w:val="000000"/>
                <w:sz w:val="19"/>
                <w:szCs w:val="19"/>
              </w:rPr>
              <w:t>)</w:t>
            </w:r>
            <w:proofErr w:type="spellStart"/>
            <w:r>
              <w:rPr>
                <w:rFonts w:ascii="Consolas" w:hAnsi="Consolas" w:cs="Consolas"/>
                <w:color w:val="2B91AF"/>
                <w:sz w:val="19"/>
                <w:szCs w:val="19"/>
              </w:rPr>
              <w:t>ScriptResults</w:t>
            </w:r>
            <w:r>
              <w:rPr>
                <w:rFonts w:ascii="Consolas" w:hAnsi="Consolas" w:cs="Consolas"/>
                <w:color w:val="000000"/>
                <w:sz w:val="19"/>
                <w:szCs w:val="19"/>
              </w:rPr>
              <w:t>.Success</w:t>
            </w:r>
            <w:proofErr w:type="spellEnd"/>
            <w:r>
              <w:rPr>
                <w:rFonts w:ascii="Consolas" w:hAnsi="Consolas" w:cs="Consolas"/>
                <w:color w:val="000000"/>
                <w:sz w:val="19"/>
                <w:szCs w:val="19"/>
              </w:rPr>
              <w:t>;</w:t>
            </w:r>
          </w:p>
          <w:p w14:paraId="7592BC4A"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4E652E"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p>
          <w:p w14:paraId="6F8C5792"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w:t>
            </w:r>
            <w:proofErr w:type="spellStart"/>
            <w:r>
              <w:rPr>
                <w:rFonts w:ascii="Consolas" w:hAnsi="Consolas" w:cs="Consolas"/>
                <w:color w:val="000000"/>
                <w:sz w:val="19"/>
                <w:szCs w:val="19"/>
              </w:rPr>
              <w:t>ScriptResults</w:t>
            </w:r>
            <w:proofErr w:type="spellEnd"/>
            <w:r>
              <w:rPr>
                <w:rFonts w:ascii="Consolas" w:hAnsi="Consolas" w:cs="Consolas"/>
                <w:color w:val="000000"/>
                <w:sz w:val="19"/>
                <w:szCs w:val="19"/>
              </w:rPr>
              <w:t xml:space="preserve"> declaration</w:t>
            </w:r>
          </w:p>
          <w:p w14:paraId="76086F47"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3CA1DEB8"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This </w:t>
            </w:r>
            <w:proofErr w:type="spellStart"/>
            <w:r>
              <w:rPr>
                <w:rFonts w:ascii="Consolas" w:hAnsi="Consolas" w:cs="Consolas"/>
                <w:color w:val="008000"/>
                <w:sz w:val="19"/>
                <w:szCs w:val="19"/>
              </w:rPr>
              <w:t>enum</w:t>
            </w:r>
            <w:proofErr w:type="spellEnd"/>
            <w:r>
              <w:rPr>
                <w:rFonts w:ascii="Consolas" w:hAnsi="Consolas" w:cs="Consolas"/>
                <w:color w:val="008000"/>
                <w:sz w:val="19"/>
                <w:szCs w:val="19"/>
              </w:rPr>
              <w:t xml:space="preserve"> provides a convenient shorthand within the scope of this class for setting the</w:t>
            </w:r>
          </w:p>
          <w:p w14:paraId="28EA1049"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result of the script.</w:t>
            </w:r>
          </w:p>
          <w:p w14:paraId="367F9963"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14:paraId="582C2EC6"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This code was generated automatically.</w:t>
            </w:r>
          </w:p>
          <w:p w14:paraId="320B4A88"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76370CC2"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enum</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ScriptResults</w:t>
            </w:r>
            <w:proofErr w:type="spellEnd"/>
          </w:p>
          <w:p w14:paraId="38F16803"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30068B"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Success = </w:t>
            </w:r>
            <w:proofErr w:type="spellStart"/>
            <w:r>
              <w:rPr>
                <w:rFonts w:ascii="Consolas" w:hAnsi="Consolas" w:cs="Consolas"/>
                <w:color w:val="000000"/>
                <w:sz w:val="19"/>
                <w:szCs w:val="19"/>
              </w:rPr>
              <w:t>Microsoft.SqlServer.Dts.Runtime.</w:t>
            </w:r>
            <w:r>
              <w:rPr>
                <w:rFonts w:ascii="Consolas" w:hAnsi="Consolas" w:cs="Consolas"/>
                <w:color w:val="2B91AF"/>
                <w:sz w:val="19"/>
                <w:szCs w:val="19"/>
              </w:rPr>
              <w:t>DTSExecResult</w:t>
            </w:r>
            <w:r>
              <w:rPr>
                <w:rFonts w:ascii="Consolas" w:hAnsi="Consolas" w:cs="Consolas"/>
                <w:color w:val="000000"/>
                <w:sz w:val="19"/>
                <w:szCs w:val="19"/>
              </w:rPr>
              <w:t>.Success</w:t>
            </w:r>
            <w:proofErr w:type="spellEnd"/>
            <w:r>
              <w:rPr>
                <w:rFonts w:ascii="Consolas" w:hAnsi="Consolas" w:cs="Consolas"/>
                <w:color w:val="000000"/>
                <w:sz w:val="19"/>
                <w:szCs w:val="19"/>
              </w:rPr>
              <w:t>,</w:t>
            </w:r>
          </w:p>
          <w:p w14:paraId="6D77D8F6"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Failure = </w:t>
            </w:r>
            <w:proofErr w:type="spellStart"/>
            <w:r>
              <w:rPr>
                <w:rFonts w:ascii="Consolas" w:hAnsi="Consolas" w:cs="Consolas"/>
                <w:color w:val="000000"/>
                <w:sz w:val="19"/>
                <w:szCs w:val="19"/>
              </w:rPr>
              <w:t>Microsoft.SqlServer.Dts.Runtime.</w:t>
            </w:r>
            <w:r>
              <w:rPr>
                <w:rFonts w:ascii="Consolas" w:hAnsi="Consolas" w:cs="Consolas"/>
                <w:color w:val="2B91AF"/>
                <w:sz w:val="19"/>
                <w:szCs w:val="19"/>
              </w:rPr>
              <w:t>DTSExecResult</w:t>
            </w:r>
            <w:r>
              <w:rPr>
                <w:rFonts w:ascii="Consolas" w:hAnsi="Consolas" w:cs="Consolas"/>
                <w:color w:val="000000"/>
                <w:sz w:val="19"/>
                <w:szCs w:val="19"/>
              </w:rPr>
              <w:t>.Failure</w:t>
            </w:r>
            <w:proofErr w:type="spellEnd"/>
          </w:p>
          <w:p w14:paraId="29CB46BC"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656D64"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2C228007"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p>
          <w:p w14:paraId="42965932"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1CE8A60A" w14:textId="77777777" w:rsidR="00EB284E" w:rsidRDefault="00EB284E" w:rsidP="00EB284E">
            <w:pPr>
              <w:widowControl w:val="0"/>
              <w:autoSpaceDE w:val="0"/>
              <w:autoSpaceDN w:val="0"/>
              <w:adjustRightInd w:val="0"/>
              <w:spacing w:after="0" w:line="240" w:lineRule="auto"/>
              <w:rPr>
                <w:rFonts w:ascii="Times New Roman" w:hAnsi="Times New Roman"/>
                <w:b/>
              </w:rPr>
            </w:pPr>
            <w:r>
              <w:rPr>
                <w:rFonts w:ascii="Consolas" w:hAnsi="Consolas" w:cs="Consolas"/>
                <w:color w:val="000000"/>
                <w:sz w:val="19"/>
                <w:szCs w:val="19"/>
              </w:rPr>
              <w:t>}</w:t>
            </w:r>
          </w:p>
        </w:tc>
      </w:tr>
      <w:tr w:rsidR="00EB284E" w14:paraId="1EFB41C4" w14:textId="77777777" w:rsidTr="00EB284E">
        <w:tc>
          <w:tcPr>
            <w:tcW w:w="9350" w:type="dxa"/>
          </w:tcPr>
          <w:p w14:paraId="5968A7D3" w14:textId="77777777" w:rsidR="00EB284E" w:rsidRDefault="00EB284E" w:rsidP="00BB71FE">
            <w:pPr>
              <w:widowControl w:val="0"/>
              <w:autoSpaceDE w:val="0"/>
              <w:autoSpaceDN w:val="0"/>
              <w:adjustRightInd w:val="0"/>
              <w:spacing w:after="0" w:line="240" w:lineRule="auto"/>
              <w:rPr>
                <w:rFonts w:ascii="Times New Roman" w:hAnsi="Times New Roman"/>
                <w:b/>
              </w:rPr>
            </w:pPr>
          </w:p>
        </w:tc>
      </w:tr>
      <w:tr w:rsidR="00EB284E" w14:paraId="6B37DBA3" w14:textId="77777777" w:rsidTr="00EB284E">
        <w:tc>
          <w:tcPr>
            <w:tcW w:w="9350" w:type="dxa"/>
          </w:tcPr>
          <w:p w14:paraId="2816B633" w14:textId="77777777" w:rsidR="00EB284E" w:rsidRDefault="00EB284E" w:rsidP="00BB71FE">
            <w:pPr>
              <w:widowControl w:val="0"/>
              <w:autoSpaceDE w:val="0"/>
              <w:autoSpaceDN w:val="0"/>
              <w:adjustRightInd w:val="0"/>
              <w:spacing w:after="0" w:line="240" w:lineRule="auto"/>
              <w:rPr>
                <w:rFonts w:ascii="Times New Roman" w:hAnsi="Times New Roman"/>
                <w:b/>
              </w:rPr>
            </w:pPr>
            <w:r>
              <w:rPr>
                <w:rFonts w:ascii="Times New Roman" w:hAnsi="Times New Roman"/>
                <w:b/>
              </w:rPr>
              <w:t>If User::</w:t>
            </w:r>
            <w:proofErr w:type="spellStart"/>
            <w:r>
              <w:rPr>
                <w:rFonts w:ascii="Times New Roman" w:hAnsi="Times New Roman"/>
                <w:b/>
              </w:rPr>
              <w:t>EncryptedFileexists</w:t>
            </w:r>
            <w:proofErr w:type="spellEnd"/>
            <w:r>
              <w:rPr>
                <w:rFonts w:ascii="Times New Roman" w:hAnsi="Times New Roman"/>
                <w:b/>
              </w:rPr>
              <w:t xml:space="preserve"> ==0 </w:t>
            </w:r>
          </w:p>
          <w:p w14:paraId="0A588CA3" w14:textId="77777777" w:rsidR="00EB284E" w:rsidRDefault="00EB284E" w:rsidP="00BB71FE">
            <w:pPr>
              <w:widowControl w:val="0"/>
              <w:autoSpaceDE w:val="0"/>
              <w:autoSpaceDN w:val="0"/>
              <w:adjustRightInd w:val="0"/>
              <w:spacing w:after="0" w:line="240" w:lineRule="auto"/>
              <w:rPr>
                <w:rFonts w:ascii="Times New Roman" w:hAnsi="Times New Roman"/>
                <w:b/>
              </w:rPr>
            </w:pPr>
            <w:r>
              <w:rPr>
                <w:rFonts w:ascii="Times New Roman" w:hAnsi="Times New Roman"/>
                <w:b/>
              </w:rPr>
              <w:t xml:space="preserve">Then </w:t>
            </w:r>
          </w:p>
          <w:p w14:paraId="0217EEFC" w14:textId="77777777" w:rsidR="00EB284E" w:rsidRDefault="00EB284E" w:rsidP="00BB71FE">
            <w:pPr>
              <w:widowControl w:val="0"/>
              <w:autoSpaceDE w:val="0"/>
              <w:autoSpaceDN w:val="0"/>
              <w:adjustRightInd w:val="0"/>
              <w:spacing w:after="0" w:line="240" w:lineRule="auto"/>
              <w:rPr>
                <w:rFonts w:ascii="Times New Roman" w:hAnsi="Times New Roman"/>
                <w:b/>
              </w:rPr>
            </w:pPr>
            <w:r>
              <w:rPr>
                <w:rFonts w:ascii="Times New Roman" w:hAnsi="Times New Roman"/>
                <w:b/>
              </w:rPr>
              <w:t>Execute Send Mail Task</w:t>
            </w:r>
          </w:p>
        </w:tc>
      </w:tr>
      <w:tr w:rsidR="00EB284E" w14:paraId="54653507" w14:textId="77777777" w:rsidTr="00EB284E">
        <w:tc>
          <w:tcPr>
            <w:tcW w:w="9350" w:type="dxa"/>
          </w:tcPr>
          <w:p w14:paraId="58F1EEDB" w14:textId="77777777" w:rsidR="00EB284E" w:rsidRDefault="00EB284E" w:rsidP="00BB71FE">
            <w:pPr>
              <w:widowControl w:val="0"/>
              <w:autoSpaceDE w:val="0"/>
              <w:autoSpaceDN w:val="0"/>
              <w:adjustRightInd w:val="0"/>
              <w:spacing w:after="0" w:line="240" w:lineRule="auto"/>
              <w:rPr>
                <w:rFonts w:ascii="Times New Roman" w:hAnsi="Times New Roman"/>
                <w:b/>
              </w:rPr>
            </w:pPr>
            <w:r>
              <w:rPr>
                <w:noProof/>
              </w:rPr>
              <w:drawing>
                <wp:inline distT="0" distB="0" distL="0" distR="0" wp14:anchorId="145341F0" wp14:editId="5915615D">
                  <wp:extent cx="5943600" cy="20110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011045"/>
                          </a:xfrm>
                          <a:prstGeom prst="rect">
                            <a:avLst/>
                          </a:prstGeom>
                        </pic:spPr>
                      </pic:pic>
                    </a:graphicData>
                  </a:graphic>
                </wp:inline>
              </w:drawing>
            </w:r>
          </w:p>
        </w:tc>
      </w:tr>
      <w:tr w:rsidR="00EB284E" w14:paraId="080E7351" w14:textId="77777777" w:rsidTr="00EB284E">
        <w:tc>
          <w:tcPr>
            <w:tcW w:w="9350" w:type="dxa"/>
          </w:tcPr>
          <w:p w14:paraId="49B035D8" w14:textId="77777777" w:rsidR="00EB284E" w:rsidRDefault="00EB284E" w:rsidP="00BB71FE">
            <w:pPr>
              <w:widowControl w:val="0"/>
              <w:autoSpaceDE w:val="0"/>
              <w:autoSpaceDN w:val="0"/>
              <w:adjustRightInd w:val="0"/>
              <w:spacing w:after="0" w:line="240" w:lineRule="auto"/>
              <w:rPr>
                <w:rFonts w:ascii="Times New Roman" w:hAnsi="Times New Roman"/>
                <w:b/>
              </w:rPr>
            </w:pPr>
          </w:p>
        </w:tc>
      </w:tr>
      <w:tr w:rsidR="00EB284E" w14:paraId="6FB107A5" w14:textId="77777777" w:rsidTr="00EB284E">
        <w:tc>
          <w:tcPr>
            <w:tcW w:w="9350" w:type="dxa"/>
          </w:tcPr>
          <w:p w14:paraId="2D6AA7B8" w14:textId="77777777" w:rsidR="00EB284E" w:rsidRDefault="00EB284E" w:rsidP="00BB71FE">
            <w:pPr>
              <w:widowControl w:val="0"/>
              <w:autoSpaceDE w:val="0"/>
              <w:autoSpaceDN w:val="0"/>
              <w:adjustRightInd w:val="0"/>
              <w:spacing w:after="0" w:line="240" w:lineRule="auto"/>
              <w:rPr>
                <w:rFonts w:ascii="Times New Roman" w:hAnsi="Times New Roman"/>
                <w:b/>
              </w:rPr>
            </w:pPr>
          </w:p>
        </w:tc>
      </w:tr>
      <w:tr w:rsidR="00EB284E" w14:paraId="2E10D3AD" w14:textId="77777777" w:rsidTr="00EB284E">
        <w:tc>
          <w:tcPr>
            <w:tcW w:w="9350" w:type="dxa"/>
          </w:tcPr>
          <w:p w14:paraId="757F41EB" w14:textId="77777777" w:rsidR="00EB284E" w:rsidRDefault="00EB284E" w:rsidP="00BB71FE">
            <w:pPr>
              <w:widowControl w:val="0"/>
              <w:autoSpaceDE w:val="0"/>
              <w:autoSpaceDN w:val="0"/>
              <w:adjustRightInd w:val="0"/>
              <w:spacing w:after="0" w:line="240" w:lineRule="auto"/>
              <w:rPr>
                <w:rFonts w:ascii="Times New Roman" w:hAnsi="Times New Roman"/>
                <w:b/>
              </w:rPr>
            </w:pPr>
            <w:r>
              <w:rPr>
                <w:noProof/>
              </w:rPr>
              <w:lastRenderedPageBreak/>
              <w:drawing>
                <wp:inline distT="0" distB="0" distL="0" distR="0" wp14:anchorId="24450A13" wp14:editId="07A033DA">
                  <wp:extent cx="5943600" cy="18351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35150"/>
                          </a:xfrm>
                          <a:prstGeom prst="rect">
                            <a:avLst/>
                          </a:prstGeom>
                        </pic:spPr>
                      </pic:pic>
                    </a:graphicData>
                  </a:graphic>
                </wp:inline>
              </w:drawing>
            </w:r>
          </w:p>
        </w:tc>
      </w:tr>
      <w:tr w:rsidR="00EB284E" w14:paraId="3B5EE47A" w14:textId="77777777" w:rsidTr="00EB284E">
        <w:tc>
          <w:tcPr>
            <w:tcW w:w="9350" w:type="dxa"/>
          </w:tcPr>
          <w:p w14:paraId="56955EB3" w14:textId="77777777" w:rsidR="00EB284E" w:rsidRDefault="00EB284E" w:rsidP="00BB71FE">
            <w:pPr>
              <w:widowControl w:val="0"/>
              <w:autoSpaceDE w:val="0"/>
              <w:autoSpaceDN w:val="0"/>
              <w:adjustRightInd w:val="0"/>
              <w:spacing w:after="0" w:line="240" w:lineRule="auto"/>
              <w:rPr>
                <w:noProof/>
              </w:rPr>
            </w:pPr>
          </w:p>
        </w:tc>
      </w:tr>
      <w:tr w:rsidR="00EB284E" w14:paraId="593B377C" w14:textId="77777777" w:rsidTr="00EB284E">
        <w:tc>
          <w:tcPr>
            <w:tcW w:w="9350" w:type="dxa"/>
          </w:tcPr>
          <w:p w14:paraId="426FE1EE" w14:textId="77777777" w:rsidR="00EB284E" w:rsidRDefault="00EB284E" w:rsidP="00BB71FE">
            <w:pPr>
              <w:widowControl w:val="0"/>
              <w:autoSpaceDE w:val="0"/>
              <w:autoSpaceDN w:val="0"/>
              <w:adjustRightInd w:val="0"/>
              <w:spacing w:after="0" w:line="240" w:lineRule="auto"/>
              <w:rPr>
                <w:noProof/>
              </w:rPr>
            </w:pPr>
            <w:r>
              <w:rPr>
                <w:noProof/>
              </w:rPr>
              <w:drawing>
                <wp:inline distT="0" distB="0" distL="0" distR="0" wp14:anchorId="27F1E779" wp14:editId="0649C60E">
                  <wp:extent cx="5343525" cy="20574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43525" cy="2057400"/>
                          </a:xfrm>
                          <a:prstGeom prst="rect">
                            <a:avLst/>
                          </a:prstGeom>
                        </pic:spPr>
                      </pic:pic>
                    </a:graphicData>
                  </a:graphic>
                </wp:inline>
              </w:drawing>
            </w:r>
          </w:p>
        </w:tc>
      </w:tr>
    </w:tbl>
    <w:p w14:paraId="4FCC6996" w14:textId="77777777" w:rsidR="00EB284E" w:rsidRDefault="00EB284E" w:rsidP="00BB71FE">
      <w:pPr>
        <w:widowControl w:val="0"/>
        <w:autoSpaceDE w:val="0"/>
        <w:autoSpaceDN w:val="0"/>
        <w:adjustRightInd w:val="0"/>
        <w:spacing w:after="0" w:line="240" w:lineRule="auto"/>
        <w:rPr>
          <w:rFonts w:ascii="Times New Roman" w:hAnsi="Times New Roman"/>
          <w:b/>
        </w:rPr>
      </w:pPr>
    </w:p>
    <w:p w14:paraId="6FFB7BA7" w14:textId="77777777" w:rsidR="00EB284E" w:rsidRPr="00BB71FE" w:rsidRDefault="00EB284E" w:rsidP="00BB71FE">
      <w:pPr>
        <w:widowControl w:val="0"/>
        <w:autoSpaceDE w:val="0"/>
        <w:autoSpaceDN w:val="0"/>
        <w:adjustRightInd w:val="0"/>
        <w:spacing w:after="0" w:line="240" w:lineRule="auto"/>
        <w:rPr>
          <w:rFonts w:ascii="Times New Roman" w:hAnsi="Times New Roman"/>
          <w:b/>
        </w:rPr>
      </w:pPr>
    </w:p>
    <w:p w14:paraId="1DC39F8B" w14:textId="77777777" w:rsidR="00A63041" w:rsidRDefault="00A63041" w:rsidP="00A63041">
      <w:pPr>
        <w:pStyle w:val="ListParagraph"/>
        <w:widowControl w:val="0"/>
        <w:numPr>
          <w:ilvl w:val="4"/>
          <w:numId w:val="6"/>
        </w:numPr>
        <w:autoSpaceDE w:val="0"/>
        <w:autoSpaceDN w:val="0"/>
        <w:adjustRightInd w:val="0"/>
        <w:spacing w:after="0" w:line="240" w:lineRule="auto"/>
        <w:rPr>
          <w:rFonts w:ascii="Times New Roman" w:hAnsi="Times New Roman"/>
          <w:b/>
        </w:rPr>
      </w:pPr>
      <w:r>
        <w:rPr>
          <w:rFonts w:ascii="Times New Roman" w:hAnsi="Times New Roman"/>
          <w:b/>
        </w:rPr>
        <w:t>Decrypt Encrypted File</w:t>
      </w:r>
    </w:p>
    <w:p w14:paraId="74CC644B" w14:textId="77777777" w:rsidR="0017605E" w:rsidRPr="001D6CCE" w:rsidRDefault="0017605E" w:rsidP="009F2A51">
      <w:pPr>
        <w:widowControl w:val="0"/>
        <w:autoSpaceDE w:val="0"/>
        <w:autoSpaceDN w:val="0"/>
        <w:adjustRightInd w:val="0"/>
        <w:spacing w:after="0" w:line="240" w:lineRule="auto"/>
        <w:rPr>
          <w:rFonts w:ascii="Times New Roman" w:hAnsi="Times New Roman"/>
        </w:rPr>
      </w:pPr>
    </w:p>
    <w:p w14:paraId="6030986A" w14:textId="77777777" w:rsidR="0017605E" w:rsidRPr="001D6CCE" w:rsidRDefault="0017605E" w:rsidP="009F2A51">
      <w:pPr>
        <w:widowControl w:val="0"/>
        <w:autoSpaceDE w:val="0"/>
        <w:autoSpaceDN w:val="0"/>
        <w:adjustRightInd w:val="0"/>
        <w:spacing w:after="0" w:line="240" w:lineRule="auto"/>
        <w:rPr>
          <w:rFonts w:ascii="Times New Roman" w:hAnsi="Times New Roman"/>
        </w:rPr>
      </w:pPr>
    </w:p>
    <w:tbl>
      <w:tblPr>
        <w:tblStyle w:val="TableGrid"/>
        <w:tblW w:w="0" w:type="auto"/>
        <w:tblLook w:val="04A0" w:firstRow="1" w:lastRow="0" w:firstColumn="1" w:lastColumn="0" w:noHBand="0" w:noVBand="1"/>
      </w:tblPr>
      <w:tblGrid>
        <w:gridCol w:w="9350"/>
      </w:tblGrid>
      <w:tr w:rsidR="00A63041" w14:paraId="0ABA1F01" w14:textId="77777777" w:rsidTr="00A63041">
        <w:tc>
          <w:tcPr>
            <w:tcW w:w="9350" w:type="dxa"/>
          </w:tcPr>
          <w:p w14:paraId="43540E6C" w14:textId="77777777" w:rsidR="00A63041" w:rsidRDefault="00032FD2" w:rsidP="009F2A51">
            <w:pPr>
              <w:widowControl w:val="0"/>
              <w:autoSpaceDE w:val="0"/>
              <w:autoSpaceDN w:val="0"/>
              <w:adjustRightInd w:val="0"/>
              <w:spacing w:after="0" w:line="240" w:lineRule="auto"/>
              <w:rPr>
                <w:rFonts w:ascii="Times New Roman" w:hAnsi="Times New Roman"/>
              </w:rPr>
            </w:pPr>
            <w:r>
              <w:rPr>
                <w:noProof/>
              </w:rPr>
              <w:drawing>
                <wp:inline distT="0" distB="0" distL="0" distR="0" wp14:anchorId="573FCA4C" wp14:editId="45409CD3">
                  <wp:extent cx="4124325" cy="16573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24325" cy="1657350"/>
                          </a:xfrm>
                          <a:prstGeom prst="rect">
                            <a:avLst/>
                          </a:prstGeom>
                        </pic:spPr>
                      </pic:pic>
                    </a:graphicData>
                  </a:graphic>
                </wp:inline>
              </w:drawing>
            </w:r>
          </w:p>
        </w:tc>
      </w:tr>
      <w:tr w:rsidR="00A63041" w14:paraId="4ACE8FE7" w14:textId="77777777" w:rsidTr="00A63041">
        <w:tc>
          <w:tcPr>
            <w:tcW w:w="9350" w:type="dxa"/>
          </w:tcPr>
          <w:p w14:paraId="21440DB5" w14:textId="77777777" w:rsidR="00A63041" w:rsidRDefault="00A63041" w:rsidP="009F2A51">
            <w:pPr>
              <w:widowControl w:val="0"/>
              <w:autoSpaceDE w:val="0"/>
              <w:autoSpaceDN w:val="0"/>
              <w:adjustRightInd w:val="0"/>
              <w:spacing w:after="0" w:line="240" w:lineRule="auto"/>
              <w:rPr>
                <w:rFonts w:ascii="Times New Roman" w:hAnsi="Times New Roman"/>
              </w:rPr>
            </w:pPr>
          </w:p>
        </w:tc>
      </w:tr>
      <w:tr w:rsidR="00A63041" w14:paraId="72077AD6" w14:textId="77777777" w:rsidTr="00A63041">
        <w:tc>
          <w:tcPr>
            <w:tcW w:w="9350" w:type="dxa"/>
          </w:tcPr>
          <w:p w14:paraId="71735EC4" w14:textId="77777777" w:rsidR="00A63041" w:rsidRDefault="00A63041" w:rsidP="009F2A51">
            <w:pPr>
              <w:widowControl w:val="0"/>
              <w:autoSpaceDE w:val="0"/>
              <w:autoSpaceDN w:val="0"/>
              <w:adjustRightInd w:val="0"/>
              <w:spacing w:after="0" w:line="240" w:lineRule="auto"/>
              <w:rPr>
                <w:rFonts w:ascii="Times New Roman" w:hAnsi="Times New Roman"/>
              </w:rPr>
            </w:pPr>
            <w:r>
              <w:rPr>
                <w:noProof/>
              </w:rPr>
              <w:lastRenderedPageBreak/>
              <w:drawing>
                <wp:inline distT="0" distB="0" distL="0" distR="0" wp14:anchorId="5ACD34F9" wp14:editId="0D762AFF">
                  <wp:extent cx="4443984" cy="2743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43984" cy="2743200"/>
                          </a:xfrm>
                          <a:prstGeom prst="rect">
                            <a:avLst/>
                          </a:prstGeom>
                        </pic:spPr>
                      </pic:pic>
                    </a:graphicData>
                  </a:graphic>
                </wp:inline>
              </w:drawing>
            </w:r>
          </w:p>
        </w:tc>
      </w:tr>
      <w:tr w:rsidR="00A63041" w14:paraId="3F0F80C3" w14:textId="77777777" w:rsidTr="00A63041">
        <w:tc>
          <w:tcPr>
            <w:tcW w:w="9350" w:type="dxa"/>
          </w:tcPr>
          <w:p w14:paraId="24006AD7" w14:textId="77777777" w:rsidR="00A63041" w:rsidRDefault="00A63041" w:rsidP="009F2A51">
            <w:pPr>
              <w:widowControl w:val="0"/>
              <w:autoSpaceDE w:val="0"/>
              <w:autoSpaceDN w:val="0"/>
              <w:adjustRightInd w:val="0"/>
              <w:spacing w:after="0" w:line="240" w:lineRule="auto"/>
              <w:rPr>
                <w:rFonts w:ascii="Times New Roman" w:hAnsi="Times New Roman"/>
              </w:rPr>
            </w:pPr>
          </w:p>
        </w:tc>
      </w:tr>
      <w:tr w:rsidR="00A63041" w14:paraId="2E6D7BE0" w14:textId="77777777" w:rsidTr="00A63041">
        <w:tc>
          <w:tcPr>
            <w:tcW w:w="9350" w:type="dxa"/>
          </w:tcPr>
          <w:p w14:paraId="50CB9DB1" w14:textId="77777777" w:rsidR="00A63041" w:rsidRDefault="00A63041" w:rsidP="009F2A51">
            <w:pPr>
              <w:widowControl w:val="0"/>
              <w:autoSpaceDE w:val="0"/>
              <w:autoSpaceDN w:val="0"/>
              <w:adjustRightInd w:val="0"/>
              <w:spacing w:after="0" w:line="240" w:lineRule="auto"/>
              <w:rPr>
                <w:rFonts w:ascii="Times New Roman" w:hAnsi="Times New Roman"/>
              </w:rPr>
            </w:pPr>
          </w:p>
        </w:tc>
      </w:tr>
    </w:tbl>
    <w:p w14:paraId="3935FB6B" w14:textId="77777777" w:rsidR="0017605E" w:rsidRPr="001D6CCE" w:rsidRDefault="0017605E" w:rsidP="009F2A51">
      <w:pPr>
        <w:widowControl w:val="0"/>
        <w:autoSpaceDE w:val="0"/>
        <w:autoSpaceDN w:val="0"/>
        <w:adjustRightInd w:val="0"/>
        <w:spacing w:after="0" w:line="240" w:lineRule="auto"/>
        <w:rPr>
          <w:rFonts w:ascii="Times New Roman" w:hAnsi="Times New Roman"/>
        </w:rPr>
      </w:pPr>
    </w:p>
    <w:p w14:paraId="66FB16CE" w14:textId="77777777" w:rsidR="00032FD2" w:rsidRDefault="00032FD2" w:rsidP="00032FD2">
      <w:pPr>
        <w:pStyle w:val="ListParagraph"/>
        <w:widowControl w:val="0"/>
        <w:numPr>
          <w:ilvl w:val="4"/>
          <w:numId w:val="6"/>
        </w:numPr>
        <w:autoSpaceDE w:val="0"/>
        <w:autoSpaceDN w:val="0"/>
        <w:adjustRightInd w:val="0"/>
        <w:spacing w:after="0" w:line="240" w:lineRule="auto"/>
        <w:rPr>
          <w:rFonts w:ascii="Times New Roman" w:hAnsi="Times New Roman"/>
          <w:b/>
        </w:rPr>
      </w:pPr>
      <w:r>
        <w:rPr>
          <w:rFonts w:ascii="Times New Roman" w:hAnsi="Times New Roman"/>
          <w:b/>
        </w:rPr>
        <w:t xml:space="preserve">Script Task: Pause </w:t>
      </w:r>
    </w:p>
    <w:p w14:paraId="49A6BBFF" w14:textId="77777777" w:rsidR="00032FD2" w:rsidRPr="00032FD2" w:rsidRDefault="00032FD2" w:rsidP="00032FD2">
      <w:pPr>
        <w:widowControl w:val="0"/>
        <w:autoSpaceDE w:val="0"/>
        <w:autoSpaceDN w:val="0"/>
        <w:adjustRightInd w:val="0"/>
        <w:spacing w:after="0" w:line="240" w:lineRule="auto"/>
        <w:rPr>
          <w:rFonts w:ascii="Times New Roman" w:hAnsi="Times New Roman"/>
          <w:b/>
        </w:rPr>
      </w:pPr>
    </w:p>
    <w:tbl>
      <w:tblPr>
        <w:tblStyle w:val="TableGrid"/>
        <w:tblW w:w="0" w:type="auto"/>
        <w:tblLook w:val="04A0" w:firstRow="1" w:lastRow="0" w:firstColumn="1" w:lastColumn="0" w:noHBand="0" w:noVBand="1"/>
      </w:tblPr>
      <w:tblGrid>
        <w:gridCol w:w="9350"/>
      </w:tblGrid>
      <w:tr w:rsidR="00032FD2" w14:paraId="003211F2" w14:textId="77777777" w:rsidTr="00032FD2">
        <w:tc>
          <w:tcPr>
            <w:tcW w:w="9350" w:type="dxa"/>
          </w:tcPr>
          <w:p w14:paraId="1C86F357" w14:textId="77777777" w:rsidR="00032FD2" w:rsidRDefault="00032FD2" w:rsidP="009F2A51">
            <w:pPr>
              <w:widowControl w:val="0"/>
              <w:autoSpaceDE w:val="0"/>
              <w:autoSpaceDN w:val="0"/>
              <w:adjustRightInd w:val="0"/>
              <w:spacing w:after="0" w:line="240" w:lineRule="auto"/>
              <w:rPr>
                <w:rFonts w:ascii="Times New Roman" w:hAnsi="Times New Roman"/>
              </w:rPr>
            </w:pPr>
            <w:r>
              <w:rPr>
                <w:noProof/>
              </w:rPr>
              <w:drawing>
                <wp:inline distT="0" distB="0" distL="0" distR="0" wp14:anchorId="095C39C1" wp14:editId="32204EAC">
                  <wp:extent cx="2609850" cy="13239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09850" cy="1323975"/>
                          </a:xfrm>
                          <a:prstGeom prst="rect">
                            <a:avLst/>
                          </a:prstGeom>
                        </pic:spPr>
                      </pic:pic>
                    </a:graphicData>
                  </a:graphic>
                </wp:inline>
              </w:drawing>
            </w:r>
          </w:p>
        </w:tc>
      </w:tr>
      <w:tr w:rsidR="00032FD2" w14:paraId="0FAAC824" w14:textId="77777777" w:rsidTr="00032FD2">
        <w:tc>
          <w:tcPr>
            <w:tcW w:w="9350" w:type="dxa"/>
          </w:tcPr>
          <w:p w14:paraId="1BE73361" w14:textId="77777777" w:rsidR="00032FD2" w:rsidRDefault="00032FD2" w:rsidP="009F2A51">
            <w:pPr>
              <w:widowControl w:val="0"/>
              <w:autoSpaceDE w:val="0"/>
              <w:autoSpaceDN w:val="0"/>
              <w:adjustRightInd w:val="0"/>
              <w:spacing w:after="0" w:line="240" w:lineRule="auto"/>
              <w:rPr>
                <w:rFonts w:ascii="Times New Roman" w:hAnsi="Times New Roman"/>
              </w:rPr>
            </w:pPr>
          </w:p>
        </w:tc>
      </w:tr>
      <w:tr w:rsidR="00032FD2" w14:paraId="3A51A147" w14:textId="77777777" w:rsidTr="00032FD2">
        <w:tc>
          <w:tcPr>
            <w:tcW w:w="9350" w:type="dxa"/>
          </w:tcPr>
          <w:p w14:paraId="25CCBBE9" w14:textId="77777777" w:rsidR="00032FD2" w:rsidRDefault="00032FD2" w:rsidP="009F2A51">
            <w:pPr>
              <w:widowControl w:val="0"/>
              <w:autoSpaceDE w:val="0"/>
              <w:autoSpaceDN w:val="0"/>
              <w:adjustRightInd w:val="0"/>
              <w:spacing w:after="0" w:line="240" w:lineRule="auto"/>
              <w:rPr>
                <w:rFonts w:ascii="Times New Roman" w:hAnsi="Times New Roman"/>
              </w:rPr>
            </w:pPr>
            <w:r>
              <w:rPr>
                <w:noProof/>
              </w:rPr>
              <w:lastRenderedPageBreak/>
              <w:drawing>
                <wp:inline distT="0" distB="0" distL="0" distR="0" wp14:anchorId="1C76E0BF" wp14:editId="1798C513">
                  <wp:extent cx="4873752" cy="1828800"/>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73752" cy="1828800"/>
                          </a:xfrm>
                          <a:prstGeom prst="rect">
                            <a:avLst/>
                          </a:prstGeom>
                        </pic:spPr>
                      </pic:pic>
                    </a:graphicData>
                  </a:graphic>
                </wp:inline>
              </w:drawing>
            </w:r>
          </w:p>
        </w:tc>
      </w:tr>
      <w:tr w:rsidR="00032FD2" w14:paraId="1A2A81CE" w14:textId="77777777" w:rsidTr="00032FD2">
        <w:tc>
          <w:tcPr>
            <w:tcW w:w="9350" w:type="dxa"/>
          </w:tcPr>
          <w:p w14:paraId="68A4ED25" w14:textId="77777777" w:rsidR="00032FD2" w:rsidRDefault="00032FD2" w:rsidP="009F2A51">
            <w:pPr>
              <w:widowControl w:val="0"/>
              <w:autoSpaceDE w:val="0"/>
              <w:autoSpaceDN w:val="0"/>
              <w:adjustRightInd w:val="0"/>
              <w:spacing w:after="0" w:line="240" w:lineRule="auto"/>
              <w:rPr>
                <w:rFonts w:ascii="Times New Roman" w:hAnsi="Times New Roman"/>
              </w:rPr>
            </w:pPr>
          </w:p>
        </w:tc>
      </w:tr>
      <w:tr w:rsidR="00032FD2" w14:paraId="5C37A46B" w14:textId="77777777" w:rsidTr="00032FD2">
        <w:tc>
          <w:tcPr>
            <w:tcW w:w="9350" w:type="dxa"/>
          </w:tcPr>
          <w:p w14:paraId="6BC27BBF"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#region</w:t>
            </w:r>
            <w:r>
              <w:rPr>
                <w:rFonts w:ascii="Consolas" w:hAnsi="Consolas" w:cs="Consolas"/>
                <w:color w:val="000000"/>
                <w:sz w:val="19"/>
                <w:szCs w:val="19"/>
              </w:rPr>
              <w:t xml:space="preserve"> Help:  Introduction to the script task</w:t>
            </w:r>
          </w:p>
          <w:p w14:paraId="1F124C45"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The Script Task allows you to perform virtually any operation that can be accomplished in</w:t>
            </w:r>
          </w:p>
          <w:p w14:paraId="1C04AC8A"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a .Net application within the context of an Integration Services control flow. </w:t>
            </w:r>
          </w:p>
          <w:p w14:paraId="7A5BE9D2"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
          <w:p w14:paraId="33260644"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Expand the other regions which have "Help" prefixes for examples of specific ways to use</w:t>
            </w:r>
          </w:p>
          <w:p w14:paraId="54CB249C"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Integration Services features within this script task. */</w:t>
            </w:r>
          </w:p>
          <w:p w14:paraId="10486092"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#endregion</w:t>
            </w:r>
          </w:p>
          <w:p w14:paraId="43AD8A18"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p>
          <w:p w14:paraId="73979860"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p>
          <w:p w14:paraId="19BD9D07"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#region</w:t>
            </w:r>
            <w:r>
              <w:rPr>
                <w:rFonts w:ascii="Consolas" w:hAnsi="Consolas" w:cs="Consolas"/>
                <w:color w:val="000000"/>
                <w:sz w:val="19"/>
                <w:szCs w:val="19"/>
              </w:rPr>
              <w:t xml:space="preserve"> Namespaces</w:t>
            </w:r>
          </w:p>
          <w:p w14:paraId="1A3DDCA7"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5246B49B"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System.Data</w:t>
            </w:r>
            <w:proofErr w:type="spellEnd"/>
            <w:r>
              <w:rPr>
                <w:rFonts w:ascii="Consolas" w:hAnsi="Consolas" w:cs="Consolas"/>
                <w:color w:val="000000"/>
                <w:sz w:val="19"/>
                <w:szCs w:val="19"/>
              </w:rPr>
              <w:t>;</w:t>
            </w:r>
          </w:p>
          <w:p w14:paraId="7D8B7226"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Microsoft.SqlServer.Dts.Runtime</w:t>
            </w:r>
            <w:proofErr w:type="spellEnd"/>
            <w:r>
              <w:rPr>
                <w:rFonts w:ascii="Consolas" w:hAnsi="Consolas" w:cs="Consolas"/>
                <w:color w:val="000000"/>
                <w:sz w:val="19"/>
                <w:szCs w:val="19"/>
              </w:rPr>
              <w:t>;</w:t>
            </w:r>
          </w:p>
          <w:p w14:paraId="69A725D2"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System.Windows.Forms</w:t>
            </w:r>
            <w:proofErr w:type="spellEnd"/>
            <w:r>
              <w:rPr>
                <w:rFonts w:ascii="Consolas" w:hAnsi="Consolas" w:cs="Consolas"/>
                <w:color w:val="000000"/>
                <w:sz w:val="19"/>
                <w:szCs w:val="19"/>
              </w:rPr>
              <w:t>;</w:t>
            </w:r>
          </w:p>
          <w:p w14:paraId="4C62D99B"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#endregion</w:t>
            </w:r>
          </w:p>
          <w:p w14:paraId="0742F3DE"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p>
          <w:p w14:paraId="2E9235FC"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ST_193e5478e5864ef598e1c7f28cb71fb9</w:t>
            </w:r>
          </w:p>
          <w:p w14:paraId="3A2DD013"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A944657"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755B3E7C"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roofErr w:type="spellStart"/>
            <w:r>
              <w:rPr>
                <w:rFonts w:ascii="Consolas" w:hAnsi="Consolas" w:cs="Consolas"/>
                <w:color w:val="008000"/>
                <w:sz w:val="19"/>
                <w:szCs w:val="19"/>
              </w:rPr>
              <w:t>ScriptMain</w:t>
            </w:r>
            <w:proofErr w:type="spellEnd"/>
            <w:r>
              <w:rPr>
                <w:rFonts w:ascii="Consolas" w:hAnsi="Consolas" w:cs="Consolas"/>
                <w:color w:val="008000"/>
                <w:sz w:val="19"/>
                <w:szCs w:val="19"/>
              </w:rPr>
              <w:t xml:space="preserve"> is the entry point class of the script.  Do not change the name, attributes,</w:t>
            </w:r>
          </w:p>
          <w:p w14:paraId="487914CE"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or parent of this class.</w:t>
            </w:r>
          </w:p>
          <w:p w14:paraId="6820031E"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2F247F66"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[Microsoft.SqlServer.Dts.Tasks.ScriptTask.</w:t>
            </w:r>
            <w:r>
              <w:rPr>
                <w:rFonts w:ascii="Consolas" w:hAnsi="Consolas" w:cs="Consolas"/>
                <w:color w:val="2B91AF"/>
                <w:sz w:val="19"/>
                <w:szCs w:val="19"/>
              </w:rPr>
              <w:t>SSISScriptTaskEntryPointAttribute</w:t>
            </w:r>
            <w:r>
              <w:rPr>
                <w:rFonts w:ascii="Consolas" w:hAnsi="Consolas" w:cs="Consolas"/>
                <w:color w:val="000000"/>
                <w:sz w:val="19"/>
                <w:szCs w:val="19"/>
              </w:rPr>
              <w:t>]</w:t>
            </w:r>
          </w:p>
          <w:p w14:paraId="26383C4E"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ScriptMain</w:t>
            </w:r>
            <w:proofErr w:type="spellEnd"/>
            <w:r>
              <w:rPr>
                <w:rFonts w:ascii="Consolas" w:hAnsi="Consolas" w:cs="Consolas"/>
                <w:color w:val="000000"/>
                <w:sz w:val="19"/>
                <w:szCs w:val="19"/>
              </w:rPr>
              <w:t xml:space="preserve"> : Microsoft.SqlServer.Dts.Tasks.ScriptTask.</w:t>
            </w:r>
            <w:r>
              <w:rPr>
                <w:rFonts w:ascii="Consolas" w:hAnsi="Consolas" w:cs="Consolas"/>
                <w:color w:val="2B91AF"/>
                <w:sz w:val="19"/>
                <w:szCs w:val="19"/>
              </w:rPr>
              <w:t>VSTARTScriptObjectModelBase</w:t>
            </w:r>
          </w:p>
          <w:p w14:paraId="566E446A"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5F438CAB"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Help:  Using Integration Services variables and parameters in a script</w:t>
            </w:r>
          </w:p>
          <w:p w14:paraId="3D78671F"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To use a variable in this script, first ensure that the variable has been added to </w:t>
            </w:r>
          </w:p>
          <w:p w14:paraId="4F18D26C"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either the list contained in the </w:t>
            </w:r>
            <w:proofErr w:type="spellStart"/>
            <w:r>
              <w:rPr>
                <w:rFonts w:ascii="Consolas" w:hAnsi="Consolas" w:cs="Consolas"/>
                <w:color w:val="008000"/>
                <w:sz w:val="19"/>
                <w:szCs w:val="19"/>
              </w:rPr>
              <w:t>ReadOnlyVariables</w:t>
            </w:r>
            <w:proofErr w:type="spellEnd"/>
            <w:r>
              <w:rPr>
                <w:rFonts w:ascii="Consolas" w:hAnsi="Consolas" w:cs="Consolas"/>
                <w:color w:val="008000"/>
                <w:sz w:val="19"/>
                <w:szCs w:val="19"/>
              </w:rPr>
              <w:t xml:space="preserve"> property or the list contained in </w:t>
            </w:r>
          </w:p>
          <w:p w14:paraId="064D61FD"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lastRenderedPageBreak/>
              <w:t xml:space="preserve">         * the </w:t>
            </w:r>
            <w:proofErr w:type="spellStart"/>
            <w:r>
              <w:rPr>
                <w:rFonts w:ascii="Consolas" w:hAnsi="Consolas" w:cs="Consolas"/>
                <w:color w:val="008000"/>
                <w:sz w:val="19"/>
                <w:szCs w:val="19"/>
              </w:rPr>
              <w:t>ReadWriteVariables</w:t>
            </w:r>
            <w:proofErr w:type="spellEnd"/>
            <w:r>
              <w:rPr>
                <w:rFonts w:ascii="Consolas" w:hAnsi="Consolas" w:cs="Consolas"/>
                <w:color w:val="008000"/>
                <w:sz w:val="19"/>
                <w:szCs w:val="19"/>
              </w:rPr>
              <w:t xml:space="preserve"> property of this script task, according to whether or not your</w:t>
            </w:r>
          </w:p>
          <w:p w14:paraId="61B4D7D6"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code needs to write to the variable.  To add the variable, save this script, close this instance of</w:t>
            </w:r>
          </w:p>
          <w:p w14:paraId="71C91E08"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Visual Studio, and update the </w:t>
            </w:r>
            <w:proofErr w:type="spellStart"/>
            <w:r>
              <w:rPr>
                <w:rFonts w:ascii="Consolas" w:hAnsi="Consolas" w:cs="Consolas"/>
                <w:color w:val="008000"/>
                <w:sz w:val="19"/>
                <w:szCs w:val="19"/>
              </w:rPr>
              <w:t>ReadOnlyVariables</w:t>
            </w:r>
            <w:proofErr w:type="spellEnd"/>
            <w:r>
              <w:rPr>
                <w:rFonts w:ascii="Consolas" w:hAnsi="Consolas" w:cs="Consolas"/>
                <w:color w:val="008000"/>
                <w:sz w:val="19"/>
                <w:szCs w:val="19"/>
              </w:rPr>
              <w:t xml:space="preserve"> and </w:t>
            </w:r>
          </w:p>
          <w:p w14:paraId="4B920B52"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roofErr w:type="spellStart"/>
            <w:r>
              <w:rPr>
                <w:rFonts w:ascii="Consolas" w:hAnsi="Consolas" w:cs="Consolas"/>
                <w:color w:val="008000"/>
                <w:sz w:val="19"/>
                <w:szCs w:val="19"/>
              </w:rPr>
              <w:t>ReadWriteVariables</w:t>
            </w:r>
            <w:proofErr w:type="spellEnd"/>
            <w:r>
              <w:rPr>
                <w:rFonts w:ascii="Consolas" w:hAnsi="Consolas" w:cs="Consolas"/>
                <w:color w:val="008000"/>
                <w:sz w:val="19"/>
                <w:szCs w:val="19"/>
              </w:rPr>
              <w:t xml:space="preserve"> properties in the Script Transformation Editor window.</w:t>
            </w:r>
          </w:p>
          <w:p w14:paraId="3CC930B7"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To use a parameter in this script, follow the same steps. Parameters are always read-only.</w:t>
            </w:r>
          </w:p>
          <w:p w14:paraId="0D5EB3DA"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
          <w:p w14:paraId="05265DBC"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Example of reading from a variable:</w:t>
            </w:r>
          </w:p>
          <w:p w14:paraId="2BE696DE"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DateTime </w:t>
            </w:r>
            <w:proofErr w:type="spellStart"/>
            <w:r>
              <w:rPr>
                <w:rFonts w:ascii="Consolas" w:hAnsi="Consolas" w:cs="Consolas"/>
                <w:color w:val="008000"/>
                <w:sz w:val="19"/>
                <w:szCs w:val="19"/>
              </w:rPr>
              <w:t>startTime</w:t>
            </w:r>
            <w:proofErr w:type="spellEnd"/>
            <w:r>
              <w:rPr>
                <w:rFonts w:ascii="Consolas" w:hAnsi="Consolas" w:cs="Consolas"/>
                <w:color w:val="008000"/>
                <w:sz w:val="19"/>
                <w:szCs w:val="19"/>
              </w:rPr>
              <w:t xml:space="preserve"> = (DateTime) </w:t>
            </w:r>
            <w:proofErr w:type="spellStart"/>
            <w:r>
              <w:rPr>
                <w:rFonts w:ascii="Consolas" w:hAnsi="Consolas" w:cs="Consolas"/>
                <w:color w:val="008000"/>
                <w:sz w:val="19"/>
                <w:szCs w:val="19"/>
              </w:rPr>
              <w:t>Dts.Variables</w:t>
            </w:r>
            <w:proofErr w:type="spellEnd"/>
            <w:r>
              <w:rPr>
                <w:rFonts w:ascii="Consolas" w:hAnsi="Consolas" w:cs="Consolas"/>
                <w:color w:val="008000"/>
                <w:sz w:val="19"/>
                <w:szCs w:val="19"/>
              </w:rPr>
              <w:t>["System::</w:t>
            </w:r>
            <w:proofErr w:type="spellStart"/>
            <w:r>
              <w:rPr>
                <w:rFonts w:ascii="Consolas" w:hAnsi="Consolas" w:cs="Consolas"/>
                <w:color w:val="008000"/>
                <w:sz w:val="19"/>
                <w:szCs w:val="19"/>
              </w:rPr>
              <w:t>StartTime</w:t>
            </w:r>
            <w:proofErr w:type="spellEnd"/>
            <w:r>
              <w:rPr>
                <w:rFonts w:ascii="Consolas" w:hAnsi="Consolas" w:cs="Consolas"/>
                <w:color w:val="008000"/>
                <w:sz w:val="19"/>
                <w:szCs w:val="19"/>
              </w:rPr>
              <w:t>"].Value;</w:t>
            </w:r>
          </w:p>
          <w:p w14:paraId="48368483"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
          <w:p w14:paraId="6E866277"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Example of writing to a variable:</w:t>
            </w:r>
          </w:p>
          <w:p w14:paraId="347C5702"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roofErr w:type="spellStart"/>
            <w:r>
              <w:rPr>
                <w:rFonts w:ascii="Consolas" w:hAnsi="Consolas" w:cs="Consolas"/>
                <w:color w:val="008000"/>
                <w:sz w:val="19"/>
                <w:szCs w:val="19"/>
              </w:rPr>
              <w:t>Dts.Variables</w:t>
            </w:r>
            <w:proofErr w:type="spellEnd"/>
            <w:r>
              <w:rPr>
                <w:rFonts w:ascii="Consolas" w:hAnsi="Consolas" w:cs="Consolas"/>
                <w:color w:val="008000"/>
                <w:sz w:val="19"/>
                <w:szCs w:val="19"/>
              </w:rPr>
              <w:t>["User::</w:t>
            </w:r>
            <w:proofErr w:type="spellStart"/>
            <w:r>
              <w:rPr>
                <w:rFonts w:ascii="Consolas" w:hAnsi="Consolas" w:cs="Consolas"/>
                <w:color w:val="008000"/>
                <w:sz w:val="19"/>
                <w:szCs w:val="19"/>
              </w:rPr>
              <w:t>myStringVariable</w:t>
            </w:r>
            <w:proofErr w:type="spellEnd"/>
            <w:r>
              <w:rPr>
                <w:rFonts w:ascii="Consolas" w:hAnsi="Consolas" w:cs="Consolas"/>
                <w:color w:val="008000"/>
                <w:sz w:val="19"/>
                <w:szCs w:val="19"/>
              </w:rPr>
              <w:t>"].Value = "new value";</w:t>
            </w:r>
          </w:p>
          <w:p w14:paraId="2122B13C"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
          <w:p w14:paraId="4AF6058A"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Example of reading from a package parameter:</w:t>
            </w:r>
          </w:p>
          <w:p w14:paraId="5B3F688E"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int </w:t>
            </w:r>
            <w:proofErr w:type="spellStart"/>
            <w:r>
              <w:rPr>
                <w:rFonts w:ascii="Consolas" w:hAnsi="Consolas" w:cs="Consolas"/>
                <w:color w:val="008000"/>
                <w:sz w:val="19"/>
                <w:szCs w:val="19"/>
              </w:rPr>
              <w:t>batchId</w:t>
            </w:r>
            <w:proofErr w:type="spellEnd"/>
            <w:r>
              <w:rPr>
                <w:rFonts w:ascii="Consolas" w:hAnsi="Consolas" w:cs="Consolas"/>
                <w:color w:val="008000"/>
                <w:sz w:val="19"/>
                <w:szCs w:val="19"/>
              </w:rPr>
              <w:t xml:space="preserve"> = (int) </w:t>
            </w:r>
            <w:proofErr w:type="spellStart"/>
            <w:r>
              <w:rPr>
                <w:rFonts w:ascii="Consolas" w:hAnsi="Consolas" w:cs="Consolas"/>
                <w:color w:val="008000"/>
                <w:sz w:val="19"/>
                <w:szCs w:val="19"/>
              </w:rPr>
              <w:t>Dts.Variables</w:t>
            </w:r>
            <w:proofErr w:type="spellEnd"/>
            <w:r>
              <w:rPr>
                <w:rFonts w:ascii="Consolas" w:hAnsi="Consolas" w:cs="Consolas"/>
                <w:color w:val="008000"/>
                <w:sz w:val="19"/>
                <w:szCs w:val="19"/>
              </w:rPr>
              <w:t>["$Package::</w:t>
            </w:r>
            <w:proofErr w:type="spellStart"/>
            <w:r>
              <w:rPr>
                <w:rFonts w:ascii="Consolas" w:hAnsi="Consolas" w:cs="Consolas"/>
                <w:color w:val="008000"/>
                <w:sz w:val="19"/>
                <w:szCs w:val="19"/>
              </w:rPr>
              <w:t>batchId</w:t>
            </w:r>
            <w:proofErr w:type="spellEnd"/>
            <w:r>
              <w:rPr>
                <w:rFonts w:ascii="Consolas" w:hAnsi="Consolas" w:cs="Consolas"/>
                <w:color w:val="008000"/>
                <w:sz w:val="19"/>
                <w:szCs w:val="19"/>
              </w:rPr>
              <w:t>"].Value;</w:t>
            </w:r>
          </w:p>
          <w:p w14:paraId="2A9AFF3B"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
          <w:p w14:paraId="173E46A3"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Example of reading from a project parameter:</w:t>
            </w:r>
          </w:p>
          <w:p w14:paraId="4B28AAA3"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int </w:t>
            </w:r>
            <w:proofErr w:type="spellStart"/>
            <w:r>
              <w:rPr>
                <w:rFonts w:ascii="Consolas" w:hAnsi="Consolas" w:cs="Consolas"/>
                <w:color w:val="008000"/>
                <w:sz w:val="19"/>
                <w:szCs w:val="19"/>
              </w:rPr>
              <w:t>batchId</w:t>
            </w:r>
            <w:proofErr w:type="spellEnd"/>
            <w:r>
              <w:rPr>
                <w:rFonts w:ascii="Consolas" w:hAnsi="Consolas" w:cs="Consolas"/>
                <w:color w:val="008000"/>
                <w:sz w:val="19"/>
                <w:szCs w:val="19"/>
              </w:rPr>
              <w:t xml:space="preserve"> = (int) </w:t>
            </w:r>
            <w:proofErr w:type="spellStart"/>
            <w:r>
              <w:rPr>
                <w:rFonts w:ascii="Consolas" w:hAnsi="Consolas" w:cs="Consolas"/>
                <w:color w:val="008000"/>
                <w:sz w:val="19"/>
                <w:szCs w:val="19"/>
              </w:rPr>
              <w:t>Dts.Variables</w:t>
            </w:r>
            <w:proofErr w:type="spellEnd"/>
            <w:r>
              <w:rPr>
                <w:rFonts w:ascii="Consolas" w:hAnsi="Consolas" w:cs="Consolas"/>
                <w:color w:val="008000"/>
                <w:sz w:val="19"/>
                <w:szCs w:val="19"/>
              </w:rPr>
              <w:t>["$Project::</w:t>
            </w:r>
            <w:proofErr w:type="spellStart"/>
            <w:r>
              <w:rPr>
                <w:rFonts w:ascii="Consolas" w:hAnsi="Consolas" w:cs="Consolas"/>
                <w:color w:val="008000"/>
                <w:sz w:val="19"/>
                <w:szCs w:val="19"/>
              </w:rPr>
              <w:t>batchId</w:t>
            </w:r>
            <w:proofErr w:type="spellEnd"/>
            <w:r>
              <w:rPr>
                <w:rFonts w:ascii="Consolas" w:hAnsi="Consolas" w:cs="Consolas"/>
                <w:color w:val="008000"/>
                <w:sz w:val="19"/>
                <w:szCs w:val="19"/>
              </w:rPr>
              <w:t>"].Value;</w:t>
            </w:r>
          </w:p>
          <w:p w14:paraId="72271DBB"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
          <w:p w14:paraId="61AC8C10"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Example of reading from a sensitive project parameter:</w:t>
            </w:r>
          </w:p>
          <w:p w14:paraId="338628D7"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int </w:t>
            </w:r>
            <w:proofErr w:type="spellStart"/>
            <w:r>
              <w:rPr>
                <w:rFonts w:ascii="Consolas" w:hAnsi="Consolas" w:cs="Consolas"/>
                <w:color w:val="008000"/>
                <w:sz w:val="19"/>
                <w:szCs w:val="19"/>
              </w:rPr>
              <w:t>batchId</w:t>
            </w:r>
            <w:proofErr w:type="spellEnd"/>
            <w:r>
              <w:rPr>
                <w:rFonts w:ascii="Consolas" w:hAnsi="Consolas" w:cs="Consolas"/>
                <w:color w:val="008000"/>
                <w:sz w:val="19"/>
                <w:szCs w:val="19"/>
              </w:rPr>
              <w:t xml:space="preserve"> = (int) </w:t>
            </w:r>
            <w:proofErr w:type="spellStart"/>
            <w:r>
              <w:rPr>
                <w:rFonts w:ascii="Consolas" w:hAnsi="Consolas" w:cs="Consolas"/>
                <w:color w:val="008000"/>
                <w:sz w:val="19"/>
                <w:szCs w:val="19"/>
              </w:rPr>
              <w:t>Dts.Variables</w:t>
            </w:r>
            <w:proofErr w:type="spellEnd"/>
            <w:r>
              <w:rPr>
                <w:rFonts w:ascii="Consolas" w:hAnsi="Consolas" w:cs="Consolas"/>
                <w:color w:val="008000"/>
                <w:sz w:val="19"/>
                <w:szCs w:val="19"/>
              </w:rPr>
              <w:t>["$Project::</w:t>
            </w:r>
            <w:proofErr w:type="spellStart"/>
            <w:r>
              <w:rPr>
                <w:rFonts w:ascii="Consolas" w:hAnsi="Consolas" w:cs="Consolas"/>
                <w:color w:val="008000"/>
                <w:sz w:val="19"/>
                <w:szCs w:val="19"/>
              </w:rPr>
              <w:t>batchId</w:t>
            </w:r>
            <w:proofErr w:type="spellEnd"/>
            <w:r>
              <w:rPr>
                <w:rFonts w:ascii="Consolas" w:hAnsi="Consolas" w:cs="Consolas"/>
                <w:color w:val="008000"/>
                <w:sz w:val="19"/>
                <w:szCs w:val="19"/>
              </w:rPr>
              <w:t>"].</w:t>
            </w:r>
            <w:proofErr w:type="spellStart"/>
            <w:r>
              <w:rPr>
                <w:rFonts w:ascii="Consolas" w:hAnsi="Consolas" w:cs="Consolas"/>
                <w:color w:val="008000"/>
                <w:sz w:val="19"/>
                <w:szCs w:val="19"/>
              </w:rPr>
              <w:t>GetSensitiveValue</w:t>
            </w:r>
            <w:proofErr w:type="spellEnd"/>
            <w:r>
              <w:rPr>
                <w:rFonts w:ascii="Consolas" w:hAnsi="Consolas" w:cs="Consolas"/>
                <w:color w:val="008000"/>
                <w:sz w:val="19"/>
                <w:szCs w:val="19"/>
              </w:rPr>
              <w:t>();</w:t>
            </w:r>
          </w:p>
          <w:p w14:paraId="3CD99094"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w:t>
            </w:r>
          </w:p>
          <w:p w14:paraId="018C5AC1"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p>
          <w:p w14:paraId="0082618E"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24E523FC"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p>
          <w:p w14:paraId="05A23DA6"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Help:  Firing Integration Services events from a script</w:t>
            </w:r>
          </w:p>
          <w:p w14:paraId="3C23ABE2"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script task can fire events for logging purposes.</w:t>
            </w:r>
          </w:p>
          <w:p w14:paraId="3F85E37E"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
          <w:p w14:paraId="0E75279A"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Example of firing an error event:</w:t>
            </w:r>
          </w:p>
          <w:p w14:paraId="3F7CF5B8"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roofErr w:type="spellStart"/>
            <w:r>
              <w:rPr>
                <w:rFonts w:ascii="Consolas" w:hAnsi="Consolas" w:cs="Consolas"/>
                <w:color w:val="008000"/>
                <w:sz w:val="19"/>
                <w:szCs w:val="19"/>
              </w:rPr>
              <w:t>Dts.Events.FireError</w:t>
            </w:r>
            <w:proofErr w:type="spellEnd"/>
            <w:r>
              <w:rPr>
                <w:rFonts w:ascii="Consolas" w:hAnsi="Consolas" w:cs="Consolas"/>
                <w:color w:val="008000"/>
                <w:sz w:val="19"/>
                <w:szCs w:val="19"/>
              </w:rPr>
              <w:t>(18, "Process Values", "Bad value", "", 0);</w:t>
            </w:r>
          </w:p>
          <w:p w14:paraId="37EB6537"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
          <w:p w14:paraId="5C96D2DC"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Example of firing an information event:</w:t>
            </w:r>
          </w:p>
          <w:p w14:paraId="212420A2"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roofErr w:type="spellStart"/>
            <w:r>
              <w:rPr>
                <w:rFonts w:ascii="Consolas" w:hAnsi="Consolas" w:cs="Consolas"/>
                <w:color w:val="008000"/>
                <w:sz w:val="19"/>
                <w:szCs w:val="19"/>
              </w:rPr>
              <w:t>Dts.Events.FireInformation</w:t>
            </w:r>
            <w:proofErr w:type="spellEnd"/>
            <w:r>
              <w:rPr>
                <w:rFonts w:ascii="Consolas" w:hAnsi="Consolas" w:cs="Consolas"/>
                <w:color w:val="008000"/>
                <w:sz w:val="19"/>
                <w:szCs w:val="19"/>
              </w:rPr>
              <w:t xml:space="preserve">(3, "Process Values", "Processing has started", "", 0, ref </w:t>
            </w:r>
            <w:proofErr w:type="spellStart"/>
            <w:r>
              <w:rPr>
                <w:rFonts w:ascii="Consolas" w:hAnsi="Consolas" w:cs="Consolas"/>
                <w:color w:val="008000"/>
                <w:sz w:val="19"/>
                <w:szCs w:val="19"/>
              </w:rPr>
              <w:t>fireAgain</w:t>
            </w:r>
            <w:proofErr w:type="spellEnd"/>
            <w:r>
              <w:rPr>
                <w:rFonts w:ascii="Consolas" w:hAnsi="Consolas" w:cs="Consolas"/>
                <w:color w:val="008000"/>
                <w:sz w:val="19"/>
                <w:szCs w:val="19"/>
              </w:rPr>
              <w:t>)</w:t>
            </w:r>
          </w:p>
          <w:p w14:paraId="0204B11C"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
          <w:p w14:paraId="090B32E0"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Example of firing a warning event:</w:t>
            </w:r>
          </w:p>
          <w:p w14:paraId="0DAB7B98"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roofErr w:type="spellStart"/>
            <w:r>
              <w:rPr>
                <w:rFonts w:ascii="Consolas" w:hAnsi="Consolas" w:cs="Consolas"/>
                <w:color w:val="008000"/>
                <w:sz w:val="19"/>
                <w:szCs w:val="19"/>
              </w:rPr>
              <w:t>Dts.Events.FireWarning</w:t>
            </w:r>
            <w:proofErr w:type="spellEnd"/>
            <w:r>
              <w:rPr>
                <w:rFonts w:ascii="Consolas" w:hAnsi="Consolas" w:cs="Consolas"/>
                <w:color w:val="008000"/>
                <w:sz w:val="19"/>
                <w:szCs w:val="19"/>
              </w:rPr>
              <w:t>(14, "Process Values", "No values received for input", "", 0);</w:t>
            </w:r>
          </w:p>
          <w:p w14:paraId="06B133E1"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w:t>
            </w:r>
          </w:p>
          <w:p w14:paraId="571FF5C6"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00248383"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p>
          <w:p w14:paraId="13D5FAD4"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Help:  Using Integration Services connection managers in a script</w:t>
            </w:r>
          </w:p>
          <w:p w14:paraId="13046060"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Some types of connection managers can be used in this script task.  See the topic </w:t>
            </w:r>
          </w:p>
          <w:p w14:paraId="29F1FE0D"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"Working with Connection Managers </w:t>
            </w:r>
            <w:proofErr w:type="spellStart"/>
            <w:r>
              <w:rPr>
                <w:rFonts w:ascii="Consolas" w:hAnsi="Consolas" w:cs="Consolas"/>
                <w:color w:val="008000"/>
                <w:sz w:val="19"/>
                <w:szCs w:val="19"/>
              </w:rPr>
              <w:t>Programatically</w:t>
            </w:r>
            <w:proofErr w:type="spellEnd"/>
            <w:r>
              <w:rPr>
                <w:rFonts w:ascii="Consolas" w:hAnsi="Consolas" w:cs="Consolas"/>
                <w:color w:val="008000"/>
                <w:sz w:val="19"/>
                <w:szCs w:val="19"/>
              </w:rPr>
              <w:t>" for details.</w:t>
            </w:r>
          </w:p>
          <w:p w14:paraId="43AC0714"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
          <w:p w14:paraId="39986BD3"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lastRenderedPageBreak/>
              <w:t xml:space="preserve">         * Example of using an ADO.Net connection manager:</w:t>
            </w:r>
          </w:p>
          <w:p w14:paraId="276D4429"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object </w:t>
            </w:r>
            <w:proofErr w:type="spellStart"/>
            <w:r>
              <w:rPr>
                <w:rFonts w:ascii="Consolas" w:hAnsi="Consolas" w:cs="Consolas"/>
                <w:color w:val="008000"/>
                <w:sz w:val="19"/>
                <w:szCs w:val="19"/>
              </w:rPr>
              <w:t>rawConnection</w:t>
            </w:r>
            <w:proofErr w:type="spellEnd"/>
            <w:r>
              <w:rPr>
                <w:rFonts w:ascii="Consolas" w:hAnsi="Consolas" w:cs="Consolas"/>
                <w:color w:val="008000"/>
                <w:sz w:val="19"/>
                <w:szCs w:val="19"/>
              </w:rPr>
              <w:t xml:space="preserve"> = </w:t>
            </w:r>
            <w:proofErr w:type="spellStart"/>
            <w:r>
              <w:rPr>
                <w:rFonts w:ascii="Consolas" w:hAnsi="Consolas" w:cs="Consolas"/>
                <w:color w:val="008000"/>
                <w:sz w:val="19"/>
                <w:szCs w:val="19"/>
              </w:rPr>
              <w:t>Dts.Connections</w:t>
            </w:r>
            <w:proofErr w:type="spellEnd"/>
            <w:r>
              <w:rPr>
                <w:rFonts w:ascii="Consolas" w:hAnsi="Consolas" w:cs="Consolas"/>
                <w:color w:val="008000"/>
                <w:sz w:val="19"/>
                <w:szCs w:val="19"/>
              </w:rPr>
              <w:t>["Sales DB"].</w:t>
            </w:r>
            <w:proofErr w:type="spellStart"/>
            <w:r>
              <w:rPr>
                <w:rFonts w:ascii="Consolas" w:hAnsi="Consolas" w:cs="Consolas"/>
                <w:color w:val="008000"/>
                <w:sz w:val="19"/>
                <w:szCs w:val="19"/>
              </w:rPr>
              <w:t>AcquireConnection</w:t>
            </w:r>
            <w:proofErr w:type="spellEnd"/>
            <w:r>
              <w:rPr>
                <w:rFonts w:ascii="Consolas" w:hAnsi="Consolas" w:cs="Consolas"/>
                <w:color w:val="008000"/>
                <w:sz w:val="19"/>
                <w:szCs w:val="19"/>
              </w:rPr>
              <w:t>(</w:t>
            </w:r>
            <w:proofErr w:type="spellStart"/>
            <w:r>
              <w:rPr>
                <w:rFonts w:ascii="Consolas" w:hAnsi="Consolas" w:cs="Consolas"/>
                <w:color w:val="008000"/>
                <w:sz w:val="19"/>
                <w:szCs w:val="19"/>
              </w:rPr>
              <w:t>Dts.Transaction</w:t>
            </w:r>
            <w:proofErr w:type="spellEnd"/>
            <w:r>
              <w:rPr>
                <w:rFonts w:ascii="Consolas" w:hAnsi="Consolas" w:cs="Consolas"/>
                <w:color w:val="008000"/>
                <w:sz w:val="19"/>
                <w:szCs w:val="19"/>
              </w:rPr>
              <w:t>);</w:t>
            </w:r>
          </w:p>
          <w:p w14:paraId="25DCAFD0"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roofErr w:type="spellStart"/>
            <w:r>
              <w:rPr>
                <w:rFonts w:ascii="Consolas" w:hAnsi="Consolas" w:cs="Consolas"/>
                <w:color w:val="008000"/>
                <w:sz w:val="19"/>
                <w:szCs w:val="19"/>
              </w:rPr>
              <w:t>SqlConnection</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myADONETConnection</w:t>
            </w:r>
            <w:proofErr w:type="spellEnd"/>
            <w:r>
              <w:rPr>
                <w:rFonts w:ascii="Consolas" w:hAnsi="Consolas" w:cs="Consolas"/>
                <w:color w:val="008000"/>
                <w:sz w:val="19"/>
                <w:szCs w:val="19"/>
              </w:rPr>
              <w:t xml:space="preserve"> = (</w:t>
            </w:r>
            <w:proofErr w:type="spellStart"/>
            <w:r>
              <w:rPr>
                <w:rFonts w:ascii="Consolas" w:hAnsi="Consolas" w:cs="Consolas"/>
                <w:color w:val="008000"/>
                <w:sz w:val="19"/>
                <w:szCs w:val="19"/>
              </w:rPr>
              <w:t>SqlConnection</w:t>
            </w:r>
            <w:proofErr w:type="spellEnd"/>
            <w:r>
              <w:rPr>
                <w:rFonts w:ascii="Consolas" w:hAnsi="Consolas" w:cs="Consolas"/>
                <w:color w:val="008000"/>
                <w:sz w:val="19"/>
                <w:szCs w:val="19"/>
              </w:rPr>
              <w:t>)</w:t>
            </w:r>
            <w:proofErr w:type="spellStart"/>
            <w:r>
              <w:rPr>
                <w:rFonts w:ascii="Consolas" w:hAnsi="Consolas" w:cs="Consolas"/>
                <w:color w:val="008000"/>
                <w:sz w:val="19"/>
                <w:szCs w:val="19"/>
              </w:rPr>
              <w:t>rawConnection</w:t>
            </w:r>
            <w:proofErr w:type="spellEnd"/>
            <w:r>
              <w:rPr>
                <w:rFonts w:ascii="Consolas" w:hAnsi="Consolas" w:cs="Consolas"/>
                <w:color w:val="008000"/>
                <w:sz w:val="19"/>
                <w:szCs w:val="19"/>
              </w:rPr>
              <w:t>;</w:t>
            </w:r>
          </w:p>
          <w:p w14:paraId="1E518D04"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//Use the connection in some code here, then release the connection</w:t>
            </w:r>
          </w:p>
          <w:p w14:paraId="399B8CC0"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roofErr w:type="spellStart"/>
            <w:r>
              <w:rPr>
                <w:rFonts w:ascii="Consolas" w:hAnsi="Consolas" w:cs="Consolas"/>
                <w:color w:val="008000"/>
                <w:sz w:val="19"/>
                <w:szCs w:val="19"/>
              </w:rPr>
              <w:t>Dts.Connections</w:t>
            </w:r>
            <w:proofErr w:type="spellEnd"/>
            <w:r>
              <w:rPr>
                <w:rFonts w:ascii="Consolas" w:hAnsi="Consolas" w:cs="Consolas"/>
                <w:color w:val="008000"/>
                <w:sz w:val="19"/>
                <w:szCs w:val="19"/>
              </w:rPr>
              <w:t>["Sales DB"].</w:t>
            </w:r>
            <w:proofErr w:type="spellStart"/>
            <w:r>
              <w:rPr>
                <w:rFonts w:ascii="Consolas" w:hAnsi="Consolas" w:cs="Consolas"/>
                <w:color w:val="008000"/>
                <w:sz w:val="19"/>
                <w:szCs w:val="19"/>
              </w:rPr>
              <w:t>ReleaseConnection</w:t>
            </w:r>
            <w:proofErr w:type="spellEnd"/>
            <w:r>
              <w:rPr>
                <w:rFonts w:ascii="Consolas" w:hAnsi="Consolas" w:cs="Consolas"/>
                <w:color w:val="008000"/>
                <w:sz w:val="19"/>
                <w:szCs w:val="19"/>
              </w:rPr>
              <w:t>(</w:t>
            </w:r>
            <w:proofErr w:type="spellStart"/>
            <w:r>
              <w:rPr>
                <w:rFonts w:ascii="Consolas" w:hAnsi="Consolas" w:cs="Consolas"/>
                <w:color w:val="008000"/>
                <w:sz w:val="19"/>
                <w:szCs w:val="19"/>
              </w:rPr>
              <w:t>rawConnection</w:t>
            </w:r>
            <w:proofErr w:type="spellEnd"/>
            <w:r>
              <w:rPr>
                <w:rFonts w:ascii="Consolas" w:hAnsi="Consolas" w:cs="Consolas"/>
                <w:color w:val="008000"/>
                <w:sz w:val="19"/>
                <w:szCs w:val="19"/>
              </w:rPr>
              <w:t>);</w:t>
            </w:r>
          </w:p>
          <w:p w14:paraId="1F73615E"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w:t>
            </w:r>
          </w:p>
          <w:p w14:paraId="286B0ECB"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Example of using a File connection manager</w:t>
            </w:r>
          </w:p>
          <w:p w14:paraId="2E234BB4"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object </w:t>
            </w:r>
            <w:proofErr w:type="spellStart"/>
            <w:r>
              <w:rPr>
                <w:rFonts w:ascii="Consolas" w:hAnsi="Consolas" w:cs="Consolas"/>
                <w:color w:val="008000"/>
                <w:sz w:val="19"/>
                <w:szCs w:val="19"/>
              </w:rPr>
              <w:t>rawConnection</w:t>
            </w:r>
            <w:proofErr w:type="spellEnd"/>
            <w:r>
              <w:rPr>
                <w:rFonts w:ascii="Consolas" w:hAnsi="Consolas" w:cs="Consolas"/>
                <w:color w:val="008000"/>
                <w:sz w:val="19"/>
                <w:szCs w:val="19"/>
              </w:rPr>
              <w:t xml:space="preserve"> = Dts.Connections["Prices.zip"].AcquireConnection(Dts.Transaction);</w:t>
            </w:r>
          </w:p>
          <w:p w14:paraId="1B1BF695"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string </w:t>
            </w:r>
            <w:proofErr w:type="spellStart"/>
            <w:r>
              <w:rPr>
                <w:rFonts w:ascii="Consolas" w:hAnsi="Consolas" w:cs="Consolas"/>
                <w:color w:val="008000"/>
                <w:sz w:val="19"/>
                <w:szCs w:val="19"/>
              </w:rPr>
              <w:t>filePath</w:t>
            </w:r>
            <w:proofErr w:type="spellEnd"/>
            <w:r>
              <w:rPr>
                <w:rFonts w:ascii="Consolas" w:hAnsi="Consolas" w:cs="Consolas"/>
                <w:color w:val="008000"/>
                <w:sz w:val="19"/>
                <w:szCs w:val="19"/>
              </w:rPr>
              <w:t xml:space="preserve"> = (string)</w:t>
            </w:r>
            <w:proofErr w:type="spellStart"/>
            <w:r>
              <w:rPr>
                <w:rFonts w:ascii="Consolas" w:hAnsi="Consolas" w:cs="Consolas"/>
                <w:color w:val="008000"/>
                <w:sz w:val="19"/>
                <w:szCs w:val="19"/>
              </w:rPr>
              <w:t>rawConnection</w:t>
            </w:r>
            <w:proofErr w:type="spellEnd"/>
            <w:r>
              <w:rPr>
                <w:rFonts w:ascii="Consolas" w:hAnsi="Consolas" w:cs="Consolas"/>
                <w:color w:val="008000"/>
                <w:sz w:val="19"/>
                <w:szCs w:val="19"/>
              </w:rPr>
              <w:t>;</w:t>
            </w:r>
          </w:p>
          <w:p w14:paraId="1ACF82D4"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//Use the connection in some code here, then release the connection</w:t>
            </w:r>
          </w:p>
          <w:p w14:paraId="25DACA8C"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roofErr w:type="spellStart"/>
            <w:r>
              <w:rPr>
                <w:rFonts w:ascii="Consolas" w:hAnsi="Consolas" w:cs="Consolas"/>
                <w:color w:val="008000"/>
                <w:sz w:val="19"/>
                <w:szCs w:val="19"/>
              </w:rPr>
              <w:t>Dts.Connections</w:t>
            </w:r>
            <w:proofErr w:type="spellEnd"/>
            <w:r>
              <w:rPr>
                <w:rFonts w:ascii="Consolas" w:hAnsi="Consolas" w:cs="Consolas"/>
                <w:color w:val="008000"/>
                <w:sz w:val="19"/>
                <w:szCs w:val="19"/>
              </w:rPr>
              <w:t>["Prices.zip"].</w:t>
            </w:r>
            <w:proofErr w:type="spellStart"/>
            <w:r>
              <w:rPr>
                <w:rFonts w:ascii="Consolas" w:hAnsi="Consolas" w:cs="Consolas"/>
                <w:color w:val="008000"/>
                <w:sz w:val="19"/>
                <w:szCs w:val="19"/>
              </w:rPr>
              <w:t>ReleaseConnection</w:t>
            </w:r>
            <w:proofErr w:type="spellEnd"/>
            <w:r>
              <w:rPr>
                <w:rFonts w:ascii="Consolas" w:hAnsi="Consolas" w:cs="Consolas"/>
                <w:color w:val="008000"/>
                <w:sz w:val="19"/>
                <w:szCs w:val="19"/>
              </w:rPr>
              <w:t>(</w:t>
            </w:r>
            <w:proofErr w:type="spellStart"/>
            <w:r>
              <w:rPr>
                <w:rFonts w:ascii="Consolas" w:hAnsi="Consolas" w:cs="Consolas"/>
                <w:color w:val="008000"/>
                <w:sz w:val="19"/>
                <w:szCs w:val="19"/>
              </w:rPr>
              <w:t>rawConnection</w:t>
            </w:r>
            <w:proofErr w:type="spellEnd"/>
            <w:r>
              <w:rPr>
                <w:rFonts w:ascii="Consolas" w:hAnsi="Consolas" w:cs="Consolas"/>
                <w:color w:val="008000"/>
                <w:sz w:val="19"/>
                <w:szCs w:val="19"/>
              </w:rPr>
              <w:t>);</w:t>
            </w:r>
          </w:p>
          <w:p w14:paraId="559913EE"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w:t>
            </w:r>
          </w:p>
          <w:p w14:paraId="6C9E7EB4"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176FB927"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p>
          <w:p w14:paraId="341EC717"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p>
          <w:p w14:paraId="1BC8807E"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75F63205"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This method is called when this script task executes in the control flow.</w:t>
            </w:r>
          </w:p>
          <w:p w14:paraId="00E9D844"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Before returning from this method, set the value of </w:t>
            </w:r>
            <w:proofErr w:type="spellStart"/>
            <w:r>
              <w:rPr>
                <w:rFonts w:ascii="Consolas" w:hAnsi="Consolas" w:cs="Consolas"/>
                <w:color w:val="008000"/>
                <w:sz w:val="19"/>
                <w:szCs w:val="19"/>
              </w:rPr>
              <w:t>Dts.TaskResult</w:t>
            </w:r>
            <w:proofErr w:type="spellEnd"/>
            <w:r>
              <w:rPr>
                <w:rFonts w:ascii="Consolas" w:hAnsi="Consolas" w:cs="Consolas"/>
                <w:color w:val="008000"/>
                <w:sz w:val="19"/>
                <w:szCs w:val="19"/>
              </w:rPr>
              <w:t xml:space="preserve"> to indicate success or failure.</w:t>
            </w:r>
          </w:p>
          <w:p w14:paraId="261A524A"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To open Help, press F1.</w:t>
            </w:r>
          </w:p>
          <w:p w14:paraId="5AD3B374"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069854EE"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1CFED9EC"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77FAF3B2"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TODO: Add your code here</w:t>
            </w:r>
          </w:p>
          <w:p w14:paraId="7163E002"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Sleep for 90 seconds  (*1000)</w:t>
            </w:r>
          </w:p>
          <w:p w14:paraId="1F959FBE"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System.Threading.</w:t>
            </w:r>
            <w:r>
              <w:rPr>
                <w:rFonts w:ascii="Consolas" w:hAnsi="Consolas" w:cs="Consolas"/>
                <w:color w:val="2B91AF"/>
                <w:sz w:val="19"/>
                <w:szCs w:val="19"/>
              </w:rPr>
              <w:t>Thread</w:t>
            </w:r>
            <w:r>
              <w:rPr>
                <w:rFonts w:ascii="Consolas" w:hAnsi="Consolas" w:cs="Consolas"/>
                <w:color w:val="000000"/>
                <w:sz w:val="19"/>
                <w:szCs w:val="19"/>
              </w:rPr>
              <w:t>.Sleep</w:t>
            </w:r>
            <w:proofErr w:type="spellEnd"/>
            <w:r>
              <w:rPr>
                <w:rFonts w:ascii="Consolas" w:hAnsi="Consolas" w:cs="Consolas"/>
                <w:color w:val="000000"/>
                <w:sz w:val="19"/>
                <w:szCs w:val="19"/>
              </w:rPr>
              <w:t>(3000);</w:t>
            </w:r>
          </w:p>
          <w:p w14:paraId="4A1E0EF8"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Dts.TaskResult</w:t>
            </w:r>
            <w:proofErr w:type="spellEnd"/>
            <w:r>
              <w:rPr>
                <w:rFonts w:ascii="Consolas" w:hAnsi="Consolas" w:cs="Consolas"/>
                <w:color w:val="000000"/>
                <w:sz w:val="19"/>
                <w:szCs w:val="19"/>
              </w:rPr>
              <w:t xml:space="preserve"> = (</w:t>
            </w:r>
            <w:r>
              <w:rPr>
                <w:rFonts w:ascii="Consolas" w:hAnsi="Consolas" w:cs="Consolas"/>
                <w:color w:val="0000FF"/>
                <w:sz w:val="19"/>
                <w:szCs w:val="19"/>
              </w:rPr>
              <w:t>int</w:t>
            </w:r>
            <w:r>
              <w:rPr>
                <w:rFonts w:ascii="Consolas" w:hAnsi="Consolas" w:cs="Consolas"/>
                <w:color w:val="000000"/>
                <w:sz w:val="19"/>
                <w:szCs w:val="19"/>
              </w:rPr>
              <w:t>)</w:t>
            </w:r>
            <w:proofErr w:type="spellStart"/>
            <w:r>
              <w:rPr>
                <w:rFonts w:ascii="Consolas" w:hAnsi="Consolas" w:cs="Consolas"/>
                <w:color w:val="2B91AF"/>
                <w:sz w:val="19"/>
                <w:szCs w:val="19"/>
              </w:rPr>
              <w:t>ScriptResults</w:t>
            </w:r>
            <w:r>
              <w:rPr>
                <w:rFonts w:ascii="Consolas" w:hAnsi="Consolas" w:cs="Consolas"/>
                <w:color w:val="000000"/>
                <w:sz w:val="19"/>
                <w:szCs w:val="19"/>
              </w:rPr>
              <w:t>.Success</w:t>
            </w:r>
            <w:proofErr w:type="spellEnd"/>
            <w:r>
              <w:rPr>
                <w:rFonts w:ascii="Consolas" w:hAnsi="Consolas" w:cs="Consolas"/>
                <w:color w:val="000000"/>
                <w:sz w:val="19"/>
                <w:szCs w:val="19"/>
              </w:rPr>
              <w:t>;</w:t>
            </w:r>
          </w:p>
          <w:p w14:paraId="7E311CDA"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2CD274"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7B927E55"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p>
          <w:p w14:paraId="3E058D0C"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w:t>
            </w:r>
            <w:proofErr w:type="spellStart"/>
            <w:r>
              <w:rPr>
                <w:rFonts w:ascii="Consolas" w:hAnsi="Consolas" w:cs="Consolas"/>
                <w:color w:val="000000"/>
                <w:sz w:val="19"/>
                <w:szCs w:val="19"/>
              </w:rPr>
              <w:t>ScriptResults</w:t>
            </w:r>
            <w:proofErr w:type="spellEnd"/>
            <w:r>
              <w:rPr>
                <w:rFonts w:ascii="Consolas" w:hAnsi="Consolas" w:cs="Consolas"/>
                <w:color w:val="000000"/>
                <w:sz w:val="19"/>
                <w:szCs w:val="19"/>
              </w:rPr>
              <w:t xml:space="preserve"> declaration</w:t>
            </w:r>
          </w:p>
          <w:p w14:paraId="7600DD19"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1A2EFCD3"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This </w:t>
            </w:r>
            <w:proofErr w:type="spellStart"/>
            <w:r>
              <w:rPr>
                <w:rFonts w:ascii="Consolas" w:hAnsi="Consolas" w:cs="Consolas"/>
                <w:color w:val="008000"/>
                <w:sz w:val="19"/>
                <w:szCs w:val="19"/>
              </w:rPr>
              <w:t>enum</w:t>
            </w:r>
            <w:proofErr w:type="spellEnd"/>
            <w:r>
              <w:rPr>
                <w:rFonts w:ascii="Consolas" w:hAnsi="Consolas" w:cs="Consolas"/>
                <w:color w:val="008000"/>
                <w:sz w:val="19"/>
                <w:szCs w:val="19"/>
              </w:rPr>
              <w:t xml:space="preserve"> provides a convenient shorthand within the scope of this class for setting the</w:t>
            </w:r>
          </w:p>
          <w:p w14:paraId="17A5DE22"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result of the script.</w:t>
            </w:r>
          </w:p>
          <w:p w14:paraId="514769A9"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14:paraId="3BAD51C9"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This code was generated automatically.</w:t>
            </w:r>
          </w:p>
          <w:p w14:paraId="03275A40"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17BDEEA4"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enum</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ScriptResults</w:t>
            </w:r>
            <w:proofErr w:type="spellEnd"/>
          </w:p>
          <w:p w14:paraId="6C78D58E"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A5A078"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Success = </w:t>
            </w:r>
            <w:proofErr w:type="spellStart"/>
            <w:r>
              <w:rPr>
                <w:rFonts w:ascii="Consolas" w:hAnsi="Consolas" w:cs="Consolas"/>
                <w:color w:val="000000"/>
                <w:sz w:val="19"/>
                <w:szCs w:val="19"/>
              </w:rPr>
              <w:t>Microsoft.SqlServer.Dts.Runtime.</w:t>
            </w:r>
            <w:r>
              <w:rPr>
                <w:rFonts w:ascii="Consolas" w:hAnsi="Consolas" w:cs="Consolas"/>
                <w:color w:val="2B91AF"/>
                <w:sz w:val="19"/>
                <w:szCs w:val="19"/>
              </w:rPr>
              <w:t>DTSExecResult</w:t>
            </w:r>
            <w:r>
              <w:rPr>
                <w:rFonts w:ascii="Consolas" w:hAnsi="Consolas" w:cs="Consolas"/>
                <w:color w:val="000000"/>
                <w:sz w:val="19"/>
                <w:szCs w:val="19"/>
              </w:rPr>
              <w:t>.Success</w:t>
            </w:r>
            <w:proofErr w:type="spellEnd"/>
            <w:r>
              <w:rPr>
                <w:rFonts w:ascii="Consolas" w:hAnsi="Consolas" w:cs="Consolas"/>
                <w:color w:val="000000"/>
                <w:sz w:val="19"/>
                <w:szCs w:val="19"/>
              </w:rPr>
              <w:t>,</w:t>
            </w:r>
          </w:p>
          <w:p w14:paraId="570A0D69"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Failure = </w:t>
            </w:r>
            <w:proofErr w:type="spellStart"/>
            <w:r>
              <w:rPr>
                <w:rFonts w:ascii="Consolas" w:hAnsi="Consolas" w:cs="Consolas"/>
                <w:color w:val="000000"/>
                <w:sz w:val="19"/>
                <w:szCs w:val="19"/>
              </w:rPr>
              <w:t>Microsoft.SqlServer.Dts.Runtime.</w:t>
            </w:r>
            <w:r>
              <w:rPr>
                <w:rFonts w:ascii="Consolas" w:hAnsi="Consolas" w:cs="Consolas"/>
                <w:color w:val="2B91AF"/>
                <w:sz w:val="19"/>
                <w:szCs w:val="19"/>
              </w:rPr>
              <w:t>DTSExecResult</w:t>
            </w:r>
            <w:r>
              <w:rPr>
                <w:rFonts w:ascii="Consolas" w:hAnsi="Consolas" w:cs="Consolas"/>
                <w:color w:val="000000"/>
                <w:sz w:val="19"/>
                <w:szCs w:val="19"/>
              </w:rPr>
              <w:t>.Failure</w:t>
            </w:r>
            <w:proofErr w:type="spellEnd"/>
          </w:p>
          <w:p w14:paraId="37B14BB0"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B170E9"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5D45698B"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p>
          <w:p w14:paraId="4AEEDD9A"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48B82A32" w14:textId="77777777" w:rsidR="00032FD2" w:rsidRDefault="00032FD2" w:rsidP="00032FD2">
            <w:pPr>
              <w:widowControl w:val="0"/>
              <w:autoSpaceDE w:val="0"/>
              <w:autoSpaceDN w:val="0"/>
              <w:adjustRightInd w:val="0"/>
              <w:spacing w:after="0" w:line="240" w:lineRule="auto"/>
              <w:rPr>
                <w:rFonts w:ascii="Times New Roman" w:hAnsi="Times New Roman"/>
              </w:rPr>
            </w:pPr>
            <w:r>
              <w:rPr>
                <w:rFonts w:ascii="Consolas" w:hAnsi="Consolas" w:cs="Consolas"/>
                <w:color w:val="000000"/>
                <w:sz w:val="19"/>
                <w:szCs w:val="19"/>
              </w:rPr>
              <w:lastRenderedPageBreak/>
              <w:t>}</w:t>
            </w:r>
          </w:p>
        </w:tc>
      </w:tr>
    </w:tbl>
    <w:p w14:paraId="5DAB780F" w14:textId="77777777" w:rsidR="0017605E" w:rsidRDefault="0017605E" w:rsidP="009F2A51">
      <w:pPr>
        <w:widowControl w:val="0"/>
        <w:autoSpaceDE w:val="0"/>
        <w:autoSpaceDN w:val="0"/>
        <w:adjustRightInd w:val="0"/>
        <w:spacing w:after="0" w:line="240" w:lineRule="auto"/>
        <w:rPr>
          <w:rFonts w:ascii="Times New Roman" w:hAnsi="Times New Roman"/>
        </w:rPr>
      </w:pPr>
    </w:p>
    <w:p w14:paraId="1629B377" w14:textId="77777777" w:rsidR="00032FD2" w:rsidRDefault="00032FD2" w:rsidP="009F2A51">
      <w:pPr>
        <w:widowControl w:val="0"/>
        <w:autoSpaceDE w:val="0"/>
        <w:autoSpaceDN w:val="0"/>
        <w:adjustRightInd w:val="0"/>
        <w:spacing w:after="0" w:line="240" w:lineRule="auto"/>
        <w:rPr>
          <w:rFonts w:ascii="Times New Roman" w:hAnsi="Times New Roman"/>
        </w:rPr>
      </w:pPr>
    </w:p>
    <w:p w14:paraId="58D691CE" w14:textId="77777777" w:rsidR="00032FD2" w:rsidRPr="001D6CCE" w:rsidRDefault="00032FD2" w:rsidP="00032FD2">
      <w:pPr>
        <w:widowControl w:val="0"/>
        <w:autoSpaceDE w:val="0"/>
        <w:autoSpaceDN w:val="0"/>
        <w:adjustRightInd w:val="0"/>
        <w:spacing w:after="0" w:line="240" w:lineRule="auto"/>
        <w:rPr>
          <w:rFonts w:ascii="Times New Roman" w:hAnsi="Times New Roman"/>
        </w:rPr>
      </w:pPr>
    </w:p>
    <w:p w14:paraId="3AA460CE" w14:textId="77777777" w:rsidR="00032FD2" w:rsidRDefault="00032FD2" w:rsidP="00032FD2">
      <w:pPr>
        <w:pStyle w:val="ListParagraph"/>
        <w:widowControl w:val="0"/>
        <w:numPr>
          <w:ilvl w:val="4"/>
          <w:numId w:val="6"/>
        </w:numPr>
        <w:autoSpaceDE w:val="0"/>
        <w:autoSpaceDN w:val="0"/>
        <w:adjustRightInd w:val="0"/>
        <w:spacing w:after="0" w:line="240" w:lineRule="auto"/>
        <w:rPr>
          <w:rFonts w:ascii="Times New Roman" w:hAnsi="Times New Roman"/>
          <w:b/>
        </w:rPr>
      </w:pPr>
      <w:r>
        <w:rPr>
          <w:rFonts w:ascii="Times New Roman" w:hAnsi="Times New Roman"/>
          <w:b/>
        </w:rPr>
        <w:t>SQL Task: Truncate Staging table</w:t>
      </w:r>
    </w:p>
    <w:tbl>
      <w:tblPr>
        <w:tblStyle w:val="TableGrid"/>
        <w:tblW w:w="0" w:type="auto"/>
        <w:tblLook w:val="04A0" w:firstRow="1" w:lastRow="0" w:firstColumn="1" w:lastColumn="0" w:noHBand="0" w:noVBand="1"/>
      </w:tblPr>
      <w:tblGrid>
        <w:gridCol w:w="9350"/>
      </w:tblGrid>
      <w:tr w:rsidR="00032FD2" w14:paraId="7D2B37CF" w14:textId="77777777" w:rsidTr="00032FD2">
        <w:tc>
          <w:tcPr>
            <w:tcW w:w="9350" w:type="dxa"/>
          </w:tcPr>
          <w:p w14:paraId="4F2297ED" w14:textId="77777777" w:rsidR="00032FD2" w:rsidRDefault="00AF0617" w:rsidP="009F2A51">
            <w:pPr>
              <w:widowControl w:val="0"/>
              <w:autoSpaceDE w:val="0"/>
              <w:autoSpaceDN w:val="0"/>
              <w:adjustRightInd w:val="0"/>
              <w:spacing w:after="0" w:line="240" w:lineRule="auto"/>
              <w:rPr>
                <w:rFonts w:ascii="Times New Roman" w:hAnsi="Times New Roman"/>
              </w:rPr>
            </w:pPr>
            <w:r>
              <w:rPr>
                <w:noProof/>
              </w:rPr>
              <w:drawing>
                <wp:inline distT="0" distB="0" distL="0" distR="0" wp14:anchorId="5ACD1A88" wp14:editId="097FA8D4">
                  <wp:extent cx="4133850" cy="9239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33850" cy="923925"/>
                          </a:xfrm>
                          <a:prstGeom prst="rect">
                            <a:avLst/>
                          </a:prstGeom>
                        </pic:spPr>
                      </pic:pic>
                    </a:graphicData>
                  </a:graphic>
                </wp:inline>
              </w:drawing>
            </w:r>
          </w:p>
        </w:tc>
      </w:tr>
      <w:tr w:rsidR="00032FD2" w14:paraId="3ABD3D07" w14:textId="77777777" w:rsidTr="00032FD2">
        <w:tc>
          <w:tcPr>
            <w:tcW w:w="9350" w:type="dxa"/>
          </w:tcPr>
          <w:p w14:paraId="7E0902CC" w14:textId="77777777" w:rsidR="00032FD2" w:rsidRDefault="00032FD2" w:rsidP="009F2A51">
            <w:pPr>
              <w:widowControl w:val="0"/>
              <w:autoSpaceDE w:val="0"/>
              <w:autoSpaceDN w:val="0"/>
              <w:adjustRightInd w:val="0"/>
              <w:spacing w:after="0" w:line="240" w:lineRule="auto"/>
              <w:rPr>
                <w:rFonts w:ascii="Times New Roman" w:hAnsi="Times New Roman"/>
              </w:rPr>
            </w:pPr>
          </w:p>
        </w:tc>
      </w:tr>
      <w:tr w:rsidR="00032FD2" w14:paraId="556305DC" w14:textId="77777777" w:rsidTr="00032FD2">
        <w:tc>
          <w:tcPr>
            <w:tcW w:w="9350" w:type="dxa"/>
          </w:tcPr>
          <w:p w14:paraId="08DB0532" w14:textId="77777777" w:rsidR="00032FD2" w:rsidRDefault="00AF0617" w:rsidP="009F2A51">
            <w:pPr>
              <w:widowControl w:val="0"/>
              <w:autoSpaceDE w:val="0"/>
              <w:autoSpaceDN w:val="0"/>
              <w:adjustRightInd w:val="0"/>
              <w:spacing w:after="0" w:line="240" w:lineRule="auto"/>
              <w:rPr>
                <w:rFonts w:ascii="Times New Roman" w:hAnsi="Times New Roman"/>
              </w:rPr>
            </w:pPr>
            <w:r>
              <w:rPr>
                <w:noProof/>
              </w:rPr>
              <w:drawing>
                <wp:inline distT="0" distB="0" distL="0" distR="0" wp14:anchorId="017C8331" wp14:editId="20C1AECB">
                  <wp:extent cx="4215384" cy="2743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15384" cy="2743200"/>
                          </a:xfrm>
                          <a:prstGeom prst="rect">
                            <a:avLst/>
                          </a:prstGeom>
                        </pic:spPr>
                      </pic:pic>
                    </a:graphicData>
                  </a:graphic>
                </wp:inline>
              </w:drawing>
            </w:r>
          </w:p>
        </w:tc>
      </w:tr>
      <w:tr w:rsidR="00032FD2" w14:paraId="2BB47CF1" w14:textId="77777777" w:rsidTr="00032FD2">
        <w:tc>
          <w:tcPr>
            <w:tcW w:w="9350" w:type="dxa"/>
          </w:tcPr>
          <w:p w14:paraId="52E4B9B0" w14:textId="77777777" w:rsidR="00032FD2" w:rsidRDefault="00032FD2" w:rsidP="009F2A51">
            <w:pPr>
              <w:widowControl w:val="0"/>
              <w:autoSpaceDE w:val="0"/>
              <w:autoSpaceDN w:val="0"/>
              <w:adjustRightInd w:val="0"/>
              <w:spacing w:after="0" w:line="240" w:lineRule="auto"/>
              <w:rPr>
                <w:rFonts w:ascii="Times New Roman" w:hAnsi="Times New Roman"/>
              </w:rPr>
            </w:pPr>
          </w:p>
        </w:tc>
      </w:tr>
    </w:tbl>
    <w:p w14:paraId="4629E186" w14:textId="77777777" w:rsidR="00032FD2" w:rsidRDefault="00032FD2" w:rsidP="009F2A51">
      <w:pPr>
        <w:widowControl w:val="0"/>
        <w:autoSpaceDE w:val="0"/>
        <w:autoSpaceDN w:val="0"/>
        <w:adjustRightInd w:val="0"/>
        <w:spacing w:after="0" w:line="240" w:lineRule="auto"/>
        <w:rPr>
          <w:rFonts w:ascii="Times New Roman" w:hAnsi="Times New Roman"/>
        </w:rPr>
      </w:pPr>
    </w:p>
    <w:p w14:paraId="4FBD9F74" w14:textId="77777777" w:rsidR="00AF0617" w:rsidRDefault="00AF0617" w:rsidP="009F2A51">
      <w:pPr>
        <w:widowControl w:val="0"/>
        <w:autoSpaceDE w:val="0"/>
        <w:autoSpaceDN w:val="0"/>
        <w:adjustRightInd w:val="0"/>
        <w:spacing w:after="0" w:line="240" w:lineRule="auto"/>
        <w:rPr>
          <w:rFonts w:ascii="Times New Roman" w:hAnsi="Times New Roman"/>
        </w:rPr>
      </w:pPr>
    </w:p>
    <w:p w14:paraId="389B13CF" w14:textId="77777777" w:rsidR="00AF0617" w:rsidRPr="001D6CCE" w:rsidRDefault="00AF0617" w:rsidP="00AF0617">
      <w:pPr>
        <w:widowControl w:val="0"/>
        <w:autoSpaceDE w:val="0"/>
        <w:autoSpaceDN w:val="0"/>
        <w:adjustRightInd w:val="0"/>
        <w:spacing w:after="0" w:line="240" w:lineRule="auto"/>
        <w:rPr>
          <w:rFonts w:ascii="Times New Roman" w:hAnsi="Times New Roman"/>
        </w:rPr>
      </w:pPr>
    </w:p>
    <w:p w14:paraId="3053D0E7" w14:textId="77777777" w:rsidR="00AF0617" w:rsidRDefault="00AF0617" w:rsidP="00AF0617">
      <w:pPr>
        <w:pStyle w:val="ListParagraph"/>
        <w:widowControl w:val="0"/>
        <w:numPr>
          <w:ilvl w:val="4"/>
          <w:numId w:val="6"/>
        </w:numPr>
        <w:autoSpaceDE w:val="0"/>
        <w:autoSpaceDN w:val="0"/>
        <w:adjustRightInd w:val="0"/>
        <w:spacing w:after="0" w:line="240" w:lineRule="auto"/>
        <w:rPr>
          <w:rFonts w:ascii="Times New Roman" w:hAnsi="Times New Roman"/>
          <w:b/>
        </w:rPr>
      </w:pPr>
      <w:r>
        <w:rPr>
          <w:rFonts w:ascii="Times New Roman" w:hAnsi="Times New Roman"/>
          <w:b/>
        </w:rPr>
        <w:t>DFT: Load Staging table</w:t>
      </w:r>
    </w:p>
    <w:p w14:paraId="1A820C8E" w14:textId="77777777" w:rsidR="00AF0617" w:rsidRDefault="00AF0617" w:rsidP="009F2A51">
      <w:pPr>
        <w:widowControl w:val="0"/>
        <w:autoSpaceDE w:val="0"/>
        <w:autoSpaceDN w:val="0"/>
        <w:adjustRightInd w:val="0"/>
        <w:spacing w:after="0" w:line="240" w:lineRule="auto"/>
        <w:rPr>
          <w:rFonts w:ascii="Times New Roman" w:hAnsi="Times New Roman"/>
        </w:rPr>
      </w:pPr>
    </w:p>
    <w:tbl>
      <w:tblPr>
        <w:tblStyle w:val="TableGrid"/>
        <w:tblW w:w="0" w:type="auto"/>
        <w:tblLook w:val="04A0" w:firstRow="1" w:lastRow="0" w:firstColumn="1" w:lastColumn="0" w:noHBand="0" w:noVBand="1"/>
      </w:tblPr>
      <w:tblGrid>
        <w:gridCol w:w="9350"/>
      </w:tblGrid>
      <w:tr w:rsidR="00AF0617" w14:paraId="4AFF5732" w14:textId="77777777" w:rsidTr="00AF0617">
        <w:tc>
          <w:tcPr>
            <w:tcW w:w="9350" w:type="dxa"/>
          </w:tcPr>
          <w:p w14:paraId="0A2866E0" w14:textId="77777777" w:rsidR="00AF0617" w:rsidRDefault="00AF0617" w:rsidP="009F2A51">
            <w:pPr>
              <w:widowControl w:val="0"/>
              <w:autoSpaceDE w:val="0"/>
              <w:autoSpaceDN w:val="0"/>
              <w:adjustRightInd w:val="0"/>
              <w:spacing w:after="0" w:line="240" w:lineRule="auto"/>
              <w:rPr>
                <w:rFonts w:ascii="Times New Roman" w:hAnsi="Times New Roman"/>
              </w:rPr>
            </w:pPr>
            <w:r>
              <w:rPr>
                <w:noProof/>
              </w:rPr>
              <w:drawing>
                <wp:inline distT="0" distB="0" distL="0" distR="0" wp14:anchorId="415B59DE" wp14:editId="689380DC">
                  <wp:extent cx="4648200" cy="10382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48200" cy="1038225"/>
                          </a:xfrm>
                          <a:prstGeom prst="rect">
                            <a:avLst/>
                          </a:prstGeom>
                        </pic:spPr>
                      </pic:pic>
                    </a:graphicData>
                  </a:graphic>
                </wp:inline>
              </w:drawing>
            </w:r>
          </w:p>
        </w:tc>
      </w:tr>
      <w:tr w:rsidR="00AF0617" w14:paraId="471189B2" w14:textId="77777777" w:rsidTr="00AF0617">
        <w:tc>
          <w:tcPr>
            <w:tcW w:w="9350" w:type="dxa"/>
          </w:tcPr>
          <w:p w14:paraId="40C0FF5E" w14:textId="77777777" w:rsidR="00AF0617" w:rsidRDefault="00AF0617" w:rsidP="009F2A51">
            <w:pPr>
              <w:widowControl w:val="0"/>
              <w:autoSpaceDE w:val="0"/>
              <w:autoSpaceDN w:val="0"/>
              <w:adjustRightInd w:val="0"/>
              <w:spacing w:after="0" w:line="240" w:lineRule="auto"/>
              <w:rPr>
                <w:rFonts w:ascii="Times New Roman" w:hAnsi="Times New Roman"/>
              </w:rPr>
            </w:pPr>
          </w:p>
        </w:tc>
      </w:tr>
      <w:tr w:rsidR="00AF0617" w14:paraId="4DCD7413" w14:textId="77777777" w:rsidTr="00AF0617">
        <w:tc>
          <w:tcPr>
            <w:tcW w:w="9350" w:type="dxa"/>
          </w:tcPr>
          <w:p w14:paraId="06DC559F" w14:textId="77777777" w:rsidR="00AF0617" w:rsidRDefault="00AF0617" w:rsidP="009F2A51">
            <w:pPr>
              <w:widowControl w:val="0"/>
              <w:autoSpaceDE w:val="0"/>
              <w:autoSpaceDN w:val="0"/>
              <w:adjustRightInd w:val="0"/>
              <w:spacing w:after="0" w:line="240" w:lineRule="auto"/>
              <w:rPr>
                <w:rFonts w:ascii="Times New Roman" w:hAnsi="Times New Roman"/>
              </w:rPr>
            </w:pPr>
            <w:r>
              <w:rPr>
                <w:noProof/>
              </w:rPr>
              <w:drawing>
                <wp:inline distT="0" distB="0" distL="0" distR="0" wp14:anchorId="7DC36CF5" wp14:editId="4D37E891">
                  <wp:extent cx="2267712" cy="3657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67712" cy="3657600"/>
                          </a:xfrm>
                          <a:prstGeom prst="rect">
                            <a:avLst/>
                          </a:prstGeom>
                        </pic:spPr>
                      </pic:pic>
                    </a:graphicData>
                  </a:graphic>
                </wp:inline>
              </w:drawing>
            </w:r>
          </w:p>
        </w:tc>
      </w:tr>
      <w:tr w:rsidR="00AF0617" w14:paraId="1808C87F" w14:textId="77777777" w:rsidTr="00AF0617">
        <w:tc>
          <w:tcPr>
            <w:tcW w:w="9350" w:type="dxa"/>
          </w:tcPr>
          <w:p w14:paraId="5DEAE966" w14:textId="77777777" w:rsidR="00AF0617" w:rsidRDefault="00AF0617" w:rsidP="009F2A51">
            <w:pPr>
              <w:widowControl w:val="0"/>
              <w:autoSpaceDE w:val="0"/>
              <w:autoSpaceDN w:val="0"/>
              <w:adjustRightInd w:val="0"/>
              <w:spacing w:after="0" w:line="240" w:lineRule="auto"/>
              <w:rPr>
                <w:rFonts w:ascii="Times New Roman" w:hAnsi="Times New Roman"/>
              </w:rPr>
            </w:pPr>
          </w:p>
        </w:tc>
      </w:tr>
      <w:tr w:rsidR="00AF0617" w14:paraId="3F5BDFCD" w14:textId="77777777" w:rsidTr="00AF0617">
        <w:tc>
          <w:tcPr>
            <w:tcW w:w="9350" w:type="dxa"/>
          </w:tcPr>
          <w:p w14:paraId="24006CD5" w14:textId="77777777" w:rsidR="00AF0617" w:rsidRDefault="00AF0617" w:rsidP="009F2A51">
            <w:pPr>
              <w:widowControl w:val="0"/>
              <w:autoSpaceDE w:val="0"/>
              <w:autoSpaceDN w:val="0"/>
              <w:adjustRightInd w:val="0"/>
              <w:spacing w:after="0" w:line="240" w:lineRule="auto"/>
              <w:rPr>
                <w:rFonts w:ascii="Times New Roman" w:hAnsi="Times New Roman"/>
              </w:rPr>
            </w:pPr>
            <w:r>
              <w:rPr>
                <w:noProof/>
              </w:rPr>
              <w:drawing>
                <wp:inline distT="0" distB="0" distL="0" distR="0" wp14:anchorId="74E1DC5D" wp14:editId="17CFC5E3">
                  <wp:extent cx="4983480" cy="1828800"/>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83480" cy="1828800"/>
                          </a:xfrm>
                          <a:prstGeom prst="rect">
                            <a:avLst/>
                          </a:prstGeom>
                        </pic:spPr>
                      </pic:pic>
                    </a:graphicData>
                  </a:graphic>
                </wp:inline>
              </w:drawing>
            </w:r>
          </w:p>
        </w:tc>
      </w:tr>
      <w:tr w:rsidR="00AF0617" w14:paraId="64135E9B" w14:textId="77777777" w:rsidTr="00AF0617">
        <w:tc>
          <w:tcPr>
            <w:tcW w:w="9350" w:type="dxa"/>
          </w:tcPr>
          <w:p w14:paraId="42A58CB2" w14:textId="77777777" w:rsidR="00AF0617" w:rsidRDefault="00AF0617" w:rsidP="009F2A51">
            <w:pPr>
              <w:widowControl w:val="0"/>
              <w:autoSpaceDE w:val="0"/>
              <w:autoSpaceDN w:val="0"/>
              <w:adjustRightInd w:val="0"/>
              <w:spacing w:after="0" w:line="240" w:lineRule="auto"/>
              <w:rPr>
                <w:rFonts w:ascii="Times New Roman" w:hAnsi="Times New Roman"/>
              </w:rPr>
            </w:pPr>
          </w:p>
        </w:tc>
      </w:tr>
      <w:tr w:rsidR="00AF0617" w14:paraId="55B79ED8" w14:textId="77777777" w:rsidTr="00AF0617">
        <w:tc>
          <w:tcPr>
            <w:tcW w:w="9350" w:type="dxa"/>
          </w:tcPr>
          <w:p w14:paraId="56214742" w14:textId="77777777" w:rsidR="00AF0617" w:rsidRDefault="00AF0617" w:rsidP="009F2A51">
            <w:pPr>
              <w:widowControl w:val="0"/>
              <w:autoSpaceDE w:val="0"/>
              <w:autoSpaceDN w:val="0"/>
              <w:adjustRightInd w:val="0"/>
              <w:spacing w:after="0" w:line="240" w:lineRule="auto"/>
              <w:rPr>
                <w:rFonts w:ascii="Times New Roman" w:hAnsi="Times New Roman"/>
              </w:rPr>
            </w:pPr>
            <w:r>
              <w:rPr>
                <w:noProof/>
              </w:rPr>
              <w:lastRenderedPageBreak/>
              <w:drawing>
                <wp:inline distT="0" distB="0" distL="0" distR="0" wp14:anchorId="18E750BC" wp14:editId="7D1109C5">
                  <wp:extent cx="1737360" cy="45720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37360" cy="4572000"/>
                          </a:xfrm>
                          <a:prstGeom prst="rect">
                            <a:avLst/>
                          </a:prstGeom>
                        </pic:spPr>
                      </pic:pic>
                    </a:graphicData>
                  </a:graphic>
                </wp:inline>
              </w:drawing>
            </w:r>
            <w:r>
              <w:rPr>
                <w:noProof/>
              </w:rPr>
              <w:t xml:space="preserve"> </w:t>
            </w:r>
            <w:r>
              <w:rPr>
                <w:noProof/>
              </w:rPr>
              <w:drawing>
                <wp:inline distT="0" distB="0" distL="0" distR="0" wp14:anchorId="11B0C3BB" wp14:editId="45518578">
                  <wp:extent cx="1463040" cy="548640"/>
                  <wp:effectExtent l="0" t="0" r="381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63040" cy="548640"/>
                          </a:xfrm>
                          <a:prstGeom prst="rect">
                            <a:avLst/>
                          </a:prstGeom>
                        </pic:spPr>
                      </pic:pic>
                    </a:graphicData>
                  </a:graphic>
                </wp:inline>
              </w:drawing>
            </w:r>
          </w:p>
        </w:tc>
      </w:tr>
      <w:tr w:rsidR="00AF0617" w14:paraId="70BDE1D3" w14:textId="77777777" w:rsidTr="00AF0617">
        <w:tc>
          <w:tcPr>
            <w:tcW w:w="9350" w:type="dxa"/>
          </w:tcPr>
          <w:p w14:paraId="0055A594" w14:textId="77777777" w:rsidR="00AF0617" w:rsidRDefault="00AF0617" w:rsidP="009F2A51">
            <w:pPr>
              <w:widowControl w:val="0"/>
              <w:autoSpaceDE w:val="0"/>
              <w:autoSpaceDN w:val="0"/>
              <w:adjustRightInd w:val="0"/>
              <w:spacing w:after="0" w:line="240" w:lineRule="auto"/>
              <w:rPr>
                <w:rFonts w:ascii="Times New Roman" w:hAnsi="Times New Roman"/>
              </w:rPr>
            </w:pPr>
          </w:p>
        </w:tc>
      </w:tr>
      <w:tr w:rsidR="00AF0617" w14:paraId="2A8E7D33" w14:textId="77777777" w:rsidTr="00AF0617">
        <w:tc>
          <w:tcPr>
            <w:tcW w:w="9350" w:type="dxa"/>
          </w:tcPr>
          <w:p w14:paraId="3F8D4B4C" w14:textId="77777777" w:rsidR="00AF0617" w:rsidRDefault="003B0AB3" w:rsidP="009F2A51">
            <w:pPr>
              <w:widowControl w:val="0"/>
              <w:autoSpaceDE w:val="0"/>
              <w:autoSpaceDN w:val="0"/>
              <w:adjustRightInd w:val="0"/>
              <w:spacing w:after="0" w:line="240" w:lineRule="auto"/>
              <w:rPr>
                <w:rFonts w:ascii="Times New Roman" w:hAnsi="Times New Roman"/>
              </w:rPr>
            </w:pPr>
            <w:r>
              <w:rPr>
                <w:noProof/>
              </w:rPr>
              <w:lastRenderedPageBreak/>
              <w:drawing>
                <wp:inline distT="0" distB="0" distL="0" distR="0" wp14:anchorId="637A30B2" wp14:editId="61AB1047">
                  <wp:extent cx="3282696" cy="457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82696" cy="4572000"/>
                          </a:xfrm>
                          <a:prstGeom prst="rect">
                            <a:avLst/>
                          </a:prstGeom>
                        </pic:spPr>
                      </pic:pic>
                    </a:graphicData>
                  </a:graphic>
                </wp:inline>
              </w:drawing>
            </w:r>
          </w:p>
        </w:tc>
      </w:tr>
      <w:tr w:rsidR="00AF0617" w14:paraId="59224D12" w14:textId="77777777" w:rsidTr="00AF0617">
        <w:trPr>
          <w:trHeight w:val="260"/>
        </w:trPr>
        <w:tc>
          <w:tcPr>
            <w:tcW w:w="9350" w:type="dxa"/>
          </w:tcPr>
          <w:p w14:paraId="3765D828" w14:textId="77777777" w:rsidR="00AF0617" w:rsidRDefault="003B0AB3" w:rsidP="009F2A51">
            <w:pPr>
              <w:widowControl w:val="0"/>
              <w:autoSpaceDE w:val="0"/>
              <w:autoSpaceDN w:val="0"/>
              <w:adjustRightInd w:val="0"/>
              <w:spacing w:after="0" w:line="240" w:lineRule="auto"/>
              <w:rPr>
                <w:rFonts w:ascii="Times New Roman" w:hAnsi="Times New Roman"/>
              </w:rPr>
            </w:pPr>
            <w:r>
              <w:rPr>
                <w:noProof/>
              </w:rPr>
              <w:drawing>
                <wp:inline distT="0" distB="0" distL="0" distR="0" wp14:anchorId="7A9C580B" wp14:editId="5AEA9F8C">
                  <wp:extent cx="3230880" cy="1828732"/>
                  <wp:effectExtent l="0" t="0" r="762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37018" cy="1832206"/>
                          </a:xfrm>
                          <a:prstGeom prst="rect">
                            <a:avLst/>
                          </a:prstGeom>
                        </pic:spPr>
                      </pic:pic>
                    </a:graphicData>
                  </a:graphic>
                </wp:inline>
              </w:drawing>
            </w:r>
          </w:p>
        </w:tc>
      </w:tr>
      <w:tr w:rsidR="00AF0617" w14:paraId="04E29747" w14:textId="77777777" w:rsidTr="00AF0617">
        <w:tc>
          <w:tcPr>
            <w:tcW w:w="9350" w:type="dxa"/>
          </w:tcPr>
          <w:p w14:paraId="13F3A3E0" w14:textId="77777777" w:rsidR="00AF0617" w:rsidRDefault="00AF0617" w:rsidP="009F2A51">
            <w:pPr>
              <w:widowControl w:val="0"/>
              <w:autoSpaceDE w:val="0"/>
              <w:autoSpaceDN w:val="0"/>
              <w:adjustRightInd w:val="0"/>
              <w:spacing w:after="0" w:line="240" w:lineRule="auto"/>
              <w:rPr>
                <w:rFonts w:ascii="Times New Roman" w:hAnsi="Times New Roman"/>
              </w:rPr>
            </w:pPr>
            <w:r>
              <w:rPr>
                <w:noProof/>
              </w:rPr>
              <w:lastRenderedPageBreak/>
              <w:drawing>
                <wp:inline distT="0" distB="0" distL="0" distR="0" wp14:anchorId="75F799F1" wp14:editId="36D9BBD2">
                  <wp:extent cx="4782312" cy="18288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82312" cy="1828800"/>
                          </a:xfrm>
                          <a:prstGeom prst="rect">
                            <a:avLst/>
                          </a:prstGeom>
                        </pic:spPr>
                      </pic:pic>
                    </a:graphicData>
                  </a:graphic>
                </wp:inline>
              </w:drawing>
            </w:r>
          </w:p>
        </w:tc>
      </w:tr>
      <w:tr w:rsidR="00AF0617" w14:paraId="33692106" w14:textId="77777777" w:rsidTr="00AF0617">
        <w:tc>
          <w:tcPr>
            <w:tcW w:w="9350" w:type="dxa"/>
          </w:tcPr>
          <w:p w14:paraId="03D23C8A" w14:textId="77777777" w:rsidR="00AF0617" w:rsidRDefault="00AF0617" w:rsidP="009F2A51">
            <w:pPr>
              <w:widowControl w:val="0"/>
              <w:autoSpaceDE w:val="0"/>
              <w:autoSpaceDN w:val="0"/>
              <w:adjustRightInd w:val="0"/>
              <w:spacing w:after="0" w:line="240" w:lineRule="auto"/>
              <w:rPr>
                <w:rFonts w:ascii="Times New Roman" w:hAnsi="Times New Roman"/>
              </w:rPr>
            </w:pPr>
          </w:p>
        </w:tc>
      </w:tr>
      <w:tr w:rsidR="00AF0617" w14:paraId="0F440ABB" w14:textId="77777777" w:rsidTr="00AF0617">
        <w:tc>
          <w:tcPr>
            <w:tcW w:w="9350" w:type="dxa"/>
          </w:tcPr>
          <w:p w14:paraId="6324A112" w14:textId="77777777" w:rsidR="00AF0617" w:rsidRDefault="00AF0617" w:rsidP="009F2A51">
            <w:pPr>
              <w:widowControl w:val="0"/>
              <w:autoSpaceDE w:val="0"/>
              <w:autoSpaceDN w:val="0"/>
              <w:adjustRightInd w:val="0"/>
              <w:spacing w:after="0" w:line="240" w:lineRule="auto"/>
              <w:rPr>
                <w:rFonts w:ascii="Times New Roman" w:hAnsi="Times New Roman"/>
              </w:rPr>
            </w:pPr>
            <w:r>
              <w:rPr>
                <w:noProof/>
              </w:rPr>
              <w:drawing>
                <wp:inline distT="0" distB="0" distL="0" distR="0" wp14:anchorId="5A073823" wp14:editId="6201702D">
                  <wp:extent cx="4400550" cy="20764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00550" cy="2076450"/>
                          </a:xfrm>
                          <a:prstGeom prst="rect">
                            <a:avLst/>
                          </a:prstGeom>
                        </pic:spPr>
                      </pic:pic>
                    </a:graphicData>
                  </a:graphic>
                </wp:inline>
              </w:drawing>
            </w:r>
          </w:p>
        </w:tc>
      </w:tr>
      <w:tr w:rsidR="00AF0617" w14:paraId="327EF911" w14:textId="77777777" w:rsidTr="00AF0617">
        <w:tc>
          <w:tcPr>
            <w:tcW w:w="9350" w:type="dxa"/>
          </w:tcPr>
          <w:p w14:paraId="405C5D95" w14:textId="77777777" w:rsidR="00AF0617" w:rsidRDefault="00AF0617" w:rsidP="009F2A51">
            <w:pPr>
              <w:widowControl w:val="0"/>
              <w:autoSpaceDE w:val="0"/>
              <w:autoSpaceDN w:val="0"/>
              <w:adjustRightInd w:val="0"/>
              <w:spacing w:after="0" w:line="240" w:lineRule="auto"/>
              <w:rPr>
                <w:rFonts w:ascii="Times New Roman" w:hAnsi="Times New Roman"/>
              </w:rPr>
            </w:pPr>
          </w:p>
        </w:tc>
      </w:tr>
      <w:tr w:rsidR="00AF0617" w14:paraId="62952288" w14:textId="77777777" w:rsidTr="00AF0617">
        <w:tc>
          <w:tcPr>
            <w:tcW w:w="9350" w:type="dxa"/>
          </w:tcPr>
          <w:p w14:paraId="4C25D625" w14:textId="77777777" w:rsidR="00AF0617" w:rsidRDefault="00AF0617" w:rsidP="009F2A51">
            <w:pPr>
              <w:widowControl w:val="0"/>
              <w:autoSpaceDE w:val="0"/>
              <w:autoSpaceDN w:val="0"/>
              <w:adjustRightInd w:val="0"/>
              <w:spacing w:after="0" w:line="240" w:lineRule="auto"/>
              <w:rPr>
                <w:rFonts w:ascii="Times New Roman" w:hAnsi="Times New Roman"/>
              </w:rPr>
            </w:pPr>
            <w:r>
              <w:rPr>
                <w:noProof/>
              </w:rPr>
              <w:lastRenderedPageBreak/>
              <w:drawing>
                <wp:inline distT="0" distB="0" distL="0" distR="0" wp14:anchorId="6C3969E7" wp14:editId="71A0B0E9">
                  <wp:extent cx="4050792" cy="2743200"/>
                  <wp:effectExtent l="0" t="0" r="698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50792" cy="2743200"/>
                          </a:xfrm>
                          <a:prstGeom prst="rect">
                            <a:avLst/>
                          </a:prstGeom>
                        </pic:spPr>
                      </pic:pic>
                    </a:graphicData>
                  </a:graphic>
                </wp:inline>
              </w:drawing>
            </w:r>
          </w:p>
        </w:tc>
      </w:tr>
      <w:tr w:rsidR="00AF0617" w14:paraId="43F14580" w14:textId="77777777" w:rsidTr="00AF0617">
        <w:tc>
          <w:tcPr>
            <w:tcW w:w="9350" w:type="dxa"/>
          </w:tcPr>
          <w:p w14:paraId="0E5A9420" w14:textId="77777777" w:rsidR="00AF0617" w:rsidRDefault="00AF0617" w:rsidP="009F2A51">
            <w:pPr>
              <w:widowControl w:val="0"/>
              <w:autoSpaceDE w:val="0"/>
              <w:autoSpaceDN w:val="0"/>
              <w:adjustRightInd w:val="0"/>
              <w:spacing w:after="0" w:line="240" w:lineRule="auto"/>
              <w:rPr>
                <w:rFonts w:ascii="Times New Roman" w:hAnsi="Times New Roman"/>
              </w:rPr>
            </w:pPr>
          </w:p>
        </w:tc>
      </w:tr>
      <w:tr w:rsidR="00AF0617" w14:paraId="1647E199" w14:textId="77777777" w:rsidTr="00AF0617">
        <w:tc>
          <w:tcPr>
            <w:tcW w:w="9350" w:type="dxa"/>
          </w:tcPr>
          <w:p w14:paraId="1A0409FB" w14:textId="77777777" w:rsidR="00AF0617" w:rsidRDefault="00AF0617" w:rsidP="009F2A51">
            <w:pPr>
              <w:widowControl w:val="0"/>
              <w:autoSpaceDE w:val="0"/>
              <w:autoSpaceDN w:val="0"/>
              <w:adjustRightInd w:val="0"/>
              <w:spacing w:after="0" w:line="240" w:lineRule="auto"/>
              <w:rPr>
                <w:rFonts w:ascii="Times New Roman" w:hAnsi="Times New Roman"/>
              </w:rPr>
            </w:pPr>
            <w:r>
              <w:rPr>
                <w:noProof/>
              </w:rPr>
              <w:drawing>
                <wp:inline distT="0" distB="0" distL="0" distR="0" wp14:anchorId="3CAFCD5C" wp14:editId="3F661FDC">
                  <wp:extent cx="4160520" cy="36576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60520" cy="3657600"/>
                          </a:xfrm>
                          <a:prstGeom prst="rect">
                            <a:avLst/>
                          </a:prstGeom>
                        </pic:spPr>
                      </pic:pic>
                    </a:graphicData>
                  </a:graphic>
                </wp:inline>
              </w:drawing>
            </w:r>
          </w:p>
          <w:p w14:paraId="27FFAACA" w14:textId="77777777" w:rsidR="0069131E" w:rsidRDefault="0069131E" w:rsidP="00A471EB">
            <w:pPr>
              <w:widowControl w:val="0"/>
              <w:autoSpaceDE w:val="0"/>
              <w:autoSpaceDN w:val="0"/>
              <w:adjustRightInd w:val="0"/>
              <w:spacing w:after="0" w:line="240" w:lineRule="auto"/>
              <w:ind w:left="1440"/>
              <w:rPr>
                <w:rFonts w:ascii="Times New Roman" w:hAnsi="Times New Roman"/>
              </w:rPr>
            </w:pPr>
            <w:r>
              <w:rPr>
                <w:noProof/>
              </w:rPr>
              <w:lastRenderedPageBreak/>
              <w:drawing>
                <wp:inline distT="0" distB="0" distL="0" distR="0" wp14:anchorId="4BE101CE" wp14:editId="120F0F3C">
                  <wp:extent cx="3162300" cy="2741633"/>
                  <wp:effectExtent l="0" t="0" r="0" b="190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81520" cy="2758296"/>
                          </a:xfrm>
                          <a:prstGeom prst="rect">
                            <a:avLst/>
                          </a:prstGeom>
                        </pic:spPr>
                      </pic:pic>
                    </a:graphicData>
                  </a:graphic>
                </wp:inline>
              </w:drawing>
            </w:r>
          </w:p>
        </w:tc>
      </w:tr>
      <w:tr w:rsidR="00AF0617" w14:paraId="33728915" w14:textId="77777777" w:rsidTr="00AF0617">
        <w:tc>
          <w:tcPr>
            <w:tcW w:w="9350" w:type="dxa"/>
          </w:tcPr>
          <w:p w14:paraId="5EA678BB" w14:textId="77777777" w:rsidR="00AF0617" w:rsidRDefault="00AF0617" w:rsidP="009F2A51">
            <w:pPr>
              <w:widowControl w:val="0"/>
              <w:autoSpaceDE w:val="0"/>
              <w:autoSpaceDN w:val="0"/>
              <w:adjustRightInd w:val="0"/>
              <w:spacing w:after="0" w:line="240" w:lineRule="auto"/>
              <w:rPr>
                <w:rFonts w:ascii="Times New Roman" w:hAnsi="Times New Roman"/>
              </w:rPr>
            </w:pPr>
          </w:p>
        </w:tc>
      </w:tr>
      <w:tr w:rsidR="00AF0617" w14:paraId="79655213" w14:textId="77777777" w:rsidTr="00AF0617">
        <w:tc>
          <w:tcPr>
            <w:tcW w:w="9350" w:type="dxa"/>
          </w:tcPr>
          <w:p w14:paraId="4C01BABA" w14:textId="77777777" w:rsidR="00AF0617" w:rsidRDefault="00AF0617" w:rsidP="009F2A51">
            <w:pPr>
              <w:widowControl w:val="0"/>
              <w:autoSpaceDE w:val="0"/>
              <w:autoSpaceDN w:val="0"/>
              <w:adjustRightInd w:val="0"/>
              <w:spacing w:after="0" w:line="240" w:lineRule="auto"/>
              <w:rPr>
                <w:rFonts w:ascii="Times New Roman" w:hAnsi="Times New Roman"/>
              </w:rPr>
            </w:pPr>
          </w:p>
        </w:tc>
      </w:tr>
    </w:tbl>
    <w:p w14:paraId="3F0AA14F" w14:textId="77777777" w:rsidR="00AF0617" w:rsidRDefault="00AF0617" w:rsidP="009F2A51">
      <w:pPr>
        <w:widowControl w:val="0"/>
        <w:autoSpaceDE w:val="0"/>
        <w:autoSpaceDN w:val="0"/>
        <w:adjustRightInd w:val="0"/>
        <w:spacing w:after="0" w:line="240" w:lineRule="auto"/>
        <w:rPr>
          <w:rFonts w:ascii="Times New Roman" w:hAnsi="Times New Roman"/>
        </w:rPr>
      </w:pPr>
    </w:p>
    <w:p w14:paraId="15DB17A9" w14:textId="77777777" w:rsidR="00F314A0" w:rsidRDefault="00F314A0" w:rsidP="009F2A51">
      <w:pPr>
        <w:widowControl w:val="0"/>
        <w:autoSpaceDE w:val="0"/>
        <w:autoSpaceDN w:val="0"/>
        <w:adjustRightInd w:val="0"/>
        <w:spacing w:after="0" w:line="240" w:lineRule="auto"/>
        <w:rPr>
          <w:rFonts w:ascii="Times New Roman" w:hAnsi="Times New Roman"/>
        </w:rPr>
      </w:pPr>
    </w:p>
    <w:p w14:paraId="11277E92" w14:textId="77777777" w:rsidR="00A471EB" w:rsidRDefault="00A471EB" w:rsidP="009F2A51">
      <w:pPr>
        <w:widowControl w:val="0"/>
        <w:autoSpaceDE w:val="0"/>
        <w:autoSpaceDN w:val="0"/>
        <w:adjustRightInd w:val="0"/>
        <w:spacing w:after="0" w:line="240" w:lineRule="auto"/>
        <w:rPr>
          <w:rFonts w:ascii="Times New Roman" w:hAnsi="Times New Roman"/>
        </w:rPr>
      </w:pPr>
    </w:p>
    <w:p w14:paraId="332F6827" w14:textId="77777777" w:rsidR="00A471EB" w:rsidRDefault="00A471EB" w:rsidP="009F2A51">
      <w:pPr>
        <w:widowControl w:val="0"/>
        <w:autoSpaceDE w:val="0"/>
        <w:autoSpaceDN w:val="0"/>
        <w:adjustRightInd w:val="0"/>
        <w:spacing w:after="0" w:line="240" w:lineRule="auto"/>
        <w:rPr>
          <w:rFonts w:ascii="Times New Roman" w:hAnsi="Times New Roman"/>
        </w:rPr>
      </w:pPr>
    </w:p>
    <w:p w14:paraId="3CBB7417" w14:textId="77777777" w:rsidR="00F314A0" w:rsidRDefault="00F314A0" w:rsidP="00F314A0">
      <w:pPr>
        <w:pStyle w:val="ListParagraph"/>
        <w:widowControl w:val="0"/>
        <w:numPr>
          <w:ilvl w:val="4"/>
          <w:numId w:val="6"/>
        </w:numPr>
        <w:autoSpaceDE w:val="0"/>
        <w:autoSpaceDN w:val="0"/>
        <w:adjustRightInd w:val="0"/>
        <w:spacing w:after="0" w:line="240" w:lineRule="auto"/>
        <w:rPr>
          <w:rFonts w:ascii="Times New Roman" w:hAnsi="Times New Roman"/>
          <w:b/>
        </w:rPr>
      </w:pPr>
      <w:proofErr w:type="spellStart"/>
      <w:r>
        <w:rPr>
          <w:rFonts w:ascii="Times New Roman" w:hAnsi="Times New Roman"/>
          <w:b/>
        </w:rPr>
        <w:t>SQLTask</w:t>
      </w:r>
      <w:proofErr w:type="spellEnd"/>
      <w:r>
        <w:rPr>
          <w:rFonts w:ascii="Times New Roman" w:hAnsi="Times New Roman"/>
          <w:b/>
        </w:rPr>
        <w:t>: Update Staging table and Reject Records</w:t>
      </w:r>
    </w:p>
    <w:p w14:paraId="7E615A9D" w14:textId="77777777" w:rsidR="00F314A0" w:rsidRDefault="00F314A0" w:rsidP="009F2A51">
      <w:pPr>
        <w:widowControl w:val="0"/>
        <w:autoSpaceDE w:val="0"/>
        <w:autoSpaceDN w:val="0"/>
        <w:adjustRightInd w:val="0"/>
        <w:spacing w:after="0" w:line="240" w:lineRule="auto"/>
        <w:rPr>
          <w:rFonts w:ascii="Times New Roman" w:hAnsi="Times New Roman"/>
        </w:rPr>
      </w:pPr>
    </w:p>
    <w:tbl>
      <w:tblPr>
        <w:tblStyle w:val="TableGrid"/>
        <w:tblW w:w="0" w:type="auto"/>
        <w:tblLook w:val="04A0" w:firstRow="1" w:lastRow="0" w:firstColumn="1" w:lastColumn="0" w:noHBand="0" w:noVBand="1"/>
      </w:tblPr>
      <w:tblGrid>
        <w:gridCol w:w="9350"/>
      </w:tblGrid>
      <w:tr w:rsidR="00F314A0" w14:paraId="20416DC6" w14:textId="77777777" w:rsidTr="00F314A0">
        <w:tc>
          <w:tcPr>
            <w:tcW w:w="9350" w:type="dxa"/>
          </w:tcPr>
          <w:p w14:paraId="77DE2514" w14:textId="77777777" w:rsidR="00F314A0" w:rsidRDefault="00F314A0" w:rsidP="009F2A51">
            <w:pPr>
              <w:widowControl w:val="0"/>
              <w:autoSpaceDE w:val="0"/>
              <w:autoSpaceDN w:val="0"/>
              <w:adjustRightInd w:val="0"/>
              <w:spacing w:after="0" w:line="240" w:lineRule="auto"/>
              <w:rPr>
                <w:rFonts w:ascii="Times New Roman" w:hAnsi="Times New Roman"/>
              </w:rPr>
            </w:pPr>
            <w:r>
              <w:rPr>
                <w:noProof/>
              </w:rPr>
              <w:drawing>
                <wp:inline distT="0" distB="0" distL="0" distR="0" wp14:anchorId="66C82AA4" wp14:editId="2818B81C">
                  <wp:extent cx="5076825" cy="11620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76825" cy="1162050"/>
                          </a:xfrm>
                          <a:prstGeom prst="rect">
                            <a:avLst/>
                          </a:prstGeom>
                        </pic:spPr>
                      </pic:pic>
                    </a:graphicData>
                  </a:graphic>
                </wp:inline>
              </w:drawing>
            </w:r>
          </w:p>
        </w:tc>
      </w:tr>
      <w:tr w:rsidR="00F314A0" w14:paraId="38E26EE6" w14:textId="77777777" w:rsidTr="00F314A0">
        <w:tc>
          <w:tcPr>
            <w:tcW w:w="9350" w:type="dxa"/>
          </w:tcPr>
          <w:p w14:paraId="091D0200" w14:textId="77777777" w:rsidR="00F314A0" w:rsidRDefault="00F314A0" w:rsidP="009F2A51">
            <w:pPr>
              <w:widowControl w:val="0"/>
              <w:autoSpaceDE w:val="0"/>
              <w:autoSpaceDN w:val="0"/>
              <w:adjustRightInd w:val="0"/>
              <w:spacing w:after="0" w:line="240" w:lineRule="auto"/>
              <w:rPr>
                <w:rFonts w:ascii="Times New Roman" w:hAnsi="Times New Roman"/>
              </w:rPr>
            </w:pPr>
          </w:p>
        </w:tc>
      </w:tr>
      <w:tr w:rsidR="00F314A0" w14:paraId="69AF6F95" w14:textId="77777777" w:rsidTr="00F314A0">
        <w:tc>
          <w:tcPr>
            <w:tcW w:w="9350" w:type="dxa"/>
          </w:tcPr>
          <w:p w14:paraId="61C55089" w14:textId="77777777" w:rsidR="00F314A0" w:rsidRDefault="00F314A0" w:rsidP="009F2A51">
            <w:pPr>
              <w:widowControl w:val="0"/>
              <w:autoSpaceDE w:val="0"/>
              <w:autoSpaceDN w:val="0"/>
              <w:adjustRightInd w:val="0"/>
              <w:spacing w:after="0" w:line="240" w:lineRule="auto"/>
              <w:rPr>
                <w:rFonts w:ascii="Times New Roman" w:hAnsi="Times New Roman"/>
              </w:rPr>
            </w:pPr>
            <w:r>
              <w:rPr>
                <w:noProof/>
              </w:rPr>
              <w:lastRenderedPageBreak/>
              <w:drawing>
                <wp:inline distT="0" distB="0" distL="0" distR="0" wp14:anchorId="575BDE8A" wp14:editId="7A754233">
                  <wp:extent cx="4626864" cy="2743200"/>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26864" cy="2743200"/>
                          </a:xfrm>
                          <a:prstGeom prst="rect">
                            <a:avLst/>
                          </a:prstGeom>
                        </pic:spPr>
                      </pic:pic>
                    </a:graphicData>
                  </a:graphic>
                </wp:inline>
              </w:drawing>
            </w:r>
          </w:p>
        </w:tc>
      </w:tr>
      <w:tr w:rsidR="00F314A0" w14:paraId="056BC150" w14:textId="77777777" w:rsidTr="00F314A0">
        <w:tc>
          <w:tcPr>
            <w:tcW w:w="9350" w:type="dxa"/>
          </w:tcPr>
          <w:p w14:paraId="0A58A2D7" w14:textId="77777777" w:rsidR="00F314A0" w:rsidRDefault="00F314A0" w:rsidP="009F2A51">
            <w:pPr>
              <w:widowControl w:val="0"/>
              <w:autoSpaceDE w:val="0"/>
              <w:autoSpaceDN w:val="0"/>
              <w:adjustRightInd w:val="0"/>
              <w:spacing w:after="0" w:line="240" w:lineRule="auto"/>
              <w:rPr>
                <w:rFonts w:ascii="Times New Roman" w:hAnsi="Times New Roman"/>
              </w:rPr>
            </w:pPr>
          </w:p>
        </w:tc>
      </w:tr>
      <w:tr w:rsidR="00F314A0" w14:paraId="6DCF1C18" w14:textId="77777777" w:rsidTr="00F314A0">
        <w:tc>
          <w:tcPr>
            <w:tcW w:w="9350" w:type="dxa"/>
          </w:tcPr>
          <w:p w14:paraId="11E3DE2D" w14:textId="77777777" w:rsidR="00F314A0" w:rsidRDefault="00F314A0" w:rsidP="009F2A51">
            <w:pPr>
              <w:widowControl w:val="0"/>
              <w:autoSpaceDE w:val="0"/>
              <w:autoSpaceDN w:val="0"/>
              <w:adjustRightInd w:val="0"/>
              <w:spacing w:after="0" w:line="240" w:lineRule="auto"/>
              <w:rPr>
                <w:rFonts w:ascii="Times New Roman" w:hAnsi="Times New Roman"/>
              </w:rPr>
            </w:pPr>
            <w:r>
              <w:rPr>
                <w:noProof/>
              </w:rPr>
              <w:drawing>
                <wp:inline distT="0" distB="0" distL="0" distR="0" wp14:anchorId="7F799835" wp14:editId="76D128DB">
                  <wp:extent cx="4965192" cy="1828800"/>
                  <wp:effectExtent l="0" t="0" r="698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65192" cy="1828800"/>
                          </a:xfrm>
                          <a:prstGeom prst="rect">
                            <a:avLst/>
                          </a:prstGeom>
                        </pic:spPr>
                      </pic:pic>
                    </a:graphicData>
                  </a:graphic>
                </wp:inline>
              </w:drawing>
            </w:r>
          </w:p>
        </w:tc>
      </w:tr>
      <w:tr w:rsidR="00F314A0" w14:paraId="651F9C62" w14:textId="77777777" w:rsidTr="00F314A0">
        <w:tc>
          <w:tcPr>
            <w:tcW w:w="9350" w:type="dxa"/>
          </w:tcPr>
          <w:p w14:paraId="3D75A3F4" w14:textId="77777777" w:rsidR="00F314A0" w:rsidRDefault="00F314A0" w:rsidP="009F2A51">
            <w:pPr>
              <w:widowControl w:val="0"/>
              <w:autoSpaceDE w:val="0"/>
              <w:autoSpaceDN w:val="0"/>
              <w:adjustRightInd w:val="0"/>
              <w:spacing w:after="0" w:line="240" w:lineRule="auto"/>
              <w:rPr>
                <w:rFonts w:ascii="Times New Roman" w:hAnsi="Times New Roman"/>
              </w:rPr>
            </w:pPr>
          </w:p>
        </w:tc>
      </w:tr>
    </w:tbl>
    <w:p w14:paraId="08BF4627" w14:textId="77777777" w:rsidR="00F314A0" w:rsidRDefault="00F314A0" w:rsidP="009F2A51">
      <w:pPr>
        <w:widowControl w:val="0"/>
        <w:autoSpaceDE w:val="0"/>
        <w:autoSpaceDN w:val="0"/>
        <w:adjustRightInd w:val="0"/>
        <w:spacing w:after="0" w:line="240" w:lineRule="auto"/>
        <w:rPr>
          <w:rFonts w:ascii="Times New Roman" w:hAnsi="Times New Roman"/>
        </w:rPr>
      </w:pPr>
    </w:p>
    <w:p w14:paraId="2CF304E2" w14:textId="77777777" w:rsidR="00A471EB" w:rsidRDefault="00A471EB" w:rsidP="009F2A51">
      <w:pPr>
        <w:widowControl w:val="0"/>
        <w:autoSpaceDE w:val="0"/>
        <w:autoSpaceDN w:val="0"/>
        <w:adjustRightInd w:val="0"/>
        <w:spacing w:after="0" w:line="240" w:lineRule="auto"/>
        <w:rPr>
          <w:rFonts w:ascii="Times New Roman" w:hAnsi="Times New Roman"/>
        </w:rPr>
      </w:pPr>
    </w:p>
    <w:p w14:paraId="020F2D38" w14:textId="77777777" w:rsidR="00A471EB" w:rsidRDefault="00A471EB" w:rsidP="009F2A51">
      <w:pPr>
        <w:widowControl w:val="0"/>
        <w:autoSpaceDE w:val="0"/>
        <w:autoSpaceDN w:val="0"/>
        <w:adjustRightInd w:val="0"/>
        <w:spacing w:after="0" w:line="240" w:lineRule="auto"/>
        <w:rPr>
          <w:rFonts w:ascii="Times New Roman" w:hAnsi="Times New Roman"/>
        </w:rPr>
      </w:pPr>
    </w:p>
    <w:p w14:paraId="1B466C07" w14:textId="77777777" w:rsidR="00A471EB" w:rsidRDefault="00A471EB" w:rsidP="009F2A51">
      <w:pPr>
        <w:widowControl w:val="0"/>
        <w:autoSpaceDE w:val="0"/>
        <w:autoSpaceDN w:val="0"/>
        <w:adjustRightInd w:val="0"/>
        <w:spacing w:after="0" w:line="240" w:lineRule="auto"/>
        <w:rPr>
          <w:rFonts w:ascii="Times New Roman" w:hAnsi="Times New Roman"/>
        </w:rPr>
      </w:pPr>
    </w:p>
    <w:p w14:paraId="77AB023D" w14:textId="77777777" w:rsidR="00F314A0" w:rsidRDefault="00F314A0" w:rsidP="009F2A51">
      <w:pPr>
        <w:widowControl w:val="0"/>
        <w:autoSpaceDE w:val="0"/>
        <w:autoSpaceDN w:val="0"/>
        <w:adjustRightInd w:val="0"/>
        <w:spacing w:after="0" w:line="240" w:lineRule="auto"/>
        <w:rPr>
          <w:rFonts w:ascii="Times New Roman" w:hAnsi="Times New Roman"/>
        </w:rPr>
      </w:pPr>
    </w:p>
    <w:p w14:paraId="7681C9C1" w14:textId="77777777" w:rsidR="00F314A0" w:rsidRDefault="00F314A0" w:rsidP="00F314A0">
      <w:pPr>
        <w:pStyle w:val="ListParagraph"/>
        <w:widowControl w:val="0"/>
        <w:numPr>
          <w:ilvl w:val="4"/>
          <w:numId w:val="6"/>
        </w:numPr>
        <w:autoSpaceDE w:val="0"/>
        <w:autoSpaceDN w:val="0"/>
        <w:adjustRightInd w:val="0"/>
        <w:spacing w:after="0" w:line="240" w:lineRule="auto"/>
        <w:rPr>
          <w:rFonts w:ascii="Times New Roman" w:hAnsi="Times New Roman"/>
          <w:b/>
        </w:rPr>
      </w:pPr>
      <w:proofErr w:type="spellStart"/>
      <w:r>
        <w:rPr>
          <w:rFonts w:ascii="Times New Roman" w:hAnsi="Times New Roman"/>
          <w:b/>
        </w:rPr>
        <w:t>SQLTask</w:t>
      </w:r>
      <w:proofErr w:type="spellEnd"/>
      <w:r>
        <w:rPr>
          <w:rFonts w:ascii="Times New Roman" w:hAnsi="Times New Roman"/>
          <w:b/>
        </w:rPr>
        <w:t>: Update Coaching_Log and Evaluation tables</w:t>
      </w:r>
    </w:p>
    <w:p w14:paraId="6C25EB05" w14:textId="77777777" w:rsidR="00F314A0" w:rsidRDefault="00F314A0" w:rsidP="00F314A0">
      <w:pPr>
        <w:widowControl w:val="0"/>
        <w:autoSpaceDE w:val="0"/>
        <w:autoSpaceDN w:val="0"/>
        <w:adjustRightInd w:val="0"/>
        <w:spacing w:after="0" w:line="240" w:lineRule="auto"/>
        <w:rPr>
          <w:rFonts w:ascii="Times New Roman" w:hAnsi="Times New Roman"/>
        </w:rPr>
      </w:pPr>
    </w:p>
    <w:tbl>
      <w:tblPr>
        <w:tblStyle w:val="TableGrid"/>
        <w:tblW w:w="0" w:type="auto"/>
        <w:tblLook w:val="04A0" w:firstRow="1" w:lastRow="0" w:firstColumn="1" w:lastColumn="0" w:noHBand="0" w:noVBand="1"/>
      </w:tblPr>
      <w:tblGrid>
        <w:gridCol w:w="9350"/>
      </w:tblGrid>
      <w:tr w:rsidR="00F314A0" w14:paraId="341EF39A" w14:textId="77777777" w:rsidTr="00113F3B">
        <w:tc>
          <w:tcPr>
            <w:tcW w:w="9350" w:type="dxa"/>
          </w:tcPr>
          <w:p w14:paraId="05B60D0A" w14:textId="77777777" w:rsidR="00F314A0" w:rsidRDefault="00F314A0" w:rsidP="00113F3B">
            <w:pPr>
              <w:widowControl w:val="0"/>
              <w:autoSpaceDE w:val="0"/>
              <w:autoSpaceDN w:val="0"/>
              <w:adjustRightInd w:val="0"/>
              <w:spacing w:after="0" w:line="240" w:lineRule="auto"/>
              <w:rPr>
                <w:rFonts w:ascii="Times New Roman" w:hAnsi="Times New Roman"/>
              </w:rPr>
            </w:pPr>
            <w:r>
              <w:rPr>
                <w:noProof/>
              </w:rPr>
              <w:lastRenderedPageBreak/>
              <w:drawing>
                <wp:inline distT="0" distB="0" distL="0" distR="0" wp14:anchorId="51194049" wp14:editId="50C40B8F">
                  <wp:extent cx="3933825" cy="1304925"/>
                  <wp:effectExtent l="0" t="0" r="9525"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33825" cy="1304925"/>
                          </a:xfrm>
                          <a:prstGeom prst="rect">
                            <a:avLst/>
                          </a:prstGeom>
                        </pic:spPr>
                      </pic:pic>
                    </a:graphicData>
                  </a:graphic>
                </wp:inline>
              </w:drawing>
            </w:r>
          </w:p>
        </w:tc>
      </w:tr>
      <w:tr w:rsidR="00F314A0" w14:paraId="5ED1F7EC" w14:textId="77777777" w:rsidTr="00113F3B">
        <w:tc>
          <w:tcPr>
            <w:tcW w:w="9350" w:type="dxa"/>
          </w:tcPr>
          <w:p w14:paraId="227432EA" w14:textId="77777777" w:rsidR="00F314A0" w:rsidRDefault="00F314A0" w:rsidP="00113F3B">
            <w:pPr>
              <w:widowControl w:val="0"/>
              <w:autoSpaceDE w:val="0"/>
              <w:autoSpaceDN w:val="0"/>
              <w:adjustRightInd w:val="0"/>
              <w:spacing w:after="0" w:line="240" w:lineRule="auto"/>
              <w:rPr>
                <w:rFonts w:ascii="Times New Roman" w:hAnsi="Times New Roman"/>
              </w:rPr>
            </w:pPr>
          </w:p>
        </w:tc>
      </w:tr>
      <w:tr w:rsidR="00F314A0" w14:paraId="66E67674" w14:textId="77777777" w:rsidTr="00113F3B">
        <w:tc>
          <w:tcPr>
            <w:tcW w:w="9350" w:type="dxa"/>
          </w:tcPr>
          <w:p w14:paraId="38210C6D" w14:textId="77777777" w:rsidR="00F314A0" w:rsidRDefault="00F314A0" w:rsidP="00113F3B">
            <w:pPr>
              <w:widowControl w:val="0"/>
              <w:autoSpaceDE w:val="0"/>
              <w:autoSpaceDN w:val="0"/>
              <w:adjustRightInd w:val="0"/>
              <w:spacing w:after="0" w:line="240" w:lineRule="auto"/>
              <w:rPr>
                <w:rFonts w:ascii="Times New Roman" w:hAnsi="Times New Roman"/>
              </w:rPr>
            </w:pPr>
            <w:r>
              <w:rPr>
                <w:noProof/>
              </w:rPr>
              <w:drawing>
                <wp:inline distT="0" distB="0" distL="0" distR="0" wp14:anchorId="0BFC3B07" wp14:editId="6671395B">
                  <wp:extent cx="3931920" cy="27432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31920" cy="2743200"/>
                          </a:xfrm>
                          <a:prstGeom prst="rect">
                            <a:avLst/>
                          </a:prstGeom>
                        </pic:spPr>
                      </pic:pic>
                    </a:graphicData>
                  </a:graphic>
                </wp:inline>
              </w:drawing>
            </w:r>
          </w:p>
        </w:tc>
      </w:tr>
      <w:tr w:rsidR="00F314A0" w14:paraId="7155E66C" w14:textId="77777777" w:rsidTr="00113F3B">
        <w:tc>
          <w:tcPr>
            <w:tcW w:w="9350" w:type="dxa"/>
          </w:tcPr>
          <w:p w14:paraId="325B3D92" w14:textId="77777777" w:rsidR="00F314A0" w:rsidRDefault="00F314A0" w:rsidP="00113F3B">
            <w:pPr>
              <w:widowControl w:val="0"/>
              <w:autoSpaceDE w:val="0"/>
              <w:autoSpaceDN w:val="0"/>
              <w:adjustRightInd w:val="0"/>
              <w:spacing w:after="0" w:line="240" w:lineRule="auto"/>
              <w:rPr>
                <w:rFonts w:ascii="Times New Roman" w:hAnsi="Times New Roman"/>
              </w:rPr>
            </w:pPr>
          </w:p>
        </w:tc>
      </w:tr>
      <w:tr w:rsidR="00F314A0" w14:paraId="4ABAA5D1" w14:textId="77777777" w:rsidTr="00113F3B">
        <w:tc>
          <w:tcPr>
            <w:tcW w:w="9350" w:type="dxa"/>
          </w:tcPr>
          <w:p w14:paraId="0775BC04" w14:textId="77777777" w:rsidR="00F314A0" w:rsidRDefault="00F314A0" w:rsidP="00113F3B">
            <w:pPr>
              <w:widowControl w:val="0"/>
              <w:autoSpaceDE w:val="0"/>
              <w:autoSpaceDN w:val="0"/>
              <w:adjustRightInd w:val="0"/>
              <w:spacing w:after="0" w:line="240" w:lineRule="auto"/>
              <w:rPr>
                <w:rFonts w:ascii="Times New Roman" w:hAnsi="Times New Roman"/>
              </w:rPr>
            </w:pPr>
            <w:r>
              <w:rPr>
                <w:noProof/>
              </w:rPr>
              <w:drawing>
                <wp:inline distT="0" distB="0" distL="0" distR="0" wp14:anchorId="20B252A5" wp14:editId="74193DB5">
                  <wp:extent cx="4965192" cy="1828800"/>
                  <wp:effectExtent l="0" t="0" r="698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65192" cy="1828800"/>
                          </a:xfrm>
                          <a:prstGeom prst="rect">
                            <a:avLst/>
                          </a:prstGeom>
                        </pic:spPr>
                      </pic:pic>
                    </a:graphicData>
                  </a:graphic>
                </wp:inline>
              </w:drawing>
            </w:r>
          </w:p>
        </w:tc>
      </w:tr>
      <w:tr w:rsidR="00F314A0" w14:paraId="1C1F7AF0" w14:textId="77777777" w:rsidTr="00113F3B">
        <w:tc>
          <w:tcPr>
            <w:tcW w:w="9350" w:type="dxa"/>
          </w:tcPr>
          <w:p w14:paraId="75781DE3" w14:textId="77777777" w:rsidR="00F314A0" w:rsidRDefault="00F314A0" w:rsidP="00113F3B">
            <w:pPr>
              <w:widowControl w:val="0"/>
              <w:autoSpaceDE w:val="0"/>
              <w:autoSpaceDN w:val="0"/>
              <w:adjustRightInd w:val="0"/>
              <w:spacing w:after="0" w:line="240" w:lineRule="auto"/>
              <w:rPr>
                <w:rFonts w:ascii="Times New Roman" w:hAnsi="Times New Roman"/>
              </w:rPr>
            </w:pPr>
          </w:p>
        </w:tc>
      </w:tr>
    </w:tbl>
    <w:p w14:paraId="7EBC0B32" w14:textId="77777777" w:rsidR="00F314A0" w:rsidRDefault="00F314A0" w:rsidP="00F314A0">
      <w:pPr>
        <w:widowControl w:val="0"/>
        <w:autoSpaceDE w:val="0"/>
        <w:autoSpaceDN w:val="0"/>
        <w:adjustRightInd w:val="0"/>
        <w:spacing w:after="0" w:line="240" w:lineRule="auto"/>
        <w:rPr>
          <w:rFonts w:ascii="Times New Roman" w:hAnsi="Times New Roman"/>
        </w:rPr>
      </w:pPr>
    </w:p>
    <w:p w14:paraId="0F067E58" w14:textId="77777777" w:rsidR="00A471EB" w:rsidRDefault="00A471EB" w:rsidP="00F314A0">
      <w:pPr>
        <w:widowControl w:val="0"/>
        <w:autoSpaceDE w:val="0"/>
        <w:autoSpaceDN w:val="0"/>
        <w:adjustRightInd w:val="0"/>
        <w:spacing w:after="0" w:line="240" w:lineRule="auto"/>
        <w:rPr>
          <w:rFonts w:ascii="Times New Roman" w:hAnsi="Times New Roman"/>
        </w:rPr>
      </w:pPr>
    </w:p>
    <w:p w14:paraId="0729AF25" w14:textId="77777777" w:rsidR="00A471EB" w:rsidRDefault="00A471EB" w:rsidP="00F314A0">
      <w:pPr>
        <w:widowControl w:val="0"/>
        <w:autoSpaceDE w:val="0"/>
        <w:autoSpaceDN w:val="0"/>
        <w:adjustRightInd w:val="0"/>
        <w:spacing w:after="0" w:line="240" w:lineRule="auto"/>
        <w:rPr>
          <w:rFonts w:ascii="Times New Roman" w:hAnsi="Times New Roman"/>
        </w:rPr>
      </w:pPr>
    </w:p>
    <w:p w14:paraId="6530C241" w14:textId="77777777" w:rsidR="00A471EB" w:rsidRDefault="00A471EB" w:rsidP="00F314A0">
      <w:pPr>
        <w:widowControl w:val="0"/>
        <w:autoSpaceDE w:val="0"/>
        <w:autoSpaceDN w:val="0"/>
        <w:adjustRightInd w:val="0"/>
        <w:spacing w:after="0" w:line="240" w:lineRule="auto"/>
        <w:rPr>
          <w:rFonts w:ascii="Times New Roman" w:hAnsi="Times New Roman"/>
        </w:rPr>
      </w:pPr>
    </w:p>
    <w:p w14:paraId="1A993113" w14:textId="77777777" w:rsidR="00F314A0" w:rsidRDefault="00F314A0" w:rsidP="00F314A0">
      <w:pPr>
        <w:pStyle w:val="ListParagraph"/>
        <w:widowControl w:val="0"/>
        <w:numPr>
          <w:ilvl w:val="4"/>
          <w:numId w:val="6"/>
        </w:numPr>
        <w:autoSpaceDE w:val="0"/>
        <w:autoSpaceDN w:val="0"/>
        <w:adjustRightInd w:val="0"/>
        <w:spacing w:after="0" w:line="240" w:lineRule="auto"/>
        <w:rPr>
          <w:rFonts w:ascii="Times New Roman" w:hAnsi="Times New Roman"/>
          <w:b/>
        </w:rPr>
      </w:pPr>
      <w:r>
        <w:rPr>
          <w:rFonts w:ascii="Times New Roman" w:hAnsi="Times New Roman"/>
          <w:b/>
        </w:rPr>
        <w:t>SQL Task: Update Coaching_Log and Evaluation tables</w:t>
      </w:r>
    </w:p>
    <w:p w14:paraId="01FC6A3E" w14:textId="77777777" w:rsidR="00F314A0" w:rsidRDefault="00F314A0" w:rsidP="00F314A0">
      <w:pPr>
        <w:widowControl w:val="0"/>
        <w:autoSpaceDE w:val="0"/>
        <w:autoSpaceDN w:val="0"/>
        <w:adjustRightInd w:val="0"/>
        <w:spacing w:after="0" w:line="240" w:lineRule="auto"/>
        <w:rPr>
          <w:rFonts w:ascii="Times New Roman" w:hAnsi="Times New Roman"/>
        </w:rPr>
      </w:pPr>
    </w:p>
    <w:tbl>
      <w:tblPr>
        <w:tblStyle w:val="TableGrid"/>
        <w:tblW w:w="0" w:type="auto"/>
        <w:tblLook w:val="04A0" w:firstRow="1" w:lastRow="0" w:firstColumn="1" w:lastColumn="0" w:noHBand="0" w:noVBand="1"/>
      </w:tblPr>
      <w:tblGrid>
        <w:gridCol w:w="9350"/>
      </w:tblGrid>
      <w:tr w:rsidR="00F314A0" w14:paraId="33356870" w14:textId="77777777" w:rsidTr="00113F3B">
        <w:tc>
          <w:tcPr>
            <w:tcW w:w="9350" w:type="dxa"/>
          </w:tcPr>
          <w:p w14:paraId="4B8472D0" w14:textId="77777777" w:rsidR="00F314A0" w:rsidRDefault="00F314A0" w:rsidP="00113F3B">
            <w:pPr>
              <w:widowControl w:val="0"/>
              <w:autoSpaceDE w:val="0"/>
              <w:autoSpaceDN w:val="0"/>
              <w:adjustRightInd w:val="0"/>
              <w:spacing w:after="0" w:line="240" w:lineRule="auto"/>
              <w:rPr>
                <w:rFonts w:ascii="Times New Roman" w:hAnsi="Times New Roman"/>
              </w:rPr>
            </w:pPr>
            <w:r>
              <w:rPr>
                <w:noProof/>
              </w:rPr>
              <w:drawing>
                <wp:inline distT="0" distB="0" distL="0" distR="0" wp14:anchorId="07614AAF" wp14:editId="3A7ACDDA">
                  <wp:extent cx="4181475" cy="971550"/>
                  <wp:effectExtent l="0" t="0" r="9525"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81475" cy="971550"/>
                          </a:xfrm>
                          <a:prstGeom prst="rect">
                            <a:avLst/>
                          </a:prstGeom>
                        </pic:spPr>
                      </pic:pic>
                    </a:graphicData>
                  </a:graphic>
                </wp:inline>
              </w:drawing>
            </w:r>
          </w:p>
        </w:tc>
      </w:tr>
      <w:tr w:rsidR="00F314A0" w14:paraId="12BF1037" w14:textId="77777777" w:rsidTr="00113F3B">
        <w:tc>
          <w:tcPr>
            <w:tcW w:w="9350" w:type="dxa"/>
          </w:tcPr>
          <w:p w14:paraId="22F4571F" w14:textId="77777777" w:rsidR="00F314A0" w:rsidRDefault="00F314A0" w:rsidP="00113F3B">
            <w:pPr>
              <w:widowControl w:val="0"/>
              <w:autoSpaceDE w:val="0"/>
              <w:autoSpaceDN w:val="0"/>
              <w:adjustRightInd w:val="0"/>
              <w:spacing w:after="0" w:line="240" w:lineRule="auto"/>
              <w:rPr>
                <w:rFonts w:ascii="Times New Roman" w:hAnsi="Times New Roman"/>
              </w:rPr>
            </w:pPr>
          </w:p>
        </w:tc>
      </w:tr>
      <w:tr w:rsidR="00F314A0" w14:paraId="433CA3B8" w14:textId="77777777" w:rsidTr="00113F3B">
        <w:tc>
          <w:tcPr>
            <w:tcW w:w="9350" w:type="dxa"/>
          </w:tcPr>
          <w:p w14:paraId="46DDBA30" w14:textId="77777777" w:rsidR="00F314A0" w:rsidRDefault="00F314A0" w:rsidP="00113F3B">
            <w:pPr>
              <w:widowControl w:val="0"/>
              <w:autoSpaceDE w:val="0"/>
              <w:autoSpaceDN w:val="0"/>
              <w:adjustRightInd w:val="0"/>
              <w:spacing w:after="0" w:line="240" w:lineRule="auto"/>
              <w:rPr>
                <w:rFonts w:ascii="Times New Roman" w:hAnsi="Times New Roman"/>
              </w:rPr>
            </w:pPr>
            <w:r>
              <w:rPr>
                <w:noProof/>
              </w:rPr>
              <w:drawing>
                <wp:inline distT="0" distB="0" distL="0" distR="0" wp14:anchorId="1437F977" wp14:editId="426A18D5">
                  <wp:extent cx="4928616" cy="2743200"/>
                  <wp:effectExtent l="0" t="0" r="571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28616" cy="2743200"/>
                          </a:xfrm>
                          <a:prstGeom prst="rect">
                            <a:avLst/>
                          </a:prstGeom>
                        </pic:spPr>
                      </pic:pic>
                    </a:graphicData>
                  </a:graphic>
                </wp:inline>
              </w:drawing>
            </w:r>
          </w:p>
        </w:tc>
      </w:tr>
      <w:tr w:rsidR="00F314A0" w14:paraId="272A0738" w14:textId="77777777" w:rsidTr="00113F3B">
        <w:tc>
          <w:tcPr>
            <w:tcW w:w="9350" w:type="dxa"/>
          </w:tcPr>
          <w:p w14:paraId="0861B359" w14:textId="77777777" w:rsidR="00F314A0" w:rsidRDefault="00F314A0" w:rsidP="00113F3B">
            <w:pPr>
              <w:widowControl w:val="0"/>
              <w:autoSpaceDE w:val="0"/>
              <w:autoSpaceDN w:val="0"/>
              <w:adjustRightInd w:val="0"/>
              <w:spacing w:after="0" w:line="240" w:lineRule="auto"/>
              <w:rPr>
                <w:rFonts w:ascii="Times New Roman" w:hAnsi="Times New Roman"/>
              </w:rPr>
            </w:pPr>
          </w:p>
        </w:tc>
      </w:tr>
      <w:tr w:rsidR="00F314A0" w14:paraId="1680A066" w14:textId="77777777" w:rsidTr="00113F3B">
        <w:tc>
          <w:tcPr>
            <w:tcW w:w="9350" w:type="dxa"/>
          </w:tcPr>
          <w:p w14:paraId="1263B76E" w14:textId="77777777" w:rsidR="00F314A0" w:rsidRDefault="00F314A0" w:rsidP="00113F3B">
            <w:pPr>
              <w:widowControl w:val="0"/>
              <w:autoSpaceDE w:val="0"/>
              <w:autoSpaceDN w:val="0"/>
              <w:adjustRightInd w:val="0"/>
              <w:spacing w:after="0" w:line="240" w:lineRule="auto"/>
              <w:rPr>
                <w:rFonts w:ascii="Times New Roman" w:hAnsi="Times New Roman"/>
              </w:rPr>
            </w:pPr>
            <w:r>
              <w:rPr>
                <w:noProof/>
              </w:rPr>
              <w:drawing>
                <wp:inline distT="0" distB="0" distL="0" distR="0" wp14:anchorId="7B476B9B" wp14:editId="7DF81D67">
                  <wp:extent cx="5422392" cy="1828800"/>
                  <wp:effectExtent l="0" t="0" r="698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22392" cy="1828800"/>
                          </a:xfrm>
                          <a:prstGeom prst="rect">
                            <a:avLst/>
                          </a:prstGeom>
                        </pic:spPr>
                      </pic:pic>
                    </a:graphicData>
                  </a:graphic>
                </wp:inline>
              </w:drawing>
            </w:r>
          </w:p>
        </w:tc>
      </w:tr>
      <w:tr w:rsidR="00F314A0" w14:paraId="1F63A177" w14:textId="77777777" w:rsidTr="00113F3B">
        <w:tc>
          <w:tcPr>
            <w:tcW w:w="9350" w:type="dxa"/>
          </w:tcPr>
          <w:p w14:paraId="5F962DB0" w14:textId="77777777" w:rsidR="00F314A0" w:rsidRDefault="00F314A0" w:rsidP="00113F3B">
            <w:pPr>
              <w:widowControl w:val="0"/>
              <w:autoSpaceDE w:val="0"/>
              <w:autoSpaceDN w:val="0"/>
              <w:adjustRightInd w:val="0"/>
              <w:spacing w:after="0" w:line="240" w:lineRule="auto"/>
              <w:rPr>
                <w:rFonts w:ascii="Times New Roman" w:hAnsi="Times New Roman"/>
              </w:rPr>
            </w:pPr>
          </w:p>
        </w:tc>
      </w:tr>
    </w:tbl>
    <w:p w14:paraId="4C36149E" w14:textId="77777777" w:rsidR="00F314A0" w:rsidRDefault="00F314A0" w:rsidP="00F314A0">
      <w:pPr>
        <w:widowControl w:val="0"/>
        <w:autoSpaceDE w:val="0"/>
        <w:autoSpaceDN w:val="0"/>
        <w:adjustRightInd w:val="0"/>
        <w:spacing w:after="0" w:line="240" w:lineRule="auto"/>
        <w:rPr>
          <w:rFonts w:ascii="Times New Roman" w:hAnsi="Times New Roman"/>
        </w:rPr>
      </w:pPr>
    </w:p>
    <w:p w14:paraId="51C1C8B0" w14:textId="77777777" w:rsidR="00A471EB" w:rsidRDefault="00A471EB" w:rsidP="00F314A0">
      <w:pPr>
        <w:widowControl w:val="0"/>
        <w:autoSpaceDE w:val="0"/>
        <w:autoSpaceDN w:val="0"/>
        <w:adjustRightInd w:val="0"/>
        <w:spacing w:after="0" w:line="240" w:lineRule="auto"/>
        <w:rPr>
          <w:rFonts w:ascii="Times New Roman" w:hAnsi="Times New Roman"/>
        </w:rPr>
      </w:pPr>
    </w:p>
    <w:p w14:paraId="123CF93B" w14:textId="77777777" w:rsidR="00A471EB" w:rsidRDefault="00A471EB" w:rsidP="00F314A0">
      <w:pPr>
        <w:widowControl w:val="0"/>
        <w:autoSpaceDE w:val="0"/>
        <w:autoSpaceDN w:val="0"/>
        <w:adjustRightInd w:val="0"/>
        <w:spacing w:after="0" w:line="240" w:lineRule="auto"/>
        <w:rPr>
          <w:rFonts w:ascii="Times New Roman" w:hAnsi="Times New Roman"/>
        </w:rPr>
      </w:pPr>
    </w:p>
    <w:p w14:paraId="4832187C" w14:textId="77777777" w:rsidR="00A471EB" w:rsidRDefault="00A471EB" w:rsidP="00F314A0">
      <w:pPr>
        <w:widowControl w:val="0"/>
        <w:autoSpaceDE w:val="0"/>
        <w:autoSpaceDN w:val="0"/>
        <w:adjustRightInd w:val="0"/>
        <w:spacing w:after="0" w:line="240" w:lineRule="auto"/>
        <w:rPr>
          <w:rFonts w:ascii="Times New Roman" w:hAnsi="Times New Roman"/>
        </w:rPr>
      </w:pPr>
    </w:p>
    <w:p w14:paraId="44E234E6" w14:textId="77777777" w:rsidR="00F314A0" w:rsidRDefault="00F314A0" w:rsidP="00F314A0">
      <w:pPr>
        <w:widowControl w:val="0"/>
        <w:autoSpaceDE w:val="0"/>
        <w:autoSpaceDN w:val="0"/>
        <w:adjustRightInd w:val="0"/>
        <w:spacing w:after="0" w:line="240" w:lineRule="auto"/>
        <w:rPr>
          <w:rFonts w:ascii="Times New Roman" w:hAnsi="Times New Roman"/>
        </w:rPr>
      </w:pPr>
    </w:p>
    <w:p w14:paraId="35142BF4" w14:textId="77777777" w:rsidR="00A471EB" w:rsidRDefault="00A471EB" w:rsidP="00F314A0">
      <w:pPr>
        <w:widowControl w:val="0"/>
        <w:autoSpaceDE w:val="0"/>
        <w:autoSpaceDN w:val="0"/>
        <w:adjustRightInd w:val="0"/>
        <w:spacing w:after="0" w:line="240" w:lineRule="auto"/>
        <w:rPr>
          <w:rFonts w:ascii="Times New Roman" w:hAnsi="Times New Roman"/>
        </w:rPr>
      </w:pPr>
    </w:p>
    <w:p w14:paraId="61E705A8" w14:textId="77777777" w:rsidR="00A471EB" w:rsidRDefault="00A471EB" w:rsidP="00F314A0">
      <w:pPr>
        <w:widowControl w:val="0"/>
        <w:autoSpaceDE w:val="0"/>
        <w:autoSpaceDN w:val="0"/>
        <w:adjustRightInd w:val="0"/>
        <w:spacing w:after="0" w:line="240" w:lineRule="auto"/>
        <w:rPr>
          <w:rFonts w:ascii="Times New Roman" w:hAnsi="Times New Roman"/>
        </w:rPr>
      </w:pPr>
    </w:p>
    <w:p w14:paraId="76D0EBF3" w14:textId="77777777" w:rsidR="00737BD8" w:rsidRDefault="00737BD8" w:rsidP="00737BD8">
      <w:pPr>
        <w:pStyle w:val="ListParagraph"/>
        <w:widowControl w:val="0"/>
        <w:numPr>
          <w:ilvl w:val="4"/>
          <w:numId w:val="6"/>
        </w:numPr>
        <w:autoSpaceDE w:val="0"/>
        <w:autoSpaceDN w:val="0"/>
        <w:adjustRightInd w:val="0"/>
        <w:spacing w:after="0" w:line="240" w:lineRule="auto"/>
        <w:rPr>
          <w:rFonts w:ascii="Times New Roman" w:hAnsi="Times New Roman"/>
          <w:b/>
        </w:rPr>
      </w:pPr>
      <w:r>
        <w:rPr>
          <w:rFonts w:ascii="Times New Roman" w:hAnsi="Times New Roman"/>
          <w:b/>
        </w:rPr>
        <w:t>SQL Task: Load FileList Table</w:t>
      </w:r>
    </w:p>
    <w:p w14:paraId="47F8B506" w14:textId="77777777" w:rsidR="00737BD8" w:rsidRDefault="00737BD8" w:rsidP="00737BD8">
      <w:pPr>
        <w:widowControl w:val="0"/>
        <w:autoSpaceDE w:val="0"/>
        <w:autoSpaceDN w:val="0"/>
        <w:adjustRightInd w:val="0"/>
        <w:spacing w:after="0" w:line="240" w:lineRule="auto"/>
        <w:rPr>
          <w:rFonts w:ascii="Times New Roman" w:hAnsi="Times New Roman"/>
        </w:rPr>
      </w:pPr>
    </w:p>
    <w:tbl>
      <w:tblPr>
        <w:tblStyle w:val="TableGrid"/>
        <w:tblW w:w="0" w:type="auto"/>
        <w:tblLook w:val="04A0" w:firstRow="1" w:lastRow="0" w:firstColumn="1" w:lastColumn="0" w:noHBand="0" w:noVBand="1"/>
      </w:tblPr>
      <w:tblGrid>
        <w:gridCol w:w="9350"/>
      </w:tblGrid>
      <w:tr w:rsidR="00737BD8" w14:paraId="259E610A" w14:textId="77777777" w:rsidTr="00113F3B">
        <w:tc>
          <w:tcPr>
            <w:tcW w:w="9350" w:type="dxa"/>
          </w:tcPr>
          <w:p w14:paraId="2B4588D0" w14:textId="77777777" w:rsidR="00737BD8" w:rsidRDefault="00737BD8" w:rsidP="00113F3B">
            <w:pPr>
              <w:widowControl w:val="0"/>
              <w:autoSpaceDE w:val="0"/>
              <w:autoSpaceDN w:val="0"/>
              <w:adjustRightInd w:val="0"/>
              <w:spacing w:after="0" w:line="240" w:lineRule="auto"/>
              <w:rPr>
                <w:rFonts w:ascii="Times New Roman" w:hAnsi="Times New Roman"/>
              </w:rPr>
            </w:pPr>
            <w:r>
              <w:rPr>
                <w:noProof/>
              </w:rPr>
              <w:drawing>
                <wp:inline distT="0" distB="0" distL="0" distR="0" wp14:anchorId="328D019D" wp14:editId="6683ADFD">
                  <wp:extent cx="4019550" cy="112395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19550" cy="1123950"/>
                          </a:xfrm>
                          <a:prstGeom prst="rect">
                            <a:avLst/>
                          </a:prstGeom>
                        </pic:spPr>
                      </pic:pic>
                    </a:graphicData>
                  </a:graphic>
                </wp:inline>
              </w:drawing>
            </w:r>
          </w:p>
        </w:tc>
      </w:tr>
      <w:tr w:rsidR="00737BD8" w14:paraId="65743DC9" w14:textId="77777777" w:rsidTr="00113F3B">
        <w:tc>
          <w:tcPr>
            <w:tcW w:w="9350" w:type="dxa"/>
          </w:tcPr>
          <w:p w14:paraId="47FD8F6E" w14:textId="77777777" w:rsidR="00737BD8" w:rsidRDefault="00737BD8" w:rsidP="00113F3B">
            <w:pPr>
              <w:widowControl w:val="0"/>
              <w:autoSpaceDE w:val="0"/>
              <w:autoSpaceDN w:val="0"/>
              <w:adjustRightInd w:val="0"/>
              <w:spacing w:after="0" w:line="240" w:lineRule="auto"/>
              <w:rPr>
                <w:rFonts w:ascii="Times New Roman" w:hAnsi="Times New Roman"/>
              </w:rPr>
            </w:pPr>
          </w:p>
        </w:tc>
      </w:tr>
      <w:tr w:rsidR="00737BD8" w14:paraId="3487B682" w14:textId="77777777" w:rsidTr="00113F3B">
        <w:tc>
          <w:tcPr>
            <w:tcW w:w="9350" w:type="dxa"/>
          </w:tcPr>
          <w:p w14:paraId="37732528" w14:textId="77777777" w:rsidR="00737BD8" w:rsidRDefault="00737BD8" w:rsidP="00113F3B">
            <w:pPr>
              <w:widowControl w:val="0"/>
              <w:autoSpaceDE w:val="0"/>
              <w:autoSpaceDN w:val="0"/>
              <w:adjustRightInd w:val="0"/>
              <w:spacing w:after="0" w:line="240" w:lineRule="auto"/>
              <w:rPr>
                <w:rFonts w:ascii="Times New Roman" w:hAnsi="Times New Roman"/>
              </w:rPr>
            </w:pPr>
            <w:r>
              <w:rPr>
                <w:noProof/>
              </w:rPr>
              <w:drawing>
                <wp:inline distT="0" distB="0" distL="0" distR="0" wp14:anchorId="64B6A776" wp14:editId="4E4350ED">
                  <wp:extent cx="4169664" cy="2743200"/>
                  <wp:effectExtent l="0" t="0" r="254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69664" cy="2743200"/>
                          </a:xfrm>
                          <a:prstGeom prst="rect">
                            <a:avLst/>
                          </a:prstGeom>
                        </pic:spPr>
                      </pic:pic>
                    </a:graphicData>
                  </a:graphic>
                </wp:inline>
              </w:drawing>
            </w:r>
          </w:p>
          <w:p w14:paraId="576540E7" w14:textId="77777777" w:rsidR="00737BD8" w:rsidRDefault="00737BD8" w:rsidP="00113F3B">
            <w:pPr>
              <w:widowControl w:val="0"/>
              <w:autoSpaceDE w:val="0"/>
              <w:autoSpaceDN w:val="0"/>
              <w:adjustRightInd w:val="0"/>
              <w:spacing w:after="0" w:line="240" w:lineRule="auto"/>
              <w:rPr>
                <w:rFonts w:ascii="Times New Roman" w:hAnsi="Times New Roman"/>
              </w:rPr>
            </w:pPr>
          </w:p>
          <w:p w14:paraId="6277C1CC" w14:textId="77777777" w:rsidR="00737BD8" w:rsidRDefault="00737BD8" w:rsidP="00113F3B">
            <w:pPr>
              <w:widowControl w:val="0"/>
              <w:autoSpaceDE w:val="0"/>
              <w:autoSpaceDN w:val="0"/>
              <w:adjustRightInd w:val="0"/>
              <w:spacing w:after="0" w:line="240" w:lineRule="auto"/>
              <w:rPr>
                <w:rFonts w:ascii="Times New Roman" w:hAnsi="Times New Roman"/>
              </w:rPr>
            </w:pPr>
          </w:p>
          <w:p w14:paraId="27528DD2" w14:textId="77777777" w:rsidR="00737BD8" w:rsidRDefault="00737BD8" w:rsidP="00113F3B">
            <w:pPr>
              <w:widowControl w:val="0"/>
              <w:autoSpaceDE w:val="0"/>
              <w:autoSpaceDN w:val="0"/>
              <w:adjustRightInd w:val="0"/>
              <w:spacing w:after="0" w:line="240" w:lineRule="auto"/>
              <w:rPr>
                <w:rFonts w:ascii="Times New Roman" w:hAnsi="Times New Roman"/>
              </w:rPr>
            </w:pPr>
          </w:p>
          <w:p w14:paraId="25177B8C" w14:textId="77777777" w:rsidR="00737BD8" w:rsidRPr="00737BD8" w:rsidRDefault="00737BD8" w:rsidP="00737BD8">
            <w:pPr>
              <w:widowControl w:val="0"/>
              <w:autoSpaceDE w:val="0"/>
              <w:autoSpaceDN w:val="0"/>
              <w:adjustRightInd w:val="0"/>
              <w:spacing w:after="0" w:line="240" w:lineRule="auto"/>
              <w:rPr>
                <w:rFonts w:ascii="Times New Roman" w:hAnsi="Times New Roman"/>
              </w:rPr>
            </w:pPr>
            <w:r w:rsidRPr="00737BD8">
              <w:rPr>
                <w:rFonts w:ascii="Times New Roman" w:hAnsi="Times New Roman"/>
              </w:rPr>
              <w:t>INSERT INTO [EC].[Quality_Now_FileList]</w:t>
            </w:r>
          </w:p>
          <w:p w14:paraId="10EB5D90" w14:textId="77777777" w:rsidR="00737BD8" w:rsidRPr="00737BD8" w:rsidRDefault="00737BD8" w:rsidP="00737BD8">
            <w:pPr>
              <w:widowControl w:val="0"/>
              <w:autoSpaceDE w:val="0"/>
              <w:autoSpaceDN w:val="0"/>
              <w:adjustRightInd w:val="0"/>
              <w:spacing w:after="0" w:line="240" w:lineRule="auto"/>
              <w:rPr>
                <w:rFonts w:ascii="Times New Roman" w:hAnsi="Times New Roman"/>
              </w:rPr>
            </w:pPr>
            <w:r w:rsidRPr="00737BD8">
              <w:rPr>
                <w:rFonts w:ascii="Times New Roman" w:hAnsi="Times New Roman"/>
              </w:rPr>
              <w:t xml:space="preserve">           ([File_Name]</w:t>
            </w:r>
          </w:p>
          <w:p w14:paraId="30711D87" w14:textId="77777777" w:rsidR="00737BD8" w:rsidRPr="00737BD8" w:rsidRDefault="00737BD8" w:rsidP="00737BD8">
            <w:pPr>
              <w:widowControl w:val="0"/>
              <w:autoSpaceDE w:val="0"/>
              <w:autoSpaceDN w:val="0"/>
              <w:adjustRightInd w:val="0"/>
              <w:spacing w:after="0" w:line="240" w:lineRule="auto"/>
              <w:rPr>
                <w:rFonts w:ascii="Times New Roman" w:hAnsi="Times New Roman"/>
              </w:rPr>
            </w:pPr>
            <w:r w:rsidRPr="00737BD8">
              <w:rPr>
                <w:rFonts w:ascii="Times New Roman" w:hAnsi="Times New Roman"/>
              </w:rPr>
              <w:t xml:space="preserve">           ,[File_LoadDate]</w:t>
            </w:r>
          </w:p>
          <w:p w14:paraId="7E869111" w14:textId="77777777" w:rsidR="00737BD8" w:rsidRPr="00737BD8" w:rsidRDefault="00737BD8" w:rsidP="00737BD8">
            <w:pPr>
              <w:widowControl w:val="0"/>
              <w:autoSpaceDE w:val="0"/>
              <w:autoSpaceDN w:val="0"/>
              <w:adjustRightInd w:val="0"/>
              <w:spacing w:after="0" w:line="240" w:lineRule="auto"/>
              <w:rPr>
                <w:rFonts w:ascii="Times New Roman" w:hAnsi="Times New Roman"/>
              </w:rPr>
            </w:pPr>
            <w:r w:rsidRPr="00737BD8">
              <w:rPr>
                <w:rFonts w:ascii="Times New Roman" w:hAnsi="Times New Roman"/>
              </w:rPr>
              <w:t xml:space="preserve">           ,[Count_Staged]</w:t>
            </w:r>
          </w:p>
          <w:p w14:paraId="0B782EE4" w14:textId="77777777" w:rsidR="00737BD8" w:rsidRPr="00737BD8" w:rsidRDefault="00737BD8" w:rsidP="00737BD8">
            <w:pPr>
              <w:widowControl w:val="0"/>
              <w:autoSpaceDE w:val="0"/>
              <w:autoSpaceDN w:val="0"/>
              <w:adjustRightInd w:val="0"/>
              <w:spacing w:after="0" w:line="240" w:lineRule="auto"/>
              <w:rPr>
                <w:rFonts w:ascii="Times New Roman" w:hAnsi="Times New Roman"/>
              </w:rPr>
            </w:pPr>
            <w:r w:rsidRPr="00737BD8">
              <w:rPr>
                <w:rFonts w:ascii="Times New Roman" w:hAnsi="Times New Roman"/>
              </w:rPr>
              <w:t xml:space="preserve">            ,[Count_Rejected]</w:t>
            </w:r>
          </w:p>
          <w:p w14:paraId="1CABA218" w14:textId="77777777" w:rsidR="00737BD8" w:rsidRPr="00737BD8" w:rsidRDefault="00737BD8" w:rsidP="00737BD8">
            <w:pPr>
              <w:widowControl w:val="0"/>
              <w:autoSpaceDE w:val="0"/>
              <w:autoSpaceDN w:val="0"/>
              <w:adjustRightInd w:val="0"/>
              <w:spacing w:after="0" w:line="240" w:lineRule="auto"/>
              <w:rPr>
                <w:rFonts w:ascii="Times New Roman" w:hAnsi="Times New Roman"/>
              </w:rPr>
            </w:pPr>
            <w:r w:rsidRPr="00737BD8">
              <w:rPr>
                <w:rFonts w:ascii="Times New Roman" w:hAnsi="Times New Roman"/>
              </w:rPr>
              <w:lastRenderedPageBreak/>
              <w:t xml:space="preserve">             ,[Count_Loaded])</w:t>
            </w:r>
          </w:p>
          <w:p w14:paraId="7F762E35" w14:textId="77777777" w:rsidR="00737BD8" w:rsidRPr="00737BD8" w:rsidRDefault="00737BD8" w:rsidP="00737BD8">
            <w:pPr>
              <w:widowControl w:val="0"/>
              <w:autoSpaceDE w:val="0"/>
              <w:autoSpaceDN w:val="0"/>
              <w:adjustRightInd w:val="0"/>
              <w:spacing w:after="0" w:line="240" w:lineRule="auto"/>
              <w:rPr>
                <w:rFonts w:ascii="Times New Roman" w:hAnsi="Times New Roman"/>
              </w:rPr>
            </w:pPr>
            <w:r w:rsidRPr="00737BD8">
              <w:rPr>
                <w:rFonts w:ascii="Times New Roman" w:hAnsi="Times New Roman"/>
              </w:rPr>
              <w:t xml:space="preserve">  VALUES </w:t>
            </w:r>
            <w:proofErr w:type="gramStart"/>
            <w:r w:rsidRPr="00737BD8">
              <w:rPr>
                <w:rFonts w:ascii="Times New Roman" w:hAnsi="Times New Roman"/>
              </w:rPr>
              <w:t>(?,</w:t>
            </w:r>
            <w:proofErr w:type="spellStart"/>
            <w:proofErr w:type="gramEnd"/>
            <w:r w:rsidRPr="00737BD8">
              <w:rPr>
                <w:rFonts w:ascii="Times New Roman" w:hAnsi="Times New Roman"/>
              </w:rPr>
              <w:t>GetDate</w:t>
            </w:r>
            <w:proofErr w:type="spellEnd"/>
            <w:r w:rsidRPr="00737BD8">
              <w:rPr>
                <w:rFonts w:ascii="Times New Roman" w:hAnsi="Times New Roman"/>
              </w:rPr>
              <w:t>(), ?, ?,?);</w:t>
            </w:r>
          </w:p>
          <w:p w14:paraId="73D7AFFF" w14:textId="77777777" w:rsidR="00737BD8" w:rsidRDefault="00737BD8" w:rsidP="00113F3B">
            <w:pPr>
              <w:widowControl w:val="0"/>
              <w:autoSpaceDE w:val="0"/>
              <w:autoSpaceDN w:val="0"/>
              <w:adjustRightInd w:val="0"/>
              <w:spacing w:after="0" w:line="240" w:lineRule="auto"/>
              <w:rPr>
                <w:rFonts w:ascii="Times New Roman" w:hAnsi="Times New Roman"/>
              </w:rPr>
            </w:pPr>
          </w:p>
        </w:tc>
      </w:tr>
      <w:tr w:rsidR="00737BD8" w14:paraId="7BEAE9C2" w14:textId="77777777" w:rsidTr="00113F3B">
        <w:tc>
          <w:tcPr>
            <w:tcW w:w="9350" w:type="dxa"/>
          </w:tcPr>
          <w:p w14:paraId="55717038" w14:textId="77777777" w:rsidR="00737BD8" w:rsidRDefault="00737BD8" w:rsidP="00113F3B">
            <w:pPr>
              <w:widowControl w:val="0"/>
              <w:autoSpaceDE w:val="0"/>
              <w:autoSpaceDN w:val="0"/>
              <w:adjustRightInd w:val="0"/>
              <w:spacing w:after="0" w:line="240" w:lineRule="auto"/>
              <w:rPr>
                <w:rFonts w:ascii="Times New Roman" w:hAnsi="Times New Roman"/>
              </w:rPr>
            </w:pPr>
          </w:p>
        </w:tc>
      </w:tr>
      <w:tr w:rsidR="00737BD8" w14:paraId="48F8DB4D" w14:textId="77777777" w:rsidTr="00113F3B">
        <w:tc>
          <w:tcPr>
            <w:tcW w:w="9350" w:type="dxa"/>
          </w:tcPr>
          <w:p w14:paraId="7E16BA5F" w14:textId="77777777" w:rsidR="00737BD8" w:rsidRDefault="00737BD8" w:rsidP="00113F3B">
            <w:pPr>
              <w:widowControl w:val="0"/>
              <w:autoSpaceDE w:val="0"/>
              <w:autoSpaceDN w:val="0"/>
              <w:adjustRightInd w:val="0"/>
              <w:spacing w:after="0" w:line="240" w:lineRule="auto"/>
              <w:rPr>
                <w:rFonts w:ascii="Times New Roman" w:hAnsi="Times New Roman"/>
              </w:rPr>
            </w:pPr>
            <w:r>
              <w:rPr>
                <w:noProof/>
              </w:rPr>
              <w:drawing>
                <wp:inline distT="0" distB="0" distL="0" distR="0" wp14:anchorId="078485FE" wp14:editId="0215185A">
                  <wp:extent cx="4325112" cy="182880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25112" cy="1828800"/>
                          </a:xfrm>
                          <a:prstGeom prst="rect">
                            <a:avLst/>
                          </a:prstGeom>
                        </pic:spPr>
                      </pic:pic>
                    </a:graphicData>
                  </a:graphic>
                </wp:inline>
              </w:drawing>
            </w:r>
          </w:p>
        </w:tc>
      </w:tr>
      <w:tr w:rsidR="00737BD8" w14:paraId="7D8D530E" w14:textId="77777777" w:rsidTr="00113F3B">
        <w:tc>
          <w:tcPr>
            <w:tcW w:w="9350" w:type="dxa"/>
          </w:tcPr>
          <w:p w14:paraId="0E01FE81" w14:textId="77777777" w:rsidR="00737BD8" w:rsidRDefault="00737BD8" w:rsidP="00113F3B">
            <w:pPr>
              <w:widowControl w:val="0"/>
              <w:autoSpaceDE w:val="0"/>
              <w:autoSpaceDN w:val="0"/>
              <w:adjustRightInd w:val="0"/>
              <w:spacing w:after="0" w:line="240" w:lineRule="auto"/>
              <w:rPr>
                <w:rFonts w:ascii="Times New Roman" w:hAnsi="Times New Roman"/>
              </w:rPr>
            </w:pPr>
          </w:p>
        </w:tc>
      </w:tr>
      <w:tr w:rsidR="00737BD8" w14:paraId="05DA595F" w14:textId="77777777" w:rsidTr="00113F3B">
        <w:tc>
          <w:tcPr>
            <w:tcW w:w="9350" w:type="dxa"/>
          </w:tcPr>
          <w:p w14:paraId="31B84922" w14:textId="77777777" w:rsidR="00737BD8" w:rsidRDefault="00737BD8" w:rsidP="00113F3B">
            <w:pPr>
              <w:widowControl w:val="0"/>
              <w:autoSpaceDE w:val="0"/>
              <w:autoSpaceDN w:val="0"/>
              <w:adjustRightInd w:val="0"/>
              <w:spacing w:after="0" w:line="240" w:lineRule="auto"/>
              <w:rPr>
                <w:rFonts w:ascii="Times New Roman" w:hAnsi="Times New Roman"/>
              </w:rPr>
            </w:pPr>
          </w:p>
        </w:tc>
      </w:tr>
    </w:tbl>
    <w:p w14:paraId="24A357F2" w14:textId="77777777" w:rsidR="00F314A0" w:rsidRDefault="00F314A0" w:rsidP="009F2A51">
      <w:pPr>
        <w:widowControl w:val="0"/>
        <w:autoSpaceDE w:val="0"/>
        <w:autoSpaceDN w:val="0"/>
        <w:adjustRightInd w:val="0"/>
        <w:spacing w:after="0" w:line="240" w:lineRule="auto"/>
        <w:rPr>
          <w:rFonts w:ascii="Times New Roman" w:hAnsi="Times New Roman"/>
        </w:rPr>
      </w:pPr>
    </w:p>
    <w:p w14:paraId="2971AEDD" w14:textId="77777777" w:rsidR="002D346C" w:rsidRDefault="002D346C" w:rsidP="009F2A51">
      <w:pPr>
        <w:widowControl w:val="0"/>
        <w:autoSpaceDE w:val="0"/>
        <w:autoSpaceDN w:val="0"/>
        <w:adjustRightInd w:val="0"/>
        <w:spacing w:after="0" w:line="240" w:lineRule="auto"/>
        <w:rPr>
          <w:rFonts w:ascii="Times New Roman" w:hAnsi="Times New Roman"/>
        </w:rPr>
      </w:pPr>
    </w:p>
    <w:p w14:paraId="094E26DC" w14:textId="77777777" w:rsidR="002D346C" w:rsidRDefault="002D346C" w:rsidP="002D346C">
      <w:pPr>
        <w:pStyle w:val="ListParagraph"/>
        <w:widowControl w:val="0"/>
        <w:numPr>
          <w:ilvl w:val="4"/>
          <w:numId w:val="6"/>
        </w:numPr>
        <w:autoSpaceDE w:val="0"/>
        <w:autoSpaceDN w:val="0"/>
        <w:adjustRightInd w:val="0"/>
        <w:spacing w:after="0" w:line="240" w:lineRule="auto"/>
        <w:rPr>
          <w:rFonts w:ascii="Times New Roman" w:hAnsi="Times New Roman"/>
          <w:b/>
        </w:rPr>
      </w:pPr>
      <w:r>
        <w:rPr>
          <w:rFonts w:ascii="Times New Roman" w:hAnsi="Times New Roman"/>
          <w:b/>
        </w:rPr>
        <w:t>File System Task: Delete File</w:t>
      </w:r>
    </w:p>
    <w:p w14:paraId="16357FD8" w14:textId="77777777" w:rsidR="002D346C" w:rsidRDefault="002D346C" w:rsidP="002D346C">
      <w:pPr>
        <w:widowControl w:val="0"/>
        <w:autoSpaceDE w:val="0"/>
        <w:autoSpaceDN w:val="0"/>
        <w:adjustRightInd w:val="0"/>
        <w:spacing w:after="0" w:line="240" w:lineRule="auto"/>
        <w:rPr>
          <w:rFonts w:ascii="Times New Roman" w:hAnsi="Times New Roman"/>
        </w:rPr>
      </w:pPr>
    </w:p>
    <w:tbl>
      <w:tblPr>
        <w:tblStyle w:val="TableGrid"/>
        <w:tblW w:w="0" w:type="auto"/>
        <w:tblLook w:val="04A0" w:firstRow="1" w:lastRow="0" w:firstColumn="1" w:lastColumn="0" w:noHBand="0" w:noVBand="1"/>
      </w:tblPr>
      <w:tblGrid>
        <w:gridCol w:w="9350"/>
      </w:tblGrid>
      <w:tr w:rsidR="002D346C" w14:paraId="5D32BE8E" w14:textId="77777777" w:rsidTr="00113F3B">
        <w:tc>
          <w:tcPr>
            <w:tcW w:w="9350" w:type="dxa"/>
          </w:tcPr>
          <w:p w14:paraId="1D76449B" w14:textId="77777777" w:rsidR="002D346C" w:rsidRDefault="002D346C" w:rsidP="00113F3B">
            <w:pPr>
              <w:widowControl w:val="0"/>
              <w:autoSpaceDE w:val="0"/>
              <w:autoSpaceDN w:val="0"/>
              <w:adjustRightInd w:val="0"/>
              <w:spacing w:after="0" w:line="240" w:lineRule="auto"/>
              <w:rPr>
                <w:rFonts w:ascii="Times New Roman" w:hAnsi="Times New Roman"/>
              </w:rPr>
            </w:pPr>
            <w:r>
              <w:rPr>
                <w:noProof/>
              </w:rPr>
              <w:drawing>
                <wp:inline distT="0" distB="0" distL="0" distR="0" wp14:anchorId="7E53D536" wp14:editId="71277260">
                  <wp:extent cx="3533775" cy="1066800"/>
                  <wp:effectExtent l="0" t="0" r="9525"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33775" cy="1066800"/>
                          </a:xfrm>
                          <a:prstGeom prst="rect">
                            <a:avLst/>
                          </a:prstGeom>
                        </pic:spPr>
                      </pic:pic>
                    </a:graphicData>
                  </a:graphic>
                </wp:inline>
              </w:drawing>
            </w:r>
          </w:p>
        </w:tc>
      </w:tr>
      <w:tr w:rsidR="002D346C" w14:paraId="6F9CCEB4" w14:textId="77777777" w:rsidTr="00113F3B">
        <w:tc>
          <w:tcPr>
            <w:tcW w:w="9350" w:type="dxa"/>
          </w:tcPr>
          <w:p w14:paraId="7EC53C07" w14:textId="77777777" w:rsidR="002D346C" w:rsidRDefault="002D346C" w:rsidP="00113F3B">
            <w:pPr>
              <w:widowControl w:val="0"/>
              <w:autoSpaceDE w:val="0"/>
              <w:autoSpaceDN w:val="0"/>
              <w:adjustRightInd w:val="0"/>
              <w:spacing w:after="0" w:line="240" w:lineRule="auto"/>
              <w:rPr>
                <w:rFonts w:ascii="Times New Roman" w:hAnsi="Times New Roman"/>
              </w:rPr>
            </w:pPr>
          </w:p>
        </w:tc>
      </w:tr>
      <w:tr w:rsidR="002D346C" w14:paraId="7CA8306F" w14:textId="77777777" w:rsidTr="00113F3B">
        <w:tc>
          <w:tcPr>
            <w:tcW w:w="9350" w:type="dxa"/>
          </w:tcPr>
          <w:p w14:paraId="6DB2BA76" w14:textId="77777777" w:rsidR="002D346C" w:rsidRDefault="002D346C" w:rsidP="00113F3B">
            <w:pPr>
              <w:widowControl w:val="0"/>
              <w:autoSpaceDE w:val="0"/>
              <w:autoSpaceDN w:val="0"/>
              <w:adjustRightInd w:val="0"/>
              <w:spacing w:after="0" w:line="240" w:lineRule="auto"/>
              <w:rPr>
                <w:rFonts w:ascii="Times New Roman" w:hAnsi="Times New Roman"/>
              </w:rPr>
            </w:pPr>
            <w:r>
              <w:rPr>
                <w:noProof/>
              </w:rPr>
              <w:lastRenderedPageBreak/>
              <w:drawing>
                <wp:inline distT="0" distB="0" distL="0" distR="0" wp14:anchorId="115BC417" wp14:editId="087E5989">
                  <wp:extent cx="5212080" cy="2743200"/>
                  <wp:effectExtent l="0" t="0" r="762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12080" cy="2743200"/>
                          </a:xfrm>
                          <a:prstGeom prst="rect">
                            <a:avLst/>
                          </a:prstGeom>
                        </pic:spPr>
                      </pic:pic>
                    </a:graphicData>
                  </a:graphic>
                </wp:inline>
              </w:drawing>
            </w:r>
          </w:p>
        </w:tc>
      </w:tr>
      <w:tr w:rsidR="002D346C" w14:paraId="335AFA3A" w14:textId="77777777" w:rsidTr="00113F3B">
        <w:tc>
          <w:tcPr>
            <w:tcW w:w="9350" w:type="dxa"/>
          </w:tcPr>
          <w:p w14:paraId="5B56FDFF" w14:textId="77777777" w:rsidR="002D346C" w:rsidRDefault="002D346C" w:rsidP="00113F3B">
            <w:pPr>
              <w:widowControl w:val="0"/>
              <w:autoSpaceDE w:val="0"/>
              <w:autoSpaceDN w:val="0"/>
              <w:adjustRightInd w:val="0"/>
              <w:spacing w:after="0" w:line="240" w:lineRule="auto"/>
              <w:rPr>
                <w:rFonts w:ascii="Times New Roman" w:hAnsi="Times New Roman"/>
              </w:rPr>
            </w:pPr>
          </w:p>
        </w:tc>
      </w:tr>
    </w:tbl>
    <w:p w14:paraId="443E4DB3" w14:textId="77777777" w:rsidR="002D346C" w:rsidRDefault="002D346C" w:rsidP="002D346C">
      <w:pPr>
        <w:widowControl w:val="0"/>
        <w:autoSpaceDE w:val="0"/>
        <w:autoSpaceDN w:val="0"/>
        <w:adjustRightInd w:val="0"/>
        <w:spacing w:after="0" w:line="240" w:lineRule="auto"/>
        <w:rPr>
          <w:rFonts w:ascii="Times New Roman" w:hAnsi="Times New Roman"/>
        </w:rPr>
      </w:pPr>
    </w:p>
    <w:p w14:paraId="2537A292" w14:textId="77777777" w:rsidR="00A471EB" w:rsidRDefault="00A471EB" w:rsidP="002D346C">
      <w:pPr>
        <w:widowControl w:val="0"/>
        <w:autoSpaceDE w:val="0"/>
        <w:autoSpaceDN w:val="0"/>
        <w:adjustRightInd w:val="0"/>
        <w:spacing w:after="0" w:line="240" w:lineRule="auto"/>
        <w:rPr>
          <w:rFonts w:ascii="Times New Roman" w:hAnsi="Times New Roman"/>
        </w:rPr>
      </w:pPr>
    </w:p>
    <w:p w14:paraId="62648D02" w14:textId="77777777" w:rsidR="00A471EB" w:rsidRDefault="00A471EB" w:rsidP="002D346C">
      <w:pPr>
        <w:widowControl w:val="0"/>
        <w:autoSpaceDE w:val="0"/>
        <w:autoSpaceDN w:val="0"/>
        <w:adjustRightInd w:val="0"/>
        <w:spacing w:after="0" w:line="240" w:lineRule="auto"/>
        <w:rPr>
          <w:rFonts w:ascii="Times New Roman" w:hAnsi="Times New Roman"/>
        </w:rPr>
      </w:pPr>
    </w:p>
    <w:p w14:paraId="46827AFD" w14:textId="77777777" w:rsidR="00113F3B" w:rsidRDefault="00113F3B" w:rsidP="00113F3B">
      <w:pPr>
        <w:pStyle w:val="ListParagraph"/>
        <w:widowControl w:val="0"/>
        <w:numPr>
          <w:ilvl w:val="4"/>
          <w:numId w:val="6"/>
        </w:numPr>
        <w:autoSpaceDE w:val="0"/>
        <w:autoSpaceDN w:val="0"/>
        <w:adjustRightInd w:val="0"/>
        <w:spacing w:after="0" w:line="240" w:lineRule="auto"/>
        <w:rPr>
          <w:rFonts w:ascii="Times New Roman" w:hAnsi="Times New Roman"/>
          <w:b/>
        </w:rPr>
      </w:pPr>
      <w:r>
        <w:rPr>
          <w:rFonts w:ascii="Times New Roman" w:hAnsi="Times New Roman"/>
          <w:b/>
        </w:rPr>
        <w:t xml:space="preserve">Event Handlers: Executable </w:t>
      </w:r>
      <w:proofErr w:type="spellStart"/>
      <w:r>
        <w:rPr>
          <w:rFonts w:ascii="Times New Roman" w:hAnsi="Times New Roman"/>
          <w:b/>
        </w:rPr>
        <w:t>Quality_Now_Coaching</w:t>
      </w:r>
      <w:proofErr w:type="spellEnd"/>
      <w:r>
        <w:rPr>
          <w:rFonts w:ascii="Times New Roman" w:hAnsi="Times New Roman"/>
          <w:b/>
        </w:rPr>
        <w:t>: On Error</w:t>
      </w:r>
    </w:p>
    <w:p w14:paraId="16B52004" w14:textId="77777777" w:rsidR="00113F3B" w:rsidRDefault="00113F3B" w:rsidP="00113F3B">
      <w:pPr>
        <w:widowControl w:val="0"/>
        <w:autoSpaceDE w:val="0"/>
        <w:autoSpaceDN w:val="0"/>
        <w:adjustRightInd w:val="0"/>
        <w:spacing w:after="0" w:line="240" w:lineRule="auto"/>
        <w:rPr>
          <w:rFonts w:ascii="Times New Roman" w:hAnsi="Times New Roman"/>
        </w:rPr>
      </w:pPr>
    </w:p>
    <w:tbl>
      <w:tblPr>
        <w:tblStyle w:val="TableGrid"/>
        <w:tblW w:w="0" w:type="auto"/>
        <w:tblLook w:val="04A0" w:firstRow="1" w:lastRow="0" w:firstColumn="1" w:lastColumn="0" w:noHBand="0" w:noVBand="1"/>
      </w:tblPr>
      <w:tblGrid>
        <w:gridCol w:w="9350"/>
      </w:tblGrid>
      <w:tr w:rsidR="00113F3B" w14:paraId="59000BA5" w14:textId="77777777" w:rsidTr="00113F3B">
        <w:tc>
          <w:tcPr>
            <w:tcW w:w="9350" w:type="dxa"/>
          </w:tcPr>
          <w:p w14:paraId="3D9A06B4" w14:textId="77777777" w:rsidR="00113F3B" w:rsidRDefault="00113F3B" w:rsidP="00113F3B">
            <w:pPr>
              <w:widowControl w:val="0"/>
              <w:autoSpaceDE w:val="0"/>
              <w:autoSpaceDN w:val="0"/>
              <w:adjustRightInd w:val="0"/>
              <w:spacing w:after="0" w:line="240" w:lineRule="auto"/>
              <w:rPr>
                <w:rFonts w:ascii="Times New Roman" w:hAnsi="Times New Roman"/>
              </w:rPr>
            </w:pPr>
            <w:r>
              <w:rPr>
                <w:noProof/>
              </w:rPr>
              <w:drawing>
                <wp:inline distT="0" distB="0" distL="0" distR="0" wp14:anchorId="723D9291" wp14:editId="3F2CAE8D">
                  <wp:extent cx="4645152" cy="1828800"/>
                  <wp:effectExtent l="0" t="0" r="317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45152" cy="1828800"/>
                          </a:xfrm>
                          <a:prstGeom prst="rect">
                            <a:avLst/>
                          </a:prstGeom>
                        </pic:spPr>
                      </pic:pic>
                    </a:graphicData>
                  </a:graphic>
                </wp:inline>
              </w:drawing>
            </w:r>
          </w:p>
        </w:tc>
      </w:tr>
      <w:tr w:rsidR="00113F3B" w14:paraId="29FE9200" w14:textId="77777777" w:rsidTr="00113F3B">
        <w:tc>
          <w:tcPr>
            <w:tcW w:w="9350" w:type="dxa"/>
          </w:tcPr>
          <w:p w14:paraId="71CB9420" w14:textId="77777777" w:rsidR="00113F3B" w:rsidRDefault="00113F3B" w:rsidP="00113F3B">
            <w:pPr>
              <w:widowControl w:val="0"/>
              <w:autoSpaceDE w:val="0"/>
              <w:autoSpaceDN w:val="0"/>
              <w:adjustRightInd w:val="0"/>
              <w:spacing w:after="0" w:line="240" w:lineRule="auto"/>
              <w:rPr>
                <w:rFonts w:ascii="Times New Roman" w:hAnsi="Times New Roman"/>
              </w:rPr>
            </w:pPr>
          </w:p>
        </w:tc>
      </w:tr>
      <w:tr w:rsidR="00113F3B" w14:paraId="3008FD28" w14:textId="77777777" w:rsidTr="00113F3B">
        <w:tc>
          <w:tcPr>
            <w:tcW w:w="9350" w:type="dxa"/>
          </w:tcPr>
          <w:p w14:paraId="2633E5F0" w14:textId="77777777" w:rsidR="00113F3B" w:rsidRDefault="00113F3B" w:rsidP="00113F3B">
            <w:pPr>
              <w:widowControl w:val="0"/>
              <w:autoSpaceDE w:val="0"/>
              <w:autoSpaceDN w:val="0"/>
              <w:adjustRightInd w:val="0"/>
              <w:spacing w:after="0" w:line="240" w:lineRule="auto"/>
              <w:rPr>
                <w:rFonts w:ascii="Times New Roman" w:hAnsi="Times New Roman"/>
              </w:rPr>
            </w:pPr>
            <w:r>
              <w:rPr>
                <w:noProof/>
              </w:rPr>
              <w:lastRenderedPageBreak/>
              <w:drawing>
                <wp:inline distT="0" distB="0" distL="0" distR="0" wp14:anchorId="30312407" wp14:editId="683FDAFC">
                  <wp:extent cx="5065776" cy="1828800"/>
                  <wp:effectExtent l="0" t="0" r="190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65776" cy="1828800"/>
                          </a:xfrm>
                          <a:prstGeom prst="rect">
                            <a:avLst/>
                          </a:prstGeom>
                        </pic:spPr>
                      </pic:pic>
                    </a:graphicData>
                  </a:graphic>
                </wp:inline>
              </w:drawing>
            </w:r>
          </w:p>
        </w:tc>
      </w:tr>
      <w:tr w:rsidR="00113F3B" w14:paraId="59BE6C7A" w14:textId="77777777" w:rsidTr="00113F3B">
        <w:tc>
          <w:tcPr>
            <w:tcW w:w="9350" w:type="dxa"/>
          </w:tcPr>
          <w:p w14:paraId="63E4C09E" w14:textId="77777777" w:rsidR="00113F3B" w:rsidRDefault="00113F3B" w:rsidP="00113F3B">
            <w:pPr>
              <w:widowControl w:val="0"/>
              <w:autoSpaceDE w:val="0"/>
              <w:autoSpaceDN w:val="0"/>
              <w:adjustRightInd w:val="0"/>
              <w:spacing w:after="0" w:line="240" w:lineRule="auto"/>
              <w:rPr>
                <w:rFonts w:ascii="Times New Roman" w:hAnsi="Times New Roman"/>
              </w:rPr>
            </w:pPr>
          </w:p>
        </w:tc>
      </w:tr>
      <w:tr w:rsidR="00113F3B" w14:paraId="3509186E" w14:textId="77777777" w:rsidTr="00113F3B">
        <w:tc>
          <w:tcPr>
            <w:tcW w:w="9350" w:type="dxa"/>
          </w:tcPr>
          <w:p w14:paraId="7954608E" w14:textId="77777777" w:rsidR="00113F3B" w:rsidRDefault="00113F3B" w:rsidP="00113F3B">
            <w:pPr>
              <w:widowControl w:val="0"/>
              <w:autoSpaceDE w:val="0"/>
              <w:autoSpaceDN w:val="0"/>
              <w:adjustRightInd w:val="0"/>
              <w:spacing w:after="0" w:line="240" w:lineRule="auto"/>
              <w:rPr>
                <w:rFonts w:ascii="Times New Roman" w:hAnsi="Times New Roman"/>
              </w:rPr>
            </w:pPr>
            <w:r>
              <w:rPr>
                <w:noProof/>
              </w:rPr>
              <w:drawing>
                <wp:inline distT="0" distB="0" distL="0" distR="0" wp14:anchorId="74C0E975" wp14:editId="27C92DA2">
                  <wp:extent cx="4956048" cy="274320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56048" cy="2743200"/>
                          </a:xfrm>
                          <a:prstGeom prst="rect">
                            <a:avLst/>
                          </a:prstGeom>
                        </pic:spPr>
                      </pic:pic>
                    </a:graphicData>
                  </a:graphic>
                </wp:inline>
              </w:drawing>
            </w:r>
          </w:p>
        </w:tc>
      </w:tr>
      <w:tr w:rsidR="00113F3B" w14:paraId="0FBDE0A2" w14:textId="77777777" w:rsidTr="00113F3B">
        <w:tc>
          <w:tcPr>
            <w:tcW w:w="9350" w:type="dxa"/>
          </w:tcPr>
          <w:p w14:paraId="38FAFCB8" w14:textId="77777777" w:rsidR="00113F3B" w:rsidRDefault="00113F3B" w:rsidP="00113F3B">
            <w:pPr>
              <w:widowControl w:val="0"/>
              <w:autoSpaceDE w:val="0"/>
              <w:autoSpaceDN w:val="0"/>
              <w:adjustRightInd w:val="0"/>
              <w:spacing w:after="0" w:line="240" w:lineRule="auto"/>
              <w:rPr>
                <w:rFonts w:ascii="Times New Roman" w:hAnsi="Times New Roman"/>
              </w:rPr>
            </w:pPr>
          </w:p>
        </w:tc>
      </w:tr>
      <w:tr w:rsidR="00113F3B" w14:paraId="58071BEE" w14:textId="77777777" w:rsidTr="00113F3B">
        <w:tc>
          <w:tcPr>
            <w:tcW w:w="9350" w:type="dxa"/>
          </w:tcPr>
          <w:p w14:paraId="025F6CC4" w14:textId="77777777" w:rsidR="00113F3B" w:rsidRDefault="00113F3B" w:rsidP="00113F3B">
            <w:pPr>
              <w:widowControl w:val="0"/>
              <w:autoSpaceDE w:val="0"/>
              <w:autoSpaceDN w:val="0"/>
              <w:adjustRightInd w:val="0"/>
              <w:spacing w:after="0" w:line="240" w:lineRule="auto"/>
              <w:rPr>
                <w:rFonts w:ascii="Times New Roman" w:hAnsi="Times New Roman"/>
              </w:rPr>
            </w:pPr>
            <w:r>
              <w:rPr>
                <w:noProof/>
              </w:rPr>
              <w:drawing>
                <wp:inline distT="0" distB="0" distL="0" distR="0" wp14:anchorId="6BE86AB4" wp14:editId="4E5266D6">
                  <wp:extent cx="2532888" cy="1371600"/>
                  <wp:effectExtent l="0" t="0" r="127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32888" cy="1371600"/>
                          </a:xfrm>
                          <a:prstGeom prst="rect">
                            <a:avLst/>
                          </a:prstGeom>
                        </pic:spPr>
                      </pic:pic>
                    </a:graphicData>
                  </a:graphic>
                </wp:inline>
              </w:drawing>
            </w:r>
          </w:p>
          <w:p w14:paraId="21DC3A60" w14:textId="77777777" w:rsidR="00113F3B" w:rsidRPr="00113F3B" w:rsidRDefault="00113F3B" w:rsidP="00113F3B">
            <w:pPr>
              <w:widowControl w:val="0"/>
              <w:autoSpaceDE w:val="0"/>
              <w:autoSpaceDN w:val="0"/>
              <w:adjustRightInd w:val="0"/>
              <w:spacing w:after="0" w:line="240" w:lineRule="auto"/>
              <w:rPr>
                <w:rFonts w:ascii="Times New Roman" w:hAnsi="Times New Roman"/>
              </w:rPr>
            </w:pPr>
            <w:r w:rsidRPr="00113F3B">
              <w:rPr>
                <w:rFonts w:ascii="Times New Roman" w:hAnsi="Times New Roman"/>
              </w:rPr>
              <w:t>"Package:                              "+ (DT_WSTR, 50)  @[</w:t>
            </w:r>
            <w:proofErr w:type="gramStart"/>
            <w:r w:rsidRPr="00113F3B">
              <w:rPr>
                <w:rFonts w:ascii="Times New Roman" w:hAnsi="Times New Roman"/>
              </w:rPr>
              <w:t>System::</w:t>
            </w:r>
            <w:proofErr w:type="gramEnd"/>
            <w:r w:rsidRPr="00113F3B">
              <w:rPr>
                <w:rFonts w:ascii="Times New Roman" w:hAnsi="Times New Roman"/>
              </w:rPr>
              <w:t>PackageName] +".</w:t>
            </w:r>
          </w:p>
          <w:p w14:paraId="18B83DEF" w14:textId="77777777" w:rsidR="00113F3B" w:rsidRPr="00113F3B" w:rsidRDefault="00113F3B" w:rsidP="00113F3B">
            <w:pPr>
              <w:widowControl w:val="0"/>
              <w:autoSpaceDE w:val="0"/>
              <w:autoSpaceDN w:val="0"/>
              <w:adjustRightInd w:val="0"/>
              <w:spacing w:after="0" w:line="240" w:lineRule="auto"/>
              <w:rPr>
                <w:rFonts w:ascii="Times New Roman" w:hAnsi="Times New Roman"/>
              </w:rPr>
            </w:pPr>
          </w:p>
          <w:p w14:paraId="6F2CC81F" w14:textId="77777777" w:rsidR="00113F3B" w:rsidRPr="00113F3B" w:rsidRDefault="00113F3B" w:rsidP="00113F3B">
            <w:pPr>
              <w:widowControl w:val="0"/>
              <w:autoSpaceDE w:val="0"/>
              <w:autoSpaceDN w:val="0"/>
              <w:adjustRightInd w:val="0"/>
              <w:spacing w:after="0" w:line="240" w:lineRule="auto"/>
              <w:rPr>
                <w:rFonts w:ascii="Times New Roman" w:hAnsi="Times New Roman"/>
              </w:rPr>
            </w:pPr>
            <w:r w:rsidRPr="00113F3B">
              <w:rPr>
                <w:rFonts w:ascii="Times New Roman" w:hAnsi="Times New Roman"/>
              </w:rPr>
              <w:t>Time:                                      "+ (DT_WSTR, 50) @[</w:t>
            </w:r>
            <w:proofErr w:type="gramStart"/>
            <w:r w:rsidRPr="00113F3B">
              <w:rPr>
                <w:rFonts w:ascii="Times New Roman" w:hAnsi="Times New Roman"/>
              </w:rPr>
              <w:t>System::</w:t>
            </w:r>
            <w:proofErr w:type="gramEnd"/>
            <w:r w:rsidRPr="00113F3B">
              <w:rPr>
                <w:rFonts w:ascii="Times New Roman" w:hAnsi="Times New Roman"/>
              </w:rPr>
              <w:t>StartTime]  +".</w:t>
            </w:r>
          </w:p>
          <w:p w14:paraId="24064659" w14:textId="77777777" w:rsidR="00113F3B" w:rsidRPr="00113F3B" w:rsidRDefault="00113F3B" w:rsidP="00113F3B">
            <w:pPr>
              <w:widowControl w:val="0"/>
              <w:autoSpaceDE w:val="0"/>
              <w:autoSpaceDN w:val="0"/>
              <w:adjustRightInd w:val="0"/>
              <w:spacing w:after="0" w:line="240" w:lineRule="auto"/>
              <w:rPr>
                <w:rFonts w:ascii="Times New Roman" w:hAnsi="Times New Roman"/>
              </w:rPr>
            </w:pPr>
          </w:p>
          <w:p w14:paraId="1FC58C31" w14:textId="77777777" w:rsidR="00113F3B" w:rsidRPr="00113F3B" w:rsidRDefault="00113F3B" w:rsidP="00113F3B">
            <w:pPr>
              <w:widowControl w:val="0"/>
              <w:autoSpaceDE w:val="0"/>
              <w:autoSpaceDN w:val="0"/>
              <w:adjustRightInd w:val="0"/>
              <w:spacing w:after="0" w:line="240" w:lineRule="auto"/>
              <w:rPr>
                <w:rFonts w:ascii="Times New Roman" w:hAnsi="Times New Roman"/>
              </w:rPr>
            </w:pPr>
            <w:r w:rsidRPr="00113F3B">
              <w:rPr>
                <w:rFonts w:ascii="Times New Roman" w:hAnsi="Times New Roman"/>
              </w:rPr>
              <w:t>Task:                                       "+  (DT_WSTR, 50) @[</w:t>
            </w:r>
            <w:proofErr w:type="gramStart"/>
            <w:r w:rsidRPr="00113F3B">
              <w:rPr>
                <w:rFonts w:ascii="Times New Roman" w:hAnsi="Times New Roman"/>
              </w:rPr>
              <w:t>System::</w:t>
            </w:r>
            <w:proofErr w:type="gramEnd"/>
            <w:r w:rsidRPr="00113F3B">
              <w:rPr>
                <w:rFonts w:ascii="Times New Roman" w:hAnsi="Times New Roman"/>
              </w:rPr>
              <w:t>SourceName]  +".</w:t>
            </w:r>
          </w:p>
          <w:p w14:paraId="789FEEB1" w14:textId="77777777" w:rsidR="00113F3B" w:rsidRPr="00113F3B" w:rsidRDefault="00113F3B" w:rsidP="00113F3B">
            <w:pPr>
              <w:widowControl w:val="0"/>
              <w:autoSpaceDE w:val="0"/>
              <w:autoSpaceDN w:val="0"/>
              <w:adjustRightInd w:val="0"/>
              <w:spacing w:after="0" w:line="240" w:lineRule="auto"/>
              <w:rPr>
                <w:rFonts w:ascii="Times New Roman" w:hAnsi="Times New Roman"/>
              </w:rPr>
            </w:pPr>
          </w:p>
          <w:p w14:paraId="2A94F3AA" w14:textId="77777777" w:rsidR="00113F3B" w:rsidRDefault="00113F3B" w:rsidP="00113F3B">
            <w:pPr>
              <w:widowControl w:val="0"/>
              <w:autoSpaceDE w:val="0"/>
              <w:autoSpaceDN w:val="0"/>
              <w:adjustRightInd w:val="0"/>
              <w:spacing w:after="0" w:line="240" w:lineRule="auto"/>
              <w:rPr>
                <w:rFonts w:ascii="Times New Roman" w:hAnsi="Times New Roman"/>
              </w:rPr>
            </w:pPr>
            <w:r w:rsidRPr="00113F3B">
              <w:rPr>
                <w:rFonts w:ascii="Times New Roman" w:hAnsi="Times New Roman"/>
              </w:rPr>
              <w:t>Error Description:                "+ (DT_STR, 2000,1252)  @[System::ErrorDescription]</w:t>
            </w:r>
          </w:p>
          <w:p w14:paraId="2F5481DF" w14:textId="77777777" w:rsidR="00113F3B" w:rsidRDefault="00113F3B" w:rsidP="00113F3B">
            <w:pPr>
              <w:widowControl w:val="0"/>
              <w:autoSpaceDE w:val="0"/>
              <w:autoSpaceDN w:val="0"/>
              <w:adjustRightInd w:val="0"/>
              <w:spacing w:after="0" w:line="240" w:lineRule="auto"/>
              <w:rPr>
                <w:rFonts w:ascii="Times New Roman" w:hAnsi="Times New Roman"/>
              </w:rPr>
            </w:pPr>
          </w:p>
        </w:tc>
      </w:tr>
      <w:tr w:rsidR="00113F3B" w14:paraId="335765AD" w14:textId="77777777" w:rsidTr="00113F3B">
        <w:tc>
          <w:tcPr>
            <w:tcW w:w="9350" w:type="dxa"/>
          </w:tcPr>
          <w:p w14:paraId="23C76416" w14:textId="77777777" w:rsidR="00113F3B" w:rsidRDefault="00113F3B" w:rsidP="00113F3B">
            <w:pPr>
              <w:widowControl w:val="0"/>
              <w:autoSpaceDE w:val="0"/>
              <w:autoSpaceDN w:val="0"/>
              <w:adjustRightInd w:val="0"/>
              <w:spacing w:after="0" w:line="240" w:lineRule="auto"/>
              <w:rPr>
                <w:rFonts w:ascii="Times New Roman" w:hAnsi="Times New Roman"/>
              </w:rPr>
            </w:pPr>
          </w:p>
        </w:tc>
      </w:tr>
    </w:tbl>
    <w:p w14:paraId="3AE474D7" w14:textId="77777777" w:rsidR="00113F3B" w:rsidRDefault="00113F3B" w:rsidP="00113F3B">
      <w:pPr>
        <w:widowControl w:val="0"/>
        <w:autoSpaceDE w:val="0"/>
        <w:autoSpaceDN w:val="0"/>
        <w:adjustRightInd w:val="0"/>
        <w:spacing w:after="0" w:line="240" w:lineRule="auto"/>
        <w:rPr>
          <w:rFonts w:ascii="Times New Roman" w:hAnsi="Times New Roman"/>
        </w:rPr>
      </w:pPr>
    </w:p>
    <w:p w14:paraId="69633186" w14:textId="77777777" w:rsidR="002D346C" w:rsidRPr="001D6CCE" w:rsidRDefault="002D346C" w:rsidP="009F2A51">
      <w:pPr>
        <w:widowControl w:val="0"/>
        <w:autoSpaceDE w:val="0"/>
        <w:autoSpaceDN w:val="0"/>
        <w:adjustRightInd w:val="0"/>
        <w:spacing w:after="0" w:line="240" w:lineRule="auto"/>
        <w:rPr>
          <w:rFonts w:ascii="Times New Roman" w:hAnsi="Times New Roman"/>
        </w:rPr>
      </w:pPr>
    </w:p>
    <w:p w14:paraId="1D6FBE38" w14:textId="77777777" w:rsidR="00A07CCD" w:rsidRPr="00CD59BF" w:rsidRDefault="00B7203A" w:rsidP="00A07CCD">
      <w:pPr>
        <w:pStyle w:val="Heading2"/>
        <w:numPr>
          <w:ilvl w:val="1"/>
          <w:numId w:val="9"/>
        </w:numPr>
        <w:rPr>
          <w:rFonts w:ascii="Times New Roman" w:hAnsi="Times New Roman" w:cs="Times New Roman"/>
          <w:color w:val="auto"/>
          <w:sz w:val="22"/>
          <w:szCs w:val="22"/>
        </w:rPr>
      </w:pPr>
      <w:bookmarkStart w:id="146" w:name="_Toc4511521"/>
      <w:r>
        <w:rPr>
          <w:rFonts w:ascii="Times New Roman" w:hAnsi="Times New Roman" w:cs="Times New Roman"/>
          <w:color w:val="auto"/>
          <w:sz w:val="22"/>
          <w:szCs w:val="22"/>
        </w:rPr>
        <w:t>Config File</w:t>
      </w:r>
      <w:r w:rsidR="00653A18">
        <w:rPr>
          <w:rFonts w:ascii="Times New Roman" w:hAnsi="Times New Roman" w:cs="Times New Roman"/>
          <w:color w:val="auto"/>
          <w:sz w:val="22"/>
          <w:szCs w:val="22"/>
        </w:rPr>
        <w:t>(s)</w:t>
      </w:r>
      <w:bookmarkEnd w:id="146"/>
    </w:p>
    <w:tbl>
      <w:tblPr>
        <w:tblStyle w:val="TableGrid"/>
        <w:tblW w:w="0" w:type="auto"/>
        <w:tblLook w:val="04A0" w:firstRow="1" w:lastRow="0" w:firstColumn="1" w:lastColumn="0" w:noHBand="0" w:noVBand="1"/>
      </w:tblPr>
      <w:tblGrid>
        <w:gridCol w:w="9350"/>
      </w:tblGrid>
      <w:tr w:rsidR="00B7203A" w14:paraId="36BD3291" w14:textId="77777777" w:rsidTr="00B7203A">
        <w:tc>
          <w:tcPr>
            <w:tcW w:w="9350" w:type="dxa"/>
          </w:tcPr>
          <w:p w14:paraId="62E12A55" w14:textId="77777777" w:rsidR="00B7203A" w:rsidRDefault="00E02D99" w:rsidP="009F2A51">
            <w:pPr>
              <w:widowControl w:val="0"/>
              <w:autoSpaceDE w:val="0"/>
              <w:autoSpaceDN w:val="0"/>
              <w:adjustRightInd w:val="0"/>
              <w:spacing w:after="0" w:line="240" w:lineRule="auto"/>
              <w:rPr>
                <w:rFonts w:ascii="Times New Roman" w:hAnsi="Times New Roman"/>
              </w:rPr>
            </w:pPr>
            <w:hyperlink r:id="rId52" w:history="1">
              <w:r w:rsidR="00653A18" w:rsidRPr="00653A18">
                <w:rPr>
                  <w:rStyle w:val="Hyperlink"/>
                  <w:rFonts w:ascii="Times New Roman" w:hAnsi="Times New Roman"/>
                </w:rPr>
                <w:t>..\..\..\Code\ETL\</w:t>
              </w:r>
              <w:proofErr w:type="spellStart"/>
              <w:r w:rsidR="00653A18" w:rsidRPr="00653A18">
                <w:rPr>
                  <w:rStyle w:val="Hyperlink"/>
                  <w:rFonts w:ascii="Times New Roman" w:hAnsi="Times New Roman"/>
                </w:rPr>
                <w:t>Dev_Quality_Now_Coaching.dtsConfig</w:t>
              </w:r>
              <w:proofErr w:type="spellEnd"/>
            </w:hyperlink>
          </w:p>
          <w:p w14:paraId="7321DD5C" w14:textId="77777777" w:rsidR="00653A18" w:rsidRDefault="00E02D99" w:rsidP="009F2A51">
            <w:pPr>
              <w:widowControl w:val="0"/>
              <w:autoSpaceDE w:val="0"/>
              <w:autoSpaceDN w:val="0"/>
              <w:adjustRightInd w:val="0"/>
              <w:spacing w:after="0" w:line="240" w:lineRule="auto"/>
              <w:rPr>
                <w:rFonts w:ascii="Times New Roman" w:hAnsi="Times New Roman"/>
              </w:rPr>
            </w:pPr>
            <w:hyperlink r:id="rId53" w:history="1">
              <w:r w:rsidR="00653A18" w:rsidRPr="00653A18">
                <w:rPr>
                  <w:rStyle w:val="Hyperlink"/>
                  <w:rFonts w:ascii="Times New Roman" w:hAnsi="Times New Roman"/>
                </w:rPr>
                <w:t>..\..\..\Code\ETL\</w:t>
              </w:r>
              <w:proofErr w:type="spellStart"/>
              <w:r w:rsidR="00653A18" w:rsidRPr="00653A18">
                <w:rPr>
                  <w:rStyle w:val="Hyperlink"/>
                  <w:rFonts w:ascii="Times New Roman" w:hAnsi="Times New Roman"/>
                </w:rPr>
                <w:t>Test_Quality_Now_Coaching.dtsConfig</w:t>
              </w:r>
              <w:proofErr w:type="spellEnd"/>
            </w:hyperlink>
          </w:p>
          <w:p w14:paraId="7536147F" w14:textId="77777777" w:rsidR="00653A18" w:rsidRDefault="00E02D99" w:rsidP="009F2A51">
            <w:pPr>
              <w:widowControl w:val="0"/>
              <w:autoSpaceDE w:val="0"/>
              <w:autoSpaceDN w:val="0"/>
              <w:adjustRightInd w:val="0"/>
              <w:spacing w:after="0" w:line="240" w:lineRule="auto"/>
              <w:rPr>
                <w:rFonts w:ascii="Times New Roman" w:hAnsi="Times New Roman"/>
              </w:rPr>
            </w:pPr>
            <w:hyperlink r:id="rId54" w:history="1">
              <w:r w:rsidR="00653A18" w:rsidRPr="00653A18">
                <w:rPr>
                  <w:rStyle w:val="Hyperlink"/>
                  <w:rFonts w:ascii="Times New Roman" w:hAnsi="Times New Roman"/>
                </w:rPr>
                <w:t>..\..\..\Code\ETL\</w:t>
              </w:r>
              <w:proofErr w:type="spellStart"/>
              <w:r w:rsidR="00653A18" w:rsidRPr="00653A18">
                <w:rPr>
                  <w:rStyle w:val="Hyperlink"/>
                  <w:rFonts w:ascii="Times New Roman" w:hAnsi="Times New Roman"/>
                </w:rPr>
                <w:t>Prod_Quality_Now_Coaching.dtsConfig</w:t>
              </w:r>
              <w:proofErr w:type="spellEnd"/>
            </w:hyperlink>
          </w:p>
        </w:tc>
      </w:tr>
    </w:tbl>
    <w:p w14:paraId="1349A3D8" w14:textId="77777777" w:rsidR="0017605E" w:rsidRPr="001D6CCE" w:rsidRDefault="0017605E" w:rsidP="009F2A51">
      <w:pPr>
        <w:widowControl w:val="0"/>
        <w:autoSpaceDE w:val="0"/>
        <w:autoSpaceDN w:val="0"/>
        <w:adjustRightInd w:val="0"/>
        <w:spacing w:after="0" w:line="240" w:lineRule="auto"/>
        <w:rPr>
          <w:rFonts w:ascii="Times New Roman" w:hAnsi="Times New Roman"/>
        </w:rPr>
      </w:pPr>
    </w:p>
    <w:p w14:paraId="0B1F4DAB" w14:textId="77777777" w:rsidR="0017605E" w:rsidRPr="001D6CCE" w:rsidRDefault="0017605E" w:rsidP="009F2A51">
      <w:pPr>
        <w:widowControl w:val="0"/>
        <w:autoSpaceDE w:val="0"/>
        <w:autoSpaceDN w:val="0"/>
        <w:adjustRightInd w:val="0"/>
        <w:spacing w:after="0" w:line="240" w:lineRule="auto"/>
        <w:rPr>
          <w:rFonts w:ascii="Times New Roman" w:hAnsi="Times New Roman"/>
        </w:rPr>
      </w:pPr>
    </w:p>
    <w:p w14:paraId="4AF35570" w14:textId="77777777" w:rsidR="0017605E" w:rsidRPr="001D6CCE" w:rsidRDefault="0017605E" w:rsidP="009F2A51">
      <w:pPr>
        <w:widowControl w:val="0"/>
        <w:autoSpaceDE w:val="0"/>
        <w:autoSpaceDN w:val="0"/>
        <w:adjustRightInd w:val="0"/>
        <w:spacing w:after="0" w:line="240" w:lineRule="auto"/>
        <w:rPr>
          <w:rFonts w:ascii="Times New Roman" w:hAnsi="Times New Roman"/>
        </w:rPr>
      </w:pPr>
    </w:p>
    <w:p w14:paraId="74218BFE" w14:textId="77777777" w:rsidR="00B7203A" w:rsidRPr="00CD59BF" w:rsidRDefault="00B7203A" w:rsidP="00B7203A">
      <w:pPr>
        <w:pStyle w:val="Heading2"/>
        <w:numPr>
          <w:ilvl w:val="1"/>
          <w:numId w:val="9"/>
        </w:numPr>
        <w:rPr>
          <w:rFonts w:ascii="Times New Roman" w:hAnsi="Times New Roman" w:cs="Times New Roman"/>
          <w:color w:val="auto"/>
          <w:sz w:val="22"/>
          <w:szCs w:val="22"/>
        </w:rPr>
      </w:pPr>
      <w:bookmarkStart w:id="147" w:name="_Toc4511522"/>
      <w:r w:rsidRPr="00CD59BF">
        <w:rPr>
          <w:rFonts w:ascii="Times New Roman" w:hAnsi="Times New Roman" w:cs="Times New Roman"/>
          <w:color w:val="auto"/>
          <w:sz w:val="22"/>
          <w:szCs w:val="22"/>
        </w:rPr>
        <w:t>SQL agent job</w:t>
      </w:r>
      <w:bookmarkEnd w:id="147"/>
    </w:p>
    <w:p w14:paraId="4604751A" w14:textId="4022F6C4" w:rsidR="00B7203A" w:rsidRPr="001D6CCE" w:rsidRDefault="00B7203A" w:rsidP="00B7203A">
      <w:pPr>
        <w:pStyle w:val="ListParagraph"/>
        <w:numPr>
          <w:ilvl w:val="0"/>
          <w:numId w:val="5"/>
        </w:numPr>
        <w:autoSpaceDE w:val="0"/>
        <w:autoSpaceDN w:val="0"/>
        <w:adjustRightInd w:val="0"/>
        <w:spacing w:after="0" w:line="240" w:lineRule="auto"/>
        <w:rPr>
          <w:rFonts w:ascii="Times New Roman" w:hAnsi="Times New Roman"/>
        </w:rPr>
      </w:pPr>
      <w:r w:rsidRPr="001D6CCE">
        <w:rPr>
          <w:rFonts w:ascii="Times New Roman" w:hAnsi="Times New Roman"/>
        </w:rPr>
        <w:t xml:space="preserve">Production Instance : </w:t>
      </w:r>
      <w:del w:id="148" w:author="Palacherla, Susmitha C" w:date="2021-04-20T08:08:00Z">
        <w:r w:rsidDel="007C2AD1">
          <w:rPr>
            <w:rFonts w:ascii="Times New Roman" w:hAnsi="Times New Roman"/>
          </w:rPr>
          <w:delText>F3420-ECLDBP01</w:delText>
        </w:r>
      </w:del>
      <w:ins w:id="149" w:author="Palacherla, Susmitha C" w:date="2021-04-20T08:08:00Z">
        <w:r w:rsidR="007C2AD1">
          <w:rPr>
            <w:rFonts w:ascii="Times New Roman" w:hAnsi="Times New Roman"/>
          </w:rPr>
          <w:t>UVAAPADSQL50CCO</w:t>
        </w:r>
      </w:ins>
    </w:p>
    <w:p w14:paraId="340D3A97" w14:textId="77777777" w:rsidR="00B7203A" w:rsidRPr="001D6CCE" w:rsidRDefault="00B7203A" w:rsidP="00B7203A">
      <w:pPr>
        <w:pStyle w:val="ListParagraph"/>
        <w:numPr>
          <w:ilvl w:val="0"/>
          <w:numId w:val="5"/>
        </w:numPr>
        <w:autoSpaceDE w:val="0"/>
        <w:autoSpaceDN w:val="0"/>
        <w:adjustRightInd w:val="0"/>
        <w:spacing w:after="0" w:line="240" w:lineRule="auto"/>
        <w:rPr>
          <w:rFonts w:ascii="Times New Roman" w:hAnsi="Times New Roman"/>
        </w:rPr>
      </w:pPr>
      <w:r w:rsidRPr="001D6CCE">
        <w:rPr>
          <w:rFonts w:ascii="Times New Roman" w:hAnsi="Times New Roman"/>
        </w:rPr>
        <w:t xml:space="preserve">Production Job:  </w:t>
      </w:r>
      <w:r>
        <w:rPr>
          <w:rFonts w:ascii="Times New Roman" w:hAnsi="Times New Roman"/>
        </w:rPr>
        <w:t>Coaching</w:t>
      </w:r>
      <w:r w:rsidRPr="001D6CCE">
        <w:rPr>
          <w:rFonts w:ascii="Times New Roman" w:hAnsi="Times New Roman"/>
          <w:color w:val="000000" w:themeColor="text1"/>
        </w:rPr>
        <w:t>Quality</w:t>
      </w:r>
      <w:r w:rsidR="00A471EB">
        <w:rPr>
          <w:rFonts w:ascii="Times New Roman" w:hAnsi="Times New Roman"/>
          <w:color w:val="000000" w:themeColor="text1"/>
        </w:rPr>
        <w:t>Now</w:t>
      </w:r>
      <w:r>
        <w:rPr>
          <w:rFonts w:ascii="Times New Roman" w:hAnsi="Times New Roman"/>
        </w:rPr>
        <w:t>Load</w:t>
      </w:r>
    </w:p>
    <w:p w14:paraId="7A8D8C04" w14:textId="18619A91" w:rsidR="00B7203A" w:rsidRPr="001D6CCE" w:rsidRDefault="00B7203A" w:rsidP="00B7203A">
      <w:pPr>
        <w:pStyle w:val="ListParagraph"/>
        <w:numPr>
          <w:ilvl w:val="0"/>
          <w:numId w:val="5"/>
        </w:numPr>
        <w:autoSpaceDE w:val="0"/>
        <w:autoSpaceDN w:val="0"/>
        <w:adjustRightInd w:val="0"/>
        <w:spacing w:after="0" w:line="240" w:lineRule="auto"/>
        <w:rPr>
          <w:rFonts w:ascii="Times New Roman" w:hAnsi="Times New Roman"/>
        </w:rPr>
      </w:pPr>
      <w:r w:rsidRPr="001D6CCE">
        <w:rPr>
          <w:rFonts w:ascii="Times New Roman" w:hAnsi="Times New Roman"/>
        </w:rPr>
        <w:t xml:space="preserve">Production Package: </w:t>
      </w:r>
      <w:r w:rsidR="00E02D99">
        <w:fldChar w:fldCharType="begin"/>
      </w:r>
      <w:r w:rsidR="00E02D99">
        <w:instrText xml:space="preserve"> HYPERLINK "file:///\\\\F3420-ECLDBP01\\ssis\\Coaching\\Packages\\Quality_Other%20_Coaching.dtsx" </w:instrText>
      </w:r>
      <w:r w:rsidR="00E02D99">
        <w:fldChar w:fldCharType="separate"/>
      </w:r>
      <w:r w:rsidRPr="00DA5AD6">
        <w:rPr>
          <w:rStyle w:val="Hyperlink"/>
          <w:rFonts w:ascii="Times New Roman" w:hAnsi="Times New Roman"/>
        </w:rPr>
        <w:t>\\</w:t>
      </w:r>
      <w:del w:id="150" w:author="Palacherla, Susmitha C" w:date="2021-04-20T08:08:00Z">
        <w:r w:rsidRPr="00DA5AD6" w:rsidDel="007C2AD1">
          <w:rPr>
            <w:rStyle w:val="Hyperlink"/>
            <w:rFonts w:ascii="Times New Roman" w:hAnsi="Times New Roman"/>
          </w:rPr>
          <w:delText>F3420-ECLDBP01</w:delText>
        </w:r>
      </w:del>
      <w:ins w:id="151" w:author="Palacherla, Susmitha C" w:date="2021-04-20T08:08:00Z">
        <w:r w:rsidR="007C2AD1">
          <w:rPr>
            <w:rStyle w:val="Hyperlink"/>
            <w:rFonts w:ascii="Times New Roman" w:hAnsi="Times New Roman"/>
          </w:rPr>
          <w:t>UVAAPADSQL50CCO</w:t>
        </w:r>
      </w:ins>
      <w:r w:rsidRPr="00DA5AD6">
        <w:rPr>
          <w:rStyle w:val="Hyperlink"/>
          <w:rFonts w:ascii="Times New Roman" w:hAnsi="Times New Roman"/>
        </w:rPr>
        <w:t>\ssis\Coaching\Packages\</w:t>
      </w:r>
      <w:r>
        <w:rPr>
          <w:rStyle w:val="Hyperlink"/>
          <w:rFonts w:ascii="Times New Roman" w:hAnsi="Times New Roman"/>
        </w:rPr>
        <w:t xml:space="preserve">Quality </w:t>
      </w:r>
      <w:proofErr w:type="spellStart"/>
      <w:r>
        <w:rPr>
          <w:rStyle w:val="Hyperlink"/>
          <w:rFonts w:ascii="Times New Roman" w:hAnsi="Times New Roman"/>
        </w:rPr>
        <w:t>Now</w:t>
      </w:r>
      <w:r w:rsidRPr="00DA5AD6">
        <w:rPr>
          <w:rStyle w:val="Hyperlink"/>
          <w:rFonts w:ascii="Times New Roman" w:hAnsi="Times New Roman"/>
        </w:rPr>
        <w:t>_Coaching.dtsx</w:t>
      </w:r>
      <w:proofErr w:type="spellEnd"/>
      <w:r w:rsidR="00E02D99">
        <w:rPr>
          <w:rStyle w:val="Hyperlink"/>
          <w:rFonts w:ascii="Times New Roman" w:hAnsi="Times New Roman"/>
        </w:rPr>
        <w:fldChar w:fldCharType="end"/>
      </w:r>
    </w:p>
    <w:p w14:paraId="23417B80" w14:textId="77777777" w:rsidR="00B7203A" w:rsidRPr="001D6CCE" w:rsidRDefault="00B7203A" w:rsidP="00B7203A">
      <w:pPr>
        <w:pStyle w:val="ListParagraph"/>
        <w:numPr>
          <w:ilvl w:val="0"/>
          <w:numId w:val="5"/>
        </w:numPr>
        <w:autoSpaceDE w:val="0"/>
        <w:autoSpaceDN w:val="0"/>
        <w:adjustRightInd w:val="0"/>
        <w:spacing w:after="0" w:line="240" w:lineRule="auto"/>
        <w:rPr>
          <w:rFonts w:ascii="Times New Roman" w:hAnsi="Times New Roman"/>
        </w:rPr>
      </w:pPr>
      <w:r w:rsidRPr="001D6CCE">
        <w:rPr>
          <w:rFonts w:ascii="Times New Roman" w:hAnsi="Times New Roman"/>
        </w:rPr>
        <w:t xml:space="preserve">Production Config File: </w:t>
      </w:r>
      <w:proofErr w:type="spellStart"/>
      <w:r w:rsidRPr="001D6CCE">
        <w:rPr>
          <w:rFonts w:ascii="Times New Roman" w:hAnsi="Times New Roman"/>
        </w:rPr>
        <w:t>Prod_</w:t>
      </w:r>
      <w:r>
        <w:rPr>
          <w:rFonts w:ascii="Times New Roman" w:hAnsi="Times New Roman"/>
          <w:color w:val="000000" w:themeColor="text1"/>
        </w:rPr>
        <w:t>Quality_Now_Coaching</w:t>
      </w:r>
      <w:r w:rsidRPr="001D6CCE">
        <w:rPr>
          <w:rFonts w:ascii="Times New Roman" w:hAnsi="Times New Roman"/>
        </w:rPr>
        <w:t>.dtsConfig</w:t>
      </w:r>
      <w:proofErr w:type="spellEnd"/>
    </w:p>
    <w:p w14:paraId="222BB5B1" w14:textId="77777777" w:rsidR="00B7203A" w:rsidRPr="001D6CCE" w:rsidRDefault="00B7203A" w:rsidP="00B7203A">
      <w:pPr>
        <w:pStyle w:val="ListParagraph"/>
        <w:numPr>
          <w:ilvl w:val="0"/>
          <w:numId w:val="5"/>
        </w:numPr>
        <w:autoSpaceDE w:val="0"/>
        <w:autoSpaceDN w:val="0"/>
        <w:adjustRightInd w:val="0"/>
        <w:spacing w:after="0" w:line="240" w:lineRule="auto"/>
        <w:rPr>
          <w:rFonts w:ascii="Times New Roman" w:hAnsi="Times New Roman"/>
        </w:rPr>
      </w:pPr>
      <w:r w:rsidRPr="001D6CCE">
        <w:rPr>
          <w:rFonts w:ascii="Times New Roman" w:hAnsi="Times New Roman"/>
        </w:rPr>
        <w:t xml:space="preserve">Owner: </w:t>
      </w:r>
      <w:proofErr w:type="spellStart"/>
      <w:r>
        <w:rPr>
          <w:rFonts w:ascii="Times New Roman" w:hAnsi="Times New Roman"/>
        </w:rPr>
        <w:t>ecljobowner</w:t>
      </w:r>
      <w:proofErr w:type="spellEnd"/>
    </w:p>
    <w:p w14:paraId="01E61920" w14:textId="77777777" w:rsidR="00B7203A" w:rsidRDefault="00B7203A" w:rsidP="00B7203A">
      <w:pPr>
        <w:pStyle w:val="ListParagraph"/>
        <w:numPr>
          <w:ilvl w:val="0"/>
          <w:numId w:val="5"/>
        </w:numPr>
        <w:autoSpaceDE w:val="0"/>
        <w:autoSpaceDN w:val="0"/>
        <w:adjustRightInd w:val="0"/>
        <w:spacing w:after="0" w:line="240" w:lineRule="auto"/>
        <w:rPr>
          <w:rFonts w:ascii="Times New Roman" w:hAnsi="Times New Roman"/>
        </w:rPr>
      </w:pPr>
      <w:r w:rsidRPr="00DA5AD6">
        <w:rPr>
          <w:rFonts w:ascii="Times New Roman" w:hAnsi="Times New Roman"/>
        </w:rPr>
        <w:t xml:space="preserve">Run As: </w:t>
      </w:r>
      <w:proofErr w:type="spellStart"/>
      <w:r>
        <w:rPr>
          <w:rFonts w:ascii="Times New Roman" w:hAnsi="Times New Roman"/>
        </w:rPr>
        <w:t>ECLProxy</w:t>
      </w:r>
      <w:proofErr w:type="spellEnd"/>
      <w:r>
        <w:rPr>
          <w:rFonts w:ascii="Times New Roman" w:hAnsi="Times New Roman"/>
        </w:rPr>
        <w:t xml:space="preserve"> (ECL Credential using application service account </w:t>
      </w:r>
      <w:r w:rsidR="00A471EB">
        <w:rPr>
          <w:rFonts w:ascii="Times New Roman" w:hAnsi="Times New Roman"/>
        </w:rPr>
        <w:t>AD</w:t>
      </w:r>
      <w:r>
        <w:rPr>
          <w:rFonts w:ascii="Times New Roman" w:hAnsi="Times New Roman"/>
        </w:rPr>
        <w:t>\SVC-</w:t>
      </w:r>
      <w:r w:rsidR="00A471EB">
        <w:rPr>
          <w:rFonts w:ascii="Times New Roman" w:hAnsi="Times New Roman"/>
        </w:rPr>
        <w:t>f3420-APPECLP01</w:t>
      </w:r>
    </w:p>
    <w:p w14:paraId="735EA196" w14:textId="77777777" w:rsidR="00B7203A" w:rsidRPr="00DA5AD6" w:rsidRDefault="00B7203A" w:rsidP="00B7203A">
      <w:pPr>
        <w:pStyle w:val="ListParagraph"/>
        <w:numPr>
          <w:ilvl w:val="0"/>
          <w:numId w:val="5"/>
        </w:numPr>
        <w:autoSpaceDE w:val="0"/>
        <w:autoSpaceDN w:val="0"/>
        <w:adjustRightInd w:val="0"/>
        <w:spacing w:after="0" w:line="240" w:lineRule="auto"/>
        <w:rPr>
          <w:rFonts w:ascii="Times New Roman" w:hAnsi="Times New Roman"/>
        </w:rPr>
      </w:pPr>
      <w:r w:rsidRPr="00DA5AD6">
        <w:rPr>
          <w:rFonts w:ascii="Times New Roman" w:hAnsi="Times New Roman"/>
        </w:rPr>
        <w:t xml:space="preserve">Schedule: </w:t>
      </w:r>
      <w:r>
        <w:rPr>
          <w:rFonts w:ascii="Times New Roman" w:hAnsi="Times New Roman"/>
        </w:rPr>
        <w:t>Daily 1</w:t>
      </w:r>
      <w:r w:rsidR="00A471EB">
        <w:rPr>
          <w:rFonts w:ascii="Times New Roman" w:hAnsi="Times New Roman"/>
        </w:rPr>
        <w:t>1:30 A</w:t>
      </w:r>
      <w:r>
        <w:rPr>
          <w:rFonts w:ascii="Times New Roman" w:hAnsi="Times New Roman"/>
        </w:rPr>
        <w:t>M EST</w:t>
      </w:r>
    </w:p>
    <w:p w14:paraId="1069E3D8" w14:textId="77777777" w:rsidR="00D4079B" w:rsidRPr="001D6CCE" w:rsidRDefault="00D4079B" w:rsidP="009F2A51">
      <w:pPr>
        <w:widowControl w:val="0"/>
        <w:autoSpaceDE w:val="0"/>
        <w:autoSpaceDN w:val="0"/>
        <w:adjustRightInd w:val="0"/>
        <w:spacing w:after="0" w:line="240" w:lineRule="auto"/>
        <w:rPr>
          <w:rFonts w:ascii="Times New Roman" w:hAnsi="Times New Roman"/>
        </w:rPr>
      </w:pPr>
    </w:p>
    <w:p w14:paraId="495692AF" w14:textId="77777777" w:rsidR="00D4079B" w:rsidRPr="001D6CCE" w:rsidRDefault="00D4079B" w:rsidP="009F2A51">
      <w:pPr>
        <w:widowControl w:val="0"/>
        <w:autoSpaceDE w:val="0"/>
        <w:autoSpaceDN w:val="0"/>
        <w:adjustRightInd w:val="0"/>
        <w:spacing w:after="0" w:line="240" w:lineRule="auto"/>
        <w:rPr>
          <w:rFonts w:ascii="Times New Roman" w:hAnsi="Times New Roman"/>
        </w:rPr>
      </w:pPr>
    </w:p>
    <w:p w14:paraId="19462CC7" w14:textId="77777777" w:rsidR="00D4079B" w:rsidRPr="001D6CCE" w:rsidRDefault="00D4079B" w:rsidP="009F2A51">
      <w:pPr>
        <w:widowControl w:val="0"/>
        <w:autoSpaceDE w:val="0"/>
        <w:autoSpaceDN w:val="0"/>
        <w:adjustRightInd w:val="0"/>
        <w:spacing w:after="0" w:line="240" w:lineRule="auto"/>
        <w:rPr>
          <w:rFonts w:ascii="Times New Roman" w:hAnsi="Times New Roman"/>
        </w:rPr>
      </w:pPr>
    </w:p>
    <w:p w14:paraId="343082AB" w14:textId="77777777" w:rsidR="00D4079B" w:rsidRPr="001D6CCE" w:rsidRDefault="00D4079B" w:rsidP="009F2A51">
      <w:pPr>
        <w:widowControl w:val="0"/>
        <w:autoSpaceDE w:val="0"/>
        <w:autoSpaceDN w:val="0"/>
        <w:adjustRightInd w:val="0"/>
        <w:spacing w:after="0" w:line="240" w:lineRule="auto"/>
        <w:rPr>
          <w:rFonts w:ascii="Times New Roman" w:hAnsi="Times New Roman"/>
        </w:rPr>
      </w:pPr>
    </w:p>
    <w:p w14:paraId="4411B2B0" w14:textId="77777777" w:rsidR="00D4079B" w:rsidRPr="001D6CCE" w:rsidRDefault="00D4079B" w:rsidP="009F2A51">
      <w:pPr>
        <w:widowControl w:val="0"/>
        <w:autoSpaceDE w:val="0"/>
        <w:autoSpaceDN w:val="0"/>
        <w:adjustRightInd w:val="0"/>
        <w:spacing w:after="0" w:line="240" w:lineRule="auto"/>
        <w:rPr>
          <w:rFonts w:ascii="Times New Roman" w:hAnsi="Times New Roman"/>
        </w:rPr>
      </w:pPr>
    </w:p>
    <w:p w14:paraId="7600D83C" w14:textId="77777777" w:rsidR="0017605E" w:rsidRPr="001D6CCE" w:rsidRDefault="0017605E" w:rsidP="009F2A51">
      <w:pPr>
        <w:widowControl w:val="0"/>
        <w:autoSpaceDE w:val="0"/>
        <w:autoSpaceDN w:val="0"/>
        <w:adjustRightInd w:val="0"/>
        <w:spacing w:after="0" w:line="240" w:lineRule="auto"/>
        <w:rPr>
          <w:rFonts w:ascii="Times New Roman" w:hAnsi="Times New Roman"/>
        </w:rPr>
      </w:pPr>
    </w:p>
    <w:p w14:paraId="19746EE2" w14:textId="77777777" w:rsidR="0017605E" w:rsidRPr="001D6CCE" w:rsidRDefault="0017605E" w:rsidP="009F2A51">
      <w:pPr>
        <w:widowControl w:val="0"/>
        <w:autoSpaceDE w:val="0"/>
        <w:autoSpaceDN w:val="0"/>
        <w:adjustRightInd w:val="0"/>
        <w:spacing w:after="0" w:line="240" w:lineRule="auto"/>
        <w:rPr>
          <w:rFonts w:ascii="Times New Roman" w:hAnsi="Times New Roman"/>
        </w:rPr>
      </w:pPr>
    </w:p>
    <w:p w14:paraId="22CE9BF6" w14:textId="77777777" w:rsidR="0017605E" w:rsidRPr="001D6CCE" w:rsidRDefault="0017605E" w:rsidP="009F2A51">
      <w:pPr>
        <w:widowControl w:val="0"/>
        <w:autoSpaceDE w:val="0"/>
        <w:autoSpaceDN w:val="0"/>
        <w:adjustRightInd w:val="0"/>
        <w:spacing w:after="0" w:line="240" w:lineRule="auto"/>
        <w:rPr>
          <w:rFonts w:ascii="Times New Roman" w:hAnsi="Times New Roman"/>
        </w:rPr>
      </w:pPr>
    </w:p>
    <w:p w14:paraId="6B41E742" w14:textId="77777777" w:rsidR="0017605E" w:rsidRPr="001D6CCE" w:rsidRDefault="0017605E" w:rsidP="009F2A51">
      <w:pPr>
        <w:widowControl w:val="0"/>
        <w:autoSpaceDE w:val="0"/>
        <w:autoSpaceDN w:val="0"/>
        <w:adjustRightInd w:val="0"/>
        <w:spacing w:after="0" w:line="240" w:lineRule="auto"/>
        <w:rPr>
          <w:rFonts w:ascii="Times New Roman" w:hAnsi="Times New Roman"/>
        </w:rPr>
      </w:pPr>
    </w:p>
    <w:p w14:paraId="5A51C656" w14:textId="77777777" w:rsidR="0017605E" w:rsidRPr="001D6CCE" w:rsidRDefault="0017605E" w:rsidP="009F2A51">
      <w:pPr>
        <w:widowControl w:val="0"/>
        <w:autoSpaceDE w:val="0"/>
        <w:autoSpaceDN w:val="0"/>
        <w:adjustRightInd w:val="0"/>
        <w:spacing w:after="0" w:line="240" w:lineRule="auto"/>
        <w:rPr>
          <w:rFonts w:ascii="Times New Roman" w:hAnsi="Times New Roman"/>
        </w:rPr>
      </w:pPr>
    </w:p>
    <w:p w14:paraId="0E32B8B9" w14:textId="77777777" w:rsidR="0017605E" w:rsidRPr="001D6CCE" w:rsidRDefault="0017605E" w:rsidP="009F2A51">
      <w:pPr>
        <w:widowControl w:val="0"/>
        <w:autoSpaceDE w:val="0"/>
        <w:autoSpaceDN w:val="0"/>
        <w:adjustRightInd w:val="0"/>
        <w:spacing w:after="0" w:line="240" w:lineRule="auto"/>
        <w:rPr>
          <w:rFonts w:ascii="Times New Roman" w:hAnsi="Times New Roman"/>
        </w:rPr>
      </w:pPr>
    </w:p>
    <w:p w14:paraId="4AE53EC3" w14:textId="77777777" w:rsidR="0017605E" w:rsidRPr="001D6CCE" w:rsidRDefault="0017605E" w:rsidP="009F2A51">
      <w:pPr>
        <w:widowControl w:val="0"/>
        <w:autoSpaceDE w:val="0"/>
        <w:autoSpaceDN w:val="0"/>
        <w:adjustRightInd w:val="0"/>
        <w:spacing w:after="0" w:line="240" w:lineRule="auto"/>
        <w:rPr>
          <w:rFonts w:ascii="Times New Roman" w:hAnsi="Times New Roman"/>
        </w:rPr>
      </w:pPr>
    </w:p>
    <w:p w14:paraId="57A5A976" w14:textId="77777777" w:rsidR="0017605E" w:rsidRPr="001D6CCE" w:rsidRDefault="0017605E" w:rsidP="009F2A51">
      <w:pPr>
        <w:widowControl w:val="0"/>
        <w:autoSpaceDE w:val="0"/>
        <w:autoSpaceDN w:val="0"/>
        <w:adjustRightInd w:val="0"/>
        <w:spacing w:after="0" w:line="240" w:lineRule="auto"/>
        <w:rPr>
          <w:rFonts w:ascii="Times New Roman" w:hAnsi="Times New Roman"/>
        </w:rPr>
      </w:pPr>
    </w:p>
    <w:p w14:paraId="0962FFEB" w14:textId="77777777" w:rsidR="0017605E" w:rsidRPr="001D6CCE" w:rsidRDefault="0017605E" w:rsidP="009F2A51">
      <w:pPr>
        <w:widowControl w:val="0"/>
        <w:autoSpaceDE w:val="0"/>
        <w:autoSpaceDN w:val="0"/>
        <w:adjustRightInd w:val="0"/>
        <w:spacing w:after="0" w:line="240" w:lineRule="auto"/>
        <w:rPr>
          <w:rFonts w:ascii="Times New Roman" w:hAnsi="Times New Roman"/>
        </w:rPr>
      </w:pPr>
    </w:p>
    <w:p w14:paraId="36008B00" w14:textId="77777777" w:rsidR="0017605E" w:rsidRPr="001D6CCE" w:rsidRDefault="0017605E" w:rsidP="009F2A51">
      <w:pPr>
        <w:widowControl w:val="0"/>
        <w:autoSpaceDE w:val="0"/>
        <w:autoSpaceDN w:val="0"/>
        <w:adjustRightInd w:val="0"/>
        <w:spacing w:after="0" w:line="240" w:lineRule="auto"/>
        <w:rPr>
          <w:rFonts w:ascii="Times New Roman" w:hAnsi="Times New Roman"/>
        </w:rPr>
      </w:pPr>
    </w:p>
    <w:p w14:paraId="4DE1546B" w14:textId="77777777" w:rsidR="0017605E" w:rsidRPr="001D6CCE" w:rsidRDefault="0017605E" w:rsidP="009F2A51">
      <w:pPr>
        <w:widowControl w:val="0"/>
        <w:autoSpaceDE w:val="0"/>
        <w:autoSpaceDN w:val="0"/>
        <w:adjustRightInd w:val="0"/>
        <w:spacing w:after="0" w:line="240" w:lineRule="auto"/>
        <w:rPr>
          <w:rFonts w:ascii="Times New Roman" w:hAnsi="Times New Roman"/>
        </w:rPr>
      </w:pPr>
    </w:p>
    <w:p w14:paraId="58706968" w14:textId="77777777" w:rsidR="009D447D" w:rsidRPr="001D6CCE" w:rsidRDefault="009D447D" w:rsidP="009F2A51">
      <w:pPr>
        <w:widowControl w:val="0"/>
        <w:autoSpaceDE w:val="0"/>
        <w:autoSpaceDN w:val="0"/>
        <w:adjustRightInd w:val="0"/>
        <w:spacing w:after="0" w:line="240" w:lineRule="auto"/>
        <w:rPr>
          <w:rFonts w:ascii="Times New Roman" w:hAnsi="Times New Roman"/>
        </w:rPr>
      </w:pPr>
    </w:p>
    <w:p w14:paraId="6B88A122" w14:textId="77777777" w:rsidR="00D74D2B" w:rsidRPr="001D6CCE" w:rsidRDefault="00D74D2B" w:rsidP="009F2A51">
      <w:pPr>
        <w:widowControl w:val="0"/>
        <w:autoSpaceDE w:val="0"/>
        <w:autoSpaceDN w:val="0"/>
        <w:adjustRightInd w:val="0"/>
        <w:spacing w:after="0" w:line="240" w:lineRule="auto"/>
        <w:rPr>
          <w:rFonts w:ascii="Times New Roman" w:hAnsi="Times New Roman"/>
        </w:rPr>
      </w:pPr>
    </w:p>
    <w:p w14:paraId="739A73D5" w14:textId="77777777" w:rsidR="00D74D2B" w:rsidRPr="001D6CCE" w:rsidRDefault="00D74D2B" w:rsidP="009F2A51">
      <w:pPr>
        <w:widowControl w:val="0"/>
        <w:autoSpaceDE w:val="0"/>
        <w:autoSpaceDN w:val="0"/>
        <w:adjustRightInd w:val="0"/>
        <w:spacing w:after="0" w:line="240" w:lineRule="auto"/>
        <w:rPr>
          <w:rFonts w:ascii="Times New Roman" w:hAnsi="Times New Roman"/>
        </w:rPr>
      </w:pPr>
    </w:p>
    <w:p w14:paraId="075AB488" w14:textId="77777777" w:rsidR="00D74D2B" w:rsidRPr="001D6CCE" w:rsidRDefault="00D74D2B" w:rsidP="009F2A51">
      <w:pPr>
        <w:widowControl w:val="0"/>
        <w:autoSpaceDE w:val="0"/>
        <w:autoSpaceDN w:val="0"/>
        <w:adjustRightInd w:val="0"/>
        <w:spacing w:after="0" w:line="240" w:lineRule="auto"/>
        <w:rPr>
          <w:rFonts w:ascii="Times New Roman" w:hAnsi="Times New Roman"/>
        </w:rPr>
      </w:pPr>
    </w:p>
    <w:p w14:paraId="3DCC8C83" w14:textId="77777777" w:rsidR="009D447D" w:rsidRPr="001D6CCE" w:rsidRDefault="009D447D" w:rsidP="009F2A51">
      <w:pPr>
        <w:widowControl w:val="0"/>
        <w:autoSpaceDE w:val="0"/>
        <w:autoSpaceDN w:val="0"/>
        <w:adjustRightInd w:val="0"/>
        <w:spacing w:after="0" w:line="240" w:lineRule="auto"/>
        <w:rPr>
          <w:rFonts w:ascii="Times New Roman" w:hAnsi="Times New Roman"/>
        </w:rPr>
      </w:pPr>
    </w:p>
    <w:p w14:paraId="6B3765E3" w14:textId="77777777" w:rsidR="009D447D" w:rsidRPr="001D6CCE" w:rsidRDefault="009D447D" w:rsidP="009F2A51">
      <w:pPr>
        <w:widowControl w:val="0"/>
        <w:autoSpaceDE w:val="0"/>
        <w:autoSpaceDN w:val="0"/>
        <w:adjustRightInd w:val="0"/>
        <w:spacing w:after="0" w:line="240" w:lineRule="auto"/>
        <w:rPr>
          <w:rFonts w:ascii="Times New Roman" w:hAnsi="Times New Roman"/>
        </w:rPr>
      </w:pPr>
    </w:p>
    <w:p w14:paraId="474CAFAC" w14:textId="77777777" w:rsidR="009D447D" w:rsidRPr="001D6CCE" w:rsidRDefault="009D447D" w:rsidP="009F2A51">
      <w:pPr>
        <w:widowControl w:val="0"/>
        <w:autoSpaceDE w:val="0"/>
        <w:autoSpaceDN w:val="0"/>
        <w:adjustRightInd w:val="0"/>
        <w:spacing w:after="0" w:line="240" w:lineRule="auto"/>
        <w:rPr>
          <w:rFonts w:ascii="Times New Roman" w:hAnsi="Times New Roman"/>
        </w:rPr>
      </w:pPr>
    </w:p>
    <w:p w14:paraId="63FC3D36" w14:textId="77777777" w:rsidR="009D447D" w:rsidRPr="001D6CCE" w:rsidRDefault="009D447D" w:rsidP="009F2A51">
      <w:pPr>
        <w:widowControl w:val="0"/>
        <w:autoSpaceDE w:val="0"/>
        <w:autoSpaceDN w:val="0"/>
        <w:adjustRightInd w:val="0"/>
        <w:spacing w:after="0" w:line="240" w:lineRule="auto"/>
        <w:rPr>
          <w:rFonts w:ascii="Times New Roman" w:hAnsi="Times New Roman"/>
        </w:rPr>
      </w:pPr>
    </w:p>
    <w:p w14:paraId="5EC537C0" w14:textId="77777777" w:rsidR="009D447D" w:rsidRPr="001D6CCE" w:rsidRDefault="009D447D" w:rsidP="009F2A51">
      <w:pPr>
        <w:widowControl w:val="0"/>
        <w:autoSpaceDE w:val="0"/>
        <w:autoSpaceDN w:val="0"/>
        <w:adjustRightInd w:val="0"/>
        <w:spacing w:after="0" w:line="240" w:lineRule="auto"/>
        <w:rPr>
          <w:rFonts w:ascii="Times New Roman" w:hAnsi="Times New Roman"/>
        </w:rPr>
      </w:pPr>
    </w:p>
    <w:p w14:paraId="4EF8B99C" w14:textId="77777777" w:rsidR="009D447D" w:rsidRPr="001D6CCE" w:rsidRDefault="009D447D" w:rsidP="009F2A51">
      <w:pPr>
        <w:widowControl w:val="0"/>
        <w:autoSpaceDE w:val="0"/>
        <w:autoSpaceDN w:val="0"/>
        <w:adjustRightInd w:val="0"/>
        <w:spacing w:after="0" w:line="240" w:lineRule="auto"/>
        <w:rPr>
          <w:rFonts w:ascii="Times New Roman" w:hAnsi="Times New Roman"/>
        </w:rPr>
      </w:pPr>
    </w:p>
    <w:p w14:paraId="36F56EFD" w14:textId="77777777" w:rsidR="009D447D" w:rsidRPr="001D6CCE" w:rsidRDefault="009D447D" w:rsidP="009F2A51">
      <w:pPr>
        <w:widowControl w:val="0"/>
        <w:autoSpaceDE w:val="0"/>
        <w:autoSpaceDN w:val="0"/>
        <w:adjustRightInd w:val="0"/>
        <w:spacing w:after="0" w:line="240" w:lineRule="auto"/>
        <w:rPr>
          <w:rFonts w:ascii="Times New Roman" w:hAnsi="Times New Roman"/>
        </w:rPr>
      </w:pPr>
    </w:p>
    <w:p w14:paraId="00AFA72C" w14:textId="77777777" w:rsidR="007B3C9C" w:rsidRPr="001D6CCE" w:rsidRDefault="007B3C9C" w:rsidP="009F2A51">
      <w:pPr>
        <w:widowControl w:val="0"/>
        <w:autoSpaceDE w:val="0"/>
        <w:autoSpaceDN w:val="0"/>
        <w:adjustRightInd w:val="0"/>
        <w:spacing w:after="0" w:line="240" w:lineRule="auto"/>
        <w:rPr>
          <w:rFonts w:ascii="Times New Roman" w:hAnsi="Times New Roman"/>
        </w:rPr>
      </w:pPr>
    </w:p>
    <w:p w14:paraId="6DACEC7E" w14:textId="77777777" w:rsidR="00144DAD" w:rsidRPr="001D6CCE" w:rsidRDefault="00144DAD" w:rsidP="009F2A51">
      <w:pPr>
        <w:widowControl w:val="0"/>
        <w:autoSpaceDE w:val="0"/>
        <w:autoSpaceDN w:val="0"/>
        <w:adjustRightInd w:val="0"/>
        <w:spacing w:after="0" w:line="240" w:lineRule="auto"/>
        <w:rPr>
          <w:rFonts w:ascii="Times New Roman" w:hAnsi="Times New Roman"/>
        </w:rPr>
      </w:pPr>
    </w:p>
    <w:p w14:paraId="1DF98FBE" w14:textId="77777777" w:rsidR="00144DAD" w:rsidRPr="001D6CCE" w:rsidRDefault="00144DAD" w:rsidP="009F2A51">
      <w:pPr>
        <w:widowControl w:val="0"/>
        <w:autoSpaceDE w:val="0"/>
        <w:autoSpaceDN w:val="0"/>
        <w:adjustRightInd w:val="0"/>
        <w:spacing w:after="0" w:line="240" w:lineRule="auto"/>
        <w:rPr>
          <w:rFonts w:ascii="Times New Roman" w:hAnsi="Times New Roman"/>
        </w:rPr>
      </w:pPr>
    </w:p>
    <w:p w14:paraId="0A0C35AE" w14:textId="77777777" w:rsidR="00144DAD" w:rsidRPr="001D6CCE" w:rsidRDefault="00144DAD" w:rsidP="009F2A51">
      <w:pPr>
        <w:widowControl w:val="0"/>
        <w:autoSpaceDE w:val="0"/>
        <w:autoSpaceDN w:val="0"/>
        <w:adjustRightInd w:val="0"/>
        <w:spacing w:after="0" w:line="240" w:lineRule="auto"/>
        <w:rPr>
          <w:rFonts w:ascii="Times New Roman" w:hAnsi="Times New Roman"/>
        </w:rPr>
      </w:pPr>
    </w:p>
    <w:p w14:paraId="11741CE5" w14:textId="77777777" w:rsidR="00144DAD" w:rsidRPr="001D6CCE" w:rsidRDefault="00144DAD" w:rsidP="009F2A51">
      <w:pPr>
        <w:widowControl w:val="0"/>
        <w:autoSpaceDE w:val="0"/>
        <w:autoSpaceDN w:val="0"/>
        <w:adjustRightInd w:val="0"/>
        <w:spacing w:after="0" w:line="240" w:lineRule="auto"/>
        <w:rPr>
          <w:rFonts w:ascii="Times New Roman" w:hAnsi="Times New Roman"/>
        </w:rPr>
      </w:pPr>
    </w:p>
    <w:p w14:paraId="2E853803" w14:textId="77777777" w:rsidR="00144DAD" w:rsidRPr="001D6CCE" w:rsidRDefault="00144DAD" w:rsidP="009F2A51">
      <w:pPr>
        <w:widowControl w:val="0"/>
        <w:autoSpaceDE w:val="0"/>
        <w:autoSpaceDN w:val="0"/>
        <w:adjustRightInd w:val="0"/>
        <w:spacing w:after="0" w:line="240" w:lineRule="auto"/>
        <w:rPr>
          <w:rFonts w:ascii="Times New Roman" w:hAnsi="Times New Roman"/>
        </w:rPr>
      </w:pPr>
    </w:p>
    <w:p w14:paraId="47C2951E" w14:textId="77777777" w:rsidR="00144DAD" w:rsidRPr="001D6CCE" w:rsidRDefault="00144DAD" w:rsidP="009F2A51">
      <w:pPr>
        <w:widowControl w:val="0"/>
        <w:autoSpaceDE w:val="0"/>
        <w:autoSpaceDN w:val="0"/>
        <w:adjustRightInd w:val="0"/>
        <w:spacing w:after="0" w:line="240" w:lineRule="auto"/>
        <w:rPr>
          <w:rFonts w:ascii="Times New Roman" w:hAnsi="Times New Roman"/>
        </w:rPr>
      </w:pPr>
    </w:p>
    <w:p w14:paraId="0EDF8B6D" w14:textId="77777777" w:rsidR="00144DAD" w:rsidRPr="001D6CCE" w:rsidRDefault="00144DAD" w:rsidP="009F2A51">
      <w:pPr>
        <w:widowControl w:val="0"/>
        <w:autoSpaceDE w:val="0"/>
        <w:autoSpaceDN w:val="0"/>
        <w:adjustRightInd w:val="0"/>
        <w:spacing w:after="0" w:line="240" w:lineRule="auto"/>
        <w:rPr>
          <w:rFonts w:ascii="Times New Roman" w:hAnsi="Times New Roman"/>
        </w:rPr>
      </w:pPr>
    </w:p>
    <w:p w14:paraId="30F47AD0" w14:textId="77777777" w:rsidR="007B3C9C" w:rsidRPr="001D6CCE" w:rsidRDefault="007B3C9C" w:rsidP="009F2A51">
      <w:pPr>
        <w:widowControl w:val="0"/>
        <w:autoSpaceDE w:val="0"/>
        <w:autoSpaceDN w:val="0"/>
        <w:adjustRightInd w:val="0"/>
        <w:spacing w:after="0" w:line="240" w:lineRule="auto"/>
        <w:rPr>
          <w:rFonts w:ascii="Times New Roman" w:hAnsi="Times New Roman"/>
        </w:rPr>
      </w:pPr>
    </w:p>
    <w:p w14:paraId="2E184977" w14:textId="77777777" w:rsidR="007B3C9C" w:rsidRPr="001D6CCE" w:rsidRDefault="007B3C9C" w:rsidP="009F2A51">
      <w:pPr>
        <w:widowControl w:val="0"/>
        <w:autoSpaceDE w:val="0"/>
        <w:autoSpaceDN w:val="0"/>
        <w:adjustRightInd w:val="0"/>
        <w:spacing w:after="0" w:line="240" w:lineRule="auto"/>
        <w:rPr>
          <w:rFonts w:ascii="Times New Roman" w:hAnsi="Times New Roman"/>
        </w:rPr>
      </w:pPr>
    </w:p>
    <w:p w14:paraId="74C73424" w14:textId="77777777" w:rsidR="00144DAD" w:rsidRPr="001D6CCE" w:rsidRDefault="00144DAD" w:rsidP="009F2A51">
      <w:pPr>
        <w:widowControl w:val="0"/>
        <w:autoSpaceDE w:val="0"/>
        <w:autoSpaceDN w:val="0"/>
        <w:adjustRightInd w:val="0"/>
        <w:spacing w:after="0" w:line="240" w:lineRule="auto"/>
        <w:rPr>
          <w:rFonts w:ascii="Times New Roman" w:hAnsi="Times New Roman"/>
        </w:rPr>
      </w:pPr>
    </w:p>
    <w:p w14:paraId="19284816" w14:textId="77777777" w:rsidR="00144DAD" w:rsidRPr="001D6CCE" w:rsidRDefault="00144DAD" w:rsidP="009F2A51">
      <w:pPr>
        <w:widowControl w:val="0"/>
        <w:autoSpaceDE w:val="0"/>
        <w:autoSpaceDN w:val="0"/>
        <w:adjustRightInd w:val="0"/>
        <w:spacing w:after="0" w:line="240" w:lineRule="auto"/>
        <w:rPr>
          <w:rFonts w:ascii="Times New Roman" w:hAnsi="Times New Roman"/>
        </w:rPr>
      </w:pPr>
    </w:p>
    <w:p w14:paraId="396222F9" w14:textId="77777777" w:rsidR="00144DAD" w:rsidRPr="001D6CCE" w:rsidRDefault="00144DAD" w:rsidP="009F2A51">
      <w:pPr>
        <w:widowControl w:val="0"/>
        <w:autoSpaceDE w:val="0"/>
        <w:autoSpaceDN w:val="0"/>
        <w:adjustRightInd w:val="0"/>
        <w:spacing w:after="0" w:line="240" w:lineRule="auto"/>
        <w:rPr>
          <w:rFonts w:ascii="Times New Roman" w:hAnsi="Times New Roman"/>
        </w:rPr>
      </w:pPr>
    </w:p>
    <w:p w14:paraId="04E48007" w14:textId="77777777" w:rsidR="00144DAD" w:rsidRPr="001D6CCE" w:rsidRDefault="00144DAD" w:rsidP="009F2A51">
      <w:pPr>
        <w:widowControl w:val="0"/>
        <w:autoSpaceDE w:val="0"/>
        <w:autoSpaceDN w:val="0"/>
        <w:adjustRightInd w:val="0"/>
        <w:spacing w:after="0" w:line="240" w:lineRule="auto"/>
        <w:rPr>
          <w:rFonts w:ascii="Times New Roman" w:hAnsi="Times New Roman"/>
        </w:rPr>
      </w:pPr>
    </w:p>
    <w:p w14:paraId="4D1050A7" w14:textId="77777777" w:rsidR="00144DAD" w:rsidRPr="001D6CCE" w:rsidRDefault="00144DAD" w:rsidP="009F2A51">
      <w:pPr>
        <w:widowControl w:val="0"/>
        <w:autoSpaceDE w:val="0"/>
        <w:autoSpaceDN w:val="0"/>
        <w:adjustRightInd w:val="0"/>
        <w:spacing w:after="0" w:line="240" w:lineRule="auto"/>
        <w:rPr>
          <w:rFonts w:ascii="Times New Roman" w:hAnsi="Times New Roman"/>
        </w:rPr>
      </w:pPr>
    </w:p>
    <w:p w14:paraId="05F2F4C8" w14:textId="77777777" w:rsidR="00144DAD" w:rsidRPr="001D6CCE" w:rsidRDefault="00144DAD" w:rsidP="009F2A51">
      <w:pPr>
        <w:widowControl w:val="0"/>
        <w:autoSpaceDE w:val="0"/>
        <w:autoSpaceDN w:val="0"/>
        <w:adjustRightInd w:val="0"/>
        <w:spacing w:after="0" w:line="240" w:lineRule="auto"/>
        <w:rPr>
          <w:rFonts w:ascii="Times New Roman" w:hAnsi="Times New Roman"/>
        </w:rPr>
      </w:pPr>
    </w:p>
    <w:p w14:paraId="54A55587" w14:textId="77777777" w:rsidR="00144DAD" w:rsidRPr="001D6CCE" w:rsidRDefault="00144DAD" w:rsidP="009F2A51">
      <w:pPr>
        <w:widowControl w:val="0"/>
        <w:autoSpaceDE w:val="0"/>
        <w:autoSpaceDN w:val="0"/>
        <w:adjustRightInd w:val="0"/>
        <w:spacing w:after="0" w:line="240" w:lineRule="auto"/>
        <w:rPr>
          <w:rFonts w:ascii="Times New Roman" w:hAnsi="Times New Roman"/>
        </w:rPr>
      </w:pPr>
    </w:p>
    <w:p w14:paraId="65CEF0B6" w14:textId="77777777" w:rsidR="007B3C9C" w:rsidRPr="001D6CCE" w:rsidRDefault="007B3C9C" w:rsidP="009F2A51">
      <w:pPr>
        <w:widowControl w:val="0"/>
        <w:autoSpaceDE w:val="0"/>
        <w:autoSpaceDN w:val="0"/>
        <w:adjustRightInd w:val="0"/>
        <w:spacing w:after="0" w:line="240" w:lineRule="auto"/>
        <w:rPr>
          <w:rFonts w:ascii="Times New Roman" w:hAnsi="Times New Roman"/>
        </w:rPr>
      </w:pPr>
    </w:p>
    <w:p w14:paraId="4EF559B2" w14:textId="77777777" w:rsidR="007B3C9C" w:rsidRPr="001D6CCE" w:rsidRDefault="007B3C9C" w:rsidP="009F2A51">
      <w:pPr>
        <w:widowControl w:val="0"/>
        <w:autoSpaceDE w:val="0"/>
        <w:autoSpaceDN w:val="0"/>
        <w:adjustRightInd w:val="0"/>
        <w:spacing w:after="0" w:line="240" w:lineRule="auto"/>
        <w:rPr>
          <w:rFonts w:ascii="Times New Roman" w:hAnsi="Times New Roman"/>
        </w:rPr>
      </w:pPr>
    </w:p>
    <w:p w14:paraId="357EEADD" w14:textId="77777777" w:rsidR="007B3C9C" w:rsidRPr="001D6CCE" w:rsidRDefault="007B3C9C" w:rsidP="009F2A51">
      <w:pPr>
        <w:widowControl w:val="0"/>
        <w:autoSpaceDE w:val="0"/>
        <w:autoSpaceDN w:val="0"/>
        <w:adjustRightInd w:val="0"/>
        <w:spacing w:after="0" w:line="240" w:lineRule="auto"/>
        <w:rPr>
          <w:rFonts w:ascii="Times New Roman" w:hAnsi="Times New Roman"/>
        </w:rPr>
      </w:pPr>
    </w:p>
    <w:p w14:paraId="6104FB06" w14:textId="77777777" w:rsidR="007B3C9C" w:rsidRPr="001D6CCE" w:rsidRDefault="007B3C9C" w:rsidP="009F2A51">
      <w:pPr>
        <w:widowControl w:val="0"/>
        <w:autoSpaceDE w:val="0"/>
        <w:autoSpaceDN w:val="0"/>
        <w:adjustRightInd w:val="0"/>
        <w:spacing w:after="0" w:line="240" w:lineRule="auto"/>
        <w:rPr>
          <w:rFonts w:ascii="Times New Roman" w:hAnsi="Times New Roman"/>
        </w:rPr>
      </w:pPr>
    </w:p>
    <w:p w14:paraId="171EEDBF" w14:textId="77777777" w:rsidR="007B3C9C" w:rsidRPr="001D6CCE" w:rsidRDefault="007B3C9C" w:rsidP="009F2A51">
      <w:pPr>
        <w:widowControl w:val="0"/>
        <w:autoSpaceDE w:val="0"/>
        <w:autoSpaceDN w:val="0"/>
        <w:adjustRightInd w:val="0"/>
        <w:spacing w:after="0" w:line="240" w:lineRule="auto"/>
        <w:rPr>
          <w:rFonts w:ascii="Times New Roman" w:hAnsi="Times New Roman"/>
        </w:rPr>
      </w:pPr>
    </w:p>
    <w:p w14:paraId="189386B1" w14:textId="77777777" w:rsidR="007D2F58" w:rsidRPr="001D6CCE" w:rsidRDefault="007D2F58" w:rsidP="009F2A51">
      <w:pPr>
        <w:widowControl w:val="0"/>
        <w:autoSpaceDE w:val="0"/>
        <w:autoSpaceDN w:val="0"/>
        <w:adjustRightInd w:val="0"/>
        <w:spacing w:after="0" w:line="240" w:lineRule="auto"/>
        <w:rPr>
          <w:rFonts w:ascii="Times New Roman" w:hAnsi="Times New Roman"/>
        </w:rPr>
      </w:pPr>
    </w:p>
    <w:p w14:paraId="6EA2E0A8" w14:textId="77777777" w:rsidR="007D2F58" w:rsidRPr="001D6CCE" w:rsidRDefault="007D2F58" w:rsidP="009F2A51">
      <w:pPr>
        <w:widowControl w:val="0"/>
        <w:autoSpaceDE w:val="0"/>
        <w:autoSpaceDN w:val="0"/>
        <w:adjustRightInd w:val="0"/>
        <w:spacing w:after="0" w:line="240" w:lineRule="auto"/>
        <w:rPr>
          <w:rFonts w:ascii="Times New Roman" w:hAnsi="Times New Roman"/>
        </w:rPr>
      </w:pPr>
    </w:p>
    <w:p w14:paraId="79917B3F" w14:textId="77777777" w:rsidR="008705BE" w:rsidRPr="001D6CCE" w:rsidRDefault="008705BE" w:rsidP="009F2A51">
      <w:pPr>
        <w:widowControl w:val="0"/>
        <w:autoSpaceDE w:val="0"/>
        <w:autoSpaceDN w:val="0"/>
        <w:adjustRightInd w:val="0"/>
        <w:spacing w:after="0" w:line="240" w:lineRule="auto"/>
        <w:rPr>
          <w:rFonts w:ascii="Times New Roman" w:hAnsi="Times New Roman"/>
        </w:rPr>
      </w:pPr>
    </w:p>
    <w:p w14:paraId="5D322795" w14:textId="77777777" w:rsidR="00D93C14" w:rsidRPr="001D6CCE" w:rsidRDefault="00D93C14" w:rsidP="009F2A51">
      <w:pPr>
        <w:widowControl w:val="0"/>
        <w:autoSpaceDE w:val="0"/>
        <w:autoSpaceDN w:val="0"/>
        <w:adjustRightInd w:val="0"/>
        <w:spacing w:after="0" w:line="240" w:lineRule="auto"/>
        <w:rPr>
          <w:rFonts w:ascii="Times New Roman" w:hAnsi="Times New Roman"/>
        </w:rPr>
      </w:pPr>
    </w:p>
    <w:sectPr w:rsidR="00D93C14" w:rsidRPr="001D6CCE" w:rsidSect="00D47089">
      <w:headerReference w:type="default" r:id="rId55"/>
      <w:footerReference w:type="default" r:id="rId56"/>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14B9C2" w14:textId="77777777" w:rsidR="00E02D99" w:rsidRDefault="00E02D99" w:rsidP="009F2A51">
      <w:pPr>
        <w:spacing w:after="0" w:line="240" w:lineRule="auto"/>
      </w:pPr>
      <w:r>
        <w:separator/>
      </w:r>
    </w:p>
  </w:endnote>
  <w:endnote w:type="continuationSeparator" w:id="0">
    <w:p w14:paraId="76556529" w14:textId="77777777" w:rsidR="00E02D99" w:rsidRDefault="00E02D99" w:rsidP="009F2A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G Times">
    <w:altName w:val="Times New Roman"/>
    <w:panose1 w:val="00000000000000000000"/>
    <w:charset w:val="00"/>
    <w:family w:val="roman"/>
    <w:notTrueType/>
    <w:pitch w:val="variable"/>
    <w:sig w:usb0="00000003" w:usb1="00000000" w:usb2="00000000" w:usb3="00000000" w:csb0="00000001" w:csb1="00000000"/>
  </w:font>
  <w:font w:name="Vrinda">
    <w:panose1 w:val="00000400000000000000"/>
    <w:charset w:val="00"/>
    <w:family w:val="swiss"/>
    <w:pitch w:val="variable"/>
    <w:sig w:usb0="00010003" w:usb1="00000000" w:usb2="00000000" w:usb3="00000000" w:csb0="00000001" w:csb1="00000000"/>
  </w:font>
  <w:font w:name="Palatino (PCL6)">
    <w:altName w:val="Palatino Linotype"/>
    <w:panose1 w:val="00000000000000000000"/>
    <w:charset w:val="00"/>
    <w:family w:val="roman"/>
    <w:notTrueType/>
    <w:pitch w:val="variable"/>
    <w:sig w:usb0="00000003" w:usb1="00000000" w:usb2="00000000" w:usb3="00000000" w:csb0="00000001" w:csb1="00000000"/>
  </w:font>
  <w:font w:name="Times New Roman (PCL6)">
    <w:altName w:val="Times New Roman"/>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E4E311" w14:textId="77777777" w:rsidR="009447A2" w:rsidRDefault="009447A2" w:rsidP="009447A2">
    <w:pPr>
      <w:pStyle w:val="Footertext1"/>
      <w:rPr>
        <w:color w:val="FFFFFF"/>
      </w:rPr>
    </w:pPr>
    <w:r>
      <w:t>This document contains confidential and proprietary information,</w:t>
    </w:r>
  </w:p>
  <w:p w14:paraId="13E7CE55" w14:textId="1FAEE807" w:rsidR="009447A2" w:rsidRDefault="009447A2" w:rsidP="009447A2">
    <w:pPr>
      <w:pStyle w:val="Footertext2"/>
      <w:rPr>
        <w:color w:val="FFFFFF"/>
      </w:rPr>
    </w:pPr>
    <w:r>
      <w:t xml:space="preserve">Which shall not be used, disclosed, or reproduced for any purpose other than the conduct of </w:t>
    </w:r>
    <w:r w:rsidR="0003511D">
      <w:t xml:space="preserve">company </w:t>
    </w:r>
    <w:r>
      <w:t>business affairs.</w:t>
    </w:r>
  </w:p>
  <w:p w14:paraId="3EE34D79" w14:textId="7F36D259" w:rsidR="009447A2" w:rsidRPr="000C47F2" w:rsidRDefault="009447A2" w:rsidP="009447A2">
    <w:pPr>
      <w:pStyle w:val="Footer"/>
    </w:pPr>
    <w:r w:rsidRPr="000C47F2">
      <w:t xml:space="preserve">Revised </w:t>
    </w:r>
    <w:r>
      <w:fldChar w:fldCharType="begin"/>
    </w:r>
    <w:r>
      <w:instrText xml:space="preserve"> DATE \@ "M/d/yyyy" </w:instrText>
    </w:r>
    <w:r>
      <w:fldChar w:fldCharType="separate"/>
    </w:r>
    <w:ins w:id="152" w:author="Palacherla, Susmitha C" w:date="2021-04-20T08:07:00Z">
      <w:r w:rsidR="007C2AD1">
        <w:rPr>
          <w:noProof/>
        </w:rPr>
        <w:t>4/20/2021</w:t>
      </w:r>
    </w:ins>
    <w:del w:id="153" w:author="Palacherla, Susmitha C" w:date="2021-04-20T08:07:00Z">
      <w:r w:rsidR="00127904" w:rsidDel="007C2AD1">
        <w:rPr>
          <w:noProof/>
        </w:rPr>
        <w:delText>4/19/2021</w:delText>
      </w:r>
    </w:del>
    <w:r>
      <w:fldChar w:fldCharType="end"/>
    </w:r>
    <w:r>
      <w:tab/>
    </w:r>
    <w:r>
      <w:tab/>
    </w:r>
    <w:r w:rsidRPr="000C47F2">
      <w:t xml:space="preserve">Page </w:t>
    </w:r>
    <w:r w:rsidRPr="000C47F2">
      <w:rPr>
        <w:rStyle w:val="PageNumber"/>
      </w:rPr>
      <w:fldChar w:fldCharType="begin"/>
    </w:r>
    <w:r w:rsidRPr="000C47F2">
      <w:rPr>
        <w:rStyle w:val="PageNumber"/>
      </w:rPr>
      <w:instrText xml:space="preserve"> PAGE </w:instrText>
    </w:r>
    <w:r w:rsidRPr="000C47F2">
      <w:rPr>
        <w:rStyle w:val="PageNumber"/>
      </w:rPr>
      <w:fldChar w:fldCharType="separate"/>
    </w:r>
    <w:r w:rsidR="0003511D">
      <w:rPr>
        <w:rStyle w:val="PageNumber"/>
        <w:noProof/>
      </w:rPr>
      <w:t>3</w:t>
    </w:r>
    <w:r w:rsidRPr="000C47F2">
      <w:rPr>
        <w:rStyle w:val="PageNumber"/>
      </w:rPr>
      <w:fldChar w:fldCharType="end"/>
    </w:r>
    <w:r w:rsidRPr="000C47F2">
      <w:rPr>
        <w:rStyle w:val="PageNumber"/>
      </w:rPr>
      <w:t xml:space="preserve"> of </w:t>
    </w:r>
    <w:r w:rsidRPr="000C47F2">
      <w:rPr>
        <w:rStyle w:val="PageNumber"/>
      </w:rPr>
      <w:fldChar w:fldCharType="begin"/>
    </w:r>
    <w:r w:rsidRPr="000C47F2">
      <w:rPr>
        <w:rStyle w:val="PageNumber"/>
      </w:rPr>
      <w:instrText xml:space="preserve"> NUMPAGES </w:instrText>
    </w:r>
    <w:r w:rsidRPr="000C47F2">
      <w:rPr>
        <w:rStyle w:val="PageNumber"/>
      </w:rPr>
      <w:fldChar w:fldCharType="separate"/>
    </w:r>
    <w:r w:rsidR="0003511D">
      <w:rPr>
        <w:rStyle w:val="PageNumber"/>
        <w:noProof/>
      </w:rPr>
      <w:t>38</w:t>
    </w:r>
    <w:r w:rsidRPr="000C47F2">
      <w:rPr>
        <w:rStyle w:val="PageNumber"/>
      </w:rPr>
      <w:fldChar w:fldCharType="end"/>
    </w:r>
  </w:p>
  <w:p w14:paraId="311FF672" w14:textId="77777777" w:rsidR="009447A2" w:rsidRDefault="009447A2">
    <w:pPr>
      <w:pStyle w:val="Footer"/>
    </w:pPr>
  </w:p>
  <w:p w14:paraId="323E44F0" w14:textId="77777777" w:rsidR="009447A2" w:rsidRDefault="009447A2" w:rsidP="009F2A51">
    <w:pPr>
      <w:pStyle w:val="Footer"/>
      <w:tabs>
        <w:tab w:val="clear" w:pos="9360"/>
        <w:tab w:val="right" w:pos="9630"/>
      </w:tabs>
      <w:rPr>
        <w:rFonts w:ascii="Arial Black" w:hAnsi="Arial Black"/>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F19592" w14:textId="77777777" w:rsidR="00E02D99" w:rsidRDefault="00E02D99" w:rsidP="009F2A51">
      <w:pPr>
        <w:spacing w:after="0" w:line="240" w:lineRule="auto"/>
      </w:pPr>
      <w:r>
        <w:separator/>
      </w:r>
    </w:p>
  </w:footnote>
  <w:footnote w:type="continuationSeparator" w:id="0">
    <w:p w14:paraId="58D37798" w14:textId="77777777" w:rsidR="00E02D99" w:rsidRDefault="00E02D99" w:rsidP="009F2A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18E6E" w14:textId="77777777" w:rsidR="009447A2" w:rsidRDefault="009447A2" w:rsidP="009447A2">
    <w:pPr>
      <w:pStyle w:val="Header"/>
    </w:pPr>
    <w:r>
      <w:t>eCoaching Log System</w:t>
    </w:r>
  </w:p>
  <w:p w14:paraId="1B31ED73" w14:textId="77777777" w:rsidR="009447A2" w:rsidRDefault="009447A2">
    <w:pPr>
      <w:pStyle w:val="Header"/>
    </w:pPr>
  </w:p>
  <w:p w14:paraId="656F264C" w14:textId="77777777" w:rsidR="009447A2" w:rsidRDefault="009447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864D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8860771"/>
    <w:multiLevelType w:val="hybridMultilevel"/>
    <w:tmpl w:val="65087C8A"/>
    <w:lvl w:ilvl="0" w:tplc="04090001">
      <w:start w:val="1"/>
      <w:numFmt w:val="bullet"/>
      <w:lvlText w:val=""/>
      <w:lvlJc w:val="left"/>
      <w:pPr>
        <w:ind w:left="1584" w:hanging="360"/>
      </w:pPr>
      <w:rPr>
        <w:rFonts w:ascii="Symbol" w:hAnsi="Symbol"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2" w15:restartNumberingAfterBreak="0">
    <w:nsid w:val="31C5076A"/>
    <w:multiLevelType w:val="hybridMultilevel"/>
    <w:tmpl w:val="95FEB0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1AB007E"/>
    <w:multiLevelType w:val="hybridMultilevel"/>
    <w:tmpl w:val="25466094"/>
    <w:lvl w:ilvl="0" w:tplc="04090001">
      <w:start w:val="1"/>
      <w:numFmt w:val="bullet"/>
      <w:lvlText w:val=""/>
      <w:lvlJc w:val="left"/>
      <w:pPr>
        <w:ind w:left="1584" w:hanging="360"/>
      </w:pPr>
      <w:rPr>
        <w:rFonts w:ascii="Symbol" w:hAnsi="Symbol"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4" w15:restartNumberingAfterBreak="0">
    <w:nsid w:val="59072125"/>
    <w:multiLevelType w:val="hybridMultilevel"/>
    <w:tmpl w:val="55A046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5CA87072"/>
    <w:multiLevelType w:val="hybridMultilevel"/>
    <w:tmpl w:val="1C96EF6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D162D6C"/>
    <w:multiLevelType w:val="multilevel"/>
    <w:tmpl w:val="90F81DA2"/>
    <w:lvl w:ilvl="0">
      <w:start w:val="1"/>
      <w:numFmt w:val="bullet"/>
      <w:lvlText w:val=""/>
      <w:lvlJc w:val="left"/>
      <w:pPr>
        <w:ind w:left="1800" w:hanging="360"/>
      </w:pPr>
      <w:rPr>
        <w:rFonts w:ascii="Symbol" w:hAnsi="Symbol" w:hint="default"/>
      </w:rPr>
    </w:lvl>
    <w:lvl w:ilvl="1">
      <w:start w:val="1"/>
      <w:numFmt w:val="decimal"/>
      <w:lvlText w:val="%1.%2."/>
      <w:lvlJc w:val="left"/>
      <w:pPr>
        <w:ind w:left="2232" w:hanging="432"/>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7" w15:restartNumberingAfterBreak="0">
    <w:nsid w:val="6E1023D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4"/>
  </w:num>
  <w:num w:numId="2">
    <w:abstractNumId w:val="5"/>
  </w:num>
  <w:num w:numId="3">
    <w:abstractNumId w:val="1"/>
  </w:num>
  <w:num w:numId="4">
    <w:abstractNumId w:val="3"/>
  </w:num>
  <w:num w:numId="5">
    <w:abstractNumId w:val="2"/>
  </w:num>
  <w:num w:numId="6">
    <w:abstractNumId w:val="7"/>
  </w:num>
  <w:num w:numId="7">
    <w:abstractNumId w:val="6"/>
  </w:num>
  <w:num w:numId="8">
    <w:abstractNumId w:val="0"/>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lacherla, Susmitha C">
    <w15:presenceInfo w15:providerId="AD" w15:userId="S::susmithacpalacherla@maximus.com::aca56eee-8690-4e75-b830-7830b36a59a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trackRevision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2977"/>
    <w:rsid w:val="00004197"/>
    <w:rsid w:val="00022CCE"/>
    <w:rsid w:val="00024AB2"/>
    <w:rsid w:val="00024D46"/>
    <w:rsid w:val="00026033"/>
    <w:rsid w:val="00026536"/>
    <w:rsid w:val="00032FD2"/>
    <w:rsid w:val="0003511D"/>
    <w:rsid w:val="0004360A"/>
    <w:rsid w:val="00060E62"/>
    <w:rsid w:val="000629BF"/>
    <w:rsid w:val="00067A65"/>
    <w:rsid w:val="00096C08"/>
    <w:rsid w:val="000B4963"/>
    <w:rsid w:val="000B5EF7"/>
    <w:rsid w:val="000B7F28"/>
    <w:rsid w:val="000C0C9E"/>
    <w:rsid w:val="000C1C25"/>
    <w:rsid w:val="000C3865"/>
    <w:rsid w:val="000E074D"/>
    <w:rsid w:val="000E23FA"/>
    <w:rsid w:val="000E56D1"/>
    <w:rsid w:val="000E616C"/>
    <w:rsid w:val="00100524"/>
    <w:rsid w:val="001009FB"/>
    <w:rsid w:val="00111203"/>
    <w:rsid w:val="00113F3B"/>
    <w:rsid w:val="00122711"/>
    <w:rsid w:val="00123944"/>
    <w:rsid w:val="00127904"/>
    <w:rsid w:val="00133126"/>
    <w:rsid w:val="00135920"/>
    <w:rsid w:val="00141B19"/>
    <w:rsid w:val="00144DAD"/>
    <w:rsid w:val="0015168F"/>
    <w:rsid w:val="00153371"/>
    <w:rsid w:val="0015614B"/>
    <w:rsid w:val="00157107"/>
    <w:rsid w:val="0016044C"/>
    <w:rsid w:val="00166258"/>
    <w:rsid w:val="00170D44"/>
    <w:rsid w:val="00171192"/>
    <w:rsid w:val="0017605E"/>
    <w:rsid w:val="001822D4"/>
    <w:rsid w:val="00187DC8"/>
    <w:rsid w:val="00190085"/>
    <w:rsid w:val="001B35F6"/>
    <w:rsid w:val="001B4454"/>
    <w:rsid w:val="001B4BE1"/>
    <w:rsid w:val="001D6CCE"/>
    <w:rsid w:val="001E1452"/>
    <w:rsid w:val="001E4A12"/>
    <w:rsid w:val="001F3C08"/>
    <w:rsid w:val="00202048"/>
    <w:rsid w:val="00204F34"/>
    <w:rsid w:val="002074EC"/>
    <w:rsid w:val="00212A21"/>
    <w:rsid w:val="00213A1B"/>
    <w:rsid w:val="00217802"/>
    <w:rsid w:val="00217E7F"/>
    <w:rsid w:val="002326CC"/>
    <w:rsid w:val="00236E1F"/>
    <w:rsid w:val="002431EB"/>
    <w:rsid w:val="00253844"/>
    <w:rsid w:val="00253DE1"/>
    <w:rsid w:val="0025413E"/>
    <w:rsid w:val="00260C5D"/>
    <w:rsid w:val="00263314"/>
    <w:rsid w:val="00265092"/>
    <w:rsid w:val="00265A6D"/>
    <w:rsid w:val="00266B0C"/>
    <w:rsid w:val="0027630C"/>
    <w:rsid w:val="0028710A"/>
    <w:rsid w:val="00290CD1"/>
    <w:rsid w:val="002B2931"/>
    <w:rsid w:val="002B6EC8"/>
    <w:rsid w:val="002C2474"/>
    <w:rsid w:val="002C2CF1"/>
    <w:rsid w:val="002C3B04"/>
    <w:rsid w:val="002C7772"/>
    <w:rsid w:val="002D346C"/>
    <w:rsid w:val="002D5D3B"/>
    <w:rsid w:val="002D6FA4"/>
    <w:rsid w:val="002F47D9"/>
    <w:rsid w:val="002F5746"/>
    <w:rsid w:val="002F6E4C"/>
    <w:rsid w:val="003011AB"/>
    <w:rsid w:val="00304EEA"/>
    <w:rsid w:val="00320E41"/>
    <w:rsid w:val="00323C43"/>
    <w:rsid w:val="00327B1D"/>
    <w:rsid w:val="00335AE2"/>
    <w:rsid w:val="003376CE"/>
    <w:rsid w:val="00350946"/>
    <w:rsid w:val="00360E8C"/>
    <w:rsid w:val="00360EAA"/>
    <w:rsid w:val="00374892"/>
    <w:rsid w:val="00374EA8"/>
    <w:rsid w:val="00381B5A"/>
    <w:rsid w:val="0038466D"/>
    <w:rsid w:val="0039003A"/>
    <w:rsid w:val="00392241"/>
    <w:rsid w:val="0039269B"/>
    <w:rsid w:val="003B0AB3"/>
    <w:rsid w:val="003B75E1"/>
    <w:rsid w:val="003C2E27"/>
    <w:rsid w:val="003D2977"/>
    <w:rsid w:val="00401F64"/>
    <w:rsid w:val="004020EE"/>
    <w:rsid w:val="004150EA"/>
    <w:rsid w:val="00425420"/>
    <w:rsid w:val="00446391"/>
    <w:rsid w:val="00452D84"/>
    <w:rsid w:val="004753FE"/>
    <w:rsid w:val="00481F6E"/>
    <w:rsid w:val="00490C4F"/>
    <w:rsid w:val="0049254A"/>
    <w:rsid w:val="00494DF0"/>
    <w:rsid w:val="004A132D"/>
    <w:rsid w:val="004A4563"/>
    <w:rsid w:val="004A51E8"/>
    <w:rsid w:val="004A6695"/>
    <w:rsid w:val="004A6D60"/>
    <w:rsid w:val="004B13B0"/>
    <w:rsid w:val="004B24AD"/>
    <w:rsid w:val="004C1177"/>
    <w:rsid w:val="004C48CE"/>
    <w:rsid w:val="004C61EA"/>
    <w:rsid w:val="004D3B66"/>
    <w:rsid w:val="004D62E8"/>
    <w:rsid w:val="004E3D97"/>
    <w:rsid w:val="004E6081"/>
    <w:rsid w:val="004F3646"/>
    <w:rsid w:val="004F7CB4"/>
    <w:rsid w:val="00504005"/>
    <w:rsid w:val="00514612"/>
    <w:rsid w:val="00522634"/>
    <w:rsid w:val="0053330A"/>
    <w:rsid w:val="00552E74"/>
    <w:rsid w:val="00572F34"/>
    <w:rsid w:val="00574DF5"/>
    <w:rsid w:val="005858ED"/>
    <w:rsid w:val="00593FDD"/>
    <w:rsid w:val="005A139D"/>
    <w:rsid w:val="005A64FA"/>
    <w:rsid w:val="005A6503"/>
    <w:rsid w:val="005A6695"/>
    <w:rsid w:val="005B36FF"/>
    <w:rsid w:val="005C0710"/>
    <w:rsid w:val="005C3398"/>
    <w:rsid w:val="005C34A1"/>
    <w:rsid w:val="005C3A7B"/>
    <w:rsid w:val="005C5900"/>
    <w:rsid w:val="005C5F9F"/>
    <w:rsid w:val="005D26FA"/>
    <w:rsid w:val="005E5CD7"/>
    <w:rsid w:val="005E7200"/>
    <w:rsid w:val="005F0717"/>
    <w:rsid w:val="00605458"/>
    <w:rsid w:val="00623B88"/>
    <w:rsid w:val="00632F9F"/>
    <w:rsid w:val="00634B03"/>
    <w:rsid w:val="006411BC"/>
    <w:rsid w:val="00653A18"/>
    <w:rsid w:val="00657231"/>
    <w:rsid w:val="006604A5"/>
    <w:rsid w:val="006633D7"/>
    <w:rsid w:val="00681BE6"/>
    <w:rsid w:val="0069131E"/>
    <w:rsid w:val="006913F0"/>
    <w:rsid w:val="0069149F"/>
    <w:rsid w:val="00695E80"/>
    <w:rsid w:val="00697CD5"/>
    <w:rsid w:val="006A5813"/>
    <w:rsid w:val="006C2E0E"/>
    <w:rsid w:val="006F770C"/>
    <w:rsid w:val="00714708"/>
    <w:rsid w:val="00720707"/>
    <w:rsid w:val="007211C1"/>
    <w:rsid w:val="00732F3C"/>
    <w:rsid w:val="00736BF7"/>
    <w:rsid w:val="00737890"/>
    <w:rsid w:val="00737BD8"/>
    <w:rsid w:val="00743901"/>
    <w:rsid w:val="0074547D"/>
    <w:rsid w:val="00750891"/>
    <w:rsid w:val="00751D89"/>
    <w:rsid w:val="00756BEE"/>
    <w:rsid w:val="0076086A"/>
    <w:rsid w:val="00764754"/>
    <w:rsid w:val="00780774"/>
    <w:rsid w:val="00780B5B"/>
    <w:rsid w:val="007931F8"/>
    <w:rsid w:val="00794A10"/>
    <w:rsid w:val="007A2AFC"/>
    <w:rsid w:val="007A4F1A"/>
    <w:rsid w:val="007B18A0"/>
    <w:rsid w:val="007B21AB"/>
    <w:rsid w:val="007B3C9C"/>
    <w:rsid w:val="007B5133"/>
    <w:rsid w:val="007B6A67"/>
    <w:rsid w:val="007C2AD1"/>
    <w:rsid w:val="007C480A"/>
    <w:rsid w:val="007C6827"/>
    <w:rsid w:val="007D2F58"/>
    <w:rsid w:val="007D3FA7"/>
    <w:rsid w:val="007E11EA"/>
    <w:rsid w:val="007E4ABC"/>
    <w:rsid w:val="007E660F"/>
    <w:rsid w:val="007F0559"/>
    <w:rsid w:val="007F0FE6"/>
    <w:rsid w:val="007F36E6"/>
    <w:rsid w:val="007F3D46"/>
    <w:rsid w:val="00800B4B"/>
    <w:rsid w:val="00807FCA"/>
    <w:rsid w:val="008212C1"/>
    <w:rsid w:val="00822AAD"/>
    <w:rsid w:val="00835C80"/>
    <w:rsid w:val="00836621"/>
    <w:rsid w:val="0084218D"/>
    <w:rsid w:val="00843A3C"/>
    <w:rsid w:val="00845964"/>
    <w:rsid w:val="00847702"/>
    <w:rsid w:val="008576A7"/>
    <w:rsid w:val="00860DD5"/>
    <w:rsid w:val="008705BE"/>
    <w:rsid w:val="008718E7"/>
    <w:rsid w:val="00876FE2"/>
    <w:rsid w:val="00881025"/>
    <w:rsid w:val="00894FF0"/>
    <w:rsid w:val="008A093F"/>
    <w:rsid w:val="008C2FA7"/>
    <w:rsid w:val="008C584B"/>
    <w:rsid w:val="008D184D"/>
    <w:rsid w:val="008D6EFB"/>
    <w:rsid w:val="008E35AA"/>
    <w:rsid w:val="0091231B"/>
    <w:rsid w:val="009152BD"/>
    <w:rsid w:val="009212E2"/>
    <w:rsid w:val="00926339"/>
    <w:rsid w:val="00932115"/>
    <w:rsid w:val="009330C3"/>
    <w:rsid w:val="00934089"/>
    <w:rsid w:val="0094076B"/>
    <w:rsid w:val="009447A2"/>
    <w:rsid w:val="00946573"/>
    <w:rsid w:val="0095088D"/>
    <w:rsid w:val="00950B2C"/>
    <w:rsid w:val="009773E7"/>
    <w:rsid w:val="0098031D"/>
    <w:rsid w:val="00987C80"/>
    <w:rsid w:val="00997A45"/>
    <w:rsid w:val="009A4223"/>
    <w:rsid w:val="009C5CC3"/>
    <w:rsid w:val="009D1884"/>
    <w:rsid w:val="009D447D"/>
    <w:rsid w:val="009E6009"/>
    <w:rsid w:val="009F2A51"/>
    <w:rsid w:val="009F77F3"/>
    <w:rsid w:val="00A0454C"/>
    <w:rsid w:val="00A07CCD"/>
    <w:rsid w:val="00A1321B"/>
    <w:rsid w:val="00A204D3"/>
    <w:rsid w:val="00A34C11"/>
    <w:rsid w:val="00A440F9"/>
    <w:rsid w:val="00A45C57"/>
    <w:rsid w:val="00A47122"/>
    <w:rsid w:val="00A471EB"/>
    <w:rsid w:val="00A51C37"/>
    <w:rsid w:val="00A52549"/>
    <w:rsid w:val="00A52BA3"/>
    <w:rsid w:val="00A63041"/>
    <w:rsid w:val="00A67A9C"/>
    <w:rsid w:val="00A71CC9"/>
    <w:rsid w:val="00A76B23"/>
    <w:rsid w:val="00A912FD"/>
    <w:rsid w:val="00A93379"/>
    <w:rsid w:val="00A96E41"/>
    <w:rsid w:val="00AC3ED7"/>
    <w:rsid w:val="00AC6E0C"/>
    <w:rsid w:val="00AD2DB5"/>
    <w:rsid w:val="00AE4184"/>
    <w:rsid w:val="00AE6907"/>
    <w:rsid w:val="00AF0617"/>
    <w:rsid w:val="00B05B0D"/>
    <w:rsid w:val="00B148DC"/>
    <w:rsid w:val="00B15619"/>
    <w:rsid w:val="00B17252"/>
    <w:rsid w:val="00B307B1"/>
    <w:rsid w:val="00B41F6B"/>
    <w:rsid w:val="00B4614B"/>
    <w:rsid w:val="00B63D5F"/>
    <w:rsid w:val="00B7203A"/>
    <w:rsid w:val="00B7425F"/>
    <w:rsid w:val="00B853DF"/>
    <w:rsid w:val="00B91071"/>
    <w:rsid w:val="00B925BE"/>
    <w:rsid w:val="00B94B3A"/>
    <w:rsid w:val="00B971B7"/>
    <w:rsid w:val="00B97A0A"/>
    <w:rsid w:val="00BA7B09"/>
    <w:rsid w:val="00BB71FE"/>
    <w:rsid w:val="00BD2C9B"/>
    <w:rsid w:val="00BE2E93"/>
    <w:rsid w:val="00BF6D12"/>
    <w:rsid w:val="00C006AB"/>
    <w:rsid w:val="00C103E4"/>
    <w:rsid w:val="00C1092A"/>
    <w:rsid w:val="00C17305"/>
    <w:rsid w:val="00C20D15"/>
    <w:rsid w:val="00C228D9"/>
    <w:rsid w:val="00C3167F"/>
    <w:rsid w:val="00C35E45"/>
    <w:rsid w:val="00C478C6"/>
    <w:rsid w:val="00C53166"/>
    <w:rsid w:val="00C5412A"/>
    <w:rsid w:val="00C57C3E"/>
    <w:rsid w:val="00C66923"/>
    <w:rsid w:val="00C70210"/>
    <w:rsid w:val="00C74EEA"/>
    <w:rsid w:val="00C84DC7"/>
    <w:rsid w:val="00C86D30"/>
    <w:rsid w:val="00C87602"/>
    <w:rsid w:val="00CB006E"/>
    <w:rsid w:val="00CC4682"/>
    <w:rsid w:val="00CC484A"/>
    <w:rsid w:val="00CD59BF"/>
    <w:rsid w:val="00CD7CE3"/>
    <w:rsid w:val="00CE328F"/>
    <w:rsid w:val="00D03711"/>
    <w:rsid w:val="00D1047C"/>
    <w:rsid w:val="00D2382E"/>
    <w:rsid w:val="00D329A1"/>
    <w:rsid w:val="00D37C04"/>
    <w:rsid w:val="00D4079B"/>
    <w:rsid w:val="00D43FD1"/>
    <w:rsid w:val="00D47089"/>
    <w:rsid w:val="00D52B53"/>
    <w:rsid w:val="00D55197"/>
    <w:rsid w:val="00D62E27"/>
    <w:rsid w:val="00D63E6E"/>
    <w:rsid w:val="00D74D2B"/>
    <w:rsid w:val="00D74FAF"/>
    <w:rsid w:val="00D82A66"/>
    <w:rsid w:val="00D82D2E"/>
    <w:rsid w:val="00D908D7"/>
    <w:rsid w:val="00D93C14"/>
    <w:rsid w:val="00DA3001"/>
    <w:rsid w:val="00DA5AD6"/>
    <w:rsid w:val="00DC43BA"/>
    <w:rsid w:val="00DD0B27"/>
    <w:rsid w:val="00DF2948"/>
    <w:rsid w:val="00E0110B"/>
    <w:rsid w:val="00E012D4"/>
    <w:rsid w:val="00E02D99"/>
    <w:rsid w:val="00E15772"/>
    <w:rsid w:val="00E26657"/>
    <w:rsid w:val="00E3438D"/>
    <w:rsid w:val="00E3461D"/>
    <w:rsid w:val="00E36F9D"/>
    <w:rsid w:val="00E42C88"/>
    <w:rsid w:val="00E44A57"/>
    <w:rsid w:val="00E5171C"/>
    <w:rsid w:val="00E527C0"/>
    <w:rsid w:val="00E55462"/>
    <w:rsid w:val="00E64317"/>
    <w:rsid w:val="00E654C3"/>
    <w:rsid w:val="00E66759"/>
    <w:rsid w:val="00E67201"/>
    <w:rsid w:val="00E83C44"/>
    <w:rsid w:val="00E97561"/>
    <w:rsid w:val="00EA1E7C"/>
    <w:rsid w:val="00EA7EB2"/>
    <w:rsid w:val="00EB284E"/>
    <w:rsid w:val="00EB552F"/>
    <w:rsid w:val="00EC14B4"/>
    <w:rsid w:val="00EC642C"/>
    <w:rsid w:val="00ED77B9"/>
    <w:rsid w:val="00EE06FD"/>
    <w:rsid w:val="00EE25CC"/>
    <w:rsid w:val="00EE5A65"/>
    <w:rsid w:val="00F00100"/>
    <w:rsid w:val="00F056A7"/>
    <w:rsid w:val="00F25D8A"/>
    <w:rsid w:val="00F314A0"/>
    <w:rsid w:val="00F50BAE"/>
    <w:rsid w:val="00F520D0"/>
    <w:rsid w:val="00F56A29"/>
    <w:rsid w:val="00F75AE8"/>
    <w:rsid w:val="00F8420E"/>
    <w:rsid w:val="00F85550"/>
    <w:rsid w:val="00F92AFA"/>
    <w:rsid w:val="00F94DAF"/>
    <w:rsid w:val="00FA6FC3"/>
    <w:rsid w:val="00FA6FC6"/>
    <w:rsid w:val="00FB1E19"/>
    <w:rsid w:val="00FB4D2F"/>
    <w:rsid w:val="00FB762C"/>
    <w:rsid w:val="00FC3DCF"/>
    <w:rsid w:val="00FE0A8B"/>
    <w:rsid w:val="00FE56FB"/>
    <w:rsid w:val="00FE6FB0"/>
    <w:rsid w:val="00FF1A5D"/>
    <w:rsid w:val="00FF57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72925CE"/>
  <w15:docId w15:val="{794A802F-4FA9-4854-BC29-9F56301A4D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7089"/>
    <w:pPr>
      <w:spacing w:after="200" w:line="276" w:lineRule="auto"/>
    </w:pPr>
    <w:rPr>
      <w:sz w:val="22"/>
      <w:szCs w:val="22"/>
    </w:rPr>
  </w:style>
  <w:style w:type="paragraph" w:styleId="Heading1">
    <w:name w:val="heading 1"/>
    <w:basedOn w:val="Normal"/>
    <w:next w:val="Normal"/>
    <w:link w:val="Heading1Char"/>
    <w:uiPriority w:val="9"/>
    <w:qFormat/>
    <w:rsid w:val="00C86D30"/>
    <w:pPr>
      <w:keepNext/>
      <w:keepLines/>
      <w:numPr>
        <w:numId w:val="8"/>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1F6E"/>
    <w:pPr>
      <w:keepNext/>
      <w:keepLines/>
      <w:numPr>
        <w:ilvl w:val="1"/>
        <w:numId w:val="8"/>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86D30"/>
    <w:pPr>
      <w:keepNext/>
      <w:keepLines/>
      <w:numPr>
        <w:ilvl w:val="2"/>
        <w:numId w:val="8"/>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81F6E"/>
    <w:pPr>
      <w:keepNext/>
      <w:keepLines/>
      <w:numPr>
        <w:ilvl w:val="3"/>
        <w:numId w:val="8"/>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81F6E"/>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81F6E"/>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81F6E"/>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81F6E"/>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81F6E"/>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376CE"/>
    <w:rPr>
      <w:sz w:val="22"/>
      <w:szCs w:val="22"/>
    </w:rPr>
  </w:style>
  <w:style w:type="character" w:styleId="Hyperlink">
    <w:name w:val="Hyperlink"/>
    <w:basedOn w:val="DefaultParagraphFont"/>
    <w:uiPriority w:val="99"/>
    <w:unhideWhenUsed/>
    <w:rsid w:val="003376CE"/>
    <w:rPr>
      <w:rFonts w:cs="Times New Roman"/>
      <w:color w:val="0000FF"/>
      <w:u w:val="single"/>
    </w:rPr>
  </w:style>
  <w:style w:type="paragraph" w:styleId="BodyText">
    <w:name w:val="Body Text"/>
    <w:basedOn w:val="Normal"/>
    <w:link w:val="BodyTextChar"/>
    <w:uiPriority w:val="99"/>
    <w:rsid w:val="009F2A51"/>
    <w:pPr>
      <w:spacing w:after="0" w:line="240" w:lineRule="auto"/>
    </w:pPr>
    <w:rPr>
      <w:rFonts w:ascii="Times New Roman" w:hAnsi="Times New Roman"/>
      <w:szCs w:val="20"/>
    </w:rPr>
  </w:style>
  <w:style w:type="character" w:customStyle="1" w:styleId="BodyTextChar">
    <w:name w:val="Body Text Char"/>
    <w:basedOn w:val="DefaultParagraphFont"/>
    <w:link w:val="BodyText"/>
    <w:uiPriority w:val="99"/>
    <w:locked/>
    <w:rsid w:val="009F2A51"/>
    <w:rPr>
      <w:rFonts w:ascii="Times New Roman" w:hAnsi="Times New Roman" w:cs="Times New Roman"/>
      <w:sz w:val="20"/>
      <w:szCs w:val="20"/>
    </w:rPr>
  </w:style>
  <w:style w:type="paragraph" w:customStyle="1" w:styleId="Title1">
    <w:name w:val="Title1"/>
    <w:basedOn w:val="Normal"/>
    <w:rsid w:val="009F2A51"/>
    <w:pPr>
      <w:spacing w:after="0" w:line="240" w:lineRule="auto"/>
      <w:jc w:val="right"/>
    </w:pPr>
    <w:rPr>
      <w:rFonts w:ascii="Garamond" w:hAnsi="Garamond"/>
      <w:b/>
      <w:sz w:val="72"/>
      <w:szCs w:val="20"/>
    </w:rPr>
  </w:style>
  <w:style w:type="paragraph" w:customStyle="1" w:styleId="hd1">
    <w:name w:val="hd1"/>
    <w:basedOn w:val="Header"/>
    <w:next w:val="Normal"/>
    <w:rsid w:val="009F2A51"/>
    <w:pPr>
      <w:tabs>
        <w:tab w:val="clear" w:pos="4680"/>
        <w:tab w:val="clear" w:pos="9360"/>
        <w:tab w:val="center" w:pos="4320"/>
        <w:tab w:val="right" w:pos="8640"/>
      </w:tabs>
      <w:spacing w:before="360" w:after="120" w:line="240" w:lineRule="auto"/>
      <w:jc w:val="both"/>
    </w:pPr>
    <w:rPr>
      <w:rFonts w:ascii="Century Schoolbook" w:hAnsi="Century Schoolbook"/>
      <w:b/>
      <w:sz w:val="28"/>
      <w:szCs w:val="20"/>
    </w:rPr>
  </w:style>
  <w:style w:type="paragraph" w:styleId="Header">
    <w:name w:val="header"/>
    <w:basedOn w:val="Normal"/>
    <w:link w:val="HeaderChar"/>
    <w:uiPriority w:val="99"/>
    <w:unhideWhenUsed/>
    <w:rsid w:val="009F2A51"/>
    <w:pPr>
      <w:tabs>
        <w:tab w:val="center" w:pos="4680"/>
        <w:tab w:val="right" w:pos="9360"/>
      </w:tabs>
    </w:pPr>
  </w:style>
  <w:style w:type="character" w:customStyle="1" w:styleId="HeaderChar">
    <w:name w:val="Header Char"/>
    <w:basedOn w:val="DefaultParagraphFont"/>
    <w:link w:val="Header"/>
    <w:uiPriority w:val="99"/>
    <w:locked/>
    <w:rsid w:val="009F2A51"/>
    <w:rPr>
      <w:rFonts w:cs="Times New Roman"/>
    </w:rPr>
  </w:style>
  <w:style w:type="paragraph" w:customStyle="1" w:styleId="hdr1">
    <w:name w:val="hdr1"/>
    <w:basedOn w:val="Normal"/>
    <w:rsid w:val="009F2A51"/>
    <w:pPr>
      <w:spacing w:before="60" w:after="0" w:line="240" w:lineRule="auto"/>
      <w:ind w:left="540"/>
      <w:jc w:val="both"/>
    </w:pPr>
    <w:rPr>
      <w:rFonts w:ascii="Times New Roman" w:hAnsi="Times New Roman"/>
      <w:sz w:val="24"/>
      <w:szCs w:val="20"/>
    </w:rPr>
  </w:style>
  <w:style w:type="paragraph" w:styleId="Footer">
    <w:name w:val="footer"/>
    <w:basedOn w:val="Normal"/>
    <w:link w:val="FooterChar"/>
    <w:unhideWhenUsed/>
    <w:rsid w:val="009F2A51"/>
    <w:pPr>
      <w:tabs>
        <w:tab w:val="center" w:pos="4680"/>
        <w:tab w:val="right" w:pos="9360"/>
      </w:tabs>
    </w:pPr>
  </w:style>
  <w:style w:type="character" w:customStyle="1" w:styleId="FooterChar">
    <w:name w:val="Footer Char"/>
    <w:basedOn w:val="DefaultParagraphFont"/>
    <w:link w:val="Footer"/>
    <w:uiPriority w:val="99"/>
    <w:locked/>
    <w:rsid w:val="009F2A51"/>
    <w:rPr>
      <w:rFonts w:cs="Times New Roman"/>
    </w:rPr>
  </w:style>
  <w:style w:type="character" w:styleId="PageNumber">
    <w:name w:val="page number"/>
    <w:basedOn w:val="DefaultParagraphFont"/>
    <w:rsid w:val="009F2A51"/>
    <w:rPr>
      <w:rFonts w:cs="Times New Roman"/>
    </w:rPr>
  </w:style>
  <w:style w:type="paragraph" w:styleId="BalloonText">
    <w:name w:val="Balloon Text"/>
    <w:basedOn w:val="Normal"/>
    <w:link w:val="BalloonTextChar"/>
    <w:uiPriority w:val="99"/>
    <w:semiHidden/>
    <w:unhideWhenUsed/>
    <w:rsid w:val="009F2A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F2A51"/>
    <w:rPr>
      <w:rFonts w:ascii="Tahoma" w:hAnsi="Tahoma" w:cs="Tahoma"/>
      <w:sz w:val="16"/>
      <w:szCs w:val="16"/>
    </w:rPr>
  </w:style>
  <w:style w:type="paragraph" w:styleId="ListParagraph">
    <w:name w:val="List Paragraph"/>
    <w:basedOn w:val="Normal"/>
    <w:uiPriority w:val="34"/>
    <w:qFormat/>
    <w:rsid w:val="008C584B"/>
    <w:pPr>
      <w:ind w:left="720"/>
      <w:contextualSpacing/>
    </w:pPr>
  </w:style>
  <w:style w:type="table" w:styleId="TableGrid">
    <w:name w:val="Table Grid"/>
    <w:basedOn w:val="TableNormal"/>
    <w:uiPriority w:val="59"/>
    <w:rsid w:val="007454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86D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1F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86D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unhideWhenUsed/>
    <w:qFormat/>
    <w:rsid w:val="00A96E41"/>
    <w:pPr>
      <w:outlineLvl w:val="9"/>
    </w:pPr>
    <w:rPr>
      <w:lang w:eastAsia="ja-JP"/>
    </w:rPr>
  </w:style>
  <w:style w:type="paragraph" w:styleId="TOC1">
    <w:name w:val="toc 1"/>
    <w:basedOn w:val="Normal"/>
    <w:next w:val="Normal"/>
    <w:autoRedefine/>
    <w:uiPriority w:val="39"/>
    <w:unhideWhenUsed/>
    <w:qFormat/>
    <w:rsid w:val="00A96E41"/>
    <w:pPr>
      <w:spacing w:after="100"/>
    </w:pPr>
  </w:style>
  <w:style w:type="paragraph" w:styleId="TOC2">
    <w:name w:val="toc 2"/>
    <w:basedOn w:val="Normal"/>
    <w:next w:val="Normal"/>
    <w:autoRedefine/>
    <w:uiPriority w:val="39"/>
    <w:unhideWhenUsed/>
    <w:qFormat/>
    <w:rsid w:val="00481F6E"/>
    <w:pPr>
      <w:spacing w:after="100"/>
      <w:ind w:left="220"/>
    </w:pPr>
    <w:rPr>
      <w:rFonts w:asciiTheme="minorHAnsi" w:eastAsiaTheme="minorEastAsia" w:hAnsiTheme="minorHAnsi" w:cstheme="minorBidi"/>
      <w:lang w:eastAsia="ja-JP"/>
    </w:rPr>
  </w:style>
  <w:style w:type="paragraph" w:styleId="TOC3">
    <w:name w:val="toc 3"/>
    <w:basedOn w:val="Normal"/>
    <w:next w:val="Normal"/>
    <w:autoRedefine/>
    <w:uiPriority w:val="39"/>
    <w:unhideWhenUsed/>
    <w:qFormat/>
    <w:rsid w:val="00481F6E"/>
    <w:pPr>
      <w:spacing w:after="100"/>
      <w:ind w:left="440"/>
    </w:pPr>
    <w:rPr>
      <w:rFonts w:asciiTheme="minorHAnsi" w:eastAsiaTheme="minorEastAsia" w:hAnsiTheme="minorHAnsi" w:cstheme="minorBidi"/>
      <w:lang w:eastAsia="ja-JP"/>
    </w:rPr>
  </w:style>
  <w:style w:type="character" w:customStyle="1" w:styleId="Heading4Char">
    <w:name w:val="Heading 4 Char"/>
    <w:basedOn w:val="DefaultParagraphFont"/>
    <w:link w:val="Heading4"/>
    <w:uiPriority w:val="9"/>
    <w:rsid w:val="00481F6E"/>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semiHidden/>
    <w:rsid w:val="00481F6E"/>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481F6E"/>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481F6E"/>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481F6E"/>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481F6E"/>
    <w:rPr>
      <w:rFonts w:asciiTheme="majorHAnsi" w:eastAsiaTheme="majorEastAsia" w:hAnsiTheme="majorHAnsi" w:cstheme="majorBidi"/>
      <w:i/>
      <w:iCs/>
      <w:color w:val="404040" w:themeColor="text1" w:themeTint="BF"/>
    </w:rPr>
  </w:style>
  <w:style w:type="character" w:customStyle="1" w:styleId="question1">
    <w:name w:val="question1"/>
    <w:basedOn w:val="DefaultParagraphFont"/>
    <w:rsid w:val="0053330A"/>
    <w:rPr>
      <w:rFonts w:ascii="Calibri" w:hAnsi="Calibri" w:cs="Calibri" w:hint="default"/>
      <w:b/>
      <w:bCs/>
      <w:color w:val="000000"/>
      <w:sz w:val="24"/>
      <w:szCs w:val="24"/>
    </w:rPr>
  </w:style>
  <w:style w:type="paragraph" w:styleId="Revision">
    <w:name w:val="Revision"/>
    <w:hidden/>
    <w:uiPriority w:val="99"/>
    <w:semiHidden/>
    <w:rsid w:val="00DA5AD6"/>
    <w:rPr>
      <w:sz w:val="22"/>
      <w:szCs w:val="22"/>
    </w:rPr>
  </w:style>
  <w:style w:type="paragraph" w:customStyle="1" w:styleId="Footertext1">
    <w:name w:val="Footer text 1"/>
    <w:basedOn w:val="Footer"/>
    <w:rsid w:val="009447A2"/>
    <w:pPr>
      <w:tabs>
        <w:tab w:val="clear" w:pos="4680"/>
        <w:tab w:val="clear" w:pos="9360"/>
      </w:tabs>
      <w:spacing w:before="120" w:after="0" w:line="240" w:lineRule="auto"/>
      <w:jc w:val="center"/>
    </w:pPr>
    <w:rPr>
      <w:rFonts w:ascii="CG Times" w:hAnsi="CG Times" w:cs="Vrinda"/>
      <w:sz w:val="18"/>
      <w:szCs w:val="18"/>
    </w:rPr>
  </w:style>
  <w:style w:type="paragraph" w:customStyle="1" w:styleId="Footertext2">
    <w:name w:val="Footer text 2"/>
    <w:basedOn w:val="Footer"/>
    <w:rsid w:val="009447A2"/>
    <w:pPr>
      <w:tabs>
        <w:tab w:val="clear" w:pos="4680"/>
        <w:tab w:val="clear" w:pos="9360"/>
      </w:tabs>
      <w:spacing w:after="0" w:line="240" w:lineRule="auto"/>
      <w:jc w:val="center"/>
    </w:pPr>
    <w:rPr>
      <w:rFonts w:ascii="CG Times" w:hAnsi="CG Times" w:cs="Vrinda"/>
      <w:sz w:val="18"/>
      <w:szCs w:val="18"/>
    </w:rPr>
  </w:style>
  <w:style w:type="character" w:styleId="UnresolvedMention">
    <w:name w:val="Unresolved Mention"/>
    <w:basedOn w:val="DefaultParagraphFont"/>
    <w:uiPriority w:val="99"/>
    <w:semiHidden/>
    <w:unhideWhenUsed/>
    <w:rsid w:val="001279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Code/ETL/Prod_Quality_Now_Coaching.dtsConfi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Code/ETL/Test_Quality_Now_Coaching.dtsConfig" TargetMode="External"/><Relationship Id="rId58"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Code/ETL/Dev_Quality_Now_Coaching.dtsConfi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4BC932-157C-4733-A66C-60B7EA5431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TotalTime>
  <Pages>1</Pages>
  <Words>3468</Words>
  <Characters>19770</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Vangent, Inc</Company>
  <LinksUpToDate>false</LinksUpToDate>
  <CharactersWithSpaces>23192</CharactersWithSpaces>
  <SharedDoc>false</SharedDoc>
  <HLinks>
    <vt:vector size="6" baseType="variant">
      <vt:variant>
        <vt:i4>4325449</vt:i4>
      </vt:variant>
      <vt:variant>
        <vt:i4>0</vt:i4>
      </vt:variant>
      <vt:variant>
        <vt:i4>0</vt:i4>
      </vt:variant>
      <vt:variant>
        <vt:i4>5</vt:i4>
      </vt:variant>
      <vt:variant>
        <vt:lpwstr>\\VACMSMAPP01\apps\diffMerge\CVP_QCM\QCM_Int_files\GentranBackup\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hinmda</dc:creator>
  <cp:lastModifiedBy>Palacherla, Susmitha C</cp:lastModifiedBy>
  <cp:revision>34</cp:revision>
  <dcterms:created xsi:type="dcterms:W3CDTF">2019-03-26T13:57:00Z</dcterms:created>
  <dcterms:modified xsi:type="dcterms:W3CDTF">2021-04-20T12:08:00Z</dcterms:modified>
</cp:coreProperties>
</file>