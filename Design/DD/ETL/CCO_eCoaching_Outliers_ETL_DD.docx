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1B4454" w:rsidRPr="002431EB" w:rsidRDefault="001B4454" w:rsidP="001B4454">
      <w:pPr>
        <w:pStyle w:val="BodyText"/>
        <w:spacing w:before="240" w:after="60"/>
        <w:jc w:val="center"/>
        <w:rPr>
          <w:rFonts w:ascii="Arial" w:hAnsi="Arial"/>
          <w:b/>
          <w:sz w:val="32"/>
        </w:rPr>
      </w:pPr>
      <w:r w:rsidRPr="002431EB">
        <w:rPr>
          <w:rFonts w:ascii="Arial" w:hAnsi="Arial"/>
          <w:b/>
          <w:sz w:val="36"/>
        </w:rPr>
        <w:t xml:space="preserve">Title: </w:t>
      </w:r>
      <w:r>
        <w:rPr>
          <w:rFonts w:ascii="Arial" w:hAnsi="Arial" w:cs="Arial"/>
          <w:b/>
          <w:sz w:val="32"/>
        </w:rPr>
        <w:t>eCoaching_Outliers_Load</w:t>
      </w:r>
    </w:p>
    <w:p w:rsidR="009F2A51" w:rsidRPr="002431EB" w:rsidRDefault="001B4454" w:rsidP="009F2A51">
      <w:pPr>
        <w:pStyle w:val="BodyText"/>
        <w:spacing w:before="240" w:after="60"/>
        <w:jc w:val="center"/>
        <w:rPr>
          <w:rFonts w:ascii="Arial" w:hAnsi="Arial"/>
          <w:b/>
          <w:sz w:val="32"/>
        </w:rPr>
      </w:pPr>
      <w:r>
        <w:rPr>
          <w:rFonts w:ascii="Arial" w:hAnsi="Arial"/>
          <w:b/>
          <w:sz w:val="32"/>
        </w:rPr>
        <w:t xml:space="preserve">SSIS </w:t>
      </w:r>
      <w:r w:rsidR="009F2A51">
        <w:rPr>
          <w:rFonts w:ascii="Arial" w:hAnsi="Arial"/>
          <w:b/>
          <w:sz w:val="32"/>
        </w:rPr>
        <w:t>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95359C" w:rsidRDefault="009F2A51" w:rsidP="009F2A51">
      <w:pPr>
        <w:ind w:right="-270"/>
        <w:rPr>
          <w:rFonts w:asciiTheme="minorHAnsi" w:hAnsiTheme="minorHAnsi"/>
          <w:sz w:val="20"/>
          <w:szCs w:val="20"/>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510"/>
      </w:tblGrid>
      <w:tr w:rsidR="009F2A51" w:rsidRPr="0095359C" w:rsidTr="00A45C57">
        <w:trPr>
          <w:cantSplit/>
          <w:trHeight w:val="282"/>
        </w:trPr>
        <w:tc>
          <w:tcPr>
            <w:tcW w:w="1530" w:type="dxa"/>
            <w:tcBorders>
              <w:top w:val="single" w:sz="6" w:space="0" w:color="auto"/>
              <w:left w:val="single" w:sz="6" w:space="0" w:color="auto"/>
              <w:right w:val="single" w:sz="6" w:space="0" w:color="auto"/>
            </w:tcBorders>
            <w:vAlign w:val="center"/>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Revision</w:t>
            </w:r>
          </w:p>
        </w:tc>
        <w:tc>
          <w:tcPr>
            <w:tcW w:w="1620" w:type="dxa"/>
            <w:tcBorders>
              <w:top w:val="single" w:sz="6" w:space="0" w:color="auto"/>
              <w:left w:val="single" w:sz="6" w:space="0" w:color="auto"/>
              <w:right w:val="single" w:sz="6" w:space="0" w:color="auto"/>
            </w:tcBorders>
            <w:vAlign w:val="center"/>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Review</w:t>
            </w:r>
          </w:p>
        </w:tc>
        <w:tc>
          <w:tcPr>
            <w:tcW w:w="3510" w:type="dxa"/>
            <w:tcBorders>
              <w:top w:val="single" w:sz="6" w:space="0" w:color="auto"/>
              <w:right w:val="single" w:sz="6" w:space="0" w:color="auto"/>
            </w:tcBorders>
            <w:vAlign w:val="center"/>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Description</w:t>
            </w:r>
          </w:p>
        </w:tc>
      </w:tr>
      <w:tr w:rsidR="009F2A51" w:rsidRPr="0095359C" w:rsidTr="00A45C57">
        <w:trPr>
          <w:cantSplit/>
          <w:trHeight w:val="348"/>
        </w:trPr>
        <w:tc>
          <w:tcPr>
            <w:tcW w:w="1530" w:type="dxa"/>
            <w:tcBorders>
              <w:top w:val="single" w:sz="12" w:space="0" w:color="auto"/>
              <w:left w:val="single" w:sz="6" w:space="0" w:color="auto"/>
              <w:bottom w:val="single" w:sz="12" w:space="0" w:color="auto"/>
              <w:right w:val="single" w:sz="6" w:space="0" w:color="auto"/>
            </w:tcBorders>
          </w:tcPr>
          <w:p w:rsidR="009F2A51" w:rsidRPr="0095359C" w:rsidRDefault="00B15CC1" w:rsidP="000165F3">
            <w:pPr>
              <w:ind w:left="-12" w:right="-270"/>
              <w:jc w:val="center"/>
              <w:rPr>
                <w:rFonts w:asciiTheme="minorHAnsi" w:hAnsiTheme="minorHAnsi"/>
                <w:sz w:val="20"/>
                <w:szCs w:val="20"/>
              </w:rPr>
            </w:pPr>
            <w:r w:rsidRPr="0095359C">
              <w:rPr>
                <w:rFonts w:asciiTheme="minorHAnsi" w:hAnsiTheme="minorHAnsi"/>
                <w:sz w:val="20"/>
                <w:szCs w:val="20"/>
              </w:rPr>
              <w:t>04/</w:t>
            </w:r>
            <w:del w:id="1" w:author="Palacherla, Susmitha C (NONUS)" w:date="2017-04-25T08:42:00Z">
              <w:r w:rsidRPr="0095359C" w:rsidDel="000165F3">
                <w:rPr>
                  <w:rFonts w:asciiTheme="minorHAnsi" w:hAnsiTheme="minorHAnsi"/>
                  <w:sz w:val="20"/>
                  <w:szCs w:val="20"/>
                </w:rPr>
                <w:delText>13</w:delText>
              </w:r>
            </w:del>
            <w:ins w:id="2" w:author="Palacherla, Susmitha C (NONUS)" w:date="2017-04-25T08:42:00Z">
              <w:r w:rsidR="000165F3">
                <w:rPr>
                  <w:rFonts w:asciiTheme="minorHAnsi" w:hAnsiTheme="minorHAnsi"/>
                  <w:sz w:val="20"/>
                  <w:szCs w:val="20"/>
                </w:rPr>
                <w:t>25</w:t>
              </w:r>
            </w:ins>
            <w:r w:rsidRPr="0095359C">
              <w:rPr>
                <w:rFonts w:asciiTheme="minorHAnsi" w:hAnsiTheme="minorHAnsi"/>
                <w:sz w:val="20"/>
                <w:szCs w:val="20"/>
              </w:rPr>
              <w:t>/2017</w:t>
            </w:r>
          </w:p>
        </w:tc>
        <w:tc>
          <w:tcPr>
            <w:tcW w:w="1620" w:type="dxa"/>
            <w:tcBorders>
              <w:top w:val="single" w:sz="12" w:space="0" w:color="auto"/>
              <w:left w:val="single" w:sz="6" w:space="0" w:color="auto"/>
              <w:bottom w:val="single" w:sz="12" w:space="0" w:color="auto"/>
              <w:right w:val="single" w:sz="6" w:space="0" w:color="auto"/>
            </w:tcBorders>
          </w:tcPr>
          <w:p w:rsidR="009F2A51" w:rsidRPr="0095359C" w:rsidRDefault="009F2A51" w:rsidP="00A45C57">
            <w:pPr>
              <w:ind w:left="-12" w:right="-270"/>
              <w:jc w:val="center"/>
              <w:rPr>
                <w:rFonts w:asciiTheme="minorHAnsi" w:hAnsiTheme="minorHAnsi"/>
                <w:sz w:val="20"/>
                <w:szCs w:val="20"/>
              </w:rPr>
            </w:pPr>
          </w:p>
        </w:tc>
        <w:tc>
          <w:tcPr>
            <w:tcW w:w="3510" w:type="dxa"/>
            <w:tcBorders>
              <w:top w:val="single" w:sz="12" w:space="0" w:color="auto"/>
              <w:bottom w:val="single" w:sz="12" w:space="0" w:color="auto"/>
              <w:right w:val="single" w:sz="6" w:space="0" w:color="auto"/>
            </w:tcBorders>
          </w:tcPr>
          <w:p w:rsidR="009F2A51" w:rsidRPr="0095359C" w:rsidRDefault="00B15CC1" w:rsidP="000165F3">
            <w:pPr>
              <w:ind w:right="-270"/>
              <w:rPr>
                <w:rFonts w:asciiTheme="minorHAnsi" w:hAnsiTheme="minorHAnsi"/>
                <w:sz w:val="20"/>
                <w:szCs w:val="20"/>
              </w:rPr>
            </w:pPr>
            <w:r w:rsidRPr="0095359C">
              <w:rPr>
                <w:rFonts w:asciiTheme="minorHAnsi" w:hAnsiTheme="minorHAnsi"/>
                <w:sz w:val="20"/>
                <w:szCs w:val="20"/>
              </w:rPr>
              <w:t>BRL and BRN feeds</w:t>
            </w:r>
            <w:ins w:id="3" w:author="Palacherla, Susmitha C (NONUS)" w:date="2017-04-25T08:42:00Z">
              <w:r w:rsidR="000165F3">
                <w:rPr>
                  <w:rFonts w:asciiTheme="minorHAnsi" w:hAnsiTheme="minorHAnsi"/>
                  <w:sz w:val="20"/>
                  <w:szCs w:val="20"/>
                </w:rPr>
                <w:t xml:space="preserve"> for Quality and Sup </w:t>
              </w:r>
            </w:ins>
            <w:r w:rsidRPr="0095359C">
              <w:rPr>
                <w:rFonts w:asciiTheme="minorHAnsi" w:hAnsiTheme="minorHAnsi"/>
                <w:sz w:val="20"/>
                <w:szCs w:val="20"/>
              </w:rPr>
              <w:t xml:space="preserve"> </w:t>
            </w:r>
            <w:ins w:id="4" w:author="Palacherla, Susmitha C (NONUS)" w:date="2017-04-25T08:42:00Z">
              <w:r w:rsidR="000165F3">
                <w:rPr>
                  <w:rFonts w:asciiTheme="minorHAnsi" w:hAnsiTheme="minorHAnsi"/>
                  <w:sz w:val="20"/>
                  <w:szCs w:val="20"/>
                </w:rPr>
                <w:t xml:space="preserve">Modules </w:t>
              </w:r>
            </w:ins>
            <w:r w:rsidRPr="0095359C">
              <w:rPr>
                <w:rFonts w:asciiTheme="minorHAnsi" w:hAnsiTheme="minorHAnsi"/>
                <w:sz w:val="20"/>
                <w:szCs w:val="20"/>
              </w:rPr>
              <w:t xml:space="preserve">– TFS </w:t>
            </w:r>
            <w:del w:id="5" w:author="Palacherla, Susmitha C (NONUS)" w:date="2017-04-25T08:42:00Z">
              <w:r w:rsidRPr="0095359C" w:rsidDel="000165F3">
                <w:rPr>
                  <w:rFonts w:asciiTheme="minorHAnsi" w:hAnsiTheme="minorHAnsi"/>
                  <w:sz w:val="20"/>
                  <w:szCs w:val="20"/>
                </w:rPr>
                <w:delText>6145</w:delText>
              </w:r>
            </w:del>
            <w:ins w:id="6" w:author="Palacherla, Susmitha C (NONUS)" w:date="2017-04-25T08:42:00Z">
              <w:r w:rsidR="000165F3" w:rsidRPr="0095359C">
                <w:rPr>
                  <w:rFonts w:asciiTheme="minorHAnsi" w:hAnsiTheme="minorHAnsi"/>
                  <w:sz w:val="20"/>
                  <w:szCs w:val="20"/>
                </w:rPr>
                <w:t>6</w:t>
              </w:r>
              <w:r w:rsidR="000165F3">
                <w:rPr>
                  <w:rFonts w:asciiTheme="minorHAnsi" w:hAnsiTheme="minorHAnsi"/>
                  <w:sz w:val="20"/>
                  <w:szCs w:val="20"/>
                </w:rPr>
                <w:t>377</w:t>
              </w:r>
            </w:ins>
          </w:p>
        </w:tc>
      </w:tr>
    </w:tbl>
    <w:p w:rsidR="009F2A51" w:rsidRPr="0095359C" w:rsidRDefault="009F2A51" w:rsidP="009F2A51">
      <w:pPr>
        <w:pStyle w:val="hd1"/>
        <w:tabs>
          <w:tab w:val="clear" w:pos="4320"/>
          <w:tab w:val="clear" w:pos="8640"/>
          <w:tab w:val="left" w:pos="1980"/>
          <w:tab w:val="left" w:pos="6750"/>
        </w:tabs>
        <w:ind w:right="-270"/>
        <w:rPr>
          <w:rFonts w:asciiTheme="minorHAnsi" w:hAnsiTheme="minorHAnsi"/>
          <w:b w:val="0"/>
          <w:sz w:val="20"/>
        </w:rPr>
      </w:pPr>
    </w:p>
    <w:p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61312"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A6494" id="Line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3120"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C00E5" id="Line 4"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95359C">
        <w:rPr>
          <w:rFonts w:asciiTheme="minorHAnsi" w:hAnsiTheme="minorHAnsi"/>
          <w:b w:val="0"/>
          <w:sz w:val="20"/>
        </w:rPr>
        <w:t>Prepared by:</w:t>
      </w:r>
      <w:r w:rsidR="009F2A51" w:rsidRPr="0095359C">
        <w:rPr>
          <w:rFonts w:asciiTheme="minorHAnsi" w:hAnsiTheme="minorHAnsi"/>
          <w:b w:val="0"/>
          <w:sz w:val="20"/>
        </w:rPr>
        <w:tab/>
      </w:r>
      <w:r w:rsidR="00202048" w:rsidRPr="0095359C">
        <w:rPr>
          <w:rFonts w:asciiTheme="minorHAnsi" w:hAnsiTheme="minorHAnsi"/>
          <w:b w:val="0"/>
          <w:sz w:val="20"/>
        </w:rPr>
        <w:t>Susmitha Palacherla</w:t>
      </w:r>
      <w:r w:rsidR="009F2A51" w:rsidRPr="0095359C">
        <w:rPr>
          <w:rFonts w:asciiTheme="minorHAnsi" w:hAnsiTheme="minorHAnsi"/>
          <w:b w:val="0"/>
          <w:sz w:val="20"/>
        </w:rPr>
        <w:tab/>
        <w:t xml:space="preserve">Date:  </w:t>
      </w:r>
      <w:r w:rsidR="00FF578D" w:rsidRPr="0095359C">
        <w:rPr>
          <w:rFonts w:asciiTheme="minorHAnsi" w:hAnsiTheme="minorHAnsi"/>
          <w:b w:val="0"/>
          <w:sz w:val="20"/>
        </w:rPr>
        <w:t>12/04/2013</w:t>
      </w:r>
    </w:p>
    <w:p w:rsidR="009F2A51" w:rsidRPr="0095359C" w:rsidRDefault="009F2A51" w:rsidP="009F2A51">
      <w:pPr>
        <w:tabs>
          <w:tab w:val="left" w:pos="1980"/>
          <w:tab w:val="left" w:pos="6750"/>
        </w:tabs>
        <w:ind w:left="1440" w:right="-270" w:firstLine="720"/>
        <w:rPr>
          <w:rFonts w:asciiTheme="minorHAnsi" w:hAnsiTheme="minorHAnsi"/>
          <w:sz w:val="20"/>
          <w:szCs w:val="20"/>
        </w:rPr>
      </w:pPr>
    </w:p>
    <w:p w:rsidR="009F2A51" w:rsidRPr="0095359C" w:rsidRDefault="009F2A51" w:rsidP="009F2A51">
      <w:pPr>
        <w:pStyle w:val="BodyText"/>
        <w:rPr>
          <w:rFonts w:asciiTheme="minorHAnsi" w:hAnsiTheme="minorHAnsi"/>
          <w:sz w:val="20"/>
        </w:rPr>
      </w:pPr>
      <w:r w:rsidRPr="0095359C">
        <w:rPr>
          <w:rFonts w:asciiTheme="minorHAnsi" w:hAnsiTheme="minorHAnsi"/>
          <w:sz w:val="20"/>
        </w:rPr>
        <w:t xml:space="preserve">Department, Location: </w:t>
      </w:r>
      <w:r w:rsidRPr="0095359C">
        <w:rPr>
          <w:rFonts w:asciiTheme="minorHAnsi" w:hAnsiTheme="minorHAnsi"/>
          <w:sz w:val="20"/>
        </w:rPr>
        <w:tab/>
      </w:r>
      <w:r w:rsidRPr="0095359C">
        <w:rPr>
          <w:rFonts w:asciiTheme="minorHAnsi" w:hAnsiTheme="minorHAnsi"/>
          <w:sz w:val="20"/>
        </w:rPr>
        <w:tab/>
      </w:r>
      <w:r w:rsidR="00202048" w:rsidRPr="0095359C">
        <w:rPr>
          <w:rFonts w:asciiTheme="minorHAnsi" w:hAnsiTheme="minorHAnsi"/>
          <w:sz w:val="20"/>
        </w:rPr>
        <w:t>Health Solutions Division</w:t>
      </w:r>
    </w:p>
    <w:p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8240"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1740CE"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431EB" w:rsidRDefault="009F2A51" w:rsidP="009F2A51">
      <w:pPr>
        <w:tabs>
          <w:tab w:val="left" w:pos="1980"/>
          <w:tab w:val="left" w:pos="6750"/>
        </w:tabs>
        <w:ind w:right="-270"/>
        <w:rPr>
          <w:rFonts w:ascii="Times New Roman (PCL6)" w:hAnsi="Times New Roman (PCL6)"/>
        </w:rPr>
      </w:pPr>
    </w:p>
    <w:p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64384"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0F3839" id="Line 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6192"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371A36" id="Line 7"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95359C">
        <w:rPr>
          <w:rFonts w:asciiTheme="minorHAnsi" w:hAnsiTheme="minorHAnsi"/>
          <w:b w:val="0"/>
          <w:sz w:val="20"/>
        </w:rPr>
        <w:t>Approved by:</w:t>
      </w:r>
      <w:r w:rsidR="009F2A51" w:rsidRPr="0095359C">
        <w:rPr>
          <w:rFonts w:asciiTheme="minorHAnsi" w:hAnsiTheme="minorHAnsi"/>
          <w:b w:val="0"/>
          <w:sz w:val="20"/>
        </w:rPr>
        <w:tab/>
      </w:r>
      <w:r w:rsidR="009F2A51" w:rsidRPr="0095359C">
        <w:rPr>
          <w:rFonts w:asciiTheme="minorHAnsi" w:hAnsiTheme="minorHAnsi"/>
          <w:b w:val="0"/>
          <w:sz w:val="20"/>
        </w:rPr>
        <w:tab/>
        <w:t xml:space="preserve">Date: </w:t>
      </w:r>
    </w:p>
    <w:p w:rsidR="009F2A51" w:rsidRPr="002431EB" w:rsidRDefault="009F2A51" w:rsidP="009F2A51">
      <w:pPr>
        <w:tabs>
          <w:tab w:val="left" w:pos="1980"/>
          <w:tab w:val="left" w:pos="6750"/>
        </w:tabs>
        <w:ind w:left="1440" w:right="-270" w:firstLine="720"/>
      </w:pPr>
    </w:p>
    <w:p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D37C04" w:rsidTr="00A45C57">
        <w:trPr>
          <w:tblHeader/>
        </w:trPr>
        <w:tc>
          <w:tcPr>
            <w:tcW w:w="144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rsidTr="00A45C57">
        <w:tc>
          <w:tcPr>
            <w:tcW w:w="1440" w:type="dxa"/>
          </w:tcPr>
          <w:p w:rsidR="009F2A51" w:rsidRPr="0095359C" w:rsidRDefault="00FF578D" w:rsidP="00213A1B">
            <w:pPr>
              <w:pStyle w:val="hdr1"/>
              <w:ind w:left="0"/>
              <w:jc w:val="left"/>
              <w:rPr>
                <w:rFonts w:asciiTheme="minorHAnsi" w:hAnsiTheme="minorHAnsi"/>
                <w:sz w:val="20"/>
              </w:rPr>
            </w:pPr>
            <w:r w:rsidRPr="0095359C">
              <w:rPr>
                <w:rFonts w:asciiTheme="minorHAnsi" w:hAnsiTheme="minorHAnsi"/>
                <w:sz w:val="20"/>
              </w:rPr>
              <w:t>12/04/2013</w:t>
            </w:r>
          </w:p>
        </w:tc>
        <w:tc>
          <w:tcPr>
            <w:tcW w:w="5238" w:type="dxa"/>
          </w:tcPr>
          <w:p w:rsidR="009F2A51" w:rsidRPr="0095359C" w:rsidRDefault="00A67A9C" w:rsidP="009330C3">
            <w:pPr>
              <w:pStyle w:val="hdr1"/>
              <w:ind w:left="0"/>
              <w:jc w:val="left"/>
              <w:rPr>
                <w:rFonts w:asciiTheme="minorHAnsi" w:hAnsiTheme="minorHAnsi"/>
                <w:sz w:val="20"/>
              </w:rPr>
            </w:pPr>
            <w:r w:rsidRPr="0095359C">
              <w:rPr>
                <w:rFonts w:asciiTheme="minorHAnsi" w:hAnsiTheme="minorHAnsi"/>
                <w:sz w:val="20"/>
              </w:rPr>
              <w:t xml:space="preserve">1.0 </w:t>
            </w:r>
            <w:r w:rsidR="00202048" w:rsidRPr="0095359C">
              <w:rPr>
                <w:rFonts w:asciiTheme="minorHAnsi" w:hAnsiTheme="minorHAnsi"/>
                <w:sz w:val="20"/>
              </w:rPr>
              <w:t>Initial revision</w:t>
            </w:r>
          </w:p>
        </w:tc>
        <w:tc>
          <w:tcPr>
            <w:tcW w:w="2790" w:type="dxa"/>
          </w:tcPr>
          <w:p w:rsidR="009F2A51" w:rsidRPr="0095359C" w:rsidRDefault="00202048"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05/01/2015</w:t>
            </w:r>
          </w:p>
        </w:tc>
        <w:tc>
          <w:tcPr>
            <w:tcW w:w="5238" w:type="dxa"/>
          </w:tcPr>
          <w:p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2.0 SMTP server change. SCR 14803.</w:t>
            </w:r>
          </w:p>
        </w:tc>
        <w:tc>
          <w:tcPr>
            <w:tcW w:w="2790" w:type="dxa"/>
          </w:tcPr>
          <w:p w:rsidR="009F2A51" w:rsidRPr="0095359C" w:rsidRDefault="00A67A9C"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05/26/2015</w:t>
            </w:r>
          </w:p>
        </w:tc>
        <w:tc>
          <w:tcPr>
            <w:tcW w:w="5238" w:type="dxa"/>
          </w:tcPr>
          <w:p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3.0 LSAT feed Addition. SCR 14818.</w:t>
            </w:r>
          </w:p>
        </w:tc>
        <w:tc>
          <w:tcPr>
            <w:tcW w:w="2790" w:type="dxa"/>
            <w:vAlign w:val="bottom"/>
          </w:tcPr>
          <w:p w:rsidR="009F2A51" w:rsidRPr="0095359C" w:rsidRDefault="00F50BAE"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09/21/2015</w:t>
            </w:r>
          </w:p>
        </w:tc>
        <w:tc>
          <w:tcPr>
            <w:tcW w:w="5238" w:type="dxa"/>
          </w:tcPr>
          <w:p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4.0 IAT and IAE feed(s) Addition. TFS 644.</w:t>
            </w:r>
          </w:p>
          <w:p w:rsidR="00C5412A" w:rsidRPr="0095359C" w:rsidRDefault="00C5412A" w:rsidP="00C57C3E">
            <w:pPr>
              <w:pStyle w:val="hdr1"/>
              <w:ind w:left="0"/>
              <w:jc w:val="left"/>
              <w:rPr>
                <w:rFonts w:asciiTheme="minorHAnsi" w:hAnsiTheme="minorHAnsi"/>
                <w:sz w:val="20"/>
              </w:rPr>
            </w:pPr>
            <w:r w:rsidRPr="0095359C">
              <w:rPr>
                <w:rFonts w:asciiTheme="minorHAnsi" w:hAnsiTheme="minorHAnsi"/>
                <w:sz w:val="20"/>
              </w:rPr>
              <w:t>Added IAT file to Section 1.3 and checked IAE as Active.</w:t>
            </w:r>
          </w:p>
          <w:p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2.2.2.3.2</w:t>
            </w:r>
          </w:p>
          <w:p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2.2.5 (Functions)</w:t>
            </w:r>
          </w:p>
          <w:p w:rsidR="00997A45" w:rsidRPr="0095359C" w:rsidRDefault="00C5412A" w:rsidP="00997A45">
            <w:pPr>
              <w:pStyle w:val="hdr1"/>
              <w:ind w:left="0"/>
              <w:jc w:val="left"/>
              <w:rPr>
                <w:rFonts w:asciiTheme="minorHAnsi" w:hAnsiTheme="minorHAnsi"/>
                <w:sz w:val="20"/>
              </w:rPr>
            </w:pPr>
            <w:r w:rsidRPr="0095359C">
              <w:rPr>
                <w:rFonts w:asciiTheme="minorHAnsi" w:hAnsiTheme="minorHAnsi"/>
                <w:sz w:val="20"/>
              </w:rPr>
              <w:t>General updates to LCS and General OMR workflow sections for consistency.</w:t>
            </w:r>
          </w:p>
        </w:tc>
        <w:tc>
          <w:tcPr>
            <w:tcW w:w="2790" w:type="dxa"/>
          </w:tcPr>
          <w:p w:rsidR="009F2A51" w:rsidRPr="0095359C" w:rsidRDefault="0065723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B15CC1" w:rsidP="00C57C3E">
            <w:pPr>
              <w:pStyle w:val="hdr1"/>
              <w:ind w:left="0"/>
              <w:jc w:val="left"/>
              <w:rPr>
                <w:rFonts w:asciiTheme="minorHAnsi" w:hAnsiTheme="minorHAnsi"/>
                <w:sz w:val="20"/>
              </w:rPr>
            </w:pPr>
            <w:r w:rsidRPr="0095359C">
              <w:rPr>
                <w:rFonts w:asciiTheme="minorHAnsi" w:hAnsiTheme="minorHAnsi"/>
                <w:sz w:val="20"/>
              </w:rPr>
              <w:t>04/13/2017</w:t>
            </w:r>
          </w:p>
        </w:tc>
        <w:tc>
          <w:tcPr>
            <w:tcW w:w="5238" w:type="dxa"/>
          </w:tcPr>
          <w:p w:rsidR="009F2A51" w:rsidRDefault="00B15CC1" w:rsidP="00A45C57">
            <w:pPr>
              <w:pStyle w:val="hdr1"/>
              <w:ind w:left="0"/>
              <w:jc w:val="left"/>
              <w:rPr>
                <w:rFonts w:asciiTheme="minorHAnsi" w:hAnsiTheme="minorHAnsi"/>
                <w:sz w:val="20"/>
              </w:rPr>
            </w:pPr>
            <w:r w:rsidRPr="0095359C">
              <w:rPr>
                <w:rFonts w:asciiTheme="minorHAnsi" w:hAnsiTheme="minorHAnsi"/>
                <w:sz w:val="20"/>
              </w:rPr>
              <w:t>5.0 BRL and BRN feeds added. TFS 6145.</w:t>
            </w:r>
          </w:p>
          <w:p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1.3 - Added 2 new files #21 and #22</w:t>
            </w:r>
          </w:p>
          <w:p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2.2.2.3 -Replaced package flow screen capture </w:t>
            </w:r>
          </w:p>
          <w:p w:rsidR="003B16DA" w:rsidRPr="0095359C" w:rsidRDefault="003B16DA" w:rsidP="003B16DA">
            <w:pPr>
              <w:pStyle w:val="hdr1"/>
              <w:ind w:left="0"/>
              <w:jc w:val="left"/>
              <w:rPr>
                <w:rFonts w:asciiTheme="minorHAnsi" w:hAnsiTheme="minorHAnsi"/>
                <w:sz w:val="20"/>
              </w:rPr>
            </w:pPr>
            <w:r w:rsidRPr="003B16DA">
              <w:rPr>
                <w:rFonts w:asciiTheme="minorHAnsi" w:hAnsiTheme="minorHAnsi"/>
                <w:sz w:val="20"/>
              </w:rPr>
              <w:t>2.2.2.3.3 - Added new step III</w:t>
            </w:r>
          </w:p>
        </w:tc>
        <w:tc>
          <w:tcPr>
            <w:tcW w:w="2790" w:type="dxa"/>
          </w:tcPr>
          <w:p w:rsidR="009F2A51" w:rsidRPr="0095359C" w:rsidRDefault="00B15CC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0165F3" w:rsidRDefault="000165F3" w:rsidP="00A45C57">
            <w:pPr>
              <w:pStyle w:val="hdr1"/>
              <w:ind w:left="0"/>
              <w:jc w:val="left"/>
              <w:rPr>
                <w:rFonts w:asciiTheme="minorHAnsi" w:hAnsiTheme="minorHAnsi"/>
                <w:sz w:val="20"/>
                <w:rPrChange w:id="7" w:author="Palacherla, Susmitha C (NONUS)" w:date="2017-04-25T08:43:00Z">
                  <w:rPr/>
                </w:rPrChange>
              </w:rPr>
            </w:pPr>
            <w:ins w:id="8" w:author="Palacherla, Susmitha C (NONUS)" w:date="2017-04-25T08:42:00Z">
              <w:r w:rsidRPr="000165F3">
                <w:rPr>
                  <w:rFonts w:asciiTheme="minorHAnsi" w:hAnsiTheme="minorHAnsi"/>
                  <w:sz w:val="20"/>
                  <w:rPrChange w:id="9" w:author="Palacherla, Susmitha C (NONUS)" w:date="2017-04-25T08:43:00Z">
                    <w:rPr/>
                  </w:rPrChange>
                </w:rPr>
                <w:t>04/25/2017</w:t>
              </w:r>
            </w:ins>
          </w:p>
        </w:tc>
        <w:tc>
          <w:tcPr>
            <w:tcW w:w="5238" w:type="dxa"/>
          </w:tcPr>
          <w:p w:rsidR="009F2A51" w:rsidRDefault="000165F3" w:rsidP="00A45C57">
            <w:pPr>
              <w:pStyle w:val="hdr1"/>
              <w:ind w:left="0"/>
              <w:jc w:val="left"/>
              <w:rPr>
                <w:ins w:id="10" w:author="Palacherla, Susmitha C (NONUS)" w:date="2017-04-25T08:46:00Z"/>
                <w:rFonts w:asciiTheme="minorHAnsi" w:hAnsiTheme="minorHAnsi"/>
                <w:sz w:val="20"/>
              </w:rPr>
            </w:pPr>
            <w:ins w:id="11" w:author="Palacherla, Susmitha C (NONUS)" w:date="2017-04-25T08:43:00Z">
              <w:r>
                <w:rPr>
                  <w:rFonts w:asciiTheme="minorHAnsi" w:hAnsiTheme="minorHAnsi"/>
                  <w:sz w:val="20"/>
                </w:rPr>
                <w:t xml:space="preserve">6.0 </w:t>
              </w:r>
              <w:r w:rsidRPr="0095359C">
                <w:rPr>
                  <w:rFonts w:asciiTheme="minorHAnsi" w:hAnsiTheme="minorHAnsi"/>
                  <w:sz w:val="20"/>
                </w:rPr>
                <w:t>BRL and BRN feeds</w:t>
              </w:r>
              <w:r>
                <w:rPr>
                  <w:rFonts w:asciiTheme="minorHAnsi" w:hAnsiTheme="minorHAnsi"/>
                  <w:sz w:val="20"/>
                </w:rPr>
                <w:t xml:space="preserve"> for Quality and Sup </w:t>
              </w:r>
              <w:r w:rsidRPr="0095359C">
                <w:rPr>
                  <w:rFonts w:asciiTheme="minorHAnsi" w:hAnsiTheme="minorHAnsi"/>
                  <w:sz w:val="20"/>
                </w:rPr>
                <w:t xml:space="preserve"> </w:t>
              </w:r>
              <w:r>
                <w:rPr>
                  <w:rFonts w:asciiTheme="minorHAnsi" w:hAnsiTheme="minorHAnsi"/>
                  <w:sz w:val="20"/>
                </w:rPr>
                <w:t xml:space="preserve">Modules </w:t>
              </w:r>
              <w:r w:rsidRPr="0095359C">
                <w:rPr>
                  <w:rFonts w:asciiTheme="minorHAnsi" w:hAnsiTheme="minorHAnsi"/>
                  <w:sz w:val="20"/>
                </w:rPr>
                <w:t>– TFS 6</w:t>
              </w:r>
              <w:r>
                <w:rPr>
                  <w:rFonts w:asciiTheme="minorHAnsi" w:hAnsiTheme="minorHAnsi"/>
                  <w:sz w:val="20"/>
                </w:rPr>
                <w:t>377</w:t>
              </w:r>
            </w:ins>
          </w:p>
          <w:p w:rsidR="000165F3" w:rsidRDefault="000165F3" w:rsidP="00A45C57">
            <w:pPr>
              <w:pStyle w:val="hdr1"/>
              <w:ind w:left="0"/>
              <w:jc w:val="left"/>
              <w:rPr>
                <w:ins w:id="12" w:author="Palacherla, Susmitha C (NONUS)" w:date="2017-04-25T09:23:00Z"/>
                <w:rFonts w:asciiTheme="minorHAnsi" w:hAnsiTheme="minorHAnsi"/>
                <w:sz w:val="20"/>
              </w:rPr>
            </w:pPr>
            <w:ins w:id="13" w:author="Palacherla, Susmitha C (NONUS)" w:date="2017-04-25T08:46:00Z">
              <w:r>
                <w:rPr>
                  <w:rFonts w:asciiTheme="minorHAnsi" w:hAnsiTheme="minorHAnsi"/>
                  <w:sz w:val="20"/>
                </w:rPr>
                <w:t xml:space="preserve">2.2.2.1 – </w:t>
              </w:r>
            </w:ins>
            <w:ins w:id="14" w:author="Palacherla, Susmitha C (NONUS)" w:date="2017-04-25T09:22:00Z">
              <w:r w:rsidR="00587171">
                <w:rPr>
                  <w:rFonts w:asciiTheme="minorHAnsi" w:hAnsiTheme="minorHAnsi"/>
                  <w:sz w:val="20"/>
                </w:rPr>
                <w:t>Variables</w:t>
              </w:r>
            </w:ins>
            <w:ins w:id="15" w:author="Palacherla, Susmitha C (NONUS)" w:date="2017-04-25T08:46:00Z">
              <w:r>
                <w:rPr>
                  <w:rFonts w:asciiTheme="minorHAnsi" w:hAnsiTheme="minorHAnsi"/>
                  <w:sz w:val="20"/>
                </w:rPr>
                <w:t xml:space="preserve"> – updated expression for FailMessage to add file name.</w:t>
              </w:r>
            </w:ins>
          </w:p>
          <w:p w:rsidR="00EA5B9C" w:rsidRPr="003B16DA" w:rsidRDefault="00EA5B9C" w:rsidP="00EA5B9C">
            <w:pPr>
              <w:pStyle w:val="hdr1"/>
              <w:ind w:left="0"/>
              <w:rPr>
                <w:ins w:id="16" w:author="Palacherla, Susmitha C (NONUS)" w:date="2017-04-25T09:23:00Z"/>
                <w:rFonts w:asciiTheme="minorHAnsi" w:hAnsiTheme="minorHAnsi"/>
                <w:sz w:val="20"/>
              </w:rPr>
            </w:pPr>
            <w:ins w:id="17" w:author="Palacherla, Susmitha C (NONUS)" w:date="2017-04-25T09:23:00Z">
              <w:r w:rsidRPr="003B16DA">
                <w:rPr>
                  <w:rFonts w:asciiTheme="minorHAnsi" w:hAnsiTheme="minorHAnsi"/>
                  <w:sz w:val="20"/>
                </w:rPr>
                <w:t xml:space="preserve">2.2.2.3 -Replaced package flow screen capture </w:t>
              </w:r>
            </w:ins>
          </w:p>
          <w:p w:rsidR="00EA5B9C" w:rsidRDefault="00EA5B9C" w:rsidP="00A45C57">
            <w:pPr>
              <w:pStyle w:val="hdr1"/>
              <w:ind w:left="0"/>
              <w:jc w:val="left"/>
              <w:rPr>
                <w:ins w:id="18" w:author="Palacherla, Susmitha C (NONUS)" w:date="2017-04-25T09:24:00Z"/>
                <w:rFonts w:asciiTheme="minorHAnsi" w:hAnsiTheme="minorHAnsi"/>
                <w:sz w:val="20"/>
              </w:rPr>
            </w:pPr>
            <w:ins w:id="19" w:author="Palacherla, Susmitha C (NONUS)" w:date="2017-04-25T09:24:00Z">
              <w:r>
                <w:rPr>
                  <w:rFonts w:asciiTheme="minorHAnsi" w:hAnsiTheme="minorHAnsi"/>
                  <w:sz w:val="20"/>
                </w:rPr>
                <w:t>2.2.2.4 Added new section describing containers</w:t>
              </w:r>
            </w:ins>
          </w:p>
          <w:p w:rsidR="00EA5B9C" w:rsidRDefault="00EA5B9C" w:rsidP="00A45C57">
            <w:pPr>
              <w:pStyle w:val="hdr1"/>
              <w:ind w:left="0"/>
              <w:jc w:val="left"/>
              <w:rPr>
                <w:ins w:id="20" w:author="Palacherla, Susmitha C (NONUS)" w:date="2017-04-25T09:25:00Z"/>
                <w:rFonts w:asciiTheme="minorHAnsi" w:hAnsiTheme="minorHAnsi"/>
                <w:sz w:val="20"/>
              </w:rPr>
            </w:pPr>
            <w:ins w:id="21" w:author="Palacherla, Susmitha C (NONUS)" w:date="2017-04-25T09:25:00Z">
              <w:r>
                <w:rPr>
                  <w:rFonts w:asciiTheme="minorHAnsi" w:hAnsiTheme="minorHAnsi"/>
                  <w:sz w:val="20"/>
                </w:rPr>
                <w:t>2.2.2.5 updated workflow to remove additional steps that were replaced with consolidated stored procedure</w:t>
              </w:r>
            </w:ins>
          </w:p>
          <w:p w:rsidR="00EA5B9C" w:rsidRDefault="00EA5B9C" w:rsidP="00A45C57">
            <w:pPr>
              <w:pStyle w:val="hdr1"/>
              <w:ind w:left="0"/>
              <w:jc w:val="left"/>
              <w:rPr>
                <w:ins w:id="22" w:author="Palacherla, Susmitha C (NONUS)" w:date="2017-04-25T09:26:00Z"/>
                <w:rFonts w:asciiTheme="minorHAnsi" w:hAnsiTheme="minorHAnsi"/>
                <w:sz w:val="20"/>
              </w:rPr>
            </w:pPr>
            <w:ins w:id="23" w:author="Palacherla, Susmitha C (NONUS)" w:date="2017-04-25T09:26:00Z">
              <w:r>
                <w:rPr>
                  <w:rFonts w:asciiTheme="minorHAnsi" w:hAnsiTheme="minorHAnsi"/>
                  <w:sz w:val="20"/>
                </w:rPr>
                <w:t>2.2.4 Added 2 new stored procedures and updated description</w:t>
              </w:r>
            </w:ins>
          </w:p>
          <w:p w:rsidR="00EA5B9C" w:rsidRPr="000165F3" w:rsidRDefault="00EA5B9C" w:rsidP="00A45C57">
            <w:pPr>
              <w:pStyle w:val="hdr1"/>
              <w:ind w:left="0"/>
              <w:jc w:val="left"/>
              <w:rPr>
                <w:rFonts w:asciiTheme="minorHAnsi" w:hAnsiTheme="minorHAnsi"/>
                <w:sz w:val="20"/>
                <w:rPrChange w:id="24" w:author="Palacherla, Susmitha C (NONUS)" w:date="2017-04-25T08:43:00Z">
                  <w:rPr/>
                </w:rPrChange>
              </w:rPr>
            </w:pPr>
            <w:ins w:id="25" w:author="Palacherla, Susmitha C (NONUS)" w:date="2017-04-25T09:26:00Z">
              <w:r>
                <w:rPr>
                  <w:rFonts w:asciiTheme="minorHAnsi" w:hAnsiTheme="minorHAnsi"/>
                  <w:sz w:val="20"/>
                </w:rPr>
                <w:t>2.2.5 Updated description on function</w:t>
              </w:r>
            </w:ins>
            <w:bookmarkStart w:id="26" w:name="_GoBack"/>
            <w:bookmarkEnd w:id="26"/>
          </w:p>
        </w:tc>
        <w:tc>
          <w:tcPr>
            <w:tcW w:w="2790" w:type="dxa"/>
          </w:tcPr>
          <w:p w:rsidR="009F2A51" w:rsidRPr="000165F3" w:rsidRDefault="000165F3" w:rsidP="00A45C57">
            <w:pPr>
              <w:pStyle w:val="hdr1"/>
              <w:ind w:left="0"/>
              <w:jc w:val="left"/>
              <w:rPr>
                <w:rFonts w:asciiTheme="minorHAnsi" w:hAnsiTheme="minorHAnsi"/>
                <w:sz w:val="20"/>
                <w:rPrChange w:id="27" w:author="Palacherla, Susmitha C (NONUS)" w:date="2017-04-25T08:43:00Z">
                  <w:rPr/>
                </w:rPrChange>
              </w:rPr>
            </w:pPr>
            <w:ins w:id="28" w:author="Palacherla, Susmitha C (NONUS)" w:date="2017-04-25T08:43:00Z">
              <w:r w:rsidRPr="000165F3">
                <w:rPr>
                  <w:rFonts w:asciiTheme="minorHAnsi" w:hAnsiTheme="minorHAnsi"/>
                  <w:sz w:val="20"/>
                  <w:rPrChange w:id="29" w:author="Palacherla, Susmitha C (NONUS)" w:date="2017-04-25T08:43:00Z">
                    <w:rPr/>
                  </w:rPrChange>
                </w:rPr>
                <w:t>Susmitha Palacherla</w:t>
              </w:r>
            </w:ins>
          </w:p>
        </w:tc>
      </w:tr>
      <w:tr w:rsidR="009F2A51" w:rsidRPr="00D37C04" w:rsidTr="00A45C57">
        <w:tc>
          <w:tcPr>
            <w:tcW w:w="1440" w:type="dxa"/>
          </w:tcPr>
          <w:p w:rsidR="009F2A51" w:rsidRPr="000165F3" w:rsidRDefault="009F2A51" w:rsidP="00A45C57">
            <w:pPr>
              <w:pStyle w:val="hdr1"/>
              <w:ind w:left="0"/>
              <w:jc w:val="left"/>
              <w:rPr>
                <w:rFonts w:asciiTheme="minorHAnsi" w:hAnsiTheme="minorHAnsi"/>
                <w:sz w:val="20"/>
                <w:rPrChange w:id="30" w:author="Palacherla, Susmitha C (NONUS)" w:date="2017-04-25T08:43:00Z">
                  <w:rPr/>
                </w:rPrChange>
              </w:rPr>
            </w:pPr>
          </w:p>
        </w:tc>
        <w:tc>
          <w:tcPr>
            <w:tcW w:w="5238" w:type="dxa"/>
          </w:tcPr>
          <w:p w:rsidR="009F2A51" w:rsidRPr="000165F3" w:rsidRDefault="009F2A51" w:rsidP="00A45C57">
            <w:pPr>
              <w:pStyle w:val="hdr1"/>
              <w:ind w:left="0"/>
              <w:jc w:val="left"/>
              <w:rPr>
                <w:rFonts w:asciiTheme="minorHAnsi" w:hAnsiTheme="minorHAnsi"/>
                <w:sz w:val="20"/>
                <w:rPrChange w:id="31" w:author="Palacherla, Susmitha C (NONUS)" w:date="2017-04-25T08:43:00Z">
                  <w:rPr/>
                </w:rPrChange>
              </w:rPr>
            </w:pPr>
          </w:p>
        </w:tc>
        <w:tc>
          <w:tcPr>
            <w:tcW w:w="2790" w:type="dxa"/>
          </w:tcPr>
          <w:p w:rsidR="009F2A51" w:rsidRPr="000165F3" w:rsidRDefault="009F2A51" w:rsidP="00A45C57">
            <w:pPr>
              <w:pStyle w:val="hdr1"/>
              <w:ind w:left="0"/>
              <w:jc w:val="left"/>
              <w:rPr>
                <w:rFonts w:asciiTheme="minorHAnsi" w:hAnsiTheme="minorHAnsi"/>
                <w:sz w:val="20"/>
                <w:rPrChange w:id="32" w:author="Palacherla, Susmitha C (NONUS)" w:date="2017-04-25T08:43:00Z">
                  <w:rPr/>
                </w:rPrChange>
              </w:rPr>
            </w:pPr>
          </w:p>
        </w:tc>
      </w:tr>
    </w:tbl>
    <w:p w:rsidR="009F2A51" w:rsidRPr="002431EB" w:rsidRDefault="009F2A51" w:rsidP="009F2A51">
      <w:pPr>
        <w:pStyle w:val="BodyText"/>
      </w:pPr>
    </w:p>
    <w:p w:rsidR="00A96E41" w:rsidRDefault="009F2A51" w:rsidP="009F2A51">
      <w:pPr>
        <w:widowControl w:val="0"/>
        <w:autoSpaceDE w:val="0"/>
        <w:autoSpaceDN w:val="0"/>
        <w:adjustRightInd w:val="0"/>
        <w:spacing w:after="0" w:line="240" w:lineRule="auto"/>
      </w:pPr>
      <w:bookmarkStart w:id="33" w:name="_Toc434743870"/>
      <w:r w:rsidRPr="002431EB">
        <w:br w:type="page"/>
      </w:r>
      <w:bookmarkEnd w:id="33"/>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Default="00481F6E">
          <w:pPr>
            <w:pStyle w:val="TOCHeading"/>
          </w:pPr>
          <w:r>
            <w:t>Contents</w:t>
          </w:r>
        </w:p>
        <w:p w:rsidR="00C5412A"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30607349" w:history="1">
            <w:r w:rsidR="00C5412A" w:rsidRPr="00486C5C">
              <w:rPr>
                <w:rStyle w:val="Hyperlink"/>
                <w:noProof/>
              </w:rPr>
              <w:t>1.</w:t>
            </w:r>
            <w:r w:rsidR="00C5412A">
              <w:rPr>
                <w:rFonts w:asciiTheme="minorHAnsi" w:eastAsiaTheme="minorEastAsia" w:hAnsiTheme="minorHAnsi" w:cstheme="minorBidi"/>
                <w:noProof/>
              </w:rPr>
              <w:tab/>
            </w:r>
            <w:r w:rsidR="00C5412A" w:rsidRPr="0095359C">
              <w:rPr>
                <w:rStyle w:val="Hyperlink"/>
                <w:noProof/>
                <w:sz w:val="20"/>
                <w:szCs w:val="20"/>
              </w:rPr>
              <w:t>Overview</w:t>
            </w:r>
            <w:r w:rsidR="00C5412A">
              <w:rPr>
                <w:noProof/>
                <w:webHidden/>
              </w:rPr>
              <w:tab/>
            </w:r>
            <w:r w:rsidR="00C5412A">
              <w:rPr>
                <w:noProof/>
                <w:webHidden/>
              </w:rPr>
              <w:fldChar w:fldCharType="begin"/>
            </w:r>
            <w:r w:rsidR="00C5412A">
              <w:rPr>
                <w:noProof/>
                <w:webHidden/>
              </w:rPr>
              <w:instrText xml:space="preserve"> PAGEREF _Toc430607349 \h </w:instrText>
            </w:r>
            <w:r w:rsidR="00C5412A">
              <w:rPr>
                <w:noProof/>
                <w:webHidden/>
              </w:rPr>
            </w:r>
            <w:r w:rsidR="00C5412A">
              <w:rPr>
                <w:noProof/>
                <w:webHidden/>
              </w:rPr>
              <w:fldChar w:fldCharType="separate"/>
            </w:r>
            <w:r w:rsidR="00C5412A">
              <w:rPr>
                <w:noProof/>
                <w:webHidden/>
              </w:rPr>
              <w:t>4</w:t>
            </w:r>
            <w:r w:rsidR="00C5412A">
              <w:rPr>
                <w:noProof/>
                <w:webHidden/>
              </w:rPr>
              <w:fldChar w:fldCharType="end"/>
            </w:r>
          </w:hyperlink>
        </w:p>
        <w:p w:rsidR="00C5412A" w:rsidRDefault="000165F3">
          <w:pPr>
            <w:pStyle w:val="TOC2"/>
            <w:tabs>
              <w:tab w:val="left" w:pos="880"/>
              <w:tab w:val="right" w:leader="dot" w:pos="9350"/>
            </w:tabs>
            <w:rPr>
              <w:noProof/>
              <w:lang w:eastAsia="en-US"/>
            </w:rPr>
          </w:pPr>
          <w:hyperlink w:anchor="_Toc430607350" w:history="1">
            <w:r w:rsidR="00C5412A" w:rsidRPr="00486C5C">
              <w:rPr>
                <w:rStyle w:val="Hyperlink"/>
                <w:rFonts w:ascii="Calibri" w:hAnsi="Calibri"/>
                <w:noProof/>
              </w:rPr>
              <w:t>1.1</w:t>
            </w:r>
            <w:r w:rsidR="00C5412A">
              <w:rPr>
                <w:noProof/>
                <w:lang w:eastAsia="en-US"/>
              </w:rPr>
              <w:tab/>
            </w:r>
            <w:r w:rsidR="00C5412A" w:rsidRPr="00486C5C">
              <w:rPr>
                <w:rStyle w:val="Hyperlink"/>
                <w:rFonts w:ascii="Calibri" w:hAnsi="Calibri"/>
                <w:noProof/>
              </w:rPr>
              <w:t>Project Description</w:t>
            </w:r>
            <w:r w:rsidR="00C5412A">
              <w:rPr>
                <w:noProof/>
                <w:webHidden/>
              </w:rPr>
              <w:tab/>
            </w:r>
            <w:r w:rsidR="00C5412A">
              <w:rPr>
                <w:noProof/>
                <w:webHidden/>
              </w:rPr>
              <w:fldChar w:fldCharType="begin"/>
            </w:r>
            <w:r w:rsidR="00C5412A">
              <w:rPr>
                <w:noProof/>
                <w:webHidden/>
              </w:rPr>
              <w:instrText xml:space="preserve"> PAGEREF _Toc430607350 \h </w:instrText>
            </w:r>
            <w:r w:rsidR="00C5412A">
              <w:rPr>
                <w:noProof/>
                <w:webHidden/>
              </w:rPr>
            </w:r>
            <w:r w:rsidR="00C5412A">
              <w:rPr>
                <w:noProof/>
                <w:webHidden/>
              </w:rPr>
              <w:fldChar w:fldCharType="separate"/>
            </w:r>
            <w:r w:rsidR="00C5412A">
              <w:rPr>
                <w:noProof/>
                <w:webHidden/>
              </w:rPr>
              <w:t>4</w:t>
            </w:r>
            <w:r w:rsidR="00C5412A">
              <w:rPr>
                <w:noProof/>
                <w:webHidden/>
              </w:rPr>
              <w:fldChar w:fldCharType="end"/>
            </w:r>
          </w:hyperlink>
        </w:p>
        <w:p w:rsidR="00C5412A" w:rsidRDefault="000165F3">
          <w:pPr>
            <w:pStyle w:val="TOC2"/>
            <w:tabs>
              <w:tab w:val="left" w:pos="880"/>
              <w:tab w:val="right" w:leader="dot" w:pos="9350"/>
            </w:tabs>
            <w:rPr>
              <w:noProof/>
              <w:lang w:eastAsia="en-US"/>
            </w:rPr>
          </w:pPr>
          <w:hyperlink w:anchor="_Toc430607351" w:history="1">
            <w:r w:rsidR="00C5412A" w:rsidRPr="00486C5C">
              <w:rPr>
                <w:rStyle w:val="Hyperlink"/>
                <w:rFonts w:ascii="Calibri" w:hAnsi="Calibri"/>
                <w:noProof/>
              </w:rPr>
              <w:t>1.2</w:t>
            </w:r>
            <w:r w:rsidR="00C5412A">
              <w:rPr>
                <w:noProof/>
                <w:lang w:eastAsia="en-US"/>
              </w:rPr>
              <w:tab/>
            </w:r>
            <w:r w:rsidR="00C5412A" w:rsidRPr="00486C5C">
              <w:rPr>
                <w:rStyle w:val="Hyperlink"/>
                <w:rFonts w:ascii="Calibri" w:hAnsi="Calibri"/>
                <w:noProof/>
              </w:rPr>
              <w:t>Document Scope</w:t>
            </w:r>
            <w:r w:rsidR="00C5412A">
              <w:rPr>
                <w:noProof/>
                <w:webHidden/>
              </w:rPr>
              <w:tab/>
            </w:r>
            <w:r w:rsidR="00C5412A">
              <w:rPr>
                <w:noProof/>
                <w:webHidden/>
              </w:rPr>
              <w:fldChar w:fldCharType="begin"/>
            </w:r>
            <w:r w:rsidR="00C5412A">
              <w:rPr>
                <w:noProof/>
                <w:webHidden/>
              </w:rPr>
              <w:instrText xml:space="preserve"> PAGEREF _Toc430607351 \h </w:instrText>
            </w:r>
            <w:r w:rsidR="00C5412A">
              <w:rPr>
                <w:noProof/>
                <w:webHidden/>
              </w:rPr>
            </w:r>
            <w:r w:rsidR="00C5412A">
              <w:rPr>
                <w:noProof/>
                <w:webHidden/>
              </w:rPr>
              <w:fldChar w:fldCharType="separate"/>
            </w:r>
            <w:r w:rsidR="00C5412A">
              <w:rPr>
                <w:noProof/>
                <w:webHidden/>
              </w:rPr>
              <w:t>4</w:t>
            </w:r>
            <w:r w:rsidR="00C5412A">
              <w:rPr>
                <w:noProof/>
                <w:webHidden/>
              </w:rPr>
              <w:fldChar w:fldCharType="end"/>
            </w:r>
          </w:hyperlink>
        </w:p>
        <w:p w:rsidR="00C5412A" w:rsidRDefault="000165F3">
          <w:pPr>
            <w:pStyle w:val="TOC2"/>
            <w:tabs>
              <w:tab w:val="left" w:pos="880"/>
              <w:tab w:val="right" w:leader="dot" w:pos="9350"/>
            </w:tabs>
            <w:rPr>
              <w:noProof/>
              <w:lang w:eastAsia="en-US"/>
            </w:rPr>
          </w:pPr>
          <w:hyperlink w:anchor="_Toc430607352" w:history="1">
            <w:r w:rsidR="00C5412A" w:rsidRPr="00486C5C">
              <w:rPr>
                <w:rStyle w:val="Hyperlink"/>
                <w:rFonts w:ascii="Calibri" w:hAnsi="Calibri"/>
                <w:noProof/>
              </w:rPr>
              <w:t>1.3</w:t>
            </w:r>
            <w:r w:rsidR="00C5412A">
              <w:rPr>
                <w:noProof/>
                <w:lang w:eastAsia="en-US"/>
              </w:rPr>
              <w:tab/>
            </w:r>
            <w:r w:rsidR="00C5412A" w:rsidRPr="00486C5C">
              <w:rPr>
                <w:rStyle w:val="Hyperlink"/>
                <w:rFonts w:ascii="Calibri" w:hAnsi="Calibri"/>
                <w:noProof/>
              </w:rPr>
              <w:t>Source Files</w:t>
            </w:r>
            <w:r w:rsidR="00C5412A">
              <w:rPr>
                <w:noProof/>
                <w:webHidden/>
              </w:rPr>
              <w:tab/>
            </w:r>
            <w:r w:rsidR="00C5412A">
              <w:rPr>
                <w:noProof/>
                <w:webHidden/>
              </w:rPr>
              <w:fldChar w:fldCharType="begin"/>
            </w:r>
            <w:r w:rsidR="00C5412A">
              <w:rPr>
                <w:noProof/>
                <w:webHidden/>
              </w:rPr>
              <w:instrText xml:space="preserve"> PAGEREF _Toc430607352 \h </w:instrText>
            </w:r>
            <w:r w:rsidR="00C5412A">
              <w:rPr>
                <w:noProof/>
                <w:webHidden/>
              </w:rPr>
            </w:r>
            <w:r w:rsidR="00C5412A">
              <w:rPr>
                <w:noProof/>
                <w:webHidden/>
              </w:rPr>
              <w:fldChar w:fldCharType="separate"/>
            </w:r>
            <w:r w:rsidR="00C5412A">
              <w:rPr>
                <w:noProof/>
                <w:webHidden/>
              </w:rPr>
              <w:t>4</w:t>
            </w:r>
            <w:r w:rsidR="00C5412A">
              <w:rPr>
                <w:noProof/>
                <w:webHidden/>
              </w:rPr>
              <w:fldChar w:fldCharType="end"/>
            </w:r>
          </w:hyperlink>
        </w:p>
        <w:p w:rsidR="00C5412A" w:rsidRDefault="000165F3">
          <w:pPr>
            <w:pStyle w:val="TOC2"/>
            <w:tabs>
              <w:tab w:val="left" w:pos="880"/>
              <w:tab w:val="right" w:leader="dot" w:pos="9350"/>
            </w:tabs>
            <w:rPr>
              <w:noProof/>
              <w:lang w:eastAsia="en-US"/>
            </w:rPr>
          </w:pPr>
          <w:hyperlink w:anchor="_Toc430607353" w:history="1">
            <w:r w:rsidR="00C5412A" w:rsidRPr="00486C5C">
              <w:rPr>
                <w:rStyle w:val="Hyperlink"/>
                <w:rFonts w:ascii="Calibri" w:hAnsi="Calibri"/>
                <w:noProof/>
              </w:rPr>
              <w:t>1.4</w:t>
            </w:r>
            <w:r w:rsidR="00C5412A">
              <w:rPr>
                <w:noProof/>
                <w:lang w:eastAsia="en-US"/>
              </w:rPr>
              <w:tab/>
            </w:r>
            <w:r w:rsidR="00C5412A" w:rsidRPr="00486C5C">
              <w:rPr>
                <w:rStyle w:val="Hyperlink"/>
                <w:rFonts w:ascii="Calibri" w:hAnsi="Calibri"/>
                <w:noProof/>
              </w:rPr>
              <w:t>Module List</w:t>
            </w:r>
            <w:r w:rsidR="00C5412A">
              <w:rPr>
                <w:noProof/>
                <w:webHidden/>
              </w:rPr>
              <w:tab/>
            </w:r>
            <w:r w:rsidR="00C5412A">
              <w:rPr>
                <w:noProof/>
                <w:webHidden/>
              </w:rPr>
              <w:fldChar w:fldCharType="begin"/>
            </w:r>
            <w:r w:rsidR="00C5412A">
              <w:rPr>
                <w:noProof/>
                <w:webHidden/>
              </w:rPr>
              <w:instrText xml:space="preserve"> PAGEREF _Toc430607353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0165F3">
          <w:pPr>
            <w:pStyle w:val="TOC2"/>
            <w:tabs>
              <w:tab w:val="left" w:pos="880"/>
              <w:tab w:val="right" w:leader="dot" w:pos="9350"/>
            </w:tabs>
            <w:rPr>
              <w:noProof/>
              <w:lang w:eastAsia="en-US"/>
            </w:rPr>
          </w:pPr>
          <w:hyperlink w:anchor="_Toc430607354" w:history="1">
            <w:r w:rsidR="00C5412A" w:rsidRPr="00486C5C">
              <w:rPr>
                <w:rStyle w:val="Hyperlink"/>
                <w:rFonts w:ascii="Calibri" w:hAnsi="Calibri"/>
                <w:noProof/>
              </w:rPr>
              <w:t>1.5</w:t>
            </w:r>
            <w:r w:rsidR="00C5412A">
              <w:rPr>
                <w:noProof/>
                <w:lang w:eastAsia="en-US"/>
              </w:rPr>
              <w:tab/>
            </w:r>
            <w:r w:rsidR="00C5412A" w:rsidRPr="00486C5C">
              <w:rPr>
                <w:rStyle w:val="Hyperlink"/>
                <w:rFonts w:ascii="Calibri" w:hAnsi="Calibri"/>
                <w:noProof/>
              </w:rPr>
              <w:t>Software and Hardware Interfaces</w:t>
            </w:r>
            <w:r w:rsidR="00C5412A">
              <w:rPr>
                <w:noProof/>
                <w:webHidden/>
              </w:rPr>
              <w:tab/>
            </w:r>
            <w:r w:rsidR="00C5412A">
              <w:rPr>
                <w:noProof/>
                <w:webHidden/>
              </w:rPr>
              <w:fldChar w:fldCharType="begin"/>
            </w:r>
            <w:r w:rsidR="00C5412A">
              <w:rPr>
                <w:noProof/>
                <w:webHidden/>
              </w:rPr>
              <w:instrText xml:space="preserve"> PAGEREF _Toc430607354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0165F3">
          <w:pPr>
            <w:pStyle w:val="TOC3"/>
            <w:tabs>
              <w:tab w:val="left" w:pos="1320"/>
              <w:tab w:val="right" w:leader="dot" w:pos="9350"/>
            </w:tabs>
            <w:rPr>
              <w:noProof/>
              <w:lang w:eastAsia="en-US"/>
            </w:rPr>
          </w:pPr>
          <w:hyperlink w:anchor="_Toc430607355" w:history="1">
            <w:r w:rsidR="00C5412A" w:rsidRPr="00486C5C">
              <w:rPr>
                <w:rStyle w:val="Hyperlink"/>
                <w:noProof/>
              </w:rPr>
              <w:t>1.5.1</w:t>
            </w:r>
            <w:r w:rsidR="00C5412A">
              <w:rPr>
                <w:noProof/>
                <w:lang w:eastAsia="en-US"/>
              </w:rPr>
              <w:tab/>
            </w:r>
            <w:r w:rsidR="00C5412A" w:rsidRPr="00486C5C">
              <w:rPr>
                <w:rStyle w:val="Hyperlink"/>
                <w:noProof/>
              </w:rPr>
              <w:t>Software</w:t>
            </w:r>
            <w:r w:rsidR="00C5412A">
              <w:rPr>
                <w:noProof/>
                <w:webHidden/>
              </w:rPr>
              <w:tab/>
            </w:r>
            <w:r w:rsidR="00C5412A">
              <w:rPr>
                <w:noProof/>
                <w:webHidden/>
              </w:rPr>
              <w:fldChar w:fldCharType="begin"/>
            </w:r>
            <w:r w:rsidR="00C5412A">
              <w:rPr>
                <w:noProof/>
                <w:webHidden/>
              </w:rPr>
              <w:instrText xml:space="preserve"> PAGEREF _Toc430607355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0165F3">
          <w:pPr>
            <w:pStyle w:val="TOC3"/>
            <w:tabs>
              <w:tab w:val="left" w:pos="1320"/>
              <w:tab w:val="right" w:leader="dot" w:pos="9350"/>
            </w:tabs>
            <w:rPr>
              <w:noProof/>
              <w:lang w:eastAsia="en-US"/>
            </w:rPr>
          </w:pPr>
          <w:hyperlink w:anchor="_Toc430607356" w:history="1">
            <w:r w:rsidR="00C5412A" w:rsidRPr="00486C5C">
              <w:rPr>
                <w:rStyle w:val="Hyperlink"/>
                <w:noProof/>
              </w:rPr>
              <w:t>1.5.2</w:t>
            </w:r>
            <w:r w:rsidR="00C5412A">
              <w:rPr>
                <w:noProof/>
                <w:lang w:eastAsia="en-US"/>
              </w:rPr>
              <w:tab/>
            </w:r>
            <w:r w:rsidR="00C5412A" w:rsidRPr="00486C5C">
              <w:rPr>
                <w:rStyle w:val="Hyperlink"/>
                <w:noProof/>
              </w:rPr>
              <w:t>Hardware</w:t>
            </w:r>
            <w:r w:rsidR="00C5412A">
              <w:rPr>
                <w:noProof/>
                <w:webHidden/>
              </w:rPr>
              <w:tab/>
            </w:r>
            <w:r w:rsidR="00C5412A">
              <w:rPr>
                <w:noProof/>
                <w:webHidden/>
              </w:rPr>
              <w:fldChar w:fldCharType="begin"/>
            </w:r>
            <w:r w:rsidR="00C5412A">
              <w:rPr>
                <w:noProof/>
                <w:webHidden/>
              </w:rPr>
              <w:instrText xml:space="preserve"> PAGEREF _Toc430607356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0165F3">
          <w:pPr>
            <w:pStyle w:val="TOC2"/>
            <w:tabs>
              <w:tab w:val="left" w:pos="880"/>
              <w:tab w:val="right" w:leader="dot" w:pos="9350"/>
            </w:tabs>
            <w:rPr>
              <w:noProof/>
              <w:lang w:eastAsia="en-US"/>
            </w:rPr>
          </w:pPr>
          <w:hyperlink w:anchor="_Toc430607357" w:history="1">
            <w:r w:rsidR="00C5412A" w:rsidRPr="00486C5C">
              <w:rPr>
                <w:rStyle w:val="Hyperlink"/>
                <w:rFonts w:ascii="Calibri" w:hAnsi="Calibri"/>
                <w:noProof/>
              </w:rPr>
              <w:t>1.6</w:t>
            </w:r>
            <w:r w:rsidR="00C5412A">
              <w:rPr>
                <w:noProof/>
                <w:lang w:eastAsia="en-US"/>
              </w:rPr>
              <w:tab/>
            </w:r>
            <w:r w:rsidR="00C5412A" w:rsidRPr="00486C5C">
              <w:rPr>
                <w:rStyle w:val="Hyperlink"/>
                <w:rFonts w:ascii="Calibri" w:hAnsi="Calibri"/>
                <w:noProof/>
              </w:rPr>
              <w:t>Users</w:t>
            </w:r>
            <w:r w:rsidR="00C5412A">
              <w:rPr>
                <w:noProof/>
                <w:webHidden/>
              </w:rPr>
              <w:tab/>
            </w:r>
            <w:r w:rsidR="00C5412A">
              <w:rPr>
                <w:noProof/>
                <w:webHidden/>
              </w:rPr>
              <w:fldChar w:fldCharType="begin"/>
            </w:r>
            <w:r w:rsidR="00C5412A">
              <w:rPr>
                <w:noProof/>
                <w:webHidden/>
              </w:rPr>
              <w:instrText xml:space="preserve"> PAGEREF _Toc430607357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0165F3">
          <w:pPr>
            <w:pStyle w:val="TOC1"/>
            <w:tabs>
              <w:tab w:val="left" w:pos="440"/>
              <w:tab w:val="right" w:leader="dot" w:pos="9350"/>
            </w:tabs>
            <w:rPr>
              <w:rFonts w:asciiTheme="minorHAnsi" w:eastAsiaTheme="minorEastAsia" w:hAnsiTheme="minorHAnsi" w:cstheme="minorBidi"/>
              <w:noProof/>
            </w:rPr>
          </w:pPr>
          <w:hyperlink w:anchor="_Toc430607358" w:history="1">
            <w:r w:rsidR="00C5412A" w:rsidRPr="00486C5C">
              <w:rPr>
                <w:rStyle w:val="Hyperlink"/>
                <w:noProof/>
              </w:rPr>
              <w:t>2.</w:t>
            </w:r>
            <w:r w:rsidR="00C5412A">
              <w:rPr>
                <w:rFonts w:asciiTheme="minorHAnsi" w:eastAsiaTheme="minorEastAsia" w:hAnsiTheme="minorHAnsi" w:cstheme="minorBidi"/>
                <w:noProof/>
              </w:rPr>
              <w:tab/>
            </w:r>
            <w:r w:rsidR="00C5412A" w:rsidRPr="00486C5C">
              <w:rPr>
                <w:rStyle w:val="Hyperlink"/>
                <w:noProof/>
              </w:rPr>
              <w:t>Details</w:t>
            </w:r>
            <w:r w:rsidR="00C5412A">
              <w:rPr>
                <w:noProof/>
                <w:webHidden/>
              </w:rPr>
              <w:tab/>
            </w:r>
            <w:r w:rsidR="00C5412A">
              <w:rPr>
                <w:noProof/>
                <w:webHidden/>
              </w:rPr>
              <w:fldChar w:fldCharType="begin"/>
            </w:r>
            <w:r w:rsidR="00C5412A">
              <w:rPr>
                <w:noProof/>
                <w:webHidden/>
              </w:rPr>
              <w:instrText xml:space="preserve"> PAGEREF _Toc430607358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0165F3">
          <w:pPr>
            <w:pStyle w:val="TOC2"/>
            <w:tabs>
              <w:tab w:val="left" w:pos="880"/>
              <w:tab w:val="right" w:leader="dot" w:pos="9350"/>
            </w:tabs>
            <w:rPr>
              <w:noProof/>
              <w:lang w:eastAsia="en-US"/>
            </w:rPr>
          </w:pPr>
          <w:hyperlink w:anchor="_Toc430607361" w:history="1">
            <w:r w:rsidR="00C5412A" w:rsidRPr="00486C5C">
              <w:rPr>
                <w:rStyle w:val="Hyperlink"/>
                <w:rFonts w:ascii="Calibri" w:hAnsi="Calibri"/>
                <w:noProof/>
              </w:rPr>
              <w:t>2.1</w:t>
            </w:r>
            <w:r w:rsidR="00C5412A">
              <w:rPr>
                <w:noProof/>
                <w:lang w:eastAsia="en-US"/>
              </w:rPr>
              <w:tab/>
            </w:r>
            <w:r w:rsidR="00C5412A" w:rsidRPr="00486C5C">
              <w:rPr>
                <w:rStyle w:val="Hyperlink"/>
                <w:rFonts w:ascii="Calibri" w:hAnsi="Calibri"/>
                <w:noProof/>
              </w:rPr>
              <w:t>Source Files</w:t>
            </w:r>
            <w:r w:rsidR="00C5412A">
              <w:rPr>
                <w:noProof/>
                <w:webHidden/>
              </w:rPr>
              <w:tab/>
            </w:r>
            <w:r w:rsidR="00C5412A">
              <w:rPr>
                <w:noProof/>
                <w:webHidden/>
              </w:rPr>
              <w:fldChar w:fldCharType="begin"/>
            </w:r>
            <w:r w:rsidR="00C5412A">
              <w:rPr>
                <w:noProof/>
                <w:webHidden/>
              </w:rPr>
              <w:instrText xml:space="preserve"> PAGEREF _Toc430607361 \h </w:instrText>
            </w:r>
            <w:r w:rsidR="00C5412A">
              <w:rPr>
                <w:noProof/>
                <w:webHidden/>
              </w:rPr>
            </w:r>
            <w:r w:rsidR="00C5412A">
              <w:rPr>
                <w:noProof/>
                <w:webHidden/>
              </w:rPr>
              <w:fldChar w:fldCharType="separate"/>
            </w:r>
            <w:r w:rsidR="00C5412A">
              <w:rPr>
                <w:noProof/>
                <w:webHidden/>
              </w:rPr>
              <w:t>6</w:t>
            </w:r>
            <w:r w:rsidR="00C5412A">
              <w:rPr>
                <w:noProof/>
                <w:webHidden/>
              </w:rPr>
              <w:fldChar w:fldCharType="end"/>
            </w:r>
          </w:hyperlink>
        </w:p>
        <w:p w:rsidR="00C5412A" w:rsidRDefault="000165F3">
          <w:pPr>
            <w:pStyle w:val="TOC2"/>
            <w:tabs>
              <w:tab w:val="left" w:pos="880"/>
              <w:tab w:val="right" w:leader="dot" w:pos="9350"/>
            </w:tabs>
            <w:rPr>
              <w:noProof/>
              <w:lang w:eastAsia="en-US"/>
            </w:rPr>
          </w:pPr>
          <w:hyperlink w:anchor="_Toc430607362" w:history="1">
            <w:r w:rsidR="00C5412A" w:rsidRPr="00486C5C">
              <w:rPr>
                <w:rStyle w:val="Hyperlink"/>
                <w:rFonts w:ascii="Calibri" w:hAnsi="Calibri"/>
                <w:noProof/>
              </w:rPr>
              <w:t>2.2</w:t>
            </w:r>
            <w:r w:rsidR="00C5412A">
              <w:rPr>
                <w:noProof/>
                <w:lang w:eastAsia="en-US"/>
              </w:rPr>
              <w:tab/>
            </w:r>
            <w:r w:rsidR="00C5412A" w:rsidRPr="00486C5C">
              <w:rPr>
                <w:rStyle w:val="Hyperlink"/>
                <w:rFonts w:ascii="Calibri" w:hAnsi="Calibri"/>
                <w:noProof/>
              </w:rPr>
              <w:t>Module Details</w:t>
            </w:r>
            <w:r w:rsidR="00C5412A">
              <w:rPr>
                <w:noProof/>
                <w:webHidden/>
              </w:rPr>
              <w:tab/>
            </w:r>
            <w:r w:rsidR="00C5412A">
              <w:rPr>
                <w:noProof/>
                <w:webHidden/>
              </w:rPr>
              <w:fldChar w:fldCharType="begin"/>
            </w:r>
            <w:r w:rsidR="00C5412A">
              <w:rPr>
                <w:noProof/>
                <w:webHidden/>
              </w:rPr>
              <w:instrText xml:space="preserve"> PAGEREF _Toc430607362 \h </w:instrText>
            </w:r>
            <w:r w:rsidR="00C5412A">
              <w:rPr>
                <w:noProof/>
                <w:webHidden/>
              </w:rPr>
            </w:r>
            <w:r w:rsidR="00C5412A">
              <w:rPr>
                <w:noProof/>
                <w:webHidden/>
              </w:rPr>
              <w:fldChar w:fldCharType="separate"/>
            </w:r>
            <w:r w:rsidR="00C5412A">
              <w:rPr>
                <w:noProof/>
                <w:webHidden/>
              </w:rPr>
              <w:t>7</w:t>
            </w:r>
            <w:r w:rsidR="00C5412A">
              <w:rPr>
                <w:noProof/>
                <w:webHidden/>
              </w:rPr>
              <w:fldChar w:fldCharType="end"/>
            </w:r>
          </w:hyperlink>
        </w:p>
        <w:p w:rsidR="00C5412A" w:rsidRDefault="000165F3">
          <w:pPr>
            <w:pStyle w:val="TOC3"/>
            <w:tabs>
              <w:tab w:val="left" w:pos="1320"/>
              <w:tab w:val="right" w:leader="dot" w:pos="9350"/>
            </w:tabs>
            <w:rPr>
              <w:noProof/>
              <w:lang w:eastAsia="en-US"/>
            </w:rPr>
          </w:pPr>
          <w:hyperlink w:anchor="_Toc430607363" w:history="1">
            <w:r w:rsidR="00C5412A" w:rsidRPr="00486C5C">
              <w:rPr>
                <w:rStyle w:val="Hyperlink"/>
                <w:rFonts w:ascii="Calibri" w:hAnsi="Calibri"/>
                <w:noProof/>
              </w:rPr>
              <w:t>2.2.1</w:t>
            </w:r>
            <w:r w:rsidR="00C5412A">
              <w:rPr>
                <w:noProof/>
                <w:lang w:eastAsia="en-US"/>
              </w:rPr>
              <w:tab/>
            </w:r>
            <w:r w:rsidR="00C5412A" w:rsidRPr="00486C5C">
              <w:rPr>
                <w:rStyle w:val="Hyperlink"/>
                <w:rFonts w:ascii="Calibri" w:hAnsi="Calibri"/>
                <w:noProof/>
              </w:rPr>
              <w:t>SQL agent job</w:t>
            </w:r>
            <w:r w:rsidR="00C5412A">
              <w:rPr>
                <w:noProof/>
                <w:webHidden/>
              </w:rPr>
              <w:tab/>
            </w:r>
            <w:r w:rsidR="00C5412A">
              <w:rPr>
                <w:noProof/>
                <w:webHidden/>
              </w:rPr>
              <w:fldChar w:fldCharType="begin"/>
            </w:r>
            <w:r w:rsidR="00C5412A">
              <w:rPr>
                <w:noProof/>
                <w:webHidden/>
              </w:rPr>
              <w:instrText xml:space="preserve"> PAGEREF _Toc430607363 \h </w:instrText>
            </w:r>
            <w:r w:rsidR="00C5412A">
              <w:rPr>
                <w:noProof/>
                <w:webHidden/>
              </w:rPr>
            </w:r>
            <w:r w:rsidR="00C5412A">
              <w:rPr>
                <w:noProof/>
                <w:webHidden/>
              </w:rPr>
              <w:fldChar w:fldCharType="separate"/>
            </w:r>
            <w:r w:rsidR="00C5412A">
              <w:rPr>
                <w:noProof/>
                <w:webHidden/>
              </w:rPr>
              <w:t>7</w:t>
            </w:r>
            <w:r w:rsidR="00C5412A">
              <w:rPr>
                <w:noProof/>
                <w:webHidden/>
              </w:rPr>
              <w:fldChar w:fldCharType="end"/>
            </w:r>
          </w:hyperlink>
        </w:p>
        <w:p w:rsidR="00C5412A" w:rsidRDefault="000165F3">
          <w:pPr>
            <w:pStyle w:val="TOC3"/>
            <w:tabs>
              <w:tab w:val="left" w:pos="1320"/>
              <w:tab w:val="right" w:leader="dot" w:pos="9350"/>
            </w:tabs>
            <w:rPr>
              <w:noProof/>
              <w:lang w:eastAsia="en-US"/>
            </w:rPr>
          </w:pPr>
          <w:hyperlink w:anchor="_Toc430607364" w:history="1">
            <w:r w:rsidR="00C5412A" w:rsidRPr="00486C5C">
              <w:rPr>
                <w:rStyle w:val="Hyperlink"/>
                <w:rFonts w:ascii="Calibri" w:hAnsi="Calibri"/>
                <w:noProof/>
              </w:rPr>
              <w:t>2.2.2</w:t>
            </w:r>
            <w:r w:rsidR="00C5412A">
              <w:rPr>
                <w:noProof/>
                <w:lang w:eastAsia="en-US"/>
              </w:rPr>
              <w:tab/>
            </w:r>
            <w:r w:rsidR="00C5412A" w:rsidRPr="00486C5C">
              <w:rPr>
                <w:rStyle w:val="Hyperlink"/>
                <w:rFonts w:ascii="Calibri" w:hAnsi="Calibri"/>
                <w:noProof/>
              </w:rPr>
              <w:t>SSIS Package</w:t>
            </w:r>
            <w:r w:rsidR="00C5412A">
              <w:rPr>
                <w:noProof/>
                <w:webHidden/>
              </w:rPr>
              <w:tab/>
            </w:r>
            <w:r w:rsidR="00C5412A">
              <w:rPr>
                <w:noProof/>
                <w:webHidden/>
              </w:rPr>
              <w:fldChar w:fldCharType="begin"/>
            </w:r>
            <w:r w:rsidR="00C5412A">
              <w:rPr>
                <w:noProof/>
                <w:webHidden/>
              </w:rPr>
              <w:instrText xml:space="preserve"> PAGEREF _Toc430607364 \h </w:instrText>
            </w:r>
            <w:r w:rsidR="00C5412A">
              <w:rPr>
                <w:noProof/>
                <w:webHidden/>
              </w:rPr>
            </w:r>
            <w:r w:rsidR="00C5412A">
              <w:rPr>
                <w:noProof/>
                <w:webHidden/>
              </w:rPr>
              <w:fldChar w:fldCharType="separate"/>
            </w:r>
            <w:r w:rsidR="00C5412A">
              <w:rPr>
                <w:noProof/>
                <w:webHidden/>
              </w:rPr>
              <w:t>7</w:t>
            </w:r>
            <w:r w:rsidR="00C5412A">
              <w:rPr>
                <w:noProof/>
                <w:webHidden/>
              </w:rPr>
              <w:fldChar w:fldCharType="end"/>
            </w:r>
          </w:hyperlink>
        </w:p>
        <w:p w:rsidR="00C5412A" w:rsidRDefault="000165F3">
          <w:pPr>
            <w:pStyle w:val="TOC3"/>
            <w:tabs>
              <w:tab w:val="left" w:pos="1320"/>
              <w:tab w:val="right" w:leader="dot" w:pos="9350"/>
            </w:tabs>
            <w:rPr>
              <w:noProof/>
              <w:lang w:eastAsia="en-US"/>
            </w:rPr>
          </w:pPr>
          <w:hyperlink w:anchor="_Toc430607365" w:history="1">
            <w:r w:rsidR="00C5412A" w:rsidRPr="00486C5C">
              <w:rPr>
                <w:rStyle w:val="Hyperlink"/>
                <w:rFonts w:ascii="Calibri" w:hAnsi="Calibri"/>
                <w:noProof/>
              </w:rPr>
              <w:t>2.2.3</w:t>
            </w:r>
            <w:r w:rsidR="00C5412A">
              <w:rPr>
                <w:noProof/>
                <w:lang w:eastAsia="en-US"/>
              </w:rPr>
              <w:tab/>
            </w:r>
            <w:r w:rsidR="00C5412A" w:rsidRPr="00486C5C">
              <w:rPr>
                <w:rStyle w:val="Hyperlink"/>
                <w:rFonts w:ascii="Calibri" w:hAnsi="Calibri"/>
                <w:noProof/>
              </w:rPr>
              <w:t>Tables</w:t>
            </w:r>
            <w:r w:rsidR="00C5412A">
              <w:rPr>
                <w:noProof/>
                <w:webHidden/>
              </w:rPr>
              <w:tab/>
            </w:r>
            <w:r w:rsidR="00C5412A">
              <w:rPr>
                <w:noProof/>
                <w:webHidden/>
              </w:rPr>
              <w:fldChar w:fldCharType="begin"/>
            </w:r>
            <w:r w:rsidR="00C5412A">
              <w:rPr>
                <w:noProof/>
                <w:webHidden/>
              </w:rPr>
              <w:instrText xml:space="preserve"> PAGEREF _Toc430607365 \h </w:instrText>
            </w:r>
            <w:r w:rsidR="00C5412A">
              <w:rPr>
                <w:noProof/>
                <w:webHidden/>
              </w:rPr>
            </w:r>
            <w:r w:rsidR="00C5412A">
              <w:rPr>
                <w:noProof/>
                <w:webHidden/>
              </w:rPr>
              <w:fldChar w:fldCharType="separate"/>
            </w:r>
            <w:r w:rsidR="00C5412A">
              <w:rPr>
                <w:noProof/>
                <w:webHidden/>
              </w:rPr>
              <w:t>82</w:t>
            </w:r>
            <w:r w:rsidR="00C5412A">
              <w:rPr>
                <w:noProof/>
                <w:webHidden/>
              </w:rPr>
              <w:fldChar w:fldCharType="end"/>
            </w:r>
          </w:hyperlink>
        </w:p>
        <w:p w:rsidR="00C5412A" w:rsidRDefault="000165F3">
          <w:pPr>
            <w:pStyle w:val="TOC3"/>
            <w:tabs>
              <w:tab w:val="left" w:pos="1320"/>
              <w:tab w:val="right" w:leader="dot" w:pos="9350"/>
            </w:tabs>
            <w:rPr>
              <w:noProof/>
              <w:lang w:eastAsia="en-US"/>
            </w:rPr>
          </w:pPr>
          <w:hyperlink w:anchor="_Toc430607366" w:history="1">
            <w:r w:rsidR="00C5412A" w:rsidRPr="00486C5C">
              <w:rPr>
                <w:rStyle w:val="Hyperlink"/>
                <w:rFonts w:ascii="Calibri" w:hAnsi="Calibri"/>
                <w:noProof/>
              </w:rPr>
              <w:t>2.2.4</w:t>
            </w:r>
            <w:r w:rsidR="00C5412A">
              <w:rPr>
                <w:noProof/>
                <w:lang w:eastAsia="en-US"/>
              </w:rPr>
              <w:tab/>
            </w:r>
            <w:r w:rsidR="00C5412A" w:rsidRPr="00486C5C">
              <w:rPr>
                <w:rStyle w:val="Hyperlink"/>
                <w:rFonts w:ascii="Calibri" w:hAnsi="Calibri"/>
                <w:noProof/>
              </w:rPr>
              <w:t>Procedures</w:t>
            </w:r>
            <w:r w:rsidR="00C5412A">
              <w:rPr>
                <w:noProof/>
                <w:webHidden/>
              </w:rPr>
              <w:tab/>
            </w:r>
            <w:r w:rsidR="00C5412A">
              <w:rPr>
                <w:noProof/>
                <w:webHidden/>
              </w:rPr>
              <w:fldChar w:fldCharType="begin"/>
            </w:r>
            <w:r w:rsidR="00C5412A">
              <w:rPr>
                <w:noProof/>
                <w:webHidden/>
              </w:rPr>
              <w:instrText xml:space="preserve"> PAGEREF _Toc430607366 \h </w:instrText>
            </w:r>
            <w:r w:rsidR="00C5412A">
              <w:rPr>
                <w:noProof/>
                <w:webHidden/>
              </w:rPr>
            </w:r>
            <w:r w:rsidR="00C5412A">
              <w:rPr>
                <w:noProof/>
                <w:webHidden/>
              </w:rPr>
              <w:fldChar w:fldCharType="separate"/>
            </w:r>
            <w:r w:rsidR="00C5412A">
              <w:rPr>
                <w:noProof/>
                <w:webHidden/>
              </w:rPr>
              <w:t>82</w:t>
            </w:r>
            <w:r w:rsidR="00C5412A">
              <w:rPr>
                <w:noProof/>
                <w:webHidden/>
              </w:rPr>
              <w:fldChar w:fldCharType="end"/>
            </w:r>
          </w:hyperlink>
        </w:p>
        <w:p w:rsidR="00C5412A" w:rsidRDefault="000165F3">
          <w:pPr>
            <w:pStyle w:val="TOC3"/>
            <w:tabs>
              <w:tab w:val="left" w:pos="1320"/>
              <w:tab w:val="right" w:leader="dot" w:pos="9350"/>
            </w:tabs>
            <w:rPr>
              <w:noProof/>
              <w:lang w:eastAsia="en-US"/>
            </w:rPr>
          </w:pPr>
          <w:hyperlink w:anchor="_Toc430607367" w:history="1">
            <w:r w:rsidR="00C5412A" w:rsidRPr="00486C5C">
              <w:rPr>
                <w:rStyle w:val="Hyperlink"/>
                <w:rFonts w:ascii="Calibri" w:hAnsi="Calibri"/>
                <w:noProof/>
              </w:rPr>
              <w:t>2.2.5</w:t>
            </w:r>
            <w:r w:rsidR="00C5412A">
              <w:rPr>
                <w:noProof/>
                <w:lang w:eastAsia="en-US"/>
              </w:rPr>
              <w:tab/>
            </w:r>
            <w:r w:rsidR="00C5412A" w:rsidRPr="00486C5C">
              <w:rPr>
                <w:rStyle w:val="Hyperlink"/>
                <w:rFonts w:ascii="Calibri" w:hAnsi="Calibri"/>
                <w:noProof/>
              </w:rPr>
              <w:t>Functions</w:t>
            </w:r>
            <w:r w:rsidR="00C5412A">
              <w:rPr>
                <w:noProof/>
                <w:webHidden/>
              </w:rPr>
              <w:tab/>
            </w:r>
            <w:r w:rsidR="00C5412A">
              <w:rPr>
                <w:noProof/>
                <w:webHidden/>
              </w:rPr>
              <w:fldChar w:fldCharType="begin"/>
            </w:r>
            <w:r w:rsidR="00C5412A">
              <w:rPr>
                <w:noProof/>
                <w:webHidden/>
              </w:rPr>
              <w:instrText xml:space="preserve"> PAGEREF _Toc430607367 \h </w:instrText>
            </w:r>
            <w:r w:rsidR="00C5412A">
              <w:rPr>
                <w:noProof/>
                <w:webHidden/>
              </w:rPr>
            </w:r>
            <w:r w:rsidR="00C5412A">
              <w:rPr>
                <w:noProof/>
                <w:webHidden/>
              </w:rPr>
              <w:fldChar w:fldCharType="separate"/>
            </w:r>
            <w:r w:rsidR="00C5412A">
              <w:rPr>
                <w:noProof/>
                <w:webHidden/>
              </w:rPr>
              <w:t>82</w:t>
            </w:r>
            <w:r w:rsidR="00C5412A">
              <w:rPr>
                <w:noProof/>
                <w:webHidden/>
              </w:rPr>
              <w:fldChar w:fldCharType="end"/>
            </w:r>
          </w:hyperlink>
        </w:p>
        <w:p w:rsidR="00481F6E" w:rsidRDefault="00481F6E">
          <w:r>
            <w:rPr>
              <w:b/>
              <w:bCs/>
              <w:noProof/>
            </w:rPr>
            <w:fldChar w:fldCharType="end"/>
          </w:r>
        </w:p>
      </w:sdtContent>
    </w:sdt>
    <w:p w:rsidR="00202048" w:rsidRDefault="00202048"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02048" w:rsidRDefault="00202048" w:rsidP="009F2A51">
      <w:pPr>
        <w:widowControl w:val="0"/>
        <w:autoSpaceDE w:val="0"/>
        <w:autoSpaceDN w:val="0"/>
        <w:adjustRightInd w:val="0"/>
        <w:spacing w:after="0" w:line="240" w:lineRule="auto"/>
      </w:pPr>
    </w:p>
    <w:p w:rsidR="009D1884" w:rsidRPr="0027630C" w:rsidRDefault="006F770C" w:rsidP="0076086A">
      <w:pPr>
        <w:pStyle w:val="Heading1"/>
        <w:numPr>
          <w:ilvl w:val="0"/>
          <w:numId w:val="1"/>
        </w:numPr>
        <w:rPr>
          <w:color w:val="auto"/>
        </w:rPr>
      </w:pPr>
      <w:bookmarkStart w:id="34" w:name="_Toc430607349"/>
      <w:r w:rsidRPr="0027630C">
        <w:rPr>
          <w:color w:val="auto"/>
        </w:rPr>
        <w:lastRenderedPageBreak/>
        <w:t>Overview</w:t>
      </w:r>
      <w:bookmarkEnd w:id="34"/>
    </w:p>
    <w:p w:rsidR="00A47122" w:rsidRPr="0027630C" w:rsidRDefault="009D1884" w:rsidP="00481F6E">
      <w:pPr>
        <w:pStyle w:val="Heading2"/>
        <w:rPr>
          <w:rFonts w:ascii="Calibri" w:hAnsi="Calibri" w:cs="Times New Roman"/>
          <w:color w:val="auto"/>
          <w:sz w:val="22"/>
          <w:szCs w:val="22"/>
        </w:rPr>
      </w:pPr>
      <w:bookmarkStart w:id="35" w:name="_Toc430607350"/>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35"/>
    </w:p>
    <w:p w:rsidR="001B4454" w:rsidRPr="0095359C" w:rsidRDefault="00A47122" w:rsidP="001B4454">
      <w:pPr>
        <w:rPr>
          <w:rFonts w:asciiTheme="minorHAnsi" w:hAnsiTheme="minorHAnsi"/>
          <w:sz w:val="20"/>
          <w:szCs w:val="20"/>
        </w:rPr>
      </w:pPr>
      <w:r w:rsidRPr="00736BF7">
        <w:rPr>
          <w:rFonts w:asciiTheme="minorHAnsi" w:hAnsiTheme="minorHAnsi" w:cs="Segoe UI"/>
          <w:color w:val="000000" w:themeColor="text1"/>
        </w:rPr>
        <w:t xml:space="preserve"> </w:t>
      </w:r>
      <w:r w:rsidR="00026536" w:rsidRPr="0095359C">
        <w:rPr>
          <w:rFonts w:asciiTheme="minorHAnsi" w:hAnsiTheme="minorHAnsi" w:cs="Segoe UI"/>
          <w:color w:val="000000" w:themeColor="text1"/>
          <w:sz w:val="20"/>
          <w:szCs w:val="20"/>
        </w:rPr>
        <w:t xml:space="preserve">The </w:t>
      </w:r>
      <w:r w:rsidR="001B4454" w:rsidRPr="0095359C">
        <w:rPr>
          <w:rFonts w:asciiTheme="minorHAnsi" w:hAnsiTheme="minorHAnsi" w:cs="Segoe UI"/>
          <w:color w:val="000000" w:themeColor="text1"/>
          <w:sz w:val="20"/>
          <w:szCs w:val="20"/>
        </w:rPr>
        <w:t>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Outlier reports are created by the</w:t>
      </w:r>
      <w:r w:rsidR="00026536" w:rsidRPr="0095359C">
        <w:rPr>
          <w:rFonts w:asciiTheme="minorHAnsi" w:hAnsiTheme="minorHAnsi" w:cs="Segoe UI"/>
          <w:color w:val="000000" w:themeColor="text1"/>
          <w:sz w:val="20"/>
          <w:szCs w:val="20"/>
        </w:rPr>
        <w:t xml:space="preserve"> CCO </w:t>
      </w:r>
      <w:r w:rsidR="001B4454" w:rsidRPr="0095359C">
        <w:rPr>
          <w:rFonts w:asciiTheme="minorHAnsi" w:hAnsiTheme="minorHAnsi" w:cs="Segoe UI"/>
          <w:color w:val="000000" w:themeColor="text1"/>
          <w:sz w:val="20"/>
          <w:szCs w:val="20"/>
        </w:rPr>
        <w:t xml:space="preserve">Analytics team which </w:t>
      </w:r>
      <w:r w:rsidR="00026536" w:rsidRPr="0095359C">
        <w:rPr>
          <w:rFonts w:asciiTheme="minorHAnsi" w:hAnsiTheme="minorHAnsi" w:cs="Segoe UI"/>
          <w:color w:val="000000" w:themeColor="text1"/>
          <w:sz w:val="20"/>
          <w:szCs w:val="20"/>
        </w:rPr>
        <w:t>identifies</w:t>
      </w:r>
      <w:r w:rsidR="001B4454" w:rsidRPr="0095359C">
        <w:rPr>
          <w:rFonts w:asciiTheme="minorHAnsi" w:hAnsiTheme="minorHAnsi" w:cs="Segoe UI"/>
          <w:color w:val="000000" w:themeColor="text1"/>
          <w:sz w:val="20"/>
          <w:szCs w:val="20"/>
        </w:rPr>
        <w:t xml:space="preserve">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rsidR="00A47122" w:rsidRPr="0027630C" w:rsidRDefault="00A47122" w:rsidP="00481F6E">
      <w:pPr>
        <w:pStyle w:val="Heading2"/>
        <w:rPr>
          <w:rFonts w:ascii="Calibri" w:hAnsi="Calibri" w:cs="Times New Roman"/>
          <w:color w:val="auto"/>
          <w:sz w:val="22"/>
          <w:szCs w:val="22"/>
        </w:rPr>
      </w:pPr>
      <w:bookmarkStart w:id="36" w:name="_Toc430607351"/>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36"/>
    </w:p>
    <w:p w:rsidR="00A47122" w:rsidRPr="0095359C" w:rsidRDefault="00A47122" w:rsidP="00A47122">
      <w:pPr>
        <w:widowControl w:val="0"/>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This document describes the </w:t>
      </w:r>
      <w:r w:rsidR="001B4454" w:rsidRPr="0095359C">
        <w:rPr>
          <w:rFonts w:asciiTheme="minorHAnsi" w:hAnsiTheme="minorHAnsi" w:cs="Segoe UI"/>
          <w:color w:val="000000" w:themeColor="text1"/>
          <w:sz w:val="20"/>
          <w:szCs w:val="20"/>
        </w:rPr>
        <w:t>load of the Outliers reports provided by the Analytics team into the eCoaching database. Once the reports are loaded into the database the logs are tracked through the workflow like any Coaching log entered from the web interface.</w:t>
      </w: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Pr="0027630C" w:rsidRDefault="002C3B04" w:rsidP="00481F6E">
      <w:pPr>
        <w:pStyle w:val="Heading2"/>
        <w:rPr>
          <w:rFonts w:ascii="Calibri" w:hAnsi="Calibri" w:cs="Times New Roman"/>
          <w:color w:val="auto"/>
          <w:sz w:val="22"/>
          <w:szCs w:val="22"/>
        </w:rPr>
      </w:pPr>
      <w:bookmarkStart w:id="37" w:name="_Toc430607352"/>
      <w:r w:rsidRPr="0027630C">
        <w:rPr>
          <w:rFonts w:ascii="Calibri" w:hAnsi="Calibri" w:cs="Times New Roman"/>
          <w:color w:val="auto"/>
          <w:sz w:val="22"/>
          <w:szCs w:val="22"/>
        </w:rPr>
        <w:t>Source Files</w:t>
      </w:r>
      <w:bookmarkEnd w:id="37"/>
    </w:p>
    <w:p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The table below shows all of the outlier report types that can arrive as feeds. Currently active feeds are marked by an ‘X’ in the table below.</w:t>
      </w:r>
    </w:p>
    <w:p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Files have a naming convention eCL_Outlier_Feed_XXX</w:t>
      </w:r>
      <w:r w:rsidR="00F56A29" w:rsidRPr="0095359C">
        <w:rPr>
          <w:rFonts w:asciiTheme="minorHAnsi" w:hAnsiTheme="minorHAnsi" w:cs="Segoe UI"/>
          <w:color w:val="000000" w:themeColor="text1"/>
          <w:sz w:val="20"/>
          <w:szCs w:val="20"/>
        </w:rPr>
        <w:t>yyyymmdd</w:t>
      </w:r>
      <w:r w:rsidRPr="0095359C">
        <w:rPr>
          <w:rFonts w:asciiTheme="minorHAnsi" w:hAnsiTheme="minorHAnsi" w:cs="Segoe UI"/>
          <w:color w:val="000000" w:themeColor="text1"/>
          <w:sz w:val="20"/>
          <w:szCs w:val="20"/>
        </w:rPr>
        <w:t>.csv where XXX stands for the 3 letter acronym used by the report as shown in the ‘Code’ column below.</w:t>
      </w:r>
    </w:p>
    <w:p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Files are staged at </w:t>
      </w:r>
      <w:hyperlink r:id="rId9" w:history="1">
        <w:r w:rsidRPr="0095359C">
          <w:rPr>
            <w:rStyle w:val="Hyperlink"/>
            <w:rFonts w:asciiTheme="minorHAnsi" w:hAnsiTheme="minorHAnsi" w:cs="Segoe UI"/>
            <w:sz w:val="20"/>
            <w:szCs w:val="20"/>
          </w:rPr>
          <w:t>\\VRIVSCORS01\BCC Scorecards\Coaching\Outliers\</w:t>
        </w:r>
      </w:hyperlink>
    </w:p>
    <w:tbl>
      <w:tblPr>
        <w:tblW w:w="9555" w:type="dxa"/>
        <w:tblInd w:w="93" w:type="dxa"/>
        <w:tblLook w:val="04A0" w:firstRow="1" w:lastRow="0" w:firstColumn="1" w:lastColumn="0" w:noHBand="0" w:noVBand="1"/>
      </w:tblPr>
      <w:tblGrid>
        <w:gridCol w:w="419"/>
        <w:gridCol w:w="4435"/>
        <w:gridCol w:w="963"/>
        <w:gridCol w:w="617"/>
        <w:gridCol w:w="948"/>
        <w:gridCol w:w="612"/>
        <w:gridCol w:w="1561"/>
      </w:tblGrid>
      <w:tr w:rsidR="0053330A" w:rsidRPr="007E2C75" w:rsidTr="00B15CC1">
        <w:trPr>
          <w:trHeight w:val="450"/>
        </w:trPr>
        <w:tc>
          <w:tcPr>
            <w:tcW w:w="419" w:type="dxa"/>
            <w:tcBorders>
              <w:top w:val="single" w:sz="8" w:space="0" w:color="F2F2F2"/>
              <w:left w:val="single" w:sz="8" w:space="0" w:color="7297BD"/>
              <w:bottom w:val="nil"/>
              <w:right w:val="single" w:sz="8" w:space="0" w:color="F2F2F2"/>
            </w:tcBorders>
            <w:shd w:val="clear" w:color="000000" w:fill="7297BD"/>
            <w:vAlign w:val="center"/>
            <w:hideMark/>
          </w:tcPr>
          <w:p w:rsidR="0053330A" w:rsidRPr="007E2C75" w:rsidRDefault="0053330A" w:rsidP="00A71CC9">
            <w:pPr>
              <w:rPr>
                <w:b/>
                <w:bCs/>
                <w:color w:val="FFFFFF"/>
                <w:sz w:val="16"/>
                <w:szCs w:val="16"/>
              </w:rPr>
            </w:pPr>
            <w:r w:rsidRPr="007E2C75">
              <w:rPr>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Metric/Report</w:t>
            </w:r>
          </w:p>
        </w:tc>
        <w:tc>
          <w:tcPr>
            <w:tcW w:w="1030"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53330A">
            <w:pPr>
              <w:spacing w:after="0" w:line="240" w:lineRule="auto"/>
              <w:rPr>
                <w:b/>
                <w:bCs/>
                <w:color w:val="FFFFFF"/>
                <w:sz w:val="16"/>
                <w:szCs w:val="16"/>
              </w:rPr>
            </w:pPr>
            <w:r>
              <w:rPr>
                <w:b/>
                <w:bCs/>
                <w:color w:val="FFFFFF"/>
                <w:sz w:val="16"/>
                <w:szCs w:val="16"/>
              </w:rPr>
              <w:t>Active Feed</w:t>
            </w:r>
          </w:p>
        </w:tc>
        <w:tc>
          <w:tcPr>
            <w:tcW w:w="554"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Entry</w:t>
            </w:r>
          </w:p>
        </w:tc>
        <w:tc>
          <w:tcPr>
            <w:tcW w:w="1672"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Coaching Reason</w:t>
            </w:r>
          </w:p>
        </w:tc>
      </w:tr>
      <w:tr w:rsidR="0053330A" w:rsidRPr="007E2C75" w:rsidTr="00B15CC1">
        <w:trPr>
          <w:trHeight w:val="690"/>
        </w:trPr>
        <w:tc>
          <w:tcPr>
            <w:tcW w:w="419"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ACO Escalation</w:t>
            </w:r>
          </w:p>
        </w:tc>
        <w:tc>
          <w:tcPr>
            <w:tcW w:w="1030"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672" w:type="dxa"/>
            <w:tcBorders>
              <w:top w:val="single" w:sz="4" w:space="0" w:color="auto"/>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ACW</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ACW</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AHT</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AHT</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POC</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Cancelled Calls</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CAN</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lastRenderedPageBreak/>
              <w:t>5</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Default Qualifiers</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DFQ</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r w:rsidR="00657231" w:rsidRPr="0095359C">
              <w:rPr>
                <w:rFonts w:asciiTheme="minorHAnsi" w:hAnsiTheme="minorHAnsi" w:cstheme="minorHAnsi"/>
                <w:color w:val="000000"/>
                <w:sz w:val="20"/>
                <w:szCs w:val="20"/>
              </w:rPr>
              <w:t>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IAE</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657231"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DME Escalation</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IDE</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EE/MM Escalation</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IEE</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NGD Feedback</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INF</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ISG Consults</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ISG</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Inbound</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ISQ</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Low CSAT</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r w:rsidR="00F50BAE" w:rsidRPr="0095359C">
              <w:rPr>
                <w:rFonts w:asciiTheme="minorHAnsi" w:hAnsiTheme="minorHAnsi" w:cstheme="minorHAnsi"/>
                <w:color w:val="000000"/>
                <w:sz w:val="20"/>
                <w:szCs w:val="20"/>
              </w:rPr>
              <w:t>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LCS</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657231"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Scripts Logged</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SLG</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NGD Inappropriate Transfer</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NIT</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Open Calls</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OPN</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Outbound</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OSC</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Returned MAC Escalation</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RME</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BCC Security and Privacy Incident Coaching</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SPI</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POC </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53330A" w:rsidRPr="007E2C75" w:rsidTr="00B15CC1">
        <w:trPr>
          <w:trHeight w:val="675"/>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53330A" w:rsidRPr="007E2C75" w:rsidRDefault="0053330A" w:rsidP="00A71CC9">
            <w:pPr>
              <w:spacing w:after="0" w:line="240" w:lineRule="auto"/>
              <w:jc w:val="right"/>
              <w:rPr>
                <w:color w:val="000000"/>
                <w:sz w:val="16"/>
                <w:szCs w:val="16"/>
              </w:rPr>
            </w:pPr>
            <w:r w:rsidRPr="007E2C75">
              <w:rPr>
                <w:rFonts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Transfers</w:t>
            </w:r>
          </w:p>
        </w:tc>
        <w:tc>
          <w:tcPr>
            <w:tcW w:w="1030"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554"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TRN</w:t>
            </w:r>
          </w:p>
        </w:tc>
        <w:tc>
          <w:tcPr>
            <w:tcW w:w="876"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569"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nil"/>
              <w:left w:val="nil"/>
              <w:bottom w:val="single" w:sz="4" w:space="0" w:color="auto"/>
              <w:right w:val="single" w:sz="4" w:space="0" w:color="auto"/>
            </w:tcBorders>
            <w:shd w:val="clear" w:color="000000" w:fill="C5D9F1"/>
            <w:vAlign w:val="center"/>
            <w:hideMark/>
          </w:tcPr>
          <w:p w:rsidR="0053330A" w:rsidRPr="0095359C" w:rsidRDefault="0053330A" w:rsidP="00A71CC9">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Initiatives  </w:t>
            </w:r>
          </w:p>
        </w:tc>
      </w:tr>
      <w:tr w:rsidR="00657231" w:rsidRPr="007E2C75" w:rsidTr="009832DD">
        <w:trPr>
          <w:trHeight w:val="675"/>
        </w:trPr>
        <w:tc>
          <w:tcPr>
            <w:tcW w:w="419" w:type="dxa"/>
            <w:tcBorders>
              <w:top w:val="single" w:sz="4" w:space="0" w:color="auto"/>
              <w:left w:val="single" w:sz="4" w:space="0" w:color="auto"/>
              <w:bottom w:val="single" w:sz="4" w:space="0" w:color="auto"/>
              <w:right w:val="single" w:sz="6" w:space="0" w:color="auto"/>
            </w:tcBorders>
            <w:shd w:val="clear" w:color="000000" w:fill="C5D9F1"/>
            <w:vAlign w:val="center"/>
          </w:tcPr>
          <w:p w:rsidR="00657231" w:rsidRPr="007E2C75" w:rsidRDefault="00657231" w:rsidP="00657231">
            <w:pPr>
              <w:spacing w:after="0" w:line="240" w:lineRule="auto"/>
              <w:jc w:val="right"/>
              <w:rPr>
                <w:color w:val="000000"/>
                <w:sz w:val="16"/>
                <w:szCs w:val="16"/>
              </w:rPr>
            </w:pPr>
            <w:r>
              <w:rPr>
                <w:rFonts w:cstheme="minorHAnsi"/>
                <w:color w:val="000000"/>
                <w:sz w:val="16"/>
                <w:szCs w:val="16"/>
              </w:rPr>
              <w:t>20</w:t>
            </w:r>
          </w:p>
        </w:tc>
        <w:tc>
          <w:tcPr>
            <w:tcW w:w="4435" w:type="dxa"/>
            <w:tcBorders>
              <w:top w:val="single" w:sz="4" w:space="0" w:color="auto"/>
              <w:left w:val="single" w:sz="6" w:space="0" w:color="auto"/>
              <w:bottom w:val="single" w:sz="4" w:space="0" w:color="auto"/>
              <w:right w:val="single" w:sz="6" w:space="0" w:color="auto"/>
            </w:tcBorders>
            <w:shd w:val="clear" w:color="000000" w:fill="C5D9F1"/>
            <w:noWrap/>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Transfer</w:t>
            </w:r>
          </w:p>
        </w:tc>
        <w:tc>
          <w:tcPr>
            <w:tcW w:w="1030" w:type="dxa"/>
            <w:tcBorders>
              <w:top w:val="single" w:sz="4" w:space="0" w:color="auto"/>
              <w:left w:val="single" w:sz="6" w:space="0" w:color="auto"/>
              <w:bottom w:val="single" w:sz="4" w:space="0" w:color="auto"/>
              <w:right w:val="single" w:sz="6"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554" w:type="dxa"/>
            <w:tcBorders>
              <w:top w:val="single" w:sz="4" w:space="0" w:color="auto"/>
              <w:left w:val="single" w:sz="6" w:space="0" w:color="auto"/>
              <w:bottom w:val="single" w:sz="4" w:space="0" w:color="auto"/>
              <w:right w:val="single" w:sz="6"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IAT</w:t>
            </w:r>
          </w:p>
        </w:tc>
        <w:tc>
          <w:tcPr>
            <w:tcW w:w="876" w:type="dxa"/>
            <w:tcBorders>
              <w:top w:val="single" w:sz="4" w:space="0" w:color="auto"/>
              <w:left w:val="single" w:sz="6" w:space="0" w:color="auto"/>
              <w:bottom w:val="single" w:sz="4" w:space="0" w:color="auto"/>
              <w:right w:val="single" w:sz="6"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single" w:sz="4" w:space="0" w:color="auto"/>
              <w:left w:val="single" w:sz="6" w:space="0" w:color="auto"/>
              <w:bottom w:val="single" w:sz="4" w:space="0" w:color="auto"/>
              <w:right w:val="single" w:sz="6"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single" w:sz="4" w:space="0" w:color="auto"/>
              <w:left w:val="single" w:sz="6" w:space="0" w:color="auto"/>
              <w:bottom w:val="single" w:sz="4" w:space="0" w:color="auto"/>
              <w:right w:val="single" w:sz="4" w:space="0" w:color="auto"/>
            </w:tcBorders>
            <w:shd w:val="clear" w:color="000000" w:fill="C5D9F1"/>
            <w:vAlign w:val="center"/>
          </w:tcPr>
          <w:p w:rsidR="00657231" w:rsidRPr="0095359C" w:rsidRDefault="00657231" w:rsidP="00657231">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Current Coaching </w:t>
            </w:r>
            <w:r w:rsidRPr="0095359C">
              <w:rPr>
                <w:rFonts w:asciiTheme="minorHAnsi" w:hAnsiTheme="minorHAnsi" w:cstheme="minorHAnsi"/>
                <w:color w:val="000000"/>
                <w:sz w:val="20"/>
                <w:szCs w:val="20"/>
              </w:rPr>
              <w:lastRenderedPageBreak/>
              <w:t xml:space="preserve">Initiatives  </w:t>
            </w:r>
          </w:p>
        </w:tc>
      </w:tr>
      <w:tr w:rsidR="00B15CC1" w:rsidRPr="007E2C75" w:rsidTr="009832DD">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B15CC1" w:rsidRDefault="00B15CC1" w:rsidP="00657231">
            <w:pPr>
              <w:spacing w:after="0" w:line="240" w:lineRule="auto"/>
              <w:jc w:val="right"/>
              <w:rPr>
                <w:rFonts w:cstheme="minorHAnsi"/>
                <w:color w:val="000000"/>
                <w:sz w:val="16"/>
                <w:szCs w:val="16"/>
              </w:rPr>
            </w:pPr>
            <w:r>
              <w:rPr>
                <w:rFonts w:cstheme="minorHAnsi"/>
                <w:color w:val="000000"/>
                <w:sz w:val="16"/>
                <w:szCs w:val="16"/>
              </w:rPr>
              <w:lastRenderedPageBreak/>
              <w:t>21.</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B15CC1" w:rsidRPr="0095359C" w:rsidRDefault="00B15CC1" w:rsidP="0065723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Number of Breaks</w:t>
            </w:r>
          </w:p>
        </w:tc>
        <w:tc>
          <w:tcPr>
            <w:tcW w:w="103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3B16DA" w:rsidP="0065723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554"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BRN</w:t>
            </w:r>
          </w:p>
        </w:tc>
        <w:tc>
          <w:tcPr>
            <w:tcW w:w="876"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B15CC1" w:rsidRPr="007E2C75" w:rsidTr="009832DD">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B15CC1" w:rsidRDefault="00B15CC1" w:rsidP="00B15CC1">
            <w:pPr>
              <w:spacing w:after="0" w:line="240" w:lineRule="auto"/>
              <w:jc w:val="right"/>
              <w:rPr>
                <w:rFonts w:cstheme="minorHAnsi"/>
                <w:color w:val="000000"/>
                <w:sz w:val="16"/>
                <w:szCs w:val="16"/>
              </w:rPr>
            </w:pPr>
            <w:r>
              <w:rPr>
                <w:rFonts w:cstheme="minorHAnsi"/>
                <w:color w:val="000000"/>
                <w:sz w:val="16"/>
                <w:szCs w:val="16"/>
              </w:rPr>
              <w:t>22.</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B15CC1" w:rsidRPr="0095359C" w:rsidRDefault="00B15CC1" w:rsidP="00B15CC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Break Length</w:t>
            </w:r>
          </w:p>
        </w:tc>
        <w:tc>
          <w:tcPr>
            <w:tcW w:w="103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3B16DA" w:rsidP="00B15CC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554"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BRL</w:t>
            </w:r>
          </w:p>
        </w:tc>
        <w:tc>
          <w:tcPr>
            <w:tcW w:w="876"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56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67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bl>
    <w:p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38" w:name="_Toc430607353"/>
      <w:r w:rsidRPr="0027630C">
        <w:rPr>
          <w:rFonts w:ascii="Calibri" w:hAnsi="Calibri" w:cs="Times New Roman"/>
          <w:color w:val="auto"/>
          <w:sz w:val="22"/>
          <w:szCs w:val="22"/>
        </w:rPr>
        <w:t>Module List</w:t>
      </w:r>
      <w:bookmarkEnd w:id="38"/>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SQL agent job</w:t>
      </w:r>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SSIS Package</w:t>
      </w:r>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Tables</w:t>
      </w:r>
    </w:p>
    <w:p w:rsidR="009D1884" w:rsidRPr="0095359C" w:rsidRDefault="006913F0"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Procedures </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39" w:name="_Toc430607354"/>
      <w:r w:rsidRPr="0027630C">
        <w:rPr>
          <w:rFonts w:ascii="Calibri" w:hAnsi="Calibri" w:cs="Times New Roman"/>
          <w:color w:val="auto"/>
          <w:sz w:val="22"/>
          <w:szCs w:val="22"/>
        </w:rPr>
        <w:t>Software and Hardware Interfaces</w:t>
      </w:r>
      <w:bookmarkEnd w:id="39"/>
    </w:p>
    <w:p w:rsidR="009D1884" w:rsidRPr="0027630C" w:rsidRDefault="009D1884" w:rsidP="0027630C">
      <w:pPr>
        <w:pStyle w:val="Heading3"/>
        <w:rPr>
          <w:color w:val="auto"/>
        </w:rPr>
      </w:pPr>
      <w:bookmarkStart w:id="40" w:name="_Toc430607355"/>
      <w:r w:rsidRPr="0027630C">
        <w:rPr>
          <w:color w:val="auto"/>
        </w:rPr>
        <w:t>Software</w:t>
      </w:r>
      <w:bookmarkEnd w:id="40"/>
    </w:p>
    <w:p w:rsidR="009D1884" w:rsidRPr="0095359C" w:rsidRDefault="009D1884" w:rsidP="0076086A">
      <w:pPr>
        <w:pStyle w:val="ListParagraph"/>
        <w:widowControl w:val="0"/>
        <w:numPr>
          <w:ilvl w:val="0"/>
          <w:numId w:val="3"/>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SQL Server 2008 R2 SP1 Suite</w:t>
      </w:r>
    </w:p>
    <w:p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rsidR="009D1884" w:rsidRPr="0027630C" w:rsidRDefault="009D1884" w:rsidP="0027630C">
      <w:pPr>
        <w:pStyle w:val="Heading3"/>
        <w:rPr>
          <w:color w:val="auto"/>
        </w:rPr>
      </w:pPr>
      <w:bookmarkStart w:id="41" w:name="_Toc430607356"/>
      <w:r w:rsidRPr="0027630C">
        <w:rPr>
          <w:color w:val="auto"/>
        </w:rPr>
        <w:t>Hardware</w:t>
      </w:r>
      <w:bookmarkEnd w:id="41"/>
    </w:p>
    <w:p w:rsidR="009D1884" w:rsidRPr="0095359C" w:rsidRDefault="009D1884" w:rsidP="0076086A">
      <w:pPr>
        <w:pStyle w:val="ListParagraph"/>
        <w:widowControl w:val="0"/>
        <w:numPr>
          <w:ilvl w:val="0"/>
          <w:numId w:val="4"/>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VRIVFSSDBT02\SCORD01,1437 – Dev DB Instance</w:t>
      </w:r>
    </w:p>
    <w:p w:rsidR="009D1884" w:rsidRPr="0095359C" w:rsidRDefault="009D1884" w:rsidP="0076086A">
      <w:pPr>
        <w:pStyle w:val="ListParagraph"/>
        <w:widowControl w:val="0"/>
        <w:numPr>
          <w:ilvl w:val="0"/>
          <w:numId w:val="4"/>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VRIVFSSDBT02\SCORT01,1438 – Test DB Instance</w:t>
      </w:r>
    </w:p>
    <w:p w:rsidR="009D1884" w:rsidRPr="0095359C" w:rsidRDefault="009D1884" w:rsidP="0076086A">
      <w:pPr>
        <w:pStyle w:val="ListParagraph"/>
        <w:widowControl w:val="0"/>
        <w:numPr>
          <w:ilvl w:val="0"/>
          <w:numId w:val="4"/>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VDENSSDBP07\SCORP01 – Prod DB Instance</w:t>
      </w:r>
    </w:p>
    <w:p w:rsidR="009D1884" w:rsidRPr="0095359C" w:rsidRDefault="000165F3" w:rsidP="0095359C">
      <w:pPr>
        <w:pStyle w:val="ListParagraph"/>
        <w:widowControl w:val="0"/>
        <w:numPr>
          <w:ilvl w:val="0"/>
          <w:numId w:val="4"/>
        </w:numPr>
        <w:autoSpaceDE w:val="0"/>
        <w:autoSpaceDN w:val="0"/>
        <w:adjustRightInd w:val="0"/>
        <w:spacing w:after="0" w:line="240" w:lineRule="auto"/>
        <w:rPr>
          <w:rFonts w:ascii="Arial" w:hAnsi="Arial" w:cs="Arial"/>
          <w:b/>
          <w:sz w:val="24"/>
          <w:szCs w:val="24"/>
        </w:rPr>
      </w:pPr>
      <w:hyperlink r:id="rId10" w:history="1">
        <w:r w:rsidR="009D1884" w:rsidRPr="0095359C">
          <w:rPr>
            <w:rStyle w:val="Hyperlink"/>
            <w:rFonts w:asciiTheme="minorHAnsi" w:hAnsiTheme="minorHAnsi" w:cs="Segoe UI"/>
            <w:sz w:val="20"/>
            <w:szCs w:val="20"/>
          </w:rPr>
          <w:t>\\VRIVSCORS01\BCC Scorecards\</w:t>
        </w:r>
      </w:hyperlink>
      <w:r w:rsidR="009D1884" w:rsidRPr="0095359C">
        <w:rPr>
          <w:rFonts w:asciiTheme="minorHAnsi" w:hAnsiTheme="minorHAnsi" w:cs="Segoe UI"/>
          <w:color w:val="000000" w:themeColor="text1"/>
          <w:sz w:val="20"/>
          <w:szCs w:val="20"/>
        </w:rPr>
        <w:t xml:space="preserve"> - File staging share</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27630C">
      <w:pPr>
        <w:pStyle w:val="Heading2"/>
        <w:rPr>
          <w:rFonts w:ascii="Calibri" w:hAnsi="Calibri" w:cs="Times New Roman"/>
          <w:color w:val="auto"/>
          <w:sz w:val="22"/>
          <w:szCs w:val="22"/>
        </w:rPr>
      </w:pPr>
      <w:bookmarkStart w:id="42" w:name="_Toc430607357"/>
      <w:r w:rsidRPr="0027630C">
        <w:rPr>
          <w:rFonts w:ascii="Calibri" w:hAnsi="Calibri" w:cs="Times New Roman"/>
          <w:color w:val="auto"/>
          <w:sz w:val="22"/>
          <w:szCs w:val="22"/>
        </w:rPr>
        <w:t>Users</w:t>
      </w:r>
      <w:bookmarkEnd w:id="42"/>
      <w:r w:rsidRPr="0027630C">
        <w:rPr>
          <w:rFonts w:ascii="Calibri" w:hAnsi="Calibri" w:cs="Times New Roman"/>
          <w:color w:val="auto"/>
          <w:sz w:val="22"/>
          <w:szCs w:val="22"/>
        </w:rPr>
        <w:t xml:space="preserve"> </w:t>
      </w:r>
    </w:p>
    <w:p w:rsidR="00C86D30" w:rsidRPr="0095359C" w:rsidRDefault="00A71CC9"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The first </w:t>
      </w:r>
      <w:r w:rsidR="00B41F6B" w:rsidRPr="0095359C">
        <w:rPr>
          <w:rFonts w:asciiTheme="minorHAnsi" w:hAnsiTheme="minorHAnsi" w:cs="Segoe UI"/>
          <w:color w:val="000000" w:themeColor="text1"/>
          <w:sz w:val="20"/>
          <w:szCs w:val="20"/>
        </w:rPr>
        <w:t xml:space="preserve">set of </w:t>
      </w:r>
      <w:r w:rsidRPr="0095359C">
        <w:rPr>
          <w:rFonts w:asciiTheme="minorHAnsi" w:hAnsiTheme="minorHAnsi" w:cs="Segoe UI"/>
          <w:color w:val="000000" w:themeColor="text1"/>
          <w:sz w:val="20"/>
          <w:szCs w:val="20"/>
        </w:rPr>
        <w:t>user</w:t>
      </w:r>
      <w:r w:rsidR="00B41F6B" w:rsidRPr="0095359C">
        <w:rPr>
          <w:rFonts w:asciiTheme="minorHAnsi" w:hAnsiTheme="minorHAnsi" w:cs="Segoe UI"/>
          <w:color w:val="000000" w:themeColor="text1"/>
          <w:sz w:val="20"/>
          <w:szCs w:val="20"/>
        </w:rPr>
        <w:t>s</w:t>
      </w:r>
      <w:r w:rsidRPr="0095359C">
        <w:rPr>
          <w:rFonts w:asciiTheme="minorHAnsi" w:hAnsiTheme="minorHAnsi" w:cs="Segoe UI"/>
          <w:color w:val="000000" w:themeColor="text1"/>
          <w:sz w:val="20"/>
          <w:szCs w:val="20"/>
        </w:rPr>
        <w:t xml:space="preserve"> for the OMR records loaded into </w:t>
      </w:r>
      <w:r w:rsidR="00B41F6B" w:rsidRPr="0095359C">
        <w:rPr>
          <w:rFonts w:asciiTheme="minorHAnsi" w:hAnsiTheme="minorHAnsi" w:cs="Segoe UI"/>
          <w:color w:val="000000" w:themeColor="text1"/>
          <w:sz w:val="20"/>
          <w:szCs w:val="20"/>
        </w:rPr>
        <w:t>the eCL database are the CCO Managers as all records have default state of ‘Pending Manager Review’ at the time of the load.</w:t>
      </w:r>
    </w:p>
    <w:p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After a Manager reviews the log and determines that a Coaching is required the log gets assigned to the CSRs and they become the users.</w:t>
      </w:r>
    </w:p>
    <w:p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CCO Supervisors will be able to access the logs from the historical Dashboards.</w:t>
      </w:r>
    </w:p>
    <w:p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t xml:space="preserve">     </w:t>
      </w: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6F770C" w:rsidRPr="0095359C" w:rsidRDefault="006F770C" w:rsidP="0076086A">
      <w:pPr>
        <w:pStyle w:val="Heading1"/>
        <w:numPr>
          <w:ilvl w:val="0"/>
          <w:numId w:val="1"/>
        </w:numPr>
        <w:rPr>
          <w:color w:val="auto"/>
          <w:sz w:val="20"/>
          <w:szCs w:val="20"/>
        </w:rPr>
      </w:pPr>
      <w:bookmarkStart w:id="43" w:name="_Toc430607358"/>
      <w:r w:rsidRPr="0095359C">
        <w:rPr>
          <w:color w:val="auto"/>
          <w:sz w:val="20"/>
          <w:szCs w:val="20"/>
        </w:rPr>
        <w:lastRenderedPageBreak/>
        <w:t>Details</w:t>
      </w:r>
      <w:bookmarkEnd w:id="43"/>
    </w:p>
    <w:p w:rsidR="006F770C" w:rsidRPr="006F770C" w:rsidRDefault="006F770C" w:rsidP="0076086A">
      <w:pPr>
        <w:pStyle w:val="ListParagraph"/>
        <w:numPr>
          <w:ilvl w:val="0"/>
          <w:numId w:val="6"/>
        </w:numPr>
        <w:rPr>
          <w:vanish/>
        </w:rPr>
      </w:pPr>
    </w:p>
    <w:p w:rsidR="006F770C" w:rsidRPr="006F770C" w:rsidRDefault="006F770C" w:rsidP="0076086A">
      <w:pPr>
        <w:pStyle w:val="ListParagraph"/>
        <w:numPr>
          <w:ilvl w:val="0"/>
          <w:numId w:val="6"/>
        </w:numPr>
        <w:rPr>
          <w:vanish/>
        </w:rPr>
      </w:pPr>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44" w:name="_Toc387654370"/>
      <w:bookmarkStart w:id="45" w:name="_Toc387758815"/>
      <w:bookmarkStart w:id="46" w:name="_Toc387821326"/>
      <w:bookmarkStart w:id="47" w:name="_Toc387821375"/>
      <w:bookmarkStart w:id="48" w:name="_Toc430607220"/>
      <w:bookmarkStart w:id="49" w:name="_Toc430607321"/>
      <w:bookmarkStart w:id="50" w:name="_Toc430607359"/>
      <w:bookmarkEnd w:id="44"/>
      <w:bookmarkEnd w:id="45"/>
      <w:bookmarkEnd w:id="46"/>
      <w:bookmarkEnd w:id="47"/>
      <w:bookmarkEnd w:id="48"/>
      <w:bookmarkEnd w:id="49"/>
      <w:bookmarkEnd w:id="50"/>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51" w:name="_Toc387654371"/>
      <w:bookmarkStart w:id="52" w:name="_Toc387758816"/>
      <w:bookmarkStart w:id="53" w:name="_Toc387821327"/>
      <w:bookmarkStart w:id="54" w:name="_Toc387821376"/>
      <w:bookmarkStart w:id="55" w:name="_Toc430607221"/>
      <w:bookmarkStart w:id="56" w:name="_Toc430607322"/>
      <w:bookmarkStart w:id="57" w:name="_Toc430607360"/>
      <w:bookmarkEnd w:id="51"/>
      <w:bookmarkEnd w:id="52"/>
      <w:bookmarkEnd w:id="53"/>
      <w:bookmarkEnd w:id="54"/>
      <w:bookmarkEnd w:id="55"/>
      <w:bookmarkEnd w:id="56"/>
      <w:bookmarkEnd w:id="57"/>
    </w:p>
    <w:p w:rsidR="006F770C" w:rsidRPr="0027630C" w:rsidRDefault="006F770C" w:rsidP="0076086A">
      <w:pPr>
        <w:pStyle w:val="Heading2"/>
        <w:numPr>
          <w:ilvl w:val="1"/>
          <w:numId w:val="9"/>
        </w:numPr>
        <w:rPr>
          <w:rFonts w:ascii="Calibri" w:hAnsi="Calibri" w:cs="Times New Roman"/>
          <w:color w:val="auto"/>
          <w:sz w:val="22"/>
          <w:szCs w:val="22"/>
        </w:rPr>
      </w:pPr>
      <w:bookmarkStart w:id="58" w:name="_Toc430607361"/>
      <w:r w:rsidRPr="0027630C">
        <w:rPr>
          <w:rFonts w:ascii="Calibri" w:hAnsi="Calibri" w:cs="Times New Roman"/>
          <w:color w:val="auto"/>
          <w:sz w:val="22"/>
          <w:szCs w:val="22"/>
        </w:rPr>
        <w:t>Source Files</w:t>
      </w:r>
      <w:bookmarkEnd w:id="58"/>
    </w:p>
    <w:p w:rsidR="006F770C" w:rsidRPr="0095359C" w:rsidRDefault="00E64317" w:rsidP="00C5412A">
      <w:pPr>
        <w:spacing w:after="0"/>
        <w:rPr>
          <w:sz w:val="20"/>
          <w:szCs w:val="20"/>
        </w:rPr>
      </w:pPr>
      <w:r w:rsidRPr="0095359C">
        <w:rPr>
          <w:sz w:val="20"/>
          <w:szCs w:val="20"/>
        </w:rPr>
        <w:t>eCL_Outliers_Feed_XXX</w:t>
      </w:r>
      <w:r w:rsidR="00F56A29" w:rsidRPr="0095359C">
        <w:rPr>
          <w:sz w:val="20"/>
          <w:szCs w:val="20"/>
        </w:rPr>
        <w:t>yyyymmdd</w:t>
      </w:r>
      <w:r w:rsidRPr="0095359C">
        <w:rPr>
          <w:sz w:val="20"/>
          <w:szCs w:val="20"/>
        </w:rPr>
        <w:t>.csv where XXX is the 3 letter acronym for the Report Type.</w:t>
      </w:r>
    </w:p>
    <w:p w:rsidR="00C74EEA" w:rsidRPr="0095359C" w:rsidRDefault="00C74EEA" w:rsidP="00C5412A">
      <w:pPr>
        <w:spacing w:after="0"/>
        <w:rPr>
          <w:sz w:val="20"/>
          <w:szCs w:val="20"/>
        </w:rPr>
      </w:pPr>
      <w:r w:rsidRPr="0095359C">
        <w:rPr>
          <w:sz w:val="20"/>
          <w:szCs w:val="20"/>
        </w:rPr>
        <w:t xml:space="preserve">Description: </w:t>
      </w:r>
      <w:r w:rsidR="00E64317" w:rsidRPr="0095359C">
        <w:rPr>
          <w:sz w:val="20"/>
          <w:szCs w:val="20"/>
        </w:rPr>
        <w:t xml:space="preserve">A file containing records </w:t>
      </w:r>
      <w:r w:rsidR="00F56A29" w:rsidRPr="0095359C">
        <w:rPr>
          <w:sz w:val="20"/>
          <w:szCs w:val="20"/>
        </w:rPr>
        <w:t>for agents that exceed a certain</w:t>
      </w:r>
      <w:r w:rsidR="00E64317" w:rsidRPr="0095359C">
        <w:rPr>
          <w:sz w:val="20"/>
          <w:szCs w:val="20"/>
        </w:rPr>
        <w:t xml:space="preserve"> threshold for each of the identified metrics. The Analytics team captures records that meet the Outlier thresh</w:t>
      </w:r>
      <w:r w:rsidR="00F56A29" w:rsidRPr="0095359C">
        <w:rPr>
          <w:sz w:val="20"/>
          <w:szCs w:val="20"/>
        </w:rPr>
        <w:t xml:space="preserve">olds </w:t>
      </w:r>
      <w:r w:rsidR="00E64317" w:rsidRPr="0095359C">
        <w:rPr>
          <w:sz w:val="20"/>
          <w:szCs w:val="20"/>
        </w:rPr>
        <w:t xml:space="preserve">and generate </w:t>
      </w:r>
      <w:r w:rsidR="00F56A29" w:rsidRPr="0095359C">
        <w:rPr>
          <w:sz w:val="20"/>
          <w:szCs w:val="20"/>
        </w:rPr>
        <w:t>a</w:t>
      </w:r>
      <w:r w:rsidR="00E64317" w:rsidRPr="0095359C">
        <w:rPr>
          <w:sz w:val="20"/>
          <w:szCs w:val="20"/>
        </w:rPr>
        <w:t xml:space="preserve"> feed. Once the feed is loaded into eCL the Managers have the opportunity to determine if a Coaching is needed or additional research is needed.</w:t>
      </w:r>
    </w:p>
    <w:p w:rsidR="00C74EEA" w:rsidRPr="0095359C" w:rsidRDefault="00C74EEA" w:rsidP="00C5412A">
      <w:pPr>
        <w:spacing w:after="0"/>
        <w:rPr>
          <w:sz w:val="20"/>
          <w:szCs w:val="20"/>
        </w:rPr>
      </w:pPr>
      <w:r w:rsidRPr="0095359C">
        <w:rPr>
          <w:sz w:val="20"/>
          <w:szCs w:val="20"/>
        </w:rPr>
        <w:t>Source s</w:t>
      </w:r>
      <w:r w:rsidR="00E64317" w:rsidRPr="0095359C">
        <w:rPr>
          <w:sz w:val="20"/>
          <w:szCs w:val="20"/>
        </w:rPr>
        <w:t>ystem: CCO Analytics</w:t>
      </w:r>
    </w:p>
    <w:p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Staging location: </w:t>
      </w:r>
      <w:hyperlink r:id="rId11" w:history="1">
        <w:r w:rsidR="00E64317" w:rsidRPr="0095359C">
          <w:rPr>
            <w:rStyle w:val="Hyperlink"/>
            <w:sz w:val="20"/>
            <w:szCs w:val="20"/>
          </w:rPr>
          <w:t>\\vrivscors01\BCC Scorecards\Coaching\Outliers\</w:t>
        </w:r>
      </w:hyperlink>
    </w:p>
    <w:p w:rsidR="00E64317"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name</w:t>
      </w:r>
      <w:r w:rsidR="00E64317" w:rsidRPr="0095359C">
        <w:rPr>
          <w:sz w:val="20"/>
          <w:szCs w:val="20"/>
        </w:rPr>
        <w:t xml:space="preserve"> eCL_Outliers_Feed_XXX</w:t>
      </w:r>
      <w:r w:rsidR="00F56A29" w:rsidRPr="0095359C">
        <w:rPr>
          <w:sz w:val="20"/>
          <w:szCs w:val="20"/>
        </w:rPr>
        <w:t>yyyymmdd</w:t>
      </w:r>
      <w:r w:rsidR="00E64317" w:rsidRPr="0095359C">
        <w:rPr>
          <w:sz w:val="20"/>
          <w:szCs w:val="20"/>
        </w:rPr>
        <w:t xml:space="preserve">.csv </w:t>
      </w:r>
    </w:p>
    <w:p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Frequency: </w:t>
      </w:r>
      <w:r w:rsidR="00E64317" w:rsidRPr="0095359C">
        <w:rPr>
          <w:sz w:val="20"/>
          <w:szCs w:val="20"/>
        </w:rPr>
        <w:t>N/A No regular schedule. Files are sent at random intervals.</w:t>
      </w:r>
    </w:p>
    <w:p w:rsidR="00C74EEA" w:rsidRPr="0095359C" w:rsidRDefault="004A6695"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arrival time: NA</w:t>
      </w:r>
    </w:p>
    <w:p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Destination Table: </w:t>
      </w:r>
      <w:r w:rsidR="00E64317" w:rsidRPr="0095359C">
        <w:rPr>
          <w:sz w:val="20"/>
          <w:szCs w:val="20"/>
        </w:rPr>
        <w:t>Coaching_Log and Coaching_Log_Reason</w:t>
      </w:r>
    </w:p>
    <w:p w:rsidR="00C74EEA" w:rsidRDefault="00C74EEA" w:rsidP="00C74EEA">
      <w:pPr>
        <w:autoSpaceDE w:val="0"/>
        <w:autoSpaceDN w:val="0"/>
        <w:adjustRightInd w:val="0"/>
        <w:spacing w:after="0" w:line="240" w:lineRule="auto"/>
      </w:pPr>
    </w:p>
    <w:p w:rsidR="006F770C" w:rsidRPr="006F770C" w:rsidRDefault="006F770C" w:rsidP="006F770C"/>
    <w:p w:rsidR="007B5133" w:rsidRPr="0095359C" w:rsidRDefault="007B5133" w:rsidP="0076086A">
      <w:pPr>
        <w:pStyle w:val="Heading2"/>
        <w:numPr>
          <w:ilvl w:val="1"/>
          <w:numId w:val="9"/>
        </w:numPr>
        <w:rPr>
          <w:rFonts w:ascii="Calibri" w:hAnsi="Calibri" w:cs="Times New Roman"/>
          <w:color w:val="auto"/>
          <w:sz w:val="20"/>
          <w:szCs w:val="20"/>
        </w:rPr>
      </w:pPr>
      <w:bookmarkStart w:id="59" w:name="_Toc430607362"/>
      <w:r w:rsidRPr="0095359C">
        <w:rPr>
          <w:rFonts w:ascii="Calibri" w:hAnsi="Calibri" w:cs="Times New Roman"/>
          <w:color w:val="auto"/>
          <w:sz w:val="20"/>
          <w:szCs w:val="20"/>
        </w:rPr>
        <w:t>Module Details</w:t>
      </w:r>
      <w:bookmarkEnd w:id="59"/>
    </w:p>
    <w:p w:rsidR="007B5133" w:rsidRPr="0095359C" w:rsidRDefault="007B5133" w:rsidP="0076086A">
      <w:pPr>
        <w:pStyle w:val="Heading3"/>
        <w:numPr>
          <w:ilvl w:val="2"/>
          <w:numId w:val="9"/>
        </w:numPr>
        <w:rPr>
          <w:rFonts w:ascii="Calibri" w:hAnsi="Calibri" w:cs="Times New Roman"/>
          <w:color w:val="auto"/>
          <w:sz w:val="20"/>
          <w:szCs w:val="20"/>
        </w:rPr>
      </w:pPr>
      <w:bookmarkStart w:id="60" w:name="_Toc430607363"/>
      <w:r w:rsidRPr="0095359C">
        <w:rPr>
          <w:rFonts w:ascii="Calibri" w:hAnsi="Calibri" w:cs="Times New Roman"/>
          <w:color w:val="auto"/>
          <w:sz w:val="20"/>
          <w:szCs w:val="20"/>
        </w:rPr>
        <w:t>SQL agent job</w:t>
      </w:r>
      <w:bookmarkEnd w:id="60"/>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Production Instance : VDENSSDBP07\SCORP01</w:t>
      </w:r>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Job:  </w:t>
      </w:r>
      <w:r w:rsidR="00141B19" w:rsidRPr="0095359C">
        <w:rPr>
          <w:sz w:val="20"/>
          <w:szCs w:val="20"/>
        </w:rPr>
        <w:t>Coaching</w:t>
      </w:r>
      <w:r w:rsidR="00F441C0">
        <w:rPr>
          <w:sz w:val="20"/>
          <w:szCs w:val="20"/>
        </w:rPr>
        <w:t>OutlierLoad</w:t>
      </w:r>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Package: </w:t>
      </w:r>
      <w:hyperlink r:id="rId12" w:history="1">
        <w:r w:rsidR="00141B19" w:rsidRPr="0095359C">
          <w:rPr>
            <w:rStyle w:val="Hyperlink"/>
            <w:sz w:val="20"/>
            <w:szCs w:val="20"/>
          </w:rPr>
          <w:t>\\VDENSSDBP07\scorecard-ssis\Coaching\Outlier_Coaching.dtsx</w:t>
        </w:r>
      </w:hyperlink>
    </w:p>
    <w:p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Production Config File: Prod_</w:t>
      </w:r>
      <w:r w:rsidR="00141B19" w:rsidRPr="0095359C">
        <w:rPr>
          <w:sz w:val="20"/>
          <w:szCs w:val="20"/>
        </w:rPr>
        <w:t>Outlier_Coaching</w:t>
      </w:r>
      <w:r w:rsidRPr="0095359C">
        <w:rPr>
          <w:sz w:val="20"/>
          <w:szCs w:val="20"/>
        </w:rPr>
        <w:t>.dtsConfig</w:t>
      </w:r>
    </w:p>
    <w:p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Owner: jobs_admin</w:t>
      </w:r>
    </w:p>
    <w:p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Run As: BccScrdSQLAgent</w:t>
      </w:r>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Schedule: Daily  </w:t>
      </w:r>
      <w:r w:rsidR="00F441C0">
        <w:rPr>
          <w:sz w:val="20"/>
          <w:szCs w:val="20"/>
        </w:rPr>
        <w:t>8</w:t>
      </w:r>
      <w:r w:rsidR="004A6695" w:rsidRPr="0095359C">
        <w:rPr>
          <w:sz w:val="20"/>
          <w:szCs w:val="20"/>
        </w:rPr>
        <w:t xml:space="preserve">:30 </w:t>
      </w:r>
      <w:r w:rsidR="00F441C0">
        <w:rPr>
          <w:sz w:val="20"/>
          <w:szCs w:val="20"/>
        </w:rPr>
        <w:t>PM</w:t>
      </w:r>
      <w:r w:rsidR="00F441C0" w:rsidRPr="0095359C">
        <w:rPr>
          <w:sz w:val="20"/>
          <w:szCs w:val="20"/>
        </w:rPr>
        <w:t xml:space="preserve"> </w:t>
      </w:r>
      <w:r w:rsidR="004A6695" w:rsidRPr="0095359C">
        <w:rPr>
          <w:sz w:val="20"/>
          <w:szCs w:val="20"/>
        </w:rPr>
        <w:t>EST IF Files exist to be loaded</w:t>
      </w:r>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Destination File Location: N/A</w:t>
      </w:r>
    </w:p>
    <w:p w:rsidR="00E42C88" w:rsidRPr="005C5900" w:rsidRDefault="00E42C88" w:rsidP="00E42C88">
      <w:pPr>
        <w:autoSpaceDE w:val="0"/>
        <w:autoSpaceDN w:val="0"/>
        <w:adjustRightInd w:val="0"/>
        <w:spacing w:after="0" w:line="240" w:lineRule="auto"/>
      </w:pPr>
    </w:p>
    <w:p w:rsidR="007B5133" w:rsidRPr="0095359C" w:rsidRDefault="007B5133" w:rsidP="0076086A">
      <w:pPr>
        <w:pStyle w:val="Heading3"/>
        <w:numPr>
          <w:ilvl w:val="2"/>
          <w:numId w:val="9"/>
        </w:numPr>
        <w:rPr>
          <w:rFonts w:asciiTheme="minorHAnsi" w:hAnsiTheme="minorHAnsi" w:cs="Times New Roman"/>
          <w:color w:val="auto"/>
          <w:sz w:val="20"/>
          <w:szCs w:val="20"/>
        </w:rPr>
      </w:pPr>
      <w:bookmarkStart w:id="61" w:name="_Toc430607364"/>
      <w:r w:rsidRPr="0095359C">
        <w:rPr>
          <w:rFonts w:asciiTheme="minorHAnsi" w:hAnsiTheme="minorHAnsi" w:cs="Times New Roman"/>
          <w:color w:val="auto"/>
          <w:sz w:val="20"/>
          <w:szCs w:val="20"/>
        </w:rPr>
        <w:t>SSIS Package</w:t>
      </w:r>
      <w:bookmarkEnd w:id="61"/>
    </w:p>
    <w:p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rsidR="00E654C3" w:rsidRPr="0095359C" w:rsidRDefault="00E654C3" w:rsidP="00E527C0">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Variables</w:t>
      </w:r>
    </w:p>
    <w:tbl>
      <w:tblPr>
        <w:tblStyle w:val="TableGrid"/>
        <w:tblW w:w="0" w:type="auto"/>
        <w:tblLook w:val="04A0" w:firstRow="1" w:lastRow="0" w:firstColumn="1" w:lastColumn="0" w:noHBand="0" w:noVBand="1"/>
      </w:tblPr>
      <w:tblGrid>
        <w:gridCol w:w="1540"/>
        <w:gridCol w:w="1762"/>
        <w:gridCol w:w="1297"/>
        <w:gridCol w:w="4977"/>
      </w:tblGrid>
      <w:tr w:rsidR="00E42C88" w:rsidRPr="0095359C" w:rsidTr="0095088D">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Name</w:t>
            </w:r>
          </w:p>
        </w:tc>
        <w:tc>
          <w:tcPr>
            <w:tcW w:w="176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Scope </w:t>
            </w:r>
          </w:p>
        </w:tc>
        <w:tc>
          <w:tcPr>
            <w:tcW w:w="129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DataType</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Value</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FilebakPath</w:t>
            </w:r>
          </w:p>
        </w:tc>
        <w:tc>
          <w:tcPr>
            <w:tcW w:w="176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String</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\\vrivscors01\BCC Scorecards\Coaching\Outliers\Backups</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FileNum</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Int32</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FilePath</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\\vrivscors01\BCC Scorecards\Coaching\Outliers</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varDBName</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Dev</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varFileName</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FailMessage</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rPr>
                <w:rFonts w:asciiTheme="minorHAnsi" w:hAnsiTheme="minorHAnsi"/>
                <w:sz w:val="20"/>
                <w:szCs w:val="20"/>
              </w:rPr>
            </w:pPr>
            <w:r w:rsidRPr="0095359C">
              <w:rPr>
                <w:rFonts w:asciiTheme="minorHAnsi" w:hAnsiTheme="minorHAnsi"/>
                <w:sz w:val="20"/>
                <w:szCs w:val="20"/>
              </w:rPr>
              <w:t>String</w:t>
            </w:r>
          </w:p>
        </w:tc>
        <w:tc>
          <w:tcPr>
            <w:tcW w:w="4977" w:type="dxa"/>
          </w:tcPr>
          <w:p w:rsidR="00E42C88" w:rsidRPr="0095359C" w:rsidRDefault="000165F3" w:rsidP="0095088D">
            <w:pPr>
              <w:widowControl w:val="0"/>
              <w:autoSpaceDE w:val="0"/>
              <w:autoSpaceDN w:val="0"/>
              <w:adjustRightInd w:val="0"/>
              <w:spacing w:after="0" w:line="240" w:lineRule="auto"/>
              <w:rPr>
                <w:rFonts w:asciiTheme="minorHAnsi" w:hAnsiTheme="minorHAnsi" w:cs="Arial"/>
                <w:sz w:val="20"/>
                <w:szCs w:val="20"/>
              </w:rPr>
            </w:pPr>
            <w:ins w:id="62" w:author="Palacherla, Susmitha C (NONUS)" w:date="2017-04-25T08:44:00Z">
              <w:r w:rsidRPr="000165F3">
                <w:rPr>
                  <w:rFonts w:asciiTheme="minorHAnsi" w:hAnsiTheme="minorHAnsi" w:cs="Arial"/>
                  <w:sz w:val="20"/>
                  <w:szCs w:val="20"/>
                </w:rPr>
                <w:t>"Ou</w:t>
              </w:r>
            </w:ins>
            <w:ins w:id="63" w:author="Palacherla, Susmitha C (NONUS)" w:date="2017-04-25T09:10:00Z">
              <w:r w:rsidR="00200405">
                <w:rPr>
                  <w:rFonts w:asciiTheme="minorHAnsi" w:hAnsiTheme="minorHAnsi" w:cs="Arial"/>
                  <w:sz w:val="20"/>
                  <w:szCs w:val="20"/>
                </w:rPr>
                <w:t>t</w:t>
              </w:r>
            </w:ins>
            <w:ins w:id="64" w:author="Palacherla, Susmitha C (NONUS)" w:date="2017-04-25T08:44:00Z">
              <w:r w:rsidRPr="000165F3">
                <w:rPr>
                  <w:rFonts w:asciiTheme="minorHAnsi" w:hAnsiTheme="minorHAnsi" w:cs="Arial"/>
                  <w:sz w:val="20"/>
                  <w:szCs w:val="20"/>
                </w:rPr>
                <w:t>liers Coaching file \"" + @[User::VarFileName] + "\"  failed in " +  @[User::VarDBName]</w:t>
              </w:r>
            </w:ins>
            <w:del w:id="65" w:author="Palacherla, Susmitha C (NONUS)" w:date="2017-04-25T08:44:00Z">
              <w:r w:rsidR="00E42C88" w:rsidRPr="0095359C" w:rsidDel="000165F3">
                <w:rPr>
                  <w:rFonts w:asciiTheme="minorHAnsi" w:hAnsiTheme="minorHAnsi" w:cs="Arial"/>
                  <w:sz w:val="20"/>
                  <w:szCs w:val="20"/>
                </w:rPr>
                <w:delText>Ou</w:delText>
              </w:r>
              <w:r w:rsidR="00A67A9C" w:rsidRPr="0095359C" w:rsidDel="000165F3">
                <w:rPr>
                  <w:rFonts w:asciiTheme="minorHAnsi" w:hAnsiTheme="minorHAnsi" w:cs="Arial"/>
                  <w:sz w:val="20"/>
                  <w:szCs w:val="20"/>
                </w:rPr>
                <w:delText>t</w:delText>
              </w:r>
              <w:r w:rsidR="00E42C88" w:rsidRPr="0095359C" w:rsidDel="000165F3">
                <w:rPr>
                  <w:rFonts w:asciiTheme="minorHAnsi" w:hAnsiTheme="minorHAnsi" w:cs="Arial"/>
                  <w:sz w:val="20"/>
                  <w:szCs w:val="20"/>
                </w:rPr>
                <w:delText>liers Coaching Load failed in Dev</w:delText>
              </w:r>
            </w:del>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StagedCount</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lastRenderedPageBreak/>
              <w:t>RejectedCount</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LoadedCount</w:t>
            </w:r>
          </w:p>
        </w:tc>
        <w:tc>
          <w:tcPr>
            <w:tcW w:w="176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129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95088D">
        <w:trPr>
          <w:trHeight w:val="368"/>
        </w:trPr>
        <w:tc>
          <w:tcPr>
            <w:tcW w:w="1540"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176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129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4977"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bl>
    <w:p w:rsidR="00E654C3" w:rsidRPr="0095359C" w:rsidRDefault="00E654C3" w:rsidP="00E654C3">
      <w:pPr>
        <w:rPr>
          <w:rFonts w:asciiTheme="minorHAnsi" w:hAnsiTheme="minorHAnsi"/>
          <w:b/>
          <w:sz w:val="20"/>
          <w:szCs w:val="20"/>
        </w:rPr>
      </w:pPr>
    </w:p>
    <w:p w:rsidR="00E654C3" w:rsidRPr="0095359C"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Connection Manager Entries</w:t>
      </w:r>
    </w:p>
    <w:p w:rsidR="00E654C3" w:rsidRPr="0095359C" w:rsidRDefault="00E654C3"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Destinationdb</w:t>
      </w:r>
    </w:p>
    <w:p w:rsidR="00E654C3"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Dev - VRIVFSSDBT02\SCORD01,1437) DB – eCoaching</w:t>
      </w:r>
      <w:r w:rsidR="00142481">
        <w:rPr>
          <w:rFonts w:asciiTheme="minorHAnsi" w:hAnsiTheme="minorHAnsi" w:cs="Arial"/>
          <w:sz w:val="20"/>
          <w:szCs w:val="20"/>
        </w:rPr>
        <w:t>D</w:t>
      </w:r>
      <w:r w:rsidRPr="0095359C">
        <w:rPr>
          <w:rFonts w:asciiTheme="minorHAnsi" w:hAnsiTheme="minorHAnsi" w:cs="Arial"/>
          <w:sz w:val="20"/>
          <w:szCs w:val="20"/>
        </w:rPr>
        <w:t>ev</w:t>
      </w:r>
    </w:p>
    <w:p w:rsidR="00142481" w:rsidRPr="0095359C" w:rsidRDefault="00142481" w:rsidP="0076086A">
      <w:pPr>
        <w:pStyle w:val="ListParagraph"/>
        <w:widowControl w:val="0"/>
        <w:numPr>
          <w:ilvl w:val="0"/>
          <w:numId w:val="7"/>
        </w:numPr>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Test- </w:t>
      </w:r>
      <w:r w:rsidRPr="00675EDF">
        <w:rPr>
          <w:rFonts w:asciiTheme="minorHAnsi" w:hAnsiTheme="minorHAnsi" w:cs="Arial"/>
          <w:sz w:val="20"/>
          <w:szCs w:val="20"/>
        </w:rPr>
        <w:t>VRIVFSSDBT02\SCOR</w:t>
      </w:r>
      <w:r>
        <w:rPr>
          <w:rFonts w:asciiTheme="minorHAnsi" w:hAnsiTheme="minorHAnsi" w:cs="Arial"/>
          <w:sz w:val="20"/>
          <w:szCs w:val="20"/>
        </w:rPr>
        <w:t>T01,1438</w:t>
      </w:r>
      <w:r w:rsidRPr="00675EDF">
        <w:rPr>
          <w:rFonts w:asciiTheme="minorHAnsi" w:hAnsiTheme="minorHAnsi" w:cs="Arial"/>
          <w:sz w:val="20"/>
          <w:szCs w:val="20"/>
        </w:rPr>
        <w:t>) DB – eCoaching</w:t>
      </w:r>
      <w:r>
        <w:rPr>
          <w:rFonts w:asciiTheme="minorHAnsi" w:hAnsiTheme="minorHAnsi" w:cs="Arial"/>
          <w:sz w:val="20"/>
          <w:szCs w:val="20"/>
        </w:rPr>
        <w:t>Test</w:t>
      </w:r>
    </w:p>
    <w:p w:rsidR="00E654C3" w:rsidRPr="0095359C"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Prod - VDENSSDBP07\SCORP01 DB – eCoaching</w:t>
      </w:r>
    </w:p>
    <w:p w:rsidR="00E654C3" w:rsidRPr="0095359C"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C7A63B9" wp14:editId="6E508D57">
            <wp:extent cx="3255264" cy="2743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55264" cy="2743200"/>
                    </a:xfrm>
                    <a:prstGeom prst="rect">
                      <a:avLst/>
                    </a:prstGeom>
                  </pic:spPr>
                </pic:pic>
              </a:graphicData>
            </a:graphic>
          </wp:inline>
        </w:drawing>
      </w: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Outlier_File</w:t>
      </w:r>
    </w:p>
    <w:p w:rsidR="00E654C3" w:rsidRPr="0095359C"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\\vrivscors01\bcc scorecards\Coaching\</w:t>
      </w:r>
      <w:r w:rsidR="001009FB" w:rsidRPr="0095359C">
        <w:rPr>
          <w:rFonts w:asciiTheme="minorHAnsi" w:hAnsiTheme="minorHAnsi" w:cs="Arial"/>
          <w:sz w:val="20"/>
          <w:szCs w:val="20"/>
        </w:rPr>
        <w:t>Outliers</w:t>
      </w:r>
      <w:r w:rsidRPr="0095359C">
        <w:rPr>
          <w:rFonts w:asciiTheme="minorHAnsi" w:hAnsiTheme="minorHAnsi" w:cs="Arial"/>
          <w:sz w:val="20"/>
          <w:szCs w:val="20"/>
        </w:rPr>
        <w:t>\</w:t>
      </w:r>
      <w:r w:rsidR="00265092" w:rsidRPr="0095359C">
        <w:rPr>
          <w:rFonts w:asciiTheme="minorHAnsi" w:hAnsiTheme="minorHAnsi" w:cs="Arial"/>
          <w:sz w:val="20"/>
          <w:szCs w:val="20"/>
        </w:rPr>
        <w:t>eCL_Outlier_feed</w:t>
      </w:r>
      <w:r w:rsidR="001009FB" w:rsidRPr="0095359C">
        <w:rPr>
          <w:rFonts w:asciiTheme="minorHAnsi" w:hAnsiTheme="minorHAnsi" w:cs="Arial"/>
          <w:sz w:val="20"/>
          <w:szCs w:val="20"/>
        </w:rPr>
        <w:t>*</w:t>
      </w:r>
      <w:r w:rsidRPr="0095359C">
        <w:rPr>
          <w:rFonts w:asciiTheme="minorHAnsi" w:hAnsiTheme="minorHAnsi" w:cs="Arial"/>
          <w:sz w:val="20"/>
          <w:szCs w:val="20"/>
        </w:rPr>
        <w:t xml:space="preserve">.csv </w:t>
      </w: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34B3A58" wp14:editId="1809FFA3">
            <wp:extent cx="3236976" cy="13716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36976" cy="1371600"/>
                    </a:xfrm>
                    <a:prstGeom prst="rect">
                      <a:avLst/>
                    </a:prstGeom>
                  </pic:spPr>
                </pic:pic>
              </a:graphicData>
            </a:graphic>
          </wp:inline>
        </w:drawing>
      </w:r>
    </w:p>
    <w:p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2A0D67F" wp14:editId="7F51AE82">
            <wp:extent cx="3044952" cy="27432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44952" cy="2743200"/>
                    </a:xfrm>
                    <a:prstGeom prst="rect">
                      <a:avLst/>
                    </a:prstGeom>
                  </pic:spPr>
                </pic:pic>
              </a:graphicData>
            </a:graphic>
          </wp:inline>
        </w:drawing>
      </w: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265092"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SMTP Connection Manager</w:t>
      </w:r>
    </w:p>
    <w:p w:rsidR="00A67A9C" w:rsidRPr="0095359C" w:rsidRDefault="00A67A9C" w:rsidP="001009FB">
      <w:pPr>
        <w:ind w:left="2880"/>
        <w:rPr>
          <w:rFonts w:asciiTheme="minorHAnsi" w:hAnsiTheme="minorHAnsi"/>
          <w:sz w:val="20"/>
          <w:szCs w:val="20"/>
        </w:rPr>
      </w:pPr>
      <w:r w:rsidRPr="0095359C">
        <w:rPr>
          <w:rFonts w:asciiTheme="minorHAnsi" w:hAnsiTheme="minorHAnsi"/>
          <w:sz w:val="20"/>
          <w:szCs w:val="20"/>
        </w:rPr>
        <w:t>smtpout.gdit.com</w:t>
      </w:r>
    </w:p>
    <w:p w:rsidR="00A67A9C" w:rsidRPr="0095359C" w:rsidRDefault="00A67A9C" w:rsidP="009F2A51">
      <w:pPr>
        <w:widowControl w:val="0"/>
        <w:autoSpaceDE w:val="0"/>
        <w:autoSpaceDN w:val="0"/>
        <w:adjustRightInd w:val="0"/>
        <w:spacing w:after="0" w:line="240" w:lineRule="auto"/>
        <w:rPr>
          <w:rFonts w:asciiTheme="minorHAnsi" w:hAnsiTheme="minorHAnsi"/>
          <w:noProof/>
          <w:sz w:val="20"/>
          <w:szCs w:val="20"/>
        </w:rPr>
      </w:pPr>
    </w:p>
    <w:p w:rsidR="00A67A9C" w:rsidRPr="0095359C" w:rsidRDefault="00657231" w:rsidP="009F2A51">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noProof/>
          <w:sz w:val="20"/>
          <w:szCs w:val="20"/>
        </w:rPr>
        <w:drawing>
          <wp:inline distT="0" distB="0" distL="0" distR="0" wp14:anchorId="7BA0B266" wp14:editId="5EE8F8F3">
            <wp:extent cx="3017520" cy="1828553"/>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22412" cy="1831518"/>
                    </a:xfrm>
                    <a:prstGeom prst="rect">
                      <a:avLst/>
                    </a:prstGeom>
                  </pic:spPr>
                </pic:pic>
              </a:graphicData>
            </a:graphic>
          </wp:inline>
        </w:drawing>
      </w:r>
    </w:p>
    <w:p w:rsidR="00EE06FD" w:rsidRPr="0095359C" w:rsidRDefault="00EE06FD" w:rsidP="009F2A51">
      <w:pPr>
        <w:widowControl w:val="0"/>
        <w:autoSpaceDE w:val="0"/>
        <w:autoSpaceDN w:val="0"/>
        <w:adjustRightInd w:val="0"/>
        <w:spacing w:after="0" w:line="240" w:lineRule="auto"/>
        <w:rPr>
          <w:rFonts w:asciiTheme="minorHAnsi" w:hAnsiTheme="minorHAnsi" w:cs="Arial"/>
          <w:b/>
          <w:sz w:val="20"/>
          <w:szCs w:val="20"/>
        </w:rPr>
      </w:pPr>
    </w:p>
    <w:p w:rsidR="001009FB" w:rsidRPr="0095359C" w:rsidRDefault="001009FB" w:rsidP="001009F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LCS_File</w:t>
      </w:r>
    </w:p>
    <w:p w:rsidR="001009FB" w:rsidRPr="0095359C" w:rsidRDefault="001009FB" w:rsidP="00657231">
      <w:pPr>
        <w:widowControl w:val="0"/>
        <w:autoSpaceDE w:val="0"/>
        <w:autoSpaceDN w:val="0"/>
        <w:adjustRightInd w:val="0"/>
        <w:spacing w:after="0" w:line="240" w:lineRule="auto"/>
        <w:ind w:left="1440"/>
        <w:rPr>
          <w:rFonts w:asciiTheme="minorHAnsi" w:hAnsiTheme="minorHAnsi" w:cs="Arial"/>
          <w:sz w:val="20"/>
          <w:szCs w:val="20"/>
        </w:rPr>
      </w:pPr>
      <w:r w:rsidRPr="0095359C">
        <w:rPr>
          <w:rFonts w:asciiTheme="minorHAnsi" w:hAnsiTheme="minorHAnsi" w:cs="Arial"/>
          <w:sz w:val="20"/>
          <w:szCs w:val="20"/>
        </w:rPr>
        <w:t xml:space="preserve">\\vrivscors01\bcc scorecards\Coaching\Outliers\eCL_Outlier_Feed_LCS*.csv </w:t>
      </w:r>
    </w:p>
    <w:p w:rsidR="00657231" w:rsidRPr="0095359C" w:rsidRDefault="00657231" w:rsidP="00657231">
      <w:pPr>
        <w:widowControl w:val="0"/>
        <w:autoSpaceDE w:val="0"/>
        <w:autoSpaceDN w:val="0"/>
        <w:adjustRightInd w:val="0"/>
        <w:spacing w:after="0" w:line="240" w:lineRule="auto"/>
        <w:rPr>
          <w:rFonts w:asciiTheme="minorHAnsi" w:hAnsiTheme="minorHAnsi" w:cs="Arial"/>
          <w:sz w:val="20"/>
          <w:szCs w:val="20"/>
        </w:rPr>
      </w:pPr>
    </w:p>
    <w:p w:rsidR="00657231" w:rsidRPr="0095359C" w:rsidRDefault="00657231" w:rsidP="00657231">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ARC_File</w:t>
      </w:r>
    </w:p>
    <w:p w:rsidR="00657231" w:rsidRPr="0095359C" w:rsidRDefault="00657231" w:rsidP="00657231">
      <w:pPr>
        <w:widowControl w:val="0"/>
        <w:autoSpaceDE w:val="0"/>
        <w:autoSpaceDN w:val="0"/>
        <w:adjustRightInd w:val="0"/>
        <w:spacing w:after="0" w:line="240" w:lineRule="auto"/>
        <w:ind w:left="1440"/>
        <w:contextualSpacing/>
        <w:rPr>
          <w:rFonts w:asciiTheme="minorHAnsi" w:hAnsiTheme="minorHAnsi" w:cs="Arial"/>
          <w:sz w:val="20"/>
          <w:szCs w:val="20"/>
        </w:rPr>
      </w:pPr>
      <w:r w:rsidRPr="0095359C">
        <w:rPr>
          <w:rFonts w:asciiTheme="minorHAnsi" w:hAnsiTheme="minorHAnsi" w:cs="Arial"/>
          <w:sz w:val="20"/>
          <w:szCs w:val="20"/>
        </w:rPr>
        <w:t xml:space="preserve">\\vrivscors01\bcc scorecards\Coaching\Outliers\eCL_Outlier_Feed_*.csv </w:t>
      </w:r>
    </w:p>
    <w:p w:rsidR="00657231" w:rsidRPr="0095359C" w:rsidRDefault="00657231" w:rsidP="00657231">
      <w:pPr>
        <w:widowControl w:val="0"/>
        <w:autoSpaceDE w:val="0"/>
        <w:autoSpaceDN w:val="0"/>
        <w:adjustRightInd w:val="0"/>
        <w:spacing w:after="0" w:line="240" w:lineRule="auto"/>
        <w:ind w:left="1440"/>
        <w:contextualSpacing/>
        <w:rPr>
          <w:rFonts w:asciiTheme="minorHAnsi" w:hAnsiTheme="minorHAnsi" w:cs="Arial"/>
          <w:sz w:val="20"/>
          <w:szCs w:val="20"/>
        </w:rPr>
      </w:pPr>
      <w:r w:rsidRPr="0095359C">
        <w:rPr>
          <w:rFonts w:asciiTheme="minorHAnsi" w:hAnsiTheme="minorHAnsi" w:cs="Arial"/>
          <w:sz w:val="20"/>
          <w:szCs w:val="20"/>
        </w:rPr>
        <w:t xml:space="preserve">*(Similar to Outlier_File. Will be distinguished using an expression in conditional </w:t>
      </w:r>
    </w:p>
    <w:p w:rsidR="00657231" w:rsidRPr="0095359C" w:rsidRDefault="00657231" w:rsidP="00657231">
      <w:pPr>
        <w:widowControl w:val="0"/>
        <w:autoSpaceDE w:val="0"/>
        <w:autoSpaceDN w:val="0"/>
        <w:adjustRightInd w:val="0"/>
        <w:spacing w:after="0" w:line="240" w:lineRule="auto"/>
        <w:ind w:left="1440"/>
        <w:contextualSpacing/>
        <w:rPr>
          <w:rFonts w:asciiTheme="minorHAnsi" w:hAnsiTheme="minorHAnsi" w:cs="Arial"/>
          <w:sz w:val="20"/>
          <w:szCs w:val="20"/>
        </w:rPr>
      </w:pPr>
      <w:r w:rsidRPr="0095359C">
        <w:rPr>
          <w:rFonts w:asciiTheme="minorHAnsi" w:hAnsiTheme="minorHAnsi" w:cs="Arial"/>
          <w:sz w:val="20"/>
          <w:szCs w:val="20"/>
        </w:rPr>
        <w:t>Flow during load process)</w:t>
      </w:r>
    </w:p>
    <w:p w:rsidR="001009FB" w:rsidRPr="0095359C" w:rsidRDefault="001009FB" w:rsidP="00657231">
      <w:pPr>
        <w:widowControl w:val="0"/>
        <w:autoSpaceDE w:val="0"/>
        <w:autoSpaceDN w:val="0"/>
        <w:adjustRightInd w:val="0"/>
        <w:spacing w:after="0" w:line="240" w:lineRule="auto"/>
        <w:ind w:left="720"/>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AA372E5" wp14:editId="5B7B9541">
            <wp:extent cx="3009900" cy="17371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21184" cy="1743657"/>
                    </a:xfrm>
                    <a:prstGeom prst="rect">
                      <a:avLst/>
                    </a:prstGeom>
                  </pic:spPr>
                </pic:pic>
              </a:graphicData>
            </a:graphic>
          </wp:inline>
        </w:drawing>
      </w: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F19C531" wp14:editId="0AAEB5D5">
            <wp:extent cx="3044952" cy="27432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44952" cy="2743200"/>
                    </a:xfrm>
                    <a:prstGeom prst="rect">
                      <a:avLst/>
                    </a:prstGeom>
                  </pic:spPr>
                </pic:pic>
              </a:graphicData>
            </a:graphic>
          </wp:inline>
        </w:drawing>
      </w: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8C584B" w:rsidRDefault="008C584B"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202048" w:rsidRPr="0095359C" w:rsidRDefault="008D48D8"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lastRenderedPageBreak/>
        <w:t>P</w:t>
      </w:r>
      <w:r w:rsidR="00932115" w:rsidRPr="0095359C">
        <w:rPr>
          <w:rFonts w:asciiTheme="minorHAnsi" w:hAnsiTheme="minorHAnsi" w:cs="Arial"/>
          <w:b/>
          <w:sz w:val="20"/>
          <w:szCs w:val="20"/>
        </w:rPr>
        <w:t>ackage Content</w:t>
      </w:r>
      <w:del w:id="66" w:author="Palacherla, Susmitha C (NONUS)" w:date="2017-04-25T09:03:00Z">
        <w:r w:rsidR="00BE2E93" w:rsidRPr="0095359C" w:rsidDel="00EC75F7">
          <w:rPr>
            <w:rFonts w:asciiTheme="minorHAnsi" w:hAnsiTheme="minorHAnsi" w:cs="Arial"/>
            <w:b/>
            <w:sz w:val="20"/>
            <w:szCs w:val="20"/>
          </w:rPr>
          <w:delText>(Control Flow)</w:delText>
        </w:r>
      </w:del>
    </w:p>
    <w:p w:rsidR="00F94DAF" w:rsidRPr="0095359C" w:rsidRDefault="00F94DAF" w:rsidP="009F2A51">
      <w:pPr>
        <w:widowControl w:val="0"/>
        <w:autoSpaceDE w:val="0"/>
        <w:autoSpaceDN w:val="0"/>
        <w:adjustRightInd w:val="0"/>
        <w:spacing w:after="0" w:line="240" w:lineRule="auto"/>
        <w:rPr>
          <w:rFonts w:asciiTheme="minorHAnsi" w:hAnsiTheme="minorHAnsi" w:cs="Arial"/>
          <w:b/>
          <w:sz w:val="20"/>
          <w:szCs w:val="20"/>
        </w:rPr>
      </w:pPr>
    </w:p>
    <w:p w:rsidR="00A52549" w:rsidRPr="0095359C" w:rsidRDefault="00A52549"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3B16DA" w:rsidP="007931F8">
      <w:pPr>
        <w:widowControl w:val="0"/>
        <w:autoSpaceDE w:val="0"/>
        <w:autoSpaceDN w:val="0"/>
        <w:adjustRightInd w:val="0"/>
        <w:spacing w:after="0" w:line="240" w:lineRule="auto"/>
        <w:rPr>
          <w:rFonts w:asciiTheme="minorHAnsi" w:hAnsiTheme="minorHAnsi" w:cs="Arial"/>
          <w:b/>
          <w:sz w:val="20"/>
          <w:szCs w:val="20"/>
        </w:rPr>
      </w:pPr>
      <w:del w:id="67" w:author="Palacherla, Susmitha C (NONUS)" w:date="2017-04-25T08:48:00Z">
        <w:r w:rsidDel="000165F3">
          <w:rPr>
            <w:noProof/>
          </w:rPr>
          <w:drawing>
            <wp:inline distT="0" distB="0" distL="0" distR="0" wp14:anchorId="0CD0C5EA" wp14:editId="2F8A4CCB">
              <wp:extent cx="5943600" cy="42754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75455"/>
                      </a:xfrm>
                      <a:prstGeom prst="rect">
                        <a:avLst/>
                      </a:prstGeom>
                    </pic:spPr>
                  </pic:pic>
                </a:graphicData>
              </a:graphic>
            </wp:inline>
          </w:drawing>
        </w:r>
      </w:del>
      <w:ins w:id="68" w:author="Palacherla, Susmitha C (NONUS)" w:date="2017-04-25T08:48:00Z">
        <w:r w:rsidR="000165F3" w:rsidRPr="000165F3">
          <w:rPr>
            <w:noProof/>
          </w:rPr>
          <w:t xml:space="preserve"> </w:t>
        </w:r>
        <w:r w:rsidR="000165F3">
          <w:rPr>
            <w:noProof/>
          </w:rPr>
          <w:drawing>
            <wp:inline distT="0" distB="0" distL="0" distR="0" wp14:anchorId="5EC32B61" wp14:editId="1AB98B20">
              <wp:extent cx="5943600" cy="3460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0750"/>
                      </a:xfrm>
                      <a:prstGeom prst="rect">
                        <a:avLst/>
                      </a:prstGeom>
                    </pic:spPr>
                  </pic:pic>
                </a:graphicData>
              </a:graphic>
            </wp:inline>
          </w:drawing>
        </w:r>
      </w:ins>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EF5B6C" w:rsidRDefault="00EF5B6C" w:rsidP="00EF5B6C">
      <w:pPr>
        <w:pStyle w:val="ListParagraph"/>
        <w:widowControl w:val="0"/>
        <w:numPr>
          <w:ilvl w:val="3"/>
          <w:numId w:val="6"/>
        </w:numPr>
        <w:autoSpaceDE w:val="0"/>
        <w:autoSpaceDN w:val="0"/>
        <w:adjustRightInd w:val="0"/>
        <w:spacing w:after="0" w:line="240" w:lineRule="auto"/>
        <w:rPr>
          <w:ins w:id="69" w:author="Palacherla, Susmitha C (NONUS)" w:date="2017-04-25T08:58:00Z"/>
          <w:rFonts w:asciiTheme="minorHAnsi" w:hAnsiTheme="minorHAnsi" w:cs="Arial"/>
          <w:b/>
          <w:sz w:val="20"/>
          <w:szCs w:val="20"/>
        </w:rPr>
      </w:pPr>
      <w:ins w:id="70" w:author="Palacherla, Susmitha C (NONUS)" w:date="2017-04-25T08:57:00Z">
        <w:r>
          <w:rPr>
            <w:rFonts w:asciiTheme="minorHAnsi" w:hAnsiTheme="minorHAnsi" w:cs="Arial"/>
            <w:b/>
            <w:sz w:val="20"/>
            <w:szCs w:val="20"/>
          </w:rPr>
          <w:t>Containers</w:t>
        </w:r>
      </w:ins>
    </w:p>
    <w:p w:rsidR="00F7423D" w:rsidRPr="0095359C" w:rsidRDefault="00F7423D" w:rsidP="00F7423D">
      <w:pPr>
        <w:pStyle w:val="ListParagraph"/>
        <w:widowControl w:val="0"/>
        <w:numPr>
          <w:ilvl w:val="4"/>
          <w:numId w:val="6"/>
        </w:numPr>
        <w:autoSpaceDE w:val="0"/>
        <w:autoSpaceDN w:val="0"/>
        <w:adjustRightInd w:val="0"/>
        <w:spacing w:after="0" w:line="240" w:lineRule="auto"/>
        <w:rPr>
          <w:ins w:id="71" w:author="Palacherla, Susmitha C (NONUS)" w:date="2017-04-25T08:59:00Z"/>
          <w:rFonts w:asciiTheme="minorHAnsi" w:hAnsiTheme="minorHAnsi" w:cs="Arial"/>
          <w:b/>
          <w:sz w:val="20"/>
          <w:szCs w:val="20"/>
        </w:rPr>
        <w:pPrChange w:id="72" w:author="Palacherla, Susmitha C (NONUS)" w:date="2017-04-25T08:59:00Z">
          <w:pPr>
            <w:pStyle w:val="ListParagraph"/>
            <w:widowControl w:val="0"/>
            <w:numPr>
              <w:ilvl w:val="3"/>
              <w:numId w:val="6"/>
            </w:numPr>
            <w:autoSpaceDE w:val="0"/>
            <w:autoSpaceDN w:val="0"/>
            <w:adjustRightInd w:val="0"/>
            <w:spacing w:after="0" w:line="240" w:lineRule="auto"/>
            <w:ind w:left="1728" w:hanging="648"/>
          </w:pPr>
        </w:pPrChange>
      </w:pPr>
      <w:ins w:id="73" w:author="Palacherla, Susmitha C (NONUS)" w:date="2017-04-25T08:59:00Z">
        <w:r>
          <w:rPr>
            <w:rFonts w:asciiTheme="minorHAnsi" w:hAnsiTheme="minorHAnsi" w:cs="Arial"/>
            <w:b/>
            <w:sz w:val="20"/>
            <w:szCs w:val="20"/>
          </w:rPr>
          <w:t xml:space="preserve"> Foreach LCS OMR File</w:t>
        </w:r>
      </w:ins>
    </w:p>
    <w:p w:rsidR="008D48D8" w:rsidDel="00EF5B6C" w:rsidRDefault="008D48D8" w:rsidP="007931F8">
      <w:pPr>
        <w:widowControl w:val="0"/>
        <w:autoSpaceDE w:val="0"/>
        <w:autoSpaceDN w:val="0"/>
        <w:adjustRightInd w:val="0"/>
        <w:spacing w:after="0" w:line="240" w:lineRule="auto"/>
        <w:rPr>
          <w:del w:id="74" w:author="Palacherla, Susmitha C (NONUS)" w:date="2017-04-25T08:57:00Z"/>
          <w:rFonts w:asciiTheme="minorHAnsi" w:hAnsiTheme="minorHAnsi" w:cs="Arial"/>
          <w:b/>
          <w:sz w:val="20"/>
          <w:szCs w:val="20"/>
        </w:rPr>
      </w:pPr>
    </w:p>
    <w:p w:rsidR="008D48D8" w:rsidDel="00F7423D" w:rsidRDefault="008D48D8" w:rsidP="007931F8">
      <w:pPr>
        <w:widowControl w:val="0"/>
        <w:autoSpaceDE w:val="0"/>
        <w:autoSpaceDN w:val="0"/>
        <w:adjustRightInd w:val="0"/>
        <w:spacing w:after="0" w:line="240" w:lineRule="auto"/>
        <w:rPr>
          <w:del w:id="75" w:author="Palacherla, Susmitha C (NONUS)" w:date="2017-04-25T09:00:00Z"/>
          <w:rFonts w:asciiTheme="minorHAnsi" w:hAnsiTheme="minorHAnsi" w:cs="Arial"/>
          <w:b/>
          <w:sz w:val="20"/>
          <w:szCs w:val="20"/>
        </w:rPr>
      </w:pPr>
    </w:p>
    <w:p w:rsidR="008D48D8" w:rsidRDefault="00F7423D" w:rsidP="007931F8">
      <w:pPr>
        <w:widowControl w:val="0"/>
        <w:autoSpaceDE w:val="0"/>
        <w:autoSpaceDN w:val="0"/>
        <w:adjustRightInd w:val="0"/>
        <w:spacing w:after="0" w:line="240" w:lineRule="auto"/>
        <w:rPr>
          <w:ins w:id="76" w:author="Palacherla, Susmitha C (NONUS)" w:date="2017-04-25T09:00:00Z"/>
          <w:rFonts w:asciiTheme="minorHAnsi" w:hAnsiTheme="minorHAnsi" w:cs="Arial"/>
          <w:sz w:val="20"/>
          <w:szCs w:val="20"/>
        </w:rPr>
      </w:pPr>
      <w:ins w:id="77" w:author="Palacherla, Susmitha C (NONUS)" w:date="2017-04-25T08:59:00Z">
        <w:r w:rsidRPr="00F7423D">
          <w:rPr>
            <w:rFonts w:asciiTheme="minorHAnsi" w:hAnsiTheme="minorHAnsi" w:cs="Arial"/>
            <w:sz w:val="20"/>
            <w:szCs w:val="20"/>
            <w:rPrChange w:id="78" w:author="Palacherla, Susmitha C (NONUS)" w:date="2017-04-25T08:59:00Z">
              <w:rPr>
                <w:rFonts w:asciiTheme="minorHAnsi" w:hAnsiTheme="minorHAnsi" w:cs="Arial"/>
                <w:b/>
                <w:sz w:val="20"/>
                <w:szCs w:val="20"/>
              </w:rPr>
            </w:rPrChange>
          </w:rPr>
          <w:t xml:space="preserve">                                 Expresion: FINDSTRING(@[User::VarFileName],"LCS",1 ) &gt; 1</w:t>
        </w:r>
      </w:ins>
    </w:p>
    <w:p w:rsidR="00F7423D" w:rsidRDefault="00F7423D" w:rsidP="007931F8">
      <w:pPr>
        <w:widowControl w:val="0"/>
        <w:autoSpaceDE w:val="0"/>
        <w:autoSpaceDN w:val="0"/>
        <w:adjustRightInd w:val="0"/>
        <w:spacing w:after="0" w:line="240" w:lineRule="auto"/>
        <w:rPr>
          <w:ins w:id="79" w:author="Palacherla, Susmitha C (NONUS)" w:date="2017-04-25T09:00:00Z"/>
          <w:rFonts w:asciiTheme="minorHAnsi" w:hAnsiTheme="minorHAnsi" w:cs="Arial"/>
          <w:sz w:val="20"/>
          <w:szCs w:val="20"/>
        </w:rPr>
      </w:pPr>
    </w:p>
    <w:p w:rsidR="00F7423D" w:rsidRPr="0095359C" w:rsidRDefault="00F7423D" w:rsidP="00F7423D">
      <w:pPr>
        <w:pStyle w:val="ListParagraph"/>
        <w:widowControl w:val="0"/>
        <w:numPr>
          <w:ilvl w:val="4"/>
          <w:numId w:val="6"/>
        </w:numPr>
        <w:autoSpaceDE w:val="0"/>
        <w:autoSpaceDN w:val="0"/>
        <w:adjustRightInd w:val="0"/>
        <w:spacing w:after="0" w:line="240" w:lineRule="auto"/>
        <w:rPr>
          <w:ins w:id="80" w:author="Palacherla, Susmitha C (NONUS)" w:date="2017-04-25T09:00:00Z"/>
          <w:rFonts w:asciiTheme="minorHAnsi" w:hAnsiTheme="minorHAnsi" w:cs="Arial"/>
          <w:b/>
          <w:sz w:val="20"/>
          <w:szCs w:val="20"/>
        </w:rPr>
        <w:pPrChange w:id="81" w:author="Palacherla, Susmitha C (NONUS)" w:date="2017-04-25T09:00:00Z">
          <w:pPr>
            <w:pStyle w:val="ListParagraph"/>
            <w:widowControl w:val="0"/>
            <w:numPr>
              <w:ilvl w:val="4"/>
              <w:numId w:val="28"/>
            </w:numPr>
            <w:autoSpaceDE w:val="0"/>
            <w:autoSpaceDN w:val="0"/>
            <w:adjustRightInd w:val="0"/>
            <w:spacing w:after="0" w:line="240" w:lineRule="auto"/>
            <w:ind w:left="2232" w:hanging="792"/>
          </w:pPr>
        </w:pPrChange>
      </w:pPr>
      <w:ins w:id="82" w:author="Palacherla, Susmitha C (NONUS)" w:date="2017-04-25T09:00:00Z">
        <w:r>
          <w:rPr>
            <w:rFonts w:asciiTheme="minorHAnsi" w:hAnsiTheme="minorHAnsi" w:cs="Arial"/>
            <w:b/>
            <w:sz w:val="20"/>
            <w:szCs w:val="20"/>
          </w:rPr>
          <w:t xml:space="preserve">Foreach </w:t>
        </w:r>
        <w:r>
          <w:rPr>
            <w:rFonts w:asciiTheme="minorHAnsi" w:hAnsiTheme="minorHAnsi" w:cs="Arial"/>
            <w:b/>
            <w:sz w:val="20"/>
            <w:szCs w:val="20"/>
          </w:rPr>
          <w:t>IAE_IAT</w:t>
        </w:r>
        <w:r>
          <w:rPr>
            <w:rFonts w:asciiTheme="minorHAnsi" w:hAnsiTheme="minorHAnsi" w:cs="Arial"/>
            <w:b/>
            <w:sz w:val="20"/>
            <w:szCs w:val="20"/>
          </w:rPr>
          <w:t xml:space="preserve"> OMR File</w:t>
        </w:r>
      </w:ins>
    </w:p>
    <w:p w:rsidR="00F7423D" w:rsidRDefault="00F7423D" w:rsidP="007931F8">
      <w:pPr>
        <w:widowControl w:val="0"/>
        <w:autoSpaceDE w:val="0"/>
        <w:autoSpaceDN w:val="0"/>
        <w:adjustRightInd w:val="0"/>
        <w:spacing w:after="0" w:line="240" w:lineRule="auto"/>
        <w:rPr>
          <w:ins w:id="83" w:author="Palacherla, Susmitha C (NONUS)" w:date="2017-04-25T09:00:00Z"/>
          <w:rFonts w:asciiTheme="minorHAnsi" w:hAnsiTheme="minorHAnsi" w:cs="Arial"/>
          <w:sz w:val="20"/>
          <w:szCs w:val="20"/>
        </w:rPr>
      </w:pPr>
      <w:ins w:id="84" w:author="Palacherla, Susmitha C (NONUS)" w:date="2017-04-25T09:00:00Z">
        <w:r w:rsidRPr="004D1EEE">
          <w:rPr>
            <w:rFonts w:asciiTheme="minorHAnsi" w:hAnsiTheme="minorHAnsi" w:cs="Arial"/>
            <w:sz w:val="20"/>
            <w:szCs w:val="20"/>
          </w:rPr>
          <w:t xml:space="preserve">                                 Expresion: </w:t>
        </w:r>
        <w:r w:rsidRPr="00F7423D">
          <w:rPr>
            <w:rFonts w:asciiTheme="minorHAnsi" w:hAnsiTheme="minorHAnsi" w:cs="Arial"/>
            <w:sz w:val="20"/>
            <w:szCs w:val="20"/>
          </w:rPr>
          <w:t xml:space="preserve">(FINDSTRING(@[User::VarFileName],"IAE",1 ) &gt; 0 ) </w:t>
        </w:r>
        <w:r>
          <w:rPr>
            <w:rFonts w:asciiTheme="minorHAnsi" w:hAnsiTheme="minorHAnsi" w:cs="Arial"/>
            <w:sz w:val="20"/>
            <w:szCs w:val="20"/>
          </w:rPr>
          <w:t xml:space="preserve">  </w:t>
        </w:r>
      </w:ins>
    </w:p>
    <w:p w:rsidR="00F7423D" w:rsidRDefault="00F7423D" w:rsidP="007931F8">
      <w:pPr>
        <w:widowControl w:val="0"/>
        <w:autoSpaceDE w:val="0"/>
        <w:autoSpaceDN w:val="0"/>
        <w:adjustRightInd w:val="0"/>
        <w:spacing w:after="0" w:line="240" w:lineRule="auto"/>
        <w:rPr>
          <w:ins w:id="85" w:author="Palacherla, Susmitha C (NONUS)" w:date="2017-04-25T09:01:00Z"/>
          <w:rFonts w:asciiTheme="minorHAnsi" w:hAnsiTheme="minorHAnsi" w:cs="Arial"/>
          <w:sz w:val="20"/>
          <w:szCs w:val="20"/>
        </w:rPr>
      </w:pPr>
      <w:ins w:id="86" w:author="Palacherla, Susmitha C (NONUS)" w:date="2017-04-25T09:00:00Z">
        <w:r>
          <w:rPr>
            <w:rFonts w:asciiTheme="minorHAnsi" w:hAnsiTheme="minorHAnsi" w:cs="Arial"/>
            <w:sz w:val="20"/>
            <w:szCs w:val="20"/>
          </w:rPr>
          <w:t xml:space="preserve">                                                     </w:t>
        </w:r>
        <w:r w:rsidRPr="00F7423D">
          <w:rPr>
            <w:rFonts w:asciiTheme="minorHAnsi" w:hAnsiTheme="minorHAnsi" w:cs="Arial"/>
            <w:sz w:val="20"/>
            <w:szCs w:val="20"/>
          </w:rPr>
          <w:t>||(FINDSTRING(@[User::VarFileName],"IAT",1 ) &gt; 0 )</w:t>
        </w:r>
      </w:ins>
    </w:p>
    <w:p w:rsidR="00F7423D" w:rsidRDefault="00F7423D" w:rsidP="007931F8">
      <w:pPr>
        <w:widowControl w:val="0"/>
        <w:autoSpaceDE w:val="0"/>
        <w:autoSpaceDN w:val="0"/>
        <w:adjustRightInd w:val="0"/>
        <w:spacing w:after="0" w:line="240" w:lineRule="auto"/>
        <w:rPr>
          <w:ins w:id="87" w:author="Palacherla, Susmitha C (NONUS)" w:date="2017-04-25T09:01:00Z"/>
          <w:rFonts w:asciiTheme="minorHAnsi" w:hAnsiTheme="minorHAnsi" w:cs="Arial"/>
          <w:sz w:val="20"/>
          <w:szCs w:val="20"/>
        </w:rPr>
      </w:pPr>
    </w:p>
    <w:p w:rsidR="00F7423D" w:rsidRPr="0095359C" w:rsidRDefault="00F7423D" w:rsidP="00F7423D">
      <w:pPr>
        <w:pStyle w:val="ListParagraph"/>
        <w:widowControl w:val="0"/>
        <w:numPr>
          <w:ilvl w:val="4"/>
          <w:numId w:val="6"/>
        </w:numPr>
        <w:autoSpaceDE w:val="0"/>
        <w:autoSpaceDN w:val="0"/>
        <w:adjustRightInd w:val="0"/>
        <w:spacing w:after="0" w:line="240" w:lineRule="auto"/>
        <w:rPr>
          <w:ins w:id="88" w:author="Palacherla, Susmitha C (NONUS)" w:date="2017-04-25T09:01:00Z"/>
          <w:rFonts w:asciiTheme="minorHAnsi" w:hAnsiTheme="minorHAnsi" w:cs="Arial"/>
          <w:b/>
          <w:sz w:val="20"/>
          <w:szCs w:val="20"/>
        </w:rPr>
        <w:pPrChange w:id="89" w:author="Palacherla, Susmitha C (NONUS)" w:date="2017-04-25T09:01:00Z">
          <w:pPr>
            <w:pStyle w:val="ListParagraph"/>
            <w:widowControl w:val="0"/>
            <w:numPr>
              <w:ilvl w:val="4"/>
              <w:numId w:val="29"/>
            </w:numPr>
            <w:autoSpaceDE w:val="0"/>
            <w:autoSpaceDN w:val="0"/>
            <w:adjustRightInd w:val="0"/>
            <w:spacing w:after="0" w:line="240" w:lineRule="auto"/>
            <w:ind w:left="2232" w:hanging="792"/>
          </w:pPr>
        </w:pPrChange>
      </w:pPr>
      <w:ins w:id="90" w:author="Palacherla, Susmitha C (NONUS)" w:date="2017-04-25T09:01:00Z">
        <w:r>
          <w:rPr>
            <w:rFonts w:asciiTheme="minorHAnsi" w:hAnsiTheme="minorHAnsi" w:cs="Arial"/>
            <w:b/>
            <w:sz w:val="20"/>
            <w:szCs w:val="20"/>
          </w:rPr>
          <w:t xml:space="preserve">Foreach </w:t>
        </w:r>
        <w:r>
          <w:rPr>
            <w:rFonts w:asciiTheme="minorHAnsi" w:hAnsiTheme="minorHAnsi" w:cs="Arial"/>
            <w:b/>
            <w:sz w:val="20"/>
            <w:szCs w:val="20"/>
          </w:rPr>
          <w:t>OTHER</w:t>
        </w:r>
        <w:r>
          <w:rPr>
            <w:rFonts w:asciiTheme="minorHAnsi" w:hAnsiTheme="minorHAnsi" w:cs="Arial"/>
            <w:b/>
            <w:sz w:val="20"/>
            <w:szCs w:val="20"/>
          </w:rPr>
          <w:t xml:space="preserve"> OMR File</w:t>
        </w:r>
      </w:ins>
    </w:p>
    <w:p w:rsidR="00EC75F7" w:rsidRDefault="00F7423D" w:rsidP="00F7423D">
      <w:pPr>
        <w:widowControl w:val="0"/>
        <w:autoSpaceDE w:val="0"/>
        <w:autoSpaceDN w:val="0"/>
        <w:adjustRightInd w:val="0"/>
        <w:spacing w:after="0" w:line="240" w:lineRule="auto"/>
        <w:rPr>
          <w:ins w:id="91" w:author="Palacherla, Susmitha C (NONUS)" w:date="2017-04-25T09:01:00Z"/>
          <w:rFonts w:asciiTheme="minorHAnsi" w:hAnsiTheme="minorHAnsi" w:cs="Arial"/>
          <w:sz w:val="20"/>
          <w:szCs w:val="20"/>
        </w:rPr>
      </w:pPr>
      <w:ins w:id="92" w:author="Palacherla, Susmitha C (NONUS)" w:date="2017-04-25T09:01:00Z">
        <w:r w:rsidRPr="004D1EEE">
          <w:rPr>
            <w:rFonts w:asciiTheme="minorHAnsi" w:hAnsiTheme="minorHAnsi" w:cs="Arial"/>
            <w:sz w:val="20"/>
            <w:szCs w:val="20"/>
          </w:rPr>
          <w:t xml:space="preserve">                                 Expresion: </w:t>
        </w:r>
        <w:r w:rsidR="00EC75F7" w:rsidRPr="00EC75F7">
          <w:rPr>
            <w:rFonts w:asciiTheme="minorHAnsi" w:hAnsiTheme="minorHAnsi" w:cs="Arial"/>
            <w:sz w:val="20"/>
            <w:szCs w:val="20"/>
          </w:rPr>
          <w:t>(FINDSTRING(@[User::VarFileName],"IAE",1 ) == 0</w:t>
        </w:r>
      </w:ins>
      <w:ins w:id="93" w:author="Palacherla, Susmitha C (NONUS)" w:date="2017-04-25T09:02:00Z">
        <w:r w:rsidR="00EC75F7">
          <w:rPr>
            <w:rFonts w:asciiTheme="minorHAnsi" w:hAnsiTheme="minorHAnsi" w:cs="Arial"/>
            <w:sz w:val="20"/>
            <w:szCs w:val="20"/>
          </w:rPr>
          <w:t xml:space="preserve">) </w:t>
        </w:r>
      </w:ins>
      <w:ins w:id="94" w:author="Palacherla, Susmitha C (NONUS)" w:date="2017-04-25T09:01:00Z">
        <w:r w:rsidR="00EC75F7" w:rsidRPr="00EC75F7">
          <w:rPr>
            <w:rFonts w:asciiTheme="minorHAnsi" w:hAnsiTheme="minorHAnsi" w:cs="Arial"/>
            <w:sz w:val="20"/>
            <w:szCs w:val="20"/>
          </w:rPr>
          <w:t xml:space="preserve"> </w:t>
        </w:r>
      </w:ins>
    </w:p>
    <w:p w:rsidR="00EC75F7" w:rsidRDefault="00EC75F7" w:rsidP="00F7423D">
      <w:pPr>
        <w:widowControl w:val="0"/>
        <w:autoSpaceDE w:val="0"/>
        <w:autoSpaceDN w:val="0"/>
        <w:adjustRightInd w:val="0"/>
        <w:spacing w:after="0" w:line="240" w:lineRule="auto"/>
        <w:rPr>
          <w:ins w:id="95" w:author="Palacherla, Susmitha C (NONUS)" w:date="2017-04-25T09:02:00Z"/>
          <w:rFonts w:asciiTheme="minorHAnsi" w:hAnsiTheme="minorHAnsi" w:cs="Arial"/>
          <w:sz w:val="20"/>
          <w:szCs w:val="20"/>
        </w:rPr>
      </w:pPr>
      <w:ins w:id="96" w:author="Palacherla, Susmitha C (NONUS)" w:date="2017-04-25T09:01:00Z">
        <w:r>
          <w:rPr>
            <w:rFonts w:asciiTheme="minorHAnsi" w:hAnsiTheme="minorHAnsi" w:cs="Arial"/>
            <w:sz w:val="20"/>
            <w:szCs w:val="20"/>
          </w:rPr>
          <w:t xml:space="preserve">                                 </w:t>
        </w:r>
        <w:r w:rsidRPr="00EC75F7">
          <w:rPr>
            <w:rFonts w:asciiTheme="minorHAnsi" w:hAnsiTheme="minorHAnsi" w:cs="Arial"/>
            <w:sz w:val="20"/>
            <w:szCs w:val="20"/>
          </w:rPr>
          <w:t xml:space="preserve">&amp;&amp;(FINDSTRING(@[User::VarFileName],"IAT",1 ) == 0 </w:t>
        </w:r>
      </w:ins>
      <w:ins w:id="97" w:author="Palacherla, Susmitha C (NONUS)" w:date="2017-04-25T09:02:00Z">
        <w:r>
          <w:rPr>
            <w:rFonts w:asciiTheme="minorHAnsi" w:hAnsiTheme="minorHAnsi" w:cs="Arial"/>
            <w:sz w:val="20"/>
            <w:szCs w:val="20"/>
          </w:rPr>
          <w:t xml:space="preserve">)    </w:t>
        </w:r>
      </w:ins>
    </w:p>
    <w:p w:rsidR="00F7423D" w:rsidRDefault="00EC75F7" w:rsidP="00F7423D">
      <w:pPr>
        <w:widowControl w:val="0"/>
        <w:autoSpaceDE w:val="0"/>
        <w:autoSpaceDN w:val="0"/>
        <w:adjustRightInd w:val="0"/>
        <w:spacing w:after="0" w:line="240" w:lineRule="auto"/>
        <w:rPr>
          <w:ins w:id="98" w:author="Palacherla, Susmitha C (NONUS)" w:date="2017-04-25T09:01:00Z"/>
          <w:rFonts w:asciiTheme="minorHAnsi" w:hAnsiTheme="minorHAnsi" w:cs="Arial"/>
          <w:sz w:val="20"/>
          <w:szCs w:val="20"/>
        </w:rPr>
      </w:pPr>
      <w:ins w:id="99" w:author="Palacherla, Susmitha C (NONUS)" w:date="2017-04-25T09:02:00Z">
        <w:r>
          <w:rPr>
            <w:rFonts w:asciiTheme="minorHAnsi" w:hAnsiTheme="minorHAnsi" w:cs="Arial"/>
            <w:sz w:val="20"/>
            <w:szCs w:val="20"/>
          </w:rPr>
          <w:t xml:space="preserve">                                 </w:t>
        </w:r>
      </w:ins>
      <w:ins w:id="100" w:author="Palacherla, Susmitha C (NONUS)" w:date="2017-04-25T09:01:00Z">
        <w:r w:rsidRPr="00EC75F7">
          <w:rPr>
            <w:rFonts w:asciiTheme="minorHAnsi" w:hAnsiTheme="minorHAnsi" w:cs="Arial"/>
            <w:sz w:val="20"/>
            <w:szCs w:val="20"/>
          </w:rPr>
          <w:t>&amp;&amp;(FINDSTRING(@[User::VarFileName],"LCS",1 ) == 0 )</w:t>
        </w:r>
      </w:ins>
    </w:p>
    <w:p w:rsidR="00F7423D" w:rsidRPr="00F7423D" w:rsidRDefault="00F7423D" w:rsidP="007931F8">
      <w:pPr>
        <w:widowControl w:val="0"/>
        <w:autoSpaceDE w:val="0"/>
        <w:autoSpaceDN w:val="0"/>
        <w:adjustRightInd w:val="0"/>
        <w:spacing w:after="0" w:line="240" w:lineRule="auto"/>
        <w:rPr>
          <w:rFonts w:asciiTheme="minorHAnsi" w:hAnsiTheme="minorHAnsi" w:cs="Arial"/>
          <w:sz w:val="20"/>
          <w:szCs w:val="20"/>
          <w:rPrChange w:id="101" w:author="Palacherla, Susmitha C (NONUS)" w:date="2017-04-25T08:59:00Z">
            <w:rPr>
              <w:rFonts w:asciiTheme="minorHAnsi" w:hAnsiTheme="minorHAnsi" w:cs="Arial"/>
              <w:b/>
              <w:sz w:val="20"/>
              <w:szCs w:val="20"/>
            </w:rPr>
          </w:rPrChange>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Pr="00EC75F7" w:rsidRDefault="00EC75F7" w:rsidP="007931F8">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Change w:id="102" w:author="Palacherla, Susmitha C (NONUS)" w:date="2017-04-25T09:05:00Z">
            <w:rPr>
              <w:rFonts w:asciiTheme="minorHAnsi" w:hAnsiTheme="minorHAnsi" w:cs="Arial"/>
              <w:b/>
              <w:sz w:val="20"/>
              <w:szCs w:val="20"/>
            </w:rPr>
          </w:rPrChange>
        </w:rPr>
        <w:pPrChange w:id="103" w:author="Palacherla, Susmitha C (NONUS)" w:date="2017-04-25T09:05:00Z">
          <w:pPr>
            <w:widowControl w:val="0"/>
            <w:autoSpaceDE w:val="0"/>
            <w:autoSpaceDN w:val="0"/>
            <w:adjustRightInd w:val="0"/>
            <w:spacing w:after="0" w:line="240" w:lineRule="auto"/>
          </w:pPr>
        </w:pPrChange>
      </w:pPr>
      <w:ins w:id="104" w:author="Palacherla, Susmitha C (NONUS)" w:date="2017-04-25T09:03:00Z">
        <w:r w:rsidRPr="00EC75F7">
          <w:rPr>
            <w:rFonts w:asciiTheme="minorHAnsi" w:hAnsiTheme="minorHAnsi" w:cs="Arial"/>
            <w:b/>
            <w:sz w:val="20"/>
            <w:szCs w:val="20"/>
            <w:rPrChange w:id="105" w:author="Palacherla, Susmitha C (NONUS)" w:date="2017-04-25T09:05:00Z">
              <w:rPr>
                <w:rFonts w:asciiTheme="minorHAnsi" w:hAnsiTheme="minorHAnsi" w:cs="Arial"/>
                <w:b/>
                <w:sz w:val="20"/>
                <w:szCs w:val="20"/>
              </w:rPr>
            </w:rPrChange>
          </w:rPr>
          <w:t>Workflow</w:t>
        </w:r>
      </w:ins>
      <w:ins w:id="106" w:author="Palacherla, Susmitha C (NONUS)" w:date="2017-04-25T09:04:00Z">
        <w:r w:rsidRPr="00EC75F7">
          <w:rPr>
            <w:rFonts w:asciiTheme="minorHAnsi" w:hAnsiTheme="minorHAnsi" w:cs="Arial"/>
            <w:b/>
            <w:sz w:val="20"/>
            <w:szCs w:val="20"/>
            <w:rPrChange w:id="107" w:author="Palacherla, Susmitha C (NONUS)" w:date="2017-04-25T09:05:00Z">
              <w:rPr>
                <w:rFonts w:asciiTheme="minorHAnsi" w:hAnsiTheme="minorHAnsi" w:cs="Arial"/>
                <w:b/>
                <w:sz w:val="20"/>
                <w:szCs w:val="20"/>
              </w:rPr>
            </w:rPrChange>
          </w:rPr>
          <w:t xml:space="preserve"> </w:t>
        </w:r>
      </w:ins>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7931F8" w:rsidRPr="0095359C" w:rsidDel="00EC75F7" w:rsidRDefault="007931F8" w:rsidP="007931F8">
      <w:pPr>
        <w:widowControl w:val="0"/>
        <w:autoSpaceDE w:val="0"/>
        <w:autoSpaceDN w:val="0"/>
        <w:adjustRightInd w:val="0"/>
        <w:spacing w:after="0" w:line="240" w:lineRule="auto"/>
        <w:rPr>
          <w:del w:id="108" w:author="Palacherla, Susmitha C (NONUS)" w:date="2017-04-25T09:03:00Z"/>
          <w:rFonts w:asciiTheme="minorHAnsi" w:hAnsiTheme="minorHAnsi" w:cs="Arial"/>
          <w:b/>
          <w:sz w:val="20"/>
          <w:szCs w:val="20"/>
        </w:rPr>
      </w:pPr>
      <w:del w:id="109" w:author="Palacherla, Susmitha C (NONUS)" w:date="2017-04-25T09:03:00Z">
        <w:r w:rsidRPr="0095359C" w:rsidDel="00EC75F7">
          <w:rPr>
            <w:rFonts w:asciiTheme="minorHAnsi" w:hAnsiTheme="minorHAnsi" w:cs="Arial"/>
            <w:b/>
            <w:sz w:val="20"/>
            <w:szCs w:val="20"/>
          </w:rPr>
          <w:delText>Workflow</w:delText>
        </w:r>
      </w:del>
    </w:p>
    <w:p w:rsidR="00494DF0" w:rsidRPr="0095359C" w:rsidRDefault="00494DF0" w:rsidP="007931F8">
      <w:pPr>
        <w:widowControl w:val="0"/>
        <w:autoSpaceDE w:val="0"/>
        <w:autoSpaceDN w:val="0"/>
        <w:adjustRightInd w:val="0"/>
        <w:spacing w:after="0" w:line="240" w:lineRule="auto"/>
        <w:rPr>
          <w:rFonts w:asciiTheme="minorHAnsi" w:hAnsiTheme="minorHAnsi" w:cs="Arial"/>
          <w:b/>
          <w:sz w:val="20"/>
          <w:szCs w:val="20"/>
        </w:rPr>
      </w:pPr>
    </w:p>
    <w:p w:rsidR="00657231" w:rsidRPr="0095359C" w:rsidRDefault="0084218D" w:rsidP="00EC75F7">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110" w:author="Palacherla, Susmitha C (NONUS)" w:date="2017-04-25T09:01:00Z">
          <w:pPr>
            <w:pStyle w:val="ListParagraph"/>
            <w:widowControl w:val="0"/>
            <w:numPr>
              <w:ilvl w:val="4"/>
              <w:numId w:val="28"/>
            </w:numPr>
            <w:autoSpaceDE w:val="0"/>
            <w:autoSpaceDN w:val="0"/>
            <w:adjustRightInd w:val="0"/>
            <w:spacing w:after="0" w:line="240" w:lineRule="auto"/>
            <w:ind w:left="2232" w:hanging="792"/>
          </w:pPr>
        </w:pPrChange>
      </w:pPr>
      <w:r w:rsidRPr="0095359C">
        <w:rPr>
          <w:rFonts w:asciiTheme="minorHAnsi" w:hAnsiTheme="minorHAnsi" w:cs="Arial"/>
          <w:b/>
          <w:sz w:val="20"/>
          <w:szCs w:val="20"/>
        </w:rPr>
        <w:t xml:space="preserve">For each </w:t>
      </w:r>
      <w:ins w:id="111" w:author="Palacherla, Susmitha C (NONUS)" w:date="2017-04-25T09:03:00Z">
        <w:r w:rsidR="00EC75F7">
          <w:rPr>
            <w:rFonts w:asciiTheme="minorHAnsi" w:hAnsiTheme="minorHAnsi" w:cs="Arial"/>
            <w:b/>
            <w:sz w:val="20"/>
            <w:szCs w:val="20"/>
          </w:rPr>
          <w:t xml:space="preserve">LCS </w:t>
        </w:r>
      </w:ins>
      <w:del w:id="112" w:author="Palacherla, Susmitha C (NONUS)" w:date="2017-04-25T09:03:00Z">
        <w:r w:rsidRPr="0095359C" w:rsidDel="00EC75F7">
          <w:rPr>
            <w:rFonts w:asciiTheme="minorHAnsi" w:hAnsiTheme="minorHAnsi" w:cs="Arial"/>
            <w:b/>
            <w:sz w:val="20"/>
            <w:szCs w:val="20"/>
          </w:rPr>
          <w:delText xml:space="preserve">LCS </w:delText>
        </w:r>
      </w:del>
      <w:r w:rsidRPr="0095359C">
        <w:rPr>
          <w:rFonts w:asciiTheme="minorHAnsi" w:hAnsiTheme="minorHAnsi" w:cs="Arial"/>
          <w:b/>
          <w:sz w:val="20"/>
          <w:szCs w:val="20"/>
        </w:rPr>
        <w:t xml:space="preserve">Outlier file in Staging directory </w:t>
      </w:r>
      <w:del w:id="113" w:author="Palacherla, Susmitha C (NONUS)" w:date="2017-04-25T09:05:00Z">
        <w:r w:rsidRPr="0095359C" w:rsidDel="00EC75F7">
          <w:rPr>
            <w:rFonts w:asciiTheme="minorHAnsi" w:hAnsiTheme="minorHAnsi" w:cs="Arial"/>
            <w:b/>
            <w:sz w:val="20"/>
            <w:szCs w:val="20"/>
          </w:rPr>
          <w:delText xml:space="preserve"> Workflow</w:delText>
        </w:r>
      </w:del>
    </w:p>
    <w:p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sz w:val="20"/>
          <w:szCs w:val="20"/>
        </w:rPr>
        <w:t>Container: Foreach Loop</w:t>
      </w:r>
    </w:p>
    <w:p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Folder</w:t>
      </w:r>
      <w:r w:rsidR="004A6D60" w:rsidRPr="0095359C">
        <w:rPr>
          <w:rFonts w:asciiTheme="minorHAnsi" w:hAnsiTheme="minorHAnsi"/>
          <w:sz w:val="20"/>
          <w:szCs w:val="20"/>
        </w:rPr>
        <w:t>: \\vrivscors01\BCC Scorecards\Coaching\Outliers</w:t>
      </w:r>
    </w:p>
    <w:p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Files</w:t>
      </w:r>
      <w:r w:rsidR="004A6D60" w:rsidRPr="0095359C">
        <w:rPr>
          <w:rFonts w:asciiTheme="minorHAnsi" w:hAnsiTheme="minorHAnsi"/>
          <w:sz w:val="20"/>
          <w:szCs w:val="20"/>
        </w:rPr>
        <w:t>: eCL_Outlier_Feed</w:t>
      </w:r>
      <w:r w:rsidR="001822D4" w:rsidRPr="0095359C">
        <w:rPr>
          <w:rFonts w:asciiTheme="minorHAnsi" w:hAnsiTheme="minorHAnsi"/>
          <w:sz w:val="20"/>
          <w:szCs w:val="20"/>
        </w:rPr>
        <w:t>_LCS</w:t>
      </w:r>
      <w:r w:rsidR="004A6D60" w:rsidRPr="0095359C">
        <w:rPr>
          <w:rFonts w:asciiTheme="minorHAnsi" w:hAnsiTheme="minorHAnsi"/>
          <w:sz w:val="20"/>
          <w:szCs w:val="20"/>
        </w:rPr>
        <w:t>*.csv</w:t>
      </w: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07CCD0B2" wp14:editId="576EE86C">
            <wp:extent cx="3986784"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86784" cy="1371600"/>
                    </a:xfrm>
                    <a:prstGeom prst="rect">
                      <a:avLst/>
                    </a:prstGeom>
                  </pic:spPr>
                </pic:pic>
              </a:graphicData>
            </a:graphic>
          </wp:inline>
        </w:drawing>
      </w:r>
    </w:p>
    <w:p w:rsidR="004A6D60" w:rsidRPr="0095359C" w:rsidRDefault="004A6D60" w:rsidP="004A6D60">
      <w:pPr>
        <w:spacing w:after="0"/>
        <w:ind w:left="1080"/>
        <w:rPr>
          <w:rFonts w:asciiTheme="minorHAnsi" w:hAnsiTheme="minorHAnsi"/>
          <w:sz w:val="20"/>
          <w:szCs w:val="20"/>
        </w:rPr>
      </w:pPr>
    </w:p>
    <w:p w:rsidR="004A6D60" w:rsidRPr="0095359C" w:rsidRDefault="001822D4"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54D75412" wp14:editId="63C11266">
            <wp:extent cx="3939540" cy="2743115"/>
            <wp:effectExtent l="0" t="0" r="381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45195" cy="2747053"/>
                    </a:xfrm>
                    <a:prstGeom prst="rect">
                      <a:avLst/>
                    </a:prstGeom>
                  </pic:spPr>
                </pic:pic>
              </a:graphicData>
            </a:graphic>
          </wp:inline>
        </w:drawing>
      </w:r>
    </w:p>
    <w:p w:rsidR="004A6D60" w:rsidRPr="0095359C" w:rsidRDefault="004A6D60" w:rsidP="004A6D60">
      <w:pPr>
        <w:spacing w:after="0"/>
        <w:ind w:left="1080"/>
        <w:rPr>
          <w:rFonts w:asciiTheme="minorHAnsi" w:hAnsiTheme="minorHAnsi"/>
          <w:sz w:val="20"/>
          <w:szCs w:val="20"/>
        </w:rPr>
      </w:pPr>
    </w:p>
    <w:p w:rsidR="004A6D60" w:rsidRPr="0095359C" w:rsidRDefault="004A6D60" w:rsidP="004A6D60">
      <w:pPr>
        <w:spacing w:after="0"/>
        <w:ind w:left="1080"/>
        <w:rPr>
          <w:rFonts w:asciiTheme="minorHAnsi" w:hAnsiTheme="minorHAnsi"/>
          <w:sz w:val="20"/>
          <w:szCs w:val="20"/>
        </w:rPr>
      </w:pP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lastRenderedPageBreak/>
        <w:drawing>
          <wp:inline distT="0" distB="0" distL="0" distR="0" wp14:anchorId="00EBC76C" wp14:editId="704E3114">
            <wp:extent cx="4233672"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33672" cy="1371600"/>
                    </a:xfrm>
                    <a:prstGeom prst="rect">
                      <a:avLst/>
                    </a:prstGeom>
                  </pic:spPr>
                </pic:pic>
              </a:graphicData>
            </a:graphic>
          </wp:inline>
        </w:drawing>
      </w:r>
    </w:p>
    <w:p w:rsidR="004D3B66" w:rsidRPr="0095359C" w:rsidRDefault="004D3B66" w:rsidP="004A6D60">
      <w:pPr>
        <w:spacing w:after="0"/>
        <w:ind w:left="1080"/>
        <w:rPr>
          <w:rFonts w:asciiTheme="minorHAnsi" w:hAnsiTheme="minorHAnsi"/>
          <w:sz w:val="20"/>
          <w:szCs w:val="20"/>
        </w:rPr>
      </w:pPr>
    </w:p>
    <w:p w:rsidR="004D3B66" w:rsidRPr="0095359C" w:rsidRDefault="004D3B66" w:rsidP="004A6D60">
      <w:pPr>
        <w:spacing w:after="0"/>
        <w:ind w:left="1080"/>
        <w:rPr>
          <w:rFonts w:asciiTheme="minorHAnsi" w:hAnsiTheme="minorHAnsi"/>
          <w:sz w:val="20"/>
          <w:szCs w:val="20"/>
        </w:rPr>
      </w:pPr>
    </w:p>
    <w:p w:rsidR="0084218D" w:rsidRPr="0095359C" w:rsidRDefault="0084218D" w:rsidP="0084218D">
      <w:pPr>
        <w:rPr>
          <w:rFonts w:asciiTheme="minorHAnsi" w:hAnsiTheme="minorHAnsi"/>
          <w:b/>
          <w:sz w:val="20"/>
          <w:szCs w:val="20"/>
        </w:rPr>
      </w:pPr>
      <w:r w:rsidRPr="0095359C">
        <w:rPr>
          <w:rFonts w:asciiTheme="minorHAnsi" w:hAnsiTheme="minorHAnsi"/>
          <w:b/>
          <w:sz w:val="20"/>
          <w:szCs w:val="20"/>
        </w:rPr>
        <w:t>Summary of Steps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Truncate Outliers Staging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DFT – Stage Outliers Staging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 </w:t>
      </w:r>
      <w:del w:id="114" w:author="Palacherla, Susmitha C (NONUS)" w:date="2017-04-25T08:49:00Z">
        <w:r w:rsidRPr="0095359C" w:rsidDel="000165F3">
          <w:rPr>
            <w:rFonts w:asciiTheme="minorHAnsi" w:hAnsiTheme="minorHAnsi"/>
            <w:sz w:val="20"/>
            <w:szCs w:val="20"/>
          </w:rPr>
          <w:delText>Populate CSR LAN ID for LCS</w:delText>
        </w:r>
      </w:del>
      <w:ins w:id="115" w:author="Palacherla, Susmitha C (NONUS)" w:date="2017-04-25T08:49:00Z">
        <w:r w:rsidR="000165F3">
          <w:rPr>
            <w:rFonts w:asciiTheme="minorHAnsi" w:hAnsiTheme="minorHAnsi"/>
            <w:sz w:val="20"/>
            <w:szCs w:val="20"/>
          </w:rPr>
          <w:t>Update staging table and reject logs</w:t>
        </w:r>
      </w:ins>
    </w:p>
    <w:p w:rsidR="0084218D" w:rsidRPr="0095359C" w:rsidDel="000165F3" w:rsidRDefault="0084218D" w:rsidP="0084218D">
      <w:pPr>
        <w:pStyle w:val="ListParagraph"/>
        <w:numPr>
          <w:ilvl w:val="0"/>
          <w:numId w:val="11"/>
        </w:numPr>
        <w:rPr>
          <w:del w:id="116" w:author="Palacherla, Susmitha C (NONUS)" w:date="2017-04-25T08:49:00Z"/>
          <w:rFonts w:asciiTheme="minorHAnsi" w:hAnsiTheme="minorHAnsi"/>
          <w:sz w:val="20"/>
          <w:szCs w:val="20"/>
        </w:rPr>
      </w:pPr>
      <w:del w:id="117" w:author="Palacherla, Susmitha C (NONUS)" w:date="2017-04-25T08:49:00Z">
        <w:r w:rsidRPr="0095359C" w:rsidDel="000165F3">
          <w:rPr>
            <w:rFonts w:asciiTheme="minorHAnsi" w:hAnsiTheme="minorHAnsi"/>
            <w:sz w:val="20"/>
            <w:szCs w:val="20"/>
          </w:rPr>
          <w:delText xml:space="preserve">SQL Task – Populate missing Program Values </w:delText>
        </w:r>
      </w:del>
    </w:p>
    <w:p w:rsidR="0084218D" w:rsidRPr="0095359C" w:rsidDel="000165F3" w:rsidRDefault="0084218D" w:rsidP="0084218D">
      <w:pPr>
        <w:pStyle w:val="ListParagraph"/>
        <w:numPr>
          <w:ilvl w:val="0"/>
          <w:numId w:val="11"/>
        </w:numPr>
        <w:rPr>
          <w:del w:id="118" w:author="Palacherla, Susmitha C (NONUS)" w:date="2017-04-25T08:49:00Z"/>
          <w:rFonts w:asciiTheme="minorHAnsi" w:hAnsiTheme="minorHAnsi"/>
          <w:sz w:val="20"/>
          <w:szCs w:val="20"/>
        </w:rPr>
      </w:pPr>
      <w:del w:id="119" w:author="Palacherla, Susmitha C (NONUS)" w:date="2017-04-25T08:49:00Z">
        <w:r w:rsidRPr="0095359C" w:rsidDel="000165F3">
          <w:rPr>
            <w:rFonts w:asciiTheme="minorHAnsi" w:hAnsiTheme="minorHAnsi"/>
            <w:sz w:val="20"/>
            <w:szCs w:val="20"/>
          </w:rPr>
          <w:delText xml:space="preserve"> DFT –  Redirect rejected records to Reject table</w:delText>
        </w:r>
      </w:del>
    </w:p>
    <w:p w:rsidR="0084218D" w:rsidRPr="0095359C" w:rsidDel="000165F3" w:rsidRDefault="0084218D" w:rsidP="0084218D">
      <w:pPr>
        <w:pStyle w:val="ListParagraph"/>
        <w:numPr>
          <w:ilvl w:val="0"/>
          <w:numId w:val="11"/>
        </w:numPr>
        <w:rPr>
          <w:del w:id="120" w:author="Palacherla, Susmitha C (NONUS)" w:date="2017-04-25T08:49:00Z"/>
          <w:rFonts w:asciiTheme="minorHAnsi" w:hAnsiTheme="minorHAnsi"/>
          <w:sz w:val="20"/>
          <w:szCs w:val="20"/>
        </w:rPr>
      </w:pPr>
      <w:del w:id="121" w:author="Palacherla, Susmitha C (NONUS)" w:date="2017-04-25T08:49:00Z">
        <w:r w:rsidRPr="0095359C" w:rsidDel="000165F3">
          <w:rPr>
            <w:rFonts w:asciiTheme="minorHAnsi" w:hAnsiTheme="minorHAnsi"/>
            <w:sz w:val="20"/>
            <w:szCs w:val="20"/>
          </w:rPr>
          <w:delText>SQL task – Delete records with missing employee ID from Staging table</w:delText>
        </w:r>
      </w:del>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Load </w:t>
      </w:r>
      <w:ins w:id="122" w:author="Palacherla, Susmitha C (NONUS)" w:date="2017-04-25T08:49:00Z">
        <w:r w:rsidR="000165F3">
          <w:rPr>
            <w:rFonts w:asciiTheme="minorHAnsi" w:hAnsiTheme="minorHAnsi"/>
            <w:sz w:val="20"/>
            <w:szCs w:val="20"/>
          </w:rPr>
          <w:t>C</w:t>
        </w:r>
      </w:ins>
      <w:del w:id="123" w:author="Palacherla, Susmitha C (NONUS)" w:date="2017-04-25T08:49:00Z">
        <w:r w:rsidRPr="0095359C" w:rsidDel="000165F3">
          <w:rPr>
            <w:rFonts w:asciiTheme="minorHAnsi" w:hAnsiTheme="minorHAnsi"/>
            <w:sz w:val="20"/>
            <w:szCs w:val="20"/>
          </w:rPr>
          <w:delText>c</w:delText>
        </w:r>
      </w:del>
      <w:r w:rsidRPr="0095359C">
        <w:rPr>
          <w:rFonts w:asciiTheme="minorHAnsi" w:hAnsiTheme="minorHAnsi"/>
          <w:sz w:val="20"/>
          <w:szCs w:val="20"/>
        </w:rPr>
        <w:t>oaching_Log and Coaching_Log_Reason tables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Load Outliers Fact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Load File list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File system task – Backup files to Backups directory</w:t>
      </w:r>
    </w:p>
    <w:p w:rsidR="004D3B66" w:rsidRPr="0095359C" w:rsidRDefault="004D3B66" w:rsidP="004A6D60">
      <w:pPr>
        <w:spacing w:after="0"/>
        <w:ind w:left="1080"/>
        <w:rPr>
          <w:rFonts w:asciiTheme="minorHAnsi" w:hAnsiTheme="minorHAnsi"/>
          <w:sz w:val="20"/>
          <w:szCs w:val="20"/>
        </w:rPr>
      </w:pPr>
    </w:p>
    <w:p w:rsidR="004D3B66" w:rsidRPr="0095359C" w:rsidRDefault="0084218D" w:rsidP="0084218D">
      <w:pPr>
        <w:rPr>
          <w:rFonts w:asciiTheme="minorHAnsi" w:hAnsiTheme="minorHAnsi"/>
          <w:b/>
          <w:sz w:val="20"/>
          <w:szCs w:val="20"/>
        </w:rPr>
      </w:pPr>
      <w:r w:rsidRPr="0095359C">
        <w:rPr>
          <w:rFonts w:asciiTheme="minorHAnsi" w:hAnsiTheme="minorHAnsi"/>
          <w:b/>
          <w:sz w:val="20"/>
          <w:szCs w:val="20"/>
        </w:rPr>
        <w:t>Details of Steps</w:t>
      </w:r>
    </w:p>
    <w:p w:rsidR="005F0717" w:rsidRPr="0095359C" w:rsidRDefault="005F0717"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 Truncate Outliers Staging table</w:t>
      </w:r>
    </w:p>
    <w:p w:rsidR="008D48D8"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Pr>
          <w:noProof/>
        </w:rPr>
        <w:drawing>
          <wp:inline distT="0" distB="0" distL="0" distR="0" wp14:anchorId="3B862DB3" wp14:editId="398414E6">
            <wp:extent cx="2057400"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7400" cy="762000"/>
                    </a:xfrm>
                    <a:prstGeom prst="rect">
                      <a:avLst/>
                    </a:prstGeom>
                  </pic:spPr>
                </pic:pic>
              </a:graphicData>
            </a:graphic>
          </wp:inline>
        </w:drawing>
      </w:r>
    </w:p>
    <w:p w:rsidR="004D3B66" w:rsidRPr="0095359C"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sidRPr="0095359C">
        <w:rPr>
          <w:rFonts w:asciiTheme="minorHAnsi" w:hAnsiTheme="minorHAnsi" w:cs="Arial"/>
          <w:sz w:val="20"/>
          <w:szCs w:val="20"/>
        </w:rPr>
        <w:t>Truncate Table [EC].[Outlier_Coaching_Stage]</w:t>
      </w:r>
      <w:r w:rsidRPr="0095359C" w:rsidDel="008D48D8">
        <w:rPr>
          <w:rFonts w:asciiTheme="minorHAnsi" w:hAnsiTheme="minorHAnsi" w:cs="Arial"/>
          <w:sz w:val="20"/>
          <w:szCs w:val="20"/>
        </w:rPr>
        <w:t xml:space="preserve"> </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5F0717" w:rsidRPr="0095359C" w:rsidRDefault="005F0717"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DFT: Load Outliers staging table</w:t>
      </w:r>
    </w:p>
    <w:p w:rsidR="004D3B66" w:rsidRPr="0095359C" w:rsidRDefault="004D3B66" w:rsidP="0095359C">
      <w:pPr>
        <w:widowControl w:val="0"/>
        <w:autoSpaceDE w:val="0"/>
        <w:autoSpaceDN w:val="0"/>
        <w:adjustRightInd w:val="0"/>
        <w:spacing w:after="0" w:line="240" w:lineRule="auto"/>
        <w:ind w:left="1440"/>
        <w:rPr>
          <w:rFonts w:asciiTheme="minorHAnsi" w:hAnsiTheme="minorHAnsi" w:cs="Arial"/>
          <w:sz w:val="20"/>
          <w:szCs w:val="20"/>
        </w:rPr>
      </w:pPr>
      <w:r w:rsidRPr="0095359C">
        <w:rPr>
          <w:rFonts w:asciiTheme="minorHAnsi" w:hAnsiTheme="minorHAnsi"/>
          <w:noProof/>
          <w:sz w:val="20"/>
          <w:szCs w:val="20"/>
        </w:rPr>
        <w:drawing>
          <wp:inline distT="0" distB="0" distL="0" distR="0" wp14:anchorId="6693F53C" wp14:editId="5533E9F2">
            <wp:extent cx="190500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05000" cy="78105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3A2B903" wp14:editId="54A08899">
            <wp:extent cx="1920240" cy="2743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20240"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DA52DA0" wp14:editId="34D41703">
            <wp:extent cx="3840480" cy="41148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40480" cy="4114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783974B" wp14:editId="1E5003D8">
            <wp:extent cx="425196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51960"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7EB04903" wp14:editId="4BEDE63C">
            <wp:extent cx="4041648"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41648" cy="36576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0A6663D" wp14:editId="0AACEEDB">
            <wp:extent cx="3913632"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13632" cy="36576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753FFFC" wp14:editId="5C901CE8">
            <wp:extent cx="3282696"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82696"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FB1D4E0" wp14:editId="0440566B">
            <wp:extent cx="4059936"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59936"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FF1A5D"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33FED76" wp14:editId="36859040">
            <wp:extent cx="3776472" cy="4114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76472" cy="4114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CFBAC8F" wp14:editId="1E17C477">
            <wp:extent cx="5038344"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38344"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0165F3" w:rsidRDefault="004D3B66" w:rsidP="000165F3">
      <w:pPr>
        <w:pStyle w:val="ListParagraph"/>
        <w:numPr>
          <w:ilvl w:val="0"/>
          <w:numId w:val="13"/>
        </w:numPr>
        <w:rPr>
          <w:ins w:id="124" w:author="Palacherla, Susmitha C (NONUS)" w:date="2017-04-25T08:50:00Z"/>
          <w:rFonts w:asciiTheme="minorHAnsi" w:hAnsiTheme="minorHAnsi"/>
          <w:sz w:val="20"/>
          <w:szCs w:val="20"/>
        </w:rPr>
      </w:pPr>
      <w:r w:rsidRPr="0095359C">
        <w:rPr>
          <w:rFonts w:asciiTheme="minorHAnsi" w:hAnsiTheme="minorHAnsi"/>
          <w:sz w:val="20"/>
          <w:szCs w:val="20"/>
        </w:rPr>
        <w:t xml:space="preserve">SQL Task: </w:t>
      </w:r>
      <w:ins w:id="125" w:author="Palacherla, Susmitha C (NONUS)" w:date="2017-04-25T08:50:00Z">
        <w:r w:rsidR="000165F3" w:rsidRPr="000165F3">
          <w:rPr>
            <w:rFonts w:asciiTheme="minorHAnsi" w:hAnsiTheme="minorHAnsi"/>
            <w:sz w:val="20"/>
            <w:szCs w:val="20"/>
          </w:rPr>
          <w:t>Update staging table and reject logs</w:t>
        </w:r>
      </w:ins>
    </w:p>
    <w:p w:rsidR="000165F3" w:rsidRDefault="000165F3" w:rsidP="00EF5B6C">
      <w:pPr>
        <w:widowControl w:val="0"/>
        <w:autoSpaceDE w:val="0"/>
        <w:autoSpaceDN w:val="0"/>
        <w:adjustRightInd w:val="0"/>
        <w:spacing w:after="0" w:line="240" w:lineRule="auto"/>
        <w:rPr>
          <w:ins w:id="126" w:author="Palacherla, Susmitha C (NONUS)" w:date="2017-04-25T08:54:00Z"/>
          <w:rFonts w:asciiTheme="minorHAnsi" w:hAnsiTheme="minorHAnsi"/>
          <w:sz w:val="20"/>
          <w:szCs w:val="20"/>
        </w:rPr>
        <w:pPrChange w:id="127" w:author="Palacherla, Susmitha C (NONUS)" w:date="2017-04-25T08:54:00Z">
          <w:pPr>
            <w:pStyle w:val="ListParagraph"/>
            <w:numPr>
              <w:numId w:val="13"/>
            </w:numPr>
            <w:ind w:left="1440" w:hanging="360"/>
          </w:pPr>
        </w:pPrChange>
      </w:pPr>
      <w:ins w:id="128" w:author="Palacherla, Susmitha C (NONUS)" w:date="2017-04-25T08:50:00Z">
        <w:r>
          <w:rPr>
            <w:rFonts w:asciiTheme="minorHAnsi" w:hAnsiTheme="minorHAnsi"/>
            <w:sz w:val="20"/>
            <w:szCs w:val="20"/>
          </w:rPr>
          <w:t xml:space="preserve">SQLStatement: </w:t>
        </w:r>
        <w:r w:rsidRPr="000165F3">
          <w:rPr>
            <w:rFonts w:asciiTheme="minorHAnsi" w:hAnsiTheme="minorHAnsi"/>
            <w:sz w:val="20"/>
            <w:szCs w:val="20"/>
          </w:rPr>
          <w:t>Exec [EC].[sp_Update_Outlier_Coaching_Stage] ? output</w:t>
        </w:r>
      </w:ins>
    </w:p>
    <w:p w:rsidR="000165F3" w:rsidRDefault="000165F3" w:rsidP="00EF5B6C">
      <w:pPr>
        <w:widowControl w:val="0"/>
        <w:autoSpaceDE w:val="0"/>
        <w:autoSpaceDN w:val="0"/>
        <w:adjustRightInd w:val="0"/>
        <w:spacing w:after="0" w:line="240" w:lineRule="auto"/>
        <w:rPr>
          <w:ins w:id="129" w:author="Palacherla, Susmitha C (NONUS)" w:date="2017-04-25T08:51:00Z"/>
          <w:rFonts w:asciiTheme="minorHAnsi" w:hAnsiTheme="minorHAnsi"/>
          <w:sz w:val="20"/>
          <w:szCs w:val="20"/>
        </w:rPr>
        <w:pPrChange w:id="130" w:author="Palacherla, Susmitha C (NONUS)" w:date="2017-04-25T08:54:00Z">
          <w:pPr>
            <w:pStyle w:val="ListParagraph"/>
            <w:numPr>
              <w:numId w:val="13"/>
            </w:numPr>
            <w:ind w:left="1440" w:hanging="360"/>
          </w:pPr>
        </w:pPrChange>
      </w:pPr>
      <w:ins w:id="131" w:author="Palacherla, Susmitha C (NONUS)" w:date="2017-04-25T08:51:00Z">
        <w:r>
          <w:rPr>
            <w:rFonts w:asciiTheme="minorHAnsi" w:hAnsiTheme="minorHAnsi"/>
            <w:sz w:val="20"/>
            <w:szCs w:val="20"/>
          </w:rPr>
          <w:t xml:space="preserve">Parameter Mapping: </w:t>
        </w:r>
      </w:ins>
    </w:p>
    <w:p w:rsidR="004D3B66" w:rsidRPr="000165F3" w:rsidRDefault="000165F3" w:rsidP="000165F3">
      <w:pPr>
        <w:ind w:left="1440"/>
        <w:rPr>
          <w:rFonts w:asciiTheme="minorHAnsi" w:hAnsiTheme="minorHAnsi"/>
          <w:sz w:val="20"/>
          <w:szCs w:val="20"/>
          <w:rPrChange w:id="132" w:author="Palacherla, Susmitha C (NONUS)" w:date="2017-04-25T08:50:00Z">
            <w:rPr/>
          </w:rPrChange>
        </w:rPr>
        <w:pPrChange w:id="133" w:author="Palacherla, Susmitha C (NONUS)" w:date="2017-04-25T08:50:00Z">
          <w:pPr>
            <w:pStyle w:val="ListParagraph"/>
            <w:numPr>
              <w:numId w:val="13"/>
            </w:numPr>
            <w:ind w:left="1440" w:hanging="360"/>
          </w:pPr>
        </w:pPrChange>
      </w:pPr>
      <w:ins w:id="134" w:author="Palacherla, Susmitha C (NONUS)" w:date="2017-04-25T08:51:00Z">
        <w:r>
          <w:rPr>
            <w:noProof/>
          </w:rPr>
          <w:drawing>
            <wp:inline distT="0" distB="0" distL="0" distR="0" wp14:anchorId="457074AB" wp14:editId="44EA9F5C">
              <wp:extent cx="3172968" cy="914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2968" cy="914400"/>
                      </a:xfrm>
                      <a:prstGeom prst="rect">
                        <a:avLst/>
                      </a:prstGeom>
                    </pic:spPr>
                  </pic:pic>
                </a:graphicData>
              </a:graphic>
            </wp:inline>
          </w:drawing>
        </w:r>
      </w:ins>
      <w:del w:id="135" w:author="Palacherla, Susmitha C (NONUS)" w:date="2017-04-25T08:50:00Z">
        <w:r w:rsidR="004D3B66" w:rsidRPr="000165F3" w:rsidDel="000165F3">
          <w:rPr>
            <w:rFonts w:asciiTheme="minorHAnsi" w:hAnsiTheme="minorHAnsi"/>
            <w:sz w:val="20"/>
            <w:szCs w:val="20"/>
            <w:rPrChange w:id="136" w:author="Palacherla, Susmitha C (NONUS)" w:date="2017-04-25T08:50:00Z">
              <w:rPr/>
            </w:rPrChange>
          </w:rPr>
          <w:delText xml:space="preserve">Populate </w:delText>
        </w:r>
        <w:r w:rsidR="00FF1A5D" w:rsidRPr="000165F3" w:rsidDel="000165F3">
          <w:rPr>
            <w:rFonts w:asciiTheme="minorHAnsi" w:hAnsiTheme="minorHAnsi"/>
            <w:sz w:val="20"/>
            <w:szCs w:val="20"/>
            <w:rPrChange w:id="137" w:author="Palacherla, Susmitha C (NONUS)" w:date="2017-04-25T08:50:00Z">
              <w:rPr/>
            </w:rPrChange>
          </w:rPr>
          <w:delText xml:space="preserve">CSR LAND ID </w:delText>
        </w:r>
      </w:del>
    </w:p>
    <w:p w:rsidR="00FF1A5D" w:rsidRPr="0095359C" w:rsidDel="00EF5B6C" w:rsidRDefault="00FF1A5D" w:rsidP="0095359C">
      <w:pPr>
        <w:widowControl w:val="0"/>
        <w:autoSpaceDE w:val="0"/>
        <w:autoSpaceDN w:val="0"/>
        <w:adjustRightInd w:val="0"/>
        <w:spacing w:after="0" w:line="240" w:lineRule="auto"/>
        <w:ind w:left="1440"/>
        <w:rPr>
          <w:del w:id="138" w:author="Palacherla, Susmitha C (NONUS)" w:date="2017-04-25T08:52:00Z"/>
          <w:rFonts w:asciiTheme="minorHAnsi" w:hAnsiTheme="minorHAnsi"/>
          <w:sz w:val="20"/>
          <w:szCs w:val="20"/>
        </w:rPr>
      </w:pPr>
      <w:del w:id="139" w:author="Palacherla, Susmitha C (NONUS)" w:date="2017-04-25T08:52:00Z">
        <w:r w:rsidRPr="0095359C" w:rsidDel="00EF5B6C">
          <w:rPr>
            <w:rFonts w:asciiTheme="minorHAnsi" w:hAnsiTheme="minorHAnsi"/>
            <w:sz w:val="20"/>
            <w:szCs w:val="20"/>
          </w:rPr>
          <w:delText>UPDATE [EC].[Outlier_Coaching_Stage]</w:delText>
        </w:r>
      </w:del>
    </w:p>
    <w:p w:rsidR="001822D4" w:rsidRPr="0095359C" w:rsidDel="00EF5B6C" w:rsidRDefault="00FF1A5D" w:rsidP="0095359C">
      <w:pPr>
        <w:widowControl w:val="0"/>
        <w:autoSpaceDE w:val="0"/>
        <w:autoSpaceDN w:val="0"/>
        <w:adjustRightInd w:val="0"/>
        <w:spacing w:after="0" w:line="240" w:lineRule="auto"/>
        <w:ind w:left="1440"/>
        <w:rPr>
          <w:del w:id="140" w:author="Palacherla, Susmitha C (NONUS)" w:date="2017-04-25T08:52:00Z"/>
          <w:rFonts w:asciiTheme="minorHAnsi" w:hAnsiTheme="minorHAnsi"/>
          <w:sz w:val="20"/>
          <w:szCs w:val="20"/>
        </w:rPr>
      </w:pPr>
      <w:del w:id="141" w:author="Palacherla, Susmitha C (NONUS)" w:date="2017-04-25T08:52:00Z">
        <w:r w:rsidRPr="0095359C" w:rsidDel="00EF5B6C">
          <w:rPr>
            <w:rFonts w:asciiTheme="minorHAnsi" w:hAnsiTheme="minorHAnsi"/>
            <w:sz w:val="20"/>
            <w:szCs w:val="20"/>
          </w:rPr>
          <w:delText>SET [CSR_LANID]= [EC].[fn_strEmpLanIDFromEmpID]([CSR_EMPID])</w:delText>
        </w:r>
      </w:del>
    </w:p>
    <w:p w:rsidR="00FF1A5D" w:rsidRPr="0095359C" w:rsidDel="00EF5B6C" w:rsidRDefault="00FF1A5D" w:rsidP="00FF1A5D">
      <w:pPr>
        <w:widowControl w:val="0"/>
        <w:autoSpaceDE w:val="0"/>
        <w:autoSpaceDN w:val="0"/>
        <w:adjustRightInd w:val="0"/>
        <w:spacing w:after="0" w:line="240" w:lineRule="auto"/>
        <w:ind w:left="360"/>
        <w:rPr>
          <w:del w:id="142" w:author="Palacherla, Susmitha C (NONUS)" w:date="2017-04-25T08:52:00Z"/>
          <w:rFonts w:asciiTheme="minorHAnsi" w:hAnsiTheme="minorHAnsi"/>
          <w:sz w:val="20"/>
          <w:szCs w:val="20"/>
        </w:rPr>
      </w:pPr>
    </w:p>
    <w:p w:rsidR="00FF1A5D" w:rsidRPr="0095359C" w:rsidDel="00EF5B6C" w:rsidRDefault="00FF1A5D" w:rsidP="00FF1A5D">
      <w:pPr>
        <w:widowControl w:val="0"/>
        <w:autoSpaceDE w:val="0"/>
        <w:autoSpaceDN w:val="0"/>
        <w:adjustRightInd w:val="0"/>
        <w:spacing w:after="0" w:line="240" w:lineRule="auto"/>
        <w:ind w:left="360"/>
        <w:rPr>
          <w:del w:id="143" w:author="Palacherla, Susmitha C (NONUS)" w:date="2017-04-25T08:52:00Z"/>
          <w:rFonts w:asciiTheme="minorHAnsi" w:hAnsiTheme="minorHAnsi"/>
          <w:sz w:val="20"/>
          <w:szCs w:val="20"/>
        </w:rPr>
      </w:pPr>
    </w:p>
    <w:p w:rsidR="001822D4" w:rsidRPr="0095359C" w:rsidDel="00EF5B6C" w:rsidRDefault="008D48D8" w:rsidP="001822D4">
      <w:pPr>
        <w:pStyle w:val="ListParagraph"/>
        <w:numPr>
          <w:ilvl w:val="0"/>
          <w:numId w:val="13"/>
        </w:numPr>
        <w:rPr>
          <w:del w:id="144" w:author="Palacherla, Susmitha C (NONUS)" w:date="2017-04-25T08:52:00Z"/>
          <w:rFonts w:asciiTheme="minorHAnsi" w:hAnsiTheme="minorHAnsi"/>
          <w:sz w:val="20"/>
          <w:szCs w:val="20"/>
        </w:rPr>
      </w:pPr>
      <w:del w:id="145" w:author="Palacherla, Susmitha C (NONUS)" w:date="2017-04-25T08:52:00Z">
        <w:r w:rsidDel="00EF5B6C">
          <w:rPr>
            <w:rFonts w:asciiTheme="minorHAnsi" w:hAnsiTheme="minorHAnsi"/>
            <w:sz w:val="20"/>
            <w:szCs w:val="20"/>
          </w:rPr>
          <w:delText>S</w:delText>
        </w:r>
        <w:r w:rsidR="001822D4" w:rsidRPr="0095359C" w:rsidDel="00EF5B6C">
          <w:rPr>
            <w:rFonts w:asciiTheme="minorHAnsi" w:hAnsiTheme="minorHAnsi"/>
            <w:sz w:val="20"/>
            <w:szCs w:val="20"/>
          </w:rPr>
          <w:delText>QL Task: Populate missing program values</w:delText>
        </w:r>
      </w:del>
    </w:p>
    <w:p w:rsidR="001822D4" w:rsidRPr="0095359C" w:rsidDel="00EF5B6C" w:rsidRDefault="001822D4" w:rsidP="0095359C">
      <w:pPr>
        <w:widowControl w:val="0"/>
        <w:autoSpaceDE w:val="0"/>
        <w:autoSpaceDN w:val="0"/>
        <w:adjustRightInd w:val="0"/>
        <w:spacing w:after="0" w:line="240" w:lineRule="auto"/>
        <w:ind w:left="1440"/>
        <w:rPr>
          <w:del w:id="146" w:author="Palacherla, Susmitha C (NONUS)" w:date="2017-04-25T08:52:00Z"/>
          <w:rFonts w:asciiTheme="minorHAnsi" w:hAnsiTheme="minorHAnsi"/>
          <w:sz w:val="20"/>
          <w:szCs w:val="20"/>
        </w:rPr>
      </w:pPr>
      <w:del w:id="147" w:author="Palacherla, Susmitha C (NONUS)" w:date="2017-04-25T08:52:00Z">
        <w:r w:rsidRPr="0095359C" w:rsidDel="00EF5B6C">
          <w:rPr>
            <w:rFonts w:asciiTheme="minorHAnsi" w:hAnsiTheme="minorHAnsi"/>
            <w:sz w:val="20"/>
            <w:szCs w:val="20"/>
          </w:rPr>
          <w:delText>UPDATE [EC].[Outlier_Coaching_Stage]</w:delText>
        </w:r>
      </w:del>
    </w:p>
    <w:p w:rsidR="001822D4" w:rsidRPr="0095359C" w:rsidDel="00EF5B6C" w:rsidRDefault="001822D4" w:rsidP="0095359C">
      <w:pPr>
        <w:widowControl w:val="0"/>
        <w:autoSpaceDE w:val="0"/>
        <w:autoSpaceDN w:val="0"/>
        <w:adjustRightInd w:val="0"/>
        <w:spacing w:after="0" w:line="240" w:lineRule="auto"/>
        <w:ind w:left="1440"/>
        <w:rPr>
          <w:del w:id="148" w:author="Palacherla, Susmitha C (NONUS)" w:date="2017-04-25T08:52:00Z"/>
          <w:rFonts w:asciiTheme="minorHAnsi" w:hAnsiTheme="minorHAnsi"/>
          <w:sz w:val="20"/>
          <w:szCs w:val="20"/>
        </w:rPr>
      </w:pPr>
      <w:del w:id="149" w:author="Palacherla, Susmitha C (NONUS)" w:date="2017-04-25T08:52:00Z">
        <w:r w:rsidRPr="0095359C" w:rsidDel="00EF5B6C">
          <w:rPr>
            <w:rFonts w:asciiTheme="minorHAnsi" w:hAnsiTheme="minorHAnsi"/>
            <w:sz w:val="20"/>
            <w:szCs w:val="20"/>
          </w:rPr>
          <w:delText>SET [Program]= H.[Emp_Program]</w:delText>
        </w:r>
      </w:del>
    </w:p>
    <w:p w:rsidR="001822D4" w:rsidRPr="0095359C" w:rsidDel="00EF5B6C" w:rsidRDefault="001822D4" w:rsidP="0095359C">
      <w:pPr>
        <w:widowControl w:val="0"/>
        <w:autoSpaceDE w:val="0"/>
        <w:autoSpaceDN w:val="0"/>
        <w:adjustRightInd w:val="0"/>
        <w:spacing w:after="0" w:line="240" w:lineRule="auto"/>
        <w:ind w:left="1440"/>
        <w:rPr>
          <w:del w:id="150" w:author="Palacherla, Susmitha C (NONUS)" w:date="2017-04-25T08:52:00Z"/>
          <w:rFonts w:asciiTheme="minorHAnsi" w:hAnsiTheme="minorHAnsi"/>
          <w:sz w:val="20"/>
          <w:szCs w:val="20"/>
        </w:rPr>
      </w:pPr>
      <w:del w:id="151" w:author="Palacherla, Susmitha C (NONUS)" w:date="2017-04-25T08:52:00Z">
        <w:r w:rsidRPr="0095359C" w:rsidDel="00EF5B6C">
          <w:rPr>
            <w:rFonts w:asciiTheme="minorHAnsi" w:hAnsiTheme="minorHAnsi"/>
            <w:sz w:val="20"/>
            <w:szCs w:val="20"/>
          </w:rPr>
          <w:delText>FROM [EC].[Outlier_Coaching_Stage]S JOIN [EC].[Employee_Hierarchy]H</w:delText>
        </w:r>
      </w:del>
    </w:p>
    <w:p w:rsidR="001822D4" w:rsidRPr="0095359C" w:rsidDel="00EF5B6C" w:rsidRDefault="001822D4" w:rsidP="0095359C">
      <w:pPr>
        <w:widowControl w:val="0"/>
        <w:autoSpaceDE w:val="0"/>
        <w:autoSpaceDN w:val="0"/>
        <w:adjustRightInd w:val="0"/>
        <w:spacing w:after="0" w:line="240" w:lineRule="auto"/>
        <w:ind w:left="1440"/>
        <w:rPr>
          <w:del w:id="152" w:author="Palacherla, Susmitha C (NONUS)" w:date="2017-04-25T08:52:00Z"/>
          <w:rFonts w:asciiTheme="minorHAnsi" w:hAnsiTheme="minorHAnsi"/>
          <w:sz w:val="20"/>
          <w:szCs w:val="20"/>
        </w:rPr>
      </w:pPr>
      <w:del w:id="153" w:author="Palacherla, Susmitha C (NONUS)" w:date="2017-04-25T08:52:00Z">
        <w:r w:rsidRPr="0095359C" w:rsidDel="00EF5B6C">
          <w:rPr>
            <w:rFonts w:asciiTheme="minorHAnsi" w:hAnsiTheme="minorHAnsi"/>
            <w:sz w:val="20"/>
            <w:szCs w:val="20"/>
          </w:rPr>
          <w:delText>ON S.[CSR_EMPID]=H.[Emp_ID]</w:delText>
        </w:r>
      </w:del>
    </w:p>
    <w:p w:rsidR="001822D4" w:rsidRPr="0095359C" w:rsidDel="00EF5B6C" w:rsidRDefault="001822D4" w:rsidP="0095359C">
      <w:pPr>
        <w:widowControl w:val="0"/>
        <w:autoSpaceDE w:val="0"/>
        <w:autoSpaceDN w:val="0"/>
        <w:adjustRightInd w:val="0"/>
        <w:spacing w:after="0" w:line="240" w:lineRule="auto"/>
        <w:ind w:left="1440"/>
        <w:rPr>
          <w:del w:id="154" w:author="Palacherla, Susmitha C (NONUS)" w:date="2017-04-25T08:52:00Z"/>
          <w:rFonts w:asciiTheme="minorHAnsi" w:hAnsiTheme="minorHAnsi"/>
          <w:sz w:val="20"/>
          <w:szCs w:val="20"/>
        </w:rPr>
      </w:pPr>
      <w:del w:id="155" w:author="Palacherla, Susmitha C (NONUS)" w:date="2017-04-25T08:52:00Z">
        <w:r w:rsidRPr="0095359C" w:rsidDel="00EF5B6C">
          <w:rPr>
            <w:rFonts w:asciiTheme="minorHAnsi" w:hAnsiTheme="minorHAnsi"/>
            <w:sz w:val="20"/>
            <w:szCs w:val="20"/>
          </w:rPr>
          <w:delText>WHERE (S.Program IS NULL OR S.Program ='')</w:delText>
        </w:r>
      </w:del>
    </w:p>
    <w:p w:rsidR="004D3B66" w:rsidRPr="0095359C" w:rsidDel="00EF5B6C" w:rsidRDefault="004D3B66" w:rsidP="004D3B66">
      <w:pPr>
        <w:widowControl w:val="0"/>
        <w:autoSpaceDE w:val="0"/>
        <w:autoSpaceDN w:val="0"/>
        <w:adjustRightInd w:val="0"/>
        <w:spacing w:after="0" w:line="240" w:lineRule="auto"/>
        <w:rPr>
          <w:del w:id="156" w:author="Palacherla, Susmitha C (NONUS)" w:date="2017-04-25T08:52:00Z"/>
          <w:rFonts w:asciiTheme="minorHAnsi" w:hAnsiTheme="minorHAnsi" w:cs="Arial"/>
          <w:sz w:val="20"/>
          <w:szCs w:val="20"/>
        </w:rPr>
      </w:pPr>
    </w:p>
    <w:p w:rsidR="004D3B66" w:rsidRPr="0095359C" w:rsidDel="00EF5B6C" w:rsidRDefault="004D3B66" w:rsidP="001822D4">
      <w:pPr>
        <w:pStyle w:val="ListParagraph"/>
        <w:numPr>
          <w:ilvl w:val="0"/>
          <w:numId w:val="13"/>
        </w:numPr>
        <w:rPr>
          <w:del w:id="157" w:author="Palacherla, Susmitha C (NONUS)" w:date="2017-04-25T08:52:00Z"/>
          <w:rFonts w:asciiTheme="minorHAnsi" w:hAnsiTheme="minorHAnsi"/>
          <w:sz w:val="20"/>
          <w:szCs w:val="20"/>
        </w:rPr>
      </w:pPr>
      <w:del w:id="158" w:author="Palacherla, Susmitha C (NONUS)" w:date="2017-04-25T08:52:00Z">
        <w:r w:rsidRPr="0095359C" w:rsidDel="00EF5B6C">
          <w:rPr>
            <w:rFonts w:asciiTheme="minorHAnsi" w:hAnsiTheme="minorHAnsi"/>
            <w:sz w:val="20"/>
            <w:szCs w:val="20"/>
          </w:rPr>
          <w:delText>DFT: Reject Records with Missing Employee ID</w:delText>
        </w:r>
      </w:del>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del w:id="159" w:author="Palacherla, Susmitha C (NONUS)" w:date="2017-04-25T08:52:00Z">
        <w:r w:rsidRPr="0095359C" w:rsidDel="00EF5B6C">
          <w:rPr>
            <w:rFonts w:asciiTheme="minorHAnsi" w:hAnsiTheme="minorHAnsi"/>
            <w:noProof/>
            <w:sz w:val="20"/>
            <w:szCs w:val="20"/>
          </w:rPr>
          <w:drawing>
            <wp:inline distT="0" distB="0" distL="0" distR="0" wp14:anchorId="1608E92C" wp14:editId="6EE6085C">
              <wp:extent cx="2130552" cy="274320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30552" cy="2743200"/>
                      </a:xfrm>
                      <a:prstGeom prst="rect">
                        <a:avLst/>
                      </a:prstGeom>
                    </pic:spPr>
                  </pic:pic>
                </a:graphicData>
              </a:graphic>
            </wp:inline>
          </w:drawing>
        </w:r>
      </w:del>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Del="00EF5B6C" w:rsidRDefault="004D3B66" w:rsidP="0076086A">
      <w:pPr>
        <w:pStyle w:val="ListParagraph"/>
        <w:widowControl w:val="0"/>
        <w:numPr>
          <w:ilvl w:val="0"/>
          <w:numId w:val="15"/>
        </w:numPr>
        <w:autoSpaceDE w:val="0"/>
        <w:autoSpaceDN w:val="0"/>
        <w:adjustRightInd w:val="0"/>
        <w:spacing w:after="0" w:line="240" w:lineRule="auto"/>
        <w:rPr>
          <w:del w:id="160" w:author="Palacherla, Susmitha C (NONUS)" w:date="2017-04-25T08:53:00Z"/>
          <w:rFonts w:asciiTheme="minorHAnsi" w:hAnsiTheme="minorHAnsi"/>
          <w:sz w:val="20"/>
          <w:szCs w:val="20"/>
        </w:rPr>
      </w:pPr>
      <w:del w:id="161" w:author="Palacherla, Susmitha C (NONUS)" w:date="2017-04-25T08:53:00Z">
        <w:r w:rsidRPr="0095359C" w:rsidDel="00EF5B6C">
          <w:rPr>
            <w:rFonts w:asciiTheme="minorHAnsi" w:hAnsiTheme="minorHAnsi"/>
            <w:sz w:val="20"/>
            <w:szCs w:val="20"/>
          </w:rPr>
          <w:delText>Oledb source</w:delText>
        </w:r>
      </w:del>
    </w:p>
    <w:p w:rsidR="004D3B66" w:rsidRPr="0095359C" w:rsidDel="00EF5B6C" w:rsidRDefault="004D3B66" w:rsidP="004D3B66">
      <w:pPr>
        <w:widowControl w:val="0"/>
        <w:autoSpaceDE w:val="0"/>
        <w:autoSpaceDN w:val="0"/>
        <w:adjustRightInd w:val="0"/>
        <w:spacing w:after="0" w:line="240" w:lineRule="auto"/>
        <w:rPr>
          <w:del w:id="162" w:author="Palacherla, Susmitha C (NONUS)" w:date="2017-04-25T08:53:00Z"/>
          <w:rFonts w:asciiTheme="minorHAnsi" w:hAnsiTheme="minorHAnsi" w:cs="Arial"/>
          <w:sz w:val="20"/>
          <w:szCs w:val="20"/>
        </w:rPr>
      </w:pPr>
      <w:del w:id="163" w:author="Palacherla, Susmitha C (NONUS)" w:date="2017-04-25T08:53:00Z">
        <w:r w:rsidRPr="0095359C" w:rsidDel="00EF5B6C">
          <w:rPr>
            <w:rFonts w:asciiTheme="minorHAnsi" w:hAnsiTheme="minorHAnsi"/>
            <w:noProof/>
            <w:sz w:val="20"/>
            <w:szCs w:val="20"/>
          </w:rPr>
          <w:drawing>
            <wp:inline distT="0" distB="0" distL="0" distR="0" wp14:anchorId="09DBA74A" wp14:editId="4AAD6AB8">
              <wp:extent cx="3611880" cy="18288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11880" cy="1828800"/>
                      </a:xfrm>
                      <a:prstGeom prst="rect">
                        <a:avLst/>
                      </a:prstGeom>
                    </pic:spPr>
                  </pic:pic>
                </a:graphicData>
              </a:graphic>
            </wp:inline>
          </w:drawing>
        </w:r>
      </w:del>
    </w:p>
    <w:p w:rsidR="004D3B66" w:rsidRPr="0095359C" w:rsidDel="00EF5B6C" w:rsidRDefault="004D3B66" w:rsidP="004D3B66">
      <w:pPr>
        <w:widowControl w:val="0"/>
        <w:autoSpaceDE w:val="0"/>
        <w:autoSpaceDN w:val="0"/>
        <w:adjustRightInd w:val="0"/>
        <w:spacing w:after="0" w:line="240" w:lineRule="auto"/>
        <w:rPr>
          <w:del w:id="164" w:author="Palacherla, Susmitha C (NONUS)" w:date="2017-04-25T08:53:00Z"/>
          <w:rFonts w:asciiTheme="minorHAnsi" w:hAnsiTheme="minorHAnsi" w:cs="Arial"/>
          <w:sz w:val="20"/>
          <w:szCs w:val="20"/>
        </w:rPr>
      </w:pPr>
    </w:p>
    <w:p w:rsidR="004D3B66" w:rsidRPr="0095359C" w:rsidDel="00EF5B6C" w:rsidRDefault="004D3B66" w:rsidP="004D3B66">
      <w:pPr>
        <w:widowControl w:val="0"/>
        <w:autoSpaceDE w:val="0"/>
        <w:autoSpaceDN w:val="0"/>
        <w:adjustRightInd w:val="0"/>
        <w:spacing w:after="0" w:line="240" w:lineRule="auto"/>
        <w:rPr>
          <w:del w:id="165" w:author="Palacherla, Susmitha C (NONUS)" w:date="2017-04-25T08:53:00Z"/>
          <w:rFonts w:asciiTheme="minorHAnsi" w:hAnsiTheme="minorHAnsi" w:cs="Arial"/>
          <w:sz w:val="20"/>
          <w:szCs w:val="20"/>
        </w:rPr>
      </w:pPr>
      <w:del w:id="166" w:author="Palacherla, Susmitha C (NONUS)" w:date="2017-04-25T08:53:00Z">
        <w:r w:rsidRPr="0095359C" w:rsidDel="00EF5B6C">
          <w:rPr>
            <w:rFonts w:asciiTheme="minorHAnsi" w:hAnsiTheme="minorHAnsi"/>
            <w:noProof/>
            <w:sz w:val="20"/>
            <w:szCs w:val="20"/>
          </w:rPr>
          <w:drawing>
            <wp:inline distT="0" distB="0" distL="0" distR="0" wp14:anchorId="79E3EE74" wp14:editId="383FE1A3">
              <wp:extent cx="3447288" cy="36576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47288" cy="3657600"/>
                      </a:xfrm>
                      <a:prstGeom prst="rect">
                        <a:avLst/>
                      </a:prstGeom>
                    </pic:spPr>
                  </pic:pic>
                </a:graphicData>
              </a:graphic>
            </wp:inline>
          </w:drawing>
        </w:r>
      </w:del>
    </w:p>
    <w:p w:rsidR="004D3B66" w:rsidDel="00EF5B6C" w:rsidRDefault="004D3B66" w:rsidP="004D3B66">
      <w:pPr>
        <w:widowControl w:val="0"/>
        <w:autoSpaceDE w:val="0"/>
        <w:autoSpaceDN w:val="0"/>
        <w:adjustRightInd w:val="0"/>
        <w:spacing w:after="0" w:line="240" w:lineRule="auto"/>
        <w:rPr>
          <w:del w:id="167"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168"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169"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170"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171"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172"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173"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174"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175"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176"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177" w:author="Palacherla, Susmitha C (NONUS)" w:date="2017-04-25T08:53:00Z"/>
          <w:rFonts w:asciiTheme="minorHAnsi" w:hAnsiTheme="minorHAnsi" w:cs="Arial"/>
          <w:sz w:val="20"/>
          <w:szCs w:val="20"/>
        </w:rPr>
      </w:pPr>
    </w:p>
    <w:p w:rsidR="000B36BD" w:rsidRPr="0095359C" w:rsidDel="00EF5B6C" w:rsidRDefault="000B36BD" w:rsidP="004D3B66">
      <w:pPr>
        <w:widowControl w:val="0"/>
        <w:autoSpaceDE w:val="0"/>
        <w:autoSpaceDN w:val="0"/>
        <w:adjustRightInd w:val="0"/>
        <w:spacing w:after="0" w:line="240" w:lineRule="auto"/>
        <w:rPr>
          <w:del w:id="178" w:author="Palacherla, Susmitha C (NONUS)" w:date="2017-04-25T08:53:00Z"/>
          <w:rFonts w:asciiTheme="minorHAnsi" w:hAnsiTheme="minorHAnsi" w:cs="Arial"/>
          <w:sz w:val="20"/>
          <w:szCs w:val="20"/>
        </w:rPr>
      </w:pPr>
    </w:p>
    <w:p w:rsidR="004D3B66" w:rsidRPr="0095359C" w:rsidDel="00EF5B6C" w:rsidRDefault="004D3B66" w:rsidP="0076086A">
      <w:pPr>
        <w:pStyle w:val="ListParagraph"/>
        <w:widowControl w:val="0"/>
        <w:numPr>
          <w:ilvl w:val="0"/>
          <w:numId w:val="15"/>
        </w:numPr>
        <w:autoSpaceDE w:val="0"/>
        <w:autoSpaceDN w:val="0"/>
        <w:adjustRightInd w:val="0"/>
        <w:spacing w:after="0" w:line="240" w:lineRule="auto"/>
        <w:rPr>
          <w:del w:id="179" w:author="Palacherla, Susmitha C (NONUS)" w:date="2017-04-25T08:53:00Z"/>
          <w:rFonts w:asciiTheme="minorHAnsi" w:hAnsiTheme="minorHAnsi"/>
          <w:sz w:val="20"/>
          <w:szCs w:val="20"/>
        </w:rPr>
      </w:pPr>
      <w:del w:id="180" w:author="Palacherla, Susmitha C (NONUS)" w:date="2017-04-25T08:53:00Z">
        <w:r w:rsidRPr="0095359C" w:rsidDel="00EF5B6C">
          <w:rPr>
            <w:rFonts w:asciiTheme="minorHAnsi" w:hAnsiTheme="minorHAnsi"/>
            <w:sz w:val="20"/>
            <w:szCs w:val="20"/>
          </w:rPr>
          <w:delText>Lookup Transformation</w:delText>
        </w:r>
      </w:del>
    </w:p>
    <w:p w:rsidR="004D3B66" w:rsidRPr="0095359C" w:rsidDel="00EF5B6C" w:rsidRDefault="00C1092A" w:rsidP="004D3B66">
      <w:pPr>
        <w:widowControl w:val="0"/>
        <w:autoSpaceDE w:val="0"/>
        <w:autoSpaceDN w:val="0"/>
        <w:adjustRightInd w:val="0"/>
        <w:spacing w:after="0" w:line="240" w:lineRule="auto"/>
        <w:rPr>
          <w:del w:id="181" w:author="Palacherla, Susmitha C (NONUS)" w:date="2017-04-25T08:53:00Z"/>
          <w:rFonts w:asciiTheme="minorHAnsi" w:hAnsiTheme="minorHAnsi" w:cs="Arial"/>
          <w:sz w:val="20"/>
          <w:szCs w:val="20"/>
        </w:rPr>
      </w:pPr>
      <w:del w:id="182" w:author="Palacherla, Susmitha C (NONUS)" w:date="2017-04-25T08:53:00Z">
        <w:r w:rsidRPr="0095359C" w:rsidDel="00EF5B6C">
          <w:rPr>
            <w:rFonts w:asciiTheme="minorHAnsi" w:hAnsiTheme="minorHAnsi"/>
            <w:noProof/>
            <w:sz w:val="20"/>
            <w:szCs w:val="20"/>
          </w:rPr>
          <w:drawing>
            <wp:inline distT="0" distB="0" distL="0" distR="0" wp14:anchorId="05BFE9AF" wp14:editId="2E748C48">
              <wp:extent cx="4142232"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42232" cy="2743200"/>
                      </a:xfrm>
                      <a:prstGeom prst="rect">
                        <a:avLst/>
                      </a:prstGeom>
                    </pic:spPr>
                  </pic:pic>
                </a:graphicData>
              </a:graphic>
            </wp:inline>
          </w:drawing>
        </w:r>
      </w:del>
    </w:p>
    <w:p w:rsidR="004D3B66" w:rsidRPr="0095359C" w:rsidDel="00EF5B6C" w:rsidRDefault="00FF1A5D" w:rsidP="004D3B66">
      <w:pPr>
        <w:widowControl w:val="0"/>
        <w:autoSpaceDE w:val="0"/>
        <w:autoSpaceDN w:val="0"/>
        <w:adjustRightInd w:val="0"/>
        <w:spacing w:after="0" w:line="240" w:lineRule="auto"/>
        <w:rPr>
          <w:del w:id="183" w:author="Palacherla, Susmitha C (NONUS)" w:date="2017-04-25T08:53:00Z"/>
          <w:rFonts w:asciiTheme="minorHAnsi" w:hAnsiTheme="minorHAnsi" w:cs="Arial"/>
          <w:sz w:val="20"/>
          <w:szCs w:val="20"/>
        </w:rPr>
      </w:pPr>
      <w:del w:id="184" w:author="Palacherla, Susmitha C (NONUS)" w:date="2017-04-25T08:53:00Z">
        <w:r w:rsidRPr="0095359C" w:rsidDel="00EF5B6C">
          <w:rPr>
            <w:rFonts w:asciiTheme="minorHAnsi" w:hAnsiTheme="minorHAnsi"/>
            <w:noProof/>
            <w:sz w:val="20"/>
            <w:szCs w:val="20"/>
          </w:rPr>
          <w:drawing>
            <wp:inline distT="0" distB="0" distL="0" distR="0" wp14:anchorId="4836785A" wp14:editId="6CB3F87F">
              <wp:extent cx="3182112" cy="27432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82112" cy="2743200"/>
                      </a:xfrm>
                      <a:prstGeom prst="rect">
                        <a:avLst/>
                      </a:prstGeom>
                    </pic:spPr>
                  </pic:pic>
                </a:graphicData>
              </a:graphic>
            </wp:inline>
          </w:drawing>
        </w:r>
      </w:del>
    </w:p>
    <w:p w:rsidR="00C1092A" w:rsidRPr="0095359C" w:rsidDel="00EF5B6C" w:rsidRDefault="00C1092A" w:rsidP="004D3B66">
      <w:pPr>
        <w:widowControl w:val="0"/>
        <w:autoSpaceDE w:val="0"/>
        <w:autoSpaceDN w:val="0"/>
        <w:adjustRightInd w:val="0"/>
        <w:spacing w:after="0" w:line="240" w:lineRule="auto"/>
        <w:rPr>
          <w:del w:id="185" w:author="Palacherla, Susmitha C (NONUS)" w:date="2017-04-25T08:53:00Z"/>
          <w:rFonts w:asciiTheme="minorHAnsi" w:hAnsiTheme="minorHAnsi" w:cs="Arial"/>
          <w:sz w:val="20"/>
          <w:szCs w:val="20"/>
        </w:rPr>
      </w:pPr>
    </w:p>
    <w:p w:rsidR="00FF1A5D" w:rsidRPr="0095359C" w:rsidDel="00EF5B6C" w:rsidRDefault="00FF1A5D" w:rsidP="00FF1A5D">
      <w:pPr>
        <w:widowControl w:val="0"/>
        <w:autoSpaceDE w:val="0"/>
        <w:autoSpaceDN w:val="0"/>
        <w:adjustRightInd w:val="0"/>
        <w:spacing w:after="0" w:line="240" w:lineRule="auto"/>
        <w:rPr>
          <w:del w:id="186" w:author="Palacherla, Susmitha C (NONUS)" w:date="2017-04-25T08:53:00Z"/>
          <w:rFonts w:asciiTheme="minorHAnsi" w:hAnsiTheme="minorHAnsi" w:cs="Arial"/>
          <w:sz w:val="20"/>
          <w:szCs w:val="20"/>
        </w:rPr>
      </w:pPr>
      <w:del w:id="187" w:author="Palacherla, Susmitha C (NONUS)" w:date="2017-04-25T08:53:00Z">
        <w:r w:rsidRPr="0095359C" w:rsidDel="00EF5B6C">
          <w:rPr>
            <w:rFonts w:asciiTheme="minorHAnsi" w:hAnsiTheme="minorHAnsi" w:cs="Arial"/>
            <w:sz w:val="20"/>
            <w:szCs w:val="20"/>
          </w:rPr>
          <w:delText>SELECT Emp_ID, Emp_Name, Emp_Email, Emp_LanID, Emp_Site, Emp_Job_Code, Emp_Job_Description,</w:delText>
        </w:r>
      </w:del>
    </w:p>
    <w:p w:rsidR="00FF1A5D" w:rsidRPr="0095359C" w:rsidDel="00EF5B6C" w:rsidRDefault="00FF1A5D" w:rsidP="00FF1A5D">
      <w:pPr>
        <w:widowControl w:val="0"/>
        <w:autoSpaceDE w:val="0"/>
        <w:autoSpaceDN w:val="0"/>
        <w:adjustRightInd w:val="0"/>
        <w:spacing w:after="0" w:line="240" w:lineRule="auto"/>
        <w:rPr>
          <w:del w:id="188" w:author="Palacherla, Susmitha C (NONUS)" w:date="2017-04-25T08:53:00Z"/>
          <w:rFonts w:asciiTheme="minorHAnsi" w:hAnsiTheme="minorHAnsi" w:cs="Arial"/>
          <w:sz w:val="20"/>
          <w:szCs w:val="20"/>
        </w:rPr>
      </w:pPr>
      <w:del w:id="189" w:author="Palacherla, Susmitha C (NONUS)" w:date="2017-04-25T08:53:00Z">
        <w:r w:rsidRPr="0095359C" w:rsidDel="00EF5B6C">
          <w:rPr>
            <w:rFonts w:asciiTheme="minorHAnsi" w:hAnsiTheme="minorHAnsi" w:cs="Arial"/>
            <w:sz w:val="20"/>
            <w:szCs w:val="20"/>
          </w:rPr>
          <w:delText xml:space="preserve"> Emp_Program, Sup_ID, Sup_Name, Sup_Email, Sup_LanID, Sup_Job_Code, Sup_Job_Description,</w:delText>
        </w:r>
      </w:del>
    </w:p>
    <w:p w:rsidR="00FF1A5D" w:rsidRPr="0095359C" w:rsidDel="00EF5B6C" w:rsidRDefault="00FF1A5D" w:rsidP="00FF1A5D">
      <w:pPr>
        <w:widowControl w:val="0"/>
        <w:autoSpaceDE w:val="0"/>
        <w:autoSpaceDN w:val="0"/>
        <w:adjustRightInd w:val="0"/>
        <w:spacing w:after="0" w:line="240" w:lineRule="auto"/>
        <w:rPr>
          <w:del w:id="190" w:author="Palacherla, Susmitha C (NONUS)" w:date="2017-04-25T08:53:00Z"/>
          <w:rFonts w:asciiTheme="minorHAnsi" w:hAnsiTheme="minorHAnsi" w:cs="Arial"/>
          <w:sz w:val="20"/>
          <w:szCs w:val="20"/>
        </w:rPr>
      </w:pPr>
      <w:del w:id="191" w:author="Palacherla, Susmitha C (NONUS)" w:date="2017-04-25T08:53:00Z">
        <w:r w:rsidRPr="0095359C" w:rsidDel="00EF5B6C">
          <w:rPr>
            <w:rFonts w:asciiTheme="minorHAnsi" w:hAnsiTheme="minorHAnsi" w:cs="Arial"/>
            <w:sz w:val="20"/>
            <w:szCs w:val="20"/>
          </w:rPr>
          <w:delText xml:space="preserve"> Mgr_ID, Mgr_Name, Mgr_Email, Mgr_LanID, Mgr_Job_Code, Mgr_Job_Description, Start_Date, End_Date, Active</w:delText>
        </w:r>
      </w:del>
    </w:p>
    <w:p w:rsidR="00FF1A5D" w:rsidRPr="0095359C" w:rsidDel="00EF5B6C" w:rsidRDefault="00FF1A5D" w:rsidP="00FF1A5D">
      <w:pPr>
        <w:widowControl w:val="0"/>
        <w:autoSpaceDE w:val="0"/>
        <w:autoSpaceDN w:val="0"/>
        <w:adjustRightInd w:val="0"/>
        <w:spacing w:after="0" w:line="240" w:lineRule="auto"/>
        <w:rPr>
          <w:del w:id="192" w:author="Palacherla, Susmitha C (NONUS)" w:date="2017-04-25T08:53:00Z"/>
          <w:rFonts w:asciiTheme="minorHAnsi" w:hAnsiTheme="minorHAnsi" w:cs="Arial"/>
          <w:sz w:val="20"/>
          <w:szCs w:val="20"/>
        </w:rPr>
      </w:pPr>
      <w:del w:id="193" w:author="Palacherla, Susmitha C (NONUS)" w:date="2017-04-25T08:53:00Z">
        <w:r w:rsidRPr="0095359C" w:rsidDel="00EF5B6C">
          <w:rPr>
            <w:rFonts w:asciiTheme="minorHAnsi" w:hAnsiTheme="minorHAnsi" w:cs="Arial"/>
            <w:sz w:val="20"/>
            <w:szCs w:val="20"/>
          </w:rPr>
          <w:delText xml:space="preserve"> FROM  EC.Employee_Hierarchy </w:delText>
        </w:r>
      </w:del>
    </w:p>
    <w:p w:rsidR="00FF1A5D" w:rsidRPr="0095359C" w:rsidDel="00EF5B6C" w:rsidRDefault="00FF1A5D" w:rsidP="00FF1A5D">
      <w:pPr>
        <w:widowControl w:val="0"/>
        <w:autoSpaceDE w:val="0"/>
        <w:autoSpaceDN w:val="0"/>
        <w:adjustRightInd w:val="0"/>
        <w:spacing w:after="0" w:line="240" w:lineRule="auto"/>
        <w:rPr>
          <w:del w:id="194" w:author="Palacherla, Susmitha C (NONUS)" w:date="2017-04-25T08:53:00Z"/>
          <w:rFonts w:asciiTheme="minorHAnsi" w:hAnsiTheme="minorHAnsi" w:cs="Arial"/>
          <w:sz w:val="20"/>
          <w:szCs w:val="20"/>
        </w:rPr>
      </w:pPr>
      <w:del w:id="195" w:author="Palacherla, Susmitha C (NONUS)" w:date="2017-04-25T08:53:00Z">
        <w:r w:rsidRPr="0095359C" w:rsidDel="00EF5B6C">
          <w:rPr>
            <w:rFonts w:asciiTheme="minorHAnsi" w:hAnsiTheme="minorHAnsi" w:cs="Arial"/>
            <w:sz w:val="20"/>
            <w:szCs w:val="20"/>
          </w:rPr>
          <w:delText>WHERE Emp_Job_Code IN ('WACS01', 'WACS02', 'WACS03')</w:delText>
        </w:r>
      </w:del>
    </w:p>
    <w:p w:rsidR="004D3B66" w:rsidRPr="0095359C" w:rsidDel="00EF5B6C" w:rsidRDefault="00FF1A5D" w:rsidP="00FF1A5D">
      <w:pPr>
        <w:widowControl w:val="0"/>
        <w:autoSpaceDE w:val="0"/>
        <w:autoSpaceDN w:val="0"/>
        <w:adjustRightInd w:val="0"/>
        <w:spacing w:after="0" w:line="240" w:lineRule="auto"/>
        <w:rPr>
          <w:del w:id="196" w:author="Palacherla, Susmitha C (NONUS)" w:date="2017-04-25T08:53:00Z"/>
          <w:rFonts w:asciiTheme="minorHAnsi" w:hAnsiTheme="minorHAnsi" w:cs="Arial"/>
          <w:sz w:val="20"/>
          <w:szCs w:val="20"/>
        </w:rPr>
      </w:pPr>
      <w:del w:id="197" w:author="Palacherla, Susmitha C (NONUS)" w:date="2017-04-25T08:53:00Z">
        <w:r w:rsidRPr="0095359C" w:rsidDel="00EF5B6C">
          <w:rPr>
            <w:rFonts w:asciiTheme="minorHAnsi" w:hAnsiTheme="minorHAnsi" w:cs="Arial"/>
            <w:sz w:val="20"/>
            <w:szCs w:val="20"/>
          </w:rPr>
          <w:delText xml:space="preserve"> AND Active NOT IN ('T','D')</w:delText>
        </w:r>
      </w:del>
    </w:p>
    <w:p w:rsidR="004D3B66" w:rsidRPr="0095359C" w:rsidDel="00EF5B6C" w:rsidRDefault="004D3B66" w:rsidP="004D3B66">
      <w:pPr>
        <w:widowControl w:val="0"/>
        <w:autoSpaceDE w:val="0"/>
        <w:autoSpaceDN w:val="0"/>
        <w:adjustRightInd w:val="0"/>
        <w:spacing w:after="0" w:line="240" w:lineRule="auto"/>
        <w:rPr>
          <w:del w:id="198" w:author="Palacherla, Susmitha C (NONUS)" w:date="2017-04-25T08:53:00Z"/>
          <w:rFonts w:asciiTheme="minorHAnsi" w:hAnsiTheme="minorHAnsi" w:cs="Arial"/>
          <w:sz w:val="20"/>
          <w:szCs w:val="20"/>
        </w:rPr>
      </w:pPr>
      <w:del w:id="199" w:author="Palacherla, Susmitha C (NONUS)" w:date="2017-04-25T08:53:00Z">
        <w:r w:rsidRPr="0095359C" w:rsidDel="00EF5B6C">
          <w:rPr>
            <w:rFonts w:asciiTheme="minorHAnsi" w:hAnsiTheme="minorHAnsi"/>
            <w:noProof/>
            <w:sz w:val="20"/>
            <w:szCs w:val="20"/>
          </w:rPr>
          <w:drawing>
            <wp:inline distT="0" distB="0" distL="0" distR="0" wp14:anchorId="4F511E3E" wp14:editId="7601FEF8">
              <wp:extent cx="4855464" cy="27432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55464" cy="2743200"/>
                      </a:xfrm>
                      <a:prstGeom prst="rect">
                        <a:avLst/>
                      </a:prstGeom>
                    </pic:spPr>
                  </pic:pic>
                </a:graphicData>
              </a:graphic>
            </wp:inline>
          </w:drawing>
        </w:r>
      </w:del>
    </w:p>
    <w:p w:rsidR="004D3B66" w:rsidRPr="0095359C" w:rsidDel="00EF5B6C" w:rsidRDefault="004D3B66" w:rsidP="004D3B66">
      <w:pPr>
        <w:widowControl w:val="0"/>
        <w:autoSpaceDE w:val="0"/>
        <w:autoSpaceDN w:val="0"/>
        <w:adjustRightInd w:val="0"/>
        <w:spacing w:after="0" w:line="240" w:lineRule="auto"/>
        <w:rPr>
          <w:del w:id="200" w:author="Palacherla, Susmitha C (NONUS)" w:date="2017-04-25T08:53:00Z"/>
          <w:rFonts w:asciiTheme="minorHAnsi" w:hAnsiTheme="minorHAnsi" w:cs="Arial"/>
          <w:sz w:val="20"/>
          <w:szCs w:val="20"/>
        </w:rPr>
      </w:pPr>
      <w:del w:id="201" w:author="Palacherla, Susmitha C (NONUS)" w:date="2017-04-25T08:53:00Z">
        <w:r w:rsidRPr="0095359C" w:rsidDel="00EF5B6C">
          <w:rPr>
            <w:rFonts w:asciiTheme="minorHAnsi" w:hAnsiTheme="minorHAnsi"/>
            <w:noProof/>
            <w:sz w:val="20"/>
            <w:szCs w:val="20"/>
          </w:rPr>
          <w:drawing>
            <wp:inline distT="0" distB="0" distL="0" distR="0" wp14:anchorId="459F771D" wp14:editId="11A979AA">
              <wp:extent cx="4907280" cy="18288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07280" cy="1828800"/>
                      </a:xfrm>
                      <a:prstGeom prst="rect">
                        <a:avLst/>
                      </a:prstGeom>
                    </pic:spPr>
                  </pic:pic>
                </a:graphicData>
              </a:graphic>
            </wp:inline>
          </w:drawing>
        </w:r>
      </w:del>
    </w:p>
    <w:p w:rsidR="004D3B66" w:rsidDel="00EF5B6C" w:rsidRDefault="004D3B66" w:rsidP="004D3B66">
      <w:pPr>
        <w:widowControl w:val="0"/>
        <w:autoSpaceDE w:val="0"/>
        <w:autoSpaceDN w:val="0"/>
        <w:adjustRightInd w:val="0"/>
        <w:spacing w:after="0" w:line="240" w:lineRule="auto"/>
        <w:rPr>
          <w:del w:id="202"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203"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204"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205"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206"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207"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208"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209"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210"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211"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212"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213"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214"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215"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216"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217"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218" w:author="Palacherla, Susmitha C (NONUS)" w:date="2017-04-25T08:53:00Z"/>
          <w:rFonts w:asciiTheme="minorHAnsi" w:hAnsiTheme="minorHAnsi" w:cs="Arial"/>
          <w:sz w:val="20"/>
          <w:szCs w:val="20"/>
        </w:rPr>
      </w:pPr>
    </w:p>
    <w:p w:rsidR="000B36BD" w:rsidDel="00EF5B6C" w:rsidRDefault="000B36BD" w:rsidP="004D3B66">
      <w:pPr>
        <w:widowControl w:val="0"/>
        <w:autoSpaceDE w:val="0"/>
        <w:autoSpaceDN w:val="0"/>
        <w:adjustRightInd w:val="0"/>
        <w:spacing w:after="0" w:line="240" w:lineRule="auto"/>
        <w:rPr>
          <w:del w:id="219" w:author="Palacherla, Susmitha C (NONUS)" w:date="2017-04-25T08:53:00Z"/>
          <w:rFonts w:asciiTheme="minorHAnsi" w:hAnsiTheme="minorHAnsi" w:cs="Arial"/>
          <w:sz w:val="20"/>
          <w:szCs w:val="20"/>
        </w:rPr>
      </w:pPr>
    </w:p>
    <w:p w:rsidR="000B36BD" w:rsidRPr="0095359C" w:rsidDel="00EF5B6C" w:rsidRDefault="000B36BD" w:rsidP="004D3B66">
      <w:pPr>
        <w:widowControl w:val="0"/>
        <w:autoSpaceDE w:val="0"/>
        <w:autoSpaceDN w:val="0"/>
        <w:adjustRightInd w:val="0"/>
        <w:spacing w:after="0" w:line="240" w:lineRule="auto"/>
        <w:rPr>
          <w:del w:id="220" w:author="Palacherla, Susmitha C (NONUS)" w:date="2017-04-25T08:53:00Z"/>
          <w:rFonts w:asciiTheme="minorHAnsi" w:hAnsiTheme="minorHAnsi" w:cs="Arial"/>
          <w:sz w:val="20"/>
          <w:szCs w:val="20"/>
        </w:rPr>
      </w:pPr>
    </w:p>
    <w:p w:rsidR="004D3B66" w:rsidRPr="0095359C" w:rsidDel="00EF5B6C" w:rsidRDefault="004D3B66" w:rsidP="0076086A">
      <w:pPr>
        <w:pStyle w:val="ListParagraph"/>
        <w:widowControl w:val="0"/>
        <w:numPr>
          <w:ilvl w:val="0"/>
          <w:numId w:val="15"/>
        </w:numPr>
        <w:autoSpaceDE w:val="0"/>
        <w:autoSpaceDN w:val="0"/>
        <w:adjustRightInd w:val="0"/>
        <w:spacing w:after="0" w:line="240" w:lineRule="auto"/>
        <w:rPr>
          <w:del w:id="221" w:author="Palacherla, Susmitha C (NONUS)" w:date="2017-04-25T08:53:00Z"/>
          <w:rFonts w:asciiTheme="minorHAnsi" w:hAnsiTheme="minorHAnsi"/>
          <w:sz w:val="20"/>
          <w:szCs w:val="20"/>
        </w:rPr>
      </w:pPr>
      <w:del w:id="222" w:author="Palacherla, Susmitha C (NONUS)" w:date="2017-04-25T08:53:00Z">
        <w:r w:rsidRPr="0095359C" w:rsidDel="00EF5B6C">
          <w:rPr>
            <w:rFonts w:asciiTheme="minorHAnsi" w:hAnsiTheme="minorHAnsi"/>
            <w:sz w:val="20"/>
            <w:szCs w:val="20"/>
          </w:rPr>
          <w:delText>Lookup Match Output – Row Count Transformation to get Loaded Count</w:delText>
        </w:r>
      </w:del>
    </w:p>
    <w:p w:rsidR="004D3B66" w:rsidRPr="0095359C" w:rsidDel="00EF5B6C" w:rsidRDefault="004D3B66" w:rsidP="004D3B66">
      <w:pPr>
        <w:widowControl w:val="0"/>
        <w:autoSpaceDE w:val="0"/>
        <w:autoSpaceDN w:val="0"/>
        <w:adjustRightInd w:val="0"/>
        <w:spacing w:after="0" w:line="240" w:lineRule="auto"/>
        <w:rPr>
          <w:del w:id="223" w:author="Palacherla, Susmitha C (NONUS)" w:date="2017-04-25T08:53:00Z"/>
          <w:rFonts w:asciiTheme="minorHAnsi" w:hAnsiTheme="minorHAnsi" w:cs="Arial"/>
          <w:sz w:val="20"/>
          <w:szCs w:val="20"/>
        </w:rPr>
      </w:pPr>
      <w:del w:id="224" w:author="Palacherla, Susmitha C (NONUS)" w:date="2017-04-25T08:53:00Z">
        <w:r w:rsidRPr="0095359C" w:rsidDel="00EF5B6C">
          <w:rPr>
            <w:rFonts w:asciiTheme="minorHAnsi" w:hAnsiTheme="minorHAnsi"/>
            <w:noProof/>
            <w:sz w:val="20"/>
            <w:szCs w:val="20"/>
          </w:rPr>
          <w:drawing>
            <wp:inline distT="0" distB="0" distL="0" distR="0" wp14:anchorId="2DAD3857" wp14:editId="69572351">
              <wp:extent cx="4005072"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05072" cy="2743200"/>
                      </a:xfrm>
                      <a:prstGeom prst="rect">
                        <a:avLst/>
                      </a:prstGeom>
                    </pic:spPr>
                  </pic:pic>
                </a:graphicData>
              </a:graphic>
            </wp:inline>
          </w:drawing>
        </w:r>
      </w:del>
    </w:p>
    <w:p w:rsidR="004D3B66" w:rsidRPr="0095359C" w:rsidDel="00EF5B6C" w:rsidRDefault="004D3B66" w:rsidP="004D3B66">
      <w:pPr>
        <w:widowControl w:val="0"/>
        <w:autoSpaceDE w:val="0"/>
        <w:autoSpaceDN w:val="0"/>
        <w:adjustRightInd w:val="0"/>
        <w:spacing w:after="0" w:line="240" w:lineRule="auto"/>
        <w:rPr>
          <w:del w:id="225" w:author="Palacherla, Susmitha C (NONUS)" w:date="2017-04-25T08:53:00Z"/>
          <w:rFonts w:asciiTheme="minorHAnsi" w:hAnsiTheme="minorHAnsi" w:cs="Arial"/>
          <w:sz w:val="20"/>
          <w:szCs w:val="20"/>
        </w:rPr>
      </w:pPr>
    </w:p>
    <w:p w:rsidR="000B36BD" w:rsidDel="00EF5B6C" w:rsidRDefault="000B36BD" w:rsidP="00D329A1">
      <w:pPr>
        <w:widowControl w:val="0"/>
        <w:autoSpaceDE w:val="0"/>
        <w:autoSpaceDN w:val="0"/>
        <w:adjustRightInd w:val="0"/>
        <w:spacing w:after="0" w:line="240" w:lineRule="auto"/>
        <w:ind w:left="720"/>
        <w:rPr>
          <w:del w:id="226" w:author="Palacherla, Susmitha C (NONUS)" w:date="2017-04-25T08:53:00Z"/>
          <w:rFonts w:asciiTheme="minorHAnsi" w:hAnsiTheme="minorHAnsi"/>
          <w:sz w:val="20"/>
          <w:szCs w:val="20"/>
        </w:rPr>
      </w:pPr>
    </w:p>
    <w:p w:rsidR="004D3B66" w:rsidRPr="0095359C" w:rsidDel="00EF5B6C" w:rsidRDefault="004D3B66" w:rsidP="00D329A1">
      <w:pPr>
        <w:widowControl w:val="0"/>
        <w:autoSpaceDE w:val="0"/>
        <w:autoSpaceDN w:val="0"/>
        <w:adjustRightInd w:val="0"/>
        <w:spacing w:after="0" w:line="240" w:lineRule="auto"/>
        <w:ind w:left="720"/>
        <w:rPr>
          <w:del w:id="227" w:author="Palacherla, Susmitha C (NONUS)" w:date="2017-04-25T08:53:00Z"/>
          <w:rFonts w:asciiTheme="minorHAnsi" w:hAnsiTheme="minorHAnsi"/>
          <w:sz w:val="20"/>
          <w:szCs w:val="20"/>
        </w:rPr>
      </w:pPr>
      <w:del w:id="228" w:author="Palacherla, Susmitha C (NONUS)" w:date="2017-04-25T08:53:00Z">
        <w:r w:rsidRPr="0095359C" w:rsidDel="00EF5B6C">
          <w:rPr>
            <w:rFonts w:asciiTheme="minorHAnsi" w:hAnsiTheme="minorHAnsi"/>
            <w:sz w:val="20"/>
            <w:szCs w:val="20"/>
          </w:rPr>
          <w:delText>Lookup Transformation No Match Output – Row Count Transformation to get Rejected Count</w:delText>
        </w:r>
      </w:del>
    </w:p>
    <w:p w:rsidR="004D3B66" w:rsidRPr="0095359C" w:rsidDel="00EF5B6C" w:rsidRDefault="004D3B66" w:rsidP="004D3B66">
      <w:pPr>
        <w:widowControl w:val="0"/>
        <w:autoSpaceDE w:val="0"/>
        <w:autoSpaceDN w:val="0"/>
        <w:adjustRightInd w:val="0"/>
        <w:spacing w:after="0" w:line="240" w:lineRule="auto"/>
        <w:rPr>
          <w:del w:id="229" w:author="Palacherla, Susmitha C (NONUS)" w:date="2017-04-25T08:53:00Z"/>
          <w:rFonts w:asciiTheme="minorHAnsi" w:hAnsiTheme="minorHAnsi" w:cs="Arial"/>
          <w:sz w:val="20"/>
          <w:szCs w:val="20"/>
        </w:rPr>
      </w:pPr>
    </w:p>
    <w:p w:rsidR="004D3B66" w:rsidRPr="0095359C" w:rsidDel="00EF5B6C" w:rsidRDefault="004D3B66" w:rsidP="004D3B66">
      <w:pPr>
        <w:widowControl w:val="0"/>
        <w:autoSpaceDE w:val="0"/>
        <w:autoSpaceDN w:val="0"/>
        <w:adjustRightInd w:val="0"/>
        <w:spacing w:after="0" w:line="240" w:lineRule="auto"/>
        <w:rPr>
          <w:del w:id="230" w:author="Palacherla, Susmitha C (NONUS)" w:date="2017-04-25T08:53:00Z"/>
          <w:rFonts w:asciiTheme="minorHAnsi" w:hAnsiTheme="minorHAnsi" w:cs="Arial"/>
          <w:sz w:val="20"/>
          <w:szCs w:val="20"/>
        </w:rPr>
      </w:pPr>
      <w:del w:id="231" w:author="Palacherla, Susmitha C (NONUS)" w:date="2017-04-25T08:53:00Z">
        <w:r w:rsidRPr="0095359C" w:rsidDel="00EF5B6C">
          <w:rPr>
            <w:rFonts w:asciiTheme="minorHAnsi" w:hAnsiTheme="minorHAnsi"/>
            <w:noProof/>
            <w:sz w:val="20"/>
            <w:szCs w:val="20"/>
          </w:rPr>
          <w:drawing>
            <wp:inline distT="0" distB="0" distL="0" distR="0" wp14:anchorId="4EF2BFBA" wp14:editId="51B23296">
              <wp:extent cx="3749040" cy="274320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49040" cy="2743200"/>
                      </a:xfrm>
                      <a:prstGeom prst="rect">
                        <a:avLst/>
                      </a:prstGeom>
                    </pic:spPr>
                  </pic:pic>
                </a:graphicData>
              </a:graphic>
            </wp:inline>
          </w:drawing>
        </w:r>
      </w:del>
    </w:p>
    <w:p w:rsidR="004D3B66" w:rsidRPr="0095359C" w:rsidDel="00EF5B6C" w:rsidRDefault="004D3B66" w:rsidP="004D3B66">
      <w:pPr>
        <w:widowControl w:val="0"/>
        <w:autoSpaceDE w:val="0"/>
        <w:autoSpaceDN w:val="0"/>
        <w:adjustRightInd w:val="0"/>
        <w:spacing w:after="0" w:line="240" w:lineRule="auto"/>
        <w:rPr>
          <w:del w:id="232" w:author="Palacherla, Susmitha C (NONUS)" w:date="2017-04-25T08:53:00Z"/>
          <w:rFonts w:asciiTheme="minorHAnsi" w:hAnsiTheme="minorHAnsi" w:cs="Arial"/>
          <w:sz w:val="20"/>
          <w:szCs w:val="20"/>
        </w:rPr>
      </w:pPr>
    </w:p>
    <w:p w:rsidR="000B36BD" w:rsidDel="00EF5B6C" w:rsidRDefault="000B36BD" w:rsidP="00D329A1">
      <w:pPr>
        <w:widowControl w:val="0"/>
        <w:autoSpaceDE w:val="0"/>
        <w:autoSpaceDN w:val="0"/>
        <w:adjustRightInd w:val="0"/>
        <w:spacing w:after="0" w:line="240" w:lineRule="auto"/>
        <w:ind w:left="720"/>
        <w:rPr>
          <w:del w:id="233" w:author="Palacherla, Susmitha C (NONUS)" w:date="2017-04-25T08:53:00Z"/>
          <w:rFonts w:asciiTheme="minorHAnsi" w:hAnsiTheme="minorHAnsi"/>
          <w:sz w:val="20"/>
          <w:szCs w:val="20"/>
        </w:rPr>
      </w:pPr>
    </w:p>
    <w:p w:rsidR="000B36BD" w:rsidDel="00EF5B6C" w:rsidRDefault="000B36BD" w:rsidP="00D329A1">
      <w:pPr>
        <w:widowControl w:val="0"/>
        <w:autoSpaceDE w:val="0"/>
        <w:autoSpaceDN w:val="0"/>
        <w:adjustRightInd w:val="0"/>
        <w:spacing w:after="0" w:line="240" w:lineRule="auto"/>
        <w:ind w:left="720"/>
        <w:rPr>
          <w:del w:id="234" w:author="Palacherla, Susmitha C (NONUS)" w:date="2017-04-25T08:53:00Z"/>
          <w:rFonts w:asciiTheme="minorHAnsi" w:hAnsiTheme="minorHAnsi"/>
          <w:sz w:val="20"/>
          <w:szCs w:val="20"/>
        </w:rPr>
      </w:pPr>
      <w:del w:id="235" w:author="Palacherla, Susmitha C (NONUS)" w:date="2017-04-25T08:53:00Z">
        <w:r w:rsidDel="00EF5B6C">
          <w:rPr>
            <w:rFonts w:asciiTheme="minorHAnsi" w:hAnsiTheme="minorHAnsi"/>
            <w:sz w:val="20"/>
            <w:szCs w:val="20"/>
          </w:rPr>
          <w:delText>\</w:delText>
        </w:r>
      </w:del>
    </w:p>
    <w:p w:rsidR="000B36BD" w:rsidDel="00EF5B6C" w:rsidRDefault="000B36BD" w:rsidP="00D329A1">
      <w:pPr>
        <w:widowControl w:val="0"/>
        <w:autoSpaceDE w:val="0"/>
        <w:autoSpaceDN w:val="0"/>
        <w:adjustRightInd w:val="0"/>
        <w:spacing w:after="0" w:line="240" w:lineRule="auto"/>
        <w:ind w:left="720"/>
        <w:rPr>
          <w:del w:id="236" w:author="Palacherla, Susmitha C (NONUS)" w:date="2017-04-25T08:53:00Z"/>
          <w:rFonts w:asciiTheme="minorHAnsi" w:hAnsiTheme="minorHAnsi"/>
          <w:sz w:val="20"/>
          <w:szCs w:val="20"/>
        </w:rPr>
      </w:pPr>
    </w:p>
    <w:p w:rsidR="000B36BD" w:rsidDel="00EF5B6C" w:rsidRDefault="000B36BD" w:rsidP="00D329A1">
      <w:pPr>
        <w:widowControl w:val="0"/>
        <w:autoSpaceDE w:val="0"/>
        <w:autoSpaceDN w:val="0"/>
        <w:adjustRightInd w:val="0"/>
        <w:spacing w:after="0" w:line="240" w:lineRule="auto"/>
        <w:ind w:left="720"/>
        <w:rPr>
          <w:del w:id="237" w:author="Palacherla, Susmitha C (NONUS)" w:date="2017-04-25T08:53:00Z"/>
          <w:rFonts w:asciiTheme="minorHAnsi" w:hAnsiTheme="minorHAnsi"/>
          <w:sz w:val="20"/>
          <w:szCs w:val="20"/>
        </w:rPr>
      </w:pPr>
    </w:p>
    <w:p w:rsidR="000B36BD" w:rsidDel="00EF5B6C" w:rsidRDefault="000B36BD" w:rsidP="00D329A1">
      <w:pPr>
        <w:widowControl w:val="0"/>
        <w:autoSpaceDE w:val="0"/>
        <w:autoSpaceDN w:val="0"/>
        <w:adjustRightInd w:val="0"/>
        <w:spacing w:after="0" w:line="240" w:lineRule="auto"/>
        <w:ind w:left="720"/>
        <w:rPr>
          <w:del w:id="238" w:author="Palacherla, Susmitha C (NONUS)" w:date="2017-04-25T08:53:00Z"/>
          <w:rFonts w:asciiTheme="minorHAnsi" w:hAnsiTheme="minorHAnsi"/>
          <w:sz w:val="20"/>
          <w:szCs w:val="20"/>
        </w:rPr>
      </w:pPr>
    </w:p>
    <w:p w:rsidR="000B36BD" w:rsidDel="00EF5B6C" w:rsidRDefault="000B36BD" w:rsidP="00D329A1">
      <w:pPr>
        <w:widowControl w:val="0"/>
        <w:autoSpaceDE w:val="0"/>
        <w:autoSpaceDN w:val="0"/>
        <w:adjustRightInd w:val="0"/>
        <w:spacing w:after="0" w:line="240" w:lineRule="auto"/>
        <w:ind w:left="720"/>
        <w:rPr>
          <w:del w:id="239" w:author="Palacherla, Susmitha C (NONUS)" w:date="2017-04-25T08:53:00Z"/>
          <w:rFonts w:asciiTheme="minorHAnsi" w:hAnsiTheme="minorHAnsi"/>
          <w:sz w:val="20"/>
          <w:szCs w:val="20"/>
        </w:rPr>
      </w:pPr>
    </w:p>
    <w:p w:rsidR="000B36BD" w:rsidDel="00EF5B6C" w:rsidRDefault="000B36BD" w:rsidP="00D329A1">
      <w:pPr>
        <w:widowControl w:val="0"/>
        <w:autoSpaceDE w:val="0"/>
        <w:autoSpaceDN w:val="0"/>
        <w:adjustRightInd w:val="0"/>
        <w:spacing w:after="0" w:line="240" w:lineRule="auto"/>
        <w:ind w:left="720"/>
        <w:rPr>
          <w:del w:id="240" w:author="Palacherla, Susmitha C (NONUS)" w:date="2017-04-25T08:53:00Z"/>
          <w:rFonts w:asciiTheme="minorHAnsi" w:hAnsiTheme="minorHAnsi"/>
          <w:sz w:val="20"/>
          <w:szCs w:val="20"/>
        </w:rPr>
      </w:pPr>
    </w:p>
    <w:p w:rsidR="004D3B66" w:rsidRPr="0095359C" w:rsidDel="00EF5B6C" w:rsidRDefault="004D3B66" w:rsidP="00D329A1">
      <w:pPr>
        <w:widowControl w:val="0"/>
        <w:autoSpaceDE w:val="0"/>
        <w:autoSpaceDN w:val="0"/>
        <w:adjustRightInd w:val="0"/>
        <w:spacing w:after="0" w:line="240" w:lineRule="auto"/>
        <w:ind w:left="720"/>
        <w:rPr>
          <w:del w:id="241" w:author="Palacherla, Susmitha C (NONUS)" w:date="2017-04-25T08:53:00Z"/>
          <w:rFonts w:asciiTheme="minorHAnsi" w:hAnsiTheme="minorHAnsi"/>
          <w:sz w:val="20"/>
          <w:szCs w:val="20"/>
        </w:rPr>
      </w:pPr>
      <w:del w:id="242" w:author="Palacherla, Susmitha C (NONUS)" w:date="2017-04-25T08:53:00Z">
        <w:r w:rsidRPr="0095359C" w:rsidDel="00EF5B6C">
          <w:rPr>
            <w:rFonts w:asciiTheme="minorHAnsi" w:hAnsiTheme="minorHAnsi"/>
            <w:sz w:val="20"/>
            <w:szCs w:val="20"/>
          </w:rPr>
          <w:delText>Derived Column –  To get Reject Reason and Reject Date</w:delText>
        </w:r>
      </w:del>
    </w:p>
    <w:p w:rsidR="004D3B66" w:rsidRPr="0095359C" w:rsidDel="00EF5B6C" w:rsidRDefault="004D3B66" w:rsidP="004D3B66">
      <w:pPr>
        <w:widowControl w:val="0"/>
        <w:autoSpaceDE w:val="0"/>
        <w:autoSpaceDN w:val="0"/>
        <w:adjustRightInd w:val="0"/>
        <w:spacing w:after="0" w:line="240" w:lineRule="auto"/>
        <w:rPr>
          <w:del w:id="243" w:author="Palacherla, Susmitha C (NONUS)" w:date="2017-04-25T08:53:00Z"/>
          <w:rFonts w:asciiTheme="minorHAnsi" w:hAnsiTheme="minorHAnsi" w:cs="Arial"/>
          <w:sz w:val="20"/>
          <w:szCs w:val="20"/>
        </w:rPr>
      </w:pPr>
    </w:p>
    <w:p w:rsidR="004D3B66" w:rsidRPr="0095359C" w:rsidDel="00EF5B6C" w:rsidRDefault="00C1092A" w:rsidP="004D3B66">
      <w:pPr>
        <w:widowControl w:val="0"/>
        <w:autoSpaceDE w:val="0"/>
        <w:autoSpaceDN w:val="0"/>
        <w:adjustRightInd w:val="0"/>
        <w:spacing w:after="0" w:line="240" w:lineRule="auto"/>
        <w:rPr>
          <w:del w:id="244" w:author="Palacherla, Susmitha C (NONUS)" w:date="2017-04-25T08:53:00Z"/>
          <w:rFonts w:asciiTheme="minorHAnsi" w:hAnsiTheme="minorHAnsi" w:cs="Arial"/>
          <w:sz w:val="20"/>
          <w:szCs w:val="20"/>
        </w:rPr>
      </w:pPr>
      <w:del w:id="245" w:author="Palacherla, Susmitha C (NONUS)" w:date="2017-04-25T08:53:00Z">
        <w:r w:rsidRPr="0095359C" w:rsidDel="00EF5B6C">
          <w:rPr>
            <w:rFonts w:asciiTheme="minorHAnsi" w:hAnsiTheme="minorHAnsi"/>
            <w:noProof/>
            <w:sz w:val="20"/>
            <w:szCs w:val="20"/>
          </w:rPr>
          <w:drawing>
            <wp:inline distT="0" distB="0" distL="0" distR="0" wp14:anchorId="3C4B9389" wp14:editId="3A67CFF4">
              <wp:extent cx="3520440" cy="182880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20440" cy="1828800"/>
                      </a:xfrm>
                      <a:prstGeom prst="rect">
                        <a:avLst/>
                      </a:prstGeom>
                    </pic:spPr>
                  </pic:pic>
                </a:graphicData>
              </a:graphic>
            </wp:inline>
          </w:drawing>
        </w:r>
      </w:del>
    </w:p>
    <w:p w:rsidR="004D3B66" w:rsidRPr="0095359C" w:rsidDel="00EF5B6C" w:rsidRDefault="004D3B66" w:rsidP="004D3B66">
      <w:pPr>
        <w:widowControl w:val="0"/>
        <w:autoSpaceDE w:val="0"/>
        <w:autoSpaceDN w:val="0"/>
        <w:adjustRightInd w:val="0"/>
        <w:spacing w:after="0" w:line="240" w:lineRule="auto"/>
        <w:rPr>
          <w:del w:id="246" w:author="Palacherla, Susmitha C (NONUS)" w:date="2017-04-25T08:53:00Z"/>
          <w:rFonts w:asciiTheme="minorHAnsi" w:hAnsiTheme="minorHAnsi" w:cs="Arial"/>
          <w:sz w:val="20"/>
          <w:szCs w:val="20"/>
        </w:rPr>
      </w:pPr>
    </w:p>
    <w:p w:rsidR="004D3B66" w:rsidRPr="0095359C" w:rsidDel="00EF5B6C" w:rsidRDefault="00F56A29" w:rsidP="00D329A1">
      <w:pPr>
        <w:widowControl w:val="0"/>
        <w:autoSpaceDE w:val="0"/>
        <w:autoSpaceDN w:val="0"/>
        <w:adjustRightInd w:val="0"/>
        <w:spacing w:after="0" w:line="240" w:lineRule="auto"/>
        <w:ind w:left="720"/>
        <w:rPr>
          <w:del w:id="247" w:author="Palacherla, Susmitha C (NONUS)" w:date="2017-04-25T08:53:00Z"/>
          <w:rFonts w:asciiTheme="minorHAnsi" w:hAnsiTheme="minorHAnsi"/>
          <w:sz w:val="20"/>
          <w:szCs w:val="20"/>
        </w:rPr>
      </w:pPr>
      <w:del w:id="248" w:author="Palacherla, Susmitha C (NONUS)" w:date="2017-04-25T08:53:00Z">
        <w:r w:rsidRPr="0095359C" w:rsidDel="00EF5B6C">
          <w:rPr>
            <w:rFonts w:asciiTheme="minorHAnsi" w:hAnsiTheme="minorHAnsi"/>
            <w:sz w:val="20"/>
            <w:szCs w:val="20"/>
          </w:rPr>
          <w:delText xml:space="preserve"> ole</w:delText>
        </w:r>
        <w:r w:rsidR="004D3B66" w:rsidRPr="0095359C" w:rsidDel="00EF5B6C">
          <w:rPr>
            <w:rFonts w:asciiTheme="minorHAnsi" w:hAnsiTheme="minorHAnsi"/>
            <w:sz w:val="20"/>
            <w:szCs w:val="20"/>
          </w:rPr>
          <w:delText>db destination – Write rejected records to Outliers rejected table</w:delText>
        </w:r>
      </w:del>
    </w:p>
    <w:p w:rsidR="004D3B66" w:rsidRPr="0095359C" w:rsidDel="00EF5B6C" w:rsidRDefault="004D3B66" w:rsidP="004D3B66">
      <w:pPr>
        <w:widowControl w:val="0"/>
        <w:autoSpaceDE w:val="0"/>
        <w:autoSpaceDN w:val="0"/>
        <w:adjustRightInd w:val="0"/>
        <w:spacing w:after="0" w:line="240" w:lineRule="auto"/>
        <w:rPr>
          <w:del w:id="249" w:author="Palacherla, Susmitha C (NONUS)" w:date="2017-04-25T08:53:00Z"/>
          <w:rFonts w:asciiTheme="minorHAnsi" w:hAnsiTheme="minorHAnsi" w:cs="Arial"/>
          <w:sz w:val="20"/>
          <w:szCs w:val="20"/>
        </w:rPr>
      </w:pPr>
    </w:p>
    <w:p w:rsidR="004D3B66" w:rsidRPr="0095359C" w:rsidDel="00EF5B6C" w:rsidRDefault="004D3B66" w:rsidP="004D3B66">
      <w:pPr>
        <w:widowControl w:val="0"/>
        <w:autoSpaceDE w:val="0"/>
        <w:autoSpaceDN w:val="0"/>
        <w:adjustRightInd w:val="0"/>
        <w:spacing w:after="0" w:line="240" w:lineRule="auto"/>
        <w:rPr>
          <w:del w:id="250" w:author="Palacherla, Susmitha C (NONUS)" w:date="2017-04-25T08:53:00Z"/>
          <w:rFonts w:asciiTheme="minorHAnsi" w:hAnsiTheme="minorHAnsi" w:cs="Arial"/>
          <w:sz w:val="20"/>
          <w:szCs w:val="20"/>
        </w:rPr>
      </w:pPr>
      <w:del w:id="251" w:author="Palacherla, Susmitha C (NONUS)" w:date="2017-04-25T08:53:00Z">
        <w:r w:rsidRPr="0095359C" w:rsidDel="00EF5B6C">
          <w:rPr>
            <w:rFonts w:asciiTheme="minorHAnsi" w:hAnsiTheme="minorHAnsi"/>
            <w:noProof/>
            <w:sz w:val="20"/>
            <w:szCs w:val="20"/>
          </w:rPr>
          <w:drawing>
            <wp:inline distT="0" distB="0" distL="0" distR="0" wp14:anchorId="3BA18DAC" wp14:editId="3FC4C4A5">
              <wp:extent cx="2724912" cy="182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24912" cy="1828800"/>
                      </a:xfrm>
                      <a:prstGeom prst="rect">
                        <a:avLst/>
                      </a:prstGeom>
                    </pic:spPr>
                  </pic:pic>
                </a:graphicData>
              </a:graphic>
            </wp:inline>
          </w:drawing>
        </w:r>
      </w:del>
    </w:p>
    <w:p w:rsidR="004D3B66" w:rsidRPr="0095359C" w:rsidDel="00EF5B6C" w:rsidRDefault="004D3B66" w:rsidP="004D3B66">
      <w:pPr>
        <w:widowControl w:val="0"/>
        <w:autoSpaceDE w:val="0"/>
        <w:autoSpaceDN w:val="0"/>
        <w:adjustRightInd w:val="0"/>
        <w:spacing w:after="0" w:line="240" w:lineRule="auto"/>
        <w:rPr>
          <w:del w:id="252" w:author="Palacherla, Susmitha C (NONUS)" w:date="2017-04-25T08:53:00Z"/>
          <w:rFonts w:asciiTheme="minorHAnsi" w:hAnsiTheme="minorHAnsi" w:cs="Arial"/>
          <w:sz w:val="20"/>
          <w:szCs w:val="20"/>
        </w:rPr>
      </w:pPr>
    </w:p>
    <w:p w:rsidR="004D3B66" w:rsidRPr="0095359C" w:rsidDel="00EF5B6C" w:rsidRDefault="004D3B66" w:rsidP="004D3B66">
      <w:pPr>
        <w:widowControl w:val="0"/>
        <w:autoSpaceDE w:val="0"/>
        <w:autoSpaceDN w:val="0"/>
        <w:adjustRightInd w:val="0"/>
        <w:spacing w:after="0" w:line="240" w:lineRule="auto"/>
        <w:rPr>
          <w:del w:id="253" w:author="Palacherla, Susmitha C (NONUS)" w:date="2017-04-25T08:53:00Z"/>
          <w:rFonts w:asciiTheme="minorHAnsi" w:hAnsiTheme="minorHAnsi" w:cs="Arial"/>
          <w:sz w:val="20"/>
          <w:szCs w:val="20"/>
        </w:rPr>
      </w:pPr>
    </w:p>
    <w:p w:rsidR="004D3B66" w:rsidRPr="0095359C" w:rsidDel="00EF5B6C" w:rsidRDefault="004D3B66" w:rsidP="001822D4">
      <w:pPr>
        <w:pStyle w:val="ListParagraph"/>
        <w:numPr>
          <w:ilvl w:val="0"/>
          <w:numId w:val="13"/>
        </w:numPr>
        <w:rPr>
          <w:del w:id="254" w:author="Palacherla, Susmitha C (NONUS)" w:date="2017-04-25T08:53:00Z"/>
          <w:rFonts w:asciiTheme="minorHAnsi" w:hAnsiTheme="minorHAnsi"/>
          <w:sz w:val="20"/>
          <w:szCs w:val="20"/>
        </w:rPr>
      </w:pPr>
      <w:del w:id="255" w:author="Palacherla, Susmitha C (NONUS)" w:date="2017-04-25T08:53:00Z">
        <w:r w:rsidRPr="0095359C" w:rsidDel="00EF5B6C">
          <w:rPr>
            <w:rFonts w:asciiTheme="minorHAnsi" w:hAnsiTheme="minorHAnsi"/>
            <w:sz w:val="20"/>
            <w:szCs w:val="20"/>
          </w:rPr>
          <w:delText>SQL Task: Delete records with missing Employee ID from Staging table</w:delText>
        </w:r>
      </w:del>
    </w:p>
    <w:p w:rsidR="004D3B66" w:rsidRPr="0095359C" w:rsidDel="00EF5B6C" w:rsidRDefault="004D3B66" w:rsidP="004D3B66">
      <w:pPr>
        <w:widowControl w:val="0"/>
        <w:autoSpaceDE w:val="0"/>
        <w:autoSpaceDN w:val="0"/>
        <w:adjustRightInd w:val="0"/>
        <w:spacing w:after="0" w:line="240" w:lineRule="auto"/>
        <w:rPr>
          <w:del w:id="256" w:author="Palacherla, Susmitha C (NONUS)" w:date="2017-04-25T08:53:00Z"/>
          <w:rFonts w:asciiTheme="minorHAnsi" w:hAnsiTheme="minorHAnsi" w:cs="Arial"/>
          <w:sz w:val="20"/>
          <w:szCs w:val="20"/>
        </w:rPr>
      </w:pPr>
      <w:del w:id="257" w:author="Palacherla, Susmitha C (NONUS)" w:date="2017-04-25T08:53:00Z">
        <w:r w:rsidRPr="0095359C" w:rsidDel="00EF5B6C">
          <w:rPr>
            <w:rFonts w:asciiTheme="minorHAnsi" w:hAnsiTheme="minorHAnsi"/>
            <w:noProof/>
            <w:sz w:val="20"/>
            <w:szCs w:val="20"/>
          </w:rPr>
          <w:drawing>
            <wp:inline distT="0" distB="0" distL="0" distR="0" wp14:anchorId="7AB8BA84" wp14:editId="1BD84C39">
              <wp:extent cx="1714500" cy="7905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714500" cy="790575"/>
                      </a:xfrm>
                      <a:prstGeom prst="rect">
                        <a:avLst/>
                      </a:prstGeom>
                    </pic:spPr>
                  </pic:pic>
                </a:graphicData>
              </a:graphic>
            </wp:inline>
          </w:drawing>
        </w:r>
      </w:del>
    </w:p>
    <w:p w:rsidR="004D3B66" w:rsidRPr="0095359C" w:rsidDel="00EF5B6C" w:rsidRDefault="004D3B66" w:rsidP="004D3B66">
      <w:pPr>
        <w:widowControl w:val="0"/>
        <w:autoSpaceDE w:val="0"/>
        <w:autoSpaceDN w:val="0"/>
        <w:adjustRightInd w:val="0"/>
        <w:spacing w:after="0" w:line="240" w:lineRule="auto"/>
        <w:rPr>
          <w:del w:id="258" w:author="Palacherla, Susmitha C (NONUS)" w:date="2017-04-25T08:53:00Z"/>
          <w:rFonts w:asciiTheme="minorHAnsi" w:hAnsiTheme="minorHAnsi" w:cs="Arial"/>
          <w:sz w:val="20"/>
          <w:szCs w:val="20"/>
        </w:rPr>
      </w:pPr>
    </w:p>
    <w:p w:rsidR="00FF1A5D" w:rsidRPr="0095359C" w:rsidDel="00EF5B6C" w:rsidRDefault="00FF1A5D" w:rsidP="00FF1A5D">
      <w:pPr>
        <w:widowControl w:val="0"/>
        <w:autoSpaceDE w:val="0"/>
        <w:autoSpaceDN w:val="0"/>
        <w:adjustRightInd w:val="0"/>
        <w:spacing w:after="0" w:line="240" w:lineRule="auto"/>
        <w:rPr>
          <w:del w:id="259" w:author="Palacherla, Susmitha C (NONUS)" w:date="2017-04-25T08:53:00Z"/>
          <w:rFonts w:asciiTheme="minorHAnsi" w:hAnsiTheme="minorHAnsi"/>
          <w:sz w:val="20"/>
          <w:szCs w:val="20"/>
        </w:rPr>
      </w:pPr>
      <w:del w:id="260" w:author="Palacherla, Susmitha C (NONUS)" w:date="2017-04-25T08:53:00Z">
        <w:r w:rsidRPr="0095359C" w:rsidDel="00EF5B6C">
          <w:rPr>
            <w:rFonts w:asciiTheme="minorHAnsi" w:hAnsiTheme="minorHAnsi"/>
            <w:sz w:val="20"/>
            <w:szCs w:val="20"/>
          </w:rPr>
          <w:delText>DELETE FROM [EC].[Outlier_Coaching_Stage]</w:delText>
        </w:r>
      </w:del>
    </w:p>
    <w:p w:rsidR="00FF1A5D" w:rsidRPr="0095359C" w:rsidDel="00EF5B6C" w:rsidRDefault="00FF1A5D" w:rsidP="00FF1A5D">
      <w:pPr>
        <w:widowControl w:val="0"/>
        <w:autoSpaceDE w:val="0"/>
        <w:autoSpaceDN w:val="0"/>
        <w:adjustRightInd w:val="0"/>
        <w:spacing w:after="0" w:line="240" w:lineRule="auto"/>
        <w:rPr>
          <w:del w:id="261" w:author="Palacherla, Susmitha C (NONUS)" w:date="2017-04-25T08:53:00Z"/>
          <w:rFonts w:asciiTheme="minorHAnsi" w:hAnsiTheme="minorHAnsi"/>
          <w:sz w:val="20"/>
          <w:szCs w:val="20"/>
        </w:rPr>
      </w:pPr>
      <w:del w:id="262" w:author="Palacherla, Susmitha C (NONUS)" w:date="2017-04-25T08:53:00Z">
        <w:r w:rsidRPr="0095359C" w:rsidDel="00EF5B6C">
          <w:rPr>
            <w:rFonts w:asciiTheme="minorHAnsi" w:hAnsiTheme="minorHAnsi"/>
            <w:sz w:val="20"/>
            <w:szCs w:val="20"/>
          </w:rPr>
          <w:delText>WHERE [CSR_EMPID] IS NULL OR [CSR_EMPID] ='' OR  [CSR_LANID] = 'Unknown'</w:delText>
        </w:r>
      </w:del>
    </w:p>
    <w:p w:rsidR="00FF1A5D" w:rsidRPr="0095359C" w:rsidDel="00EF5B6C" w:rsidRDefault="00FF1A5D" w:rsidP="00FF1A5D">
      <w:pPr>
        <w:widowControl w:val="0"/>
        <w:autoSpaceDE w:val="0"/>
        <w:autoSpaceDN w:val="0"/>
        <w:adjustRightInd w:val="0"/>
        <w:spacing w:after="0" w:line="240" w:lineRule="auto"/>
        <w:rPr>
          <w:del w:id="263" w:author="Palacherla, Susmitha C (NONUS)" w:date="2017-04-25T08:53:00Z"/>
          <w:rFonts w:asciiTheme="minorHAnsi" w:hAnsiTheme="minorHAnsi"/>
          <w:sz w:val="20"/>
          <w:szCs w:val="20"/>
        </w:rPr>
      </w:pPr>
    </w:p>
    <w:p w:rsidR="00FF1A5D" w:rsidRPr="0095359C" w:rsidDel="00EF5B6C" w:rsidRDefault="00FF1A5D" w:rsidP="00FF1A5D">
      <w:pPr>
        <w:widowControl w:val="0"/>
        <w:autoSpaceDE w:val="0"/>
        <w:autoSpaceDN w:val="0"/>
        <w:adjustRightInd w:val="0"/>
        <w:spacing w:after="0" w:line="240" w:lineRule="auto"/>
        <w:rPr>
          <w:del w:id="264" w:author="Palacherla, Susmitha C (NONUS)" w:date="2017-04-25T08:53:00Z"/>
          <w:rFonts w:asciiTheme="minorHAnsi" w:hAnsiTheme="minorHAnsi"/>
          <w:sz w:val="20"/>
          <w:szCs w:val="20"/>
        </w:rPr>
      </w:pPr>
      <w:del w:id="265" w:author="Palacherla, Susmitha C (NONUS)" w:date="2017-04-25T08:53:00Z">
        <w:r w:rsidRPr="0095359C" w:rsidDel="00EF5B6C">
          <w:rPr>
            <w:rFonts w:asciiTheme="minorHAnsi" w:hAnsiTheme="minorHAnsi"/>
            <w:sz w:val="20"/>
            <w:szCs w:val="20"/>
          </w:rPr>
          <w:delText xml:space="preserve">DELETE os FROM </w:delText>
        </w:r>
      </w:del>
    </w:p>
    <w:p w:rsidR="00FF1A5D" w:rsidRPr="0095359C" w:rsidDel="00EF5B6C" w:rsidRDefault="00FF1A5D" w:rsidP="00FF1A5D">
      <w:pPr>
        <w:widowControl w:val="0"/>
        <w:autoSpaceDE w:val="0"/>
        <w:autoSpaceDN w:val="0"/>
        <w:adjustRightInd w:val="0"/>
        <w:spacing w:after="0" w:line="240" w:lineRule="auto"/>
        <w:rPr>
          <w:del w:id="266" w:author="Palacherla, Susmitha C (NONUS)" w:date="2017-04-25T08:53:00Z"/>
          <w:rFonts w:asciiTheme="minorHAnsi" w:hAnsiTheme="minorHAnsi"/>
          <w:sz w:val="20"/>
          <w:szCs w:val="20"/>
        </w:rPr>
      </w:pPr>
      <w:del w:id="267" w:author="Palacherla, Susmitha C (NONUS)" w:date="2017-04-25T08:53:00Z">
        <w:r w:rsidRPr="0095359C" w:rsidDel="00EF5B6C">
          <w:rPr>
            <w:rFonts w:asciiTheme="minorHAnsi" w:hAnsiTheme="minorHAnsi"/>
            <w:sz w:val="20"/>
            <w:szCs w:val="20"/>
          </w:rPr>
          <w:delText xml:space="preserve"> [EC].[Outlier_Coaching_Stage] os JOIN  [EC].[Employee_Hierarchy] eh</w:delText>
        </w:r>
      </w:del>
    </w:p>
    <w:p w:rsidR="00FF1A5D" w:rsidRPr="0095359C" w:rsidDel="00EF5B6C" w:rsidRDefault="00FF1A5D" w:rsidP="00FF1A5D">
      <w:pPr>
        <w:widowControl w:val="0"/>
        <w:autoSpaceDE w:val="0"/>
        <w:autoSpaceDN w:val="0"/>
        <w:adjustRightInd w:val="0"/>
        <w:spacing w:after="0" w:line="240" w:lineRule="auto"/>
        <w:rPr>
          <w:del w:id="268" w:author="Palacherla, Susmitha C (NONUS)" w:date="2017-04-25T08:53:00Z"/>
          <w:rFonts w:asciiTheme="minorHAnsi" w:hAnsiTheme="minorHAnsi"/>
          <w:sz w:val="20"/>
          <w:szCs w:val="20"/>
        </w:rPr>
      </w:pPr>
      <w:del w:id="269" w:author="Palacherla, Susmitha C (NONUS)" w:date="2017-04-25T08:53:00Z">
        <w:r w:rsidRPr="0095359C" w:rsidDel="00EF5B6C">
          <w:rPr>
            <w:rFonts w:asciiTheme="minorHAnsi" w:hAnsiTheme="minorHAnsi"/>
            <w:sz w:val="20"/>
            <w:szCs w:val="20"/>
          </w:rPr>
          <w:delText xml:space="preserve">  ON os.CSR_EMPID = eh.Emp_ID</w:delText>
        </w:r>
      </w:del>
    </w:p>
    <w:p w:rsidR="00FF1A5D" w:rsidRPr="0095359C" w:rsidDel="00EF5B6C" w:rsidRDefault="00FF1A5D" w:rsidP="00FF1A5D">
      <w:pPr>
        <w:widowControl w:val="0"/>
        <w:autoSpaceDE w:val="0"/>
        <w:autoSpaceDN w:val="0"/>
        <w:adjustRightInd w:val="0"/>
        <w:spacing w:after="0" w:line="240" w:lineRule="auto"/>
        <w:rPr>
          <w:del w:id="270" w:author="Palacherla, Susmitha C (NONUS)" w:date="2017-04-25T08:53:00Z"/>
          <w:rFonts w:asciiTheme="minorHAnsi" w:hAnsiTheme="minorHAnsi"/>
          <w:sz w:val="20"/>
          <w:szCs w:val="20"/>
        </w:rPr>
      </w:pPr>
      <w:del w:id="271" w:author="Palacherla, Susmitha C (NONUS)" w:date="2017-04-25T08:53:00Z">
        <w:r w:rsidRPr="0095359C" w:rsidDel="00EF5B6C">
          <w:rPr>
            <w:rFonts w:asciiTheme="minorHAnsi" w:hAnsiTheme="minorHAnsi"/>
            <w:sz w:val="20"/>
            <w:szCs w:val="20"/>
          </w:rPr>
          <w:delText xml:space="preserve">  WHERE eh.Emp_Job_Code not  in ('WACS01','WACS02','WACS03')</w:delText>
        </w:r>
      </w:del>
    </w:p>
    <w:p w:rsidR="00FF1A5D" w:rsidRPr="0095359C" w:rsidDel="00EF5B6C" w:rsidRDefault="00FF1A5D" w:rsidP="00FF1A5D">
      <w:pPr>
        <w:widowControl w:val="0"/>
        <w:autoSpaceDE w:val="0"/>
        <w:autoSpaceDN w:val="0"/>
        <w:adjustRightInd w:val="0"/>
        <w:spacing w:after="0" w:line="240" w:lineRule="auto"/>
        <w:rPr>
          <w:del w:id="272" w:author="Palacherla, Susmitha C (NONUS)" w:date="2017-04-25T08:53:00Z"/>
          <w:rFonts w:asciiTheme="minorHAnsi" w:hAnsiTheme="minorHAnsi"/>
          <w:sz w:val="20"/>
          <w:szCs w:val="20"/>
        </w:rPr>
      </w:pPr>
      <w:del w:id="273" w:author="Palacherla, Susmitha C (NONUS)" w:date="2017-04-25T08:53:00Z">
        <w:r w:rsidRPr="0095359C" w:rsidDel="00EF5B6C">
          <w:rPr>
            <w:rFonts w:asciiTheme="minorHAnsi" w:hAnsiTheme="minorHAnsi"/>
            <w:sz w:val="20"/>
            <w:szCs w:val="20"/>
          </w:rPr>
          <w:delText xml:space="preserve"> OR Active in ('T','D')</w:delText>
        </w:r>
      </w:del>
    </w:p>
    <w:p w:rsidR="004D3B66" w:rsidRPr="0095359C" w:rsidDel="00EF5B6C" w:rsidRDefault="00FF1A5D" w:rsidP="00FF1A5D">
      <w:pPr>
        <w:widowControl w:val="0"/>
        <w:autoSpaceDE w:val="0"/>
        <w:autoSpaceDN w:val="0"/>
        <w:adjustRightInd w:val="0"/>
        <w:spacing w:after="0" w:line="240" w:lineRule="auto"/>
        <w:rPr>
          <w:del w:id="274" w:author="Palacherla, Susmitha C (NONUS)" w:date="2017-04-25T08:53:00Z"/>
          <w:rFonts w:asciiTheme="minorHAnsi" w:hAnsiTheme="minorHAnsi"/>
          <w:sz w:val="20"/>
          <w:szCs w:val="20"/>
        </w:rPr>
      </w:pPr>
      <w:del w:id="275" w:author="Palacherla, Susmitha C (NONUS)" w:date="2017-04-25T08:53:00Z">
        <w:r w:rsidRPr="0095359C" w:rsidDel="00EF5B6C">
          <w:rPr>
            <w:rFonts w:asciiTheme="minorHAnsi" w:hAnsiTheme="minorHAnsi"/>
            <w:sz w:val="20"/>
            <w:szCs w:val="20"/>
          </w:rPr>
          <w:delText>GO</w:delText>
        </w:r>
      </w:del>
    </w:p>
    <w:p w:rsidR="00FF1A5D" w:rsidRPr="0095359C" w:rsidRDefault="00FF1A5D" w:rsidP="00FF1A5D">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Coaching_Log table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FA2628F" wp14:editId="33ABD6ED">
            <wp:extent cx="2143125" cy="1181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143125" cy="11811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EF5B6C" w:rsidRDefault="00EF5B6C" w:rsidP="004D3B66">
      <w:pPr>
        <w:widowControl w:val="0"/>
        <w:autoSpaceDE w:val="0"/>
        <w:autoSpaceDN w:val="0"/>
        <w:adjustRightInd w:val="0"/>
        <w:spacing w:after="0" w:line="240" w:lineRule="auto"/>
        <w:rPr>
          <w:ins w:id="276" w:author="Palacherla, Susmitha C (NONUS)" w:date="2017-04-25T08:54:00Z"/>
          <w:rFonts w:asciiTheme="minorHAnsi" w:hAnsiTheme="minorHAnsi"/>
          <w:sz w:val="20"/>
          <w:szCs w:val="20"/>
        </w:rPr>
      </w:pPr>
      <w:ins w:id="277" w:author="Palacherla, Susmitha C (NONUS)" w:date="2017-04-25T08:53:00Z">
        <w:r>
          <w:rPr>
            <w:rFonts w:asciiTheme="minorHAnsi" w:hAnsiTheme="minorHAnsi"/>
            <w:sz w:val="20"/>
            <w:szCs w:val="20"/>
          </w:rPr>
          <w:t xml:space="preserve">SQLStatement: </w:t>
        </w:r>
      </w:ins>
      <w:ins w:id="278" w:author="Palacherla, Susmitha C (NONUS)" w:date="2017-04-25T08:54:00Z">
        <w:r w:rsidRPr="00EF5B6C">
          <w:rPr>
            <w:rFonts w:asciiTheme="minorHAnsi" w:hAnsiTheme="minorHAnsi"/>
            <w:sz w:val="20"/>
            <w:szCs w:val="20"/>
          </w:rPr>
          <w:t>Exec [EC].[sp_InsertInto_Coaching_Log_Outlier]? Output</w:t>
        </w:r>
      </w:ins>
    </w:p>
    <w:p w:rsidR="00EF5B6C" w:rsidRDefault="00EF5B6C" w:rsidP="00EF5B6C">
      <w:pPr>
        <w:rPr>
          <w:ins w:id="279" w:author="Palacherla, Susmitha C (NONUS)" w:date="2017-04-25T08:54:00Z"/>
          <w:rFonts w:asciiTheme="minorHAnsi" w:hAnsiTheme="minorHAnsi"/>
          <w:sz w:val="20"/>
          <w:szCs w:val="20"/>
        </w:rPr>
        <w:pPrChange w:id="280" w:author="Palacherla, Susmitha C (NONUS)" w:date="2017-04-25T08:54:00Z">
          <w:pPr>
            <w:ind w:left="1440"/>
          </w:pPr>
        </w:pPrChange>
      </w:pPr>
      <w:ins w:id="281" w:author="Palacherla, Susmitha C (NONUS)" w:date="2017-04-25T08:54:00Z">
        <w:r>
          <w:rPr>
            <w:rFonts w:asciiTheme="minorHAnsi" w:hAnsiTheme="minorHAnsi"/>
            <w:sz w:val="20"/>
            <w:szCs w:val="20"/>
          </w:rPr>
          <w:t xml:space="preserve">Parameter Mapping: </w:t>
        </w:r>
      </w:ins>
    </w:p>
    <w:p w:rsidR="00EF5B6C" w:rsidRDefault="00EF5B6C" w:rsidP="00EF5B6C">
      <w:pPr>
        <w:rPr>
          <w:ins w:id="282" w:author="Palacherla, Susmitha C (NONUS)" w:date="2017-04-25T08:54:00Z"/>
          <w:rFonts w:asciiTheme="minorHAnsi" w:hAnsiTheme="minorHAnsi"/>
          <w:sz w:val="20"/>
          <w:szCs w:val="20"/>
        </w:rPr>
        <w:pPrChange w:id="283" w:author="Palacherla, Susmitha C (NONUS)" w:date="2017-04-25T08:54:00Z">
          <w:pPr>
            <w:ind w:left="1440"/>
          </w:pPr>
        </w:pPrChange>
      </w:pPr>
      <w:ins w:id="284" w:author="Palacherla, Susmitha C (NONUS)" w:date="2017-04-25T08:54:00Z">
        <w:r>
          <w:rPr>
            <w:noProof/>
          </w:rPr>
          <w:drawing>
            <wp:inline distT="0" distB="0" distL="0" distR="0" wp14:anchorId="7D319D7E" wp14:editId="17E8FDE0">
              <wp:extent cx="256032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0320" cy="914400"/>
                      </a:xfrm>
                      <a:prstGeom prst="rect">
                        <a:avLst/>
                      </a:prstGeom>
                    </pic:spPr>
                  </pic:pic>
                </a:graphicData>
              </a:graphic>
            </wp:inline>
          </w:drawing>
        </w:r>
      </w:ins>
    </w:p>
    <w:p w:rsidR="004D3B66" w:rsidRPr="0095359C" w:rsidDel="00EF5B6C" w:rsidRDefault="000B36BD" w:rsidP="004D3B66">
      <w:pPr>
        <w:widowControl w:val="0"/>
        <w:autoSpaceDE w:val="0"/>
        <w:autoSpaceDN w:val="0"/>
        <w:adjustRightInd w:val="0"/>
        <w:spacing w:after="0" w:line="240" w:lineRule="auto"/>
        <w:rPr>
          <w:del w:id="285" w:author="Palacherla, Susmitha C (NONUS)" w:date="2017-04-25T08:54:00Z"/>
          <w:rFonts w:asciiTheme="minorHAnsi" w:hAnsiTheme="minorHAnsi" w:cs="Arial"/>
          <w:sz w:val="20"/>
          <w:szCs w:val="20"/>
        </w:rPr>
      </w:pPr>
      <w:del w:id="286" w:author="Palacherla, Susmitha C (NONUS)" w:date="2017-04-25T08:54:00Z">
        <w:r w:rsidRPr="000B36BD" w:rsidDel="00EF5B6C">
          <w:rPr>
            <w:rFonts w:asciiTheme="minorHAnsi" w:hAnsiTheme="minorHAnsi"/>
            <w:sz w:val="20"/>
            <w:szCs w:val="20"/>
          </w:rPr>
          <w:lastRenderedPageBreak/>
          <w:delText>Exec [EC].[sp_InsertInto_Coaching_Log_Outlier]</w:delText>
        </w:r>
      </w:del>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Outliers Fact table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4330725" wp14:editId="44A5EE1C">
            <wp:extent cx="1809750" cy="742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809750" cy="74295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EF5B6C" w:rsidRPr="00EF5B6C" w:rsidRDefault="00EF5B6C" w:rsidP="00EF5B6C">
      <w:pPr>
        <w:widowControl w:val="0"/>
        <w:autoSpaceDE w:val="0"/>
        <w:autoSpaceDN w:val="0"/>
        <w:adjustRightInd w:val="0"/>
        <w:spacing w:after="0" w:line="240" w:lineRule="auto"/>
        <w:rPr>
          <w:ins w:id="287" w:author="Palacherla, Susmitha C (NONUS)" w:date="2017-04-25T08:55:00Z"/>
          <w:rFonts w:asciiTheme="minorHAnsi" w:hAnsiTheme="minorHAnsi"/>
          <w:sz w:val="20"/>
          <w:szCs w:val="20"/>
          <w:rPrChange w:id="288" w:author="Palacherla, Susmitha C (NONUS)" w:date="2017-04-25T08:55:00Z">
            <w:rPr>
              <w:ins w:id="289" w:author="Palacherla, Susmitha C (NONUS)" w:date="2017-04-25T08:55:00Z"/>
            </w:rPr>
          </w:rPrChange>
        </w:rPr>
      </w:pPr>
      <w:ins w:id="290" w:author="Palacherla, Susmitha C (NONUS)" w:date="2017-04-25T08:55:00Z">
        <w:r w:rsidRPr="00EF5B6C">
          <w:rPr>
            <w:rFonts w:asciiTheme="minorHAnsi" w:hAnsiTheme="minorHAnsi"/>
            <w:sz w:val="20"/>
            <w:szCs w:val="20"/>
            <w:rPrChange w:id="291" w:author="Palacherla, Susmitha C (NONUS)" w:date="2017-04-25T08:55:00Z">
              <w:rPr/>
            </w:rPrChange>
          </w:rPr>
          <w:t>INSERT INTO[EC].[Outlier_Coaching_Fact]</w:t>
        </w:r>
      </w:ins>
    </w:p>
    <w:p w:rsidR="00EF5B6C" w:rsidRPr="00EF5B6C" w:rsidRDefault="00EF5B6C" w:rsidP="00EF5B6C">
      <w:pPr>
        <w:widowControl w:val="0"/>
        <w:autoSpaceDE w:val="0"/>
        <w:autoSpaceDN w:val="0"/>
        <w:adjustRightInd w:val="0"/>
        <w:spacing w:after="0" w:line="240" w:lineRule="auto"/>
        <w:rPr>
          <w:ins w:id="292" w:author="Palacherla, Susmitha C (NONUS)" w:date="2017-04-25T08:55:00Z"/>
          <w:rFonts w:asciiTheme="minorHAnsi" w:hAnsiTheme="minorHAnsi"/>
          <w:sz w:val="20"/>
          <w:szCs w:val="20"/>
          <w:rPrChange w:id="293" w:author="Palacherla, Susmitha C (NONUS)" w:date="2017-04-25T08:55:00Z">
            <w:rPr>
              <w:ins w:id="294" w:author="Palacherla, Susmitha C (NONUS)" w:date="2017-04-25T08:55:00Z"/>
            </w:rPr>
          </w:rPrChange>
        </w:rPr>
      </w:pPr>
      <w:ins w:id="295" w:author="Palacherla, Susmitha C (NONUS)" w:date="2017-04-25T08:55:00Z">
        <w:r w:rsidRPr="00EF5B6C">
          <w:rPr>
            <w:rFonts w:asciiTheme="minorHAnsi" w:hAnsiTheme="minorHAnsi"/>
            <w:sz w:val="20"/>
            <w:szCs w:val="20"/>
            <w:rPrChange w:id="296" w:author="Palacherla, Susmitha C (NONUS)" w:date="2017-04-25T08:55:00Z">
              <w:rPr/>
            </w:rPrChange>
          </w:rPr>
          <w:t xml:space="preserve">           ([Report_ID]</w:t>
        </w:r>
      </w:ins>
    </w:p>
    <w:p w:rsidR="00EF5B6C" w:rsidRPr="00EF5B6C" w:rsidRDefault="00EF5B6C" w:rsidP="00EF5B6C">
      <w:pPr>
        <w:widowControl w:val="0"/>
        <w:autoSpaceDE w:val="0"/>
        <w:autoSpaceDN w:val="0"/>
        <w:adjustRightInd w:val="0"/>
        <w:spacing w:after="0" w:line="240" w:lineRule="auto"/>
        <w:rPr>
          <w:ins w:id="297" w:author="Palacherla, Susmitha C (NONUS)" w:date="2017-04-25T08:55:00Z"/>
          <w:rFonts w:asciiTheme="minorHAnsi" w:hAnsiTheme="minorHAnsi"/>
          <w:sz w:val="20"/>
          <w:szCs w:val="20"/>
          <w:rPrChange w:id="298" w:author="Palacherla, Susmitha C (NONUS)" w:date="2017-04-25T08:55:00Z">
            <w:rPr>
              <w:ins w:id="299" w:author="Palacherla, Susmitha C (NONUS)" w:date="2017-04-25T08:55:00Z"/>
            </w:rPr>
          </w:rPrChange>
        </w:rPr>
      </w:pPr>
      <w:ins w:id="300" w:author="Palacherla, Susmitha C (NONUS)" w:date="2017-04-25T08:55:00Z">
        <w:r w:rsidRPr="00EF5B6C">
          <w:rPr>
            <w:rFonts w:asciiTheme="minorHAnsi" w:hAnsiTheme="minorHAnsi"/>
            <w:sz w:val="20"/>
            <w:szCs w:val="20"/>
            <w:rPrChange w:id="301" w:author="Palacherla, Susmitha C (NONUS)" w:date="2017-04-25T08:55:00Z">
              <w:rPr/>
            </w:rPrChange>
          </w:rPr>
          <w:t xml:space="preserve">           ,[Report_Code]</w:t>
        </w:r>
      </w:ins>
    </w:p>
    <w:p w:rsidR="00EF5B6C" w:rsidRPr="00EF5B6C" w:rsidRDefault="00EF5B6C" w:rsidP="00EF5B6C">
      <w:pPr>
        <w:widowControl w:val="0"/>
        <w:autoSpaceDE w:val="0"/>
        <w:autoSpaceDN w:val="0"/>
        <w:adjustRightInd w:val="0"/>
        <w:spacing w:after="0" w:line="240" w:lineRule="auto"/>
        <w:rPr>
          <w:ins w:id="302" w:author="Palacherla, Susmitha C (NONUS)" w:date="2017-04-25T08:55:00Z"/>
          <w:rFonts w:asciiTheme="minorHAnsi" w:hAnsiTheme="minorHAnsi"/>
          <w:sz w:val="20"/>
          <w:szCs w:val="20"/>
          <w:rPrChange w:id="303" w:author="Palacherla, Susmitha C (NONUS)" w:date="2017-04-25T08:55:00Z">
            <w:rPr>
              <w:ins w:id="304" w:author="Palacherla, Susmitha C (NONUS)" w:date="2017-04-25T08:55:00Z"/>
            </w:rPr>
          </w:rPrChange>
        </w:rPr>
      </w:pPr>
      <w:ins w:id="305" w:author="Palacherla, Susmitha C (NONUS)" w:date="2017-04-25T08:55:00Z">
        <w:r w:rsidRPr="00EF5B6C">
          <w:rPr>
            <w:rFonts w:asciiTheme="minorHAnsi" w:hAnsiTheme="minorHAnsi"/>
            <w:sz w:val="20"/>
            <w:szCs w:val="20"/>
            <w:rPrChange w:id="306" w:author="Palacherla, Susmitha C (NONUS)" w:date="2017-04-25T08:55:00Z">
              <w:rPr/>
            </w:rPrChange>
          </w:rPr>
          <w:t xml:space="preserve">           ,[Form_Type]</w:t>
        </w:r>
      </w:ins>
    </w:p>
    <w:p w:rsidR="00EF5B6C" w:rsidRPr="00EF5B6C" w:rsidRDefault="00EF5B6C" w:rsidP="00EF5B6C">
      <w:pPr>
        <w:widowControl w:val="0"/>
        <w:autoSpaceDE w:val="0"/>
        <w:autoSpaceDN w:val="0"/>
        <w:adjustRightInd w:val="0"/>
        <w:spacing w:after="0" w:line="240" w:lineRule="auto"/>
        <w:rPr>
          <w:ins w:id="307" w:author="Palacherla, Susmitha C (NONUS)" w:date="2017-04-25T08:55:00Z"/>
          <w:rFonts w:asciiTheme="minorHAnsi" w:hAnsiTheme="minorHAnsi"/>
          <w:sz w:val="20"/>
          <w:szCs w:val="20"/>
          <w:rPrChange w:id="308" w:author="Palacherla, Susmitha C (NONUS)" w:date="2017-04-25T08:55:00Z">
            <w:rPr>
              <w:ins w:id="309" w:author="Palacherla, Susmitha C (NONUS)" w:date="2017-04-25T08:55:00Z"/>
            </w:rPr>
          </w:rPrChange>
        </w:rPr>
      </w:pPr>
      <w:ins w:id="310" w:author="Palacherla, Susmitha C (NONUS)" w:date="2017-04-25T08:55:00Z">
        <w:r w:rsidRPr="00EF5B6C">
          <w:rPr>
            <w:rFonts w:asciiTheme="minorHAnsi" w:hAnsiTheme="minorHAnsi"/>
            <w:sz w:val="20"/>
            <w:szCs w:val="20"/>
            <w:rPrChange w:id="311" w:author="Palacherla, Susmitha C (NONUS)" w:date="2017-04-25T08:55:00Z">
              <w:rPr/>
            </w:rPrChange>
          </w:rPr>
          <w:t xml:space="preserve">           ,[Source]</w:t>
        </w:r>
      </w:ins>
    </w:p>
    <w:p w:rsidR="00EF5B6C" w:rsidRPr="00EF5B6C" w:rsidRDefault="00EF5B6C" w:rsidP="00EF5B6C">
      <w:pPr>
        <w:widowControl w:val="0"/>
        <w:autoSpaceDE w:val="0"/>
        <w:autoSpaceDN w:val="0"/>
        <w:adjustRightInd w:val="0"/>
        <w:spacing w:after="0" w:line="240" w:lineRule="auto"/>
        <w:rPr>
          <w:ins w:id="312" w:author="Palacherla, Susmitha C (NONUS)" w:date="2017-04-25T08:55:00Z"/>
          <w:rFonts w:asciiTheme="minorHAnsi" w:hAnsiTheme="minorHAnsi"/>
          <w:sz w:val="20"/>
          <w:szCs w:val="20"/>
          <w:rPrChange w:id="313" w:author="Palacherla, Susmitha C (NONUS)" w:date="2017-04-25T08:55:00Z">
            <w:rPr>
              <w:ins w:id="314" w:author="Palacherla, Susmitha C (NONUS)" w:date="2017-04-25T08:55:00Z"/>
            </w:rPr>
          </w:rPrChange>
        </w:rPr>
      </w:pPr>
      <w:ins w:id="315" w:author="Palacherla, Susmitha C (NONUS)" w:date="2017-04-25T08:55:00Z">
        <w:r w:rsidRPr="00EF5B6C">
          <w:rPr>
            <w:rFonts w:asciiTheme="minorHAnsi" w:hAnsiTheme="minorHAnsi"/>
            <w:sz w:val="20"/>
            <w:szCs w:val="20"/>
            <w:rPrChange w:id="316" w:author="Palacherla, Susmitha C (NONUS)" w:date="2017-04-25T08:55:00Z">
              <w:rPr/>
            </w:rPrChange>
          </w:rPr>
          <w:t xml:space="preserve">           ,[Form_Status]</w:t>
        </w:r>
      </w:ins>
    </w:p>
    <w:p w:rsidR="00EF5B6C" w:rsidRPr="00EF5B6C" w:rsidRDefault="00EF5B6C" w:rsidP="00EF5B6C">
      <w:pPr>
        <w:widowControl w:val="0"/>
        <w:autoSpaceDE w:val="0"/>
        <w:autoSpaceDN w:val="0"/>
        <w:adjustRightInd w:val="0"/>
        <w:spacing w:after="0" w:line="240" w:lineRule="auto"/>
        <w:rPr>
          <w:ins w:id="317" w:author="Palacherla, Susmitha C (NONUS)" w:date="2017-04-25T08:55:00Z"/>
          <w:rFonts w:asciiTheme="minorHAnsi" w:hAnsiTheme="minorHAnsi"/>
          <w:sz w:val="20"/>
          <w:szCs w:val="20"/>
          <w:rPrChange w:id="318" w:author="Palacherla, Susmitha C (NONUS)" w:date="2017-04-25T08:55:00Z">
            <w:rPr>
              <w:ins w:id="319" w:author="Palacherla, Susmitha C (NONUS)" w:date="2017-04-25T08:55:00Z"/>
            </w:rPr>
          </w:rPrChange>
        </w:rPr>
      </w:pPr>
      <w:ins w:id="320" w:author="Palacherla, Susmitha C (NONUS)" w:date="2017-04-25T08:55:00Z">
        <w:r w:rsidRPr="00EF5B6C">
          <w:rPr>
            <w:rFonts w:asciiTheme="minorHAnsi" w:hAnsiTheme="minorHAnsi"/>
            <w:sz w:val="20"/>
            <w:szCs w:val="20"/>
            <w:rPrChange w:id="321" w:author="Palacherla, Susmitha C (NONUS)" w:date="2017-04-25T08:55:00Z">
              <w:rPr/>
            </w:rPrChange>
          </w:rPr>
          <w:t xml:space="preserve">           ,[Event_Date]</w:t>
        </w:r>
      </w:ins>
    </w:p>
    <w:p w:rsidR="00EF5B6C" w:rsidRPr="00EF5B6C" w:rsidRDefault="00EF5B6C" w:rsidP="00EF5B6C">
      <w:pPr>
        <w:widowControl w:val="0"/>
        <w:autoSpaceDE w:val="0"/>
        <w:autoSpaceDN w:val="0"/>
        <w:adjustRightInd w:val="0"/>
        <w:spacing w:after="0" w:line="240" w:lineRule="auto"/>
        <w:rPr>
          <w:ins w:id="322" w:author="Palacherla, Susmitha C (NONUS)" w:date="2017-04-25T08:55:00Z"/>
          <w:rFonts w:asciiTheme="minorHAnsi" w:hAnsiTheme="minorHAnsi"/>
          <w:sz w:val="20"/>
          <w:szCs w:val="20"/>
          <w:rPrChange w:id="323" w:author="Palacherla, Susmitha C (NONUS)" w:date="2017-04-25T08:55:00Z">
            <w:rPr>
              <w:ins w:id="324" w:author="Palacherla, Susmitha C (NONUS)" w:date="2017-04-25T08:55:00Z"/>
            </w:rPr>
          </w:rPrChange>
        </w:rPr>
      </w:pPr>
      <w:ins w:id="325" w:author="Palacherla, Susmitha C (NONUS)" w:date="2017-04-25T08:55:00Z">
        <w:r w:rsidRPr="00EF5B6C">
          <w:rPr>
            <w:rFonts w:asciiTheme="minorHAnsi" w:hAnsiTheme="minorHAnsi"/>
            <w:sz w:val="20"/>
            <w:szCs w:val="20"/>
            <w:rPrChange w:id="326" w:author="Palacherla, Susmitha C (NONUS)" w:date="2017-04-25T08:55:00Z">
              <w:rPr/>
            </w:rPrChange>
          </w:rPr>
          <w:t xml:space="preserve">           ,[Submitted_Date]</w:t>
        </w:r>
      </w:ins>
    </w:p>
    <w:p w:rsidR="00EF5B6C" w:rsidRPr="00EF5B6C" w:rsidRDefault="00EF5B6C" w:rsidP="00EF5B6C">
      <w:pPr>
        <w:widowControl w:val="0"/>
        <w:autoSpaceDE w:val="0"/>
        <w:autoSpaceDN w:val="0"/>
        <w:adjustRightInd w:val="0"/>
        <w:spacing w:after="0" w:line="240" w:lineRule="auto"/>
        <w:rPr>
          <w:ins w:id="327" w:author="Palacherla, Susmitha C (NONUS)" w:date="2017-04-25T08:55:00Z"/>
          <w:rFonts w:asciiTheme="minorHAnsi" w:hAnsiTheme="minorHAnsi"/>
          <w:sz w:val="20"/>
          <w:szCs w:val="20"/>
          <w:rPrChange w:id="328" w:author="Palacherla, Susmitha C (NONUS)" w:date="2017-04-25T08:55:00Z">
            <w:rPr>
              <w:ins w:id="329" w:author="Palacherla, Susmitha C (NONUS)" w:date="2017-04-25T08:55:00Z"/>
            </w:rPr>
          </w:rPrChange>
        </w:rPr>
      </w:pPr>
      <w:ins w:id="330" w:author="Palacherla, Susmitha C (NONUS)" w:date="2017-04-25T08:55:00Z">
        <w:r w:rsidRPr="00EF5B6C">
          <w:rPr>
            <w:rFonts w:asciiTheme="minorHAnsi" w:hAnsiTheme="minorHAnsi"/>
            <w:sz w:val="20"/>
            <w:szCs w:val="20"/>
            <w:rPrChange w:id="331" w:author="Palacherla, Susmitha C (NONUS)" w:date="2017-04-25T08:55:00Z">
              <w:rPr/>
            </w:rPrChange>
          </w:rPr>
          <w:t xml:space="preserve">           ,[Start_Date]</w:t>
        </w:r>
      </w:ins>
    </w:p>
    <w:p w:rsidR="00EF5B6C" w:rsidRPr="00EF5B6C" w:rsidRDefault="00EF5B6C" w:rsidP="00EF5B6C">
      <w:pPr>
        <w:widowControl w:val="0"/>
        <w:autoSpaceDE w:val="0"/>
        <w:autoSpaceDN w:val="0"/>
        <w:adjustRightInd w:val="0"/>
        <w:spacing w:after="0" w:line="240" w:lineRule="auto"/>
        <w:rPr>
          <w:ins w:id="332" w:author="Palacherla, Susmitha C (NONUS)" w:date="2017-04-25T08:55:00Z"/>
          <w:rFonts w:asciiTheme="minorHAnsi" w:hAnsiTheme="minorHAnsi"/>
          <w:sz w:val="20"/>
          <w:szCs w:val="20"/>
          <w:rPrChange w:id="333" w:author="Palacherla, Susmitha C (NONUS)" w:date="2017-04-25T08:55:00Z">
            <w:rPr>
              <w:ins w:id="334" w:author="Palacherla, Susmitha C (NONUS)" w:date="2017-04-25T08:55:00Z"/>
            </w:rPr>
          </w:rPrChange>
        </w:rPr>
      </w:pPr>
      <w:ins w:id="335" w:author="Palacherla, Susmitha C (NONUS)" w:date="2017-04-25T08:55:00Z">
        <w:r w:rsidRPr="00EF5B6C">
          <w:rPr>
            <w:rFonts w:asciiTheme="minorHAnsi" w:hAnsiTheme="minorHAnsi"/>
            <w:sz w:val="20"/>
            <w:szCs w:val="20"/>
            <w:rPrChange w:id="336" w:author="Palacherla, Susmitha C (NONUS)" w:date="2017-04-25T08:55:00Z">
              <w:rPr/>
            </w:rPrChange>
          </w:rPr>
          <w:t xml:space="preserve">           ,[Submitter_LANID]</w:t>
        </w:r>
      </w:ins>
    </w:p>
    <w:p w:rsidR="00EF5B6C" w:rsidRPr="00EF5B6C" w:rsidRDefault="00EF5B6C" w:rsidP="00EF5B6C">
      <w:pPr>
        <w:widowControl w:val="0"/>
        <w:autoSpaceDE w:val="0"/>
        <w:autoSpaceDN w:val="0"/>
        <w:adjustRightInd w:val="0"/>
        <w:spacing w:after="0" w:line="240" w:lineRule="auto"/>
        <w:rPr>
          <w:ins w:id="337" w:author="Palacherla, Susmitha C (NONUS)" w:date="2017-04-25T08:55:00Z"/>
          <w:rFonts w:asciiTheme="minorHAnsi" w:hAnsiTheme="minorHAnsi"/>
          <w:sz w:val="20"/>
          <w:szCs w:val="20"/>
          <w:rPrChange w:id="338" w:author="Palacherla, Susmitha C (NONUS)" w:date="2017-04-25T08:55:00Z">
            <w:rPr>
              <w:ins w:id="339" w:author="Palacherla, Susmitha C (NONUS)" w:date="2017-04-25T08:55:00Z"/>
            </w:rPr>
          </w:rPrChange>
        </w:rPr>
      </w:pPr>
      <w:ins w:id="340" w:author="Palacherla, Susmitha C (NONUS)" w:date="2017-04-25T08:55:00Z">
        <w:r w:rsidRPr="00EF5B6C">
          <w:rPr>
            <w:rFonts w:asciiTheme="minorHAnsi" w:hAnsiTheme="minorHAnsi"/>
            <w:sz w:val="20"/>
            <w:szCs w:val="20"/>
            <w:rPrChange w:id="341" w:author="Palacherla, Susmitha C (NONUS)" w:date="2017-04-25T08:55:00Z">
              <w:rPr/>
            </w:rPrChange>
          </w:rPr>
          <w:t xml:space="preserve">           ,[Submitter_Name]</w:t>
        </w:r>
      </w:ins>
    </w:p>
    <w:p w:rsidR="00EF5B6C" w:rsidRPr="00EF5B6C" w:rsidRDefault="00EF5B6C" w:rsidP="00EF5B6C">
      <w:pPr>
        <w:widowControl w:val="0"/>
        <w:autoSpaceDE w:val="0"/>
        <w:autoSpaceDN w:val="0"/>
        <w:adjustRightInd w:val="0"/>
        <w:spacing w:after="0" w:line="240" w:lineRule="auto"/>
        <w:rPr>
          <w:ins w:id="342" w:author="Palacherla, Susmitha C (NONUS)" w:date="2017-04-25T08:55:00Z"/>
          <w:rFonts w:asciiTheme="minorHAnsi" w:hAnsiTheme="minorHAnsi"/>
          <w:sz w:val="20"/>
          <w:szCs w:val="20"/>
          <w:rPrChange w:id="343" w:author="Palacherla, Susmitha C (NONUS)" w:date="2017-04-25T08:55:00Z">
            <w:rPr>
              <w:ins w:id="344" w:author="Palacherla, Susmitha C (NONUS)" w:date="2017-04-25T08:55:00Z"/>
            </w:rPr>
          </w:rPrChange>
        </w:rPr>
      </w:pPr>
      <w:ins w:id="345" w:author="Palacherla, Susmitha C (NONUS)" w:date="2017-04-25T08:55:00Z">
        <w:r w:rsidRPr="00EF5B6C">
          <w:rPr>
            <w:rFonts w:asciiTheme="minorHAnsi" w:hAnsiTheme="minorHAnsi"/>
            <w:sz w:val="20"/>
            <w:szCs w:val="20"/>
            <w:rPrChange w:id="346" w:author="Palacherla, Susmitha C (NONUS)" w:date="2017-04-25T08:55:00Z">
              <w:rPr/>
            </w:rPrChange>
          </w:rPr>
          <w:t xml:space="preserve">           ,[Submitter_Email]</w:t>
        </w:r>
      </w:ins>
    </w:p>
    <w:p w:rsidR="00EF5B6C" w:rsidRPr="00EF5B6C" w:rsidRDefault="00EF5B6C" w:rsidP="00EF5B6C">
      <w:pPr>
        <w:widowControl w:val="0"/>
        <w:autoSpaceDE w:val="0"/>
        <w:autoSpaceDN w:val="0"/>
        <w:adjustRightInd w:val="0"/>
        <w:spacing w:after="0" w:line="240" w:lineRule="auto"/>
        <w:rPr>
          <w:ins w:id="347" w:author="Palacherla, Susmitha C (NONUS)" w:date="2017-04-25T08:55:00Z"/>
          <w:rFonts w:asciiTheme="minorHAnsi" w:hAnsiTheme="minorHAnsi"/>
          <w:sz w:val="20"/>
          <w:szCs w:val="20"/>
          <w:rPrChange w:id="348" w:author="Palacherla, Susmitha C (NONUS)" w:date="2017-04-25T08:55:00Z">
            <w:rPr>
              <w:ins w:id="349" w:author="Palacherla, Susmitha C (NONUS)" w:date="2017-04-25T08:55:00Z"/>
            </w:rPr>
          </w:rPrChange>
        </w:rPr>
      </w:pPr>
      <w:ins w:id="350" w:author="Palacherla, Susmitha C (NONUS)" w:date="2017-04-25T08:55:00Z">
        <w:r w:rsidRPr="00EF5B6C">
          <w:rPr>
            <w:rFonts w:asciiTheme="minorHAnsi" w:hAnsiTheme="minorHAnsi"/>
            <w:sz w:val="20"/>
            <w:szCs w:val="20"/>
            <w:rPrChange w:id="351" w:author="Palacherla, Susmitha C (NONUS)" w:date="2017-04-25T08:55:00Z">
              <w:rPr/>
            </w:rPrChange>
          </w:rPr>
          <w:t xml:space="preserve">           ,[CSR_LANID]</w:t>
        </w:r>
      </w:ins>
    </w:p>
    <w:p w:rsidR="00EF5B6C" w:rsidRPr="00EF5B6C" w:rsidRDefault="00EF5B6C" w:rsidP="00EF5B6C">
      <w:pPr>
        <w:widowControl w:val="0"/>
        <w:autoSpaceDE w:val="0"/>
        <w:autoSpaceDN w:val="0"/>
        <w:adjustRightInd w:val="0"/>
        <w:spacing w:after="0" w:line="240" w:lineRule="auto"/>
        <w:rPr>
          <w:ins w:id="352" w:author="Palacherla, Susmitha C (NONUS)" w:date="2017-04-25T08:55:00Z"/>
          <w:rFonts w:asciiTheme="minorHAnsi" w:hAnsiTheme="minorHAnsi"/>
          <w:sz w:val="20"/>
          <w:szCs w:val="20"/>
          <w:rPrChange w:id="353" w:author="Palacherla, Susmitha C (NONUS)" w:date="2017-04-25T08:55:00Z">
            <w:rPr>
              <w:ins w:id="354" w:author="Palacherla, Susmitha C (NONUS)" w:date="2017-04-25T08:55:00Z"/>
            </w:rPr>
          </w:rPrChange>
        </w:rPr>
      </w:pPr>
      <w:ins w:id="355" w:author="Palacherla, Susmitha C (NONUS)" w:date="2017-04-25T08:55:00Z">
        <w:r w:rsidRPr="00EF5B6C">
          <w:rPr>
            <w:rFonts w:asciiTheme="minorHAnsi" w:hAnsiTheme="minorHAnsi"/>
            <w:sz w:val="20"/>
            <w:szCs w:val="20"/>
            <w:rPrChange w:id="356" w:author="Palacherla, Susmitha C (NONUS)" w:date="2017-04-25T08:55:00Z">
              <w:rPr/>
            </w:rPrChange>
          </w:rPr>
          <w:t xml:space="preserve">           ,[CSR_Site]</w:t>
        </w:r>
      </w:ins>
    </w:p>
    <w:p w:rsidR="00EF5B6C" w:rsidRPr="00EF5B6C" w:rsidRDefault="00EF5B6C" w:rsidP="00EF5B6C">
      <w:pPr>
        <w:widowControl w:val="0"/>
        <w:autoSpaceDE w:val="0"/>
        <w:autoSpaceDN w:val="0"/>
        <w:adjustRightInd w:val="0"/>
        <w:spacing w:after="0" w:line="240" w:lineRule="auto"/>
        <w:rPr>
          <w:ins w:id="357" w:author="Palacherla, Susmitha C (NONUS)" w:date="2017-04-25T08:55:00Z"/>
          <w:rFonts w:asciiTheme="minorHAnsi" w:hAnsiTheme="minorHAnsi"/>
          <w:sz w:val="20"/>
          <w:szCs w:val="20"/>
          <w:rPrChange w:id="358" w:author="Palacherla, Susmitha C (NONUS)" w:date="2017-04-25T08:55:00Z">
            <w:rPr>
              <w:ins w:id="359" w:author="Palacherla, Susmitha C (NONUS)" w:date="2017-04-25T08:55:00Z"/>
            </w:rPr>
          </w:rPrChange>
        </w:rPr>
      </w:pPr>
      <w:ins w:id="360" w:author="Palacherla, Susmitha C (NONUS)" w:date="2017-04-25T08:55:00Z">
        <w:r w:rsidRPr="00EF5B6C">
          <w:rPr>
            <w:rFonts w:asciiTheme="minorHAnsi" w:hAnsiTheme="minorHAnsi"/>
            <w:sz w:val="20"/>
            <w:szCs w:val="20"/>
            <w:rPrChange w:id="361" w:author="Palacherla, Susmitha C (NONUS)" w:date="2017-04-25T08:55:00Z">
              <w:rPr/>
            </w:rPrChange>
          </w:rPr>
          <w:t xml:space="preserve">           ,[Program]</w:t>
        </w:r>
      </w:ins>
    </w:p>
    <w:p w:rsidR="00EF5B6C" w:rsidRPr="00EF5B6C" w:rsidRDefault="00EF5B6C" w:rsidP="00EF5B6C">
      <w:pPr>
        <w:widowControl w:val="0"/>
        <w:autoSpaceDE w:val="0"/>
        <w:autoSpaceDN w:val="0"/>
        <w:adjustRightInd w:val="0"/>
        <w:spacing w:after="0" w:line="240" w:lineRule="auto"/>
        <w:rPr>
          <w:ins w:id="362" w:author="Palacherla, Susmitha C (NONUS)" w:date="2017-04-25T08:55:00Z"/>
          <w:rFonts w:asciiTheme="minorHAnsi" w:hAnsiTheme="minorHAnsi"/>
          <w:sz w:val="20"/>
          <w:szCs w:val="20"/>
          <w:rPrChange w:id="363" w:author="Palacherla, Susmitha C (NONUS)" w:date="2017-04-25T08:55:00Z">
            <w:rPr>
              <w:ins w:id="364" w:author="Palacherla, Susmitha C (NONUS)" w:date="2017-04-25T08:55:00Z"/>
            </w:rPr>
          </w:rPrChange>
        </w:rPr>
      </w:pPr>
      <w:ins w:id="365" w:author="Palacherla, Susmitha C (NONUS)" w:date="2017-04-25T08:55:00Z">
        <w:r w:rsidRPr="00EF5B6C">
          <w:rPr>
            <w:rFonts w:asciiTheme="minorHAnsi" w:hAnsiTheme="minorHAnsi"/>
            <w:sz w:val="20"/>
            <w:szCs w:val="20"/>
            <w:rPrChange w:id="366" w:author="Palacherla, Susmitha C (NONUS)" w:date="2017-04-25T08:55:00Z">
              <w:rPr/>
            </w:rPrChange>
          </w:rPr>
          <w:t xml:space="preserve">           ,[CoachReason_Current_Coaching_Initiatives]</w:t>
        </w:r>
      </w:ins>
    </w:p>
    <w:p w:rsidR="00EF5B6C" w:rsidRPr="00EF5B6C" w:rsidRDefault="00EF5B6C" w:rsidP="00EF5B6C">
      <w:pPr>
        <w:widowControl w:val="0"/>
        <w:autoSpaceDE w:val="0"/>
        <w:autoSpaceDN w:val="0"/>
        <w:adjustRightInd w:val="0"/>
        <w:spacing w:after="0" w:line="240" w:lineRule="auto"/>
        <w:rPr>
          <w:ins w:id="367" w:author="Palacherla, Susmitha C (NONUS)" w:date="2017-04-25T08:55:00Z"/>
          <w:rFonts w:asciiTheme="minorHAnsi" w:hAnsiTheme="minorHAnsi"/>
          <w:sz w:val="20"/>
          <w:szCs w:val="20"/>
          <w:rPrChange w:id="368" w:author="Palacherla, Susmitha C (NONUS)" w:date="2017-04-25T08:55:00Z">
            <w:rPr>
              <w:ins w:id="369" w:author="Palacherla, Susmitha C (NONUS)" w:date="2017-04-25T08:55:00Z"/>
            </w:rPr>
          </w:rPrChange>
        </w:rPr>
      </w:pPr>
      <w:ins w:id="370" w:author="Palacherla, Susmitha C (NONUS)" w:date="2017-04-25T08:55:00Z">
        <w:r w:rsidRPr="00EF5B6C">
          <w:rPr>
            <w:rFonts w:asciiTheme="minorHAnsi" w:hAnsiTheme="minorHAnsi"/>
            <w:sz w:val="20"/>
            <w:szCs w:val="20"/>
            <w:rPrChange w:id="371" w:author="Palacherla, Susmitha C (NONUS)" w:date="2017-04-25T08:55:00Z">
              <w:rPr/>
            </w:rPrChange>
          </w:rPr>
          <w:t xml:space="preserve">           ,[TextDescription]</w:t>
        </w:r>
      </w:ins>
    </w:p>
    <w:p w:rsidR="00EF5B6C" w:rsidRPr="00EF5B6C" w:rsidRDefault="00EF5B6C" w:rsidP="00EF5B6C">
      <w:pPr>
        <w:widowControl w:val="0"/>
        <w:autoSpaceDE w:val="0"/>
        <w:autoSpaceDN w:val="0"/>
        <w:adjustRightInd w:val="0"/>
        <w:spacing w:after="0" w:line="240" w:lineRule="auto"/>
        <w:rPr>
          <w:ins w:id="372" w:author="Palacherla, Susmitha C (NONUS)" w:date="2017-04-25T08:55:00Z"/>
          <w:rFonts w:asciiTheme="minorHAnsi" w:hAnsiTheme="minorHAnsi"/>
          <w:sz w:val="20"/>
          <w:szCs w:val="20"/>
          <w:rPrChange w:id="373" w:author="Palacherla, Susmitha C (NONUS)" w:date="2017-04-25T08:55:00Z">
            <w:rPr>
              <w:ins w:id="374" w:author="Palacherla, Susmitha C (NONUS)" w:date="2017-04-25T08:55:00Z"/>
            </w:rPr>
          </w:rPrChange>
        </w:rPr>
      </w:pPr>
      <w:ins w:id="375" w:author="Palacherla, Susmitha C (NONUS)" w:date="2017-04-25T08:55:00Z">
        <w:r w:rsidRPr="00EF5B6C">
          <w:rPr>
            <w:rFonts w:asciiTheme="minorHAnsi" w:hAnsiTheme="minorHAnsi"/>
            <w:sz w:val="20"/>
            <w:szCs w:val="20"/>
            <w:rPrChange w:id="376" w:author="Palacherla, Susmitha C (NONUS)" w:date="2017-04-25T08:55:00Z">
              <w:rPr/>
            </w:rPrChange>
          </w:rPr>
          <w:t xml:space="preserve">           ,[FileName]</w:t>
        </w:r>
      </w:ins>
    </w:p>
    <w:p w:rsidR="00EF5B6C" w:rsidRPr="00EF5B6C" w:rsidRDefault="00EF5B6C" w:rsidP="00EF5B6C">
      <w:pPr>
        <w:widowControl w:val="0"/>
        <w:autoSpaceDE w:val="0"/>
        <w:autoSpaceDN w:val="0"/>
        <w:adjustRightInd w:val="0"/>
        <w:spacing w:after="0" w:line="240" w:lineRule="auto"/>
        <w:rPr>
          <w:ins w:id="377" w:author="Palacherla, Susmitha C (NONUS)" w:date="2017-04-25T08:55:00Z"/>
          <w:rFonts w:asciiTheme="minorHAnsi" w:hAnsiTheme="minorHAnsi"/>
          <w:sz w:val="20"/>
          <w:szCs w:val="20"/>
          <w:rPrChange w:id="378" w:author="Palacherla, Susmitha C (NONUS)" w:date="2017-04-25T08:55:00Z">
            <w:rPr>
              <w:ins w:id="379" w:author="Palacherla, Susmitha C (NONUS)" w:date="2017-04-25T08:55:00Z"/>
            </w:rPr>
          </w:rPrChange>
        </w:rPr>
      </w:pPr>
      <w:ins w:id="380" w:author="Palacherla, Susmitha C (NONUS)" w:date="2017-04-25T08:55:00Z">
        <w:r w:rsidRPr="00EF5B6C">
          <w:rPr>
            <w:rFonts w:asciiTheme="minorHAnsi" w:hAnsiTheme="minorHAnsi"/>
            <w:sz w:val="20"/>
            <w:szCs w:val="20"/>
            <w:rPrChange w:id="381" w:author="Palacherla, Susmitha C (NONUS)" w:date="2017-04-25T08:55:00Z">
              <w:rPr/>
            </w:rPrChange>
          </w:rPr>
          <w:t xml:space="preserve">           ,[RMgr_ID]</w:t>
        </w:r>
      </w:ins>
    </w:p>
    <w:p w:rsidR="00EF5B6C" w:rsidRPr="00EF5B6C" w:rsidRDefault="00EF5B6C" w:rsidP="00EF5B6C">
      <w:pPr>
        <w:widowControl w:val="0"/>
        <w:autoSpaceDE w:val="0"/>
        <w:autoSpaceDN w:val="0"/>
        <w:adjustRightInd w:val="0"/>
        <w:spacing w:after="0" w:line="240" w:lineRule="auto"/>
        <w:rPr>
          <w:ins w:id="382" w:author="Palacherla, Susmitha C (NONUS)" w:date="2017-04-25T08:55:00Z"/>
          <w:rFonts w:asciiTheme="minorHAnsi" w:hAnsiTheme="minorHAnsi"/>
          <w:sz w:val="20"/>
          <w:szCs w:val="20"/>
          <w:rPrChange w:id="383" w:author="Palacherla, Susmitha C (NONUS)" w:date="2017-04-25T08:55:00Z">
            <w:rPr>
              <w:ins w:id="384" w:author="Palacherla, Susmitha C (NONUS)" w:date="2017-04-25T08:55:00Z"/>
            </w:rPr>
          </w:rPrChange>
        </w:rPr>
      </w:pPr>
      <w:ins w:id="385" w:author="Palacherla, Susmitha C (NONUS)" w:date="2017-04-25T08:55:00Z">
        <w:r w:rsidRPr="00EF5B6C">
          <w:rPr>
            <w:rFonts w:asciiTheme="minorHAnsi" w:hAnsiTheme="minorHAnsi"/>
            <w:sz w:val="20"/>
            <w:szCs w:val="20"/>
            <w:rPrChange w:id="386" w:author="Palacherla, Susmitha C (NONUS)" w:date="2017-04-25T08:55:00Z">
              <w:rPr/>
            </w:rPrChange>
          </w:rPr>
          <w:t xml:space="preserve">          ,[CD1]</w:t>
        </w:r>
      </w:ins>
    </w:p>
    <w:p w:rsidR="00EF5B6C" w:rsidRPr="00EF5B6C" w:rsidRDefault="00EF5B6C" w:rsidP="00EF5B6C">
      <w:pPr>
        <w:widowControl w:val="0"/>
        <w:autoSpaceDE w:val="0"/>
        <w:autoSpaceDN w:val="0"/>
        <w:adjustRightInd w:val="0"/>
        <w:spacing w:after="0" w:line="240" w:lineRule="auto"/>
        <w:rPr>
          <w:ins w:id="387" w:author="Palacherla, Susmitha C (NONUS)" w:date="2017-04-25T08:55:00Z"/>
          <w:rFonts w:asciiTheme="minorHAnsi" w:hAnsiTheme="minorHAnsi"/>
          <w:sz w:val="20"/>
          <w:szCs w:val="20"/>
          <w:rPrChange w:id="388" w:author="Palacherla, Susmitha C (NONUS)" w:date="2017-04-25T08:55:00Z">
            <w:rPr>
              <w:ins w:id="389" w:author="Palacherla, Susmitha C (NONUS)" w:date="2017-04-25T08:55:00Z"/>
            </w:rPr>
          </w:rPrChange>
        </w:rPr>
      </w:pPr>
      <w:ins w:id="390" w:author="Palacherla, Susmitha C (NONUS)" w:date="2017-04-25T08:55:00Z">
        <w:r w:rsidRPr="00EF5B6C">
          <w:rPr>
            <w:rFonts w:asciiTheme="minorHAnsi" w:hAnsiTheme="minorHAnsi"/>
            <w:sz w:val="20"/>
            <w:szCs w:val="20"/>
            <w:rPrChange w:id="391" w:author="Palacherla, Susmitha C (NONUS)" w:date="2017-04-25T08:55:00Z">
              <w:rPr/>
            </w:rPrChange>
          </w:rPr>
          <w:t xml:space="preserve">           ,[CD2]</w:t>
        </w:r>
      </w:ins>
    </w:p>
    <w:p w:rsidR="00EF5B6C" w:rsidRPr="00EF5B6C" w:rsidRDefault="00EF5B6C" w:rsidP="00EF5B6C">
      <w:pPr>
        <w:widowControl w:val="0"/>
        <w:autoSpaceDE w:val="0"/>
        <w:autoSpaceDN w:val="0"/>
        <w:adjustRightInd w:val="0"/>
        <w:spacing w:after="0" w:line="240" w:lineRule="auto"/>
        <w:rPr>
          <w:ins w:id="392" w:author="Palacherla, Susmitha C (NONUS)" w:date="2017-04-25T08:55:00Z"/>
          <w:rFonts w:asciiTheme="minorHAnsi" w:hAnsiTheme="minorHAnsi"/>
          <w:sz w:val="20"/>
          <w:szCs w:val="20"/>
          <w:rPrChange w:id="393" w:author="Palacherla, Susmitha C (NONUS)" w:date="2017-04-25T08:55:00Z">
            <w:rPr>
              <w:ins w:id="394" w:author="Palacherla, Susmitha C (NONUS)" w:date="2017-04-25T08:55:00Z"/>
            </w:rPr>
          </w:rPrChange>
        </w:rPr>
      </w:pPr>
      <w:ins w:id="395" w:author="Palacherla, Susmitha C (NONUS)" w:date="2017-04-25T08:55:00Z">
        <w:r w:rsidRPr="00EF5B6C">
          <w:rPr>
            <w:rFonts w:asciiTheme="minorHAnsi" w:hAnsiTheme="minorHAnsi"/>
            <w:sz w:val="20"/>
            <w:szCs w:val="20"/>
            <w:rPrChange w:id="396" w:author="Palacherla, Susmitha C (NONUS)" w:date="2017-04-25T08:55:00Z">
              <w:rPr/>
            </w:rPrChange>
          </w:rPr>
          <w:t xml:space="preserve">           ,[CSR_EMPID])</w:t>
        </w:r>
      </w:ins>
    </w:p>
    <w:p w:rsidR="00EF5B6C" w:rsidRPr="00EF5B6C" w:rsidRDefault="00EF5B6C" w:rsidP="00EF5B6C">
      <w:pPr>
        <w:widowControl w:val="0"/>
        <w:autoSpaceDE w:val="0"/>
        <w:autoSpaceDN w:val="0"/>
        <w:adjustRightInd w:val="0"/>
        <w:spacing w:after="0" w:line="240" w:lineRule="auto"/>
        <w:ind w:left="1440"/>
        <w:rPr>
          <w:ins w:id="397" w:author="Palacherla, Susmitha C (NONUS)" w:date="2017-04-25T08:55:00Z"/>
          <w:rFonts w:asciiTheme="minorHAnsi" w:hAnsiTheme="minorHAnsi"/>
          <w:sz w:val="20"/>
          <w:szCs w:val="20"/>
          <w:rPrChange w:id="398" w:author="Palacherla, Susmitha C (NONUS)" w:date="2017-04-25T08:55:00Z">
            <w:rPr>
              <w:ins w:id="399" w:author="Palacherla, Susmitha C (NONUS)" w:date="2017-04-25T08:55:00Z"/>
            </w:rPr>
          </w:rPrChange>
        </w:rPr>
        <w:pPrChange w:id="400" w:author="Palacherla, Susmitha C (NONUS)" w:date="2017-04-25T08:55:00Z">
          <w:pPr>
            <w:widowControl w:val="0"/>
            <w:autoSpaceDE w:val="0"/>
            <w:autoSpaceDN w:val="0"/>
            <w:adjustRightInd w:val="0"/>
            <w:spacing w:after="0" w:line="240" w:lineRule="auto"/>
          </w:pPr>
        </w:pPrChange>
      </w:pPr>
      <w:ins w:id="401" w:author="Palacherla, Susmitha C (NONUS)" w:date="2017-04-25T08:55:00Z">
        <w:r w:rsidRPr="00EF5B6C">
          <w:rPr>
            <w:rFonts w:asciiTheme="minorHAnsi" w:hAnsiTheme="minorHAnsi"/>
            <w:sz w:val="20"/>
            <w:szCs w:val="20"/>
            <w:rPrChange w:id="402" w:author="Palacherla, Susmitha C (NONUS)" w:date="2017-04-25T08:55:00Z">
              <w:rPr/>
            </w:rPrChange>
          </w:rPr>
          <w:t xml:space="preserve">     SELECT S.[Report_ID]</w:t>
        </w:r>
      </w:ins>
    </w:p>
    <w:p w:rsidR="00EF5B6C" w:rsidRPr="00EF5B6C" w:rsidRDefault="00EF5B6C" w:rsidP="00EF5B6C">
      <w:pPr>
        <w:widowControl w:val="0"/>
        <w:autoSpaceDE w:val="0"/>
        <w:autoSpaceDN w:val="0"/>
        <w:adjustRightInd w:val="0"/>
        <w:spacing w:after="0" w:line="240" w:lineRule="auto"/>
        <w:ind w:left="1440"/>
        <w:rPr>
          <w:ins w:id="403" w:author="Palacherla, Susmitha C (NONUS)" w:date="2017-04-25T08:55:00Z"/>
          <w:rFonts w:asciiTheme="minorHAnsi" w:hAnsiTheme="minorHAnsi"/>
          <w:sz w:val="20"/>
          <w:szCs w:val="20"/>
          <w:rPrChange w:id="404" w:author="Palacherla, Susmitha C (NONUS)" w:date="2017-04-25T08:55:00Z">
            <w:rPr>
              <w:ins w:id="405" w:author="Palacherla, Susmitha C (NONUS)" w:date="2017-04-25T08:55:00Z"/>
            </w:rPr>
          </w:rPrChange>
        </w:rPr>
        <w:pPrChange w:id="406" w:author="Palacherla, Susmitha C (NONUS)" w:date="2017-04-25T08:55:00Z">
          <w:pPr>
            <w:widowControl w:val="0"/>
            <w:autoSpaceDE w:val="0"/>
            <w:autoSpaceDN w:val="0"/>
            <w:adjustRightInd w:val="0"/>
            <w:spacing w:after="0" w:line="240" w:lineRule="auto"/>
          </w:pPr>
        </w:pPrChange>
      </w:pPr>
      <w:ins w:id="407" w:author="Palacherla, Susmitha C (NONUS)" w:date="2017-04-25T08:55:00Z">
        <w:r w:rsidRPr="00EF5B6C">
          <w:rPr>
            <w:rFonts w:asciiTheme="minorHAnsi" w:hAnsiTheme="minorHAnsi"/>
            <w:sz w:val="20"/>
            <w:szCs w:val="20"/>
            <w:rPrChange w:id="408" w:author="Palacherla, Susmitha C (NONUS)" w:date="2017-04-25T08:55:00Z">
              <w:rPr/>
            </w:rPrChange>
          </w:rPr>
          <w:t xml:space="preserve">      ,S.[Report_Code]</w:t>
        </w:r>
      </w:ins>
    </w:p>
    <w:p w:rsidR="00EF5B6C" w:rsidRPr="00EF5B6C" w:rsidRDefault="00EF5B6C" w:rsidP="00EF5B6C">
      <w:pPr>
        <w:widowControl w:val="0"/>
        <w:autoSpaceDE w:val="0"/>
        <w:autoSpaceDN w:val="0"/>
        <w:adjustRightInd w:val="0"/>
        <w:spacing w:after="0" w:line="240" w:lineRule="auto"/>
        <w:ind w:left="1440"/>
        <w:rPr>
          <w:ins w:id="409" w:author="Palacherla, Susmitha C (NONUS)" w:date="2017-04-25T08:55:00Z"/>
          <w:rFonts w:asciiTheme="minorHAnsi" w:hAnsiTheme="minorHAnsi"/>
          <w:sz w:val="20"/>
          <w:szCs w:val="20"/>
          <w:rPrChange w:id="410" w:author="Palacherla, Susmitha C (NONUS)" w:date="2017-04-25T08:55:00Z">
            <w:rPr>
              <w:ins w:id="411" w:author="Palacherla, Susmitha C (NONUS)" w:date="2017-04-25T08:55:00Z"/>
            </w:rPr>
          </w:rPrChange>
        </w:rPr>
        <w:pPrChange w:id="412" w:author="Palacherla, Susmitha C (NONUS)" w:date="2017-04-25T08:55:00Z">
          <w:pPr>
            <w:widowControl w:val="0"/>
            <w:autoSpaceDE w:val="0"/>
            <w:autoSpaceDN w:val="0"/>
            <w:adjustRightInd w:val="0"/>
            <w:spacing w:after="0" w:line="240" w:lineRule="auto"/>
          </w:pPr>
        </w:pPrChange>
      </w:pPr>
      <w:ins w:id="413" w:author="Palacherla, Susmitha C (NONUS)" w:date="2017-04-25T08:55:00Z">
        <w:r w:rsidRPr="00EF5B6C">
          <w:rPr>
            <w:rFonts w:asciiTheme="minorHAnsi" w:hAnsiTheme="minorHAnsi"/>
            <w:sz w:val="20"/>
            <w:szCs w:val="20"/>
            <w:rPrChange w:id="414" w:author="Palacherla, Susmitha C (NONUS)" w:date="2017-04-25T08:55:00Z">
              <w:rPr/>
            </w:rPrChange>
          </w:rPr>
          <w:t xml:space="preserve">      ,S.[Form_Type]</w:t>
        </w:r>
      </w:ins>
    </w:p>
    <w:p w:rsidR="00EF5B6C" w:rsidRPr="00EF5B6C" w:rsidRDefault="00EF5B6C" w:rsidP="00EF5B6C">
      <w:pPr>
        <w:widowControl w:val="0"/>
        <w:autoSpaceDE w:val="0"/>
        <w:autoSpaceDN w:val="0"/>
        <w:adjustRightInd w:val="0"/>
        <w:spacing w:after="0" w:line="240" w:lineRule="auto"/>
        <w:ind w:left="1440"/>
        <w:rPr>
          <w:ins w:id="415" w:author="Palacherla, Susmitha C (NONUS)" w:date="2017-04-25T08:55:00Z"/>
          <w:rFonts w:asciiTheme="minorHAnsi" w:hAnsiTheme="minorHAnsi"/>
          <w:sz w:val="20"/>
          <w:szCs w:val="20"/>
          <w:rPrChange w:id="416" w:author="Palacherla, Susmitha C (NONUS)" w:date="2017-04-25T08:55:00Z">
            <w:rPr>
              <w:ins w:id="417" w:author="Palacherla, Susmitha C (NONUS)" w:date="2017-04-25T08:55:00Z"/>
            </w:rPr>
          </w:rPrChange>
        </w:rPr>
        <w:pPrChange w:id="418" w:author="Palacherla, Susmitha C (NONUS)" w:date="2017-04-25T08:55:00Z">
          <w:pPr>
            <w:widowControl w:val="0"/>
            <w:autoSpaceDE w:val="0"/>
            <w:autoSpaceDN w:val="0"/>
            <w:adjustRightInd w:val="0"/>
            <w:spacing w:after="0" w:line="240" w:lineRule="auto"/>
          </w:pPr>
        </w:pPrChange>
      </w:pPr>
      <w:ins w:id="419" w:author="Palacherla, Susmitha C (NONUS)" w:date="2017-04-25T08:55:00Z">
        <w:r w:rsidRPr="00EF5B6C">
          <w:rPr>
            <w:rFonts w:asciiTheme="minorHAnsi" w:hAnsiTheme="minorHAnsi"/>
            <w:sz w:val="20"/>
            <w:szCs w:val="20"/>
            <w:rPrChange w:id="420" w:author="Palacherla, Susmitha C (NONUS)" w:date="2017-04-25T08:55:00Z">
              <w:rPr/>
            </w:rPrChange>
          </w:rPr>
          <w:t xml:space="preserve">      ,S.[Source]</w:t>
        </w:r>
      </w:ins>
    </w:p>
    <w:p w:rsidR="00EF5B6C" w:rsidRPr="00EF5B6C" w:rsidRDefault="00EF5B6C" w:rsidP="00EF5B6C">
      <w:pPr>
        <w:widowControl w:val="0"/>
        <w:autoSpaceDE w:val="0"/>
        <w:autoSpaceDN w:val="0"/>
        <w:adjustRightInd w:val="0"/>
        <w:spacing w:after="0" w:line="240" w:lineRule="auto"/>
        <w:ind w:left="1440"/>
        <w:rPr>
          <w:ins w:id="421" w:author="Palacherla, Susmitha C (NONUS)" w:date="2017-04-25T08:55:00Z"/>
          <w:rFonts w:asciiTheme="minorHAnsi" w:hAnsiTheme="minorHAnsi"/>
          <w:sz w:val="20"/>
          <w:szCs w:val="20"/>
          <w:rPrChange w:id="422" w:author="Palacherla, Susmitha C (NONUS)" w:date="2017-04-25T08:55:00Z">
            <w:rPr>
              <w:ins w:id="423" w:author="Palacherla, Susmitha C (NONUS)" w:date="2017-04-25T08:55:00Z"/>
            </w:rPr>
          </w:rPrChange>
        </w:rPr>
        <w:pPrChange w:id="424" w:author="Palacherla, Susmitha C (NONUS)" w:date="2017-04-25T08:55:00Z">
          <w:pPr>
            <w:widowControl w:val="0"/>
            <w:autoSpaceDE w:val="0"/>
            <w:autoSpaceDN w:val="0"/>
            <w:adjustRightInd w:val="0"/>
            <w:spacing w:after="0" w:line="240" w:lineRule="auto"/>
          </w:pPr>
        </w:pPrChange>
      </w:pPr>
      <w:ins w:id="425" w:author="Palacherla, Susmitha C (NONUS)" w:date="2017-04-25T08:55:00Z">
        <w:r w:rsidRPr="00EF5B6C">
          <w:rPr>
            <w:rFonts w:asciiTheme="minorHAnsi" w:hAnsiTheme="minorHAnsi"/>
            <w:sz w:val="20"/>
            <w:szCs w:val="20"/>
            <w:rPrChange w:id="426" w:author="Palacherla, Susmitha C (NONUS)" w:date="2017-04-25T08:55:00Z">
              <w:rPr/>
            </w:rPrChange>
          </w:rPr>
          <w:t xml:space="preserve">      ,S.[Form_Status]</w:t>
        </w:r>
      </w:ins>
    </w:p>
    <w:p w:rsidR="00EF5B6C" w:rsidRPr="00EF5B6C" w:rsidRDefault="00EF5B6C" w:rsidP="00EF5B6C">
      <w:pPr>
        <w:widowControl w:val="0"/>
        <w:autoSpaceDE w:val="0"/>
        <w:autoSpaceDN w:val="0"/>
        <w:adjustRightInd w:val="0"/>
        <w:spacing w:after="0" w:line="240" w:lineRule="auto"/>
        <w:ind w:left="1440"/>
        <w:rPr>
          <w:ins w:id="427" w:author="Palacherla, Susmitha C (NONUS)" w:date="2017-04-25T08:55:00Z"/>
          <w:rFonts w:asciiTheme="minorHAnsi" w:hAnsiTheme="minorHAnsi"/>
          <w:sz w:val="20"/>
          <w:szCs w:val="20"/>
          <w:rPrChange w:id="428" w:author="Palacherla, Susmitha C (NONUS)" w:date="2017-04-25T08:55:00Z">
            <w:rPr>
              <w:ins w:id="429" w:author="Palacherla, Susmitha C (NONUS)" w:date="2017-04-25T08:55:00Z"/>
            </w:rPr>
          </w:rPrChange>
        </w:rPr>
        <w:pPrChange w:id="430" w:author="Palacherla, Susmitha C (NONUS)" w:date="2017-04-25T08:55:00Z">
          <w:pPr>
            <w:widowControl w:val="0"/>
            <w:autoSpaceDE w:val="0"/>
            <w:autoSpaceDN w:val="0"/>
            <w:adjustRightInd w:val="0"/>
            <w:spacing w:after="0" w:line="240" w:lineRule="auto"/>
          </w:pPr>
        </w:pPrChange>
      </w:pPr>
      <w:ins w:id="431" w:author="Palacherla, Susmitha C (NONUS)" w:date="2017-04-25T08:55:00Z">
        <w:r w:rsidRPr="00EF5B6C">
          <w:rPr>
            <w:rFonts w:asciiTheme="minorHAnsi" w:hAnsiTheme="minorHAnsi"/>
            <w:sz w:val="20"/>
            <w:szCs w:val="20"/>
            <w:rPrChange w:id="432" w:author="Palacherla, Susmitha C (NONUS)" w:date="2017-04-25T08:55:00Z">
              <w:rPr/>
            </w:rPrChange>
          </w:rPr>
          <w:t xml:space="preserve">      ,S.[Event_Date]</w:t>
        </w:r>
      </w:ins>
    </w:p>
    <w:p w:rsidR="00EF5B6C" w:rsidRPr="00EF5B6C" w:rsidRDefault="00EF5B6C" w:rsidP="00EF5B6C">
      <w:pPr>
        <w:widowControl w:val="0"/>
        <w:autoSpaceDE w:val="0"/>
        <w:autoSpaceDN w:val="0"/>
        <w:adjustRightInd w:val="0"/>
        <w:spacing w:after="0" w:line="240" w:lineRule="auto"/>
        <w:ind w:left="1440"/>
        <w:rPr>
          <w:ins w:id="433" w:author="Palacherla, Susmitha C (NONUS)" w:date="2017-04-25T08:55:00Z"/>
          <w:rFonts w:asciiTheme="minorHAnsi" w:hAnsiTheme="minorHAnsi"/>
          <w:sz w:val="20"/>
          <w:szCs w:val="20"/>
          <w:rPrChange w:id="434" w:author="Palacherla, Susmitha C (NONUS)" w:date="2017-04-25T08:55:00Z">
            <w:rPr>
              <w:ins w:id="435" w:author="Palacherla, Susmitha C (NONUS)" w:date="2017-04-25T08:55:00Z"/>
            </w:rPr>
          </w:rPrChange>
        </w:rPr>
        <w:pPrChange w:id="436" w:author="Palacherla, Susmitha C (NONUS)" w:date="2017-04-25T08:55:00Z">
          <w:pPr>
            <w:widowControl w:val="0"/>
            <w:autoSpaceDE w:val="0"/>
            <w:autoSpaceDN w:val="0"/>
            <w:adjustRightInd w:val="0"/>
            <w:spacing w:after="0" w:line="240" w:lineRule="auto"/>
          </w:pPr>
        </w:pPrChange>
      </w:pPr>
      <w:ins w:id="437" w:author="Palacherla, Susmitha C (NONUS)" w:date="2017-04-25T08:55:00Z">
        <w:r w:rsidRPr="00EF5B6C">
          <w:rPr>
            <w:rFonts w:asciiTheme="minorHAnsi" w:hAnsiTheme="minorHAnsi"/>
            <w:sz w:val="20"/>
            <w:szCs w:val="20"/>
            <w:rPrChange w:id="438" w:author="Palacherla, Susmitha C (NONUS)" w:date="2017-04-25T08:55:00Z">
              <w:rPr/>
            </w:rPrChange>
          </w:rPr>
          <w:t xml:space="preserve">      ,S.[Submitted_Date]</w:t>
        </w:r>
      </w:ins>
    </w:p>
    <w:p w:rsidR="00EF5B6C" w:rsidRPr="00EF5B6C" w:rsidRDefault="00EF5B6C" w:rsidP="00EF5B6C">
      <w:pPr>
        <w:widowControl w:val="0"/>
        <w:autoSpaceDE w:val="0"/>
        <w:autoSpaceDN w:val="0"/>
        <w:adjustRightInd w:val="0"/>
        <w:spacing w:after="0" w:line="240" w:lineRule="auto"/>
        <w:ind w:left="1440"/>
        <w:rPr>
          <w:ins w:id="439" w:author="Palacherla, Susmitha C (NONUS)" w:date="2017-04-25T08:55:00Z"/>
          <w:rFonts w:asciiTheme="minorHAnsi" w:hAnsiTheme="minorHAnsi"/>
          <w:sz w:val="20"/>
          <w:szCs w:val="20"/>
          <w:rPrChange w:id="440" w:author="Palacherla, Susmitha C (NONUS)" w:date="2017-04-25T08:55:00Z">
            <w:rPr>
              <w:ins w:id="441" w:author="Palacherla, Susmitha C (NONUS)" w:date="2017-04-25T08:55:00Z"/>
            </w:rPr>
          </w:rPrChange>
        </w:rPr>
        <w:pPrChange w:id="442" w:author="Palacherla, Susmitha C (NONUS)" w:date="2017-04-25T08:55:00Z">
          <w:pPr>
            <w:widowControl w:val="0"/>
            <w:autoSpaceDE w:val="0"/>
            <w:autoSpaceDN w:val="0"/>
            <w:adjustRightInd w:val="0"/>
            <w:spacing w:after="0" w:line="240" w:lineRule="auto"/>
          </w:pPr>
        </w:pPrChange>
      </w:pPr>
      <w:ins w:id="443" w:author="Palacherla, Susmitha C (NONUS)" w:date="2017-04-25T08:55:00Z">
        <w:r w:rsidRPr="00EF5B6C">
          <w:rPr>
            <w:rFonts w:asciiTheme="minorHAnsi" w:hAnsiTheme="minorHAnsi"/>
            <w:sz w:val="20"/>
            <w:szCs w:val="20"/>
            <w:rPrChange w:id="444" w:author="Palacherla, Susmitha C (NONUS)" w:date="2017-04-25T08:55:00Z">
              <w:rPr/>
            </w:rPrChange>
          </w:rPr>
          <w:t xml:space="preserve">      ,S.[Start_Date]</w:t>
        </w:r>
      </w:ins>
    </w:p>
    <w:p w:rsidR="00EF5B6C" w:rsidRPr="00EF5B6C" w:rsidRDefault="00EF5B6C" w:rsidP="00EF5B6C">
      <w:pPr>
        <w:widowControl w:val="0"/>
        <w:autoSpaceDE w:val="0"/>
        <w:autoSpaceDN w:val="0"/>
        <w:adjustRightInd w:val="0"/>
        <w:spacing w:after="0" w:line="240" w:lineRule="auto"/>
        <w:ind w:left="1440"/>
        <w:rPr>
          <w:ins w:id="445" w:author="Palacherla, Susmitha C (NONUS)" w:date="2017-04-25T08:55:00Z"/>
          <w:rFonts w:asciiTheme="minorHAnsi" w:hAnsiTheme="minorHAnsi"/>
          <w:sz w:val="20"/>
          <w:szCs w:val="20"/>
          <w:rPrChange w:id="446" w:author="Palacherla, Susmitha C (NONUS)" w:date="2017-04-25T08:55:00Z">
            <w:rPr>
              <w:ins w:id="447" w:author="Palacherla, Susmitha C (NONUS)" w:date="2017-04-25T08:55:00Z"/>
            </w:rPr>
          </w:rPrChange>
        </w:rPr>
        <w:pPrChange w:id="448" w:author="Palacherla, Susmitha C (NONUS)" w:date="2017-04-25T08:55:00Z">
          <w:pPr>
            <w:widowControl w:val="0"/>
            <w:autoSpaceDE w:val="0"/>
            <w:autoSpaceDN w:val="0"/>
            <w:adjustRightInd w:val="0"/>
            <w:spacing w:after="0" w:line="240" w:lineRule="auto"/>
          </w:pPr>
        </w:pPrChange>
      </w:pPr>
      <w:ins w:id="449" w:author="Palacherla, Susmitha C (NONUS)" w:date="2017-04-25T08:55:00Z">
        <w:r w:rsidRPr="00EF5B6C">
          <w:rPr>
            <w:rFonts w:asciiTheme="minorHAnsi" w:hAnsiTheme="minorHAnsi"/>
            <w:sz w:val="20"/>
            <w:szCs w:val="20"/>
            <w:rPrChange w:id="450" w:author="Palacherla, Susmitha C (NONUS)" w:date="2017-04-25T08:55:00Z">
              <w:rPr/>
            </w:rPrChange>
          </w:rPr>
          <w:t xml:space="preserve">      ,S.[Submitter_LANID]</w:t>
        </w:r>
      </w:ins>
    </w:p>
    <w:p w:rsidR="00EF5B6C" w:rsidRPr="00EF5B6C" w:rsidRDefault="00EF5B6C" w:rsidP="00EF5B6C">
      <w:pPr>
        <w:widowControl w:val="0"/>
        <w:autoSpaceDE w:val="0"/>
        <w:autoSpaceDN w:val="0"/>
        <w:adjustRightInd w:val="0"/>
        <w:spacing w:after="0" w:line="240" w:lineRule="auto"/>
        <w:ind w:left="1440"/>
        <w:rPr>
          <w:ins w:id="451" w:author="Palacherla, Susmitha C (NONUS)" w:date="2017-04-25T08:55:00Z"/>
          <w:rFonts w:asciiTheme="minorHAnsi" w:hAnsiTheme="minorHAnsi"/>
          <w:sz w:val="20"/>
          <w:szCs w:val="20"/>
          <w:rPrChange w:id="452" w:author="Palacherla, Susmitha C (NONUS)" w:date="2017-04-25T08:55:00Z">
            <w:rPr>
              <w:ins w:id="453" w:author="Palacherla, Susmitha C (NONUS)" w:date="2017-04-25T08:55:00Z"/>
            </w:rPr>
          </w:rPrChange>
        </w:rPr>
        <w:pPrChange w:id="454" w:author="Palacherla, Susmitha C (NONUS)" w:date="2017-04-25T08:55:00Z">
          <w:pPr>
            <w:widowControl w:val="0"/>
            <w:autoSpaceDE w:val="0"/>
            <w:autoSpaceDN w:val="0"/>
            <w:adjustRightInd w:val="0"/>
            <w:spacing w:after="0" w:line="240" w:lineRule="auto"/>
          </w:pPr>
        </w:pPrChange>
      </w:pPr>
      <w:ins w:id="455" w:author="Palacherla, Susmitha C (NONUS)" w:date="2017-04-25T08:55:00Z">
        <w:r w:rsidRPr="00EF5B6C">
          <w:rPr>
            <w:rFonts w:asciiTheme="minorHAnsi" w:hAnsiTheme="minorHAnsi"/>
            <w:sz w:val="20"/>
            <w:szCs w:val="20"/>
            <w:rPrChange w:id="456" w:author="Palacherla, Susmitha C (NONUS)" w:date="2017-04-25T08:55:00Z">
              <w:rPr/>
            </w:rPrChange>
          </w:rPr>
          <w:t xml:space="preserve">      ,S.[Submitter_Name]</w:t>
        </w:r>
      </w:ins>
    </w:p>
    <w:p w:rsidR="00EF5B6C" w:rsidRPr="00EF5B6C" w:rsidRDefault="00EF5B6C" w:rsidP="00EF5B6C">
      <w:pPr>
        <w:widowControl w:val="0"/>
        <w:autoSpaceDE w:val="0"/>
        <w:autoSpaceDN w:val="0"/>
        <w:adjustRightInd w:val="0"/>
        <w:spacing w:after="0" w:line="240" w:lineRule="auto"/>
        <w:ind w:left="1440"/>
        <w:rPr>
          <w:ins w:id="457" w:author="Palacherla, Susmitha C (NONUS)" w:date="2017-04-25T08:55:00Z"/>
          <w:rFonts w:asciiTheme="minorHAnsi" w:hAnsiTheme="minorHAnsi"/>
          <w:sz w:val="20"/>
          <w:szCs w:val="20"/>
          <w:rPrChange w:id="458" w:author="Palacherla, Susmitha C (NONUS)" w:date="2017-04-25T08:55:00Z">
            <w:rPr>
              <w:ins w:id="459" w:author="Palacherla, Susmitha C (NONUS)" w:date="2017-04-25T08:55:00Z"/>
            </w:rPr>
          </w:rPrChange>
        </w:rPr>
        <w:pPrChange w:id="460" w:author="Palacherla, Susmitha C (NONUS)" w:date="2017-04-25T08:55:00Z">
          <w:pPr>
            <w:widowControl w:val="0"/>
            <w:autoSpaceDE w:val="0"/>
            <w:autoSpaceDN w:val="0"/>
            <w:adjustRightInd w:val="0"/>
            <w:spacing w:after="0" w:line="240" w:lineRule="auto"/>
          </w:pPr>
        </w:pPrChange>
      </w:pPr>
      <w:ins w:id="461" w:author="Palacherla, Susmitha C (NONUS)" w:date="2017-04-25T08:55:00Z">
        <w:r w:rsidRPr="00EF5B6C">
          <w:rPr>
            <w:rFonts w:asciiTheme="minorHAnsi" w:hAnsiTheme="minorHAnsi"/>
            <w:sz w:val="20"/>
            <w:szCs w:val="20"/>
            <w:rPrChange w:id="462" w:author="Palacherla, Susmitha C (NONUS)" w:date="2017-04-25T08:55:00Z">
              <w:rPr/>
            </w:rPrChange>
          </w:rPr>
          <w:t xml:space="preserve">      ,S.[Submitter_Email]</w:t>
        </w:r>
      </w:ins>
    </w:p>
    <w:p w:rsidR="00EF5B6C" w:rsidRPr="00EF5B6C" w:rsidRDefault="00EF5B6C" w:rsidP="00EF5B6C">
      <w:pPr>
        <w:widowControl w:val="0"/>
        <w:autoSpaceDE w:val="0"/>
        <w:autoSpaceDN w:val="0"/>
        <w:adjustRightInd w:val="0"/>
        <w:spacing w:after="0" w:line="240" w:lineRule="auto"/>
        <w:ind w:left="1440"/>
        <w:rPr>
          <w:ins w:id="463" w:author="Palacherla, Susmitha C (NONUS)" w:date="2017-04-25T08:55:00Z"/>
          <w:rFonts w:asciiTheme="minorHAnsi" w:hAnsiTheme="minorHAnsi"/>
          <w:sz w:val="20"/>
          <w:szCs w:val="20"/>
          <w:rPrChange w:id="464" w:author="Palacherla, Susmitha C (NONUS)" w:date="2017-04-25T08:55:00Z">
            <w:rPr>
              <w:ins w:id="465" w:author="Palacherla, Susmitha C (NONUS)" w:date="2017-04-25T08:55:00Z"/>
            </w:rPr>
          </w:rPrChange>
        </w:rPr>
        <w:pPrChange w:id="466" w:author="Palacherla, Susmitha C (NONUS)" w:date="2017-04-25T08:55:00Z">
          <w:pPr>
            <w:widowControl w:val="0"/>
            <w:autoSpaceDE w:val="0"/>
            <w:autoSpaceDN w:val="0"/>
            <w:adjustRightInd w:val="0"/>
            <w:spacing w:after="0" w:line="240" w:lineRule="auto"/>
          </w:pPr>
        </w:pPrChange>
      </w:pPr>
      <w:ins w:id="467" w:author="Palacherla, Susmitha C (NONUS)" w:date="2017-04-25T08:55:00Z">
        <w:r w:rsidRPr="00EF5B6C">
          <w:rPr>
            <w:rFonts w:asciiTheme="minorHAnsi" w:hAnsiTheme="minorHAnsi"/>
            <w:sz w:val="20"/>
            <w:szCs w:val="20"/>
            <w:rPrChange w:id="468" w:author="Palacherla, Susmitha C (NONUS)" w:date="2017-04-25T08:55:00Z">
              <w:rPr/>
            </w:rPrChange>
          </w:rPr>
          <w:t xml:space="preserve">      ,S.[CSR_LANID]</w:t>
        </w:r>
      </w:ins>
    </w:p>
    <w:p w:rsidR="00EF5B6C" w:rsidRPr="00EF5B6C" w:rsidRDefault="00EF5B6C" w:rsidP="00EF5B6C">
      <w:pPr>
        <w:widowControl w:val="0"/>
        <w:autoSpaceDE w:val="0"/>
        <w:autoSpaceDN w:val="0"/>
        <w:adjustRightInd w:val="0"/>
        <w:spacing w:after="0" w:line="240" w:lineRule="auto"/>
        <w:ind w:left="1440"/>
        <w:rPr>
          <w:ins w:id="469" w:author="Palacherla, Susmitha C (NONUS)" w:date="2017-04-25T08:55:00Z"/>
          <w:rFonts w:asciiTheme="minorHAnsi" w:hAnsiTheme="minorHAnsi"/>
          <w:sz w:val="20"/>
          <w:szCs w:val="20"/>
          <w:rPrChange w:id="470" w:author="Palacherla, Susmitha C (NONUS)" w:date="2017-04-25T08:55:00Z">
            <w:rPr>
              <w:ins w:id="471" w:author="Palacherla, Susmitha C (NONUS)" w:date="2017-04-25T08:55:00Z"/>
            </w:rPr>
          </w:rPrChange>
        </w:rPr>
        <w:pPrChange w:id="472" w:author="Palacherla, Susmitha C (NONUS)" w:date="2017-04-25T08:55:00Z">
          <w:pPr>
            <w:widowControl w:val="0"/>
            <w:autoSpaceDE w:val="0"/>
            <w:autoSpaceDN w:val="0"/>
            <w:adjustRightInd w:val="0"/>
            <w:spacing w:after="0" w:line="240" w:lineRule="auto"/>
          </w:pPr>
        </w:pPrChange>
      </w:pPr>
      <w:ins w:id="473" w:author="Palacherla, Susmitha C (NONUS)" w:date="2017-04-25T08:55:00Z">
        <w:r w:rsidRPr="00EF5B6C">
          <w:rPr>
            <w:rFonts w:asciiTheme="minorHAnsi" w:hAnsiTheme="minorHAnsi"/>
            <w:sz w:val="20"/>
            <w:szCs w:val="20"/>
            <w:rPrChange w:id="474" w:author="Palacherla, Susmitha C (NONUS)" w:date="2017-04-25T08:55:00Z">
              <w:rPr/>
            </w:rPrChange>
          </w:rPr>
          <w:t xml:space="preserve">      ,S.[CSR_Site]</w:t>
        </w:r>
      </w:ins>
    </w:p>
    <w:p w:rsidR="00EF5B6C" w:rsidRPr="00EF5B6C" w:rsidRDefault="00EF5B6C" w:rsidP="00EF5B6C">
      <w:pPr>
        <w:widowControl w:val="0"/>
        <w:autoSpaceDE w:val="0"/>
        <w:autoSpaceDN w:val="0"/>
        <w:adjustRightInd w:val="0"/>
        <w:spacing w:after="0" w:line="240" w:lineRule="auto"/>
        <w:ind w:left="1440"/>
        <w:rPr>
          <w:ins w:id="475" w:author="Palacherla, Susmitha C (NONUS)" w:date="2017-04-25T08:55:00Z"/>
          <w:rFonts w:asciiTheme="minorHAnsi" w:hAnsiTheme="minorHAnsi"/>
          <w:sz w:val="20"/>
          <w:szCs w:val="20"/>
          <w:rPrChange w:id="476" w:author="Palacherla, Susmitha C (NONUS)" w:date="2017-04-25T08:55:00Z">
            <w:rPr>
              <w:ins w:id="477" w:author="Palacherla, Susmitha C (NONUS)" w:date="2017-04-25T08:55:00Z"/>
            </w:rPr>
          </w:rPrChange>
        </w:rPr>
        <w:pPrChange w:id="478" w:author="Palacherla, Susmitha C (NONUS)" w:date="2017-04-25T08:55:00Z">
          <w:pPr>
            <w:widowControl w:val="0"/>
            <w:autoSpaceDE w:val="0"/>
            <w:autoSpaceDN w:val="0"/>
            <w:adjustRightInd w:val="0"/>
            <w:spacing w:after="0" w:line="240" w:lineRule="auto"/>
          </w:pPr>
        </w:pPrChange>
      </w:pPr>
      <w:ins w:id="479" w:author="Palacherla, Susmitha C (NONUS)" w:date="2017-04-25T08:55:00Z">
        <w:r w:rsidRPr="00EF5B6C">
          <w:rPr>
            <w:rFonts w:asciiTheme="minorHAnsi" w:hAnsiTheme="minorHAnsi"/>
            <w:sz w:val="20"/>
            <w:szCs w:val="20"/>
            <w:rPrChange w:id="480" w:author="Palacherla, Susmitha C (NONUS)" w:date="2017-04-25T08:55:00Z">
              <w:rPr/>
            </w:rPrChange>
          </w:rPr>
          <w:t xml:space="preserve">      ,S.[Program]</w:t>
        </w:r>
      </w:ins>
    </w:p>
    <w:p w:rsidR="00EF5B6C" w:rsidRPr="00EF5B6C" w:rsidRDefault="00EF5B6C" w:rsidP="00EF5B6C">
      <w:pPr>
        <w:widowControl w:val="0"/>
        <w:autoSpaceDE w:val="0"/>
        <w:autoSpaceDN w:val="0"/>
        <w:adjustRightInd w:val="0"/>
        <w:spacing w:after="0" w:line="240" w:lineRule="auto"/>
        <w:ind w:left="1440"/>
        <w:rPr>
          <w:ins w:id="481" w:author="Palacherla, Susmitha C (NONUS)" w:date="2017-04-25T08:55:00Z"/>
          <w:rFonts w:asciiTheme="minorHAnsi" w:hAnsiTheme="minorHAnsi"/>
          <w:sz w:val="20"/>
          <w:szCs w:val="20"/>
          <w:rPrChange w:id="482" w:author="Palacherla, Susmitha C (NONUS)" w:date="2017-04-25T08:55:00Z">
            <w:rPr>
              <w:ins w:id="483" w:author="Palacherla, Susmitha C (NONUS)" w:date="2017-04-25T08:55:00Z"/>
            </w:rPr>
          </w:rPrChange>
        </w:rPr>
        <w:pPrChange w:id="484" w:author="Palacherla, Susmitha C (NONUS)" w:date="2017-04-25T08:55:00Z">
          <w:pPr>
            <w:widowControl w:val="0"/>
            <w:autoSpaceDE w:val="0"/>
            <w:autoSpaceDN w:val="0"/>
            <w:adjustRightInd w:val="0"/>
            <w:spacing w:after="0" w:line="240" w:lineRule="auto"/>
          </w:pPr>
        </w:pPrChange>
      </w:pPr>
      <w:ins w:id="485" w:author="Palacherla, Susmitha C (NONUS)" w:date="2017-04-25T08:55:00Z">
        <w:r w:rsidRPr="00EF5B6C">
          <w:rPr>
            <w:rFonts w:asciiTheme="minorHAnsi" w:hAnsiTheme="minorHAnsi"/>
            <w:sz w:val="20"/>
            <w:szCs w:val="20"/>
            <w:rPrChange w:id="486" w:author="Palacherla, Susmitha C (NONUS)" w:date="2017-04-25T08:55:00Z">
              <w:rPr/>
            </w:rPrChange>
          </w:rPr>
          <w:t xml:space="preserve">      ,S.[CoachReason_Current_Coaching_Initiatives]</w:t>
        </w:r>
      </w:ins>
    </w:p>
    <w:p w:rsidR="00EF5B6C" w:rsidRPr="00EF5B6C" w:rsidRDefault="00EF5B6C" w:rsidP="00EF5B6C">
      <w:pPr>
        <w:widowControl w:val="0"/>
        <w:autoSpaceDE w:val="0"/>
        <w:autoSpaceDN w:val="0"/>
        <w:adjustRightInd w:val="0"/>
        <w:spacing w:after="0" w:line="240" w:lineRule="auto"/>
        <w:ind w:left="1440"/>
        <w:rPr>
          <w:ins w:id="487" w:author="Palacherla, Susmitha C (NONUS)" w:date="2017-04-25T08:55:00Z"/>
          <w:rFonts w:asciiTheme="minorHAnsi" w:hAnsiTheme="minorHAnsi"/>
          <w:sz w:val="20"/>
          <w:szCs w:val="20"/>
          <w:rPrChange w:id="488" w:author="Palacherla, Susmitha C (NONUS)" w:date="2017-04-25T08:55:00Z">
            <w:rPr>
              <w:ins w:id="489" w:author="Palacherla, Susmitha C (NONUS)" w:date="2017-04-25T08:55:00Z"/>
            </w:rPr>
          </w:rPrChange>
        </w:rPr>
        <w:pPrChange w:id="490" w:author="Palacherla, Susmitha C (NONUS)" w:date="2017-04-25T08:55:00Z">
          <w:pPr>
            <w:widowControl w:val="0"/>
            <w:autoSpaceDE w:val="0"/>
            <w:autoSpaceDN w:val="0"/>
            <w:adjustRightInd w:val="0"/>
            <w:spacing w:after="0" w:line="240" w:lineRule="auto"/>
          </w:pPr>
        </w:pPrChange>
      </w:pPr>
      <w:ins w:id="491" w:author="Palacherla, Susmitha C (NONUS)" w:date="2017-04-25T08:55:00Z">
        <w:r w:rsidRPr="00EF5B6C">
          <w:rPr>
            <w:rFonts w:asciiTheme="minorHAnsi" w:hAnsiTheme="minorHAnsi"/>
            <w:sz w:val="20"/>
            <w:szCs w:val="20"/>
            <w:rPrChange w:id="492" w:author="Palacherla, Susmitha C (NONUS)" w:date="2017-04-25T08:55:00Z">
              <w:rPr/>
            </w:rPrChange>
          </w:rPr>
          <w:t xml:space="preserve">      ,S.[TextDescription]</w:t>
        </w:r>
      </w:ins>
    </w:p>
    <w:p w:rsidR="00EF5B6C" w:rsidRPr="00EF5B6C" w:rsidRDefault="00EF5B6C" w:rsidP="00EF5B6C">
      <w:pPr>
        <w:widowControl w:val="0"/>
        <w:autoSpaceDE w:val="0"/>
        <w:autoSpaceDN w:val="0"/>
        <w:adjustRightInd w:val="0"/>
        <w:spacing w:after="0" w:line="240" w:lineRule="auto"/>
        <w:ind w:left="1440"/>
        <w:rPr>
          <w:ins w:id="493" w:author="Palacherla, Susmitha C (NONUS)" w:date="2017-04-25T08:55:00Z"/>
          <w:rFonts w:asciiTheme="minorHAnsi" w:hAnsiTheme="minorHAnsi"/>
          <w:sz w:val="20"/>
          <w:szCs w:val="20"/>
          <w:rPrChange w:id="494" w:author="Palacherla, Susmitha C (NONUS)" w:date="2017-04-25T08:55:00Z">
            <w:rPr>
              <w:ins w:id="495" w:author="Palacherla, Susmitha C (NONUS)" w:date="2017-04-25T08:55:00Z"/>
            </w:rPr>
          </w:rPrChange>
        </w:rPr>
        <w:pPrChange w:id="496" w:author="Palacherla, Susmitha C (NONUS)" w:date="2017-04-25T08:55:00Z">
          <w:pPr>
            <w:widowControl w:val="0"/>
            <w:autoSpaceDE w:val="0"/>
            <w:autoSpaceDN w:val="0"/>
            <w:adjustRightInd w:val="0"/>
            <w:spacing w:after="0" w:line="240" w:lineRule="auto"/>
          </w:pPr>
        </w:pPrChange>
      </w:pPr>
      <w:ins w:id="497" w:author="Palacherla, Susmitha C (NONUS)" w:date="2017-04-25T08:55:00Z">
        <w:r w:rsidRPr="00EF5B6C">
          <w:rPr>
            <w:rFonts w:asciiTheme="minorHAnsi" w:hAnsiTheme="minorHAnsi"/>
            <w:sz w:val="20"/>
            <w:szCs w:val="20"/>
            <w:rPrChange w:id="498" w:author="Palacherla, Susmitha C (NONUS)" w:date="2017-04-25T08:55:00Z">
              <w:rPr/>
            </w:rPrChange>
          </w:rPr>
          <w:lastRenderedPageBreak/>
          <w:t xml:space="preserve">      ,S.[FileName]</w:t>
        </w:r>
      </w:ins>
    </w:p>
    <w:p w:rsidR="00EF5B6C" w:rsidRPr="00EF5B6C" w:rsidRDefault="00EF5B6C" w:rsidP="00EF5B6C">
      <w:pPr>
        <w:widowControl w:val="0"/>
        <w:autoSpaceDE w:val="0"/>
        <w:autoSpaceDN w:val="0"/>
        <w:adjustRightInd w:val="0"/>
        <w:spacing w:after="0" w:line="240" w:lineRule="auto"/>
        <w:ind w:left="1440"/>
        <w:rPr>
          <w:ins w:id="499" w:author="Palacherla, Susmitha C (NONUS)" w:date="2017-04-25T08:55:00Z"/>
          <w:rFonts w:asciiTheme="minorHAnsi" w:hAnsiTheme="minorHAnsi"/>
          <w:sz w:val="20"/>
          <w:szCs w:val="20"/>
          <w:rPrChange w:id="500" w:author="Palacherla, Susmitha C (NONUS)" w:date="2017-04-25T08:55:00Z">
            <w:rPr>
              <w:ins w:id="501" w:author="Palacherla, Susmitha C (NONUS)" w:date="2017-04-25T08:55:00Z"/>
            </w:rPr>
          </w:rPrChange>
        </w:rPr>
        <w:pPrChange w:id="502" w:author="Palacherla, Susmitha C (NONUS)" w:date="2017-04-25T08:55:00Z">
          <w:pPr>
            <w:widowControl w:val="0"/>
            <w:autoSpaceDE w:val="0"/>
            <w:autoSpaceDN w:val="0"/>
            <w:adjustRightInd w:val="0"/>
            <w:spacing w:after="0" w:line="240" w:lineRule="auto"/>
          </w:pPr>
        </w:pPrChange>
      </w:pPr>
      <w:ins w:id="503" w:author="Palacherla, Susmitha C (NONUS)" w:date="2017-04-25T08:55:00Z">
        <w:r w:rsidRPr="00EF5B6C">
          <w:rPr>
            <w:rFonts w:asciiTheme="minorHAnsi" w:hAnsiTheme="minorHAnsi"/>
            <w:sz w:val="20"/>
            <w:szCs w:val="20"/>
            <w:rPrChange w:id="504" w:author="Palacherla, Susmitha C (NONUS)" w:date="2017-04-25T08:55:00Z">
              <w:rPr/>
            </w:rPrChange>
          </w:rPr>
          <w:t xml:space="preserve">      ,S.[RMgr_ID]</w:t>
        </w:r>
      </w:ins>
    </w:p>
    <w:p w:rsidR="00EF5B6C" w:rsidRPr="00EF5B6C" w:rsidRDefault="00EF5B6C" w:rsidP="00EF5B6C">
      <w:pPr>
        <w:widowControl w:val="0"/>
        <w:autoSpaceDE w:val="0"/>
        <w:autoSpaceDN w:val="0"/>
        <w:adjustRightInd w:val="0"/>
        <w:spacing w:after="0" w:line="240" w:lineRule="auto"/>
        <w:ind w:left="1440"/>
        <w:rPr>
          <w:ins w:id="505" w:author="Palacherla, Susmitha C (NONUS)" w:date="2017-04-25T08:55:00Z"/>
          <w:rFonts w:asciiTheme="minorHAnsi" w:hAnsiTheme="minorHAnsi"/>
          <w:sz w:val="20"/>
          <w:szCs w:val="20"/>
          <w:rPrChange w:id="506" w:author="Palacherla, Susmitha C (NONUS)" w:date="2017-04-25T08:55:00Z">
            <w:rPr>
              <w:ins w:id="507" w:author="Palacherla, Susmitha C (NONUS)" w:date="2017-04-25T08:55:00Z"/>
            </w:rPr>
          </w:rPrChange>
        </w:rPr>
        <w:pPrChange w:id="508" w:author="Palacherla, Susmitha C (NONUS)" w:date="2017-04-25T08:55:00Z">
          <w:pPr>
            <w:widowControl w:val="0"/>
            <w:autoSpaceDE w:val="0"/>
            <w:autoSpaceDN w:val="0"/>
            <w:adjustRightInd w:val="0"/>
            <w:spacing w:after="0" w:line="240" w:lineRule="auto"/>
          </w:pPr>
        </w:pPrChange>
      </w:pPr>
      <w:ins w:id="509" w:author="Palacherla, Susmitha C (NONUS)" w:date="2017-04-25T08:55:00Z">
        <w:r w:rsidRPr="00EF5B6C">
          <w:rPr>
            <w:rFonts w:asciiTheme="minorHAnsi" w:hAnsiTheme="minorHAnsi"/>
            <w:sz w:val="20"/>
            <w:szCs w:val="20"/>
            <w:rPrChange w:id="510" w:author="Palacherla, Susmitha C (NONUS)" w:date="2017-04-25T08:55:00Z">
              <w:rPr/>
            </w:rPrChange>
          </w:rPr>
          <w:t xml:space="preserve">      ,S.[CD1]</w:t>
        </w:r>
      </w:ins>
    </w:p>
    <w:p w:rsidR="00EF5B6C" w:rsidRPr="00EF5B6C" w:rsidRDefault="00EF5B6C" w:rsidP="00EF5B6C">
      <w:pPr>
        <w:widowControl w:val="0"/>
        <w:autoSpaceDE w:val="0"/>
        <w:autoSpaceDN w:val="0"/>
        <w:adjustRightInd w:val="0"/>
        <w:spacing w:after="0" w:line="240" w:lineRule="auto"/>
        <w:ind w:left="1440"/>
        <w:rPr>
          <w:ins w:id="511" w:author="Palacherla, Susmitha C (NONUS)" w:date="2017-04-25T08:55:00Z"/>
          <w:rFonts w:asciiTheme="minorHAnsi" w:hAnsiTheme="minorHAnsi"/>
          <w:sz w:val="20"/>
          <w:szCs w:val="20"/>
          <w:rPrChange w:id="512" w:author="Palacherla, Susmitha C (NONUS)" w:date="2017-04-25T08:55:00Z">
            <w:rPr>
              <w:ins w:id="513" w:author="Palacherla, Susmitha C (NONUS)" w:date="2017-04-25T08:55:00Z"/>
            </w:rPr>
          </w:rPrChange>
        </w:rPr>
        <w:pPrChange w:id="514" w:author="Palacherla, Susmitha C (NONUS)" w:date="2017-04-25T08:55:00Z">
          <w:pPr>
            <w:widowControl w:val="0"/>
            <w:autoSpaceDE w:val="0"/>
            <w:autoSpaceDN w:val="0"/>
            <w:adjustRightInd w:val="0"/>
            <w:spacing w:after="0" w:line="240" w:lineRule="auto"/>
          </w:pPr>
        </w:pPrChange>
      </w:pPr>
      <w:ins w:id="515" w:author="Palacherla, Susmitha C (NONUS)" w:date="2017-04-25T08:55:00Z">
        <w:r w:rsidRPr="00EF5B6C">
          <w:rPr>
            <w:rFonts w:asciiTheme="minorHAnsi" w:hAnsiTheme="minorHAnsi"/>
            <w:sz w:val="20"/>
            <w:szCs w:val="20"/>
            <w:rPrChange w:id="516" w:author="Palacherla, Susmitha C (NONUS)" w:date="2017-04-25T08:55:00Z">
              <w:rPr/>
            </w:rPrChange>
          </w:rPr>
          <w:t xml:space="preserve">      ,S.[CD2]</w:t>
        </w:r>
      </w:ins>
    </w:p>
    <w:p w:rsidR="00EF5B6C" w:rsidRPr="00EF5B6C" w:rsidRDefault="00EF5B6C" w:rsidP="00EF5B6C">
      <w:pPr>
        <w:widowControl w:val="0"/>
        <w:autoSpaceDE w:val="0"/>
        <w:autoSpaceDN w:val="0"/>
        <w:adjustRightInd w:val="0"/>
        <w:spacing w:after="0" w:line="240" w:lineRule="auto"/>
        <w:ind w:left="1440"/>
        <w:rPr>
          <w:ins w:id="517" w:author="Palacherla, Susmitha C (NONUS)" w:date="2017-04-25T08:55:00Z"/>
          <w:rFonts w:asciiTheme="minorHAnsi" w:hAnsiTheme="minorHAnsi"/>
          <w:sz w:val="20"/>
          <w:szCs w:val="20"/>
          <w:rPrChange w:id="518" w:author="Palacherla, Susmitha C (NONUS)" w:date="2017-04-25T08:55:00Z">
            <w:rPr>
              <w:ins w:id="519" w:author="Palacherla, Susmitha C (NONUS)" w:date="2017-04-25T08:55:00Z"/>
            </w:rPr>
          </w:rPrChange>
        </w:rPr>
        <w:pPrChange w:id="520" w:author="Palacherla, Susmitha C (NONUS)" w:date="2017-04-25T08:55:00Z">
          <w:pPr>
            <w:widowControl w:val="0"/>
            <w:autoSpaceDE w:val="0"/>
            <w:autoSpaceDN w:val="0"/>
            <w:adjustRightInd w:val="0"/>
            <w:spacing w:after="0" w:line="240" w:lineRule="auto"/>
          </w:pPr>
        </w:pPrChange>
      </w:pPr>
      <w:ins w:id="521" w:author="Palacherla, Susmitha C (NONUS)" w:date="2017-04-25T08:55:00Z">
        <w:r w:rsidRPr="00EF5B6C">
          <w:rPr>
            <w:rFonts w:asciiTheme="minorHAnsi" w:hAnsiTheme="minorHAnsi"/>
            <w:sz w:val="20"/>
            <w:szCs w:val="20"/>
            <w:rPrChange w:id="522" w:author="Palacherla, Susmitha C (NONUS)" w:date="2017-04-25T08:55:00Z">
              <w:rPr/>
            </w:rPrChange>
          </w:rPr>
          <w:t xml:space="preserve">      ,S.[CSR_EMPID]</w:t>
        </w:r>
      </w:ins>
    </w:p>
    <w:p w:rsidR="00EF5B6C" w:rsidRPr="00EF5B6C" w:rsidRDefault="00EF5B6C" w:rsidP="00EF5B6C">
      <w:pPr>
        <w:widowControl w:val="0"/>
        <w:autoSpaceDE w:val="0"/>
        <w:autoSpaceDN w:val="0"/>
        <w:adjustRightInd w:val="0"/>
        <w:spacing w:after="0" w:line="240" w:lineRule="auto"/>
        <w:rPr>
          <w:ins w:id="523" w:author="Palacherla, Susmitha C (NONUS)" w:date="2017-04-25T08:55:00Z"/>
          <w:rFonts w:asciiTheme="minorHAnsi" w:hAnsiTheme="minorHAnsi"/>
          <w:sz w:val="20"/>
          <w:szCs w:val="20"/>
          <w:rPrChange w:id="524" w:author="Palacherla, Susmitha C (NONUS)" w:date="2017-04-25T08:55:00Z">
            <w:rPr>
              <w:ins w:id="525" w:author="Palacherla, Susmitha C (NONUS)" w:date="2017-04-25T08:55:00Z"/>
            </w:rPr>
          </w:rPrChange>
        </w:rPr>
      </w:pPr>
      <w:ins w:id="526" w:author="Palacherla, Susmitha C (NONUS)" w:date="2017-04-25T08:55:00Z">
        <w:r w:rsidRPr="00EF5B6C">
          <w:rPr>
            <w:rFonts w:asciiTheme="minorHAnsi" w:hAnsiTheme="minorHAnsi"/>
            <w:sz w:val="20"/>
            <w:szCs w:val="20"/>
            <w:rPrChange w:id="527" w:author="Palacherla, Susmitha C (NONUS)" w:date="2017-04-25T08:55:00Z">
              <w:rPr/>
            </w:rPrChange>
          </w:rPr>
          <w:t xml:space="preserve">  FROM [EC].[Outlier_Coaching_Stage]S LEFT OUTER JOIN [EC].[Outlier_Coaching_Fact]F</w:t>
        </w:r>
      </w:ins>
    </w:p>
    <w:p w:rsidR="00EF5B6C" w:rsidRPr="00EF5B6C" w:rsidRDefault="00EF5B6C" w:rsidP="00EF5B6C">
      <w:pPr>
        <w:widowControl w:val="0"/>
        <w:autoSpaceDE w:val="0"/>
        <w:autoSpaceDN w:val="0"/>
        <w:adjustRightInd w:val="0"/>
        <w:spacing w:after="0" w:line="240" w:lineRule="auto"/>
        <w:rPr>
          <w:ins w:id="528" w:author="Palacherla, Susmitha C (NONUS)" w:date="2017-04-25T08:55:00Z"/>
          <w:rFonts w:asciiTheme="minorHAnsi" w:hAnsiTheme="minorHAnsi"/>
          <w:sz w:val="20"/>
          <w:szCs w:val="20"/>
          <w:rPrChange w:id="529" w:author="Palacherla, Susmitha C (NONUS)" w:date="2017-04-25T08:55:00Z">
            <w:rPr>
              <w:ins w:id="530" w:author="Palacherla, Susmitha C (NONUS)" w:date="2017-04-25T08:55:00Z"/>
            </w:rPr>
          </w:rPrChange>
        </w:rPr>
      </w:pPr>
      <w:ins w:id="531" w:author="Palacherla, Susmitha C (NONUS)" w:date="2017-04-25T08:55:00Z">
        <w:r w:rsidRPr="00EF5B6C">
          <w:rPr>
            <w:rFonts w:asciiTheme="minorHAnsi" w:hAnsiTheme="minorHAnsi"/>
            <w:sz w:val="20"/>
            <w:szCs w:val="20"/>
            <w:rPrChange w:id="532" w:author="Palacherla, Susmitha C (NONUS)" w:date="2017-04-25T08:55:00Z">
              <w:rPr/>
            </w:rPrChange>
          </w:rPr>
          <w:t xml:space="preserve">  ON S.[Report_ID]=F.[Report_ID]</w:t>
        </w:r>
      </w:ins>
    </w:p>
    <w:p w:rsidR="00EF5B6C" w:rsidRPr="00EF5B6C" w:rsidRDefault="00EF5B6C" w:rsidP="00EF5B6C">
      <w:pPr>
        <w:widowControl w:val="0"/>
        <w:autoSpaceDE w:val="0"/>
        <w:autoSpaceDN w:val="0"/>
        <w:adjustRightInd w:val="0"/>
        <w:spacing w:after="0" w:line="240" w:lineRule="auto"/>
        <w:rPr>
          <w:ins w:id="533" w:author="Palacherla, Susmitha C (NONUS)" w:date="2017-04-25T08:55:00Z"/>
          <w:rFonts w:asciiTheme="minorHAnsi" w:hAnsiTheme="minorHAnsi"/>
          <w:sz w:val="20"/>
          <w:szCs w:val="20"/>
          <w:rPrChange w:id="534" w:author="Palacherla, Susmitha C (NONUS)" w:date="2017-04-25T08:55:00Z">
            <w:rPr>
              <w:ins w:id="535" w:author="Palacherla, Susmitha C (NONUS)" w:date="2017-04-25T08:55:00Z"/>
            </w:rPr>
          </w:rPrChange>
        </w:rPr>
      </w:pPr>
      <w:ins w:id="536" w:author="Palacherla, Susmitha C (NONUS)" w:date="2017-04-25T08:55:00Z">
        <w:r w:rsidRPr="00EF5B6C">
          <w:rPr>
            <w:rFonts w:asciiTheme="minorHAnsi" w:hAnsiTheme="minorHAnsi"/>
            <w:sz w:val="20"/>
            <w:szCs w:val="20"/>
            <w:rPrChange w:id="537" w:author="Palacherla, Susmitha C (NONUS)" w:date="2017-04-25T08:55:00Z">
              <w:rPr/>
            </w:rPrChange>
          </w:rPr>
          <w:t xml:space="preserve">  AND S.Report_Code = F.Report_Code</w:t>
        </w:r>
      </w:ins>
    </w:p>
    <w:p w:rsidR="00EF5B6C" w:rsidRPr="00EF5B6C" w:rsidRDefault="00EF5B6C" w:rsidP="00EF5B6C">
      <w:pPr>
        <w:widowControl w:val="0"/>
        <w:autoSpaceDE w:val="0"/>
        <w:autoSpaceDN w:val="0"/>
        <w:adjustRightInd w:val="0"/>
        <w:spacing w:after="0" w:line="240" w:lineRule="auto"/>
        <w:rPr>
          <w:ins w:id="538" w:author="Palacherla, Susmitha C (NONUS)" w:date="2017-04-25T08:55:00Z"/>
          <w:rFonts w:asciiTheme="minorHAnsi" w:hAnsiTheme="minorHAnsi"/>
          <w:sz w:val="20"/>
          <w:szCs w:val="20"/>
          <w:rPrChange w:id="539" w:author="Palacherla, Susmitha C (NONUS)" w:date="2017-04-25T08:55:00Z">
            <w:rPr>
              <w:ins w:id="540" w:author="Palacherla, Susmitha C (NONUS)" w:date="2017-04-25T08:55:00Z"/>
            </w:rPr>
          </w:rPrChange>
        </w:rPr>
      </w:pPr>
      <w:ins w:id="541" w:author="Palacherla, Susmitha C (NONUS)" w:date="2017-04-25T08:55:00Z">
        <w:r w:rsidRPr="00EF5B6C">
          <w:rPr>
            <w:rFonts w:asciiTheme="minorHAnsi" w:hAnsiTheme="minorHAnsi"/>
            <w:sz w:val="20"/>
            <w:szCs w:val="20"/>
            <w:rPrChange w:id="542" w:author="Palacherla, Susmitha C (NONUS)" w:date="2017-04-25T08:55:00Z">
              <w:rPr/>
            </w:rPrChange>
          </w:rPr>
          <w:t xml:space="preserve">  WHERE F.[Report_ID] IS NULL AND F.Report_Code IS NULL</w:t>
        </w:r>
      </w:ins>
    </w:p>
    <w:p w:rsidR="00EF5B6C" w:rsidRDefault="00EF5B6C" w:rsidP="004D3B66">
      <w:pPr>
        <w:widowControl w:val="0"/>
        <w:autoSpaceDE w:val="0"/>
        <w:autoSpaceDN w:val="0"/>
        <w:adjustRightInd w:val="0"/>
        <w:spacing w:after="0" w:line="240" w:lineRule="auto"/>
        <w:rPr>
          <w:ins w:id="543" w:author="Palacherla, Susmitha C (NONUS)" w:date="2017-04-25T08:56:00Z"/>
          <w:rFonts w:asciiTheme="minorHAnsi" w:hAnsiTheme="minorHAnsi"/>
          <w:sz w:val="20"/>
          <w:szCs w:val="20"/>
        </w:rPr>
      </w:pPr>
      <w:ins w:id="544" w:author="Palacherla, Susmitha C (NONUS)" w:date="2017-04-25T08:55:00Z">
        <w:r w:rsidRPr="00EF5B6C">
          <w:rPr>
            <w:rFonts w:asciiTheme="minorHAnsi" w:hAnsiTheme="minorHAnsi"/>
            <w:sz w:val="20"/>
            <w:szCs w:val="20"/>
            <w:rPrChange w:id="545" w:author="Palacherla, Susmitha C (NONUS)" w:date="2017-04-25T08:55:00Z">
              <w:rPr/>
            </w:rPrChange>
          </w:rPr>
          <w:t>GO</w:t>
        </w:r>
      </w:ins>
    </w:p>
    <w:p w:rsidR="00EF5B6C" w:rsidRDefault="00EF5B6C" w:rsidP="004D3B66">
      <w:pPr>
        <w:widowControl w:val="0"/>
        <w:autoSpaceDE w:val="0"/>
        <w:autoSpaceDN w:val="0"/>
        <w:adjustRightInd w:val="0"/>
        <w:spacing w:after="0" w:line="240" w:lineRule="auto"/>
        <w:rPr>
          <w:ins w:id="546" w:author="Palacherla, Susmitha C (NONUS)" w:date="2017-04-25T08:56:00Z"/>
          <w:rFonts w:asciiTheme="minorHAnsi" w:hAnsiTheme="minorHAnsi"/>
          <w:sz w:val="20"/>
          <w:szCs w:val="20"/>
        </w:rPr>
      </w:pPr>
    </w:p>
    <w:p w:rsidR="000B36BD" w:rsidRPr="00EF5B6C" w:rsidDel="00EF5B6C" w:rsidRDefault="000B36BD" w:rsidP="00EF5B6C">
      <w:pPr>
        <w:widowControl w:val="0"/>
        <w:autoSpaceDE w:val="0"/>
        <w:autoSpaceDN w:val="0"/>
        <w:adjustRightInd w:val="0"/>
        <w:spacing w:after="0" w:line="240" w:lineRule="auto"/>
        <w:rPr>
          <w:del w:id="547" w:author="Palacherla, Susmitha C (NONUS)" w:date="2017-04-25T08:55:00Z"/>
          <w:rFonts w:asciiTheme="minorHAnsi" w:hAnsiTheme="minorHAnsi" w:cs="Arial"/>
          <w:sz w:val="20"/>
          <w:szCs w:val="20"/>
          <w:rPrChange w:id="548" w:author="Palacherla, Susmitha C (NONUS)" w:date="2017-04-25T08:55:00Z">
            <w:rPr>
              <w:del w:id="549" w:author="Palacherla, Susmitha C (NONUS)" w:date="2017-04-25T08:55:00Z"/>
              <w:rFonts w:asciiTheme="minorHAnsi" w:hAnsiTheme="minorHAnsi" w:cs="Arial"/>
              <w:sz w:val="20"/>
              <w:szCs w:val="20"/>
            </w:rPr>
          </w:rPrChange>
        </w:rPr>
      </w:pPr>
      <w:del w:id="550" w:author="Palacherla, Susmitha C (NONUS)" w:date="2017-04-25T08:55:00Z">
        <w:r w:rsidRPr="00EF5B6C" w:rsidDel="00EF5B6C">
          <w:rPr>
            <w:rFonts w:asciiTheme="minorHAnsi" w:hAnsiTheme="minorHAnsi"/>
            <w:sz w:val="20"/>
            <w:szCs w:val="20"/>
            <w:rPrChange w:id="551" w:author="Palacherla, Susmitha C (NONUS)" w:date="2017-04-25T08:55:00Z">
              <w:rPr/>
            </w:rPrChange>
          </w:rPr>
          <w:delText xml:space="preserve"> </w:delText>
        </w:r>
        <w:r w:rsidRPr="00EF5B6C" w:rsidDel="00EF5B6C">
          <w:rPr>
            <w:rFonts w:asciiTheme="minorHAnsi" w:hAnsiTheme="minorHAnsi" w:cs="Arial"/>
            <w:sz w:val="20"/>
            <w:szCs w:val="20"/>
            <w:rPrChange w:id="552" w:author="Palacherla, Susmitha C (NONUS)" w:date="2017-04-25T08:55:00Z">
              <w:rPr>
                <w:rFonts w:asciiTheme="minorHAnsi" w:hAnsiTheme="minorHAnsi" w:cs="Arial"/>
                <w:sz w:val="20"/>
                <w:szCs w:val="20"/>
              </w:rPr>
            </w:rPrChange>
          </w:rPr>
          <w:delText>INSERT INTO[EC].[Outlier_Coaching_Fact]</w:delText>
        </w:r>
      </w:del>
    </w:p>
    <w:p w:rsidR="000B36BD" w:rsidRPr="00EF5B6C" w:rsidDel="00EF5B6C" w:rsidRDefault="000B36BD" w:rsidP="000B36BD">
      <w:pPr>
        <w:widowControl w:val="0"/>
        <w:autoSpaceDE w:val="0"/>
        <w:autoSpaceDN w:val="0"/>
        <w:adjustRightInd w:val="0"/>
        <w:spacing w:after="0" w:line="240" w:lineRule="auto"/>
        <w:rPr>
          <w:del w:id="553" w:author="Palacherla, Susmitha C (NONUS)" w:date="2017-04-25T08:55:00Z"/>
          <w:rFonts w:asciiTheme="minorHAnsi" w:hAnsiTheme="minorHAnsi" w:cs="Arial"/>
          <w:sz w:val="20"/>
          <w:szCs w:val="20"/>
          <w:rPrChange w:id="554" w:author="Palacherla, Susmitha C (NONUS)" w:date="2017-04-25T08:55:00Z">
            <w:rPr>
              <w:del w:id="555" w:author="Palacherla, Susmitha C (NONUS)" w:date="2017-04-25T08:55:00Z"/>
              <w:rFonts w:asciiTheme="minorHAnsi" w:hAnsiTheme="minorHAnsi" w:cs="Arial"/>
              <w:sz w:val="20"/>
              <w:szCs w:val="20"/>
            </w:rPr>
          </w:rPrChange>
        </w:rPr>
      </w:pPr>
      <w:del w:id="556" w:author="Palacherla, Susmitha C (NONUS)" w:date="2017-04-25T08:55:00Z">
        <w:r w:rsidRPr="00EF5B6C" w:rsidDel="00EF5B6C">
          <w:rPr>
            <w:rFonts w:asciiTheme="minorHAnsi" w:hAnsiTheme="minorHAnsi" w:cs="Arial"/>
            <w:sz w:val="20"/>
            <w:szCs w:val="20"/>
            <w:rPrChange w:id="557" w:author="Palacherla, Susmitha C (NONUS)" w:date="2017-04-25T08:55:00Z">
              <w:rPr>
                <w:rFonts w:asciiTheme="minorHAnsi" w:hAnsiTheme="minorHAnsi" w:cs="Arial"/>
                <w:sz w:val="20"/>
                <w:szCs w:val="20"/>
              </w:rPr>
            </w:rPrChange>
          </w:rPr>
          <w:delText xml:space="preserve">           ([Report_ID]</w:delText>
        </w:r>
      </w:del>
    </w:p>
    <w:p w:rsidR="000B36BD" w:rsidRPr="00EF5B6C" w:rsidDel="00EF5B6C" w:rsidRDefault="000B36BD" w:rsidP="000B36BD">
      <w:pPr>
        <w:widowControl w:val="0"/>
        <w:autoSpaceDE w:val="0"/>
        <w:autoSpaceDN w:val="0"/>
        <w:adjustRightInd w:val="0"/>
        <w:spacing w:after="0" w:line="240" w:lineRule="auto"/>
        <w:rPr>
          <w:del w:id="558" w:author="Palacherla, Susmitha C (NONUS)" w:date="2017-04-25T08:55:00Z"/>
          <w:rFonts w:asciiTheme="minorHAnsi" w:hAnsiTheme="minorHAnsi" w:cs="Arial"/>
          <w:sz w:val="20"/>
          <w:szCs w:val="20"/>
          <w:rPrChange w:id="559" w:author="Palacherla, Susmitha C (NONUS)" w:date="2017-04-25T08:55:00Z">
            <w:rPr>
              <w:del w:id="560" w:author="Palacherla, Susmitha C (NONUS)" w:date="2017-04-25T08:55:00Z"/>
              <w:rFonts w:asciiTheme="minorHAnsi" w:hAnsiTheme="minorHAnsi" w:cs="Arial"/>
              <w:sz w:val="20"/>
              <w:szCs w:val="20"/>
            </w:rPr>
          </w:rPrChange>
        </w:rPr>
      </w:pPr>
      <w:del w:id="561" w:author="Palacherla, Susmitha C (NONUS)" w:date="2017-04-25T08:55:00Z">
        <w:r w:rsidRPr="00EF5B6C" w:rsidDel="00EF5B6C">
          <w:rPr>
            <w:rFonts w:asciiTheme="minorHAnsi" w:hAnsiTheme="minorHAnsi" w:cs="Arial"/>
            <w:sz w:val="20"/>
            <w:szCs w:val="20"/>
            <w:rPrChange w:id="562" w:author="Palacherla, Susmitha C (NONUS)" w:date="2017-04-25T08:55:00Z">
              <w:rPr>
                <w:rFonts w:asciiTheme="minorHAnsi" w:hAnsiTheme="minorHAnsi" w:cs="Arial"/>
                <w:sz w:val="20"/>
                <w:szCs w:val="20"/>
              </w:rPr>
            </w:rPrChange>
          </w:rPr>
          <w:delText xml:space="preserve">           ,[Report_Code]</w:delText>
        </w:r>
      </w:del>
    </w:p>
    <w:p w:rsidR="000B36BD" w:rsidRPr="00EF5B6C" w:rsidDel="00EF5B6C" w:rsidRDefault="000B36BD" w:rsidP="000B36BD">
      <w:pPr>
        <w:widowControl w:val="0"/>
        <w:autoSpaceDE w:val="0"/>
        <w:autoSpaceDN w:val="0"/>
        <w:adjustRightInd w:val="0"/>
        <w:spacing w:after="0" w:line="240" w:lineRule="auto"/>
        <w:rPr>
          <w:del w:id="563" w:author="Palacherla, Susmitha C (NONUS)" w:date="2017-04-25T08:55:00Z"/>
          <w:rFonts w:asciiTheme="minorHAnsi" w:hAnsiTheme="minorHAnsi" w:cs="Arial"/>
          <w:sz w:val="20"/>
          <w:szCs w:val="20"/>
          <w:rPrChange w:id="564" w:author="Palacherla, Susmitha C (NONUS)" w:date="2017-04-25T08:55:00Z">
            <w:rPr>
              <w:del w:id="565" w:author="Palacherla, Susmitha C (NONUS)" w:date="2017-04-25T08:55:00Z"/>
              <w:rFonts w:asciiTheme="minorHAnsi" w:hAnsiTheme="minorHAnsi" w:cs="Arial"/>
              <w:sz w:val="20"/>
              <w:szCs w:val="20"/>
            </w:rPr>
          </w:rPrChange>
        </w:rPr>
      </w:pPr>
      <w:del w:id="566" w:author="Palacherla, Susmitha C (NONUS)" w:date="2017-04-25T08:55:00Z">
        <w:r w:rsidRPr="00EF5B6C" w:rsidDel="00EF5B6C">
          <w:rPr>
            <w:rFonts w:asciiTheme="minorHAnsi" w:hAnsiTheme="minorHAnsi" w:cs="Arial"/>
            <w:sz w:val="20"/>
            <w:szCs w:val="20"/>
            <w:rPrChange w:id="567" w:author="Palacherla, Susmitha C (NONUS)" w:date="2017-04-25T08:55:00Z">
              <w:rPr>
                <w:rFonts w:asciiTheme="minorHAnsi" w:hAnsiTheme="minorHAnsi" w:cs="Arial"/>
                <w:sz w:val="20"/>
                <w:szCs w:val="20"/>
              </w:rPr>
            </w:rPrChange>
          </w:rPr>
          <w:delText xml:space="preserve">           ,[Form_Type]</w:delText>
        </w:r>
      </w:del>
    </w:p>
    <w:p w:rsidR="000B36BD" w:rsidRPr="00EF5B6C" w:rsidDel="00EF5B6C" w:rsidRDefault="000B36BD" w:rsidP="000B36BD">
      <w:pPr>
        <w:widowControl w:val="0"/>
        <w:autoSpaceDE w:val="0"/>
        <w:autoSpaceDN w:val="0"/>
        <w:adjustRightInd w:val="0"/>
        <w:spacing w:after="0" w:line="240" w:lineRule="auto"/>
        <w:rPr>
          <w:del w:id="568" w:author="Palacherla, Susmitha C (NONUS)" w:date="2017-04-25T08:55:00Z"/>
          <w:rFonts w:asciiTheme="minorHAnsi" w:hAnsiTheme="minorHAnsi" w:cs="Arial"/>
          <w:sz w:val="20"/>
          <w:szCs w:val="20"/>
          <w:rPrChange w:id="569" w:author="Palacherla, Susmitha C (NONUS)" w:date="2017-04-25T08:55:00Z">
            <w:rPr>
              <w:del w:id="570" w:author="Palacherla, Susmitha C (NONUS)" w:date="2017-04-25T08:55:00Z"/>
              <w:rFonts w:asciiTheme="minorHAnsi" w:hAnsiTheme="minorHAnsi" w:cs="Arial"/>
              <w:sz w:val="20"/>
              <w:szCs w:val="20"/>
            </w:rPr>
          </w:rPrChange>
        </w:rPr>
      </w:pPr>
      <w:del w:id="571" w:author="Palacherla, Susmitha C (NONUS)" w:date="2017-04-25T08:55:00Z">
        <w:r w:rsidRPr="00EF5B6C" w:rsidDel="00EF5B6C">
          <w:rPr>
            <w:rFonts w:asciiTheme="minorHAnsi" w:hAnsiTheme="minorHAnsi" w:cs="Arial"/>
            <w:sz w:val="20"/>
            <w:szCs w:val="20"/>
            <w:rPrChange w:id="572" w:author="Palacherla, Susmitha C (NONUS)" w:date="2017-04-25T08:55:00Z">
              <w:rPr>
                <w:rFonts w:asciiTheme="minorHAnsi" w:hAnsiTheme="minorHAnsi" w:cs="Arial"/>
                <w:sz w:val="20"/>
                <w:szCs w:val="20"/>
              </w:rPr>
            </w:rPrChange>
          </w:rPr>
          <w:delText xml:space="preserve">           ,[Source]</w:delText>
        </w:r>
      </w:del>
    </w:p>
    <w:p w:rsidR="000B36BD" w:rsidRPr="00EF5B6C" w:rsidDel="00EF5B6C" w:rsidRDefault="000B36BD" w:rsidP="000B36BD">
      <w:pPr>
        <w:widowControl w:val="0"/>
        <w:autoSpaceDE w:val="0"/>
        <w:autoSpaceDN w:val="0"/>
        <w:adjustRightInd w:val="0"/>
        <w:spacing w:after="0" w:line="240" w:lineRule="auto"/>
        <w:rPr>
          <w:del w:id="573" w:author="Palacherla, Susmitha C (NONUS)" w:date="2017-04-25T08:55:00Z"/>
          <w:rFonts w:asciiTheme="minorHAnsi" w:hAnsiTheme="minorHAnsi" w:cs="Arial"/>
          <w:sz w:val="20"/>
          <w:szCs w:val="20"/>
          <w:rPrChange w:id="574" w:author="Palacherla, Susmitha C (NONUS)" w:date="2017-04-25T08:55:00Z">
            <w:rPr>
              <w:del w:id="575" w:author="Palacherla, Susmitha C (NONUS)" w:date="2017-04-25T08:55:00Z"/>
              <w:rFonts w:asciiTheme="minorHAnsi" w:hAnsiTheme="minorHAnsi" w:cs="Arial"/>
              <w:sz w:val="20"/>
              <w:szCs w:val="20"/>
            </w:rPr>
          </w:rPrChange>
        </w:rPr>
      </w:pPr>
      <w:del w:id="576" w:author="Palacherla, Susmitha C (NONUS)" w:date="2017-04-25T08:55:00Z">
        <w:r w:rsidRPr="00EF5B6C" w:rsidDel="00EF5B6C">
          <w:rPr>
            <w:rFonts w:asciiTheme="minorHAnsi" w:hAnsiTheme="minorHAnsi" w:cs="Arial"/>
            <w:sz w:val="20"/>
            <w:szCs w:val="20"/>
            <w:rPrChange w:id="577" w:author="Palacherla, Susmitha C (NONUS)" w:date="2017-04-25T08:55:00Z">
              <w:rPr>
                <w:rFonts w:asciiTheme="minorHAnsi" w:hAnsiTheme="minorHAnsi" w:cs="Arial"/>
                <w:sz w:val="20"/>
                <w:szCs w:val="20"/>
              </w:rPr>
            </w:rPrChange>
          </w:rPr>
          <w:delText xml:space="preserve">           ,[Form_Status]</w:delText>
        </w:r>
      </w:del>
    </w:p>
    <w:p w:rsidR="000B36BD" w:rsidRPr="00EF5B6C" w:rsidDel="00EF5B6C" w:rsidRDefault="000B36BD" w:rsidP="000B36BD">
      <w:pPr>
        <w:widowControl w:val="0"/>
        <w:autoSpaceDE w:val="0"/>
        <w:autoSpaceDN w:val="0"/>
        <w:adjustRightInd w:val="0"/>
        <w:spacing w:after="0" w:line="240" w:lineRule="auto"/>
        <w:rPr>
          <w:del w:id="578" w:author="Palacherla, Susmitha C (NONUS)" w:date="2017-04-25T08:55:00Z"/>
          <w:rFonts w:asciiTheme="minorHAnsi" w:hAnsiTheme="minorHAnsi" w:cs="Arial"/>
          <w:sz w:val="20"/>
          <w:szCs w:val="20"/>
          <w:rPrChange w:id="579" w:author="Palacherla, Susmitha C (NONUS)" w:date="2017-04-25T08:55:00Z">
            <w:rPr>
              <w:del w:id="580" w:author="Palacherla, Susmitha C (NONUS)" w:date="2017-04-25T08:55:00Z"/>
              <w:rFonts w:asciiTheme="minorHAnsi" w:hAnsiTheme="minorHAnsi" w:cs="Arial"/>
              <w:sz w:val="20"/>
              <w:szCs w:val="20"/>
            </w:rPr>
          </w:rPrChange>
        </w:rPr>
      </w:pPr>
      <w:del w:id="581" w:author="Palacherla, Susmitha C (NONUS)" w:date="2017-04-25T08:55:00Z">
        <w:r w:rsidRPr="00EF5B6C" w:rsidDel="00EF5B6C">
          <w:rPr>
            <w:rFonts w:asciiTheme="minorHAnsi" w:hAnsiTheme="minorHAnsi" w:cs="Arial"/>
            <w:sz w:val="20"/>
            <w:szCs w:val="20"/>
            <w:rPrChange w:id="582" w:author="Palacherla, Susmitha C (NONUS)" w:date="2017-04-25T08:55:00Z">
              <w:rPr>
                <w:rFonts w:asciiTheme="minorHAnsi" w:hAnsiTheme="minorHAnsi" w:cs="Arial"/>
                <w:sz w:val="20"/>
                <w:szCs w:val="20"/>
              </w:rPr>
            </w:rPrChange>
          </w:rPr>
          <w:delText xml:space="preserve">           ,[Event_Date]</w:delText>
        </w:r>
      </w:del>
    </w:p>
    <w:p w:rsidR="000B36BD" w:rsidRPr="00EF5B6C" w:rsidDel="00EF5B6C" w:rsidRDefault="000B36BD" w:rsidP="000B36BD">
      <w:pPr>
        <w:widowControl w:val="0"/>
        <w:autoSpaceDE w:val="0"/>
        <w:autoSpaceDN w:val="0"/>
        <w:adjustRightInd w:val="0"/>
        <w:spacing w:after="0" w:line="240" w:lineRule="auto"/>
        <w:rPr>
          <w:del w:id="583" w:author="Palacherla, Susmitha C (NONUS)" w:date="2017-04-25T08:55:00Z"/>
          <w:rFonts w:asciiTheme="minorHAnsi" w:hAnsiTheme="minorHAnsi" w:cs="Arial"/>
          <w:sz w:val="20"/>
          <w:szCs w:val="20"/>
          <w:rPrChange w:id="584" w:author="Palacherla, Susmitha C (NONUS)" w:date="2017-04-25T08:55:00Z">
            <w:rPr>
              <w:del w:id="585" w:author="Palacherla, Susmitha C (NONUS)" w:date="2017-04-25T08:55:00Z"/>
              <w:rFonts w:asciiTheme="minorHAnsi" w:hAnsiTheme="minorHAnsi" w:cs="Arial"/>
              <w:sz w:val="20"/>
              <w:szCs w:val="20"/>
            </w:rPr>
          </w:rPrChange>
        </w:rPr>
      </w:pPr>
      <w:del w:id="586" w:author="Palacherla, Susmitha C (NONUS)" w:date="2017-04-25T08:55:00Z">
        <w:r w:rsidRPr="00EF5B6C" w:rsidDel="00EF5B6C">
          <w:rPr>
            <w:rFonts w:asciiTheme="minorHAnsi" w:hAnsiTheme="minorHAnsi" w:cs="Arial"/>
            <w:sz w:val="20"/>
            <w:szCs w:val="20"/>
            <w:rPrChange w:id="587" w:author="Palacherla, Susmitha C (NONUS)" w:date="2017-04-25T08:55:00Z">
              <w:rPr>
                <w:rFonts w:asciiTheme="minorHAnsi" w:hAnsiTheme="minorHAnsi" w:cs="Arial"/>
                <w:sz w:val="20"/>
                <w:szCs w:val="20"/>
              </w:rPr>
            </w:rPrChange>
          </w:rPr>
          <w:delText xml:space="preserve">           ,[Submitted_Date]</w:delText>
        </w:r>
      </w:del>
    </w:p>
    <w:p w:rsidR="000B36BD" w:rsidRPr="00EF5B6C" w:rsidDel="00EF5B6C" w:rsidRDefault="000B36BD" w:rsidP="000B36BD">
      <w:pPr>
        <w:widowControl w:val="0"/>
        <w:autoSpaceDE w:val="0"/>
        <w:autoSpaceDN w:val="0"/>
        <w:adjustRightInd w:val="0"/>
        <w:spacing w:after="0" w:line="240" w:lineRule="auto"/>
        <w:rPr>
          <w:del w:id="588" w:author="Palacherla, Susmitha C (NONUS)" w:date="2017-04-25T08:55:00Z"/>
          <w:rFonts w:asciiTheme="minorHAnsi" w:hAnsiTheme="minorHAnsi" w:cs="Arial"/>
          <w:sz w:val="20"/>
          <w:szCs w:val="20"/>
          <w:rPrChange w:id="589" w:author="Palacherla, Susmitha C (NONUS)" w:date="2017-04-25T08:55:00Z">
            <w:rPr>
              <w:del w:id="590" w:author="Palacherla, Susmitha C (NONUS)" w:date="2017-04-25T08:55:00Z"/>
              <w:rFonts w:asciiTheme="minorHAnsi" w:hAnsiTheme="minorHAnsi" w:cs="Arial"/>
              <w:sz w:val="20"/>
              <w:szCs w:val="20"/>
            </w:rPr>
          </w:rPrChange>
        </w:rPr>
      </w:pPr>
      <w:del w:id="591" w:author="Palacherla, Susmitha C (NONUS)" w:date="2017-04-25T08:55:00Z">
        <w:r w:rsidRPr="00EF5B6C" w:rsidDel="00EF5B6C">
          <w:rPr>
            <w:rFonts w:asciiTheme="minorHAnsi" w:hAnsiTheme="minorHAnsi" w:cs="Arial"/>
            <w:sz w:val="20"/>
            <w:szCs w:val="20"/>
            <w:rPrChange w:id="592" w:author="Palacherla, Susmitha C (NONUS)" w:date="2017-04-25T08:55:00Z">
              <w:rPr>
                <w:rFonts w:asciiTheme="minorHAnsi" w:hAnsiTheme="minorHAnsi" w:cs="Arial"/>
                <w:sz w:val="20"/>
                <w:szCs w:val="20"/>
              </w:rPr>
            </w:rPrChange>
          </w:rPr>
          <w:delText xml:space="preserve">           ,[Start_Date]</w:delText>
        </w:r>
      </w:del>
    </w:p>
    <w:p w:rsidR="000B36BD" w:rsidRPr="00EF5B6C" w:rsidDel="00EF5B6C" w:rsidRDefault="000B36BD" w:rsidP="000B36BD">
      <w:pPr>
        <w:widowControl w:val="0"/>
        <w:autoSpaceDE w:val="0"/>
        <w:autoSpaceDN w:val="0"/>
        <w:adjustRightInd w:val="0"/>
        <w:spacing w:after="0" w:line="240" w:lineRule="auto"/>
        <w:rPr>
          <w:del w:id="593" w:author="Palacherla, Susmitha C (NONUS)" w:date="2017-04-25T08:55:00Z"/>
          <w:rFonts w:asciiTheme="minorHAnsi" w:hAnsiTheme="minorHAnsi" w:cs="Arial"/>
          <w:sz w:val="20"/>
          <w:szCs w:val="20"/>
          <w:rPrChange w:id="594" w:author="Palacherla, Susmitha C (NONUS)" w:date="2017-04-25T08:55:00Z">
            <w:rPr>
              <w:del w:id="595" w:author="Palacherla, Susmitha C (NONUS)" w:date="2017-04-25T08:55:00Z"/>
              <w:rFonts w:asciiTheme="minorHAnsi" w:hAnsiTheme="minorHAnsi" w:cs="Arial"/>
              <w:sz w:val="20"/>
              <w:szCs w:val="20"/>
            </w:rPr>
          </w:rPrChange>
        </w:rPr>
      </w:pPr>
      <w:del w:id="596" w:author="Palacherla, Susmitha C (NONUS)" w:date="2017-04-25T08:55:00Z">
        <w:r w:rsidRPr="00EF5B6C" w:rsidDel="00EF5B6C">
          <w:rPr>
            <w:rFonts w:asciiTheme="minorHAnsi" w:hAnsiTheme="minorHAnsi" w:cs="Arial"/>
            <w:sz w:val="20"/>
            <w:szCs w:val="20"/>
            <w:rPrChange w:id="597" w:author="Palacherla, Susmitha C (NONUS)" w:date="2017-04-25T08:55:00Z">
              <w:rPr>
                <w:rFonts w:asciiTheme="minorHAnsi" w:hAnsiTheme="minorHAnsi" w:cs="Arial"/>
                <w:sz w:val="20"/>
                <w:szCs w:val="20"/>
              </w:rPr>
            </w:rPrChange>
          </w:rPr>
          <w:delText xml:space="preserve">           ,[Submitter_LANID]</w:delText>
        </w:r>
      </w:del>
    </w:p>
    <w:p w:rsidR="000B36BD" w:rsidRPr="00EF5B6C" w:rsidDel="00EF5B6C" w:rsidRDefault="000B36BD" w:rsidP="000B36BD">
      <w:pPr>
        <w:widowControl w:val="0"/>
        <w:autoSpaceDE w:val="0"/>
        <w:autoSpaceDN w:val="0"/>
        <w:adjustRightInd w:val="0"/>
        <w:spacing w:after="0" w:line="240" w:lineRule="auto"/>
        <w:rPr>
          <w:del w:id="598" w:author="Palacherla, Susmitha C (NONUS)" w:date="2017-04-25T08:55:00Z"/>
          <w:rFonts w:asciiTheme="minorHAnsi" w:hAnsiTheme="minorHAnsi" w:cs="Arial"/>
          <w:sz w:val="20"/>
          <w:szCs w:val="20"/>
          <w:rPrChange w:id="599" w:author="Palacherla, Susmitha C (NONUS)" w:date="2017-04-25T08:55:00Z">
            <w:rPr>
              <w:del w:id="600" w:author="Palacherla, Susmitha C (NONUS)" w:date="2017-04-25T08:55:00Z"/>
              <w:rFonts w:asciiTheme="minorHAnsi" w:hAnsiTheme="minorHAnsi" w:cs="Arial"/>
              <w:sz w:val="20"/>
              <w:szCs w:val="20"/>
            </w:rPr>
          </w:rPrChange>
        </w:rPr>
      </w:pPr>
      <w:del w:id="601" w:author="Palacherla, Susmitha C (NONUS)" w:date="2017-04-25T08:55:00Z">
        <w:r w:rsidRPr="00EF5B6C" w:rsidDel="00EF5B6C">
          <w:rPr>
            <w:rFonts w:asciiTheme="minorHAnsi" w:hAnsiTheme="minorHAnsi" w:cs="Arial"/>
            <w:sz w:val="20"/>
            <w:szCs w:val="20"/>
            <w:rPrChange w:id="602" w:author="Palacherla, Susmitha C (NONUS)" w:date="2017-04-25T08:55:00Z">
              <w:rPr>
                <w:rFonts w:asciiTheme="minorHAnsi" w:hAnsiTheme="minorHAnsi" w:cs="Arial"/>
                <w:sz w:val="20"/>
                <w:szCs w:val="20"/>
              </w:rPr>
            </w:rPrChange>
          </w:rPr>
          <w:delText xml:space="preserve">           ,[Submitter_Name]</w:delText>
        </w:r>
      </w:del>
    </w:p>
    <w:p w:rsidR="000B36BD" w:rsidRPr="00EF5B6C" w:rsidDel="00EF5B6C" w:rsidRDefault="000B36BD" w:rsidP="000B36BD">
      <w:pPr>
        <w:widowControl w:val="0"/>
        <w:autoSpaceDE w:val="0"/>
        <w:autoSpaceDN w:val="0"/>
        <w:adjustRightInd w:val="0"/>
        <w:spacing w:after="0" w:line="240" w:lineRule="auto"/>
        <w:rPr>
          <w:del w:id="603" w:author="Palacherla, Susmitha C (NONUS)" w:date="2017-04-25T08:55:00Z"/>
          <w:rFonts w:asciiTheme="minorHAnsi" w:hAnsiTheme="minorHAnsi" w:cs="Arial"/>
          <w:sz w:val="20"/>
          <w:szCs w:val="20"/>
          <w:rPrChange w:id="604" w:author="Palacherla, Susmitha C (NONUS)" w:date="2017-04-25T08:55:00Z">
            <w:rPr>
              <w:del w:id="605" w:author="Palacherla, Susmitha C (NONUS)" w:date="2017-04-25T08:55:00Z"/>
              <w:rFonts w:asciiTheme="minorHAnsi" w:hAnsiTheme="minorHAnsi" w:cs="Arial"/>
              <w:sz w:val="20"/>
              <w:szCs w:val="20"/>
            </w:rPr>
          </w:rPrChange>
        </w:rPr>
      </w:pPr>
      <w:del w:id="606" w:author="Palacherla, Susmitha C (NONUS)" w:date="2017-04-25T08:55:00Z">
        <w:r w:rsidRPr="00EF5B6C" w:rsidDel="00EF5B6C">
          <w:rPr>
            <w:rFonts w:asciiTheme="minorHAnsi" w:hAnsiTheme="minorHAnsi" w:cs="Arial"/>
            <w:sz w:val="20"/>
            <w:szCs w:val="20"/>
            <w:rPrChange w:id="607" w:author="Palacherla, Susmitha C (NONUS)" w:date="2017-04-25T08:55:00Z">
              <w:rPr>
                <w:rFonts w:asciiTheme="minorHAnsi" w:hAnsiTheme="minorHAnsi" w:cs="Arial"/>
                <w:sz w:val="20"/>
                <w:szCs w:val="20"/>
              </w:rPr>
            </w:rPrChange>
          </w:rPr>
          <w:delText xml:space="preserve">           ,[Submitter_Email]</w:delText>
        </w:r>
      </w:del>
    </w:p>
    <w:p w:rsidR="000B36BD" w:rsidRPr="00EF5B6C" w:rsidDel="00EF5B6C" w:rsidRDefault="000B36BD" w:rsidP="000B36BD">
      <w:pPr>
        <w:widowControl w:val="0"/>
        <w:autoSpaceDE w:val="0"/>
        <w:autoSpaceDN w:val="0"/>
        <w:adjustRightInd w:val="0"/>
        <w:spacing w:after="0" w:line="240" w:lineRule="auto"/>
        <w:rPr>
          <w:del w:id="608" w:author="Palacherla, Susmitha C (NONUS)" w:date="2017-04-25T08:55:00Z"/>
          <w:rFonts w:asciiTheme="minorHAnsi" w:hAnsiTheme="minorHAnsi" w:cs="Arial"/>
          <w:sz w:val="20"/>
          <w:szCs w:val="20"/>
          <w:rPrChange w:id="609" w:author="Palacherla, Susmitha C (NONUS)" w:date="2017-04-25T08:55:00Z">
            <w:rPr>
              <w:del w:id="610" w:author="Palacherla, Susmitha C (NONUS)" w:date="2017-04-25T08:55:00Z"/>
              <w:rFonts w:asciiTheme="minorHAnsi" w:hAnsiTheme="minorHAnsi" w:cs="Arial"/>
              <w:sz w:val="20"/>
              <w:szCs w:val="20"/>
            </w:rPr>
          </w:rPrChange>
        </w:rPr>
      </w:pPr>
      <w:del w:id="611" w:author="Palacherla, Susmitha C (NONUS)" w:date="2017-04-25T08:55:00Z">
        <w:r w:rsidRPr="00EF5B6C" w:rsidDel="00EF5B6C">
          <w:rPr>
            <w:rFonts w:asciiTheme="minorHAnsi" w:hAnsiTheme="minorHAnsi" w:cs="Arial"/>
            <w:sz w:val="20"/>
            <w:szCs w:val="20"/>
            <w:rPrChange w:id="612" w:author="Palacherla, Susmitha C (NONUS)" w:date="2017-04-25T08:55:00Z">
              <w:rPr>
                <w:rFonts w:asciiTheme="minorHAnsi" w:hAnsiTheme="minorHAnsi" w:cs="Arial"/>
                <w:sz w:val="20"/>
                <w:szCs w:val="20"/>
              </w:rPr>
            </w:rPrChange>
          </w:rPr>
          <w:delText xml:space="preserve">           ,[CSR_LANID]</w:delText>
        </w:r>
      </w:del>
    </w:p>
    <w:p w:rsidR="000B36BD" w:rsidRPr="00EF5B6C" w:rsidDel="00EF5B6C" w:rsidRDefault="000B36BD" w:rsidP="000B36BD">
      <w:pPr>
        <w:widowControl w:val="0"/>
        <w:autoSpaceDE w:val="0"/>
        <w:autoSpaceDN w:val="0"/>
        <w:adjustRightInd w:val="0"/>
        <w:spacing w:after="0" w:line="240" w:lineRule="auto"/>
        <w:rPr>
          <w:del w:id="613" w:author="Palacherla, Susmitha C (NONUS)" w:date="2017-04-25T08:55:00Z"/>
          <w:rFonts w:asciiTheme="minorHAnsi" w:hAnsiTheme="minorHAnsi" w:cs="Arial"/>
          <w:sz w:val="20"/>
          <w:szCs w:val="20"/>
          <w:rPrChange w:id="614" w:author="Palacherla, Susmitha C (NONUS)" w:date="2017-04-25T08:55:00Z">
            <w:rPr>
              <w:del w:id="615" w:author="Palacherla, Susmitha C (NONUS)" w:date="2017-04-25T08:55:00Z"/>
              <w:rFonts w:asciiTheme="minorHAnsi" w:hAnsiTheme="minorHAnsi" w:cs="Arial"/>
              <w:sz w:val="20"/>
              <w:szCs w:val="20"/>
            </w:rPr>
          </w:rPrChange>
        </w:rPr>
      </w:pPr>
      <w:del w:id="616" w:author="Palacherla, Susmitha C (NONUS)" w:date="2017-04-25T08:55:00Z">
        <w:r w:rsidRPr="00EF5B6C" w:rsidDel="00EF5B6C">
          <w:rPr>
            <w:rFonts w:asciiTheme="minorHAnsi" w:hAnsiTheme="minorHAnsi" w:cs="Arial"/>
            <w:sz w:val="20"/>
            <w:szCs w:val="20"/>
            <w:rPrChange w:id="617" w:author="Palacherla, Susmitha C (NONUS)" w:date="2017-04-25T08:55:00Z">
              <w:rPr>
                <w:rFonts w:asciiTheme="minorHAnsi" w:hAnsiTheme="minorHAnsi" w:cs="Arial"/>
                <w:sz w:val="20"/>
                <w:szCs w:val="20"/>
              </w:rPr>
            </w:rPrChange>
          </w:rPr>
          <w:delText xml:space="preserve">           ,[CSR_Site]</w:delText>
        </w:r>
      </w:del>
    </w:p>
    <w:p w:rsidR="000B36BD" w:rsidRPr="00EF5B6C" w:rsidDel="00EF5B6C" w:rsidRDefault="000B36BD" w:rsidP="000B36BD">
      <w:pPr>
        <w:widowControl w:val="0"/>
        <w:autoSpaceDE w:val="0"/>
        <w:autoSpaceDN w:val="0"/>
        <w:adjustRightInd w:val="0"/>
        <w:spacing w:after="0" w:line="240" w:lineRule="auto"/>
        <w:rPr>
          <w:del w:id="618" w:author="Palacherla, Susmitha C (NONUS)" w:date="2017-04-25T08:55:00Z"/>
          <w:rFonts w:asciiTheme="minorHAnsi" w:hAnsiTheme="minorHAnsi" w:cs="Arial"/>
          <w:sz w:val="20"/>
          <w:szCs w:val="20"/>
          <w:rPrChange w:id="619" w:author="Palacherla, Susmitha C (NONUS)" w:date="2017-04-25T08:55:00Z">
            <w:rPr>
              <w:del w:id="620" w:author="Palacherla, Susmitha C (NONUS)" w:date="2017-04-25T08:55:00Z"/>
              <w:rFonts w:asciiTheme="minorHAnsi" w:hAnsiTheme="minorHAnsi" w:cs="Arial"/>
              <w:sz w:val="20"/>
              <w:szCs w:val="20"/>
            </w:rPr>
          </w:rPrChange>
        </w:rPr>
      </w:pPr>
      <w:del w:id="621" w:author="Palacherla, Susmitha C (NONUS)" w:date="2017-04-25T08:55:00Z">
        <w:r w:rsidRPr="00EF5B6C" w:rsidDel="00EF5B6C">
          <w:rPr>
            <w:rFonts w:asciiTheme="minorHAnsi" w:hAnsiTheme="minorHAnsi" w:cs="Arial"/>
            <w:sz w:val="20"/>
            <w:szCs w:val="20"/>
            <w:rPrChange w:id="622" w:author="Palacherla, Susmitha C (NONUS)" w:date="2017-04-25T08:55:00Z">
              <w:rPr>
                <w:rFonts w:asciiTheme="minorHAnsi" w:hAnsiTheme="minorHAnsi" w:cs="Arial"/>
                <w:sz w:val="20"/>
                <w:szCs w:val="20"/>
              </w:rPr>
            </w:rPrChange>
          </w:rPr>
          <w:delText xml:space="preserve">           ,[Program]</w:delText>
        </w:r>
      </w:del>
    </w:p>
    <w:p w:rsidR="000B36BD" w:rsidRPr="00EF5B6C" w:rsidDel="00EF5B6C" w:rsidRDefault="000B36BD" w:rsidP="000B36BD">
      <w:pPr>
        <w:widowControl w:val="0"/>
        <w:autoSpaceDE w:val="0"/>
        <w:autoSpaceDN w:val="0"/>
        <w:adjustRightInd w:val="0"/>
        <w:spacing w:after="0" w:line="240" w:lineRule="auto"/>
        <w:rPr>
          <w:del w:id="623" w:author="Palacherla, Susmitha C (NONUS)" w:date="2017-04-25T08:55:00Z"/>
          <w:rFonts w:asciiTheme="minorHAnsi" w:hAnsiTheme="minorHAnsi" w:cs="Arial"/>
          <w:sz w:val="20"/>
          <w:szCs w:val="20"/>
          <w:rPrChange w:id="624" w:author="Palacherla, Susmitha C (NONUS)" w:date="2017-04-25T08:55:00Z">
            <w:rPr>
              <w:del w:id="625" w:author="Palacherla, Susmitha C (NONUS)" w:date="2017-04-25T08:55:00Z"/>
              <w:rFonts w:asciiTheme="minorHAnsi" w:hAnsiTheme="minorHAnsi" w:cs="Arial"/>
              <w:sz w:val="20"/>
              <w:szCs w:val="20"/>
            </w:rPr>
          </w:rPrChange>
        </w:rPr>
      </w:pPr>
      <w:del w:id="626" w:author="Palacherla, Susmitha C (NONUS)" w:date="2017-04-25T08:55:00Z">
        <w:r w:rsidRPr="00EF5B6C" w:rsidDel="00EF5B6C">
          <w:rPr>
            <w:rFonts w:asciiTheme="minorHAnsi" w:hAnsiTheme="minorHAnsi" w:cs="Arial"/>
            <w:sz w:val="20"/>
            <w:szCs w:val="20"/>
            <w:rPrChange w:id="627" w:author="Palacherla, Susmitha C (NONUS)" w:date="2017-04-25T08:55:00Z">
              <w:rPr>
                <w:rFonts w:asciiTheme="minorHAnsi" w:hAnsiTheme="minorHAnsi" w:cs="Arial"/>
                <w:sz w:val="20"/>
                <w:szCs w:val="20"/>
              </w:rPr>
            </w:rPrChange>
          </w:rPr>
          <w:delText xml:space="preserve">           ,[CoachReason_Current_Coaching_Initiatives]</w:delText>
        </w:r>
      </w:del>
    </w:p>
    <w:p w:rsidR="000B36BD" w:rsidRPr="00EF5B6C" w:rsidDel="00EF5B6C" w:rsidRDefault="000B36BD" w:rsidP="000B36BD">
      <w:pPr>
        <w:widowControl w:val="0"/>
        <w:autoSpaceDE w:val="0"/>
        <w:autoSpaceDN w:val="0"/>
        <w:adjustRightInd w:val="0"/>
        <w:spacing w:after="0" w:line="240" w:lineRule="auto"/>
        <w:rPr>
          <w:del w:id="628" w:author="Palacherla, Susmitha C (NONUS)" w:date="2017-04-25T08:55:00Z"/>
          <w:rFonts w:asciiTheme="minorHAnsi" w:hAnsiTheme="minorHAnsi" w:cs="Arial"/>
          <w:sz w:val="20"/>
          <w:szCs w:val="20"/>
          <w:rPrChange w:id="629" w:author="Palacherla, Susmitha C (NONUS)" w:date="2017-04-25T08:55:00Z">
            <w:rPr>
              <w:del w:id="630" w:author="Palacherla, Susmitha C (NONUS)" w:date="2017-04-25T08:55:00Z"/>
              <w:rFonts w:asciiTheme="minorHAnsi" w:hAnsiTheme="minorHAnsi" w:cs="Arial"/>
              <w:sz w:val="20"/>
              <w:szCs w:val="20"/>
            </w:rPr>
          </w:rPrChange>
        </w:rPr>
      </w:pPr>
      <w:del w:id="631" w:author="Palacherla, Susmitha C (NONUS)" w:date="2017-04-25T08:55:00Z">
        <w:r w:rsidRPr="00EF5B6C" w:rsidDel="00EF5B6C">
          <w:rPr>
            <w:rFonts w:asciiTheme="minorHAnsi" w:hAnsiTheme="minorHAnsi" w:cs="Arial"/>
            <w:sz w:val="20"/>
            <w:szCs w:val="20"/>
            <w:rPrChange w:id="632" w:author="Palacherla, Susmitha C (NONUS)" w:date="2017-04-25T08:55:00Z">
              <w:rPr>
                <w:rFonts w:asciiTheme="minorHAnsi" w:hAnsiTheme="minorHAnsi" w:cs="Arial"/>
                <w:sz w:val="20"/>
                <w:szCs w:val="20"/>
              </w:rPr>
            </w:rPrChange>
          </w:rPr>
          <w:delText xml:space="preserve">           ,[TextDescription]</w:delText>
        </w:r>
      </w:del>
    </w:p>
    <w:p w:rsidR="000B36BD" w:rsidRPr="00EF5B6C" w:rsidDel="00EF5B6C" w:rsidRDefault="000B36BD" w:rsidP="000B36BD">
      <w:pPr>
        <w:widowControl w:val="0"/>
        <w:autoSpaceDE w:val="0"/>
        <w:autoSpaceDN w:val="0"/>
        <w:adjustRightInd w:val="0"/>
        <w:spacing w:after="0" w:line="240" w:lineRule="auto"/>
        <w:rPr>
          <w:del w:id="633" w:author="Palacherla, Susmitha C (NONUS)" w:date="2017-04-25T08:55:00Z"/>
          <w:rFonts w:asciiTheme="minorHAnsi" w:hAnsiTheme="minorHAnsi" w:cs="Arial"/>
          <w:sz w:val="20"/>
          <w:szCs w:val="20"/>
          <w:rPrChange w:id="634" w:author="Palacherla, Susmitha C (NONUS)" w:date="2017-04-25T08:55:00Z">
            <w:rPr>
              <w:del w:id="635" w:author="Palacherla, Susmitha C (NONUS)" w:date="2017-04-25T08:55:00Z"/>
              <w:rFonts w:asciiTheme="minorHAnsi" w:hAnsiTheme="minorHAnsi" w:cs="Arial"/>
              <w:sz w:val="20"/>
              <w:szCs w:val="20"/>
            </w:rPr>
          </w:rPrChange>
        </w:rPr>
      </w:pPr>
      <w:del w:id="636" w:author="Palacherla, Susmitha C (NONUS)" w:date="2017-04-25T08:55:00Z">
        <w:r w:rsidRPr="00EF5B6C" w:rsidDel="00EF5B6C">
          <w:rPr>
            <w:rFonts w:asciiTheme="minorHAnsi" w:hAnsiTheme="minorHAnsi" w:cs="Arial"/>
            <w:sz w:val="20"/>
            <w:szCs w:val="20"/>
            <w:rPrChange w:id="637" w:author="Palacherla, Susmitha C (NONUS)" w:date="2017-04-25T08:55:00Z">
              <w:rPr>
                <w:rFonts w:asciiTheme="minorHAnsi" w:hAnsiTheme="minorHAnsi" w:cs="Arial"/>
                <w:sz w:val="20"/>
                <w:szCs w:val="20"/>
              </w:rPr>
            </w:rPrChange>
          </w:rPr>
          <w:delText xml:space="preserve">           ,[FileName]</w:delText>
        </w:r>
      </w:del>
    </w:p>
    <w:p w:rsidR="000B36BD" w:rsidRPr="00EF5B6C" w:rsidDel="00EF5B6C" w:rsidRDefault="000B36BD" w:rsidP="000B36BD">
      <w:pPr>
        <w:widowControl w:val="0"/>
        <w:autoSpaceDE w:val="0"/>
        <w:autoSpaceDN w:val="0"/>
        <w:adjustRightInd w:val="0"/>
        <w:spacing w:after="0" w:line="240" w:lineRule="auto"/>
        <w:rPr>
          <w:del w:id="638" w:author="Palacherla, Susmitha C (NONUS)" w:date="2017-04-25T08:55:00Z"/>
          <w:rFonts w:asciiTheme="minorHAnsi" w:hAnsiTheme="minorHAnsi" w:cs="Arial"/>
          <w:sz w:val="20"/>
          <w:szCs w:val="20"/>
          <w:rPrChange w:id="639" w:author="Palacherla, Susmitha C (NONUS)" w:date="2017-04-25T08:55:00Z">
            <w:rPr>
              <w:del w:id="640" w:author="Palacherla, Susmitha C (NONUS)" w:date="2017-04-25T08:55:00Z"/>
              <w:rFonts w:asciiTheme="minorHAnsi" w:hAnsiTheme="minorHAnsi" w:cs="Arial"/>
              <w:sz w:val="20"/>
              <w:szCs w:val="20"/>
            </w:rPr>
          </w:rPrChange>
        </w:rPr>
      </w:pPr>
      <w:del w:id="641" w:author="Palacherla, Susmitha C (NONUS)" w:date="2017-04-25T08:55:00Z">
        <w:r w:rsidRPr="00EF5B6C" w:rsidDel="00EF5B6C">
          <w:rPr>
            <w:rFonts w:asciiTheme="minorHAnsi" w:hAnsiTheme="minorHAnsi" w:cs="Arial"/>
            <w:sz w:val="20"/>
            <w:szCs w:val="20"/>
            <w:rPrChange w:id="642" w:author="Palacherla, Susmitha C (NONUS)" w:date="2017-04-25T08:55:00Z">
              <w:rPr>
                <w:rFonts w:asciiTheme="minorHAnsi" w:hAnsiTheme="minorHAnsi" w:cs="Arial"/>
                <w:sz w:val="20"/>
                <w:szCs w:val="20"/>
              </w:rPr>
            </w:rPrChange>
          </w:rPr>
          <w:delText xml:space="preserve">           ,[RMgr_ID]</w:delText>
        </w:r>
      </w:del>
    </w:p>
    <w:p w:rsidR="000B36BD" w:rsidRPr="00EF5B6C" w:rsidDel="00EF5B6C" w:rsidRDefault="000B36BD" w:rsidP="000B36BD">
      <w:pPr>
        <w:widowControl w:val="0"/>
        <w:autoSpaceDE w:val="0"/>
        <w:autoSpaceDN w:val="0"/>
        <w:adjustRightInd w:val="0"/>
        <w:spacing w:after="0" w:line="240" w:lineRule="auto"/>
        <w:rPr>
          <w:del w:id="643" w:author="Palacherla, Susmitha C (NONUS)" w:date="2017-04-25T08:55:00Z"/>
          <w:rFonts w:asciiTheme="minorHAnsi" w:hAnsiTheme="minorHAnsi" w:cs="Arial"/>
          <w:sz w:val="20"/>
          <w:szCs w:val="20"/>
          <w:rPrChange w:id="644" w:author="Palacherla, Susmitha C (NONUS)" w:date="2017-04-25T08:55:00Z">
            <w:rPr>
              <w:del w:id="645" w:author="Palacherla, Susmitha C (NONUS)" w:date="2017-04-25T08:55:00Z"/>
              <w:rFonts w:asciiTheme="minorHAnsi" w:hAnsiTheme="minorHAnsi" w:cs="Arial"/>
              <w:sz w:val="20"/>
              <w:szCs w:val="20"/>
            </w:rPr>
          </w:rPrChange>
        </w:rPr>
      </w:pPr>
      <w:del w:id="646" w:author="Palacherla, Susmitha C (NONUS)" w:date="2017-04-25T08:55:00Z">
        <w:r w:rsidRPr="00EF5B6C" w:rsidDel="00EF5B6C">
          <w:rPr>
            <w:rFonts w:asciiTheme="minorHAnsi" w:hAnsiTheme="minorHAnsi" w:cs="Arial"/>
            <w:sz w:val="20"/>
            <w:szCs w:val="20"/>
            <w:rPrChange w:id="647" w:author="Palacherla, Susmitha C (NONUS)" w:date="2017-04-25T08:55:00Z">
              <w:rPr>
                <w:rFonts w:asciiTheme="minorHAnsi" w:hAnsiTheme="minorHAnsi" w:cs="Arial"/>
                <w:sz w:val="20"/>
                <w:szCs w:val="20"/>
              </w:rPr>
            </w:rPrChange>
          </w:rPr>
          <w:delText xml:space="preserve">           ,[CD1]</w:delText>
        </w:r>
      </w:del>
    </w:p>
    <w:p w:rsidR="000B36BD" w:rsidRPr="00EF5B6C" w:rsidDel="00EF5B6C" w:rsidRDefault="000B36BD" w:rsidP="000B36BD">
      <w:pPr>
        <w:widowControl w:val="0"/>
        <w:autoSpaceDE w:val="0"/>
        <w:autoSpaceDN w:val="0"/>
        <w:adjustRightInd w:val="0"/>
        <w:spacing w:after="0" w:line="240" w:lineRule="auto"/>
        <w:rPr>
          <w:del w:id="648" w:author="Palacherla, Susmitha C (NONUS)" w:date="2017-04-25T08:55:00Z"/>
          <w:rFonts w:asciiTheme="minorHAnsi" w:hAnsiTheme="minorHAnsi" w:cs="Arial"/>
          <w:sz w:val="20"/>
          <w:szCs w:val="20"/>
          <w:rPrChange w:id="649" w:author="Palacherla, Susmitha C (NONUS)" w:date="2017-04-25T08:55:00Z">
            <w:rPr>
              <w:del w:id="650" w:author="Palacherla, Susmitha C (NONUS)" w:date="2017-04-25T08:55:00Z"/>
              <w:rFonts w:asciiTheme="minorHAnsi" w:hAnsiTheme="minorHAnsi" w:cs="Arial"/>
              <w:sz w:val="20"/>
              <w:szCs w:val="20"/>
            </w:rPr>
          </w:rPrChange>
        </w:rPr>
      </w:pPr>
      <w:del w:id="651" w:author="Palacherla, Susmitha C (NONUS)" w:date="2017-04-25T08:55:00Z">
        <w:r w:rsidRPr="00EF5B6C" w:rsidDel="00EF5B6C">
          <w:rPr>
            <w:rFonts w:asciiTheme="minorHAnsi" w:hAnsiTheme="minorHAnsi" w:cs="Arial"/>
            <w:sz w:val="20"/>
            <w:szCs w:val="20"/>
            <w:rPrChange w:id="652" w:author="Palacherla, Susmitha C (NONUS)" w:date="2017-04-25T08:55:00Z">
              <w:rPr>
                <w:rFonts w:asciiTheme="minorHAnsi" w:hAnsiTheme="minorHAnsi" w:cs="Arial"/>
                <w:sz w:val="20"/>
                <w:szCs w:val="20"/>
              </w:rPr>
            </w:rPrChange>
          </w:rPr>
          <w:delText xml:space="preserve">           ,[CD2])</w:delText>
        </w:r>
      </w:del>
    </w:p>
    <w:p w:rsidR="000B36BD" w:rsidRPr="00EF5B6C" w:rsidDel="00EF5B6C" w:rsidRDefault="000B36BD" w:rsidP="000B36BD">
      <w:pPr>
        <w:widowControl w:val="0"/>
        <w:autoSpaceDE w:val="0"/>
        <w:autoSpaceDN w:val="0"/>
        <w:adjustRightInd w:val="0"/>
        <w:spacing w:after="0" w:line="240" w:lineRule="auto"/>
        <w:rPr>
          <w:del w:id="653" w:author="Palacherla, Susmitha C (NONUS)" w:date="2017-04-25T08:55:00Z"/>
          <w:rFonts w:asciiTheme="minorHAnsi" w:hAnsiTheme="minorHAnsi" w:cs="Arial"/>
          <w:sz w:val="20"/>
          <w:szCs w:val="20"/>
          <w:rPrChange w:id="654" w:author="Palacherla, Susmitha C (NONUS)" w:date="2017-04-25T08:55:00Z">
            <w:rPr>
              <w:del w:id="655" w:author="Palacherla, Susmitha C (NONUS)" w:date="2017-04-25T08:55:00Z"/>
              <w:rFonts w:asciiTheme="minorHAnsi" w:hAnsiTheme="minorHAnsi" w:cs="Arial"/>
              <w:sz w:val="20"/>
              <w:szCs w:val="20"/>
            </w:rPr>
          </w:rPrChange>
        </w:rPr>
      </w:pPr>
      <w:del w:id="656" w:author="Palacherla, Susmitha C (NONUS)" w:date="2017-04-25T08:55:00Z">
        <w:r w:rsidRPr="00EF5B6C" w:rsidDel="00EF5B6C">
          <w:rPr>
            <w:rFonts w:asciiTheme="minorHAnsi" w:hAnsiTheme="minorHAnsi" w:cs="Arial"/>
            <w:sz w:val="20"/>
            <w:szCs w:val="20"/>
            <w:rPrChange w:id="657" w:author="Palacherla, Susmitha C (NONUS)" w:date="2017-04-25T08:55:00Z">
              <w:rPr>
                <w:rFonts w:asciiTheme="minorHAnsi" w:hAnsiTheme="minorHAnsi" w:cs="Arial"/>
                <w:sz w:val="20"/>
                <w:szCs w:val="20"/>
              </w:rPr>
            </w:rPrChange>
          </w:rPr>
          <w:delText xml:space="preserve">     SELECT S.[Report_ID]</w:delText>
        </w:r>
      </w:del>
    </w:p>
    <w:p w:rsidR="000B36BD" w:rsidRPr="00EF5B6C" w:rsidDel="00EF5B6C" w:rsidRDefault="000B36BD" w:rsidP="000B36BD">
      <w:pPr>
        <w:widowControl w:val="0"/>
        <w:autoSpaceDE w:val="0"/>
        <w:autoSpaceDN w:val="0"/>
        <w:adjustRightInd w:val="0"/>
        <w:spacing w:after="0" w:line="240" w:lineRule="auto"/>
        <w:rPr>
          <w:del w:id="658" w:author="Palacherla, Susmitha C (NONUS)" w:date="2017-04-25T08:55:00Z"/>
          <w:rFonts w:asciiTheme="minorHAnsi" w:hAnsiTheme="minorHAnsi" w:cs="Arial"/>
          <w:sz w:val="20"/>
          <w:szCs w:val="20"/>
          <w:rPrChange w:id="659" w:author="Palacherla, Susmitha C (NONUS)" w:date="2017-04-25T08:55:00Z">
            <w:rPr>
              <w:del w:id="660" w:author="Palacherla, Susmitha C (NONUS)" w:date="2017-04-25T08:55:00Z"/>
              <w:rFonts w:asciiTheme="minorHAnsi" w:hAnsiTheme="minorHAnsi" w:cs="Arial"/>
              <w:sz w:val="20"/>
              <w:szCs w:val="20"/>
            </w:rPr>
          </w:rPrChange>
        </w:rPr>
      </w:pPr>
      <w:del w:id="661" w:author="Palacherla, Susmitha C (NONUS)" w:date="2017-04-25T08:55:00Z">
        <w:r w:rsidRPr="00EF5B6C" w:rsidDel="00EF5B6C">
          <w:rPr>
            <w:rFonts w:asciiTheme="minorHAnsi" w:hAnsiTheme="minorHAnsi" w:cs="Arial"/>
            <w:sz w:val="20"/>
            <w:szCs w:val="20"/>
            <w:rPrChange w:id="662" w:author="Palacherla, Susmitha C (NONUS)" w:date="2017-04-25T08:55:00Z">
              <w:rPr>
                <w:rFonts w:asciiTheme="minorHAnsi" w:hAnsiTheme="minorHAnsi" w:cs="Arial"/>
                <w:sz w:val="20"/>
                <w:szCs w:val="20"/>
              </w:rPr>
            </w:rPrChange>
          </w:rPr>
          <w:delText xml:space="preserve">      ,S.[Report_Code]</w:delText>
        </w:r>
      </w:del>
    </w:p>
    <w:p w:rsidR="000B36BD" w:rsidRPr="00EF5B6C" w:rsidDel="00EF5B6C" w:rsidRDefault="000B36BD" w:rsidP="000B36BD">
      <w:pPr>
        <w:widowControl w:val="0"/>
        <w:autoSpaceDE w:val="0"/>
        <w:autoSpaceDN w:val="0"/>
        <w:adjustRightInd w:val="0"/>
        <w:spacing w:after="0" w:line="240" w:lineRule="auto"/>
        <w:rPr>
          <w:del w:id="663" w:author="Palacherla, Susmitha C (NONUS)" w:date="2017-04-25T08:55:00Z"/>
          <w:rFonts w:asciiTheme="minorHAnsi" w:hAnsiTheme="minorHAnsi" w:cs="Arial"/>
          <w:sz w:val="20"/>
          <w:szCs w:val="20"/>
          <w:rPrChange w:id="664" w:author="Palacherla, Susmitha C (NONUS)" w:date="2017-04-25T08:55:00Z">
            <w:rPr>
              <w:del w:id="665" w:author="Palacherla, Susmitha C (NONUS)" w:date="2017-04-25T08:55:00Z"/>
              <w:rFonts w:asciiTheme="minorHAnsi" w:hAnsiTheme="minorHAnsi" w:cs="Arial"/>
              <w:sz w:val="20"/>
              <w:szCs w:val="20"/>
            </w:rPr>
          </w:rPrChange>
        </w:rPr>
      </w:pPr>
      <w:del w:id="666" w:author="Palacherla, Susmitha C (NONUS)" w:date="2017-04-25T08:55:00Z">
        <w:r w:rsidRPr="00EF5B6C" w:rsidDel="00EF5B6C">
          <w:rPr>
            <w:rFonts w:asciiTheme="minorHAnsi" w:hAnsiTheme="minorHAnsi" w:cs="Arial"/>
            <w:sz w:val="20"/>
            <w:szCs w:val="20"/>
            <w:rPrChange w:id="667" w:author="Palacherla, Susmitha C (NONUS)" w:date="2017-04-25T08:55:00Z">
              <w:rPr>
                <w:rFonts w:asciiTheme="minorHAnsi" w:hAnsiTheme="minorHAnsi" w:cs="Arial"/>
                <w:sz w:val="20"/>
                <w:szCs w:val="20"/>
              </w:rPr>
            </w:rPrChange>
          </w:rPr>
          <w:delText xml:space="preserve">      ,S.[Form_Type]</w:delText>
        </w:r>
      </w:del>
    </w:p>
    <w:p w:rsidR="000B36BD" w:rsidRPr="00EF5B6C" w:rsidDel="00EF5B6C" w:rsidRDefault="000B36BD" w:rsidP="000B36BD">
      <w:pPr>
        <w:widowControl w:val="0"/>
        <w:autoSpaceDE w:val="0"/>
        <w:autoSpaceDN w:val="0"/>
        <w:adjustRightInd w:val="0"/>
        <w:spacing w:after="0" w:line="240" w:lineRule="auto"/>
        <w:rPr>
          <w:del w:id="668" w:author="Palacherla, Susmitha C (NONUS)" w:date="2017-04-25T08:55:00Z"/>
          <w:rFonts w:asciiTheme="minorHAnsi" w:hAnsiTheme="minorHAnsi" w:cs="Arial"/>
          <w:sz w:val="20"/>
          <w:szCs w:val="20"/>
          <w:rPrChange w:id="669" w:author="Palacherla, Susmitha C (NONUS)" w:date="2017-04-25T08:55:00Z">
            <w:rPr>
              <w:del w:id="670" w:author="Palacherla, Susmitha C (NONUS)" w:date="2017-04-25T08:55:00Z"/>
              <w:rFonts w:asciiTheme="minorHAnsi" w:hAnsiTheme="minorHAnsi" w:cs="Arial"/>
              <w:sz w:val="20"/>
              <w:szCs w:val="20"/>
            </w:rPr>
          </w:rPrChange>
        </w:rPr>
      </w:pPr>
      <w:del w:id="671" w:author="Palacherla, Susmitha C (NONUS)" w:date="2017-04-25T08:55:00Z">
        <w:r w:rsidRPr="00EF5B6C" w:rsidDel="00EF5B6C">
          <w:rPr>
            <w:rFonts w:asciiTheme="minorHAnsi" w:hAnsiTheme="minorHAnsi" w:cs="Arial"/>
            <w:sz w:val="20"/>
            <w:szCs w:val="20"/>
            <w:rPrChange w:id="672" w:author="Palacherla, Susmitha C (NONUS)" w:date="2017-04-25T08:55:00Z">
              <w:rPr>
                <w:rFonts w:asciiTheme="minorHAnsi" w:hAnsiTheme="minorHAnsi" w:cs="Arial"/>
                <w:sz w:val="20"/>
                <w:szCs w:val="20"/>
              </w:rPr>
            </w:rPrChange>
          </w:rPr>
          <w:delText xml:space="preserve">      ,S.[Source]</w:delText>
        </w:r>
      </w:del>
    </w:p>
    <w:p w:rsidR="000B36BD" w:rsidRPr="00EF5B6C" w:rsidDel="00EF5B6C" w:rsidRDefault="000B36BD" w:rsidP="000B36BD">
      <w:pPr>
        <w:widowControl w:val="0"/>
        <w:autoSpaceDE w:val="0"/>
        <w:autoSpaceDN w:val="0"/>
        <w:adjustRightInd w:val="0"/>
        <w:spacing w:after="0" w:line="240" w:lineRule="auto"/>
        <w:rPr>
          <w:del w:id="673" w:author="Palacherla, Susmitha C (NONUS)" w:date="2017-04-25T08:55:00Z"/>
          <w:rFonts w:asciiTheme="minorHAnsi" w:hAnsiTheme="minorHAnsi" w:cs="Arial"/>
          <w:sz w:val="20"/>
          <w:szCs w:val="20"/>
          <w:rPrChange w:id="674" w:author="Palacherla, Susmitha C (NONUS)" w:date="2017-04-25T08:55:00Z">
            <w:rPr>
              <w:del w:id="675" w:author="Palacherla, Susmitha C (NONUS)" w:date="2017-04-25T08:55:00Z"/>
              <w:rFonts w:asciiTheme="minorHAnsi" w:hAnsiTheme="minorHAnsi" w:cs="Arial"/>
              <w:sz w:val="20"/>
              <w:szCs w:val="20"/>
            </w:rPr>
          </w:rPrChange>
        </w:rPr>
      </w:pPr>
      <w:del w:id="676" w:author="Palacherla, Susmitha C (NONUS)" w:date="2017-04-25T08:55:00Z">
        <w:r w:rsidRPr="00EF5B6C" w:rsidDel="00EF5B6C">
          <w:rPr>
            <w:rFonts w:asciiTheme="minorHAnsi" w:hAnsiTheme="minorHAnsi" w:cs="Arial"/>
            <w:sz w:val="20"/>
            <w:szCs w:val="20"/>
            <w:rPrChange w:id="677" w:author="Palacherla, Susmitha C (NONUS)" w:date="2017-04-25T08:55:00Z">
              <w:rPr>
                <w:rFonts w:asciiTheme="minorHAnsi" w:hAnsiTheme="minorHAnsi" w:cs="Arial"/>
                <w:sz w:val="20"/>
                <w:szCs w:val="20"/>
              </w:rPr>
            </w:rPrChange>
          </w:rPr>
          <w:delText xml:space="preserve">      ,S.[Form_Status]</w:delText>
        </w:r>
      </w:del>
    </w:p>
    <w:p w:rsidR="000B36BD" w:rsidRPr="00EF5B6C" w:rsidDel="00EF5B6C" w:rsidRDefault="000B36BD" w:rsidP="000B36BD">
      <w:pPr>
        <w:widowControl w:val="0"/>
        <w:autoSpaceDE w:val="0"/>
        <w:autoSpaceDN w:val="0"/>
        <w:adjustRightInd w:val="0"/>
        <w:spacing w:after="0" w:line="240" w:lineRule="auto"/>
        <w:rPr>
          <w:del w:id="678" w:author="Palacherla, Susmitha C (NONUS)" w:date="2017-04-25T08:55:00Z"/>
          <w:rFonts w:asciiTheme="minorHAnsi" w:hAnsiTheme="minorHAnsi" w:cs="Arial"/>
          <w:sz w:val="20"/>
          <w:szCs w:val="20"/>
          <w:rPrChange w:id="679" w:author="Palacherla, Susmitha C (NONUS)" w:date="2017-04-25T08:55:00Z">
            <w:rPr>
              <w:del w:id="680" w:author="Palacherla, Susmitha C (NONUS)" w:date="2017-04-25T08:55:00Z"/>
              <w:rFonts w:asciiTheme="minorHAnsi" w:hAnsiTheme="minorHAnsi" w:cs="Arial"/>
              <w:sz w:val="20"/>
              <w:szCs w:val="20"/>
            </w:rPr>
          </w:rPrChange>
        </w:rPr>
      </w:pPr>
      <w:del w:id="681" w:author="Palacherla, Susmitha C (NONUS)" w:date="2017-04-25T08:55:00Z">
        <w:r w:rsidRPr="00EF5B6C" w:rsidDel="00EF5B6C">
          <w:rPr>
            <w:rFonts w:asciiTheme="minorHAnsi" w:hAnsiTheme="minorHAnsi" w:cs="Arial"/>
            <w:sz w:val="20"/>
            <w:szCs w:val="20"/>
            <w:rPrChange w:id="682" w:author="Palacherla, Susmitha C (NONUS)" w:date="2017-04-25T08:55:00Z">
              <w:rPr>
                <w:rFonts w:asciiTheme="minorHAnsi" w:hAnsiTheme="minorHAnsi" w:cs="Arial"/>
                <w:sz w:val="20"/>
                <w:szCs w:val="20"/>
              </w:rPr>
            </w:rPrChange>
          </w:rPr>
          <w:delText xml:space="preserve">      ,S.[Event_Date]</w:delText>
        </w:r>
      </w:del>
    </w:p>
    <w:p w:rsidR="000B36BD" w:rsidRPr="00EF5B6C" w:rsidDel="00EF5B6C" w:rsidRDefault="000B36BD" w:rsidP="000B36BD">
      <w:pPr>
        <w:widowControl w:val="0"/>
        <w:autoSpaceDE w:val="0"/>
        <w:autoSpaceDN w:val="0"/>
        <w:adjustRightInd w:val="0"/>
        <w:spacing w:after="0" w:line="240" w:lineRule="auto"/>
        <w:rPr>
          <w:del w:id="683" w:author="Palacherla, Susmitha C (NONUS)" w:date="2017-04-25T08:55:00Z"/>
          <w:rFonts w:asciiTheme="minorHAnsi" w:hAnsiTheme="minorHAnsi" w:cs="Arial"/>
          <w:sz w:val="20"/>
          <w:szCs w:val="20"/>
          <w:rPrChange w:id="684" w:author="Palacherla, Susmitha C (NONUS)" w:date="2017-04-25T08:55:00Z">
            <w:rPr>
              <w:del w:id="685" w:author="Palacherla, Susmitha C (NONUS)" w:date="2017-04-25T08:55:00Z"/>
              <w:rFonts w:asciiTheme="minorHAnsi" w:hAnsiTheme="minorHAnsi" w:cs="Arial"/>
              <w:sz w:val="20"/>
              <w:szCs w:val="20"/>
            </w:rPr>
          </w:rPrChange>
        </w:rPr>
      </w:pPr>
      <w:del w:id="686" w:author="Palacherla, Susmitha C (NONUS)" w:date="2017-04-25T08:55:00Z">
        <w:r w:rsidRPr="00EF5B6C" w:rsidDel="00EF5B6C">
          <w:rPr>
            <w:rFonts w:asciiTheme="minorHAnsi" w:hAnsiTheme="minorHAnsi" w:cs="Arial"/>
            <w:sz w:val="20"/>
            <w:szCs w:val="20"/>
            <w:rPrChange w:id="687" w:author="Palacherla, Susmitha C (NONUS)" w:date="2017-04-25T08:55:00Z">
              <w:rPr>
                <w:rFonts w:asciiTheme="minorHAnsi" w:hAnsiTheme="minorHAnsi" w:cs="Arial"/>
                <w:sz w:val="20"/>
                <w:szCs w:val="20"/>
              </w:rPr>
            </w:rPrChange>
          </w:rPr>
          <w:delText xml:space="preserve">      ,S.[Submitted_Date]</w:delText>
        </w:r>
      </w:del>
    </w:p>
    <w:p w:rsidR="000B36BD" w:rsidRPr="00EF5B6C" w:rsidDel="00EF5B6C" w:rsidRDefault="000B36BD" w:rsidP="000B36BD">
      <w:pPr>
        <w:widowControl w:val="0"/>
        <w:autoSpaceDE w:val="0"/>
        <w:autoSpaceDN w:val="0"/>
        <w:adjustRightInd w:val="0"/>
        <w:spacing w:after="0" w:line="240" w:lineRule="auto"/>
        <w:rPr>
          <w:del w:id="688" w:author="Palacherla, Susmitha C (NONUS)" w:date="2017-04-25T08:55:00Z"/>
          <w:rFonts w:asciiTheme="minorHAnsi" w:hAnsiTheme="minorHAnsi" w:cs="Arial"/>
          <w:sz w:val="20"/>
          <w:szCs w:val="20"/>
          <w:rPrChange w:id="689" w:author="Palacherla, Susmitha C (NONUS)" w:date="2017-04-25T08:55:00Z">
            <w:rPr>
              <w:del w:id="690" w:author="Palacherla, Susmitha C (NONUS)" w:date="2017-04-25T08:55:00Z"/>
              <w:rFonts w:asciiTheme="minorHAnsi" w:hAnsiTheme="minorHAnsi" w:cs="Arial"/>
              <w:sz w:val="20"/>
              <w:szCs w:val="20"/>
            </w:rPr>
          </w:rPrChange>
        </w:rPr>
      </w:pPr>
      <w:del w:id="691" w:author="Palacherla, Susmitha C (NONUS)" w:date="2017-04-25T08:55:00Z">
        <w:r w:rsidRPr="00EF5B6C" w:rsidDel="00EF5B6C">
          <w:rPr>
            <w:rFonts w:asciiTheme="minorHAnsi" w:hAnsiTheme="minorHAnsi" w:cs="Arial"/>
            <w:sz w:val="20"/>
            <w:szCs w:val="20"/>
            <w:rPrChange w:id="692" w:author="Palacherla, Susmitha C (NONUS)" w:date="2017-04-25T08:55:00Z">
              <w:rPr>
                <w:rFonts w:asciiTheme="minorHAnsi" w:hAnsiTheme="minorHAnsi" w:cs="Arial"/>
                <w:sz w:val="20"/>
                <w:szCs w:val="20"/>
              </w:rPr>
            </w:rPrChange>
          </w:rPr>
          <w:delText xml:space="preserve">      ,S.[Start_Date]</w:delText>
        </w:r>
      </w:del>
    </w:p>
    <w:p w:rsidR="000B36BD" w:rsidRPr="00EF5B6C" w:rsidDel="00EF5B6C" w:rsidRDefault="000B36BD" w:rsidP="000B36BD">
      <w:pPr>
        <w:widowControl w:val="0"/>
        <w:autoSpaceDE w:val="0"/>
        <w:autoSpaceDN w:val="0"/>
        <w:adjustRightInd w:val="0"/>
        <w:spacing w:after="0" w:line="240" w:lineRule="auto"/>
        <w:rPr>
          <w:del w:id="693" w:author="Palacherla, Susmitha C (NONUS)" w:date="2017-04-25T08:55:00Z"/>
          <w:rFonts w:asciiTheme="minorHAnsi" w:hAnsiTheme="minorHAnsi" w:cs="Arial"/>
          <w:sz w:val="20"/>
          <w:szCs w:val="20"/>
          <w:rPrChange w:id="694" w:author="Palacherla, Susmitha C (NONUS)" w:date="2017-04-25T08:55:00Z">
            <w:rPr>
              <w:del w:id="695" w:author="Palacherla, Susmitha C (NONUS)" w:date="2017-04-25T08:55:00Z"/>
              <w:rFonts w:asciiTheme="minorHAnsi" w:hAnsiTheme="minorHAnsi" w:cs="Arial"/>
              <w:sz w:val="20"/>
              <w:szCs w:val="20"/>
            </w:rPr>
          </w:rPrChange>
        </w:rPr>
      </w:pPr>
      <w:del w:id="696" w:author="Palacherla, Susmitha C (NONUS)" w:date="2017-04-25T08:55:00Z">
        <w:r w:rsidRPr="00EF5B6C" w:rsidDel="00EF5B6C">
          <w:rPr>
            <w:rFonts w:asciiTheme="minorHAnsi" w:hAnsiTheme="minorHAnsi" w:cs="Arial"/>
            <w:sz w:val="20"/>
            <w:szCs w:val="20"/>
            <w:rPrChange w:id="697" w:author="Palacherla, Susmitha C (NONUS)" w:date="2017-04-25T08:55:00Z">
              <w:rPr>
                <w:rFonts w:asciiTheme="minorHAnsi" w:hAnsiTheme="minorHAnsi" w:cs="Arial"/>
                <w:sz w:val="20"/>
                <w:szCs w:val="20"/>
              </w:rPr>
            </w:rPrChange>
          </w:rPr>
          <w:delText xml:space="preserve">      ,S.[Submitter_LANID]</w:delText>
        </w:r>
      </w:del>
    </w:p>
    <w:p w:rsidR="000B36BD" w:rsidRPr="00EF5B6C" w:rsidDel="00EF5B6C" w:rsidRDefault="000B36BD" w:rsidP="000B36BD">
      <w:pPr>
        <w:widowControl w:val="0"/>
        <w:autoSpaceDE w:val="0"/>
        <w:autoSpaceDN w:val="0"/>
        <w:adjustRightInd w:val="0"/>
        <w:spacing w:after="0" w:line="240" w:lineRule="auto"/>
        <w:rPr>
          <w:del w:id="698" w:author="Palacherla, Susmitha C (NONUS)" w:date="2017-04-25T08:55:00Z"/>
          <w:rFonts w:asciiTheme="minorHAnsi" w:hAnsiTheme="minorHAnsi" w:cs="Arial"/>
          <w:sz w:val="20"/>
          <w:szCs w:val="20"/>
          <w:rPrChange w:id="699" w:author="Palacherla, Susmitha C (NONUS)" w:date="2017-04-25T08:55:00Z">
            <w:rPr>
              <w:del w:id="700" w:author="Palacherla, Susmitha C (NONUS)" w:date="2017-04-25T08:55:00Z"/>
              <w:rFonts w:asciiTheme="minorHAnsi" w:hAnsiTheme="minorHAnsi" w:cs="Arial"/>
              <w:sz w:val="20"/>
              <w:szCs w:val="20"/>
            </w:rPr>
          </w:rPrChange>
        </w:rPr>
      </w:pPr>
      <w:del w:id="701" w:author="Palacherla, Susmitha C (NONUS)" w:date="2017-04-25T08:55:00Z">
        <w:r w:rsidRPr="00EF5B6C" w:rsidDel="00EF5B6C">
          <w:rPr>
            <w:rFonts w:asciiTheme="minorHAnsi" w:hAnsiTheme="minorHAnsi" w:cs="Arial"/>
            <w:sz w:val="20"/>
            <w:szCs w:val="20"/>
            <w:rPrChange w:id="702" w:author="Palacherla, Susmitha C (NONUS)" w:date="2017-04-25T08:55:00Z">
              <w:rPr>
                <w:rFonts w:asciiTheme="minorHAnsi" w:hAnsiTheme="minorHAnsi" w:cs="Arial"/>
                <w:sz w:val="20"/>
                <w:szCs w:val="20"/>
              </w:rPr>
            </w:rPrChange>
          </w:rPr>
          <w:delText xml:space="preserve">      ,S.[Submitter_Name]</w:delText>
        </w:r>
      </w:del>
    </w:p>
    <w:p w:rsidR="000B36BD" w:rsidRPr="00EF5B6C" w:rsidDel="00EF5B6C" w:rsidRDefault="000B36BD" w:rsidP="000B36BD">
      <w:pPr>
        <w:widowControl w:val="0"/>
        <w:autoSpaceDE w:val="0"/>
        <w:autoSpaceDN w:val="0"/>
        <w:adjustRightInd w:val="0"/>
        <w:spacing w:after="0" w:line="240" w:lineRule="auto"/>
        <w:rPr>
          <w:del w:id="703" w:author="Palacherla, Susmitha C (NONUS)" w:date="2017-04-25T08:55:00Z"/>
          <w:rFonts w:asciiTheme="minorHAnsi" w:hAnsiTheme="minorHAnsi" w:cs="Arial"/>
          <w:sz w:val="20"/>
          <w:szCs w:val="20"/>
          <w:rPrChange w:id="704" w:author="Palacherla, Susmitha C (NONUS)" w:date="2017-04-25T08:55:00Z">
            <w:rPr>
              <w:del w:id="705" w:author="Palacherla, Susmitha C (NONUS)" w:date="2017-04-25T08:55:00Z"/>
              <w:rFonts w:asciiTheme="minorHAnsi" w:hAnsiTheme="minorHAnsi" w:cs="Arial"/>
              <w:sz w:val="20"/>
              <w:szCs w:val="20"/>
            </w:rPr>
          </w:rPrChange>
        </w:rPr>
      </w:pPr>
      <w:del w:id="706" w:author="Palacherla, Susmitha C (NONUS)" w:date="2017-04-25T08:55:00Z">
        <w:r w:rsidRPr="00EF5B6C" w:rsidDel="00EF5B6C">
          <w:rPr>
            <w:rFonts w:asciiTheme="minorHAnsi" w:hAnsiTheme="minorHAnsi" w:cs="Arial"/>
            <w:sz w:val="20"/>
            <w:szCs w:val="20"/>
            <w:rPrChange w:id="707" w:author="Palacherla, Susmitha C (NONUS)" w:date="2017-04-25T08:55:00Z">
              <w:rPr>
                <w:rFonts w:asciiTheme="minorHAnsi" w:hAnsiTheme="minorHAnsi" w:cs="Arial"/>
                <w:sz w:val="20"/>
                <w:szCs w:val="20"/>
              </w:rPr>
            </w:rPrChange>
          </w:rPr>
          <w:delText xml:space="preserve">      ,S.[Submitter_Email]</w:delText>
        </w:r>
      </w:del>
    </w:p>
    <w:p w:rsidR="000B36BD" w:rsidRPr="00EF5B6C" w:rsidDel="00EF5B6C" w:rsidRDefault="000B36BD" w:rsidP="000B36BD">
      <w:pPr>
        <w:widowControl w:val="0"/>
        <w:autoSpaceDE w:val="0"/>
        <w:autoSpaceDN w:val="0"/>
        <w:adjustRightInd w:val="0"/>
        <w:spacing w:after="0" w:line="240" w:lineRule="auto"/>
        <w:rPr>
          <w:del w:id="708" w:author="Palacherla, Susmitha C (NONUS)" w:date="2017-04-25T08:55:00Z"/>
          <w:rFonts w:asciiTheme="minorHAnsi" w:hAnsiTheme="minorHAnsi" w:cs="Arial"/>
          <w:sz w:val="20"/>
          <w:szCs w:val="20"/>
          <w:rPrChange w:id="709" w:author="Palacherla, Susmitha C (NONUS)" w:date="2017-04-25T08:55:00Z">
            <w:rPr>
              <w:del w:id="710" w:author="Palacherla, Susmitha C (NONUS)" w:date="2017-04-25T08:55:00Z"/>
              <w:rFonts w:asciiTheme="minorHAnsi" w:hAnsiTheme="minorHAnsi" w:cs="Arial"/>
              <w:sz w:val="20"/>
              <w:szCs w:val="20"/>
            </w:rPr>
          </w:rPrChange>
        </w:rPr>
      </w:pPr>
      <w:del w:id="711" w:author="Palacherla, Susmitha C (NONUS)" w:date="2017-04-25T08:55:00Z">
        <w:r w:rsidRPr="00EF5B6C" w:rsidDel="00EF5B6C">
          <w:rPr>
            <w:rFonts w:asciiTheme="minorHAnsi" w:hAnsiTheme="minorHAnsi" w:cs="Arial"/>
            <w:sz w:val="20"/>
            <w:szCs w:val="20"/>
            <w:rPrChange w:id="712" w:author="Palacherla, Susmitha C (NONUS)" w:date="2017-04-25T08:55:00Z">
              <w:rPr>
                <w:rFonts w:asciiTheme="minorHAnsi" w:hAnsiTheme="minorHAnsi" w:cs="Arial"/>
                <w:sz w:val="20"/>
                <w:szCs w:val="20"/>
              </w:rPr>
            </w:rPrChange>
          </w:rPr>
          <w:delText xml:space="preserve">      ,S.[CSR_LANID]</w:delText>
        </w:r>
      </w:del>
    </w:p>
    <w:p w:rsidR="000B36BD" w:rsidRPr="00EF5B6C" w:rsidDel="00EF5B6C" w:rsidRDefault="000B36BD" w:rsidP="000B36BD">
      <w:pPr>
        <w:widowControl w:val="0"/>
        <w:autoSpaceDE w:val="0"/>
        <w:autoSpaceDN w:val="0"/>
        <w:adjustRightInd w:val="0"/>
        <w:spacing w:after="0" w:line="240" w:lineRule="auto"/>
        <w:rPr>
          <w:del w:id="713" w:author="Palacherla, Susmitha C (NONUS)" w:date="2017-04-25T08:55:00Z"/>
          <w:rFonts w:asciiTheme="minorHAnsi" w:hAnsiTheme="minorHAnsi" w:cs="Arial"/>
          <w:sz w:val="20"/>
          <w:szCs w:val="20"/>
          <w:rPrChange w:id="714" w:author="Palacherla, Susmitha C (NONUS)" w:date="2017-04-25T08:55:00Z">
            <w:rPr>
              <w:del w:id="715" w:author="Palacherla, Susmitha C (NONUS)" w:date="2017-04-25T08:55:00Z"/>
              <w:rFonts w:asciiTheme="minorHAnsi" w:hAnsiTheme="minorHAnsi" w:cs="Arial"/>
              <w:sz w:val="20"/>
              <w:szCs w:val="20"/>
            </w:rPr>
          </w:rPrChange>
        </w:rPr>
      </w:pPr>
      <w:del w:id="716" w:author="Palacherla, Susmitha C (NONUS)" w:date="2017-04-25T08:55:00Z">
        <w:r w:rsidRPr="00EF5B6C" w:rsidDel="00EF5B6C">
          <w:rPr>
            <w:rFonts w:asciiTheme="minorHAnsi" w:hAnsiTheme="minorHAnsi" w:cs="Arial"/>
            <w:sz w:val="20"/>
            <w:szCs w:val="20"/>
            <w:rPrChange w:id="717" w:author="Palacherla, Susmitha C (NONUS)" w:date="2017-04-25T08:55:00Z">
              <w:rPr>
                <w:rFonts w:asciiTheme="minorHAnsi" w:hAnsiTheme="minorHAnsi" w:cs="Arial"/>
                <w:sz w:val="20"/>
                <w:szCs w:val="20"/>
              </w:rPr>
            </w:rPrChange>
          </w:rPr>
          <w:delText xml:space="preserve">      ,S.[CSR_Site]</w:delText>
        </w:r>
      </w:del>
    </w:p>
    <w:p w:rsidR="000B36BD" w:rsidRPr="00EF5B6C" w:rsidDel="00EF5B6C" w:rsidRDefault="000B36BD" w:rsidP="000B36BD">
      <w:pPr>
        <w:widowControl w:val="0"/>
        <w:autoSpaceDE w:val="0"/>
        <w:autoSpaceDN w:val="0"/>
        <w:adjustRightInd w:val="0"/>
        <w:spacing w:after="0" w:line="240" w:lineRule="auto"/>
        <w:rPr>
          <w:del w:id="718" w:author="Palacherla, Susmitha C (NONUS)" w:date="2017-04-25T08:55:00Z"/>
          <w:rFonts w:asciiTheme="minorHAnsi" w:hAnsiTheme="minorHAnsi" w:cs="Arial"/>
          <w:sz w:val="20"/>
          <w:szCs w:val="20"/>
          <w:rPrChange w:id="719" w:author="Palacherla, Susmitha C (NONUS)" w:date="2017-04-25T08:55:00Z">
            <w:rPr>
              <w:del w:id="720" w:author="Palacherla, Susmitha C (NONUS)" w:date="2017-04-25T08:55:00Z"/>
              <w:rFonts w:asciiTheme="minorHAnsi" w:hAnsiTheme="minorHAnsi" w:cs="Arial"/>
              <w:sz w:val="20"/>
              <w:szCs w:val="20"/>
            </w:rPr>
          </w:rPrChange>
        </w:rPr>
      </w:pPr>
      <w:del w:id="721" w:author="Palacherla, Susmitha C (NONUS)" w:date="2017-04-25T08:55:00Z">
        <w:r w:rsidRPr="00EF5B6C" w:rsidDel="00EF5B6C">
          <w:rPr>
            <w:rFonts w:asciiTheme="minorHAnsi" w:hAnsiTheme="minorHAnsi" w:cs="Arial"/>
            <w:sz w:val="20"/>
            <w:szCs w:val="20"/>
            <w:rPrChange w:id="722" w:author="Palacherla, Susmitha C (NONUS)" w:date="2017-04-25T08:55:00Z">
              <w:rPr>
                <w:rFonts w:asciiTheme="minorHAnsi" w:hAnsiTheme="minorHAnsi" w:cs="Arial"/>
                <w:sz w:val="20"/>
                <w:szCs w:val="20"/>
              </w:rPr>
            </w:rPrChange>
          </w:rPr>
          <w:delText xml:space="preserve">      ,S.[Program]</w:delText>
        </w:r>
      </w:del>
    </w:p>
    <w:p w:rsidR="000B36BD" w:rsidRPr="00EF5B6C" w:rsidDel="00EF5B6C" w:rsidRDefault="000B36BD" w:rsidP="000B36BD">
      <w:pPr>
        <w:widowControl w:val="0"/>
        <w:autoSpaceDE w:val="0"/>
        <w:autoSpaceDN w:val="0"/>
        <w:adjustRightInd w:val="0"/>
        <w:spacing w:after="0" w:line="240" w:lineRule="auto"/>
        <w:rPr>
          <w:del w:id="723" w:author="Palacherla, Susmitha C (NONUS)" w:date="2017-04-25T08:55:00Z"/>
          <w:rFonts w:asciiTheme="minorHAnsi" w:hAnsiTheme="minorHAnsi" w:cs="Arial"/>
          <w:sz w:val="20"/>
          <w:szCs w:val="20"/>
          <w:rPrChange w:id="724" w:author="Palacherla, Susmitha C (NONUS)" w:date="2017-04-25T08:55:00Z">
            <w:rPr>
              <w:del w:id="725" w:author="Palacherla, Susmitha C (NONUS)" w:date="2017-04-25T08:55:00Z"/>
              <w:rFonts w:asciiTheme="minorHAnsi" w:hAnsiTheme="minorHAnsi" w:cs="Arial"/>
              <w:sz w:val="20"/>
              <w:szCs w:val="20"/>
            </w:rPr>
          </w:rPrChange>
        </w:rPr>
      </w:pPr>
      <w:del w:id="726" w:author="Palacherla, Susmitha C (NONUS)" w:date="2017-04-25T08:55:00Z">
        <w:r w:rsidRPr="00EF5B6C" w:rsidDel="00EF5B6C">
          <w:rPr>
            <w:rFonts w:asciiTheme="minorHAnsi" w:hAnsiTheme="minorHAnsi" w:cs="Arial"/>
            <w:sz w:val="20"/>
            <w:szCs w:val="20"/>
            <w:rPrChange w:id="727" w:author="Palacherla, Susmitha C (NONUS)" w:date="2017-04-25T08:55:00Z">
              <w:rPr>
                <w:rFonts w:asciiTheme="minorHAnsi" w:hAnsiTheme="minorHAnsi" w:cs="Arial"/>
                <w:sz w:val="20"/>
                <w:szCs w:val="20"/>
              </w:rPr>
            </w:rPrChange>
          </w:rPr>
          <w:delText xml:space="preserve">      ,S.[CoachReason_Current_Coaching_Initiatives]</w:delText>
        </w:r>
      </w:del>
    </w:p>
    <w:p w:rsidR="000B36BD" w:rsidRPr="00EF5B6C" w:rsidDel="00EF5B6C" w:rsidRDefault="000B36BD" w:rsidP="000B36BD">
      <w:pPr>
        <w:widowControl w:val="0"/>
        <w:autoSpaceDE w:val="0"/>
        <w:autoSpaceDN w:val="0"/>
        <w:adjustRightInd w:val="0"/>
        <w:spacing w:after="0" w:line="240" w:lineRule="auto"/>
        <w:rPr>
          <w:del w:id="728" w:author="Palacherla, Susmitha C (NONUS)" w:date="2017-04-25T08:55:00Z"/>
          <w:rFonts w:asciiTheme="minorHAnsi" w:hAnsiTheme="minorHAnsi" w:cs="Arial"/>
          <w:sz w:val="20"/>
          <w:szCs w:val="20"/>
          <w:rPrChange w:id="729" w:author="Palacherla, Susmitha C (NONUS)" w:date="2017-04-25T08:55:00Z">
            <w:rPr>
              <w:del w:id="730" w:author="Palacherla, Susmitha C (NONUS)" w:date="2017-04-25T08:55:00Z"/>
              <w:rFonts w:asciiTheme="minorHAnsi" w:hAnsiTheme="minorHAnsi" w:cs="Arial"/>
              <w:sz w:val="20"/>
              <w:szCs w:val="20"/>
            </w:rPr>
          </w:rPrChange>
        </w:rPr>
      </w:pPr>
      <w:del w:id="731" w:author="Palacherla, Susmitha C (NONUS)" w:date="2017-04-25T08:55:00Z">
        <w:r w:rsidRPr="00EF5B6C" w:rsidDel="00EF5B6C">
          <w:rPr>
            <w:rFonts w:asciiTheme="minorHAnsi" w:hAnsiTheme="minorHAnsi" w:cs="Arial"/>
            <w:sz w:val="20"/>
            <w:szCs w:val="20"/>
            <w:rPrChange w:id="732" w:author="Palacherla, Susmitha C (NONUS)" w:date="2017-04-25T08:55:00Z">
              <w:rPr>
                <w:rFonts w:asciiTheme="minorHAnsi" w:hAnsiTheme="minorHAnsi" w:cs="Arial"/>
                <w:sz w:val="20"/>
                <w:szCs w:val="20"/>
              </w:rPr>
            </w:rPrChange>
          </w:rPr>
          <w:delText xml:space="preserve">      ,S.[TextDescription]</w:delText>
        </w:r>
      </w:del>
    </w:p>
    <w:p w:rsidR="000B36BD" w:rsidRPr="00EF5B6C" w:rsidDel="00EF5B6C" w:rsidRDefault="000B36BD" w:rsidP="000B36BD">
      <w:pPr>
        <w:widowControl w:val="0"/>
        <w:autoSpaceDE w:val="0"/>
        <w:autoSpaceDN w:val="0"/>
        <w:adjustRightInd w:val="0"/>
        <w:spacing w:after="0" w:line="240" w:lineRule="auto"/>
        <w:rPr>
          <w:del w:id="733" w:author="Palacherla, Susmitha C (NONUS)" w:date="2017-04-25T08:55:00Z"/>
          <w:rFonts w:asciiTheme="minorHAnsi" w:hAnsiTheme="minorHAnsi" w:cs="Arial"/>
          <w:sz w:val="20"/>
          <w:szCs w:val="20"/>
          <w:rPrChange w:id="734" w:author="Palacherla, Susmitha C (NONUS)" w:date="2017-04-25T08:55:00Z">
            <w:rPr>
              <w:del w:id="735" w:author="Palacherla, Susmitha C (NONUS)" w:date="2017-04-25T08:55:00Z"/>
              <w:rFonts w:asciiTheme="minorHAnsi" w:hAnsiTheme="minorHAnsi" w:cs="Arial"/>
              <w:sz w:val="20"/>
              <w:szCs w:val="20"/>
            </w:rPr>
          </w:rPrChange>
        </w:rPr>
      </w:pPr>
      <w:del w:id="736" w:author="Palacherla, Susmitha C (NONUS)" w:date="2017-04-25T08:55:00Z">
        <w:r w:rsidRPr="00EF5B6C" w:rsidDel="00EF5B6C">
          <w:rPr>
            <w:rFonts w:asciiTheme="minorHAnsi" w:hAnsiTheme="minorHAnsi" w:cs="Arial"/>
            <w:sz w:val="20"/>
            <w:szCs w:val="20"/>
            <w:rPrChange w:id="737" w:author="Palacherla, Susmitha C (NONUS)" w:date="2017-04-25T08:55:00Z">
              <w:rPr>
                <w:rFonts w:asciiTheme="minorHAnsi" w:hAnsiTheme="minorHAnsi" w:cs="Arial"/>
                <w:sz w:val="20"/>
                <w:szCs w:val="20"/>
              </w:rPr>
            </w:rPrChange>
          </w:rPr>
          <w:delText xml:space="preserve">      ,S.[FileName]</w:delText>
        </w:r>
      </w:del>
    </w:p>
    <w:p w:rsidR="000B36BD" w:rsidRPr="00EF5B6C" w:rsidDel="00EF5B6C" w:rsidRDefault="000B36BD" w:rsidP="000B36BD">
      <w:pPr>
        <w:widowControl w:val="0"/>
        <w:autoSpaceDE w:val="0"/>
        <w:autoSpaceDN w:val="0"/>
        <w:adjustRightInd w:val="0"/>
        <w:spacing w:after="0" w:line="240" w:lineRule="auto"/>
        <w:rPr>
          <w:del w:id="738" w:author="Palacherla, Susmitha C (NONUS)" w:date="2017-04-25T08:55:00Z"/>
          <w:rFonts w:asciiTheme="minorHAnsi" w:hAnsiTheme="minorHAnsi" w:cs="Arial"/>
          <w:sz w:val="20"/>
          <w:szCs w:val="20"/>
          <w:rPrChange w:id="739" w:author="Palacherla, Susmitha C (NONUS)" w:date="2017-04-25T08:55:00Z">
            <w:rPr>
              <w:del w:id="740" w:author="Palacherla, Susmitha C (NONUS)" w:date="2017-04-25T08:55:00Z"/>
              <w:rFonts w:asciiTheme="minorHAnsi" w:hAnsiTheme="minorHAnsi" w:cs="Arial"/>
              <w:sz w:val="20"/>
              <w:szCs w:val="20"/>
            </w:rPr>
          </w:rPrChange>
        </w:rPr>
      </w:pPr>
      <w:del w:id="741" w:author="Palacherla, Susmitha C (NONUS)" w:date="2017-04-25T08:55:00Z">
        <w:r w:rsidRPr="00EF5B6C" w:rsidDel="00EF5B6C">
          <w:rPr>
            <w:rFonts w:asciiTheme="minorHAnsi" w:hAnsiTheme="minorHAnsi" w:cs="Arial"/>
            <w:sz w:val="20"/>
            <w:szCs w:val="20"/>
            <w:rPrChange w:id="742" w:author="Palacherla, Susmitha C (NONUS)" w:date="2017-04-25T08:55:00Z">
              <w:rPr>
                <w:rFonts w:asciiTheme="minorHAnsi" w:hAnsiTheme="minorHAnsi" w:cs="Arial"/>
                <w:sz w:val="20"/>
                <w:szCs w:val="20"/>
              </w:rPr>
            </w:rPrChange>
          </w:rPr>
          <w:delText xml:space="preserve">      ,S.[RMgr_ID]</w:delText>
        </w:r>
      </w:del>
    </w:p>
    <w:p w:rsidR="000B36BD" w:rsidRPr="00EF5B6C" w:rsidDel="00EF5B6C" w:rsidRDefault="000B36BD" w:rsidP="000B36BD">
      <w:pPr>
        <w:widowControl w:val="0"/>
        <w:autoSpaceDE w:val="0"/>
        <w:autoSpaceDN w:val="0"/>
        <w:adjustRightInd w:val="0"/>
        <w:spacing w:after="0" w:line="240" w:lineRule="auto"/>
        <w:rPr>
          <w:del w:id="743" w:author="Palacherla, Susmitha C (NONUS)" w:date="2017-04-25T08:55:00Z"/>
          <w:rFonts w:asciiTheme="minorHAnsi" w:hAnsiTheme="minorHAnsi" w:cs="Arial"/>
          <w:sz w:val="20"/>
          <w:szCs w:val="20"/>
          <w:rPrChange w:id="744" w:author="Palacherla, Susmitha C (NONUS)" w:date="2017-04-25T08:55:00Z">
            <w:rPr>
              <w:del w:id="745" w:author="Palacherla, Susmitha C (NONUS)" w:date="2017-04-25T08:55:00Z"/>
              <w:rFonts w:asciiTheme="minorHAnsi" w:hAnsiTheme="minorHAnsi" w:cs="Arial"/>
              <w:sz w:val="20"/>
              <w:szCs w:val="20"/>
            </w:rPr>
          </w:rPrChange>
        </w:rPr>
      </w:pPr>
      <w:del w:id="746" w:author="Palacherla, Susmitha C (NONUS)" w:date="2017-04-25T08:55:00Z">
        <w:r w:rsidRPr="00EF5B6C" w:rsidDel="00EF5B6C">
          <w:rPr>
            <w:rFonts w:asciiTheme="minorHAnsi" w:hAnsiTheme="minorHAnsi" w:cs="Arial"/>
            <w:sz w:val="20"/>
            <w:szCs w:val="20"/>
            <w:rPrChange w:id="747" w:author="Palacherla, Susmitha C (NONUS)" w:date="2017-04-25T08:55:00Z">
              <w:rPr>
                <w:rFonts w:asciiTheme="minorHAnsi" w:hAnsiTheme="minorHAnsi" w:cs="Arial"/>
                <w:sz w:val="20"/>
                <w:szCs w:val="20"/>
              </w:rPr>
            </w:rPrChange>
          </w:rPr>
          <w:delText xml:space="preserve">      ,S.[CD1]</w:delText>
        </w:r>
      </w:del>
    </w:p>
    <w:p w:rsidR="000B36BD" w:rsidRPr="00EF5B6C" w:rsidDel="00EF5B6C" w:rsidRDefault="000B36BD" w:rsidP="000B36BD">
      <w:pPr>
        <w:widowControl w:val="0"/>
        <w:autoSpaceDE w:val="0"/>
        <w:autoSpaceDN w:val="0"/>
        <w:adjustRightInd w:val="0"/>
        <w:spacing w:after="0" w:line="240" w:lineRule="auto"/>
        <w:rPr>
          <w:del w:id="748" w:author="Palacherla, Susmitha C (NONUS)" w:date="2017-04-25T08:55:00Z"/>
          <w:rFonts w:asciiTheme="minorHAnsi" w:hAnsiTheme="minorHAnsi" w:cs="Arial"/>
          <w:sz w:val="20"/>
          <w:szCs w:val="20"/>
          <w:rPrChange w:id="749" w:author="Palacherla, Susmitha C (NONUS)" w:date="2017-04-25T08:55:00Z">
            <w:rPr>
              <w:del w:id="750" w:author="Palacherla, Susmitha C (NONUS)" w:date="2017-04-25T08:55:00Z"/>
              <w:rFonts w:asciiTheme="minorHAnsi" w:hAnsiTheme="minorHAnsi" w:cs="Arial"/>
              <w:sz w:val="20"/>
              <w:szCs w:val="20"/>
            </w:rPr>
          </w:rPrChange>
        </w:rPr>
      </w:pPr>
      <w:del w:id="751" w:author="Palacherla, Susmitha C (NONUS)" w:date="2017-04-25T08:55:00Z">
        <w:r w:rsidRPr="00EF5B6C" w:rsidDel="00EF5B6C">
          <w:rPr>
            <w:rFonts w:asciiTheme="minorHAnsi" w:hAnsiTheme="minorHAnsi" w:cs="Arial"/>
            <w:sz w:val="20"/>
            <w:szCs w:val="20"/>
            <w:rPrChange w:id="752" w:author="Palacherla, Susmitha C (NONUS)" w:date="2017-04-25T08:55:00Z">
              <w:rPr>
                <w:rFonts w:asciiTheme="minorHAnsi" w:hAnsiTheme="minorHAnsi" w:cs="Arial"/>
                <w:sz w:val="20"/>
                <w:szCs w:val="20"/>
              </w:rPr>
            </w:rPrChange>
          </w:rPr>
          <w:delText xml:space="preserve">      ,S.[CD2]</w:delText>
        </w:r>
      </w:del>
    </w:p>
    <w:p w:rsidR="000B36BD" w:rsidRPr="00EF5B6C" w:rsidDel="00EF5B6C" w:rsidRDefault="000B36BD" w:rsidP="000B36BD">
      <w:pPr>
        <w:widowControl w:val="0"/>
        <w:autoSpaceDE w:val="0"/>
        <w:autoSpaceDN w:val="0"/>
        <w:adjustRightInd w:val="0"/>
        <w:spacing w:after="0" w:line="240" w:lineRule="auto"/>
        <w:rPr>
          <w:del w:id="753" w:author="Palacherla, Susmitha C (NONUS)" w:date="2017-04-25T08:55:00Z"/>
          <w:rFonts w:asciiTheme="minorHAnsi" w:hAnsiTheme="minorHAnsi" w:cs="Arial"/>
          <w:sz w:val="20"/>
          <w:szCs w:val="20"/>
          <w:rPrChange w:id="754" w:author="Palacherla, Susmitha C (NONUS)" w:date="2017-04-25T08:55:00Z">
            <w:rPr>
              <w:del w:id="755" w:author="Palacherla, Susmitha C (NONUS)" w:date="2017-04-25T08:55:00Z"/>
              <w:rFonts w:asciiTheme="minorHAnsi" w:hAnsiTheme="minorHAnsi" w:cs="Arial"/>
              <w:sz w:val="20"/>
              <w:szCs w:val="20"/>
            </w:rPr>
          </w:rPrChange>
        </w:rPr>
      </w:pPr>
      <w:del w:id="756" w:author="Palacherla, Susmitha C (NONUS)" w:date="2017-04-25T08:55:00Z">
        <w:r w:rsidRPr="00EF5B6C" w:rsidDel="00EF5B6C">
          <w:rPr>
            <w:rFonts w:asciiTheme="minorHAnsi" w:hAnsiTheme="minorHAnsi" w:cs="Arial"/>
            <w:sz w:val="20"/>
            <w:szCs w:val="20"/>
            <w:rPrChange w:id="757" w:author="Palacherla, Susmitha C (NONUS)" w:date="2017-04-25T08:55:00Z">
              <w:rPr>
                <w:rFonts w:asciiTheme="minorHAnsi" w:hAnsiTheme="minorHAnsi" w:cs="Arial"/>
                <w:sz w:val="20"/>
                <w:szCs w:val="20"/>
              </w:rPr>
            </w:rPrChange>
          </w:rPr>
          <w:delText xml:space="preserve">  FROM [EC].[Outlier_Coaching_Stage]S LEFT OUTER JOIN [EC].[Outlier_Coaching_Fact]F</w:delText>
        </w:r>
      </w:del>
    </w:p>
    <w:p w:rsidR="000B36BD" w:rsidRPr="00EF5B6C" w:rsidDel="00EF5B6C" w:rsidRDefault="000B36BD" w:rsidP="000B36BD">
      <w:pPr>
        <w:widowControl w:val="0"/>
        <w:autoSpaceDE w:val="0"/>
        <w:autoSpaceDN w:val="0"/>
        <w:adjustRightInd w:val="0"/>
        <w:spacing w:after="0" w:line="240" w:lineRule="auto"/>
        <w:rPr>
          <w:del w:id="758" w:author="Palacherla, Susmitha C (NONUS)" w:date="2017-04-25T08:55:00Z"/>
          <w:rFonts w:asciiTheme="minorHAnsi" w:hAnsiTheme="minorHAnsi" w:cs="Arial"/>
          <w:sz w:val="20"/>
          <w:szCs w:val="20"/>
          <w:rPrChange w:id="759" w:author="Palacherla, Susmitha C (NONUS)" w:date="2017-04-25T08:55:00Z">
            <w:rPr>
              <w:del w:id="760" w:author="Palacherla, Susmitha C (NONUS)" w:date="2017-04-25T08:55:00Z"/>
              <w:rFonts w:asciiTheme="minorHAnsi" w:hAnsiTheme="minorHAnsi" w:cs="Arial"/>
              <w:sz w:val="20"/>
              <w:szCs w:val="20"/>
            </w:rPr>
          </w:rPrChange>
        </w:rPr>
      </w:pPr>
      <w:del w:id="761" w:author="Palacherla, Susmitha C (NONUS)" w:date="2017-04-25T08:55:00Z">
        <w:r w:rsidRPr="00EF5B6C" w:rsidDel="00EF5B6C">
          <w:rPr>
            <w:rFonts w:asciiTheme="minorHAnsi" w:hAnsiTheme="minorHAnsi" w:cs="Arial"/>
            <w:sz w:val="20"/>
            <w:szCs w:val="20"/>
            <w:rPrChange w:id="762" w:author="Palacherla, Susmitha C (NONUS)" w:date="2017-04-25T08:55:00Z">
              <w:rPr>
                <w:rFonts w:asciiTheme="minorHAnsi" w:hAnsiTheme="minorHAnsi" w:cs="Arial"/>
                <w:sz w:val="20"/>
                <w:szCs w:val="20"/>
              </w:rPr>
            </w:rPrChange>
          </w:rPr>
          <w:delText xml:space="preserve">  ON S.[Report_ID]=F.[Report_ID]</w:delText>
        </w:r>
      </w:del>
    </w:p>
    <w:p w:rsidR="000B36BD" w:rsidRPr="00EF5B6C" w:rsidDel="00EF5B6C" w:rsidRDefault="000B36BD" w:rsidP="000B36BD">
      <w:pPr>
        <w:widowControl w:val="0"/>
        <w:autoSpaceDE w:val="0"/>
        <w:autoSpaceDN w:val="0"/>
        <w:adjustRightInd w:val="0"/>
        <w:spacing w:after="0" w:line="240" w:lineRule="auto"/>
        <w:rPr>
          <w:del w:id="763" w:author="Palacherla, Susmitha C (NONUS)" w:date="2017-04-25T08:55:00Z"/>
          <w:rFonts w:asciiTheme="minorHAnsi" w:hAnsiTheme="minorHAnsi" w:cs="Arial"/>
          <w:sz w:val="20"/>
          <w:szCs w:val="20"/>
          <w:rPrChange w:id="764" w:author="Palacherla, Susmitha C (NONUS)" w:date="2017-04-25T08:55:00Z">
            <w:rPr>
              <w:del w:id="765" w:author="Palacherla, Susmitha C (NONUS)" w:date="2017-04-25T08:55:00Z"/>
              <w:rFonts w:asciiTheme="minorHAnsi" w:hAnsiTheme="minorHAnsi" w:cs="Arial"/>
              <w:sz w:val="20"/>
              <w:szCs w:val="20"/>
            </w:rPr>
          </w:rPrChange>
        </w:rPr>
      </w:pPr>
      <w:del w:id="766" w:author="Palacherla, Susmitha C (NONUS)" w:date="2017-04-25T08:55:00Z">
        <w:r w:rsidRPr="00EF5B6C" w:rsidDel="00EF5B6C">
          <w:rPr>
            <w:rFonts w:asciiTheme="minorHAnsi" w:hAnsiTheme="minorHAnsi" w:cs="Arial"/>
            <w:sz w:val="20"/>
            <w:szCs w:val="20"/>
            <w:rPrChange w:id="767" w:author="Palacherla, Susmitha C (NONUS)" w:date="2017-04-25T08:55:00Z">
              <w:rPr>
                <w:rFonts w:asciiTheme="minorHAnsi" w:hAnsiTheme="minorHAnsi" w:cs="Arial"/>
                <w:sz w:val="20"/>
                <w:szCs w:val="20"/>
              </w:rPr>
            </w:rPrChange>
          </w:rPr>
          <w:delText xml:space="preserve">  AND S.Report_Code = F.Report_Code</w:delText>
        </w:r>
      </w:del>
    </w:p>
    <w:p w:rsidR="000B36BD" w:rsidRPr="00EF5B6C" w:rsidDel="00EF5B6C" w:rsidRDefault="000B36BD" w:rsidP="000B36BD">
      <w:pPr>
        <w:widowControl w:val="0"/>
        <w:autoSpaceDE w:val="0"/>
        <w:autoSpaceDN w:val="0"/>
        <w:adjustRightInd w:val="0"/>
        <w:spacing w:after="0" w:line="240" w:lineRule="auto"/>
        <w:rPr>
          <w:del w:id="768" w:author="Palacherla, Susmitha C (NONUS)" w:date="2017-04-25T08:55:00Z"/>
          <w:rFonts w:asciiTheme="minorHAnsi" w:hAnsiTheme="minorHAnsi" w:cs="Arial"/>
          <w:sz w:val="20"/>
          <w:szCs w:val="20"/>
          <w:rPrChange w:id="769" w:author="Palacherla, Susmitha C (NONUS)" w:date="2017-04-25T08:55:00Z">
            <w:rPr>
              <w:del w:id="770" w:author="Palacherla, Susmitha C (NONUS)" w:date="2017-04-25T08:55:00Z"/>
              <w:rFonts w:asciiTheme="minorHAnsi" w:hAnsiTheme="minorHAnsi" w:cs="Arial"/>
              <w:sz w:val="20"/>
              <w:szCs w:val="20"/>
            </w:rPr>
          </w:rPrChange>
        </w:rPr>
      </w:pPr>
      <w:del w:id="771" w:author="Palacherla, Susmitha C (NONUS)" w:date="2017-04-25T08:55:00Z">
        <w:r w:rsidRPr="00EF5B6C" w:rsidDel="00EF5B6C">
          <w:rPr>
            <w:rFonts w:asciiTheme="minorHAnsi" w:hAnsiTheme="minorHAnsi" w:cs="Arial"/>
            <w:sz w:val="20"/>
            <w:szCs w:val="20"/>
            <w:rPrChange w:id="772" w:author="Palacherla, Susmitha C (NONUS)" w:date="2017-04-25T08:55:00Z">
              <w:rPr>
                <w:rFonts w:asciiTheme="minorHAnsi" w:hAnsiTheme="minorHAnsi" w:cs="Arial"/>
                <w:sz w:val="20"/>
                <w:szCs w:val="20"/>
              </w:rPr>
            </w:rPrChange>
          </w:rPr>
          <w:delText xml:space="preserve">  WHERE F.[Report_ID] IS NULL AND F.Report_Code IS NULL</w:delText>
        </w:r>
      </w:del>
    </w:p>
    <w:p w:rsidR="004D3B66" w:rsidRPr="00EF5B6C" w:rsidDel="00EF5B6C" w:rsidRDefault="000B36BD" w:rsidP="000B36BD">
      <w:pPr>
        <w:widowControl w:val="0"/>
        <w:autoSpaceDE w:val="0"/>
        <w:autoSpaceDN w:val="0"/>
        <w:adjustRightInd w:val="0"/>
        <w:spacing w:after="0" w:line="240" w:lineRule="auto"/>
        <w:rPr>
          <w:del w:id="773" w:author="Palacherla, Susmitha C (NONUS)" w:date="2017-04-25T08:55:00Z"/>
          <w:rFonts w:asciiTheme="minorHAnsi" w:hAnsiTheme="minorHAnsi" w:cs="Arial"/>
          <w:sz w:val="20"/>
          <w:szCs w:val="20"/>
          <w:rPrChange w:id="774" w:author="Palacherla, Susmitha C (NONUS)" w:date="2017-04-25T08:55:00Z">
            <w:rPr>
              <w:del w:id="775" w:author="Palacherla, Susmitha C (NONUS)" w:date="2017-04-25T08:55:00Z"/>
              <w:rFonts w:asciiTheme="minorHAnsi" w:hAnsiTheme="minorHAnsi" w:cs="Arial"/>
              <w:sz w:val="20"/>
              <w:szCs w:val="20"/>
            </w:rPr>
          </w:rPrChange>
        </w:rPr>
      </w:pPr>
      <w:del w:id="776" w:author="Palacherla, Susmitha C (NONUS)" w:date="2017-04-25T08:55:00Z">
        <w:r w:rsidRPr="00EF5B6C" w:rsidDel="00EF5B6C">
          <w:rPr>
            <w:rFonts w:asciiTheme="minorHAnsi" w:hAnsiTheme="minorHAnsi" w:cs="Arial"/>
            <w:sz w:val="20"/>
            <w:szCs w:val="20"/>
            <w:rPrChange w:id="777" w:author="Palacherla, Susmitha C (NONUS)" w:date="2017-04-25T08:55:00Z">
              <w:rPr>
                <w:rFonts w:asciiTheme="minorHAnsi" w:hAnsiTheme="minorHAnsi" w:cs="Arial"/>
                <w:sz w:val="20"/>
                <w:szCs w:val="20"/>
              </w:rPr>
            </w:rPrChange>
          </w:rPr>
          <w:delText>GO</w:delText>
        </w:r>
      </w:del>
    </w:p>
    <w:p w:rsidR="004D3B66" w:rsidRPr="00EF5B6C" w:rsidRDefault="004D3B66" w:rsidP="004D3B66">
      <w:pPr>
        <w:widowControl w:val="0"/>
        <w:autoSpaceDE w:val="0"/>
        <w:autoSpaceDN w:val="0"/>
        <w:adjustRightInd w:val="0"/>
        <w:spacing w:after="0" w:line="240" w:lineRule="auto"/>
        <w:rPr>
          <w:rFonts w:asciiTheme="minorHAnsi" w:hAnsiTheme="minorHAnsi" w:cs="Arial"/>
          <w:sz w:val="20"/>
          <w:szCs w:val="20"/>
          <w:rPrChange w:id="778" w:author="Palacherla, Susmitha C (NONUS)" w:date="2017-04-25T08:55:00Z">
            <w:rPr>
              <w:rFonts w:asciiTheme="minorHAnsi" w:hAnsiTheme="minorHAnsi" w:cs="Arial"/>
              <w:sz w:val="20"/>
              <w:szCs w:val="20"/>
            </w:rPr>
          </w:rPrChange>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Outliers File List table</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CD61720" wp14:editId="1C420BDB">
            <wp:extent cx="1733550" cy="666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733550" cy="66675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F38D4BE" wp14:editId="224670F1">
            <wp:extent cx="3227832"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227832" cy="2743200"/>
                    </a:xfrm>
                    <a:prstGeom prst="rect">
                      <a:avLst/>
                    </a:prstGeom>
                  </pic:spPr>
                </pic:pic>
              </a:graphicData>
            </a:graphic>
          </wp:inline>
        </w:drawing>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Executes the following sql</w:t>
      </w:r>
    </w:p>
    <w:p w:rsidR="004D3B66" w:rsidRPr="0095359C" w:rsidDel="00EF5B6C" w:rsidRDefault="004D3B66" w:rsidP="00D329A1">
      <w:pPr>
        <w:widowControl w:val="0"/>
        <w:autoSpaceDE w:val="0"/>
        <w:autoSpaceDN w:val="0"/>
        <w:adjustRightInd w:val="0"/>
        <w:spacing w:after="0" w:line="240" w:lineRule="auto"/>
        <w:ind w:left="720"/>
        <w:rPr>
          <w:del w:id="779" w:author="Palacherla, Susmitha C (NONUS)" w:date="2017-04-25T08:56:00Z"/>
          <w:rFonts w:asciiTheme="minorHAnsi" w:hAnsiTheme="minorHAnsi"/>
          <w:sz w:val="20"/>
          <w:szCs w:val="20"/>
        </w:rPr>
      </w:pP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INSERT INTO [EC].[Outlier_FileList]</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([File_Name]</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,[File_LoadDate]</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,[Count_Staged]</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,[Count_Loaded]</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,[Count_Rejected])</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VALUES (?,GetDate(), ?, ?,?)</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File System Task: Move file to backup folder</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36780F5" wp14:editId="34CADB58">
            <wp:extent cx="2381250" cy="800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381250" cy="8001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54D9C7A" wp14:editId="6D78E888">
            <wp:extent cx="4462272" cy="2743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62272"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A93379" w:rsidRPr="0095359C" w:rsidRDefault="000B36BD" w:rsidP="00EC75F7">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780" w:author="Palacherla, Susmitha C (NONUS)" w:date="2017-04-25T09:01:00Z">
          <w:pPr>
            <w:pStyle w:val="ListParagraph"/>
            <w:widowControl w:val="0"/>
            <w:numPr>
              <w:ilvl w:val="4"/>
              <w:numId w:val="28"/>
            </w:numPr>
            <w:autoSpaceDE w:val="0"/>
            <w:autoSpaceDN w:val="0"/>
            <w:adjustRightInd w:val="0"/>
            <w:spacing w:after="0" w:line="240" w:lineRule="auto"/>
            <w:ind w:left="2232" w:hanging="792"/>
          </w:pPr>
        </w:pPrChange>
      </w:pPr>
      <w:r>
        <w:rPr>
          <w:rFonts w:asciiTheme="minorHAnsi" w:hAnsiTheme="minorHAnsi" w:cs="Arial"/>
          <w:b/>
          <w:sz w:val="20"/>
          <w:szCs w:val="20"/>
        </w:rPr>
        <w:t>F</w:t>
      </w:r>
      <w:r w:rsidR="00A93379" w:rsidRPr="0095359C">
        <w:rPr>
          <w:rFonts w:asciiTheme="minorHAnsi" w:hAnsiTheme="minorHAnsi" w:cs="Arial"/>
          <w:b/>
          <w:sz w:val="20"/>
          <w:szCs w:val="20"/>
        </w:rPr>
        <w:t xml:space="preserve">or each </w:t>
      </w:r>
      <w:r w:rsidR="003B75E1" w:rsidRPr="0095359C">
        <w:rPr>
          <w:rFonts w:asciiTheme="minorHAnsi" w:hAnsiTheme="minorHAnsi" w:cs="Arial"/>
          <w:b/>
          <w:sz w:val="20"/>
          <w:szCs w:val="20"/>
        </w:rPr>
        <w:t>IAT and IAE</w:t>
      </w:r>
      <w:r w:rsidR="00A93379" w:rsidRPr="0095359C">
        <w:rPr>
          <w:rFonts w:asciiTheme="minorHAnsi" w:hAnsiTheme="minorHAnsi" w:cs="Arial"/>
          <w:b/>
          <w:sz w:val="20"/>
          <w:szCs w:val="20"/>
        </w:rPr>
        <w:t xml:space="preserve"> Outlier file in Staging directory  </w:t>
      </w:r>
      <w:del w:id="781" w:author="Palacherla, Susmitha C (NONUS)" w:date="2017-04-25T09:05:00Z">
        <w:r w:rsidR="00A93379" w:rsidRPr="0095359C" w:rsidDel="00EC75F7">
          <w:rPr>
            <w:rFonts w:asciiTheme="minorHAnsi" w:hAnsiTheme="minorHAnsi" w:cs="Arial"/>
            <w:b/>
            <w:sz w:val="20"/>
            <w:szCs w:val="20"/>
          </w:rPr>
          <w:delText>Workflow</w:delText>
        </w:r>
      </w:del>
    </w:p>
    <w:p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Container: Foreach Loop</w:t>
      </w:r>
      <w:r w:rsidR="000B36BD">
        <w:rPr>
          <w:rFonts w:asciiTheme="minorHAnsi" w:hAnsiTheme="minorHAnsi"/>
          <w:sz w:val="20"/>
          <w:szCs w:val="20"/>
        </w:rPr>
        <w:t xml:space="preserve"> - </w:t>
      </w:r>
      <w:r w:rsidR="000B36BD" w:rsidRPr="000B36BD">
        <w:rPr>
          <w:rFonts w:asciiTheme="minorHAnsi" w:hAnsiTheme="minorHAnsi"/>
          <w:sz w:val="20"/>
          <w:szCs w:val="20"/>
        </w:rPr>
        <w:t>Foreach IAE_IAT OMR File</w:t>
      </w:r>
    </w:p>
    <w:p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Folder: \\vrivscors01\BCC Scorecards\Coaching\Outliers</w:t>
      </w:r>
    </w:p>
    <w:p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Files: eCL_Outlier_Feed</w:t>
      </w:r>
      <w:r w:rsidR="003B75E1" w:rsidRPr="0095359C">
        <w:rPr>
          <w:rFonts w:asciiTheme="minorHAnsi" w:hAnsiTheme="minorHAnsi"/>
          <w:sz w:val="20"/>
          <w:szCs w:val="20"/>
        </w:rPr>
        <w:t>_</w:t>
      </w:r>
      <w:r w:rsidRPr="0095359C">
        <w:rPr>
          <w:rFonts w:asciiTheme="minorHAnsi" w:hAnsiTheme="minorHAnsi"/>
          <w:sz w:val="20"/>
          <w:szCs w:val="20"/>
        </w:rPr>
        <w:t>*.csv</w:t>
      </w:r>
    </w:p>
    <w:p w:rsidR="003B75E1" w:rsidRPr="0095359C" w:rsidRDefault="003B75E1" w:rsidP="00A9337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rsidR="00A93379" w:rsidRPr="0095359C" w:rsidRDefault="00A93379" w:rsidP="00A93379">
      <w:pPr>
        <w:spacing w:after="0"/>
        <w:ind w:left="1080"/>
        <w:rPr>
          <w:rFonts w:asciiTheme="minorHAnsi" w:hAnsiTheme="minorHAnsi"/>
          <w:sz w:val="20"/>
          <w:szCs w:val="20"/>
        </w:rPr>
      </w:pPr>
    </w:p>
    <w:p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Summary of Steps</w:t>
      </w:r>
    </w:p>
    <w:p w:rsidR="00EC75F7" w:rsidRPr="0095359C" w:rsidRDefault="00EC75F7" w:rsidP="00EC75F7">
      <w:pPr>
        <w:pStyle w:val="ListParagraph"/>
        <w:numPr>
          <w:ilvl w:val="0"/>
          <w:numId w:val="32"/>
        </w:numPr>
        <w:rPr>
          <w:ins w:id="782" w:author="Palacherla, Susmitha C (NONUS)" w:date="2017-04-25T09:06:00Z"/>
          <w:rFonts w:asciiTheme="minorHAnsi" w:hAnsiTheme="minorHAnsi"/>
          <w:sz w:val="20"/>
          <w:szCs w:val="20"/>
        </w:rPr>
        <w:pPrChange w:id="783" w:author="Palacherla, Susmitha C (NONUS)" w:date="2017-04-25T09:06:00Z">
          <w:pPr>
            <w:pStyle w:val="ListParagraph"/>
            <w:numPr>
              <w:numId w:val="13"/>
            </w:numPr>
            <w:ind w:left="1440" w:hanging="360"/>
          </w:pPr>
        </w:pPrChange>
      </w:pPr>
      <w:ins w:id="784" w:author="Palacherla, Susmitha C (NONUS)" w:date="2017-04-25T09:06:00Z">
        <w:r w:rsidRPr="0095359C">
          <w:rPr>
            <w:rFonts w:asciiTheme="minorHAnsi" w:hAnsiTheme="minorHAnsi"/>
            <w:sz w:val="20"/>
            <w:szCs w:val="20"/>
          </w:rPr>
          <w:t>SQL task – Truncate Outliers Staging table</w:t>
        </w:r>
      </w:ins>
    </w:p>
    <w:p w:rsidR="00EC75F7" w:rsidRPr="0095359C" w:rsidRDefault="00EC75F7" w:rsidP="00EC75F7">
      <w:pPr>
        <w:pStyle w:val="ListParagraph"/>
        <w:numPr>
          <w:ilvl w:val="0"/>
          <w:numId w:val="32"/>
        </w:numPr>
        <w:rPr>
          <w:ins w:id="785" w:author="Palacherla, Susmitha C (NONUS)" w:date="2017-04-25T09:06:00Z"/>
          <w:rFonts w:asciiTheme="minorHAnsi" w:hAnsiTheme="minorHAnsi"/>
          <w:sz w:val="20"/>
          <w:szCs w:val="20"/>
        </w:rPr>
        <w:pPrChange w:id="786" w:author="Palacherla, Susmitha C (NONUS)" w:date="2017-04-25T09:06:00Z">
          <w:pPr>
            <w:pStyle w:val="ListParagraph"/>
            <w:numPr>
              <w:numId w:val="13"/>
            </w:numPr>
            <w:ind w:left="1440" w:hanging="360"/>
          </w:pPr>
        </w:pPrChange>
      </w:pPr>
      <w:ins w:id="787" w:author="Palacherla, Susmitha C (NONUS)" w:date="2017-04-25T09:06:00Z">
        <w:r w:rsidRPr="0095359C">
          <w:rPr>
            <w:rFonts w:asciiTheme="minorHAnsi" w:hAnsiTheme="minorHAnsi"/>
            <w:sz w:val="20"/>
            <w:szCs w:val="20"/>
          </w:rPr>
          <w:lastRenderedPageBreak/>
          <w:t>DFT – Stage Outliers Staging table</w:t>
        </w:r>
      </w:ins>
    </w:p>
    <w:p w:rsidR="00EC75F7" w:rsidRPr="0095359C" w:rsidRDefault="00EC75F7" w:rsidP="00EC75F7">
      <w:pPr>
        <w:pStyle w:val="ListParagraph"/>
        <w:numPr>
          <w:ilvl w:val="0"/>
          <w:numId w:val="32"/>
        </w:numPr>
        <w:rPr>
          <w:ins w:id="788" w:author="Palacherla, Susmitha C (NONUS)" w:date="2017-04-25T09:06:00Z"/>
          <w:rFonts w:asciiTheme="minorHAnsi" w:hAnsiTheme="minorHAnsi"/>
          <w:sz w:val="20"/>
          <w:szCs w:val="20"/>
        </w:rPr>
        <w:pPrChange w:id="789" w:author="Palacherla, Susmitha C (NONUS)" w:date="2017-04-25T09:06:00Z">
          <w:pPr>
            <w:pStyle w:val="ListParagraph"/>
            <w:numPr>
              <w:numId w:val="13"/>
            </w:numPr>
            <w:ind w:left="1440" w:hanging="360"/>
          </w:pPr>
        </w:pPrChange>
      </w:pPr>
      <w:ins w:id="790" w:author="Palacherla, Susmitha C (NONUS)" w:date="2017-04-25T09:06:00Z">
        <w:r w:rsidRPr="0095359C">
          <w:rPr>
            <w:rFonts w:asciiTheme="minorHAnsi" w:hAnsiTheme="minorHAnsi"/>
            <w:sz w:val="20"/>
            <w:szCs w:val="20"/>
          </w:rPr>
          <w:t xml:space="preserve">SQL task – </w:t>
        </w:r>
        <w:r>
          <w:rPr>
            <w:rFonts w:asciiTheme="minorHAnsi" w:hAnsiTheme="minorHAnsi"/>
            <w:sz w:val="20"/>
            <w:szCs w:val="20"/>
          </w:rPr>
          <w:t>Update staging table and reject logs</w:t>
        </w:r>
      </w:ins>
    </w:p>
    <w:p w:rsidR="00EC75F7" w:rsidRPr="0095359C" w:rsidRDefault="00EC75F7" w:rsidP="00EC75F7">
      <w:pPr>
        <w:pStyle w:val="ListParagraph"/>
        <w:numPr>
          <w:ilvl w:val="0"/>
          <w:numId w:val="32"/>
        </w:numPr>
        <w:rPr>
          <w:ins w:id="791" w:author="Palacherla, Susmitha C (NONUS)" w:date="2017-04-25T09:06:00Z"/>
          <w:rFonts w:asciiTheme="minorHAnsi" w:hAnsiTheme="minorHAnsi"/>
          <w:sz w:val="20"/>
          <w:szCs w:val="20"/>
        </w:rPr>
        <w:pPrChange w:id="792" w:author="Palacherla, Susmitha C (NONUS)" w:date="2017-04-25T09:06:00Z">
          <w:pPr>
            <w:pStyle w:val="ListParagraph"/>
            <w:numPr>
              <w:numId w:val="13"/>
            </w:numPr>
            <w:ind w:left="1440" w:hanging="360"/>
          </w:pPr>
        </w:pPrChange>
      </w:pPr>
      <w:ins w:id="793" w:author="Palacherla, Susmitha C (NONUS)" w:date="2017-04-25T09:06:00Z">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ins>
    </w:p>
    <w:p w:rsidR="00EC75F7" w:rsidRPr="0095359C" w:rsidRDefault="00EC75F7" w:rsidP="00EC75F7">
      <w:pPr>
        <w:pStyle w:val="ListParagraph"/>
        <w:numPr>
          <w:ilvl w:val="0"/>
          <w:numId w:val="32"/>
        </w:numPr>
        <w:rPr>
          <w:ins w:id="794" w:author="Palacherla, Susmitha C (NONUS)" w:date="2017-04-25T09:06:00Z"/>
          <w:rFonts w:asciiTheme="minorHAnsi" w:hAnsiTheme="minorHAnsi"/>
          <w:sz w:val="20"/>
          <w:szCs w:val="20"/>
        </w:rPr>
        <w:pPrChange w:id="795" w:author="Palacherla, Susmitha C (NONUS)" w:date="2017-04-25T09:06:00Z">
          <w:pPr>
            <w:pStyle w:val="ListParagraph"/>
            <w:numPr>
              <w:numId w:val="13"/>
            </w:numPr>
            <w:ind w:left="1440" w:hanging="360"/>
          </w:pPr>
        </w:pPrChange>
      </w:pPr>
      <w:ins w:id="796" w:author="Palacherla, Susmitha C (NONUS)" w:date="2017-04-25T09:06:00Z">
        <w:r w:rsidRPr="0095359C">
          <w:rPr>
            <w:rFonts w:asciiTheme="minorHAnsi" w:hAnsiTheme="minorHAnsi"/>
            <w:sz w:val="20"/>
            <w:szCs w:val="20"/>
          </w:rPr>
          <w:t>SQL task – Load Outliers Fact table</w:t>
        </w:r>
      </w:ins>
    </w:p>
    <w:p w:rsidR="00EC75F7" w:rsidRPr="0095359C" w:rsidRDefault="00EC75F7" w:rsidP="00EC75F7">
      <w:pPr>
        <w:pStyle w:val="ListParagraph"/>
        <w:numPr>
          <w:ilvl w:val="0"/>
          <w:numId w:val="32"/>
        </w:numPr>
        <w:rPr>
          <w:ins w:id="797" w:author="Palacherla, Susmitha C (NONUS)" w:date="2017-04-25T09:06:00Z"/>
          <w:rFonts w:asciiTheme="minorHAnsi" w:hAnsiTheme="minorHAnsi"/>
          <w:sz w:val="20"/>
          <w:szCs w:val="20"/>
        </w:rPr>
        <w:pPrChange w:id="798" w:author="Palacherla, Susmitha C (NONUS)" w:date="2017-04-25T09:06:00Z">
          <w:pPr>
            <w:pStyle w:val="ListParagraph"/>
            <w:numPr>
              <w:numId w:val="13"/>
            </w:numPr>
            <w:ind w:left="1440" w:hanging="360"/>
          </w:pPr>
        </w:pPrChange>
      </w:pPr>
      <w:ins w:id="799" w:author="Palacherla, Susmitha C (NONUS)" w:date="2017-04-25T09:06:00Z">
        <w:r w:rsidRPr="0095359C">
          <w:rPr>
            <w:rFonts w:asciiTheme="minorHAnsi" w:hAnsiTheme="minorHAnsi"/>
            <w:sz w:val="20"/>
            <w:szCs w:val="20"/>
          </w:rPr>
          <w:t>SQL task – Load File list table</w:t>
        </w:r>
      </w:ins>
    </w:p>
    <w:p w:rsidR="00EC75F7" w:rsidRPr="0095359C" w:rsidRDefault="00EC75F7" w:rsidP="00EC75F7">
      <w:pPr>
        <w:pStyle w:val="ListParagraph"/>
        <w:numPr>
          <w:ilvl w:val="0"/>
          <w:numId w:val="32"/>
        </w:numPr>
        <w:rPr>
          <w:ins w:id="800" w:author="Palacherla, Susmitha C (NONUS)" w:date="2017-04-25T09:06:00Z"/>
          <w:rFonts w:asciiTheme="minorHAnsi" w:hAnsiTheme="minorHAnsi"/>
          <w:sz w:val="20"/>
          <w:szCs w:val="20"/>
        </w:rPr>
        <w:pPrChange w:id="801" w:author="Palacherla, Susmitha C (NONUS)" w:date="2017-04-25T09:06:00Z">
          <w:pPr>
            <w:pStyle w:val="ListParagraph"/>
            <w:numPr>
              <w:numId w:val="13"/>
            </w:numPr>
            <w:ind w:left="1440" w:hanging="360"/>
          </w:pPr>
        </w:pPrChange>
      </w:pPr>
      <w:ins w:id="802" w:author="Palacherla, Susmitha C (NONUS)" w:date="2017-04-25T09:06:00Z">
        <w:r w:rsidRPr="0095359C">
          <w:rPr>
            <w:rFonts w:asciiTheme="minorHAnsi" w:hAnsiTheme="minorHAnsi"/>
            <w:sz w:val="20"/>
            <w:szCs w:val="20"/>
          </w:rPr>
          <w:t>File system task – Backup files to Backups directory</w:t>
        </w:r>
      </w:ins>
    </w:p>
    <w:p w:rsidR="00A93379" w:rsidRPr="0095359C" w:rsidDel="00EC75F7" w:rsidRDefault="00A93379" w:rsidP="003B75E1">
      <w:pPr>
        <w:pStyle w:val="ListParagraph"/>
        <w:numPr>
          <w:ilvl w:val="0"/>
          <w:numId w:val="18"/>
        </w:numPr>
        <w:rPr>
          <w:del w:id="803" w:author="Palacherla, Susmitha C (NONUS)" w:date="2017-04-25T09:06:00Z"/>
          <w:rFonts w:asciiTheme="minorHAnsi" w:hAnsiTheme="minorHAnsi"/>
          <w:sz w:val="20"/>
          <w:szCs w:val="20"/>
        </w:rPr>
      </w:pPr>
      <w:del w:id="804" w:author="Palacherla, Susmitha C (NONUS)" w:date="2017-04-25T09:06:00Z">
        <w:r w:rsidRPr="0095359C" w:rsidDel="00EC75F7">
          <w:rPr>
            <w:rFonts w:asciiTheme="minorHAnsi" w:hAnsiTheme="minorHAnsi"/>
            <w:sz w:val="20"/>
            <w:szCs w:val="20"/>
          </w:rPr>
          <w:delText>SQL task – Truncate Outliers Staging table</w:delText>
        </w:r>
      </w:del>
    </w:p>
    <w:p w:rsidR="00A93379" w:rsidRPr="0095359C" w:rsidDel="00EC75F7" w:rsidRDefault="00A93379" w:rsidP="003B75E1">
      <w:pPr>
        <w:pStyle w:val="ListParagraph"/>
        <w:numPr>
          <w:ilvl w:val="0"/>
          <w:numId w:val="18"/>
        </w:numPr>
        <w:rPr>
          <w:del w:id="805" w:author="Palacherla, Susmitha C (NONUS)" w:date="2017-04-25T09:06:00Z"/>
          <w:rFonts w:asciiTheme="minorHAnsi" w:hAnsiTheme="minorHAnsi"/>
          <w:sz w:val="20"/>
          <w:szCs w:val="20"/>
        </w:rPr>
      </w:pPr>
      <w:del w:id="806" w:author="Palacherla, Susmitha C (NONUS)" w:date="2017-04-25T09:06:00Z">
        <w:r w:rsidRPr="0095359C" w:rsidDel="00EC75F7">
          <w:rPr>
            <w:rFonts w:asciiTheme="minorHAnsi" w:hAnsiTheme="minorHAnsi"/>
            <w:sz w:val="20"/>
            <w:szCs w:val="20"/>
          </w:rPr>
          <w:delText>DFT – Stage Outliers Staging table</w:delText>
        </w:r>
      </w:del>
    </w:p>
    <w:p w:rsidR="00A93379" w:rsidRPr="0095359C" w:rsidDel="00EC75F7" w:rsidRDefault="00A93379" w:rsidP="003B75E1">
      <w:pPr>
        <w:pStyle w:val="ListParagraph"/>
        <w:numPr>
          <w:ilvl w:val="0"/>
          <w:numId w:val="18"/>
        </w:numPr>
        <w:rPr>
          <w:del w:id="807" w:author="Palacherla, Susmitha C (NONUS)" w:date="2017-04-25T09:06:00Z"/>
          <w:rFonts w:asciiTheme="minorHAnsi" w:hAnsiTheme="minorHAnsi"/>
          <w:sz w:val="20"/>
          <w:szCs w:val="20"/>
        </w:rPr>
      </w:pPr>
      <w:del w:id="808" w:author="Palacherla, Susmitha C (NONUS)" w:date="2017-04-25T09:06:00Z">
        <w:r w:rsidRPr="0095359C" w:rsidDel="00EC75F7">
          <w:rPr>
            <w:rFonts w:asciiTheme="minorHAnsi" w:hAnsiTheme="minorHAnsi"/>
            <w:sz w:val="20"/>
            <w:szCs w:val="20"/>
          </w:rPr>
          <w:delText>SQL task – Populate CSR LAN ID for LCS</w:delText>
        </w:r>
      </w:del>
    </w:p>
    <w:p w:rsidR="00A93379" w:rsidRPr="0095359C" w:rsidDel="00EC75F7" w:rsidRDefault="00A93379" w:rsidP="003B75E1">
      <w:pPr>
        <w:pStyle w:val="ListParagraph"/>
        <w:numPr>
          <w:ilvl w:val="0"/>
          <w:numId w:val="18"/>
        </w:numPr>
        <w:rPr>
          <w:del w:id="809" w:author="Palacherla, Susmitha C (NONUS)" w:date="2017-04-25T09:06:00Z"/>
          <w:rFonts w:asciiTheme="minorHAnsi" w:hAnsiTheme="minorHAnsi"/>
          <w:sz w:val="20"/>
          <w:szCs w:val="20"/>
        </w:rPr>
      </w:pPr>
      <w:del w:id="810" w:author="Palacherla, Susmitha C (NONUS)" w:date="2017-04-25T09:06:00Z">
        <w:r w:rsidRPr="0095359C" w:rsidDel="00EC75F7">
          <w:rPr>
            <w:rFonts w:asciiTheme="minorHAnsi" w:hAnsiTheme="minorHAnsi"/>
            <w:sz w:val="20"/>
            <w:szCs w:val="20"/>
          </w:rPr>
          <w:delText xml:space="preserve">SQL Task – Populate missing Program Values </w:delText>
        </w:r>
      </w:del>
    </w:p>
    <w:p w:rsidR="00A93379" w:rsidRPr="0095359C" w:rsidDel="00EC75F7" w:rsidRDefault="00A93379" w:rsidP="003B75E1">
      <w:pPr>
        <w:pStyle w:val="ListParagraph"/>
        <w:numPr>
          <w:ilvl w:val="0"/>
          <w:numId w:val="18"/>
        </w:numPr>
        <w:rPr>
          <w:del w:id="811" w:author="Palacherla, Susmitha C (NONUS)" w:date="2017-04-25T09:06:00Z"/>
          <w:rFonts w:asciiTheme="minorHAnsi" w:hAnsiTheme="minorHAnsi"/>
          <w:sz w:val="20"/>
          <w:szCs w:val="20"/>
        </w:rPr>
      </w:pPr>
      <w:del w:id="812" w:author="Palacherla, Susmitha C (NONUS)" w:date="2017-04-25T09:06:00Z">
        <w:r w:rsidRPr="0095359C" w:rsidDel="00EC75F7">
          <w:rPr>
            <w:rFonts w:asciiTheme="minorHAnsi" w:hAnsiTheme="minorHAnsi"/>
            <w:sz w:val="20"/>
            <w:szCs w:val="20"/>
          </w:rPr>
          <w:delText xml:space="preserve"> DFT –  Redirect rejected records to Reject table</w:delText>
        </w:r>
      </w:del>
    </w:p>
    <w:p w:rsidR="00A93379" w:rsidRPr="0095359C" w:rsidDel="00EC75F7" w:rsidRDefault="00A93379" w:rsidP="003B75E1">
      <w:pPr>
        <w:pStyle w:val="ListParagraph"/>
        <w:numPr>
          <w:ilvl w:val="0"/>
          <w:numId w:val="18"/>
        </w:numPr>
        <w:rPr>
          <w:del w:id="813" w:author="Palacherla, Susmitha C (NONUS)" w:date="2017-04-25T09:06:00Z"/>
          <w:rFonts w:asciiTheme="minorHAnsi" w:hAnsiTheme="minorHAnsi"/>
          <w:sz w:val="20"/>
          <w:szCs w:val="20"/>
        </w:rPr>
      </w:pPr>
      <w:del w:id="814" w:author="Palacherla, Susmitha C (NONUS)" w:date="2017-04-25T09:06:00Z">
        <w:r w:rsidRPr="0095359C" w:rsidDel="00EC75F7">
          <w:rPr>
            <w:rFonts w:asciiTheme="minorHAnsi" w:hAnsiTheme="minorHAnsi"/>
            <w:sz w:val="20"/>
            <w:szCs w:val="20"/>
          </w:rPr>
          <w:delText>SQL task – Delete records with missing employee ID from Staging table</w:delText>
        </w:r>
      </w:del>
    </w:p>
    <w:p w:rsidR="00A93379" w:rsidRPr="0095359C" w:rsidDel="00EC75F7" w:rsidRDefault="00A93379" w:rsidP="003B75E1">
      <w:pPr>
        <w:pStyle w:val="ListParagraph"/>
        <w:numPr>
          <w:ilvl w:val="0"/>
          <w:numId w:val="18"/>
        </w:numPr>
        <w:rPr>
          <w:del w:id="815" w:author="Palacherla, Susmitha C (NONUS)" w:date="2017-04-25T09:06:00Z"/>
          <w:rFonts w:asciiTheme="minorHAnsi" w:hAnsiTheme="minorHAnsi"/>
          <w:sz w:val="20"/>
          <w:szCs w:val="20"/>
        </w:rPr>
      </w:pPr>
      <w:del w:id="816" w:author="Palacherla, Susmitha C (NONUS)" w:date="2017-04-25T09:06:00Z">
        <w:r w:rsidRPr="0095359C" w:rsidDel="00EC75F7">
          <w:rPr>
            <w:rFonts w:asciiTheme="minorHAnsi" w:hAnsiTheme="minorHAnsi"/>
            <w:sz w:val="20"/>
            <w:szCs w:val="20"/>
          </w:rPr>
          <w:delText>SQL task Load coaching_Log and Coaching_Log_Reason tables</w:delText>
        </w:r>
      </w:del>
    </w:p>
    <w:p w:rsidR="00A93379" w:rsidRPr="0095359C" w:rsidDel="00EC75F7" w:rsidRDefault="00A93379" w:rsidP="003B75E1">
      <w:pPr>
        <w:pStyle w:val="ListParagraph"/>
        <w:numPr>
          <w:ilvl w:val="0"/>
          <w:numId w:val="18"/>
        </w:numPr>
        <w:rPr>
          <w:del w:id="817" w:author="Palacherla, Susmitha C (NONUS)" w:date="2017-04-25T09:06:00Z"/>
          <w:rFonts w:asciiTheme="minorHAnsi" w:hAnsiTheme="minorHAnsi"/>
          <w:sz w:val="20"/>
          <w:szCs w:val="20"/>
        </w:rPr>
      </w:pPr>
      <w:del w:id="818" w:author="Palacherla, Susmitha C (NONUS)" w:date="2017-04-25T09:06:00Z">
        <w:r w:rsidRPr="0095359C" w:rsidDel="00EC75F7">
          <w:rPr>
            <w:rFonts w:asciiTheme="minorHAnsi" w:hAnsiTheme="minorHAnsi"/>
            <w:sz w:val="20"/>
            <w:szCs w:val="20"/>
          </w:rPr>
          <w:delText>SQL task – Load Outliers Fact table</w:delText>
        </w:r>
      </w:del>
    </w:p>
    <w:p w:rsidR="00A93379" w:rsidRPr="0095359C" w:rsidDel="00EC75F7" w:rsidRDefault="00A93379" w:rsidP="003B75E1">
      <w:pPr>
        <w:pStyle w:val="ListParagraph"/>
        <w:numPr>
          <w:ilvl w:val="0"/>
          <w:numId w:val="18"/>
        </w:numPr>
        <w:rPr>
          <w:del w:id="819" w:author="Palacherla, Susmitha C (NONUS)" w:date="2017-04-25T09:06:00Z"/>
          <w:rFonts w:asciiTheme="minorHAnsi" w:hAnsiTheme="minorHAnsi"/>
          <w:sz w:val="20"/>
          <w:szCs w:val="20"/>
        </w:rPr>
      </w:pPr>
      <w:del w:id="820" w:author="Palacherla, Susmitha C (NONUS)" w:date="2017-04-25T09:06:00Z">
        <w:r w:rsidRPr="0095359C" w:rsidDel="00EC75F7">
          <w:rPr>
            <w:rFonts w:asciiTheme="minorHAnsi" w:hAnsiTheme="minorHAnsi"/>
            <w:sz w:val="20"/>
            <w:szCs w:val="20"/>
          </w:rPr>
          <w:delText>SQL task – Load File list table</w:delText>
        </w:r>
      </w:del>
    </w:p>
    <w:p w:rsidR="00A93379" w:rsidRPr="0095359C" w:rsidDel="00EC75F7" w:rsidRDefault="00A93379" w:rsidP="003B75E1">
      <w:pPr>
        <w:pStyle w:val="ListParagraph"/>
        <w:numPr>
          <w:ilvl w:val="0"/>
          <w:numId w:val="18"/>
        </w:numPr>
        <w:rPr>
          <w:del w:id="821" w:author="Palacherla, Susmitha C (NONUS)" w:date="2017-04-25T09:06:00Z"/>
          <w:rFonts w:asciiTheme="minorHAnsi" w:hAnsiTheme="minorHAnsi"/>
          <w:sz w:val="20"/>
          <w:szCs w:val="20"/>
        </w:rPr>
      </w:pPr>
      <w:del w:id="822" w:author="Palacherla, Susmitha C (NONUS)" w:date="2017-04-25T09:06:00Z">
        <w:r w:rsidRPr="0095359C" w:rsidDel="00EC75F7">
          <w:rPr>
            <w:rFonts w:asciiTheme="minorHAnsi" w:hAnsiTheme="minorHAnsi"/>
            <w:sz w:val="20"/>
            <w:szCs w:val="20"/>
          </w:rPr>
          <w:delText>File system task – Backup files to Backups directory</w:delText>
        </w:r>
      </w:del>
    </w:p>
    <w:p w:rsidR="00A93379" w:rsidRPr="0095359C" w:rsidRDefault="00A93379" w:rsidP="00A93379">
      <w:pPr>
        <w:spacing w:after="0"/>
        <w:ind w:left="1080"/>
        <w:rPr>
          <w:rFonts w:asciiTheme="minorHAnsi" w:hAnsiTheme="minorHAnsi"/>
          <w:sz w:val="20"/>
          <w:szCs w:val="20"/>
        </w:rPr>
      </w:pPr>
    </w:p>
    <w:p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Details of Steps</w:t>
      </w:r>
    </w:p>
    <w:p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SQL task – Truncate Outliers Staging table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C5ED7E2" wp14:editId="3D8CF269">
            <wp:extent cx="2362200" cy="8953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362200" cy="89535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[EC].[Outlier_Coaching_Stage]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DFT: Load Outliers staging table</w:t>
      </w:r>
    </w:p>
    <w:p w:rsidR="00A93379"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33C82E7" wp14:editId="2376D32D">
            <wp:extent cx="1914525" cy="16002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914525" cy="1600200"/>
                    </a:xfrm>
                    <a:prstGeom prst="rect">
                      <a:avLst/>
                    </a:prstGeom>
                  </pic:spPr>
                </pic:pic>
              </a:graphicData>
            </a:graphic>
          </wp:inline>
        </w:drawing>
      </w: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0903779" wp14:editId="57ACD36E">
            <wp:extent cx="5943600" cy="446913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469130"/>
                    </a:xfrm>
                    <a:prstGeom prst="rect">
                      <a:avLst/>
                    </a:prstGeom>
                  </pic:spPr>
                </pic:pic>
              </a:graphicData>
            </a:graphic>
          </wp:inline>
        </w:drawing>
      </w: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Expression: (FINDSTRING(@[User::VarFileName],"IAE",1 ) &gt; 0 ) ||(FINDSTRING(@[User::VarFileName],"IAT",1 ) &gt; 0 )</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C37FED3" wp14:editId="2B37B2A7">
            <wp:extent cx="1335024" cy="227685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335024" cy="2276856"/>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lastRenderedPageBreak/>
        <w:t>Flat File source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2CD8DE2" wp14:editId="72C8C913">
            <wp:extent cx="4059936" cy="412394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059936" cy="4123944"/>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BD6E407" wp14:editId="1DF6996A">
            <wp:extent cx="2898648" cy="4114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98648" cy="411480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A93379" w:rsidRPr="0095359C" w:rsidRDefault="005A64FA" w:rsidP="005A64FA">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noProof/>
          <w:sz w:val="20"/>
          <w:szCs w:val="20"/>
        </w:rPr>
        <w:t>Similar to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rsidR="005A64FA"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drawing>
          <wp:inline distT="0" distB="0" distL="0" distR="0" wp14:anchorId="18684C2E" wp14:editId="743F3DED">
            <wp:extent cx="3328416" cy="3200400"/>
            <wp:effectExtent l="0" t="0" r="571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328416" cy="320040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SQL Task: </w:t>
      </w:r>
      <w:ins w:id="823" w:author="Palacherla, Susmitha C (NONUS)" w:date="2017-04-25T09:08:00Z">
        <w:r w:rsidR="00EC75F7">
          <w:rPr>
            <w:rFonts w:asciiTheme="minorHAnsi" w:hAnsiTheme="minorHAnsi"/>
            <w:sz w:val="20"/>
            <w:szCs w:val="20"/>
          </w:rPr>
          <w:t>Update staging table and reject logs</w:t>
        </w:r>
        <w:r w:rsidR="00EC75F7" w:rsidRPr="0095359C" w:rsidDel="00EC75F7">
          <w:rPr>
            <w:rFonts w:asciiTheme="minorHAnsi" w:hAnsiTheme="minorHAnsi"/>
            <w:sz w:val="20"/>
            <w:szCs w:val="20"/>
          </w:rPr>
          <w:t xml:space="preserve"> </w:t>
        </w:r>
      </w:ins>
      <w:del w:id="824" w:author="Palacherla, Susmitha C (NONUS)" w:date="2017-04-25T09:08:00Z">
        <w:r w:rsidRPr="0095359C" w:rsidDel="00EC75F7">
          <w:rPr>
            <w:rFonts w:asciiTheme="minorHAnsi" w:hAnsiTheme="minorHAnsi"/>
            <w:sz w:val="20"/>
            <w:szCs w:val="20"/>
          </w:rPr>
          <w:delText xml:space="preserve">Populate CSR LAND ID </w:delText>
        </w:r>
      </w:del>
    </w:p>
    <w:p w:rsidR="00A93379"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Del="00EC75F7" w:rsidRDefault="005A64FA" w:rsidP="005A64FA">
      <w:pPr>
        <w:pStyle w:val="ListParagraph"/>
        <w:numPr>
          <w:ilvl w:val="0"/>
          <w:numId w:val="19"/>
        </w:numPr>
        <w:spacing w:after="0"/>
        <w:rPr>
          <w:del w:id="825" w:author="Palacherla, Susmitha C (NONUS)" w:date="2017-04-25T09:08:00Z"/>
          <w:rFonts w:asciiTheme="minorHAnsi" w:hAnsiTheme="minorHAnsi"/>
          <w:sz w:val="20"/>
          <w:szCs w:val="20"/>
        </w:rPr>
      </w:pPr>
      <w:del w:id="826" w:author="Palacherla, Susmitha C (NONUS)" w:date="2017-04-25T09:08:00Z">
        <w:r w:rsidRPr="0095359C" w:rsidDel="00EC75F7">
          <w:rPr>
            <w:rFonts w:asciiTheme="minorHAnsi" w:hAnsiTheme="minorHAnsi"/>
            <w:sz w:val="20"/>
            <w:szCs w:val="20"/>
          </w:rPr>
          <w:delText>S</w:delText>
        </w:r>
        <w:r w:rsidR="00A93379" w:rsidRPr="0095359C" w:rsidDel="00EC75F7">
          <w:rPr>
            <w:rFonts w:asciiTheme="minorHAnsi" w:hAnsiTheme="minorHAnsi"/>
            <w:sz w:val="20"/>
            <w:szCs w:val="20"/>
          </w:rPr>
          <w:delText>QL Task: Populate missing program values</w:delText>
        </w:r>
      </w:del>
    </w:p>
    <w:p w:rsidR="005A64FA" w:rsidRPr="0095359C" w:rsidDel="00EC75F7" w:rsidRDefault="005A64FA" w:rsidP="005A64FA">
      <w:pPr>
        <w:widowControl w:val="0"/>
        <w:autoSpaceDE w:val="0"/>
        <w:autoSpaceDN w:val="0"/>
        <w:adjustRightInd w:val="0"/>
        <w:spacing w:after="0" w:line="240" w:lineRule="auto"/>
        <w:ind w:left="1080"/>
        <w:rPr>
          <w:del w:id="827" w:author="Palacherla, Susmitha C (NONUS)" w:date="2017-04-25T09:08:00Z"/>
          <w:rFonts w:asciiTheme="minorHAnsi" w:hAnsiTheme="minorHAnsi"/>
          <w:noProof/>
          <w:sz w:val="20"/>
          <w:szCs w:val="20"/>
        </w:rPr>
      </w:pPr>
      <w:del w:id="828" w:author="Palacherla, Susmitha C (NONUS)" w:date="2017-04-25T09:08:00Z">
        <w:r w:rsidRPr="0095359C" w:rsidDel="00EC75F7">
          <w:rPr>
            <w:rFonts w:asciiTheme="minorHAnsi" w:hAnsiTheme="minorHAnsi"/>
            <w:noProof/>
            <w:sz w:val="20"/>
            <w:szCs w:val="20"/>
          </w:rPr>
          <w:delText xml:space="preserve">      Same as LCS File</w:delText>
        </w:r>
      </w:del>
    </w:p>
    <w:p w:rsidR="00A93379" w:rsidRPr="0095359C" w:rsidDel="00EC75F7" w:rsidRDefault="00A93379" w:rsidP="00A93379">
      <w:pPr>
        <w:widowControl w:val="0"/>
        <w:autoSpaceDE w:val="0"/>
        <w:autoSpaceDN w:val="0"/>
        <w:adjustRightInd w:val="0"/>
        <w:spacing w:after="0" w:line="240" w:lineRule="auto"/>
        <w:ind w:left="360"/>
        <w:rPr>
          <w:del w:id="829" w:author="Palacherla, Susmitha C (NONUS)" w:date="2017-04-25T09:08:00Z"/>
          <w:rFonts w:asciiTheme="minorHAnsi" w:hAnsiTheme="minorHAnsi"/>
          <w:sz w:val="20"/>
          <w:szCs w:val="20"/>
        </w:rPr>
      </w:pPr>
    </w:p>
    <w:p w:rsidR="00A93379" w:rsidRPr="0095359C" w:rsidDel="00EC75F7" w:rsidRDefault="00632F9F" w:rsidP="00632F9F">
      <w:pPr>
        <w:pStyle w:val="ListParagraph"/>
        <w:numPr>
          <w:ilvl w:val="0"/>
          <w:numId w:val="19"/>
        </w:numPr>
        <w:spacing w:after="0"/>
        <w:rPr>
          <w:del w:id="830" w:author="Palacherla, Susmitha C (NONUS)" w:date="2017-04-25T09:08:00Z"/>
          <w:rFonts w:asciiTheme="minorHAnsi" w:hAnsiTheme="minorHAnsi"/>
          <w:sz w:val="20"/>
          <w:szCs w:val="20"/>
        </w:rPr>
      </w:pPr>
      <w:del w:id="831" w:author="Palacherla, Susmitha C (NONUS)" w:date="2017-04-25T09:08:00Z">
        <w:r w:rsidRPr="0095359C" w:rsidDel="00EC75F7">
          <w:rPr>
            <w:rFonts w:asciiTheme="minorHAnsi" w:hAnsiTheme="minorHAnsi"/>
            <w:sz w:val="20"/>
            <w:szCs w:val="20"/>
          </w:rPr>
          <w:delText>D</w:delText>
        </w:r>
        <w:r w:rsidR="00A93379" w:rsidRPr="0095359C" w:rsidDel="00EC75F7">
          <w:rPr>
            <w:rFonts w:asciiTheme="minorHAnsi" w:hAnsiTheme="minorHAnsi"/>
            <w:sz w:val="20"/>
            <w:szCs w:val="20"/>
          </w:rPr>
          <w:delText>FT: Reject Records with Missing Employee ID</w:delText>
        </w:r>
      </w:del>
    </w:p>
    <w:p w:rsidR="00632F9F" w:rsidRPr="0095359C" w:rsidDel="00EC75F7" w:rsidRDefault="00632F9F" w:rsidP="00632F9F">
      <w:pPr>
        <w:widowControl w:val="0"/>
        <w:autoSpaceDE w:val="0"/>
        <w:autoSpaceDN w:val="0"/>
        <w:adjustRightInd w:val="0"/>
        <w:spacing w:after="0" w:line="240" w:lineRule="auto"/>
        <w:ind w:left="1080"/>
        <w:rPr>
          <w:del w:id="832" w:author="Palacherla, Susmitha C (NONUS)" w:date="2017-04-25T09:08:00Z"/>
          <w:rFonts w:asciiTheme="minorHAnsi" w:hAnsiTheme="minorHAnsi"/>
          <w:noProof/>
          <w:sz w:val="20"/>
          <w:szCs w:val="20"/>
        </w:rPr>
      </w:pPr>
      <w:del w:id="833" w:author="Palacherla, Susmitha C (NONUS)" w:date="2017-04-25T09:08:00Z">
        <w:r w:rsidRPr="0095359C" w:rsidDel="00EC75F7">
          <w:rPr>
            <w:rFonts w:asciiTheme="minorHAnsi" w:hAnsiTheme="minorHAnsi"/>
            <w:noProof/>
            <w:sz w:val="20"/>
            <w:szCs w:val="20"/>
          </w:rPr>
          <w:delText xml:space="preserve">        Same as LCS File</w:delText>
        </w:r>
      </w:del>
    </w:p>
    <w:p w:rsidR="00A93379" w:rsidRPr="0095359C" w:rsidDel="00EC75F7" w:rsidRDefault="00A93379" w:rsidP="00A93379">
      <w:pPr>
        <w:widowControl w:val="0"/>
        <w:autoSpaceDE w:val="0"/>
        <w:autoSpaceDN w:val="0"/>
        <w:adjustRightInd w:val="0"/>
        <w:spacing w:after="0" w:line="240" w:lineRule="auto"/>
        <w:rPr>
          <w:del w:id="834" w:author="Palacherla, Susmitha C (NONUS)" w:date="2017-04-25T09:08:00Z"/>
          <w:rFonts w:asciiTheme="minorHAnsi" w:hAnsiTheme="minorHAnsi" w:cs="Arial"/>
          <w:sz w:val="20"/>
          <w:szCs w:val="20"/>
        </w:rPr>
      </w:pPr>
    </w:p>
    <w:p w:rsidR="00A93379" w:rsidRPr="0095359C" w:rsidDel="00EC75F7" w:rsidRDefault="00A93379" w:rsidP="004A51E8">
      <w:pPr>
        <w:pStyle w:val="ListParagraph"/>
        <w:numPr>
          <w:ilvl w:val="0"/>
          <w:numId w:val="19"/>
        </w:numPr>
        <w:spacing w:after="0"/>
        <w:rPr>
          <w:del w:id="835" w:author="Palacherla, Susmitha C (NONUS)" w:date="2017-04-25T09:08:00Z"/>
          <w:rFonts w:asciiTheme="minorHAnsi" w:hAnsiTheme="minorHAnsi"/>
          <w:sz w:val="20"/>
          <w:szCs w:val="20"/>
        </w:rPr>
      </w:pPr>
      <w:del w:id="836" w:author="Palacherla, Susmitha C (NONUS)" w:date="2017-04-25T09:08:00Z">
        <w:r w:rsidRPr="0095359C" w:rsidDel="00EC75F7">
          <w:rPr>
            <w:rFonts w:asciiTheme="minorHAnsi" w:hAnsiTheme="minorHAnsi"/>
            <w:sz w:val="20"/>
            <w:szCs w:val="20"/>
          </w:rPr>
          <w:delText>SQL Task: Delete records with missing Employee ID from Staging table</w:delText>
        </w:r>
      </w:del>
    </w:p>
    <w:p w:rsidR="004A51E8" w:rsidRPr="0095359C" w:rsidDel="00EC75F7" w:rsidRDefault="004A51E8" w:rsidP="004A51E8">
      <w:pPr>
        <w:widowControl w:val="0"/>
        <w:autoSpaceDE w:val="0"/>
        <w:autoSpaceDN w:val="0"/>
        <w:adjustRightInd w:val="0"/>
        <w:spacing w:after="0" w:line="240" w:lineRule="auto"/>
        <w:ind w:left="1080"/>
        <w:rPr>
          <w:del w:id="837" w:author="Palacherla, Susmitha C (NONUS)" w:date="2017-04-25T09:08:00Z"/>
          <w:rFonts w:asciiTheme="minorHAnsi" w:hAnsiTheme="minorHAnsi"/>
          <w:noProof/>
          <w:sz w:val="20"/>
          <w:szCs w:val="20"/>
        </w:rPr>
      </w:pPr>
      <w:del w:id="838" w:author="Palacherla, Susmitha C (NONUS)" w:date="2017-04-25T09:08:00Z">
        <w:r w:rsidRPr="0095359C" w:rsidDel="00EC75F7">
          <w:rPr>
            <w:rFonts w:asciiTheme="minorHAnsi" w:hAnsiTheme="minorHAnsi"/>
            <w:noProof/>
            <w:sz w:val="20"/>
            <w:szCs w:val="20"/>
          </w:rPr>
          <w:delText xml:space="preserve">       Same as LCS File</w:delText>
        </w:r>
      </w:del>
    </w:p>
    <w:p w:rsidR="00A93379" w:rsidRPr="0095359C" w:rsidDel="00EC75F7" w:rsidRDefault="00A93379" w:rsidP="00A93379">
      <w:pPr>
        <w:widowControl w:val="0"/>
        <w:autoSpaceDE w:val="0"/>
        <w:autoSpaceDN w:val="0"/>
        <w:adjustRightInd w:val="0"/>
        <w:spacing w:after="0" w:line="240" w:lineRule="auto"/>
        <w:rPr>
          <w:del w:id="839" w:author="Palacherla, Susmitha C (NONUS)" w:date="2017-04-25T09:08:00Z"/>
          <w:rFonts w:asciiTheme="minorHAnsi" w:hAnsiTheme="minorHAnsi" w:cs="Arial"/>
          <w:sz w:val="20"/>
          <w:szCs w:val="20"/>
        </w:rPr>
      </w:pPr>
    </w:p>
    <w:p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Coaching_Log table</w:t>
      </w:r>
    </w:p>
    <w:p w:rsidR="004A51E8"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Outliers Fact table</w:t>
      </w:r>
    </w:p>
    <w:p w:rsidR="00A93379"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Outliers File List table</w:t>
      </w:r>
    </w:p>
    <w:p w:rsidR="00A93379"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934089">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File System Task: Move file to backup folder</w:t>
      </w:r>
    </w:p>
    <w:p w:rsidR="00934089" w:rsidRPr="0095359C" w:rsidRDefault="00934089" w:rsidP="0093408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DF2948" w:rsidRPr="0095359C" w:rsidRDefault="00DF2948" w:rsidP="00EC75F7">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Change w:id="840" w:author="Palacherla, Susmitha C (NONUS)" w:date="2017-04-25T09:01:00Z">
          <w:pPr>
            <w:pStyle w:val="ListParagraph"/>
            <w:widowControl w:val="0"/>
            <w:numPr>
              <w:ilvl w:val="4"/>
              <w:numId w:val="28"/>
            </w:numPr>
            <w:autoSpaceDE w:val="0"/>
            <w:autoSpaceDN w:val="0"/>
            <w:adjustRightInd w:val="0"/>
            <w:spacing w:after="0" w:line="240" w:lineRule="auto"/>
            <w:ind w:left="2232" w:hanging="792"/>
          </w:pPr>
        </w:pPrChange>
      </w:pPr>
      <w:r w:rsidRPr="0095359C">
        <w:rPr>
          <w:rFonts w:asciiTheme="minorHAnsi" w:hAnsiTheme="minorHAnsi" w:cs="Arial"/>
          <w:b/>
          <w:sz w:val="20"/>
          <w:szCs w:val="20"/>
        </w:rPr>
        <w:t>For each NON LCS, IAT and IAE Outlier file in Staging directory  Workflow</w:t>
      </w:r>
    </w:p>
    <w:p w:rsidR="00DF2948" w:rsidRPr="0095359C" w:rsidRDefault="00DF2948" w:rsidP="00DF2948">
      <w:pPr>
        <w:widowControl w:val="0"/>
        <w:autoSpaceDE w:val="0"/>
        <w:autoSpaceDN w:val="0"/>
        <w:adjustRightInd w:val="0"/>
        <w:spacing w:after="0" w:line="240" w:lineRule="auto"/>
        <w:rPr>
          <w:rFonts w:asciiTheme="minorHAnsi" w:hAnsiTheme="minorHAnsi" w:cs="Arial"/>
          <w:b/>
          <w:sz w:val="20"/>
          <w:szCs w:val="20"/>
        </w:rPr>
      </w:pPr>
    </w:p>
    <w:p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Container: Foreach Loop</w:t>
      </w:r>
      <w:r w:rsidR="00A1537D" w:rsidRPr="0095359C">
        <w:rPr>
          <w:rFonts w:asciiTheme="minorHAnsi" w:hAnsiTheme="minorHAnsi"/>
          <w:sz w:val="20"/>
          <w:szCs w:val="20"/>
        </w:rPr>
        <w:t xml:space="preserve"> – Foreach OTHER OMR File</w:t>
      </w:r>
    </w:p>
    <w:p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Folder: \\vrivscors01\BCC Scorecards\Coaching\Outliers</w:t>
      </w:r>
    </w:p>
    <w:p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Files: eCL_Outlier_Feed_*.csv</w:t>
      </w:r>
    </w:p>
    <w:p w:rsidR="00A76B23" w:rsidRPr="0095359C" w:rsidRDefault="003B16DA" w:rsidP="00A76B23">
      <w:pPr>
        <w:spacing w:after="0"/>
        <w:ind w:left="1080"/>
        <w:rPr>
          <w:rFonts w:asciiTheme="minorHAnsi" w:hAnsiTheme="minorHAnsi"/>
          <w:sz w:val="20"/>
          <w:szCs w:val="20"/>
        </w:rPr>
      </w:pPr>
      <w:r>
        <w:rPr>
          <w:noProof/>
        </w:rPr>
        <w:lastRenderedPageBreak/>
        <w:drawing>
          <wp:inline distT="0" distB="0" distL="0" distR="0" wp14:anchorId="750F22E6" wp14:editId="7AF9869E">
            <wp:extent cx="1828800" cy="3657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28800" cy="3657600"/>
                    </a:xfrm>
                    <a:prstGeom prst="rect">
                      <a:avLst/>
                    </a:prstGeom>
                  </pic:spPr>
                </pic:pic>
              </a:graphicData>
            </a:graphic>
          </wp:inline>
        </w:drawing>
      </w:r>
    </w:p>
    <w:p w:rsidR="00DF2948" w:rsidRPr="0095359C" w:rsidRDefault="00DF2948" w:rsidP="00DF2948">
      <w:pPr>
        <w:ind w:left="360"/>
        <w:rPr>
          <w:rFonts w:asciiTheme="minorHAnsi" w:hAnsiTheme="minorHAnsi"/>
          <w:b/>
          <w:sz w:val="20"/>
          <w:szCs w:val="20"/>
        </w:rPr>
      </w:pPr>
      <w:r w:rsidRPr="0095359C">
        <w:rPr>
          <w:rFonts w:asciiTheme="minorHAnsi" w:hAnsiTheme="minorHAnsi"/>
          <w:b/>
          <w:sz w:val="20"/>
          <w:szCs w:val="20"/>
        </w:rPr>
        <w:t>Summary of Steps</w:t>
      </w:r>
    </w:p>
    <w:p w:rsidR="00EC75F7" w:rsidRPr="0095359C" w:rsidRDefault="00EC75F7" w:rsidP="00EC75F7">
      <w:pPr>
        <w:pStyle w:val="ListParagraph"/>
        <w:numPr>
          <w:ilvl w:val="0"/>
          <w:numId w:val="22"/>
        </w:numPr>
        <w:rPr>
          <w:ins w:id="841" w:author="Palacherla, Susmitha C (NONUS)" w:date="2017-04-25T09:08:00Z"/>
          <w:rFonts w:asciiTheme="minorHAnsi" w:hAnsiTheme="minorHAnsi"/>
          <w:sz w:val="20"/>
          <w:szCs w:val="20"/>
        </w:rPr>
      </w:pPr>
      <w:ins w:id="842" w:author="Palacherla, Susmitha C (NONUS)" w:date="2017-04-25T09:08:00Z">
        <w:r w:rsidRPr="0095359C">
          <w:rPr>
            <w:rFonts w:asciiTheme="minorHAnsi" w:hAnsiTheme="minorHAnsi"/>
            <w:sz w:val="20"/>
            <w:szCs w:val="20"/>
          </w:rPr>
          <w:t>SQL task – Truncate Outliers Staging table</w:t>
        </w:r>
      </w:ins>
    </w:p>
    <w:p w:rsidR="00EC75F7" w:rsidRPr="0095359C" w:rsidRDefault="00EC75F7" w:rsidP="00EC75F7">
      <w:pPr>
        <w:pStyle w:val="ListParagraph"/>
        <w:numPr>
          <w:ilvl w:val="0"/>
          <w:numId w:val="22"/>
        </w:numPr>
        <w:rPr>
          <w:ins w:id="843" w:author="Palacherla, Susmitha C (NONUS)" w:date="2017-04-25T09:08:00Z"/>
          <w:rFonts w:asciiTheme="minorHAnsi" w:hAnsiTheme="minorHAnsi"/>
          <w:sz w:val="20"/>
          <w:szCs w:val="20"/>
        </w:rPr>
      </w:pPr>
      <w:ins w:id="844" w:author="Palacherla, Susmitha C (NONUS)" w:date="2017-04-25T09:08:00Z">
        <w:r w:rsidRPr="0095359C">
          <w:rPr>
            <w:rFonts w:asciiTheme="minorHAnsi" w:hAnsiTheme="minorHAnsi"/>
            <w:sz w:val="20"/>
            <w:szCs w:val="20"/>
          </w:rPr>
          <w:t>DFT – Stage Outliers Staging table</w:t>
        </w:r>
      </w:ins>
    </w:p>
    <w:p w:rsidR="00EC75F7" w:rsidRPr="0095359C" w:rsidRDefault="00EC75F7" w:rsidP="00EC75F7">
      <w:pPr>
        <w:pStyle w:val="ListParagraph"/>
        <w:numPr>
          <w:ilvl w:val="0"/>
          <w:numId w:val="22"/>
        </w:numPr>
        <w:rPr>
          <w:ins w:id="845" w:author="Palacherla, Susmitha C (NONUS)" w:date="2017-04-25T09:08:00Z"/>
          <w:rFonts w:asciiTheme="minorHAnsi" w:hAnsiTheme="minorHAnsi"/>
          <w:sz w:val="20"/>
          <w:szCs w:val="20"/>
        </w:rPr>
      </w:pPr>
      <w:ins w:id="846" w:author="Palacherla, Susmitha C (NONUS)" w:date="2017-04-25T09:08:00Z">
        <w:r w:rsidRPr="0095359C">
          <w:rPr>
            <w:rFonts w:asciiTheme="minorHAnsi" w:hAnsiTheme="minorHAnsi"/>
            <w:sz w:val="20"/>
            <w:szCs w:val="20"/>
          </w:rPr>
          <w:t xml:space="preserve">SQL task – </w:t>
        </w:r>
        <w:r>
          <w:rPr>
            <w:rFonts w:asciiTheme="minorHAnsi" w:hAnsiTheme="minorHAnsi"/>
            <w:sz w:val="20"/>
            <w:szCs w:val="20"/>
          </w:rPr>
          <w:t>Update staging table and reject logs</w:t>
        </w:r>
      </w:ins>
    </w:p>
    <w:p w:rsidR="00EC75F7" w:rsidRPr="0095359C" w:rsidRDefault="00EC75F7" w:rsidP="00EC75F7">
      <w:pPr>
        <w:pStyle w:val="ListParagraph"/>
        <w:numPr>
          <w:ilvl w:val="0"/>
          <w:numId w:val="22"/>
        </w:numPr>
        <w:rPr>
          <w:ins w:id="847" w:author="Palacherla, Susmitha C (NONUS)" w:date="2017-04-25T09:08:00Z"/>
          <w:rFonts w:asciiTheme="minorHAnsi" w:hAnsiTheme="minorHAnsi"/>
          <w:sz w:val="20"/>
          <w:szCs w:val="20"/>
        </w:rPr>
      </w:pPr>
      <w:ins w:id="848" w:author="Palacherla, Susmitha C (NONUS)" w:date="2017-04-25T09:08:00Z">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ins>
    </w:p>
    <w:p w:rsidR="00EC75F7" w:rsidRPr="0095359C" w:rsidRDefault="00EC75F7" w:rsidP="00EC75F7">
      <w:pPr>
        <w:pStyle w:val="ListParagraph"/>
        <w:numPr>
          <w:ilvl w:val="0"/>
          <w:numId w:val="22"/>
        </w:numPr>
        <w:rPr>
          <w:ins w:id="849" w:author="Palacherla, Susmitha C (NONUS)" w:date="2017-04-25T09:08:00Z"/>
          <w:rFonts w:asciiTheme="minorHAnsi" w:hAnsiTheme="minorHAnsi"/>
          <w:sz w:val="20"/>
          <w:szCs w:val="20"/>
        </w:rPr>
      </w:pPr>
      <w:ins w:id="850" w:author="Palacherla, Susmitha C (NONUS)" w:date="2017-04-25T09:08:00Z">
        <w:r w:rsidRPr="0095359C">
          <w:rPr>
            <w:rFonts w:asciiTheme="minorHAnsi" w:hAnsiTheme="minorHAnsi"/>
            <w:sz w:val="20"/>
            <w:szCs w:val="20"/>
          </w:rPr>
          <w:t>SQL task – Load Outliers Fact table</w:t>
        </w:r>
      </w:ins>
    </w:p>
    <w:p w:rsidR="00EC75F7" w:rsidRPr="0095359C" w:rsidRDefault="00EC75F7" w:rsidP="00EC75F7">
      <w:pPr>
        <w:pStyle w:val="ListParagraph"/>
        <w:numPr>
          <w:ilvl w:val="0"/>
          <w:numId w:val="22"/>
        </w:numPr>
        <w:rPr>
          <w:ins w:id="851" w:author="Palacherla, Susmitha C (NONUS)" w:date="2017-04-25T09:08:00Z"/>
          <w:rFonts w:asciiTheme="minorHAnsi" w:hAnsiTheme="minorHAnsi"/>
          <w:sz w:val="20"/>
          <w:szCs w:val="20"/>
        </w:rPr>
      </w:pPr>
      <w:ins w:id="852" w:author="Palacherla, Susmitha C (NONUS)" w:date="2017-04-25T09:08:00Z">
        <w:r w:rsidRPr="0095359C">
          <w:rPr>
            <w:rFonts w:asciiTheme="minorHAnsi" w:hAnsiTheme="minorHAnsi"/>
            <w:sz w:val="20"/>
            <w:szCs w:val="20"/>
          </w:rPr>
          <w:t>SQL task – Load File list table</w:t>
        </w:r>
      </w:ins>
    </w:p>
    <w:p w:rsidR="00EC75F7" w:rsidRPr="0095359C" w:rsidRDefault="00EC75F7" w:rsidP="00EC75F7">
      <w:pPr>
        <w:pStyle w:val="ListParagraph"/>
        <w:numPr>
          <w:ilvl w:val="0"/>
          <w:numId w:val="22"/>
        </w:numPr>
        <w:rPr>
          <w:ins w:id="853" w:author="Palacherla, Susmitha C (NONUS)" w:date="2017-04-25T09:08:00Z"/>
          <w:rFonts w:asciiTheme="minorHAnsi" w:hAnsiTheme="minorHAnsi"/>
          <w:sz w:val="20"/>
          <w:szCs w:val="20"/>
        </w:rPr>
      </w:pPr>
      <w:ins w:id="854" w:author="Palacherla, Susmitha C (NONUS)" w:date="2017-04-25T09:08:00Z">
        <w:r w:rsidRPr="0095359C">
          <w:rPr>
            <w:rFonts w:asciiTheme="minorHAnsi" w:hAnsiTheme="minorHAnsi"/>
            <w:sz w:val="20"/>
            <w:szCs w:val="20"/>
          </w:rPr>
          <w:t>File system task – Backup files to Backups directory</w:t>
        </w:r>
      </w:ins>
    </w:p>
    <w:p w:rsidR="00DF2948" w:rsidRPr="0095359C" w:rsidDel="00EC75F7" w:rsidRDefault="00DF2948" w:rsidP="00DF2948">
      <w:pPr>
        <w:pStyle w:val="ListParagraph"/>
        <w:numPr>
          <w:ilvl w:val="0"/>
          <w:numId w:val="22"/>
        </w:numPr>
        <w:rPr>
          <w:del w:id="855" w:author="Palacherla, Susmitha C (NONUS)" w:date="2017-04-25T09:08:00Z"/>
          <w:rFonts w:asciiTheme="minorHAnsi" w:hAnsiTheme="minorHAnsi"/>
          <w:sz w:val="20"/>
          <w:szCs w:val="20"/>
        </w:rPr>
      </w:pPr>
      <w:del w:id="856" w:author="Palacherla, Susmitha C (NONUS)" w:date="2017-04-25T09:08:00Z">
        <w:r w:rsidRPr="0095359C" w:rsidDel="00EC75F7">
          <w:rPr>
            <w:rFonts w:asciiTheme="minorHAnsi" w:hAnsiTheme="minorHAnsi"/>
            <w:sz w:val="20"/>
            <w:szCs w:val="20"/>
          </w:rPr>
          <w:delText>SQL task – Truncate Outliers Staging table</w:delText>
        </w:r>
      </w:del>
    </w:p>
    <w:p w:rsidR="00DF2948" w:rsidRPr="0095359C" w:rsidDel="00EC75F7" w:rsidRDefault="00DF2948" w:rsidP="00DF2948">
      <w:pPr>
        <w:pStyle w:val="ListParagraph"/>
        <w:numPr>
          <w:ilvl w:val="0"/>
          <w:numId w:val="22"/>
        </w:numPr>
        <w:rPr>
          <w:del w:id="857" w:author="Palacherla, Susmitha C (NONUS)" w:date="2017-04-25T09:08:00Z"/>
          <w:rFonts w:asciiTheme="minorHAnsi" w:hAnsiTheme="minorHAnsi"/>
          <w:sz w:val="20"/>
          <w:szCs w:val="20"/>
        </w:rPr>
      </w:pPr>
      <w:del w:id="858" w:author="Palacherla, Susmitha C (NONUS)" w:date="2017-04-25T09:08:00Z">
        <w:r w:rsidRPr="0095359C" w:rsidDel="00EC75F7">
          <w:rPr>
            <w:rFonts w:asciiTheme="minorHAnsi" w:hAnsiTheme="minorHAnsi"/>
            <w:sz w:val="20"/>
            <w:szCs w:val="20"/>
          </w:rPr>
          <w:delText>DFT – Stage Outliers Staging table</w:delText>
        </w:r>
      </w:del>
    </w:p>
    <w:p w:rsidR="009C2A99" w:rsidRPr="0095359C" w:rsidDel="00EC75F7" w:rsidRDefault="009C2A99" w:rsidP="009C2A99">
      <w:pPr>
        <w:pStyle w:val="ListParagraph"/>
        <w:numPr>
          <w:ilvl w:val="0"/>
          <w:numId w:val="22"/>
        </w:numPr>
        <w:rPr>
          <w:del w:id="859" w:author="Palacherla, Susmitha C (NONUS)" w:date="2017-04-25T09:08:00Z"/>
          <w:rFonts w:asciiTheme="minorHAnsi" w:hAnsiTheme="minorHAnsi"/>
          <w:sz w:val="20"/>
          <w:szCs w:val="20"/>
        </w:rPr>
      </w:pPr>
      <w:del w:id="860" w:author="Palacherla, Susmitha C (NONUS)" w:date="2017-04-25T09:08:00Z">
        <w:r w:rsidRPr="0095359C" w:rsidDel="00EC75F7">
          <w:rPr>
            <w:rFonts w:asciiTheme="minorHAnsi" w:hAnsiTheme="minorHAnsi"/>
            <w:sz w:val="20"/>
            <w:szCs w:val="20"/>
          </w:rPr>
          <w:delText>SQL task - Replace EmpID with EmpLanID where EmpID populated</w:delText>
        </w:r>
      </w:del>
    </w:p>
    <w:p w:rsidR="00DF2948" w:rsidRPr="0095359C" w:rsidDel="00EC75F7" w:rsidRDefault="00DF2948" w:rsidP="00DF2948">
      <w:pPr>
        <w:pStyle w:val="ListParagraph"/>
        <w:numPr>
          <w:ilvl w:val="0"/>
          <w:numId w:val="22"/>
        </w:numPr>
        <w:rPr>
          <w:del w:id="861" w:author="Palacherla, Susmitha C (NONUS)" w:date="2017-04-25T09:08:00Z"/>
          <w:rFonts w:asciiTheme="minorHAnsi" w:hAnsiTheme="minorHAnsi"/>
          <w:sz w:val="20"/>
          <w:szCs w:val="20"/>
        </w:rPr>
      </w:pPr>
      <w:del w:id="862" w:author="Palacherla, Susmitha C (NONUS)" w:date="2017-04-25T09:08:00Z">
        <w:r w:rsidRPr="0095359C" w:rsidDel="00EC75F7">
          <w:rPr>
            <w:rFonts w:asciiTheme="minorHAnsi" w:hAnsiTheme="minorHAnsi"/>
            <w:sz w:val="20"/>
            <w:szCs w:val="20"/>
          </w:rPr>
          <w:delText>SQL task – Populate Employee IDs</w:delText>
        </w:r>
      </w:del>
    </w:p>
    <w:p w:rsidR="00DF2948" w:rsidRPr="0095359C" w:rsidDel="00EC75F7" w:rsidRDefault="00DF2948" w:rsidP="00DF2948">
      <w:pPr>
        <w:pStyle w:val="ListParagraph"/>
        <w:numPr>
          <w:ilvl w:val="0"/>
          <w:numId w:val="22"/>
        </w:numPr>
        <w:rPr>
          <w:del w:id="863" w:author="Palacherla, Susmitha C (NONUS)" w:date="2017-04-25T09:08:00Z"/>
          <w:rFonts w:asciiTheme="minorHAnsi" w:hAnsiTheme="minorHAnsi"/>
          <w:sz w:val="20"/>
          <w:szCs w:val="20"/>
        </w:rPr>
      </w:pPr>
      <w:del w:id="864" w:author="Palacherla, Susmitha C (NONUS)" w:date="2017-04-25T09:08:00Z">
        <w:r w:rsidRPr="0095359C" w:rsidDel="00EC75F7">
          <w:rPr>
            <w:rFonts w:asciiTheme="minorHAnsi" w:hAnsiTheme="minorHAnsi"/>
            <w:sz w:val="20"/>
            <w:szCs w:val="20"/>
          </w:rPr>
          <w:delText>SQL task – Update missing Program values</w:delText>
        </w:r>
      </w:del>
    </w:p>
    <w:p w:rsidR="00DF2948" w:rsidRPr="0095359C" w:rsidDel="00EC75F7" w:rsidRDefault="00DF2948" w:rsidP="00DF2948">
      <w:pPr>
        <w:pStyle w:val="ListParagraph"/>
        <w:numPr>
          <w:ilvl w:val="0"/>
          <w:numId w:val="22"/>
        </w:numPr>
        <w:rPr>
          <w:del w:id="865" w:author="Palacherla, Susmitha C (NONUS)" w:date="2017-04-25T09:08:00Z"/>
          <w:rFonts w:asciiTheme="minorHAnsi" w:hAnsiTheme="minorHAnsi"/>
          <w:sz w:val="20"/>
          <w:szCs w:val="20"/>
        </w:rPr>
      </w:pPr>
      <w:del w:id="866" w:author="Palacherla, Susmitha C (NONUS)" w:date="2017-04-25T09:08:00Z">
        <w:r w:rsidRPr="0095359C" w:rsidDel="00EC75F7">
          <w:rPr>
            <w:rFonts w:asciiTheme="minorHAnsi" w:hAnsiTheme="minorHAnsi"/>
            <w:sz w:val="20"/>
            <w:szCs w:val="20"/>
          </w:rPr>
          <w:delText xml:space="preserve"> DFT –  Redirect rejected records to Reject table</w:delText>
        </w:r>
      </w:del>
    </w:p>
    <w:p w:rsidR="00DF2948" w:rsidRPr="0095359C" w:rsidDel="00EC75F7" w:rsidRDefault="00DF2948" w:rsidP="00DF2948">
      <w:pPr>
        <w:pStyle w:val="ListParagraph"/>
        <w:numPr>
          <w:ilvl w:val="0"/>
          <w:numId w:val="22"/>
        </w:numPr>
        <w:rPr>
          <w:del w:id="867" w:author="Palacherla, Susmitha C (NONUS)" w:date="2017-04-25T09:08:00Z"/>
          <w:rFonts w:asciiTheme="minorHAnsi" w:hAnsiTheme="minorHAnsi"/>
          <w:sz w:val="20"/>
          <w:szCs w:val="20"/>
        </w:rPr>
      </w:pPr>
      <w:del w:id="868" w:author="Palacherla, Susmitha C (NONUS)" w:date="2017-04-25T09:08:00Z">
        <w:r w:rsidRPr="0095359C" w:rsidDel="00EC75F7">
          <w:rPr>
            <w:rFonts w:asciiTheme="minorHAnsi" w:hAnsiTheme="minorHAnsi"/>
            <w:sz w:val="20"/>
            <w:szCs w:val="20"/>
          </w:rPr>
          <w:delText>SQL task – Delete records with missing employee ID from Staging table</w:delText>
        </w:r>
      </w:del>
    </w:p>
    <w:p w:rsidR="00DF2948" w:rsidRPr="0095359C" w:rsidDel="00EC75F7" w:rsidRDefault="00DF2948" w:rsidP="00DF2948">
      <w:pPr>
        <w:pStyle w:val="ListParagraph"/>
        <w:numPr>
          <w:ilvl w:val="0"/>
          <w:numId w:val="22"/>
        </w:numPr>
        <w:rPr>
          <w:del w:id="869" w:author="Palacherla, Susmitha C (NONUS)" w:date="2017-04-25T09:08:00Z"/>
          <w:rFonts w:asciiTheme="minorHAnsi" w:hAnsiTheme="minorHAnsi"/>
          <w:sz w:val="20"/>
          <w:szCs w:val="20"/>
        </w:rPr>
      </w:pPr>
      <w:del w:id="870" w:author="Palacherla, Susmitha C (NONUS)" w:date="2017-04-25T09:08:00Z">
        <w:r w:rsidRPr="0095359C" w:rsidDel="00EC75F7">
          <w:rPr>
            <w:rFonts w:asciiTheme="minorHAnsi" w:hAnsiTheme="minorHAnsi"/>
            <w:sz w:val="20"/>
            <w:szCs w:val="20"/>
          </w:rPr>
          <w:delText>SQL task Load coaching_Log and Coaching_Log_Reason tables</w:delText>
        </w:r>
      </w:del>
    </w:p>
    <w:p w:rsidR="00DF2948" w:rsidRPr="0095359C" w:rsidDel="00EC75F7" w:rsidRDefault="00DF2948" w:rsidP="00DF2948">
      <w:pPr>
        <w:pStyle w:val="ListParagraph"/>
        <w:numPr>
          <w:ilvl w:val="0"/>
          <w:numId w:val="22"/>
        </w:numPr>
        <w:rPr>
          <w:del w:id="871" w:author="Palacherla, Susmitha C (NONUS)" w:date="2017-04-25T09:08:00Z"/>
          <w:rFonts w:asciiTheme="minorHAnsi" w:hAnsiTheme="minorHAnsi"/>
          <w:sz w:val="20"/>
          <w:szCs w:val="20"/>
        </w:rPr>
      </w:pPr>
      <w:del w:id="872" w:author="Palacherla, Susmitha C (NONUS)" w:date="2017-04-25T09:08:00Z">
        <w:r w:rsidRPr="0095359C" w:rsidDel="00EC75F7">
          <w:rPr>
            <w:rFonts w:asciiTheme="minorHAnsi" w:hAnsiTheme="minorHAnsi"/>
            <w:sz w:val="20"/>
            <w:szCs w:val="20"/>
          </w:rPr>
          <w:delText>SQL task – Load Outliers Fact table</w:delText>
        </w:r>
      </w:del>
    </w:p>
    <w:p w:rsidR="00DF2948" w:rsidRPr="0095359C" w:rsidDel="00EC75F7" w:rsidRDefault="00DF2948" w:rsidP="00DF2948">
      <w:pPr>
        <w:pStyle w:val="ListParagraph"/>
        <w:numPr>
          <w:ilvl w:val="0"/>
          <w:numId w:val="22"/>
        </w:numPr>
        <w:rPr>
          <w:del w:id="873" w:author="Palacherla, Susmitha C (NONUS)" w:date="2017-04-25T09:08:00Z"/>
          <w:rFonts w:asciiTheme="minorHAnsi" w:hAnsiTheme="minorHAnsi"/>
          <w:sz w:val="20"/>
          <w:szCs w:val="20"/>
        </w:rPr>
      </w:pPr>
      <w:del w:id="874" w:author="Palacherla, Susmitha C (NONUS)" w:date="2017-04-25T09:08:00Z">
        <w:r w:rsidRPr="0095359C" w:rsidDel="00EC75F7">
          <w:rPr>
            <w:rFonts w:asciiTheme="minorHAnsi" w:hAnsiTheme="minorHAnsi"/>
            <w:sz w:val="20"/>
            <w:szCs w:val="20"/>
          </w:rPr>
          <w:delText>SQL task – Load File list table</w:delText>
        </w:r>
      </w:del>
    </w:p>
    <w:p w:rsidR="00DF2948" w:rsidRPr="0095359C" w:rsidDel="00EC75F7" w:rsidRDefault="00DF2948" w:rsidP="00A76B23">
      <w:pPr>
        <w:pStyle w:val="ListParagraph"/>
        <w:numPr>
          <w:ilvl w:val="0"/>
          <w:numId w:val="22"/>
        </w:numPr>
        <w:spacing w:after="0"/>
        <w:ind w:left="1080"/>
        <w:rPr>
          <w:del w:id="875" w:author="Palacherla, Susmitha C (NONUS)" w:date="2017-04-25T09:08:00Z"/>
          <w:rFonts w:asciiTheme="minorHAnsi" w:hAnsiTheme="minorHAnsi"/>
          <w:sz w:val="20"/>
          <w:szCs w:val="20"/>
        </w:rPr>
        <w:pPrChange w:id="876" w:author="Palacherla, Susmitha C (NONUS)" w:date="2017-04-25T09:08:00Z">
          <w:pPr>
            <w:pStyle w:val="ListParagraph"/>
            <w:numPr>
              <w:numId w:val="22"/>
            </w:numPr>
            <w:ind w:left="1440" w:hanging="360"/>
          </w:pPr>
        </w:pPrChange>
      </w:pPr>
      <w:del w:id="877" w:author="Palacherla, Susmitha C (NONUS)" w:date="2017-04-25T09:08:00Z">
        <w:r w:rsidRPr="00EC75F7" w:rsidDel="00EC75F7">
          <w:rPr>
            <w:rFonts w:asciiTheme="minorHAnsi" w:hAnsiTheme="minorHAnsi"/>
            <w:sz w:val="20"/>
            <w:szCs w:val="20"/>
            <w:rPrChange w:id="878" w:author="Palacherla, Susmitha C (NONUS)" w:date="2017-04-25T09:08:00Z">
              <w:rPr>
                <w:rFonts w:asciiTheme="minorHAnsi" w:hAnsiTheme="minorHAnsi"/>
                <w:sz w:val="20"/>
                <w:szCs w:val="20"/>
              </w:rPr>
            </w:rPrChange>
          </w:rPr>
          <w:delText>File system task – Backup files to Backups directory</w:delText>
        </w:r>
      </w:del>
    </w:p>
    <w:p w:rsidR="00A76B23" w:rsidRPr="00EC75F7" w:rsidDel="00EC75F7" w:rsidRDefault="00A76B23" w:rsidP="00A76B23">
      <w:pPr>
        <w:pStyle w:val="ListParagraph"/>
        <w:numPr>
          <w:ilvl w:val="0"/>
          <w:numId w:val="22"/>
        </w:numPr>
        <w:spacing w:after="0"/>
        <w:ind w:left="1080"/>
        <w:rPr>
          <w:del w:id="879" w:author="Palacherla, Susmitha C (NONUS)" w:date="2017-04-25T09:08:00Z"/>
          <w:rFonts w:asciiTheme="minorHAnsi" w:hAnsiTheme="minorHAnsi"/>
          <w:sz w:val="20"/>
          <w:szCs w:val="20"/>
          <w:rPrChange w:id="880" w:author="Palacherla, Susmitha C (NONUS)" w:date="2017-04-25T09:08:00Z">
            <w:rPr>
              <w:del w:id="881" w:author="Palacherla, Susmitha C (NONUS)" w:date="2017-04-25T09:08:00Z"/>
              <w:rFonts w:asciiTheme="minorHAnsi" w:hAnsiTheme="minorHAnsi"/>
              <w:sz w:val="20"/>
              <w:szCs w:val="20"/>
            </w:rPr>
          </w:rPrChange>
        </w:rPr>
        <w:pPrChange w:id="882" w:author="Palacherla, Susmitha C (NONUS)" w:date="2017-04-25T09:08:00Z">
          <w:pPr>
            <w:spacing w:after="0"/>
            <w:ind w:left="1080"/>
          </w:pPr>
        </w:pPrChange>
      </w:pPr>
    </w:p>
    <w:p w:rsidR="003B16DA" w:rsidRDefault="003B16DA" w:rsidP="00A76B23">
      <w:pPr>
        <w:spacing w:after="0"/>
        <w:ind w:left="1080"/>
        <w:rPr>
          <w:rFonts w:asciiTheme="minorHAnsi" w:hAnsiTheme="minorHAnsi"/>
          <w:sz w:val="20"/>
          <w:szCs w:val="20"/>
        </w:rPr>
      </w:pPr>
    </w:p>
    <w:p w:rsidR="003B16DA" w:rsidRPr="0095359C" w:rsidRDefault="003B16DA" w:rsidP="00A76B23">
      <w:pPr>
        <w:spacing w:after="0"/>
        <w:ind w:left="1080"/>
        <w:rPr>
          <w:rFonts w:asciiTheme="minorHAnsi" w:hAnsiTheme="minorHAnsi"/>
          <w:sz w:val="20"/>
          <w:szCs w:val="20"/>
        </w:rPr>
      </w:pPr>
    </w:p>
    <w:p w:rsidR="00A76B23" w:rsidRPr="0095359C" w:rsidRDefault="00DF2948" w:rsidP="00DF2948">
      <w:pPr>
        <w:ind w:left="360"/>
        <w:rPr>
          <w:rFonts w:asciiTheme="minorHAnsi" w:hAnsiTheme="minorHAnsi"/>
          <w:b/>
          <w:sz w:val="20"/>
          <w:szCs w:val="20"/>
        </w:rPr>
      </w:pPr>
      <w:r w:rsidRPr="0095359C">
        <w:rPr>
          <w:rFonts w:asciiTheme="minorHAnsi" w:hAnsiTheme="minorHAnsi"/>
          <w:b/>
          <w:sz w:val="20"/>
          <w:szCs w:val="20"/>
        </w:rPr>
        <w:t>Details</w:t>
      </w:r>
    </w:p>
    <w:p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SQL task – Truncate Outliers Staging table</w:t>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9A41C8C" wp14:editId="07E80A98">
            <wp:extent cx="2019300" cy="8724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19300" cy="87249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0773D5" w:rsidP="00A76B23">
      <w:pPr>
        <w:widowControl w:val="0"/>
        <w:autoSpaceDE w:val="0"/>
        <w:autoSpaceDN w:val="0"/>
        <w:adjustRightInd w:val="0"/>
        <w:spacing w:after="0" w:line="240" w:lineRule="auto"/>
        <w:ind w:left="360"/>
        <w:rPr>
          <w:rFonts w:asciiTheme="minorHAnsi" w:hAnsiTheme="minorHAnsi" w:cs="Arial"/>
          <w:sz w:val="20"/>
          <w:szCs w:val="20"/>
        </w:rPr>
      </w:pPr>
      <w:r w:rsidRPr="000773D5">
        <w:rPr>
          <w:rFonts w:asciiTheme="minorHAnsi" w:hAnsiTheme="minorHAnsi" w:cs="Arial"/>
          <w:sz w:val="20"/>
          <w:szCs w:val="20"/>
        </w:rPr>
        <w:t>Truncate Table [EC].[Outlier_Coaching_Stage]</w:t>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DFT: Load Outliers staging table</w:t>
      </w:r>
    </w:p>
    <w:p w:rsidR="00A76B23" w:rsidRPr="0095359C" w:rsidRDefault="00A76B23" w:rsidP="0095359C">
      <w:pPr>
        <w:widowControl w:val="0"/>
        <w:autoSpaceDE w:val="0"/>
        <w:autoSpaceDN w:val="0"/>
        <w:adjustRightInd w:val="0"/>
        <w:spacing w:after="0" w:line="240" w:lineRule="auto"/>
        <w:ind w:left="720"/>
        <w:rPr>
          <w:rFonts w:asciiTheme="minorHAnsi" w:hAnsiTheme="minorHAnsi" w:cs="Arial"/>
          <w:sz w:val="20"/>
          <w:szCs w:val="20"/>
        </w:rPr>
      </w:pPr>
      <w:r w:rsidRPr="0095359C">
        <w:rPr>
          <w:rFonts w:asciiTheme="minorHAnsi" w:hAnsiTheme="minorHAnsi"/>
          <w:noProof/>
          <w:sz w:val="20"/>
          <w:szCs w:val="20"/>
        </w:rPr>
        <w:drawing>
          <wp:inline distT="0" distB="0" distL="0" distR="0" wp14:anchorId="1ACC0C10" wp14:editId="20F79163">
            <wp:extent cx="19050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05000" cy="781050"/>
                    </a:xfrm>
                    <a:prstGeom prst="rect">
                      <a:avLst/>
                    </a:prstGeom>
                  </pic:spPr>
                </pic:pic>
              </a:graphicData>
            </a:graphic>
          </wp:inline>
        </w:drawing>
      </w:r>
    </w:p>
    <w:p w:rsidR="00A76B23" w:rsidRPr="0095359C" w:rsidRDefault="009F5C5D"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ED74401" wp14:editId="678FBDE3">
            <wp:extent cx="3401568" cy="27432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01568" cy="2743200"/>
                    </a:xfrm>
                    <a:prstGeom prst="rect">
                      <a:avLst/>
                    </a:prstGeom>
                  </pic:spPr>
                </pic:pic>
              </a:graphicData>
            </a:graphic>
          </wp:inline>
        </w:drawing>
      </w:r>
    </w:p>
    <w:p w:rsidR="000773D5" w:rsidRDefault="000773D5" w:rsidP="00A76B23">
      <w:pPr>
        <w:widowControl w:val="0"/>
        <w:autoSpaceDE w:val="0"/>
        <w:autoSpaceDN w:val="0"/>
        <w:adjustRightInd w:val="0"/>
        <w:spacing w:after="0" w:line="240" w:lineRule="auto"/>
        <w:rPr>
          <w:rFonts w:asciiTheme="minorHAnsi" w:hAnsiTheme="minorHAnsi"/>
          <w:sz w:val="20"/>
          <w:szCs w:val="20"/>
        </w:rPr>
      </w:pPr>
    </w:p>
    <w:p w:rsidR="00A76B23" w:rsidDel="00EC75F7" w:rsidRDefault="00EC75F7" w:rsidP="00A76B23">
      <w:pPr>
        <w:widowControl w:val="0"/>
        <w:autoSpaceDE w:val="0"/>
        <w:autoSpaceDN w:val="0"/>
        <w:adjustRightInd w:val="0"/>
        <w:spacing w:after="0" w:line="240" w:lineRule="auto"/>
        <w:rPr>
          <w:del w:id="883" w:author="Palacherla, Susmitha C (NONUS)" w:date="2017-04-25T09:09:00Z"/>
          <w:rFonts w:asciiTheme="minorHAnsi" w:hAnsiTheme="minorHAnsi"/>
          <w:sz w:val="20"/>
          <w:szCs w:val="20"/>
        </w:rPr>
      </w:pPr>
      <w:ins w:id="884" w:author="Palacherla, Susmitha C (NONUS)" w:date="2017-04-25T09:09:00Z">
        <w:r w:rsidRPr="00EC75F7">
          <w:rPr>
            <w:rFonts w:asciiTheme="minorHAnsi" w:hAnsiTheme="minorHAnsi"/>
            <w:sz w:val="20"/>
            <w:szCs w:val="20"/>
          </w:rPr>
          <w:t>(FINDSTRING(@[User::VarFileName],"IAE",1 ) == 0 )&amp;&amp;(FINDSTRING(@[User::VarFileName],"IAT",1 ) == 0 )&amp;&amp;(FINDSTRING(@[User::VarFileName],"LCS",1 ) == 0 )</w:t>
        </w:r>
        <w:r w:rsidRPr="00EC75F7" w:rsidDel="00EC75F7">
          <w:rPr>
            <w:rFonts w:asciiTheme="minorHAnsi" w:hAnsiTheme="minorHAnsi"/>
            <w:sz w:val="20"/>
            <w:szCs w:val="20"/>
          </w:rPr>
          <w:t xml:space="preserve"> </w:t>
        </w:r>
      </w:ins>
      <w:del w:id="885" w:author="Palacherla, Susmitha C (NONUS)" w:date="2017-04-25T09:09:00Z">
        <w:r w:rsidR="009F5C5D" w:rsidRPr="0095359C" w:rsidDel="00EC75F7">
          <w:rPr>
            <w:rFonts w:asciiTheme="minorHAnsi" w:hAnsiTheme="minorHAnsi"/>
            <w:sz w:val="20"/>
            <w:szCs w:val="20"/>
          </w:rPr>
          <w:delText>(FINDSTRING(@[User::VarFileName],"IAE",1 ) == 0 ) ||(FINDSTRING(@[User::VarFileName],"IAT",1 ) == 0 )||(FINDSTRING(@[User::VarFileName],"LCS",1 ) == 0 )</w:delText>
        </w:r>
      </w:del>
    </w:p>
    <w:p w:rsidR="000773D5" w:rsidRPr="0095359C" w:rsidRDefault="000773D5" w:rsidP="00A76B23">
      <w:pPr>
        <w:widowControl w:val="0"/>
        <w:autoSpaceDE w:val="0"/>
        <w:autoSpaceDN w:val="0"/>
        <w:adjustRightInd w:val="0"/>
        <w:spacing w:after="0" w:line="240" w:lineRule="auto"/>
        <w:rPr>
          <w:rFonts w:asciiTheme="minorHAnsi" w:hAnsiTheme="minorHAnsi"/>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491590E" wp14:editId="671262F9">
            <wp:extent cx="1920240" cy="27432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20240" cy="27432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476BD215" wp14:editId="0E67517D">
            <wp:extent cx="3493008" cy="365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93008"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CADE46E" wp14:editId="26211665">
            <wp:extent cx="425196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51960" cy="18288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E64F0A3" wp14:editId="61709626">
            <wp:extent cx="3026664" cy="27432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26664" cy="27432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Pr="0095359C" w:rsidRDefault="003B16DA"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73D1017" wp14:editId="3C9F057E">
            <wp:extent cx="347472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474720"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BA28306" wp14:editId="64894542">
            <wp:extent cx="3282696"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82696" cy="27432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0132EB25" wp14:editId="197388B7">
            <wp:extent cx="5413248"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13248"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05096A6" wp14:editId="2EB005D5">
            <wp:extent cx="3273552" cy="365760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273552"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1DC7BF5" wp14:editId="728C3FBA">
            <wp:extent cx="3776472"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76472" cy="1371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EC75F7" w:rsidRPr="0095359C" w:rsidRDefault="00EC75F7" w:rsidP="00EC75F7">
      <w:pPr>
        <w:pStyle w:val="ListParagraph"/>
        <w:numPr>
          <w:ilvl w:val="0"/>
          <w:numId w:val="23"/>
        </w:numPr>
        <w:spacing w:after="0"/>
        <w:rPr>
          <w:ins w:id="886" w:author="Palacherla, Susmitha C (NONUS)" w:date="2017-04-25T09:09:00Z"/>
          <w:rFonts w:asciiTheme="minorHAnsi" w:hAnsiTheme="minorHAnsi"/>
          <w:sz w:val="20"/>
          <w:szCs w:val="20"/>
        </w:rPr>
      </w:pPr>
      <w:ins w:id="887" w:author="Palacherla, Susmitha C (NONUS)" w:date="2017-04-25T09:09:00Z">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ins>
    </w:p>
    <w:p w:rsidR="00EC75F7" w:rsidRPr="0095359C" w:rsidRDefault="00EC75F7" w:rsidP="00EC75F7">
      <w:pPr>
        <w:widowControl w:val="0"/>
        <w:autoSpaceDE w:val="0"/>
        <w:autoSpaceDN w:val="0"/>
        <w:adjustRightInd w:val="0"/>
        <w:spacing w:after="0" w:line="240" w:lineRule="auto"/>
        <w:ind w:left="1080"/>
        <w:rPr>
          <w:ins w:id="888" w:author="Palacherla, Susmitha C (NONUS)" w:date="2017-04-25T09:09:00Z"/>
          <w:rFonts w:asciiTheme="minorHAnsi" w:hAnsiTheme="minorHAnsi"/>
          <w:noProof/>
          <w:sz w:val="20"/>
          <w:szCs w:val="20"/>
        </w:rPr>
      </w:pPr>
      <w:ins w:id="889" w:author="Palacherla, Susmitha C (NONUS)" w:date="2017-04-25T09:09:00Z">
        <w:r w:rsidRPr="0095359C">
          <w:rPr>
            <w:rFonts w:asciiTheme="minorHAnsi" w:hAnsiTheme="minorHAnsi"/>
            <w:noProof/>
            <w:sz w:val="20"/>
            <w:szCs w:val="20"/>
          </w:rPr>
          <w:t xml:space="preserve">        Same as LCS File</w:t>
        </w:r>
      </w:ins>
    </w:p>
    <w:p w:rsidR="00EC75F7" w:rsidRPr="0095359C" w:rsidRDefault="00EC75F7" w:rsidP="00EC75F7">
      <w:pPr>
        <w:widowControl w:val="0"/>
        <w:autoSpaceDE w:val="0"/>
        <w:autoSpaceDN w:val="0"/>
        <w:adjustRightInd w:val="0"/>
        <w:spacing w:after="0" w:line="240" w:lineRule="auto"/>
        <w:ind w:left="360"/>
        <w:rPr>
          <w:ins w:id="890" w:author="Palacherla, Susmitha C (NONUS)" w:date="2017-04-25T09:09:00Z"/>
          <w:rFonts w:asciiTheme="minorHAnsi" w:hAnsiTheme="minorHAnsi" w:cs="Arial"/>
          <w:sz w:val="20"/>
          <w:szCs w:val="20"/>
        </w:rPr>
      </w:pPr>
    </w:p>
    <w:p w:rsidR="00EC75F7" w:rsidRPr="0095359C" w:rsidRDefault="00EC75F7" w:rsidP="00EC75F7">
      <w:pPr>
        <w:pStyle w:val="ListParagraph"/>
        <w:numPr>
          <w:ilvl w:val="0"/>
          <w:numId w:val="23"/>
        </w:numPr>
        <w:spacing w:after="0"/>
        <w:rPr>
          <w:ins w:id="891" w:author="Palacherla, Susmitha C (NONUS)" w:date="2017-04-25T09:09:00Z"/>
          <w:rFonts w:asciiTheme="minorHAnsi" w:hAnsiTheme="minorHAnsi"/>
          <w:sz w:val="20"/>
          <w:szCs w:val="20"/>
        </w:rPr>
      </w:pPr>
      <w:ins w:id="892" w:author="Palacherla, Susmitha C (NONUS)" w:date="2017-04-25T09:09:00Z">
        <w:r w:rsidRPr="0095359C">
          <w:rPr>
            <w:rFonts w:asciiTheme="minorHAnsi" w:hAnsiTheme="minorHAnsi"/>
            <w:sz w:val="20"/>
            <w:szCs w:val="20"/>
          </w:rPr>
          <w:t>SQL Task: Load Coaching_Log table</w:t>
        </w:r>
      </w:ins>
    </w:p>
    <w:p w:rsidR="00EC75F7" w:rsidRPr="0095359C" w:rsidRDefault="00EC75F7" w:rsidP="00EC75F7">
      <w:pPr>
        <w:widowControl w:val="0"/>
        <w:autoSpaceDE w:val="0"/>
        <w:autoSpaceDN w:val="0"/>
        <w:adjustRightInd w:val="0"/>
        <w:spacing w:after="0" w:line="240" w:lineRule="auto"/>
        <w:ind w:left="1080"/>
        <w:rPr>
          <w:ins w:id="893" w:author="Palacherla, Susmitha C (NONUS)" w:date="2017-04-25T09:09:00Z"/>
          <w:rFonts w:asciiTheme="minorHAnsi" w:hAnsiTheme="minorHAnsi"/>
          <w:noProof/>
          <w:sz w:val="20"/>
          <w:szCs w:val="20"/>
        </w:rPr>
      </w:pPr>
      <w:ins w:id="894" w:author="Palacherla, Susmitha C (NONUS)" w:date="2017-04-25T09:09:00Z">
        <w:r w:rsidRPr="0095359C">
          <w:rPr>
            <w:rFonts w:asciiTheme="minorHAnsi" w:hAnsiTheme="minorHAnsi"/>
            <w:noProof/>
            <w:sz w:val="20"/>
            <w:szCs w:val="20"/>
          </w:rPr>
          <w:t xml:space="preserve">       Same as LCS File</w:t>
        </w:r>
      </w:ins>
    </w:p>
    <w:p w:rsidR="00EC75F7" w:rsidRPr="0095359C" w:rsidRDefault="00EC75F7" w:rsidP="00EC75F7">
      <w:pPr>
        <w:widowControl w:val="0"/>
        <w:autoSpaceDE w:val="0"/>
        <w:autoSpaceDN w:val="0"/>
        <w:adjustRightInd w:val="0"/>
        <w:spacing w:after="0" w:line="240" w:lineRule="auto"/>
        <w:rPr>
          <w:ins w:id="895" w:author="Palacherla, Susmitha C (NONUS)" w:date="2017-04-25T09:09:00Z"/>
          <w:rFonts w:asciiTheme="minorHAnsi" w:hAnsiTheme="minorHAnsi" w:cs="Arial"/>
          <w:sz w:val="20"/>
          <w:szCs w:val="20"/>
        </w:rPr>
      </w:pPr>
    </w:p>
    <w:p w:rsidR="00EC75F7" w:rsidRPr="0095359C" w:rsidRDefault="00EC75F7" w:rsidP="00EC75F7">
      <w:pPr>
        <w:pStyle w:val="ListParagraph"/>
        <w:numPr>
          <w:ilvl w:val="0"/>
          <w:numId w:val="23"/>
        </w:numPr>
        <w:spacing w:after="0"/>
        <w:rPr>
          <w:ins w:id="896" w:author="Palacherla, Susmitha C (NONUS)" w:date="2017-04-25T09:09:00Z"/>
          <w:rFonts w:asciiTheme="minorHAnsi" w:hAnsiTheme="minorHAnsi"/>
          <w:sz w:val="20"/>
          <w:szCs w:val="20"/>
        </w:rPr>
      </w:pPr>
      <w:ins w:id="897" w:author="Palacherla, Susmitha C (NONUS)" w:date="2017-04-25T09:09:00Z">
        <w:r w:rsidRPr="0095359C">
          <w:rPr>
            <w:rFonts w:asciiTheme="minorHAnsi" w:hAnsiTheme="minorHAnsi"/>
            <w:sz w:val="20"/>
            <w:szCs w:val="20"/>
          </w:rPr>
          <w:t>SQl Task: Load Outliers Fact table</w:t>
        </w:r>
      </w:ins>
    </w:p>
    <w:p w:rsidR="00EC75F7" w:rsidRPr="0095359C" w:rsidRDefault="00EC75F7" w:rsidP="00EC75F7">
      <w:pPr>
        <w:widowControl w:val="0"/>
        <w:autoSpaceDE w:val="0"/>
        <w:autoSpaceDN w:val="0"/>
        <w:adjustRightInd w:val="0"/>
        <w:spacing w:after="0" w:line="240" w:lineRule="auto"/>
        <w:ind w:left="1080"/>
        <w:rPr>
          <w:ins w:id="898" w:author="Palacherla, Susmitha C (NONUS)" w:date="2017-04-25T09:09:00Z"/>
          <w:rFonts w:asciiTheme="minorHAnsi" w:hAnsiTheme="minorHAnsi"/>
          <w:noProof/>
          <w:sz w:val="20"/>
          <w:szCs w:val="20"/>
        </w:rPr>
      </w:pPr>
      <w:ins w:id="899" w:author="Palacherla, Susmitha C (NONUS)" w:date="2017-04-25T09:09:00Z">
        <w:r w:rsidRPr="0095359C">
          <w:rPr>
            <w:rFonts w:asciiTheme="minorHAnsi" w:hAnsiTheme="minorHAnsi"/>
            <w:noProof/>
            <w:sz w:val="20"/>
            <w:szCs w:val="20"/>
          </w:rPr>
          <w:t xml:space="preserve">       Same as LCS File</w:t>
        </w:r>
      </w:ins>
    </w:p>
    <w:p w:rsidR="00EC75F7" w:rsidRPr="0095359C" w:rsidRDefault="00EC75F7" w:rsidP="00EC75F7">
      <w:pPr>
        <w:widowControl w:val="0"/>
        <w:autoSpaceDE w:val="0"/>
        <w:autoSpaceDN w:val="0"/>
        <w:adjustRightInd w:val="0"/>
        <w:spacing w:after="0" w:line="240" w:lineRule="auto"/>
        <w:rPr>
          <w:ins w:id="900" w:author="Palacherla, Susmitha C (NONUS)" w:date="2017-04-25T09:09:00Z"/>
          <w:rFonts w:asciiTheme="minorHAnsi" w:hAnsiTheme="minorHAnsi" w:cs="Arial"/>
          <w:sz w:val="20"/>
          <w:szCs w:val="20"/>
        </w:rPr>
      </w:pPr>
    </w:p>
    <w:p w:rsidR="00EC75F7" w:rsidRPr="0095359C" w:rsidRDefault="00EC75F7" w:rsidP="00EC75F7">
      <w:pPr>
        <w:pStyle w:val="ListParagraph"/>
        <w:numPr>
          <w:ilvl w:val="0"/>
          <w:numId w:val="23"/>
        </w:numPr>
        <w:spacing w:after="0"/>
        <w:rPr>
          <w:ins w:id="901" w:author="Palacherla, Susmitha C (NONUS)" w:date="2017-04-25T09:09:00Z"/>
          <w:rFonts w:asciiTheme="minorHAnsi" w:hAnsiTheme="minorHAnsi"/>
          <w:sz w:val="20"/>
          <w:szCs w:val="20"/>
        </w:rPr>
      </w:pPr>
      <w:ins w:id="902" w:author="Palacherla, Susmitha C (NONUS)" w:date="2017-04-25T09:09:00Z">
        <w:r w:rsidRPr="0095359C">
          <w:rPr>
            <w:rFonts w:asciiTheme="minorHAnsi" w:hAnsiTheme="minorHAnsi"/>
            <w:sz w:val="20"/>
            <w:szCs w:val="20"/>
          </w:rPr>
          <w:t>SQL Task: Load Outliers File List table</w:t>
        </w:r>
      </w:ins>
    </w:p>
    <w:p w:rsidR="00EC75F7" w:rsidRPr="0095359C" w:rsidRDefault="00EC75F7" w:rsidP="00EC75F7">
      <w:pPr>
        <w:widowControl w:val="0"/>
        <w:autoSpaceDE w:val="0"/>
        <w:autoSpaceDN w:val="0"/>
        <w:adjustRightInd w:val="0"/>
        <w:spacing w:after="0" w:line="240" w:lineRule="auto"/>
        <w:ind w:left="1080"/>
        <w:rPr>
          <w:ins w:id="903" w:author="Palacherla, Susmitha C (NONUS)" w:date="2017-04-25T09:09:00Z"/>
          <w:rFonts w:asciiTheme="minorHAnsi" w:hAnsiTheme="minorHAnsi"/>
          <w:noProof/>
          <w:sz w:val="20"/>
          <w:szCs w:val="20"/>
        </w:rPr>
      </w:pPr>
      <w:ins w:id="904" w:author="Palacherla, Susmitha C (NONUS)" w:date="2017-04-25T09:09:00Z">
        <w:r w:rsidRPr="0095359C">
          <w:rPr>
            <w:rFonts w:asciiTheme="minorHAnsi" w:hAnsiTheme="minorHAnsi"/>
            <w:noProof/>
            <w:sz w:val="20"/>
            <w:szCs w:val="20"/>
          </w:rPr>
          <w:t xml:space="preserve">       Same as LCS File</w:t>
        </w:r>
      </w:ins>
    </w:p>
    <w:p w:rsidR="00EC75F7" w:rsidRPr="0095359C" w:rsidRDefault="00EC75F7" w:rsidP="00EC75F7">
      <w:pPr>
        <w:widowControl w:val="0"/>
        <w:autoSpaceDE w:val="0"/>
        <w:autoSpaceDN w:val="0"/>
        <w:adjustRightInd w:val="0"/>
        <w:spacing w:after="0" w:line="240" w:lineRule="auto"/>
        <w:ind w:left="360"/>
        <w:rPr>
          <w:ins w:id="905" w:author="Palacherla, Susmitha C (NONUS)" w:date="2017-04-25T09:09:00Z"/>
          <w:rFonts w:asciiTheme="minorHAnsi" w:hAnsiTheme="minorHAnsi" w:cs="Arial"/>
          <w:sz w:val="20"/>
          <w:szCs w:val="20"/>
        </w:rPr>
      </w:pPr>
    </w:p>
    <w:p w:rsidR="00EC75F7" w:rsidRPr="0095359C" w:rsidRDefault="00EC75F7" w:rsidP="00EC75F7">
      <w:pPr>
        <w:pStyle w:val="ListParagraph"/>
        <w:numPr>
          <w:ilvl w:val="0"/>
          <w:numId w:val="23"/>
        </w:numPr>
        <w:spacing w:after="0"/>
        <w:rPr>
          <w:ins w:id="906" w:author="Palacherla, Susmitha C (NONUS)" w:date="2017-04-25T09:09:00Z"/>
          <w:rFonts w:asciiTheme="minorHAnsi" w:hAnsiTheme="minorHAnsi"/>
          <w:sz w:val="20"/>
          <w:szCs w:val="20"/>
        </w:rPr>
      </w:pPr>
      <w:ins w:id="907" w:author="Palacherla, Susmitha C (NONUS)" w:date="2017-04-25T09:09:00Z">
        <w:r w:rsidRPr="0095359C">
          <w:rPr>
            <w:rFonts w:asciiTheme="minorHAnsi" w:hAnsiTheme="minorHAnsi"/>
            <w:sz w:val="20"/>
            <w:szCs w:val="20"/>
          </w:rPr>
          <w:t>File System Task: Move file to backup folder</w:t>
        </w:r>
      </w:ins>
    </w:p>
    <w:p w:rsidR="00EC75F7" w:rsidRPr="0095359C" w:rsidRDefault="00EC75F7" w:rsidP="00EC75F7">
      <w:pPr>
        <w:widowControl w:val="0"/>
        <w:autoSpaceDE w:val="0"/>
        <w:autoSpaceDN w:val="0"/>
        <w:adjustRightInd w:val="0"/>
        <w:spacing w:after="0" w:line="240" w:lineRule="auto"/>
        <w:ind w:left="1080"/>
        <w:rPr>
          <w:ins w:id="908" w:author="Palacherla, Susmitha C (NONUS)" w:date="2017-04-25T09:09:00Z"/>
          <w:rFonts w:asciiTheme="minorHAnsi" w:hAnsiTheme="minorHAnsi"/>
          <w:noProof/>
          <w:sz w:val="20"/>
          <w:szCs w:val="20"/>
        </w:rPr>
      </w:pPr>
      <w:ins w:id="909" w:author="Palacherla, Susmitha C (NONUS)" w:date="2017-04-25T09:09:00Z">
        <w:r w:rsidRPr="0095359C">
          <w:rPr>
            <w:rFonts w:asciiTheme="minorHAnsi" w:hAnsiTheme="minorHAnsi"/>
            <w:noProof/>
            <w:sz w:val="20"/>
            <w:szCs w:val="20"/>
          </w:rPr>
          <w:t xml:space="preserve">       Same as LCS File</w:t>
        </w:r>
      </w:ins>
    </w:p>
    <w:p w:rsidR="009F5C5D" w:rsidRPr="0095359C" w:rsidDel="00EC75F7" w:rsidRDefault="009F5C5D" w:rsidP="009F5C5D">
      <w:pPr>
        <w:pStyle w:val="ListParagraph"/>
        <w:numPr>
          <w:ilvl w:val="0"/>
          <w:numId w:val="23"/>
        </w:numPr>
        <w:rPr>
          <w:del w:id="910" w:author="Palacherla, Susmitha C (NONUS)" w:date="2017-04-25T09:09:00Z"/>
          <w:rFonts w:asciiTheme="minorHAnsi" w:hAnsiTheme="minorHAnsi"/>
          <w:sz w:val="20"/>
          <w:szCs w:val="20"/>
        </w:rPr>
      </w:pPr>
      <w:del w:id="911" w:author="Palacherla, Susmitha C (NONUS)" w:date="2017-04-25T09:09:00Z">
        <w:r w:rsidRPr="0095359C" w:rsidDel="00EC75F7">
          <w:rPr>
            <w:rFonts w:asciiTheme="minorHAnsi" w:hAnsiTheme="minorHAnsi"/>
            <w:sz w:val="20"/>
            <w:szCs w:val="20"/>
          </w:rPr>
          <w:delText>SQL Task:  Replace EmpID with EmpLanID where EmpID populated</w:delText>
        </w:r>
      </w:del>
    </w:p>
    <w:p w:rsidR="009F5C5D" w:rsidRPr="0095359C" w:rsidDel="00EC75F7" w:rsidRDefault="009F5C5D" w:rsidP="0095359C">
      <w:pPr>
        <w:widowControl w:val="0"/>
        <w:autoSpaceDE w:val="0"/>
        <w:autoSpaceDN w:val="0"/>
        <w:adjustRightInd w:val="0"/>
        <w:spacing w:after="0" w:line="240" w:lineRule="auto"/>
        <w:ind w:left="1080"/>
        <w:rPr>
          <w:del w:id="912" w:author="Palacherla, Susmitha C (NONUS)" w:date="2017-04-25T09:09:00Z"/>
          <w:rFonts w:asciiTheme="minorHAnsi" w:hAnsiTheme="minorHAnsi" w:cs="Arial"/>
          <w:sz w:val="20"/>
          <w:szCs w:val="20"/>
        </w:rPr>
      </w:pPr>
      <w:del w:id="913" w:author="Palacherla, Susmitha C (NONUS)" w:date="2017-04-25T09:09:00Z">
        <w:r w:rsidRPr="0095359C" w:rsidDel="00EC75F7">
          <w:rPr>
            <w:rFonts w:asciiTheme="minorHAnsi" w:hAnsiTheme="minorHAnsi" w:cs="Arial"/>
            <w:sz w:val="20"/>
            <w:szCs w:val="20"/>
          </w:rPr>
          <w:delText>UPDATE [EC].[Outlier_Coaching_Stage]</w:delText>
        </w:r>
      </w:del>
    </w:p>
    <w:p w:rsidR="009F5C5D" w:rsidRPr="0095359C" w:rsidDel="00EC75F7" w:rsidRDefault="009F5C5D" w:rsidP="0095359C">
      <w:pPr>
        <w:widowControl w:val="0"/>
        <w:autoSpaceDE w:val="0"/>
        <w:autoSpaceDN w:val="0"/>
        <w:adjustRightInd w:val="0"/>
        <w:spacing w:after="0" w:line="240" w:lineRule="auto"/>
        <w:ind w:left="1080"/>
        <w:rPr>
          <w:del w:id="914" w:author="Palacherla, Susmitha C (NONUS)" w:date="2017-04-25T09:09:00Z"/>
          <w:rFonts w:asciiTheme="minorHAnsi" w:hAnsiTheme="minorHAnsi" w:cs="Arial"/>
          <w:sz w:val="20"/>
          <w:szCs w:val="20"/>
        </w:rPr>
      </w:pPr>
      <w:del w:id="915" w:author="Palacherla, Susmitha C (NONUS)" w:date="2017-04-25T09:09:00Z">
        <w:r w:rsidRPr="0095359C" w:rsidDel="00EC75F7">
          <w:rPr>
            <w:rFonts w:asciiTheme="minorHAnsi" w:hAnsiTheme="minorHAnsi" w:cs="Arial"/>
            <w:sz w:val="20"/>
            <w:szCs w:val="20"/>
          </w:rPr>
          <w:delText>SET [CSR_EMPID]=[CSR_LANID]</w:delText>
        </w:r>
      </w:del>
    </w:p>
    <w:p w:rsidR="009F5C5D" w:rsidRPr="0095359C" w:rsidDel="00EC75F7" w:rsidRDefault="009F5C5D" w:rsidP="0095359C">
      <w:pPr>
        <w:widowControl w:val="0"/>
        <w:autoSpaceDE w:val="0"/>
        <w:autoSpaceDN w:val="0"/>
        <w:adjustRightInd w:val="0"/>
        <w:spacing w:after="0" w:line="240" w:lineRule="auto"/>
        <w:ind w:left="1080"/>
        <w:rPr>
          <w:del w:id="916" w:author="Palacherla, Susmitha C (NONUS)" w:date="2017-04-25T09:09:00Z"/>
          <w:rFonts w:asciiTheme="minorHAnsi" w:hAnsiTheme="minorHAnsi" w:cs="Arial"/>
          <w:sz w:val="20"/>
          <w:szCs w:val="20"/>
        </w:rPr>
      </w:pPr>
      <w:del w:id="917" w:author="Palacherla, Susmitha C (NONUS)" w:date="2017-04-25T09:09:00Z">
        <w:r w:rsidRPr="0095359C" w:rsidDel="00EC75F7">
          <w:rPr>
            <w:rFonts w:asciiTheme="minorHAnsi" w:hAnsiTheme="minorHAnsi" w:cs="Arial"/>
            <w:sz w:val="20"/>
            <w:szCs w:val="20"/>
          </w:rPr>
          <w:delText>WHERE NOT ISNULL([CSR_LANID],' ') like '%.%'</w:delText>
        </w:r>
      </w:del>
    </w:p>
    <w:p w:rsidR="009F5C5D" w:rsidRPr="0095359C" w:rsidDel="00EC75F7" w:rsidRDefault="009F5C5D" w:rsidP="0095359C">
      <w:pPr>
        <w:widowControl w:val="0"/>
        <w:autoSpaceDE w:val="0"/>
        <w:autoSpaceDN w:val="0"/>
        <w:adjustRightInd w:val="0"/>
        <w:spacing w:after="0" w:line="240" w:lineRule="auto"/>
        <w:ind w:left="1080"/>
        <w:rPr>
          <w:del w:id="918" w:author="Palacherla, Susmitha C (NONUS)" w:date="2017-04-25T09:09:00Z"/>
          <w:rFonts w:asciiTheme="minorHAnsi" w:hAnsiTheme="minorHAnsi" w:cs="Arial"/>
          <w:sz w:val="20"/>
          <w:szCs w:val="20"/>
        </w:rPr>
      </w:pPr>
    </w:p>
    <w:p w:rsidR="009F5C5D" w:rsidRPr="0095359C" w:rsidDel="00EC75F7" w:rsidRDefault="009F5C5D" w:rsidP="0095359C">
      <w:pPr>
        <w:widowControl w:val="0"/>
        <w:autoSpaceDE w:val="0"/>
        <w:autoSpaceDN w:val="0"/>
        <w:adjustRightInd w:val="0"/>
        <w:spacing w:after="0" w:line="240" w:lineRule="auto"/>
        <w:ind w:left="1080"/>
        <w:rPr>
          <w:del w:id="919" w:author="Palacherla, Susmitha C (NONUS)" w:date="2017-04-25T09:09:00Z"/>
          <w:rFonts w:asciiTheme="minorHAnsi" w:hAnsiTheme="minorHAnsi" w:cs="Arial"/>
          <w:sz w:val="20"/>
          <w:szCs w:val="20"/>
        </w:rPr>
      </w:pPr>
      <w:del w:id="920" w:author="Palacherla, Susmitha C (NONUS)" w:date="2017-04-25T09:09:00Z">
        <w:r w:rsidRPr="0095359C" w:rsidDel="00EC75F7">
          <w:rPr>
            <w:rFonts w:asciiTheme="minorHAnsi" w:hAnsiTheme="minorHAnsi" w:cs="Arial"/>
            <w:sz w:val="20"/>
            <w:szCs w:val="20"/>
          </w:rPr>
          <w:delText>UPDATE [EC].[Outlier_Coaching_Stage]</w:delText>
        </w:r>
      </w:del>
    </w:p>
    <w:p w:rsidR="009F5C5D" w:rsidRPr="0095359C" w:rsidDel="00EC75F7" w:rsidRDefault="009F5C5D" w:rsidP="0095359C">
      <w:pPr>
        <w:widowControl w:val="0"/>
        <w:autoSpaceDE w:val="0"/>
        <w:autoSpaceDN w:val="0"/>
        <w:adjustRightInd w:val="0"/>
        <w:spacing w:after="0" w:line="240" w:lineRule="auto"/>
        <w:ind w:left="1080"/>
        <w:rPr>
          <w:del w:id="921" w:author="Palacherla, Susmitha C (NONUS)" w:date="2017-04-25T09:09:00Z"/>
          <w:rFonts w:asciiTheme="minorHAnsi" w:hAnsiTheme="minorHAnsi" w:cs="Arial"/>
          <w:sz w:val="20"/>
          <w:szCs w:val="20"/>
        </w:rPr>
      </w:pPr>
      <w:del w:id="922" w:author="Palacherla, Susmitha C (NONUS)" w:date="2017-04-25T09:09:00Z">
        <w:r w:rsidRPr="0095359C" w:rsidDel="00EC75F7">
          <w:rPr>
            <w:rFonts w:asciiTheme="minorHAnsi" w:hAnsiTheme="minorHAnsi" w:cs="Arial"/>
            <w:sz w:val="20"/>
            <w:szCs w:val="20"/>
          </w:rPr>
          <w:delText>SET [CSR_LANID]= [EC].[fn_strEmpLanIDFromEmpID]([CSR_LANID])</w:delText>
        </w:r>
      </w:del>
    </w:p>
    <w:p w:rsidR="00A76B23" w:rsidRPr="0095359C" w:rsidDel="00EC75F7" w:rsidRDefault="009F5C5D" w:rsidP="0095359C">
      <w:pPr>
        <w:widowControl w:val="0"/>
        <w:autoSpaceDE w:val="0"/>
        <w:autoSpaceDN w:val="0"/>
        <w:adjustRightInd w:val="0"/>
        <w:spacing w:after="0" w:line="240" w:lineRule="auto"/>
        <w:ind w:left="1080"/>
        <w:rPr>
          <w:del w:id="923" w:author="Palacherla, Susmitha C (NONUS)" w:date="2017-04-25T09:09:00Z"/>
          <w:rFonts w:asciiTheme="minorHAnsi" w:hAnsiTheme="minorHAnsi" w:cs="Arial"/>
          <w:sz w:val="20"/>
          <w:szCs w:val="20"/>
        </w:rPr>
      </w:pPr>
      <w:del w:id="924" w:author="Palacherla, Susmitha C (NONUS)" w:date="2017-04-25T09:09:00Z">
        <w:r w:rsidRPr="0095359C" w:rsidDel="00EC75F7">
          <w:rPr>
            <w:rFonts w:asciiTheme="minorHAnsi" w:hAnsiTheme="minorHAnsi" w:cs="Arial"/>
            <w:sz w:val="20"/>
            <w:szCs w:val="20"/>
          </w:rPr>
          <w:delText>WHERE NOT ISNULL([CSR_LANID],' ') like '%.%'</w:delText>
        </w:r>
      </w:del>
    </w:p>
    <w:p w:rsidR="00A76B23" w:rsidRPr="0095359C" w:rsidDel="00EC75F7" w:rsidRDefault="00A76B23" w:rsidP="00A76B23">
      <w:pPr>
        <w:widowControl w:val="0"/>
        <w:autoSpaceDE w:val="0"/>
        <w:autoSpaceDN w:val="0"/>
        <w:adjustRightInd w:val="0"/>
        <w:spacing w:after="0" w:line="240" w:lineRule="auto"/>
        <w:rPr>
          <w:del w:id="925" w:author="Palacherla, Susmitha C (NONUS)" w:date="2017-04-25T09:09:00Z"/>
          <w:rFonts w:asciiTheme="minorHAnsi" w:hAnsiTheme="minorHAnsi" w:cs="Arial"/>
          <w:sz w:val="20"/>
          <w:szCs w:val="20"/>
        </w:rPr>
      </w:pPr>
    </w:p>
    <w:p w:rsidR="00A76B23" w:rsidRPr="0095359C" w:rsidDel="00EC75F7" w:rsidRDefault="00A76B23" w:rsidP="009F5C5D">
      <w:pPr>
        <w:pStyle w:val="ListParagraph"/>
        <w:numPr>
          <w:ilvl w:val="0"/>
          <w:numId w:val="23"/>
        </w:numPr>
        <w:rPr>
          <w:del w:id="926" w:author="Palacherla, Susmitha C (NONUS)" w:date="2017-04-25T09:09:00Z"/>
          <w:rFonts w:asciiTheme="minorHAnsi" w:hAnsiTheme="minorHAnsi"/>
          <w:sz w:val="20"/>
          <w:szCs w:val="20"/>
        </w:rPr>
      </w:pPr>
      <w:del w:id="927" w:author="Palacherla, Susmitha C (NONUS)" w:date="2017-04-25T09:09:00Z">
        <w:r w:rsidRPr="0095359C" w:rsidDel="00EC75F7">
          <w:rPr>
            <w:rFonts w:asciiTheme="minorHAnsi" w:hAnsiTheme="minorHAnsi"/>
            <w:sz w:val="20"/>
            <w:szCs w:val="20"/>
          </w:rPr>
          <w:delText>SQL Task: Populate Employee ID</w:delText>
        </w:r>
      </w:del>
    </w:p>
    <w:p w:rsidR="009F5C5D" w:rsidRPr="0095359C" w:rsidDel="00EC75F7" w:rsidRDefault="009F5C5D" w:rsidP="0095359C">
      <w:pPr>
        <w:widowControl w:val="0"/>
        <w:autoSpaceDE w:val="0"/>
        <w:autoSpaceDN w:val="0"/>
        <w:adjustRightInd w:val="0"/>
        <w:spacing w:after="0" w:line="240" w:lineRule="auto"/>
        <w:ind w:left="1080"/>
        <w:rPr>
          <w:del w:id="928" w:author="Palacherla, Susmitha C (NONUS)" w:date="2017-04-25T09:09:00Z"/>
          <w:rFonts w:asciiTheme="minorHAnsi" w:hAnsiTheme="minorHAnsi"/>
          <w:sz w:val="20"/>
          <w:szCs w:val="20"/>
        </w:rPr>
      </w:pPr>
      <w:del w:id="929" w:author="Palacherla, Susmitha C (NONUS)" w:date="2017-04-25T09:09:00Z">
        <w:r w:rsidRPr="0095359C" w:rsidDel="00EC75F7">
          <w:rPr>
            <w:rFonts w:asciiTheme="minorHAnsi" w:hAnsiTheme="minorHAnsi"/>
            <w:sz w:val="20"/>
            <w:szCs w:val="20"/>
          </w:rPr>
          <w:delText>UPDATE [EC].[Outlier_Coaching_Stage]</w:delText>
        </w:r>
      </w:del>
    </w:p>
    <w:p w:rsidR="009F5C5D" w:rsidRPr="0095359C" w:rsidDel="00EC75F7" w:rsidRDefault="009F5C5D" w:rsidP="0095359C">
      <w:pPr>
        <w:widowControl w:val="0"/>
        <w:autoSpaceDE w:val="0"/>
        <w:autoSpaceDN w:val="0"/>
        <w:adjustRightInd w:val="0"/>
        <w:spacing w:after="0" w:line="240" w:lineRule="auto"/>
        <w:ind w:left="1080"/>
        <w:rPr>
          <w:del w:id="930" w:author="Palacherla, Susmitha C (NONUS)" w:date="2017-04-25T09:09:00Z"/>
          <w:rFonts w:asciiTheme="minorHAnsi" w:hAnsiTheme="minorHAnsi"/>
          <w:sz w:val="20"/>
          <w:szCs w:val="20"/>
        </w:rPr>
      </w:pPr>
      <w:del w:id="931" w:author="Palacherla, Susmitha C (NONUS)" w:date="2017-04-25T09:09:00Z">
        <w:r w:rsidRPr="0095359C" w:rsidDel="00EC75F7">
          <w:rPr>
            <w:rFonts w:asciiTheme="minorHAnsi" w:hAnsiTheme="minorHAnsi"/>
            <w:sz w:val="20"/>
            <w:szCs w:val="20"/>
          </w:rPr>
          <w:delText>SET [CSR_EMPID]= [EC].[fn_nvcGetEmpIdFromLanId] ([CSR_LANID],[Submitted_Date])</w:delText>
        </w:r>
      </w:del>
    </w:p>
    <w:p w:rsidR="009F5C5D" w:rsidRPr="0095359C" w:rsidDel="00EC75F7" w:rsidRDefault="009F5C5D" w:rsidP="0095359C">
      <w:pPr>
        <w:widowControl w:val="0"/>
        <w:autoSpaceDE w:val="0"/>
        <w:autoSpaceDN w:val="0"/>
        <w:adjustRightInd w:val="0"/>
        <w:spacing w:after="0" w:line="240" w:lineRule="auto"/>
        <w:ind w:left="1080"/>
        <w:rPr>
          <w:del w:id="932" w:author="Palacherla, Susmitha C (NONUS)" w:date="2017-04-25T09:09:00Z"/>
          <w:rFonts w:asciiTheme="minorHAnsi" w:hAnsiTheme="minorHAnsi"/>
          <w:sz w:val="20"/>
          <w:szCs w:val="20"/>
        </w:rPr>
      </w:pPr>
      <w:del w:id="933" w:author="Palacherla, Susmitha C (NONUS)" w:date="2017-04-25T09:09:00Z">
        <w:r w:rsidRPr="0095359C" w:rsidDel="00EC75F7">
          <w:rPr>
            <w:rFonts w:asciiTheme="minorHAnsi" w:hAnsiTheme="minorHAnsi"/>
            <w:sz w:val="20"/>
            <w:szCs w:val="20"/>
          </w:rPr>
          <w:delText>WHERE  ISNULL([CSR_LANID],' ') like '%.%'</w:delText>
        </w:r>
      </w:del>
    </w:p>
    <w:p w:rsidR="009F5C5D" w:rsidRPr="0095359C" w:rsidDel="00EC75F7" w:rsidRDefault="009F5C5D" w:rsidP="0095359C">
      <w:pPr>
        <w:widowControl w:val="0"/>
        <w:autoSpaceDE w:val="0"/>
        <w:autoSpaceDN w:val="0"/>
        <w:adjustRightInd w:val="0"/>
        <w:spacing w:after="0" w:line="240" w:lineRule="auto"/>
        <w:ind w:left="1080"/>
        <w:rPr>
          <w:del w:id="934" w:author="Palacherla, Susmitha C (NONUS)" w:date="2017-04-25T09:09:00Z"/>
          <w:rFonts w:asciiTheme="minorHAnsi" w:hAnsiTheme="minorHAnsi"/>
          <w:sz w:val="20"/>
          <w:szCs w:val="20"/>
        </w:rPr>
      </w:pPr>
    </w:p>
    <w:p w:rsidR="009F5C5D" w:rsidRPr="0095359C" w:rsidDel="00EC75F7" w:rsidRDefault="009F5C5D" w:rsidP="0095359C">
      <w:pPr>
        <w:widowControl w:val="0"/>
        <w:autoSpaceDE w:val="0"/>
        <w:autoSpaceDN w:val="0"/>
        <w:adjustRightInd w:val="0"/>
        <w:spacing w:after="0" w:line="240" w:lineRule="auto"/>
        <w:ind w:left="1080"/>
        <w:rPr>
          <w:del w:id="935" w:author="Palacherla, Susmitha C (NONUS)" w:date="2017-04-25T09:09:00Z"/>
          <w:rFonts w:asciiTheme="minorHAnsi" w:hAnsiTheme="minorHAnsi"/>
          <w:sz w:val="20"/>
          <w:szCs w:val="20"/>
        </w:rPr>
      </w:pPr>
      <w:del w:id="936" w:author="Palacherla, Susmitha C (NONUS)" w:date="2017-04-25T09:09:00Z">
        <w:r w:rsidRPr="0095359C" w:rsidDel="00EC75F7">
          <w:rPr>
            <w:rFonts w:asciiTheme="minorHAnsi" w:hAnsiTheme="minorHAnsi"/>
            <w:sz w:val="20"/>
            <w:szCs w:val="20"/>
          </w:rPr>
          <w:delText>UPDATE [EC].[Outlier_Coaching_Stage]</w:delText>
        </w:r>
      </w:del>
    </w:p>
    <w:p w:rsidR="009F5C5D" w:rsidRPr="0095359C" w:rsidDel="00EC75F7" w:rsidRDefault="009F5C5D" w:rsidP="0095359C">
      <w:pPr>
        <w:widowControl w:val="0"/>
        <w:autoSpaceDE w:val="0"/>
        <w:autoSpaceDN w:val="0"/>
        <w:adjustRightInd w:val="0"/>
        <w:spacing w:after="0" w:line="240" w:lineRule="auto"/>
        <w:ind w:left="1080"/>
        <w:rPr>
          <w:del w:id="937" w:author="Palacherla, Susmitha C (NONUS)" w:date="2017-04-25T09:09:00Z"/>
          <w:rFonts w:asciiTheme="minorHAnsi" w:hAnsiTheme="minorHAnsi"/>
          <w:sz w:val="20"/>
          <w:szCs w:val="20"/>
        </w:rPr>
      </w:pPr>
      <w:del w:id="938" w:author="Palacherla, Susmitha C (NONUS)" w:date="2017-04-25T09:09:00Z">
        <w:r w:rsidRPr="0095359C" w:rsidDel="00EC75F7">
          <w:rPr>
            <w:rFonts w:asciiTheme="minorHAnsi" w:hAnsiTheme="minorHAnsi"/>
            <w:sz w:val="20"/>
            <w:szCs w:val="20"/>
          </w:rPr>
          <w:delText>SET [CSR_EMPID]= ''</w:delText>
        </w:r>
      </w:del>
    </w:p>
    <w:p w:rsidR="00A76B23" w:rsidRPr="0095359C" w:rsidDel="00EC75F7" w:rsidRDefault="009F5C5D" w:rsidP="0095359C">
      <w:pPr>
        <w:widowControl w:val="0"/>
        <w:autoSpaceDE w:val="0"/>
        <w:autoSpaceDN w:val="0"/>
        <w:adjustRightInd w:val="0"/>
        <w:spacing w:after="0" w:line="240" w:lineRule="auto"/>
        <w:ind w:left="720"/>
        <w:rPr>
          <w:del w:id="939" w:author="Palacherla, Susmitha C (NONUS)" w:date="2017-04-25T09:09:00Z"/>
          <w:rFonts w:asciiTheme="minorHAnsi" w:hAnsiTheme="minorHAnsi"/>
          <w:sz w:val="20"/>
          <w:szCs w:val="20"/>
        </w:rPr>
      </w:pPr>
      <w:del w:id="940" w:author="Palacherla, Susmitha C (NONUS)" w:date="2017-04-25T09:09:00Z">
        <w:r w:rsidRPr="0095359C" w:rsidDel="00EC75F7">
          <w:rPr>
            <w:rFonts w:asciiTheme="minorHAnsi" w:hAnsiTheme="minorHAnsi"/>
            <w:sz w:val="20"/>
            <w:szCs w:val="20"/>
          </w:rPr>
          <w:delText xml:space="preserve">       WHERE  [CSR_EMPID]='999999'</w:delText>
        </w:r>
      </w:del>
    </w:p>
    <w:p w:rsidR="00A76B23" w:rsidRPr="0095359C" w:rsidDel="00EC75F7" w:rsidRDefault="00A76B23" w:rsidP="00A76B23">
      <w:pPr>
        <w:widowControl w:val="0"/>
        <w:autoSpaceDE w:val="0"/>
        <w:autoSpaceDN w:val="0"/>
        <w:adjustRightInd w:val="0"/>
        <w:spacing w:after="0" w:line="240" w:lineRule="auto"/>
        <w:rPr>
          <w:del w:id="941" w:author="Palacherla, Susmitha C (NONUS)" w:date="2017-04-25T09:09:00Z"/>
          <w:rFonts w:asciiTheme="minorHAnsi" w:hAnsiTheme="minorHAnsi"/>
          <w:sz w:val="20"/>
          <w:szCs w:val="20"/>
        </w:rPr>
      </w:pPr>
    </w:p>
    <w:p w:rsidR="00A76B23" w:rsidRPr="0095359C" w:rsidDel="00EC75F7" w:rsidRDefault="00A76B23" w:rsidP="00A76B23">
      <w:pPr>
        <w:widowControl w:val="0"/>
        <w:autoSpaceDE w:val="0"/>
        <w:autoSpaceDN w:val="0"/>
        <w:adjustRightInd w:val="0"/>
        <w:spacing w:after="0" w:line="240" w:lineRule="auto"/>
        <w:rPr>
          <w:del w:id="942" w:author="Palacherla, Susmitha C (NONUS)" w:date="2017-04-25T09:09:00Z"/>
          <w:rFonts w:asciiTheme="minorHAnsi" w:hAnsiTheme="minorHAnsi"/>
          <w:sz w:val="20"/>
          <w:szCs w:val="20"/>
        </w:rPr>
      </w:pPr>
    </w:p>
    <w:p w:rsidR="00A76B23" w:rsidRPr="0095359C" w:rsidDel="00EC75F7" w:rsidRDefault="00A76B23" w:rsidP="009F5C5D">
      <w:pPr>
        <w:pStyle w:val="ListParagraph"/>
        <w:numPr>
          <w:ilvl w:val="0"/>
          <w:numId w:val="23"/>
        </w:numPr>
        <w:rPr>
          <w:del w:id="943" w:author="Palacherla, Susmitha C (NONUS)" w:date="2017-04-25T09:09:00Z"/>
          <w:rFonts w:asciiTheme="minorHAnsi" w:hAnsiTheme="minorHAnsi"/>
          <w:sz w:val="20"/>
          <w:szCs w:val="20"/>
        </w:rPr>
      </w:pPr>
      <w:del w:id="944" w:author="Palacherla, Susmitha C (NONUS)" w:date="2017-04-25T09:09:00Z">
        <w:r w:rsidRPr="0095359C" w:rsidDel="00EC75F7">
          <w:rPr>
            <w:rFonts w:asciiTheme="minorHAnsi" w:hAnsiTheme="minorHAnsi"/>
            <w:sz w:val="20"/>
            <w:szCs w:val="20"/>
          </w:rPr>
          <w:delText>SQL Task: Populate missing Program values</w:delText>
        </w:r>
      </w:del>
    </w:p>
    <w:p w:rsidR="009F5C5D" w:rsidRPr="0095359C" w:rsidDel="00EC75F7" w:rsidRDefault="009F5C5D" w:rsidP="0095359C">
      <w:pPr>
        <w:widowControl w:val="0"/>
        <w:autoSpaceDE w:val="0"/>
        <w:autoSpaceDN w:val="0"/>
        <w:adjustRightInd w:val="0"/>
        <w:spacing w:after="0" w:line="240" w:lineRule="auto"/>
        <w:ind w:left="1080"/>
        <w:rPr>
          <w:del w:id="945" w:author="Palacherla, Susmitha C (NONUS)" w:date="2017-04-25T09:09:00Z"/>
          <w:rFonts w:asciiTheme="minorHAnsi" w:hAnsiTheme="minorHAnsi"/>
          <w:sz w:val="20"/>
          <w:szCs w:val="20"/>
        </w:rPr>
      </w:pPr>
      <w:del w:id="946" w:author="Palacherla, Susmitha C (NONUS)" w:date="2017-04-25T09:09:00Z">
        <w:r w:rsidRPr="0095359C" w:rsidDel="00EC75F7">
          <w:rPr>
            <w:rFonts w:asciiTheme="minorHAnsi" w:hAnsiTheme="minorHAnsi"/>
            <w:sz w:val="20"/>
            <w:szCs w:val="20"/>
          </w:rPr>
          <w:delText>UPDATE [EC].[Outlier_Coaching_Stage]</w:delText>
        </w:r>
      </w:del>
    </w:p>
    <w:p w:rsidR="009F5C5D" w:rsidRPr="0095359C" w:rsidDel="00EC75F7" w:rsidRDefault="009F5C5D" w:rsidP="0095359C">
      <w:pPr>
        <w:widowControl w:val="0"/>
        <w:autoSpaceDE w:val="0"/>
        <w:autoSpaceDN w:val="0"/>
        <w:adjustRightInd w:val="0"/>
        <w:spacing w:after="0" w:line="240" w:lineRule="auto"/>
        <w:ind w:left="1080"/>
        <w:rPr>
          <w:del w:id="947" w:author="Palacherla, Susmitha C (NONUS)" w:date="2017-04-25T09:09:00Z"/>
          <w:rFonts w:asciiTheme="minorHAnsi" w:hAnsiTheme="minorHAnsi"/>
          <w:sz w:val="20"/>
          <w:szCs w:val="20"/>
        </w:rPr>
      </w:pPr>
      <w:del w:id="948" w:author="Palacherla, Susmitha C (NONUS)" w:date="2017-04-25T09:09:00Z">
        <w:r w:rsidRPr="0095359C" w:rsidDel="00EC75F7">
          <w:rPr>
            <w:rFonts w:asciiTheme="minorHAnsi" w:hAnsiTheme="minorHAnsi"/>
            <w:sz w:val="20"/>
            <w:szCs w:val="20"/>
          </w:rPr>
          <w:delText>SET [Program]= H.[Emp_Program]</w:delText>
        </w:r>
      </w:del>
    </w:p>
    <w:p w:rsidR="009F5C5D" w:rsidRPr="0095359C" w:rsidDel="00EC75F7" w:rsidRDefault="009F5C5D" w:rsidP="0095359C">
      <w:pPr>
        <w:widowControl w:val="0"/>
        <w:autoSpaceDE w:val="0"/>
        <w:autoSpaceDN w:val="0"/>
        <w:adjustRightInd w:val="0"/>
        <w:spacing w:after="0" w:line="240" w:lineRule="auto"/>
        <w:ind w:left="1080"/>
        <w:rPr>
          <w:del w:id="949" w:author="Palacherla, Susmitha C (NONUS)" w:date="2017-04-25T09:09:00Z"/>
          <w:rFonts w:asciiTheme="minorHAnsi" w:hAnsiTheme="minorHAnsi"/>
          <w:sz w:val="20"/>
          <w:szCs w:val="20"/>
        </w:rPr>
      </w:pPr>
      <w:del w:id="950" w:author="Palacherla, Susmitha C (NONUS)" w:date="2017-04-25T09:09:00Z">
        <w:r w:rsidRPr="0095359C" w:rsidDel="00EC75F7">
          <w:rPr>
            <w:rFonts w:asciiTheme="minorHAnsi" w:hAnsiTheme="minorHAnsi"/>
            <w:sz w:val="20"/>
            <w:szCs w:val="20"/>
          </w:rPr>
          <w:delText>FROM [EC].[Outlier_Coaching_Stage]S JOIN [EC].[Employee_Hierarchy]H</w:delText>
        </w:r>
      </w:del>
    </w:p>
    <w:p w:rsidR="009F5C5D" w:rsidRPr="0095359C" w:rsidDel="00EC75F7" w:rsidRDefault="009F5C5D" w:rsidP="0095359C">
      <w:pPr>
        <w:widowControl w:val="0"/>
        <w:autoSpaceDE w:val="0"/>
        <w:autoSpaceDN w:val="0"/>
        <w:adjustRightInd w:val="0"/>
        <w:spacing w:after="0" w:line="240" w:lineRule="auto"/>
        <w:ind w:left="1080"/>
        <w:rPr>
          <w:del w:id="951" w:author="Palacherla, Susmitha C (NONUS)" w:date="2017-04-25T09:09:00Z"/>
          <w:rFonts w:asciiTheme="minorHAnsi" w:hAnsiTheme="minorHAnsi"/>
          <w:sz w:val="20"/>
          <w:szCs w:val="20"/>
        </w:rPr>
      </w:pPr>
      <w:del w:id="952" w:author="Palacherla, Susmitha C (NONUS)" w:date="2017-04-25T09:09:00Z">
        <w:r w:rsidRPr="0095359C" w:rsidDel="00EC75F7">
          <w:rPr>
            <w:rFonts w:asciiTheme="minorHAnsi" w:hAnsiTheme="minorHAnsi"/>
            <w:sz w:val="20"/>
            <w:szCs w:val="20"/>
          </w:rPr>
          <w:delText>ON S.[CSR_EMPID]=H.[Emp_ID]</w:delText>
        </w:r>
      </w:del>
    </w:p>
    <w:p w:rsidR="00A76B23" w:rsidRPr="0095359C" w:rsidDel="00EC75F7" w:rsidRDefault="009F5C5D" w:rsidP="00A76B23">
      <w:pPr>
        <w:widowControl w:val="0"/>
        <w:autoSpaceDE w:val="0"/>
        <w:autoSpaceDN w:val="0"/>
        <w:adjustRightInd w:val="0"/>
        <w:spacing w:after="0" w:line="240" w:lineRule="auto"/>
        <w:rPr>
          <w:del w:id="953" w:author="Palacherla, Susmitha C (NONUS)" w:date="2017-04-25T09:09:00Z"/>
          <w:rFonts w:asciiTheme="minorHAnsi" w:hAnsiTheme="minorHAnsi" w:cs="Arial"/>
          <w:sz w:val="20"/>
          <w:szCs w:val="20"/>
        </w:rPr>
      </w:pPr>
      <w:del w:id="954" w:author="Palacherla, Susmitha C (NONUS)" w:date="2017-04-25T09:09:00Z">
        <w:r w:rsidRPr="0095359C" w:rsidDel="00EC75F7">
          <w:rPr>
            <w:rFonts w:asciiTheme="minorHAnsi" w:hAnsiTheme="minorHAnsi"/>
            <w:sz w:val="20"/>
            <w:szCs w:val="20"/>
          </w:rPr>
          <w:delText xml:space="preserve">                        WHERE (S.Program IS NULL OR S.Program ='')</w:delText>
        </w:r>
      </w:del>
    </w:p>
    <w:p w:rsidR="00A76B23" w:rsidRPr="0095359C" w:rsidDel="00EC75F7" w:rsidRDefault="00A76B23" w:rsidP="00A76B23">
      <w:pPr>
        <w:widowControl w:val="0"/>
        <w:autoSpaceDE w:val="0"/>
        <w:autoSpaceDN w:val="0"/>
        <w:adjustRightInd w:val="0"/>
        <w:spacing w:after="0" w:line="240" w:lineRule="auto"/>
        <w:rPr>
          <w:del w:id="955" w:author="Palacherla, Susmitha C (NONUS)" w:date="2017-04-25T09:09:00Z"/>
          <w:rFonts w:asciiTheme="minorHAnsi" w:hAnsiTheme="minorHAnsi" w:cs="Arial"/>
          <w:sz w:val="20"/>
          <w:szCs w:val="20"/>
        </w:rPr>
      </w:pPr>
    </w:p>
    <w:p w:rsidR="00A76B23" w:rsidRPr="0095359C" w:rsidDel="00EC75F7" w:rsidRDefault="00A76B23" w:rsidP="009F5C5D">
      <w:pPr>
        <w:pStyle w:val="ListParagraph"/>
        <w:numPr>
          <w:ilvl w:val="0"/>
          <w:numId w:val="23"/>
        </w:numPr>
        <w:rPr>
          <w:del w:id="956" w:author="Palacherla, Susmitha C (NONUS)" w:date="2017-04-25T09:09:00Z"/>
          <w:rFonts w:asciiTheme="minorHAnsi" w:hAnsiTheme="minorHAnsi"/>
          <w:sz w:val="20"/>
          <w:szCs w:val="20"/>
        </w:rPr>
      </w:pPr>
      <w:del w:id="957" w:author="Palacherla, Susmitha C (NONUS)" w:date="2017-04-25T09:09:00Z">
        <w:r w:rsidRPr="0095359C" w:rsidDel="00EC75F7">
          <w:rPr>
            <w:rFonts w:asciiTheme="minorHAnsi" w:hAnsiTheme="minorHAnsi"/>
            <w:sz w:val="20"/>
            <w:szCs w:val="20"/>
          </w:rPr>
          <w:delText>DFT: Reject Records with Missing Employee ID</w:delText>
        </w:r>
      </w:del>
    </w:p>
    <w:p w:rsidR="00A76B23" w:rsidRPr="0095359C" w:rsidDel="00EC75F7" w:rsidRDefault="00A76B23" w:rsidP="00A76B23">
      <w:pPr>
        <w:widowControl w:val="0"/>
        <w:autoSpaceDE w:val="0"/>
        <w:autoSpaceDN w:val="0"/>
        <w:adjustRightInd w:val="0"/>
        <w:spacing w:after="0" w:line="240" w:lineRule="auto"/>
        <w:rPr>
          <w:del w:id="958" w:author="Palacherla, Susmitha C (NONUS)" w:date="2017-04-25T09:09:00Z"/>
          <w:rFonts w:asciiTheme="minorHAnsi" w:hAnsiTheme="minorHAnsi" w:cs="Arial"/>
          <w:sz w:val="20"/>
          <w:szCs w:val="20"/>
        </w:rPr>
      </w:pPr>
      <w:del w:id="959" w:author="Palacherla, Susmitha C (NONUS)" w:date="2017-04-25T09:09:00Z">
        <w:r w:rsidRPr="0095359C" w:rsidDel="00EC75F7">
          <w:rPr>
            <w:rFonts w:asciiTheme="minorHAnsi" w:hAnsiTheme="minorHAnsi"/>
            <w:noProof/>
            <w:sz w:val="20"/>
            <w:szCs w:val="20"/>
          </w:rPr>
          <w:drawing>
            <wp:inline distT="0" distB="0" distL="0" distR="0" wp14:anchorId="13E6D056" wp14:editId="18D32F1D">
              <wp:extent cx="2843784" cy="3657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43784" cy="3657600"/>
                      </a:xfrm>
                      <a:prstGeom prst="rect">
                        <a:avLst/>
                      </a:prstGeom>
                    </pic:spPr>
                  </pic:pic>
                </a:graphicData>
              </a:graphic>
            </wp:inline>
          </w:drawing>
        </w:r>
      </w:del>
    </w:p>
    <w:p w:rsidR="00A76B23" w:rsidDel="00EC75F7" w:rsidRDefault="00A76B23" w:rsidP="00A76B23">
      <w:pPr>
        <w:widowControl w:val="0"/>
        <w:autoSpaceDE w:val="0"/>
        <w:autoSpaceDN w:val="0"/>
        <w:adjustRightInd w:val="0"/>
        <w:spacing w:after="0" w:line="240" w:lineRule="auto"/>
        <w:rPr>
          <w:del w:id="960" w:author="Palacherla, Susmitha C (NONUS)" w:date="2017-04-25T09:09:00Z"/>
          <w:rFonts w:asciiTheme="minorHAnsi" w:hAnsiTheme="minorHAnsi" w:cs="Arial"/>
          <w:sz w:val="20"/>
          <w:szCs w:val="20"/>
        </w:rPr>
      </w:pPr>
    </w:p>
    <w:p w:rsidR="00723F14" w:rsidDel="00EC75F7" w:rsidRDefault="00723F14" w:rsidP="00A76B23">
      <w:pPr>
        <w:widowControl w:val="0"/>
        <w:autoSpaceDE w:val="0"/>
        <w:autoSpaceDN w:val="0"/>
        <w:adjustRightInd w:val="0"/>
        <w:spacing w:after="0" w:line="240" w:lineRule="auto"/>
        <w:rPr>
          <w:del w:id="961" w:author="Palacherla, Susmitha C (NONUS)" w:date="2017-04-25T09:09:00Z"/>
          <w:rFonts w:asciiTheme="minorHAnsi" w:hAnsiTheme="minorHAnsi" w:cs="Arial"/>
          <w:sz w:val="20"/>
          <w:szCs w:val="20"/>
        </w:rPr>
      </w:pPr>
    </w:p>
    <w:p w:rsidR="00723F14" w:rsidDel="00EC75F7" w:rsidRDefault="00723F14" w:rsidP="00A76B23">
      <w:pPr>
        <w:widowControl w:val="0"/>
        <w:autoSpaceDE w:val="0"/>
        <w:autoSpaceDN w:val="0"/>
        <w:adjustRightInd w:val="0"/>
        <w:spacing w:after="0" w:line="240" w:lineRule="auto"/>
        <w:rPr>
          <w:del w:id="962" w:author="Palacherla, Susmitha C (NONUS)" w:date="2017-04-25T09:09:00Z"/>
          <w:rFonts w:asciiTheme="minorHAnsi" w:hAnsiTheme="minorHAnsi" w:cs="Arial"/>
          <w:sz w:val="20"/>
          <w:szCs w:val="20"/>
        </w:rPr>
      </w:pPr>
    </w:p>
    <w:p w:rsidR="00723F14" w:rsidDel="00EC75F7" w:rsidRDefault="00723F14" w:rsidP="00A76B23">
      <w:pPr>
        <w:widowControl w:val="0"/>
        <w:autoSpaceDE w:val="0"/>
        <w:autoSpaceDN w:val="0"/>
        <w:adjustRightInd w:val="0"/>
        <w:spacing w:after="0" w:line="240" w:lineRule="auto"/>
        <w:rPr>
          <w:del w:id="963" w:author="Palacherla, Susmitha C (NONUS)" w:date="2017-04-25T09:09:00Z"/>
          <w:rFonts w:asciiTheme="minorHAnsi" w:hAnsiTheme="minorHAnsi" w:cs="Arial"/>
          <w:sz w:val="20"/>
          <w:szCs w:val="20"/>
        </w:rPr>
      </w:pPr>
    </w:p>
    <w:p w:rsidR="00723F14" w:rsidDel="00EC75F7" w:rsidRDefault="00723F14" w:rsidP="00A76B23">
      <w:pPr>
        <w:widowControl w:val="0"/>
        <w:autoSpaceDE w:val="0"/>
        <w:autoSpaceDN w:val="0"/>
        <w:adjustRightInd w:val="0"/>
        <w:spacing w:after="0" w:line="240" w:lineRule="auto"/>
        <w:rPr>
          <w:del w:id="964" w:author="Palacherla, Susmitha C (NONUS)" w:date="2017-04-25T09:09:00Z"/>
          <w:rFonts w:asciiTheme="minorHAnsi" w:hAnsiTheme="minorHAnsi" w:cs="Arial"/>
          <w:sz w:val="20"/>
          <w:szCs w:val="20"/>
        </w:rPr>
      </w:pPr>
    </w:p>
    <w:p w:rsidR="00723F14" w:rsidDel="00EC75F7" w:rsidRDefault="00723F14" w:rsidP="00A76B23">
      <w:pPr>
        <w:widowControl w:val="0"/>
        <w:autoSpaceDE w:val="0"/>
        <w:autoSpaceDN w:val="0"/>
        <w:adjustRightInd w:val="0"/>
        <w:spacing w:after="0" w:line="240" w:lineRule="auto"/>
        <w:rPr>
          <w:del w:id="965" w:author="Palacherla, Susmitha C (NONUS)" w:date="2017-04-25T09:09:00Z"/>
          <w:rFonts w:asciiTheme="minorHAnsi" w:hAnsiTheme="minorHAnsi" w:cs="Arial"/>
          <w:sz w:val="20"/>
          <w:szCs w:val="20"/>
        </w:rPr>
      </w:pPr>
    </w:p>
    <w:p w:rsidR="00723F14" w:rsidDel="00EC75F7" w:rsidRDefault="00723F14" w:rsidP="00A76B23">
      <w:pPr>
        <w:widowControl w:val="0"/>
        <w:autoSpaceDE w:val="0"/>
        <w:autoSpaceDN w:val="0"/>
        <w:adjustRightInd w:val="0"/>
        <w:spacing w:after="0" w:line="240" w:lineRule="auto"/>
        <w:rPr>
          <w:del w:id="966" w:author="Palacherla, Susmitha C (NONUS)" w:date="2017-04-25T09:09:00Z"/>
          <w:rFonts w:asciiTheme="minorHAnsi" w:hAnsiTheme="minorHAnsi" w:cs="Arial"/>
          <w:sz w:val="20"/>
          <w:szCs w:val="20"/>
        </w:rPr>
      </w:pPr>
    </w:p>
    <w:p w:rsidR="00723F14" w:rsidRPr="0095359C" w:rsidDel="00EC75F7" w:rsidRDefault="00723F14" w:rsidP="00A76B23">
      <w:pPr>
        <w:widowControl w:val="0"/>
        <w:autoSpaceDE w:val="0"/>
        <w:autoSpaceDN w:val="0"/>
        <w:adjustRightInd w:val="0"/>
        <w:spacing w:after="0" w:line="240" w:lineRule="auto"/>
        <w:rPr>
          <w:del w:id="967" w:author="Palacherla, Susmitha C (NONUS)" w:date="2017-04-25T09:09:00Z"/>
          <w:rFonts w:asciiTheme="minorHAnsi" w:hAnsiTheme="minorHAnsi" w:cs="Arial"/>
          <w:sz w:val="20"/>
          <w:szCs w:val="20"/>
        </w:rPr>
      </w:pPr>
    </w:p>
    <w:p w:rsidR="00A76B23" w:rsidRPr="0095359C" w:rsidDel="00EC75F7" w:rsidRDefault="00A76B23" w:rsidP="00A76B23">
      <w:pPr>
        <w:pStyle w:val="ListParagraph"/>
        <w:widowControl w:val="0"/>
        <w:numPr>
          <w:ilvl w:val="0"/>
          <w:numId w:val="15"/>
        </w:numPr>
        <w:autoSpaceDE w:val="0"/>
        <w:autoSpaceDN w:val="0"/>
        <w:adjustRightInd w:val="0"/>
        <w:spacing w:after="0" w:line="240" w:lineRule="auto"/>
        <w:rPr>
          <w:del w:id="968" w:author="Palacherla, Susmitha C (NONUS)" w:date="2017-04-25T09:09:00Z"/>
          <w:rFonts w:asciiTheme="minorHAnsi" w:hAnsiTheme="minorHAnsi"/>
          <w:sz w:val="20"/>
          <w:szCs w:val="20"/>
        </w:rPr>
      </w:pPr>
      <w:del w:id="969" w:author="Palacherla, Susmitha C (NONUS)" w:date="2017-04-25T09:09:00Z">
        <w:r w:rsidRPr="0095359C" w:rsidDel="00EC75F7">
          <w:rPr>
            <w:rFonts w:asciiTheme="minorHAnsi" w:hAnsiTheme="minorHAnsi"/>
            <w:sz w:val="20"/>
            <w:szCs w:val="20"/>
          </w:rPr>
          <w:delText>Oledb source</w:delText>
        </w:r>
      </w:del>
    </w:p>
    <w:p w:rsidR="00A76B23" w:rsidRPr="0095359C" w:rsidDel="00EC75F7" w:rsidRDefault="00A76B23" w:rsidP="00A76B23">
      <w:pPr>
        <w:widowControl w:val="0"/>
        <w:autoSpaceDE w:val="0"/>
        <w:autoSpaceDN w:val="0"/>
        <w:adjustRightInd w:val="0"/>
        <w:spacing w:after="0" w:line="240" w:lineRule="auto"/>
        <w:rPr>
          <w:del w:id="970" w:author="Palacherla, Susmitha C (NONUS)" w:date="2017-04-25T09:09:00Z"/>
          <w:rFonts w:asciiTheme="minorHAnsi" w:hAnsiTheme="minorHAnsi" w:cs="Arial"/>
          <w:sz w:val="20"/>
          <w:szCs w:val="20"/>
        </w:rPr>
      </w:pPr>
      <w:del w:id="971" w:author="Palacherla, Susmitha C (NONUS)" w:date="2017-04-25T09:09:00Z">
        <w:r w:rsidRPr="0095359C" w:rsidDel="00EC75F7">
          <w:rPr>
            <w:rFonts w:asciiTheme="minorHAnsi" w:hAnsiTheme="minorHAnsi"/>
            <w:noProof/>
            <w:sz w:val="20"/>
            <w:szCs w:val="20"/>
          </w:rPr>
          <w:drawing>
            <wp:inline distT="0" distB="0" distL="0" distR="0" wp14:anchorId="78C32407" wp14:editId="714A1F18">
              <wp:extent cx="3611880" cy="182880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11880" cy="1828800"/>
                      </a:xfrm>
                      <a:prstGeom prst="rect">
                        <a:avLst/>
                      </a:prstGeom>
                    </pic:spPr>
                  </pic:pic>
                </a:graphicData>
              </a:graphic>
            </wp:inline>
          </w:drawing>
        </w:r>
      </w:del>
    </w:p>
    <w:p w:rsidR="00A76B23" w:rsidRPr="0095359C" w:rsidDel="00EC75F7" w:rsidRDefault="00A76B23" w:rsidP="00A76B23">
      <w:pPr>
        <w:widowControl w:val="0"/>
        <w:autoSpaceDE w:val="0"/>
        <w:autoSpaceDN w:val="0"/>
        <w:adjustRightInd w:val="0"/>
        <w:spacing w:after="0" w:line="240" w:lineRule="auto"/>
        <w:rPr>
          <w:del w:id="972" w:author="Palacherla, Susmitha C (NONUS)" w:date="2017-04-25T09:09:00Z"/>
          <w:rFonts w:asciiTheme="minorHAnsi" w:hAnsiTheme="minorHAnsi" w:cs="Arial"/>
          <w:sz w:val="20"/>
          <w:szCs w:val="20"/>
        </w:rPr>
      </w:pPr>
    </w:p>
    <w:p w:rsidR="00A76B23" w:rsidDel="00EC75F7" w:rsidRDefault="00A76B23" w:rsidP="00A76B23">
      <w:pPr>
        <w:widowControl w:val="0"/>
        <w:autoSpaceDE w:val="0"/>
        <w:autoSpaceDN w:val="0"/>
        <w:adjustRightInd w:val="0"/>
        <w:spacing w:after="0" w:line="240" w:lineRule="auto"/>
        <w:rPr>
          <w:del w:id="973" w:author="Palacherla, Susmitha C (NONUS)" w:date="2017-04-25T09:09:00Z"/>
          <w:rFonts w:asciiTheme="minorHAnsi" w:hAnsiTheme="minorHAnsi" w:cs="Arial"/>
          <w:sz w:val="20"/>
          <w:szCs w:val="20"/>
        </w:rPr>
      </w:pPr>
      <w:del w:id="974" w:author="Palacherla, Susmitha C (NONUS)" w:date="2017-04-25T09:09:00Z">
        <w:r w:rsidRPr="0095359C" w:rsidDel="00EC75F7">
          <w:rPr>
            <w:rFonts w:asciiTheme="minorHAnsi" w:hAnsiTheme="minorHAnsi"/>
            <w:noProof/>
            <w:sz w:val="20"/>
            <w:szCs w:val="20"/>
          </w:rPr>
          <w:drawing>
            <wp:inline distT="0" distB="0" distL="0" distR="0" wp14:anchorId="4397D3FB" wp14:editId="32AC0C31">
              <wp:extent cx="3447288" cy="3657600"/>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47288" cy="3657600"/>
                      </a:xfrm>
                      <a:prstGeom prst="rect">
                        <a:avLst/>
                      </a:prstGeom>
                    </pic:spPr>
                  </pic:pic>
                </a:graphicData>
              </a:graphic>
            </wp:inline>
          </w:drawing>
        </w:r>
      </w:del>
    </w:p>
    <w:p w:rsidR="00723F14" w:rsidDel="00EC75F7" w:rsidRDefault="00723F14" w:rsidP="00A76B23">
      <w:pPr>
        <w:widowControl w:val="0"/>
        <w:autoSpaceDE w:val="0"/>
        <w:autoSpaceDN w:val="0"/>
        <w:adjustRightInd w:val="0"/>
        <w:spacing w:after="0" w:line="240" w:lineRule="auto"/>
        <w:rPr>
          <w:del w:id="975" w:author="Palacherla, Susmitha C (NONUS)" w:date="2017-04-25T09:09:00Z"/>
          <w:rFonts w:asciiTheme="minorHAnsi" w:hAnsiTheme="minorHAnsi" w:cs="Arial"/>
          <w:sz w:val="20"/>
          <w:szCs w:val="20"/>
        </w:rPr>
      </w:pPr>
    </w:p>
    <w:p w:rsidR="00723F14" w:rsidDel="00EC75F7" w:rsidRDefault="00723F14" w:rsidP="00A76B23">
      <w:pPr>
        <w:widowControl w:val="0"/>
        <w:autoSpaceDE w:val="0"/>
        <w:autoSpaceDN w:val="0"/>
        <w:adjustRightInd w:val="0"/>
        <w:spacing w:after="0" w:line="240" w:lineRule="auto"/>
        <w:rPr>
          <w:del w:id="976" w:author="Palacherla, Susmitha C (NONUS)" w:date="2017-04-25T09:09:00Z"/>
          <w:rFonts w:asciiTheme="minorHAnsi" w:hAnsiTheme="minorHAnsi" w:cs="Arial"/>
          <w:sz w:val="20"/>
          <w:szCs w:val="20"/>
        </w:rPr>
      </w:pPr>
    </w:p>
    <w:p w:rsidR="00723F14" w:rsidDel="00EC75F7" w:rsidRDefault="00723F14" w:rsidP="00A76B23">
      <w:pPr>
        <w:widowControl w:val="0"/>
        <w:autoSpaceDE w:val="0"/>
        <w:autoSpaceDN w:val="0"/>
        <w:adjustRightInd w:val="0"/>
        <w:spacing w:after="0" w:line="240" w:lineRule="auto"/>
        <w:rPr>
          <w:del w:id="977" w:author="Palacherla, Susmitha C (NONUS)" w:date="2017-04-25T09:09:00Z"/>
          <w:rFonts w:asciiTheme="minorHAnsi" w:hAnsiTheme="minorHAnsi" w:cs="Arial"/>
          <w:sz w:val="20"/>
          <w:szCs w:val="20"/>
        </w:rPr>
      </w:pPr>
    </w:p>
    <w:p w:rsidR="00723F14" w:rsidDel="00EC75F7" w:rsidRDefault="00723F14" w:rsidP="00A76B23">
      <w:pPr>
        <w:widowControl w:val="0"/>
        <w:autoSpaceDE w:val="0"/>
        <w:autoSpaceDN w:val="0"/>
        <w:adjustRightInd w:val="0"/>
        <w:spacing w:after="0" w:line="240" w:lineRule="auto"/>
        <w:rPr>
          <w:del w:id="978" w:author="Palacherla, Susmitha C (NONUS)" w:date="2017-04-25T09:09:00Z"/>
          <w:rFonts w:asciiTheme="minorHAnsi" w:hAnsiTheme="minorHAnsi" w:cs="Arial"/>
          <w:sz w:val="20"/>
          <w:szCs w:val="20"/>
        </w:rPr>
      </w:pPr>
    </w:p>
    <w:p w:rsidR="00723F14" w:rsidDel="00EC75F7" w:rsidRDefault="00723F14" w:rsidP="00A76B23">
      <w:pPr>
        <w:widowControl w:val="0"/>
        <w:autoSpaceDE w:val="0"/>
        <w:autoSpaceDN w:val="0"/>
        <w:adjustRightInd w:val="0"/>
        <w:spacing w:after="0" w:line="240" w:lineRule="auto"/>
        <w:rPr>
          <w:del w:id="979" w:author="Palacherla, Susmitha C (NONUS)" w:date="2017-04-25T09:09:00Z"/>
          <w:rFonts w:asciiTheme="minorHAnsi" w:hAnsiTheme="minorHAnsi" w:cs="Arial"/>
          <w:sz w:val="20"/>
          <w:szCs w:val="20"/>
        </w:rPr>
      </w:pPr>
    </w:p>
    <w:p w:rsidR="00723F14" w:rsidDel="00EC75F7" w:rsidRDefault="00723F14" w:rsidP="00A76B23">
      <w:pPr>
        <w:widowControl w:val="0"/>
        <w:autoSpaceDE w:val="0"/>
        <w:autoSpaceDN w:val="0"/>
        <w:adjustRightInd w:val="0"/>
        <w:spacing w:after="0" w:line="240" w:lineRule="auto"/>
        <w:rPr>
          <w:del w:id="980" w:author="Palacherla, Susmitha C (NONUS)" w:date="2017-04-25T09:09:00Z"/>
          <w:rFonts w:asciiTheme="minorHAnsi" w:hAnsiTheme="minorHAnsi" w:cs="Arial"/>
          <w:sz w:val="20"/>
          <w:szCs w:val="20"/>
        </w:rPr>
      </w:pPr>
    </w:p>
    <w:p w:rsidR="00723F14" w:rsidDel="00EC75F7" w:rsidRDefault="00723F14" w:rsidP="00A76B23">
      <w:pPr>
        <w:widowControl w:val="0"/>
        <w:autoSpaceDE w:val="0"/>
        <w:autoSpaceDN w:val="0"/>
        <w:adjustRightInd w:val="0"/>
        <w:spacing w:after="0" w:line="240" w:lineRule="auto"/>
        <w:rPr>
          <w:del w:id="981" w:author="Palacherla, Susmitha C (NONUS)" w:date="2017-04-25T09:09:00Z"/>
          <w:rFonts w:asciiTheme="minorHAnsi" w:hAnsiTheme="minorHAnsi" w:cs="Arial"/>
          <w:sz w:val="20"/>
          <w:szCs w:val="20"/>
        </w:rPr>
      </w:pPr>
    </w:p>
    <w:p w:rsidR="00723F14" w:rsidDel="00EC75F7" w:rsidRDefault="00723F14" w:rsidP="00A76B23">
      <w:pPr>
        <w:widowControl w:val="0"/>
        <w:autoSpaceDE w:val="0"/>
        <w:autoSpaceDN w:val="0"/>
        <w:adjustRightInd w:val="0"/>
        <w:spacing w:after="0" w:line="240" w:lineRule="auto"/>
        <w:rPr>
          <w:del w:id="982" w:author="Palacherla, Susmitha C (NONUS)" w:date="2017-04-25T09:09:00Z"/>
          <w:rFonts w:asciiTheme="minorHAnsi" w:hAnsiTheme="minorHAnsi" w:cs="Arial"/>
          <w:sz w:val="20"/>
          <w:szCs w:val="20"/>
        </w:rPr>
      </w:pPr>
    </w:p>
    <w:p w:rsidR="00723F14" w:rsidDel="00EC75F7" w:rsidRDefault="00723F14" w:rsidP="00A76B23">
      <w:pPr>
        <w:widowControl w:val="0"/>
        <w:autoSpaceDE w:val="0"/>
        <w:autoSpaceDN w:val="0"/>
        <w:adjustRightInd w:val="0"/>
        <w:spacing w:after="0" w:line="240" w:lineRule="auto"/>
        <w:rPr>
          <w:del w:id="983" w:author="Palacherla, Susmitha C (NONUS)" w:date="2017-04-25T09:09:00Z"/>
          <w:rFonts w:asciiTheme="minorHAnsi" w:hAnsiTheme="minorHAnsi" w:cs="Arial"/>
          <w:sz w:val="20"/>
          <w:szCs w:val="20"/>
        </w:rPr>
      </w:pPr>
    </w:p>
    <w:p w:rsidR="00723F14" w:rsidDel="00EC75F7" w:rsidRDefault="00723F14" w:rsidP="00A76B23">
      <w:pPr>
        <w:widowControl w:val="0"/>
        <w:autoSpaceDE w:val="0"/>
        <w:autoSpaceDN w:val="0"/>
        <w:adjustRightInd w:val="0"/>
        <w:spacing w:after="0" w:line="240" w:lineRule="auto"/>
        <w:rPr>
          <w:del w:id="984" w:author="Palacherla, Susmitha C (NONUS)" w:date="2017-04-25T09:09:00Z"/>
          <w:rFonts w:asciiTheme="minorHAnsi" w:hAnsiTheme="minorHAnsi" w:cs="Arial"/>
          <w:sz w:val="20"/>
          <w:szCs w:val="20"/>
        </w:rPr>
      </w:pPr>
    </w:p>
    <w:p w:rsidR="00723F14" w:rsidDel="00EC75F7" w:rsidRDefault="00723F14" w:rsidP="00A76B23">
      <w:pPr>
        <w:widowControl w:val="0"/>
        <w:autoSpaceDE w:val="0"/>
        <w:autoSpaceDN w:val="0"/>
        <w:adjustRightInd w:val="0"/>
        <w:spacing w:after="0" w:line="240" w:lineRule="auto"/>
        <w:rPr>
          <w:del w:id="985" w:author="Palacherla, Susmitha C (NONUS)" w:date="2017-04-25T09:09:00Z"/>
          <w:rFonts w:asciiTheme="minorHAnsi" w:hAnsiTheme="minorHAnsi" w:cs="Arial"/>
          <w:sz w:val="20"/>
          <w:szCs w:val="20"/>
        </w:rPr>
      </w:pPr>
    </w:p>
    <w:p w:rsidR="00A76B23" w:rsidRPr="0095359C" w:rsidDel="00EC75F7" w:rsidRDefault="00A76B23" w:rsidP="00A76B23">
      <w:pPr>
        <w:pStyle w:val="ListParagraph"/>
        <w:widowControl w:val="0"/>
        <w:numPr>
          <w:ilvl w:val="0"/>
          <w:numId w:val="15"/>
        </w:numPr>
        <w:autoSpaceDE w:val="0"/>
        <w:autoSpaceDN w:val="0"/>
        <w:adjustRightInd w:val="0"/>
        <w:spacing w:after="0" w:line="240" w:lineRule="auto"/>
        <w:rPr>
          <w:del w:id="986" w:author="Palacherla, Susmitha C (NONUS)" w:date="2017-04-25T09:09:00Z"/>
          <w:rFonts w:asciiTheme="minorHAnsi" w:hAnsiTheme="minorHAnsi"/>
          <w:sz w:val="20"/>
          <w:szCs w:val="20"/>
        </w:rPr>
      </w:pPr>
      <w:del w:id="987" w:author="Palacherla, Susmitha C (NONUS)" w:date="2017-04-25T09:09:00Z">
        <w:r w:rsidRPr="0095359C" w:rsidDel="00EC75F7">
          <w:rPr>
            <w:rFonts w:asciiTheme="minorHAnsi" w:hAnsiTheme="minorHAnsi"/>
            <w:sz w:val="20"/>
            <w:szCs w:val="20"/>
          </w:rPr>
          <w:delText>Lookup Transformation</w:delText>
        </w:r>
      </w:del>
    </w:p>
    <w:p w:rsidR="00A76B23" w:rsidDel="00EC75F7" w:rsidRDefault="00A76B23" w:rsidP="00A76B23">
      <w:pPr>
        <w:widowControl w:val="0"/>
        <w:autoSpaceDE w:val="0"/>
        <w:autoSpaceDN w:val="0"/>
        <w:adjustRightInd w:val="0"/>
        <w:spacing w:after="0" w:line="240" w:lineRule="auto"/>
        <w:rPr>
          <w:del w:id="988" w:author="Palacherla, Susmitha C (NONUS)" w:date="2017-04-25T09:09:00Z"/>
          <w:rFonts w:asciiTheme="minorHAnsi" w:hAnsiTheme="minorHAnsi" w:cs="Arial"/>
          <w:sz w:val="20"/>
          <w:szCs w:val="20"/>
        </w:rPr>
      </w:pPr>
      <w:del w:id="989" w:author="Palacherla, Susmitha C (NONUS)" w:date="2017-04-25T09:09:00Z">
        <w:r w:rsidRPr="0095359C" w:rsidDel="00EC75F7">
          <w:rPr>
            <w:rFonts w:asciiTheme="minorHAnsi" w:hAnsiTheme="minorHAnsi"/>
            <w:noProof/>
            <w:sz w:val="20"/>
            <w:szCs w:val="20"/>
          </w:rPr>
          <w:drawing>
            <wp:inline distT="0" distB="0" distL="0" distR="0" wp14:anchorId="0D5C7CA2" wp14:editId="30261B9C">
              <wp:extent cx="4370832"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70832" cy="2743200"/>
                      </a:xfrm>
                      <a:prstGeom prst="rect">
                        <a:avLst/>
                      </a:prstGeom>
                    </pic:spPr>
                  </pic:pic>
                </a:graphicData>
              </a:graphic>
            </wp:inline>
          </w:drawing>
        </w:r>
      </w:del>
    </w:p>
    <w:p w:rsidR="00723F14" w:rsidRPr="0095359C" w:rsidDel="00EC75F7" w:rsidRDefault="00723F14" w:rsidP="00A76B23">
      <w:pPr>
        <w:widowControl w:val="0"/>
        <w:autoSpaceDE w:val="0"/>
        <w:autoSpaceDN w:val="0"/>
        <w:adjustRightInd w:val="0"/>
        <w:spacing w:after="0" w:line="240" w:lineRule="auto"/>
        <w:rPr>
          <w:del w:id="990" w:author="Palacherla, Susmitha C (NONUS)" w:date="2017-04-25T09:09:00Z"/>
          <w:rFonts w:asciiTheme="minorHAnsi" w:hAnsiTheme="minorHAnsi" w:cs="Arial"/>
          <w:sz w:val="20"/>
          <w:szCs w:val="20"/>
        </w:rPr>
      </w:pPr>
    </w:p>
    <w:p w:rsidR="00A76B23" w:rsidRPr="0095359C" w:rsidDel="00EC75F7" w:rsidRDefault="00DF2948" w:rsidP="00A76B23">
      <w:pPr>
        <w:widowControl w:val="0"/>
        <w:autoSpaceDE w:val="0"/>
        <w:autoSpaceDN w:val="0"/>
        <w:adjustRightInd w:val="0"/>
        <w:spacing w:after="0" w:line="240" w:lineRule="auto"/>
        <w:rPr>
          <w:del w:id="991" w:author="Palacherla, Susmitha C (NONUS)" w:date="2017-04-25T09:09:00Z"/>
          <w:rFonts w:asciiTheme="minorHAnsi" w:hAnsiTheme="minorHAnsi" w:cs="Arial"/>
          <w:sz w:val="20"/>
          <w:szCs w:val="20"/>
        </w:rPr>
      </w:pPr>
      <w:del w:id="992" w:author="Palacherla, Susmitha C (NONUS)" w:date="2017-04-25T09:09:00Z">
        <w:r w:rsidRPr="0095359C" w:rsidDel="00EC75F7">
          <w:rPr>
            <w:rFonts w:asciiTheme="minorHAnsi" w:hAnsiTheme="minorHAnsi"/>
            <w:noProof/>
            <w:sz w:val="20"/>
            <w:szCs w:val="20"/>
          </w:rPr>
          <w:drawing>
            <wp:inline distT="0" distB="0" distL="0" distR="0" wp14:anchorId="3B0DD39D" wp14:editId="5C163BC1">
              <wp:extent cx="4297680" cy="2743200"/>
              <wp:effectExtent l="0" t="0" r="762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297680" cy="2743200"/>
                      </a:xfrm>
                      <a:prstGeom prst="rect">
                        <a:avLst/>
                      </a:prstGeom>
                    </pic:spPr>
                  </pic:pic>
                </a:graphicData>
              </a:graphic>
            </wp:inline>
          </w:drawing>
        </w:r>
      </w:del>
    </w:p>
    <w:p w:rsidR="00A76B23" w:rsidRPr="0095359C" w:rsidDel="00EC75F7" w:rsidRDefault="00A76B23" w:rsidP="00A76B23">
      <w:pPr>
        <w:widowControl w:val="0"/>
        <w:autoSpaceDE w:val="0"/>
        <w:autoSpaceDN w:val="0"/>
        <w:adjustRightInd w:val="0"/>
        <w:spacing w:after="0" w:line="240" w:lineRule="auto"/>
        <w:rPr>
          <w:del w:id="993" w:author="Palacherla, Susmitha C (NONUS)" w:date="2017-04-25T09:09:00Z"/>
          <w:rFonts w:asciiTheme="minorHAnsi" w:hAnsiTheme="minorHAnsi" w:cs="Arial"/>
          <w:sz w:val="20"/>
          <w:szCs w:val="20"/>
        </w:rPr>
      </w:pPr>
    </w:p>
    <w:p w:rsidR="00A76B23" w:rsidDel="00EC75F7" w:rsidRDefault="00A76B23" w:rsidP="00A76B23">
      <w:pPr>
        <w:widowControl w:val="0"/>
        <w:autoSpaceDE w:val="0"/>
        <w:autoSpaceDN w:val="0"/>
        <w:adjustRightInd w:val="0"/>
        <w:spacing w:after="0" w:line="240" w:lineRule="auto"/>
        <w:rPr>
          <w:del w:id="994" w:author="Palacherla, Susmitha C (NONUS)" w:date="2017-04-25T09:09:00Z"/>
          <w:rFonts w:asciiTheme="minorHAnsi" w:hAnsiTheme="minorHAnsi" w:cs="Arial"/>
          <w:sz w:val="20"/>
          <w:szCs w:val="20"/>
        </w:rPr>
      </w:pPr>
      <w:del w:id="995" w:author="Palacherla, Susmitha C (NONUS)" w:date="2017-04-25T09:09:00Z">
        <w:r w:rsidRPr="0095359C" w:rsidDel="00EC75F7">
          <w:rPr>
            <w:rFonts w:asciiTheme="minorHAnsi" w:hAnsiTheme="minorHAnsi"/>
            <w:noProof/>
            <w:sz w:val="20"/>
            <w:szCs w:val="20"/>
          </w:rPr>
          <w:drawing>
            <wp:inline distT="0" distB="0" distL="0" distR="0" wp14:anchorId="4BC1F4D3" wp14:editId="6ADA3212">
              <wp:extent cx="4855464" cy="274320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55464" cy="2743200"/>
                      </a:xfrm>
                      <a:prstGeom prst="rect">
                        <a:avLst/>
                      </a:prstGeom>
                    </pic:spPr>
                  </pic:pic>
                </a:graphicData>
              </a:graphic>
            </wp:inline>
          </w:drawing>
        </w:r>
      </w:del>
    </w:p>
    <w:p w:rsidR="00723F14" w:rsidDel="00EC75F7" w:rsidRDefault="00723F14" w:rsidP="00A76B23">
      <w:pPr>
        <w:widowControl w:val="0"/>
        <w:autoSpaceDE w:val="0"/>
        <w:autoSpaceDN w:val="0"/>
        <w:adjustRightInd w:val="0"/>
        <w:spacing w:after="0" w:line="240" w:lineRule="auto"/>
        <w:rPr>
          <w:del w:id="996" w:author="Palacherla, Susmitha C (NONUS)" w:date="2017-04-25T09:09:00Z"/>
          <w:rFonts w:asciiTheme="minorHAnsi" w:hAnsiTheme="minorHAnsi" w:cs="Arial"/>
          <w:sz w:val="20"/>
          <w:szCs w:val="20"/>
        </w:rPr>
      </w:pPr>
    </w:p>
    <w:p w:rsidR="00723F14" w:rsidRPr="0095359C" w:rsidDel="00EC75F7" w:rsidRDefault="00723F14" w:rsidP="00A76B23">
      <w:pPr>
        <w:widowControl w:val="0"/>
        <w:autoSpaceDE w:val="0"/>
        <w:autoSpaceDN w:val="0"/>
        <w:adjustRightInd w:val="0"/>
        <w:spacing w:after="0" w:line="240" w:lineRule="auto"/>
        <w:rPr>
          <w:del w:id="997" w:author="Palacherla, Susmitha C (NONUS)" w:date="2017-04-25T09:09:00Z"/>
          <w:rFonts w:asciiTheme="minorHAnsi" w:hAnsiTheme="minorHAnsi" w:cs="Arial"/>
          <w:sz w:val="20"/>
          <w:szCs w:val="20"/>
        </w:rPr>
      </w:pPr>
    </w:p>
    <w:p w:rsidR="00A76B23" w:rsidRPr="0095359C" w:rsidDel="00EC75F7" w:rsidRDefault="00A76B23" w:rsidP="00A76B23">
      <w:pPr>
        <w:widowControl w:val="0"/>
        <w:autoSpaceDE w:val="0"/>
        <w:autoSpaceDN w:val="0"/>
        <w:adjustRightInd w:val="0"/>
        <w:spacing w:after="0" w:line="240" w:lineRule="auto"/>
        <w:rPr>
          <w:del w:id="998" w:author="Palacherla, Susmitha C (NONUS)" w:date="2017-04-25T09:09:00Z"/>
          <w:rFonts w:asciiTheme="minorHAnsi" w:hAnsiTheme="minorHAnsi" w:cs="Arial"/>
          <w:sz w:val="20"/>
          <w:szCs w:val="20"/>
        </w:rPr>
      </w:pPr>
      <w:del w:id="999" w:author="Palacherla, Susmitha C (NONUS)" w:date="2017-04-25T09:09:00Z">
        <w:r w:rsidRPr="0095359C" w:rsidDel="00EC75F7">
          <w:rPr>
            <w:rFonts w:asciiTheme="minorHAnsi" w:hAnsiTheme="minorHAnsi"/>
            <w:noProof/>
            <w:sz w:val="20"/>
            <w:szCs w:val="20"/>
          </w:rPr>
          <w:drawing>
            <wp:inline distT="0" distB="0" distL="0" distR="0" wp14:anchorId="4FBFBA33" wp14:editId="09571278">
              <wp:extent cx="5020056" cy="1554480"/>
              <wp:effectExtent l="0" t="0" r="952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20056" cy="1554480"/>
                      </a:xfrm>
                      <a:prstGeom prst="rect">
                        <a:avLst/>
                      </a:prstGeom>
                    </pic:spPr>
                  </pic:pic>
                </a:graphicData>
              </a:graphic>
            </wp:inline>
          </w:drawing>
        </w:r>
      </w:del>
    </w:p>
    <w:p w:rsidR="00A76B23" w:rsidRPr="0095359C" w:rsidDel="00EC75F7" w:rsidRDefault="00A76B23" w:rsidP="00A76B23">
      <w:pPr>
        <w:widowControl w:val="0"/>
        <w:autoSpaceDE w:val="0"/>
        <w:autoSpaceDN w:val="0"/>
        <w:adjustRightInd w:val="0"/>
        <w:spacing w:after="0" w:line="240" w:lineRule="auto"/>
        <w:rPr>
          <w:del w:id="1000" w:author="Palacherla, Susmitha C (NONUS)" w:date="2017-04-25T09:09:00Z"/>
          <w:rFonts w:asciiTheme="minorHAnsi" w:hAnsiTheme="minorHAnsi" w:cs="Arial"/>
          <w:sz w:val="20"/>
          <w:szCs w:val="20"/>
        </w:rPr>
      </w:pPr>
    </w:p>
    <w:p w:rsidR="00A76B23" w:rsidRPr="0095359C" w:rsidDel="00EC75F7" w:rsidRDefault="00A76B23" w:rsidP="00A76B23">
      <w:pPr>
        <w:pStyle w:val="ListParagraph"/>
        <w:widowControl w:val="0"/>
        <w:numPr>
          <w:ilvl w:val="0"/>
          <w:numId w:val="15"/>
        </w:numPr>
        <w:autoSpaceDE w:val="0"/>
        <w:autoSpaceDN w:val="0"/>
        <w:adjustRightInd w:val="0"/>
        <w:spacing w:after="0" w:line="240" w:lineRule="auto"/>
        <w:rPr>
          <w:del w:id="1001" w:author="Palacherla, Susmitha C (NONUS)" w:date="2017-04-25T09:09:00Z"/>
          <w:rFonts w:asciiTheme="minorHAnsi" w:hAnsiTheme="minorHAnsi"/>
          <w:sz w:val="20"/>
          <w:szCs w:val="20"/>
        </w:rPr>
      </w:pPr>
      <w:del w:id="1002" w:author="Palacherla, Susmitha C (NONUS)" w:date="2017-04-25T09:09:00Z">
        <w:r w:rsidRPr="0095359C" w:rsidDel="00EC75F7">
          <w:rPr>
            <w:rFonts w:asciiTheme="minorHAnsi" w:hAnsiTheme="minorHAnsi"/>
            <w:sz w:val="20"/>
            <w:szCs w:val="20"/>
          </w:rPr>
          <w:delText>Lookup Match Output – Row Count Transformation to get Loaded Count</w:delText>
        </w:r>
      </w:del>
    </w:p>
    <w:p w:rsidR="00A76B23" w:rsidRPr="0095359C" w:rsidDel="00EC75F7" w:rsidRDefault="00A76B23" w:rsidP="00A76B23">
      <w:pPr>
        <w:widowControl w:val="0"/>
        <w:autoSpaceDE w:val="0"/>
        <w:autoSpaceDN w:val="0"/>
        <w:adjustRightInd w:val="0"/>
        <w:spacing w:after="0" w:line="240" w:lineRule="auto"/>
        <w:rPr>
          <w:del w:id="1003" w:author="Palacherla, Susmitha C (NONUS)" w:date="2017-04-25T09:09:00Z"/>
          <w:rFonts w:asciiTheme="minorHAnsi" w:hAnsiTheme="minorHAnsi" w:cs="Arial"/>
          <w:sz w:val="20"/>
          <w:szCs w:val="20"/>
        </w:rPr>
      </w:pPr>
      <w:del w:id="1004" w:author="Palacherla, Susmitha C (NONUS)" w:date="2017-04-25T09:09:00Z">
        <w:r w:rsidRPr="0095359C" w:rsidDel="00EC75F7">
          <w:rPr>
            <w:rFonts w:asciiTheme="minorHAnsi" w:hAnsiTheme="minorHAnsi"/>
            <w:noProof/>
            <w:sz w:val="20"/>
            <w:szCs w:val="20"/>
          </w:rPr>
          <w:drawing>
            <wp:inline distT="0" distB="0" distL="0" distR="0" wp14:anchorId="6C6C3432" wp14:editId="0E1B619F">
              <wp:extent cx="5943600" cy="407035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070350"/>
                      </a:xfrm>
                      <a:prstGeom prst="rect">
                        <a:avLst/>
                      </a:prstGeom>
                    </pic:spPr>
                  </pic:pic>
                </a:graphicData>
              </a:graphic>
            </wp:inline>
          </w:drawing>
        </w:r>
      </w:del>
    </w:p>
    <w:p w:rsidR="00A76B23" w:rsidRPr="0095359C" w:rsidDel="00EC75F7" w:rsidRDefault="00A76B23" w:rsidP="00A76B23">
      <w:pPr>
        <w:widowControl w:val="0"/>
        <w:autoSpaceDE w:val="0"/>
        <w:autoSpaceDN w:val="0"/>
        <w:adjustRightInd w:val="0"/>
        <w:spacing w:after="0" w:line="240" w:lineRule="auto"/>
        <w:rPr>
          <w:del w:id="1005" w:author="Palacherla, Susmitha C (NONUS)" w:date="2017-04-25T09:09:00Z"/>
          <w:rFonts w:asciiTheme="minorHAnsi" w:hAnsiTheme="minorHAnsi" w:cs="Arial"/>
          <w:sz w:val="20"/>
          <w:szCs w:val="20"/>
        </w:rPr>
      </w:pPr>
    </w:p>
    <w:p w:rsidR="00A76B23" w:rsidRPr="0095359C" w:rsidDel="00EC75F7" w:rsidRDefault="00A76B23" w:rsidP="00A76B23">
      <w:pPr>
        <w:widowControl w:val="0"/>
        <w:autoSpaceDE w:val="0"/>
        <w:autoSpaceDN w:val="0"/>
        <w:adjustRightInd w:val="0"/>
        <w:spacing w:after="0" w:line="240" w:lineRule="auto"/>
        <w:ind w:left="720"/>
        <w:rPr>
          <w:del w:id="1006" w:author="Palacherla, Susmitha C (NONUS)" w:date="2017-04-25T09:09:00Z"/>
          <w:rFonts w:asciiTheme="minorHAnsi" w:hAnsiTheme="minorHAnsi"/>
          <w:sz w:val="20"/>
          <w:szCs w:val="20"/>
        </w:rPr>
      </w:pPr>
      <w:del w:id="1007" w:author="Palacherla, Susmitha C (NONUS)" w:date="2017-04-25T09:09:00Z">
        <w:r w:rsidRPr="0095359C" w:rsidDel="00EC75F7">
          <w:rPr>
            <w:rFonts w:asciiTheme="minorHAnsi" w:hAnsiTheme="minorHAnsi"/>
            <w:sz w:val="20"/>
            <w:szCs w:val="20"/>
          </w:rPr>
          <w:delText>Lookup Transformation No Match Output – Row Count Transformation to get Rejected Count</w:delText>
        </w:r>
      </w:del>
    </w:p>
    <w:p w:rsidR="00A76B23" w:rsidRPr="0095359C" w:rsidDel="00EC75F7" w:rsidRDefault="00A76B23" w:rsidP="00A76B23">
      <w:pPr>
        <w:widowControl w:val="0"/>
        <w:autoSpaceDE w:val="0"/>
        <w:autoSpaceDN w:val="0"/>
        <w:adjustRightInd w:val="0"/>
        <w:spacing w:after="0" w:line="240" w:lineRule="auto"/>
        <w:rPr>
          <w:del w:id="1008" w:author="Palacherla, Susmitha C (NONUS)" w:date="2017-04-25T09:09:00Z"/>
          <w:rFonts w:asciiTheme="minorHAnsi" w:hAnsiTheme="minorHAnsi" w:cs="Arial"/>
          <w:sz w:val="20"/>
          <w:szCs w:val="20"/>
        </w:rPr>
      </w:pPr>
    </w:p>
    <w:p w:rsidR="00A76B23" w:rsidRPr="0095359C" w:rsidDel="00EC75F7" w:rsidRDefault="00A76B23" w:rsidP="00A76B23">
      <w:pPr>
        <w:widowControl w:val="0"/>
        <w:autoSpaceDE w:val="0"/>
        <w:autoSpaceDN w:val="0"/>
        <w:adjustRightInd w:val="0"/>
        <w:spacing w:after="0" w:line="240" w:lineRule="auto"/>
        <w:rPr>
          <w:del w:id="1009" w:author="Palacherla, Susmitha C (NONUS)" w:date="2017-04-25T09:09:00Z"/>
          <w:rFonts w:asciiTheme="minorHAnsi" w:hAnsiTheme="minorHAnsi" w:cs="Arial"/>
          <w:sz w:val="20"/>
          <w:szCs w:val="20"/>
        </w:rPr>
      </w:pPr>
      <w:del w:id="1010" w:author="Palacherla, Susmitha C (NONUS)" w:date="2017-04-25T09:09:00Z">
        <w:r w:rsidRPr="0095359C" w:rsidDel="00EC75F7">
          <w:rPr>
            <w:rFonts w:asciiTheme="minorHAnsi" w:hAnsiTheme="minorHAnsi"/>
            <w:noProof/>
            <w:sz w:val="20"/>
            <w:szCs w:val="20"/>
          </w:rPr>
          <w:drawing>
            <wp:inline distT="0" distB="0" distL="0" distR="0" wp14:anchorId="4B7CC330" wp14:editId="0C58EBA5">
              <wp:extent cx="3739896" cy="2743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39896" cy="2743200"/>
                      </a:xfrm>
                      <a:prstGeom prst="rect">
                        <a:avLst/>
                      </a:prstGeom>
                    </pic:spPr>
                  </pic:pic>
                </a:graphicData>
              </a:graphic>
            </wp:inline>
          </w:drawing>
        </w:r>
      </w:del>
    </w:p>
    <w:p w:rsidR="00A76B23" w:rsidRPr="0095359C" w:rsidDel="00EC75F7" w:rsidRDefault="00A76B23" w:rsidP="00A76B23">
      <w:pPr>
        <w:widowControl w:val="0"/>
        <w:autoSpaceDE w:val="0"/>
        <w:autoSpaceDN w:val="0"/>
        <w:adjustRightInd w:val="0"/>
        <w:spacing w:after="0" w:line="240" w:lineRule="auto"/>
        <w:rPr>
          <w:del w:id="1011" w:author="Palacherla, Susmitha C (NONUS)" w:date="2017-04-25T09:09:00Z"/>
          <w:rFonts w:asciiTheme="minorHAnsi" w:hAnsiTheme="minorHAnsi" w:cs="Arial"/>
          <w:sz w:val="20"/>
          <w:szCs w:val="20"/>
        </w:rPr>
      </w:pPr>
    </w:p>
    <w:p w:rsidR="00A76B23" w:rsidRPr="0095359C" w:rsidDel="00EC75F7" w:rsidRDefault="00A76B23" w:rsidP="00A76B23">
      <w:pPr>
        <w:widowControl w:val="0"/>
        <w:autoSpaceDE w:val="0"/>
        <w:autoSpaceDN w:val="0"/>
        <w:adjustRightInd w:val="0"/>
        <w:spacing w:after="0" w:line="240" w:lineRule="auto"/>
        <w:ind w:left="720"/>
        <w:rPr>
          <w:del w:id="1012" w:author="Palacherla, Susmitha C (NONUS)" w:date="2017-04-25T09:09:00Z"/>
          <w:rFonts w:asciiTheme="minorHAnsi" w:hAnsiTheme="minorHAnsi"/>
          <w:sz w:val="20"/>
          <w:szCs w:val="20"/>
        </w:rPr>
      </w:pPr>
      <w:del w:id="1013" w:author="Palacherla, Susmitha C (NONUS)" w:date="2017-04-25T09:09:00Z">
        <w:r w:rsidRPr="0095359C" w:rsidDel="00EC75F7">
          <w:rPr>
            <w:rFonts w:asciiTheme="minorHAnsi" w:hAnsiTheme="minorHAnsi"/>
            <w:sz w:val="20"/>
            <w:szCs w:val="20"/>
          </w:rPr>
          <w:delText>Derived Column –  To get Reject Reason and Reject Date</w:delText>
        </w:r>
      </w:del>
    </w:p>
    <w:p w:rsidR="00A76B23" w:rsidRPr="0095359C" w:rsidDel="00EC75F7" w:rsidRDefault="00A76B23" w:rsidP="00A76B23">
      <w:pPr>
        <w:widowControl w:val="0"/>
        <w:autoSpaceDE w:val="0"/>
        <w:autoSpaceDN w:val="0"/>
        <w:adjustRightInd w:val="0"/>
        <w:spacing w:after="0" w:line="240" w:lineRule="auto"/>
        <w:rPr>
          <w:del w:id="1014" w:author="Palacherla, Susmitha C (NONUS)" w:date="2017-04-25T09:09:00Z"/>
          <w:rFonts w:asciiTheme="minorHAnsi" w:hAnsiTheme="minorHAnsi" w:cs="Arial"/>
          <w:sz w:val="20"/>
          <w:szCs w:val="20"/>
        </w:rPr>
      </w:pPr>
    </w:p>
    <w:p w:rsidR="00A76B23" w:rsidRPr="0095359C" w:rsidDel="00EC75F7" w:rsidRDefault="00A76B23" w:rsidP="00A76B23">
      <w:pPr>
        <w:widowControl w:val="0"/>
        <w:autoSpaceDE w:val="0"/>
        <w:autoSpaceDN w:val="0"/>
        <w:adjustRightInd w:val="0"/>
        <w:spacing w:after="0" w:line="240" w:lineRule="auto"/>
        <w:rPr>
          <w:del w:id="1015" w:author="Palacherla, Susmitha C (NONUS)" w:date="2017-04-25T09:09:00Z"/>
          <w:rFonts w:asciiTheme="minorHAnsi" w:hAnsiTheme="minorHAnsi" w:cs="Arial"/>
          <w:sz w:val="20"/>
          <w:szCs w:val="20"/>
        </w:rPr>
      </w:pPr>
      <w:del w:id="1016" w:author="Palacherla, Susmitha C (NONUS)" w:date="2017-04-25T09:09:00Z">
        <w:r w:rsidRPr="0095359C" w:rsidDel="00EC75F7">
          <w:rPr>
            <w:rFonts w:asciiTheme="minorHAnsi" w:hAnsiTheme="minorHAnsi"/>
            <w:noProof/>
            <w:sz w:val="20"/>
            <w:szCs w:val="20"/>
          </w:rPr>
          <w:drawing>
            <wp:inline distT="0" distB="0" distL="0" distR="0" wp14:anchorId="4A54DF4C" wp14:editId="350755F4">
              <wp:extent cx="3593592" cy="1828800"/>
              <wp:effectExtent l="0" t="0" r="698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93592" cy="1828800"/>
                      </a:xfrm>
                      <a:prstGeom prst="rect">
                        <a:avLst/>
                      </a:prstGeom>
                    </pic:spPr>
                  </pic:pic>
                </a:graphicData>
              </a:graphic>
            </wp:inline>
          </w:drawing>
        </w:r>
      </w:del>
    </w:p>
    <w:p w:rsidR="00A76B23" w:rsidRPr="0095359C" w:rsidDel="00EC75F7" w:rsidRDefault="00A76B23" w:rsidP="00A76B23">
      <w:pPr>
        <w:widowControl w:val="0"/>
        <w:autoSpaceDE w:val="0"/>
        <w:autoSpaceDN w:val="0"/>
        <w:adjustRightInd w:val="0"/>
        <w:spacing w:after="0" w:line="240" w:lineRule="auto"/>
        <w:rPr>
          <w:del w:id="1017" w:author="Palacherla, Susmitha C (NONUS)" w:date="2017-04-25T09:09:00Z"/>
          <w:rFonts w:asciiTheme="minorHAnsi" w:hAnsiTheme="minorHAnsi" w:cs="Arial"/>
          <w:sz w:val="20"/>
          <w:szCs w:val="20"/>
        </w:rPr>
      </w:pPr>
    </w:p>
    <w:p w:rsidR="00A76B23" w:rsidRPr="0095359C" w:rsidDel="00EC75F7" w:rsidRDefault="00A76B23" w:rsidP="00A76B23">
      <w:pPr>
        <w:widowControl w:val="0"/>
        <w:autoSpaceDE w:val="0"/>
        <w:autoSpaceDN w:val="0"/>
        <w:adjustRightInd w:val="0"/>
        <w:spacing w:after="0" w:line="240" w:lineRule="auto"/>
        <w:ind w:left="720"/>
        <w:rPr>
          <w:del w:id="1018" w:author="Palacherla, Susmitha C (NONUS)" w:date="2017-04-25T09:09:00Z"/>
          <w:rFonts w:asciiTheme="minorHAnsi" w:hAnsiTheme="minorHAnsi"/>
          <w:sz w:val="20"/>
          <w:szCs w:val="20"/>
        </w:rPr>
      </w:pPr>
      <w:del w:id="1019" w:author="Palacherla, Susmitha C (NONUS)" w:date="2017-04-25T09:09:00Z">
        <w:r w:rsidRPr="0095359C" w:rsidDel="00EC75F7">
          <w:rPr>
            <w:rFonts w:asciiTheme="minorHAnsi" w:hAnsiTheme="minorHAnsi"/>
            <w:sz w:val="20"/>
            <w:szCs w:val="20"/>
          </w:rPr>
          <w:delText xml:space="preserve"> oledb destination – Write rejected records to Outliers rejected table</w:delText>
        </w:r>
      </w:del>
    </w:p>
    <w:p w:rsidR="00A76B23" w:rsidRPr="0095359C" w:rsidDel="00EC75F7" w:rsidRDefault="00A76B23" w:rsidP="00A76B23">
      <w:pPr>
        <w:widowControl w:val="0"/>
        <w:autoSpaceDE w:val="0"/>
        <w:autoSpaceDN w:val="0"/>
        <w:adjustRightInd w:val="0"/>
        <w:spacing w:after="0" w:line="240" w:lineRule="auto"/>
        <w:rPr>
          <w:del w:id="1020" w:author="Palacherla, Susmitha C (NONUS)" w:date="2017-04-25T09:09:00Z"/>
          <w:rFonts w:asciiTheme="minorHAnsi" w:hAnsiTheme="minorHAnsi" w:cs="Arial"/>
          <w:sz w:val="20"/>
          <w:szCs w:val="20"/>
        </w:rPr>
      </w:pPr>
    </w:p>
    <w:p w:rsidR="00A76B23" w:rsidRPr="0095359C" w:rsidDel="00EC75F7" w:rsidRDefault="00A76B23" w:rsidP="00A76B23">
      <w:pPr>
        <w:widowControl w:val="0"/>
        <w:autoSpaceDE w:val="0"/>
        <w:autoSpaceDN w:val="0"/>
        <w:adjustRightInd w:val="0"/>
        <w:spacing w:after="0" w:line="240" w:lineRule="auto"/>
        <w:rPr>
          <w:del w:id="1021" w:author="Palacherla, Susmitha C (NONUS)" w:date="2017-04-25T09:09:00Z"/>
          <w:rFonts w:asciiTheme="minorHAnsi" w:hAnsiTheme="minorHAnsi" w:cs="Arial"/>
          <w:sz w:val="20"/>
          <w:szCs w:val="20"/>
        </w:rPr>
      </w:pPr>
      <w:del w:id="1022" w:author="Palacherla, Susmitha C (NONUS)" w:date="2017-04-25T09:09:00Z">
        <w:r w:rsidRPr="0095359C" w:rsidDel="00EC75F7">
          <w:rPr>
            <w:rFonts w:asciiTheme="minorHAnsi" w:hAnsiTheme="minorHAnsi"/>
            <w:noProof/>
            <w:sz w:val="20"/>
            <w:szCs w:val="20"/>
          </w:rPr>
          <w:drawing>
            <wp:inline distT="0" distB="0" distL="0" distR="0" wp14:anchorId="75794854" wp14:editId="48D8C4C9">
              <wp:extent cx="4087368" cy="2743200"/>
              <wp:effectExtent l="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87368" cy="2743200"/>
                      </a:xfrm>
                      <a:prstGeom prst="rect">
                        <a:avLst/>
                      </a:prstGeom>
                    </pic:spPr>
                  </pic:pic>
                </a:graphicData>
              </a:graphic>
            </wp:inline>
          </w:drawing>
        </w:r>
      </w:del>
    </w:p>
    <w:p w:rsidR="00A76B23" w:rsidRPr="0095359C" w:rsidDel="00EC75F7" w:rsidRDefault="00A76B23" w:rsidP="00A76B23">
      <w:pPr>
        <w:widowControl w:val="0"/>
        <w:autoSpaceDE w:val="0"/>
        <w:autoSpaceDN w:val="0"/>
        <w:adjustRightInd w:val="0"/>
        <w:spacing w:after="0" w:line="240" w:lineRule="auto"/>
        <w:rPr>
          <w:del w:id="1023" w:author="Palacherla, Susmitha C (NONUS)" w:date="2017-04-25T09:09:00Z"/>
          <w:rFonts w:asciiTheme="minorHAnsi" w:hAnsiTheme="minorHAnsi" w:cs="Arial"/>
          <w:sz w:val="20"/>
          <w:szCs w:val="20"/>
        </w:rPr>
      </w:pPr>
    </w:p>
    <w:p w:rsidR="00A76B23" w:rsidRPr="0095359C" w:rsidDel="00EC75F7" w:rsidRDefault="00A76B23" w:rsidP="00A76B23">
      <w:pPr>
        <w:widowControl w:val="0"/>
        <w:autoSpaceDE w:val="0"/>
        <w:autoSpaceDN w:val="0"/>
        <w:adjustRightInd w:val="0"/>
        <w:spacing w:after="0" w:line="240" w:lineRule="auto"/>
        <w:rPr>
          <w:del w:id="1024" w:author="Palacherla, Susmitha C (NONUS)" w:date="2017-04-25T09:09:00Z"/>
          <w:rFonts w:asciiTheme="minorHAnsi" w:hAnsiTheme="minorHAnsi" w:cs="Arial"/>
          <w:sz w:val="20"/>
          <w:szCs w:val="20"/>
        </w:rPr>
      </w:pPr>
    </w:p>
    <w:p w:rsidR="00A76B23" w:rsidRPr="0095359C" w:rsidDel="00EC75F7" w:rsidRDefault="00A76B23" w:rsidP="009F5C5D">
      <w:pPr>
        <w:pStyle w:val="ListParagraph"/>
        <w:numPr>
          <w:ilvl w:val="0"/>
          <w:numId w:val="23"/>
        </w:numPr>
        <w:rPr>
          <w:del w:id="1025" w:author="Palacherla, Susmitha C (NONUS)" w:date="2017-04-25T09:09:00Z"/>
          <w:rFonts w:asciiTheme="minorHAnsi" w:hAnsiTheme="minorHAnsi"/>
          <w:sz w:val="20"/>
          <w:szCs w:val="20"/>
        </w:rPr>
      </w:pPr>
      <w:del w:id="1026" w:author="Palacherla, Susmitha C (NONUS)" w:date="2017-04-25T09:09:00Z">
        <w:r w:rsidRPr="0095359C" w:rsidDel="00EC75F7">
          <w:rPr>
            <w:rFonts w:asciiTheme="minorHAnsi" w:hAnsiTheme="minorHAnsi"/>
            <w:sz w:val="20"/>
            <w:szCs w:val="20"/>
          </w:rPr>
          <w:delText>SQL Task: Delete records with missing Employee ID from Staging table</w:delText>
        </w:r>
      </w:del>
    </w:p>
    <w:p w:rsidR="00A76B23" w:rsidRPr="0095359C" w:rsidDel="00EC75F7" w:rsidRDefault="00A76B23" w:rsidP="00A76B23">
      <w:pPr>
        <w:widowControl w:val="0"/>
        <w:autoSpaceDE w:val="0"/>
        <w:autoSpaceDN w:val="0"/>
        <w:adjustRightInd w:val="0"/>
        <w:spacing w:after="0" w:line="240" w:lineRule="auto"/>
        <w:rPr>
          <w:del w:id="1027" w:author="Palacherla, Susmitha C (NONUS)" w:date="2017-04-25T09:09:00Z"/>
          <w:rFonts w:asciiTheme="minorHAnsi" w:hAnsiTheme="minorHAnsi" w:cs="Arial"/>
          <w:sz w:val="20"/>
          <w:szCs w:val="20"/>
        </w:rPr>
      </w:pPr>
      <w:del w:id="1028" w:author="Palacherla, Susmitha C (NONUS)" w:date="2017-04-25T09:09:00Z">
        <w:r w:rsidRPr="0095359C" w:rsidDel="00EC75F7">
          <w:rPr>
            <w:rFonts w:asciiTheme="minorHAnsi" w:hAnsiTheme="minorHAnsi"/>
            <w:noProof/>
            <w:sz w:val="20"/>
            <w:szCs w:val="20"/>
          </w:rPr>
          <w:drawing>
            <wp:inline distT="0" distB="0" distL="0" distR="0" wp14:anchorId="271155CE" wp14:editId="5F1586CB">
              <wp:extent cx="1714500" cy="7905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714500" cy="790575"/>
                      </a:xfrm>
                      <a:prstGeom prst="rect">
                        <a:avLst/>
                      </a:prstGeom>
                    </pic:spPr>
                  </pic:pic>
                </a:graphicData>
              </a:graphic>
            </wp:inline>
          </w:drawing>
        </w:r>
      </w:del>
    </w:p>
    <w:p w:rsidR="00A76B23" w:rsidRPr="0095359C" w:rsidDel="00EC75F7" w:rsidRDefault="00A76B23" w:rsidP="00A76B23">
      <w:pPr>
        <w:widowControl w:val="0"/>
        <w:autoSpaceDE w:val="0"/>
        <w:autoSpaceDN w:val="0"/>
        <w:adjustRightInd w:val="0"/>
        <w:spacing w:after="0" w:line="240" w:lineRule="auto"/>
        <w:rPr>
          <w:del w:id="1029" w:author="Palacherla, Susmitha C (NONUS)" w:date="2017-04-25T09:09:00Z"/>
          <w:rFonts w:asciiTheme="minorHAnsi" w:hAnsiTheme="minorHAnsi" w:cs="Arial"/>
          <w:sz w:val="20"/>
          <w:szCs w:val="20"/>
        </w:rPr>
      </w:pPr>
    </w:p>
    <w:p w:rsidR="00A76B23" w:rsidRPr="0095359C" w:rsidDel="00EC75F7" w:rsidRDefault="00A76B23" w:rsidP="00A76B23">
      <w:pPr>
        <w:widowControl w:val="0"/>
        <w:autoSpaceDE w:val="0"/>
        <w:autoSpaceDN w:val="0"/>
        <w:adjustRightInd w:val="0"/>
        <w:spacing w:after="0" w:line="240" w:lineRule="auto"/>
        <w:rPr>
          <w:del w:id="1030" w:author="Palacherla, Susmitha C (NONUS)" w:date="2017-04-25T09:09:00Z"/>
          <w:rFonts w:asciiTheme="minorHAnsi" w:hAnsiTheme="minorHAnsi" w:cs="Arial"/>
          <w:sz w:val="20"/>
          <w:szCs w:val="20"/>
        </w:rPr>
      </w:pPr>
    </w:p>
    <w:p w:rsidR="00723F14" w:rsidRPr="00723F14" w:rsidDel="00EC75F7" w:rsidRDefault="00723F14" w:rsidP="00723F14">
      <w:pPr>
        <w:widowControl w:val="0"/>
        <w:autoSpaceDE w:val="0"/>
        <w:autoSpaceDN w:val="0"/>
        <w:adjustRightInd w:val="0"/>
        <w:spacing w:after="0" w:line="240" w:lineRule="auto"/>
        <w:rPr>
          <w:del w:id="1031" w:author="Palacherla, Susmitha C (NONUS)" w:date="2017-04-25T09:09:00Z"/>
          <w:rFonts w:asciiTheme="minorHAnsi" w:hAnsiTheme="minorHAnsi"/>
          <w:sz w:val="20"/>
          <w:szCs w:val="20"/>
        </w:rPr>
      </w:pPr>
      <w:del w:id="1032" w:author="Palacherla, Susmitha C (NONUS)" w:date="2017-04-25T09:09:00Z">
        <w:r w:rsidRPr="00723F14" w:rsidDel="00EC75F7">
          <w:rPr>
            <w:rFonts w:asciiTheme="minorHAnsi" w:hAnsiTheme="minorHAnsi"/>
            <w:sz w:val="20"/>
            <w:szCs w:val="20"/>
          </w:rPr>
          <w:delText>DELETE FROM [EC].[Outlier_Coaching_Stage]</w:delText>
        </w:r>
      </w:del>
    </w:p>
    <w:p w:rsidR="00723F14" w:rsidRPr="00723F14" w:rsidDel="00EC75F7" w:rsidRDefault="00723F14" w:rsidP="00723F14">
      <w:pPr>
        <w:widowControl w:val="0"/>
        <w:autoSpaceDE w:val="0"/>
        <w:autoSpaceDN w:val="0"/>
        <w:adjustRightInd w:val="0"/>
        <w:spacing w:after="0" w:line="240" w:lineRule="auto"/>
        <w:rPr>
          <w:del w:id="1033" w:author="Palacherla, Susmitha C (NONUS)" w:date="2017-04-25T09:09:00Z"/>
          <w:rFonts w:asciiTheme="minorHAnsi" w:hAnsiTheme="minorHAnsi"/>
          <w:sz w:val="20"/>
          <w:szCs w:val="20"/>
        </w:rPr>
      </w:pPr>
      <w:del w:id="1034" w:author="Palacherla, Susmitha C (NONUS)" w:date="2017-04-25T09:09:00Z">
        <w:r w:rsidRPr="00723F14" w:rsidDel="00EC75F7">
          <w:rPr>
            <w:rFonts w:asciiTheme="minorHAnsi" w:hAnsiTheme="minorHAnsi"/>
            <w:sz w:val="20"/>
            <w:szCs w:val="20"/>
          </w:rPr>
          <w:delText>WHERE [CSR_EMPID] ='999999' OR [CSR_EMPID] ='' OR  [CSR_LANID] = 'Unknown'</w:delText>
        </w:r>
      </w:del>
    </w:p>
    <w:p w:rsidR="00723F14" w:rsidRPr="00723F14" w:rsidDel="00EC75F7" w:rsidRDefault="00723F14" w:rsidP="00723F14">
      <w:pPr>
        <w:widowControl w:val="0"/>
        <w:autoSpaceDE w:val="0"/>
        <w:autoSpaceDN w:val="0"/>
        <w:adjustRightInd w:val="0"/>
        <w:spacing w:after="0" w:line="240" w:lineRule="auto"/>
        <w:rPr>
          <w:del w:id="1035" w:author="Palacherla, Susmitha C (NONUS)" w:date="2017-04-25T09:09:00Z"/>
          <w:rFonts w:asciiTheme="minorHAnsi" w:hAnsiTheme="minorHAnsi"/>
          <w:sz w:val="20"/>
          <w:szCs w:val="20"/>
        </w:rPr>
      </w:pPr>
    </w:p>
    <w:p w:rsidR="00723F14" w:rsidRPr="00723F14" w:rsidDel="00EC75F7" w:rsidRDefault="00723F14" w:rsidP="00723F14">
      <w:pPr>
        <w:widowControl w:val="0"/>
        <w:autoSpaceDE w:val="0"/>
        <w:autoSpaceDN w:val="0"/>
        <w:adjustRightInd w:val="0"/>
        <w:spacing w:after="0" w:line="240" w:lineRule="auto"/>
        <w:rPr>
          <w:del w:id="1036" w:author="Palacherla, Susmitha C (NONUS)" w:date="2017-04-25T09:09:00Z"/>
          <w:rFonts w:asciiTheme="minorHAnsi" w:hAnsiTheme="minorHAnsi"/>
          <w:sz w:val="20"/>
          <w:szCs w:val="20"/>
        </w:rPr>
      </w:pPr>
    </w:p>
    <w:p w:rsidR="00723F14" w:rsidRPr="00723F14" w:rsidDel="00EC75F7" w:rsidRDefault="00723F14" w:rsidP="00723F14">
      <w:pPr>
        <w:widowControl w:val="0"/>
        <w:autoSpaceDE w:val="0"/>
        <w:autoSpaceDN w:val="0"/>
        <w:adjustRightInd w:val="0"/>
        <w:spacing w:after="0" w:line="240" w:lineRule="auto"/>
        <w:rPr>
          <w:del w:id="1037" w:author="Palacherla, Susmitha C (NONUS)" w:date="2017-04-25T09:09:00Z"/>
          <w:rFonts w:asciiTheme="minorHAnsi" w:hAnsiTheme="minorHAnsi"/>
          <w:sz w:val="20"/>
          <w:szCs w:val="20"/>
        </w:rPr>
      </w:pPr>
      <w:del w:id="1038" w:author="Palacherla, Susmitha C (NONUS)" w:date="2017-04-25T09:09:00Z">
        <w:r w:rsidRPr="00723F14" w:rsidDel="00EC75F7">
          <w:rPr>
            <w:rFonts w:asciiTheme="minorHAnsi" w:hAnsiTheme="minorHAnsi"/>
            <w:sz w:val="20"/>
            <w:szCs w:val="20"/>
          </w:rPr>
          <w:delText xml:space="preserve">DELETE os FROM </w:delText>
        </w:r>
      </w:del>
    </w:p>
    <w:p w:rsidR="00723F14" w:rsidRPr="00723F14" w:rsidDel="00EC75F7" w:rsidRDefault="00723F14" w:rsidP="00723F14">
      <w:pPr>
        <w:widowControl w:val="0"/>
        <w:autoSpaceDE w:val="0"/>
        <w:autoSpaceDN w:val="0"/>
        <w:adjustRightInd w:val="0"/>
        <w:spacing w:after="0" w:line="240" w:lineRule="auto"/>
        <w:rPr>
          <w:del w:id="1039" w:author="Palacherla, Susmitha C (NONUS)" w:date="2017-04-25T09:09:00Z"/>
          <w:rFonts w:asciiTheme="minorHAnsi" w:hAnsiTheme="minorHAnsi"/>
          <w:sz w:val="20"/>
          <w:szCs w:val="20"/>
        </w:rPr>
      </w:pPr>
      <w:del w:id="1040" w:author="Palacherla, Susmitha C (NONUS)" w:date="2017-04-25T09:09:00Z">
        <w:r w:rsidRPr="00723F14" w:rsidDel="00EC75F7">
          <w:rPr>
            <w:rFonts w:asciiTheme="minorHAnsi" w:hAnsiTheme="minorHAnsi"/>
            <w:sz w:val="20"/>
            <w:szCs w:val="20"/>
          </w:rPr>
          <w:delText xml:space="preserve"> [EC].[Outlier_Coaching_Stage] os JOIN  [EC].[Employee_Hierarchy] eh</w:delText>
        </w:r>
      </w:del>
    </w:p>
    <w:p w:rsidR="00723F14" w:rsidRPr="00723F14" w:rsidDel="00EC75F7" w:rsidRDefault="00723F14" w:rsidP="00723F14">
      <w:pPr>
        <w:widowControl w:val="0"/>
        <w:autoSpaceDE w:val="0"/>
        <w:autoSpaceDN w:val="0"/>
        <w:adjustRightInd w:val="0"/>
        <w:spacing w:after="0" w:line="240" w:lineRule="auto"/>
        <w:rPr>
          <w:del w:id="1041" w:author="Palacherla, Susmitha C (NONUS)" w:date="2017-04-25T09:09:00Z"/>
          <w:rFonts w:asciiTheme="minorHAnsi" w:hAnsiTheme="minorHAnsi"/>
          <w:sz w:val="20"/>
          <w:szCs w:val="20"/>
        </w:rPr>
      </w:pPr>
      <w:del w:id="1042" w:author="Palacherla, Susmitha C (NONUS)" w:date="2017-04-25T09:09:00Z">
        <w:r w:rsidRPr="00723F14" w:rsidDel="00EC75F7">
          <w:rPr>
            <w:rFonts w:asciiTheme="minorHAnsi" w:hAnsiTheme="minorHAnsi"/>
            <w:sz w:val="20"/>
            <w:szCs w:val="20"/>
          </w:rPr>
          <w:delText xml:space="preserve">  ON os.CSR_EMPID = eh.Emp_ID</w:delText>
        </w:r>
      </w:del>
    </w:p>
    <w:p w:rsidR="00723F14" w:rsidRPr="00723F14" w:rsidDel="00EC75F7" w:rsidRDefault="00723F14" w:rsidP="00723F14">
      <w:pPr>
        <w:widowControl w:val="0"/>
        <w:autoSpaceDE w:val="0"/>
        <w:autoSpaceDN w:val="0"/>
        <w:adjustRightInd w:val="0"/>
        <w:spacing w:after="0" w:line="240" w:lineRule="auto"/>
        <w:rPr>
          <w:del w:id="1043" w:author="Palacherla, Susmitha C (NONUS)" w:date="2017-04-25T09:09:00Z"/>
          <w:rFonts w:asciiTheme="minorHAnsi" w:hAnsiTheme="minorHAnsi"/>
          <w:sz w:val="20"/>
          <w:szCs w:val="20"/>
        </w:rPr>
      </w:pPr>
      <w:del w:id="1044" w:author="Palacherla, Susmitha C (NONUS)" w:date="2017-04-25T09:09:00Z">
        <w:r w:rsidRPr="00723F14" w:rsidDel="00EC75F7">
          <w:rPr>
            <w:rFonts w:asciiTheme="minorHAnsi" w:hAnsiTheme="minorHAnsi"/>
            <w:sz w:val="20"/>
            <w:szCs w:val="20"/>
          </w:rPr>
          <w:delText xml:space="preserve">  WHERE eh.Emp_Job_Code not  in ('WACS01','WACS02','WACS03')</w:delText>
        </w:r>
      </w:del>
    </w:p>
    <w:p w:rsidR="00723F14" w:rsidRPr="00723F14" w:rsidDel="00EC75F7" w:rsidRDefault="00723F14" w:rsidP="00723F14">
      <w:pPr>
        <w:widowControl w:val="0"/>
        <w:autoSpaceDE w:val="0"/>
        <w:autoSpaceDN w:val="0"/>
        <w:adjustRightInd w:val="0"/>
        <w:spacing w:after="0" w:line="240" w:lineRule="auto"/>
        <w:rPr>
          <w:del w:id="1045" w:author="Palacherla, Susmitha C (NONUS)" w:date="2017-04-25T09:09:00Z"/>
          <w:rFonts w:asciiTheme="minorHAnsi" w:hAnsiTheme="minorHAnsi"/>
          <w:sz w:val="20"/>
          <w:szCs w:val="20"/>
        </w:rPr>
      </w:pPr>
      <w:del w:id="1046" w:author="Palacherla, Susmitha C (NONUS)" w:date="2017-04-25T09:09:00Z">
        <w:r w:rsidRPr="00723F14" w:rsidDel="00EC75F7">
          <w:rPr>
            <w:rFonts w:asciiTheme="minorHAnsi" w:hAnsiTheme="minorHAnsi"/>
            <w:sz w:val="20"/>
            <w:szCs w:val="20"/>
          </w:rPr>
          <w:delText xml:space="preserve"> OR Active in ('T','D')</w:delText>
        </w:r>
      </w:del>
    </w:p>
    <w:p w:rsidR="00A76B23" w:rsidRPr="0095359C" w:rsidDel="00EC75F7" w:rsidRDefault="00723F14" w:rsidP="00A76B23">
      <w:pPr>
        <w:widowControl w:val="0"/>
        <w:autoSpaceDE w:val="0"/>
        <w:autoSpaceDN w:val="0"/>
        <w:adjustRightInd w:val="0"/>
        <w:spacing w:after="0" w:line="240" w:lineRule="auto"/>
        <w:ind w:left="720"/>
        <w:rPr>
          <w:del w:id="1047" w:author="Palacherla, Susmitha C (NONUS)" w:date="2017-04-25T09:09:00Z"/>
          <w:rFonts w:asciiTheme="minorHAnsi" w:hAnsiTheme="minorHAnsi"/>
          <w:sz w:val="20"/>
          <w:szCs w:val="20"/>
        </w:rPr>
      </w:pPr>
      <w:del w:id="1048" w:author="Palacherla, Susmitha C (NONUS)" w:date="2017-04-25T09:09:00Z">
        <w:r w:rsidRPr="00723F14" w:rsidDel="00EC75F7">
          <w:rPr>
            <w:rFonts w:asciiTheme="minorHAnsi" w:hAnsiTheme="minorHAnsi"/>
            <w:sz w:val="20"/>
            <w:szCs w:val="20"/>
          </w:rPr>
          <w:delText>GO</w:delText>
        </w:r>
      </w:del>
    </w:p>
    <w:p w:rsidR="00A76B23" w:rsidRPr="0095359C" w:rsidDel="00EC75F7" w:rsidRDefault="00A76B23" w:rsidP="00A76B23">
      <w:pPr>
        <w:widowControl w:val="0"/>
        <w:autoSpaceDE w:val="0"/>
        <w:autoSpaceDN w:val="0"/>
        <w:adjustRightInd w:val="0"/>
        <w:spacing w:after="0" w:line="240" w:lineRule="auto"/>
        <w:rPr>
          <w:del w:id="1049" w:author="Palacherla, Susmitha C (NONUS)" w:date="2017-04-25T09:09:00Z"/>
          <w:rFonts w:asciiTheme="minorHAnsi" w:hAnsiTheme="minorHAnsi" w:cs="Arial"/>
          <w:sz w:val="20"/>
          <w:szCs w:val="20"/>
        </w:rPr>
      </w:pPr>
    </w:p>
    <w:p w:rsidR="00723F14" w:rsidRPr="00675EDF" w:rsidDel="00EC75F7" w:rsidRDefault="00723F14" w:rsidP="00723F14">
      <w:pPr>
        <w:pStyle w:val="ListParagraph"/>
        <w:numPr>
          <w:ilvl w:val="0"/>
          <w:numId w:val="23"/>
        </w:numPr>
        <w:spacing w:after="0"/>
        <w:rPr>
          <w:del w:id="1050" w:author="Palacherla, Susmitha C (NONUS)" w:date="2017-04-25T09:09:00Z"/>
          <w:rFonts w:asciiTheme="minorHAnsi" w:hAnsiTheme="minorHAnsi"/>
          <w:sz w:val="20"/>
          <w:szCs w:val="20"/>
        </w:rPr>
      </w:pPr>
      <w:del w:id="1051" w:author="Palacherla, Susmitha C (NONUS)" w:date="2017-04-25T09:09:00Z">
        <w:r w:rsidRPr="00675EDF" w:rsidDel="00EC75F7">
          <w:rPr>
            <w:rFonts w:asciiTheme="minorHAnsi" w:hAnsiTheme="minorHAnsi"/>
            <w:sz w:val="20"/>
            <w:szCs w:val="20"/>
          </w:rPr>
          <w:delText>SQL Task: Load Coaching_Log table</w:delText>
        </w:r>
      </w:del>
    </w:p>
    <w:p w:rsidR="00723F14" w:rsidRPr="00675EDF" w:rsidDel="00EC75F7" w:rsidRDefault="00723F14" w:rsidP="00723F14">
      <w:pPr>
        <w:widowControl w:val="0"/>
        <w:autoSpaceDE w:val="0"/>
        <w:autoSpaceDN w:val="0"/>
        <w:adjustRightInd w:val="0"/>
        <w:spacing w:after="0" w:line="240" w:lineRule="auto"/>
        <w:ind w:left="1080"/>
        <w:rPr>
          <w:del w:id="1052" w:author="Palacherla, Susmitha C (NONUS)" w:date="2017-04-25T09:09:00Z"/>
          <w:rFonts w:asciiTheme="minorHAnsi" w:hAnsiTheme="minorHAnsi"/>
          <w:noProof/>
          <w:sz w:val="20"/>
          <w:szCs w:val="20"/>
        </w:rPr>
      </w:pPr>
      <w:del w:id="1053" w:author="Palacherla, Susmitha C (NONUS)" w:date="2017-04-25T09:09:00Z">
        <w:r w:rsidRPr="00675EDF" w:rsidDel="00EC75F7">
          <w:rPr>
            <w:rFonts w:asciiTheme="minorHAnsi" w:hAnsiTheme="minorHAnsi"/>
            <w:noProof/>
            <w:sz w:val="20"/>
            <w:szCs w:val="20"/>
          </w:rPr>
          <w:delText xml:space="preserve">       Same as LCS File</w:delText>
        </w:r>
      </w:del>
    </w:p>
    <w:p w:rsidR="00723F14" w:rsidRPr="00675EDF" w:rsidDel="00EC75F7" w:rsidRDefault="00723F14" w:rsidP="00723F14">
      <w:pPr>
        <w:widowControl w:val="0"/>
        <w:autoSpaceDE w:val="0"/>
        <w:autoSpaceDN w:val="0"/>
        <w:adjustRightInd w:val="0"/>
        <w:spacing w:after="0" w:line="240" w:lineRule="auto"/>
        <w:rPr>
          <w:del w:id="1054" w:author="Palacherla, Susmitha C (NONUS)" w:date="2017-04-25T09:09:00Z"/>
          <w:rFonts w:asciiTheme="minorHAnsi" w:hAnsiTheme="minorHAnsi" w:cs="Arial"/>
          <w:sz w:val="20"/>
          <w:szCs w:val="20"/>
        </w:rPr>
      </w:pPr>
    </w:p>
    <w:p w:rsidR="00723F14" w:rsidRPr="00675EDF" w:rsidDel="00EC75F7" w:rsidRDefault="00723F14" w:rsidP="00723F14">
      <w:pPr>
        <w:pStyle w:val="ListParagraph"/>
        <w:numPr>
          <w:ilvl w:val="0"/>
          <w:numId w:val="23"/>
        </w:numPr>
        <w:spacing w:after="0"/>
        <w:rPr>
          <w:del w:id="1055" w:author="Palacherla, Susmitha C (NONUS)" w:date="2017-04-25T09:09:00Z"/>
          <w:rFonts w:asciiTheme="minorHAnsi" w:hAnsiTheme="minorHAnsi"/>
          <w:sz w:val="20"/>
          <w:szCs w:val="20"/>
        </w:rPr>
      </w:pPr>
      <w:del w:id="1056" w:author="Palacherla, Susmitha C (NONUS)" w:date="2017-04-25T09:09:00Z">
        <w:r w:rsidRPr="00675EDF" w:rsidDel="00EC75F7">
          <w:rPr>
            <w:rFonts w:asciiTheme="minorHAnsi" w:hAnsiTheme="minorHAnsi"/>
            <w:sz w:val="20"/>
            <w:szCs w:val="20"/>
          </w:rPr>
          <w:delText>SQl Task: Load Outliers Fact table</w:delText>
        </w:r>
      </w:del>
    </w:p>
    <w:p w:rsidR="00723F14" w:rsidRPr="00675EDF" w:rsidDel="00EC75F7" w:rsidRDefault="00723F14" w:rsidP="00723F14">
      <w:pPr>
        <w:widowControl w:val="0"/>
        <w:autoSpaceDE w:val="0"/>
        <w:autoSpaceDN w:val="0"/>
        <w:adjustRightInd w:val="0"/>
        <w:spacing w:after="0" w:line="240" w:lineRule="auto"/>
        <w:ind w:left="1080"/>
        <w:rPr>
          <w:del w:id="1057" w:author="Palacherla, Susmitha C (NONUS)" w:date="2017-04-25T09:09:00Z"/>
          <w:rFonts w:asciiTheme="minorHAnsi" w:hAnsiTheme="minorHAnsi"/>
          <w:noProof/>
          <w:sz w:val="20"/>
          <w:szCs w:val="20"/>
        </w:rPr>
      </w:pPr>
      <w:del w:id="1058" w:author="Palacherla, Susmitha C (NONUS)" w:date="2017-04-25T09:09:00Z">
        <w:r w:rsidRPr="00675EDF" w:rsidDel="00EC75F7">
          <w:rPr>
            <w:rFonts w:asciiTheme="minorHAnsi" w:hAnsiTheme="minorHAnsi"/>
            <w:noProof/>
            <w:sz w:val="20"/>
            <w:szCs w:val="20"/>
          </w:rPr>
          <w:delText xml:space="preserve">       Same as LCS File</w:delText>
        </w:r>
      </w:del>
    </w:p>
    <w:p w:rsidR="00723F14" w:rsidRPr="00675EDF" w:rsidDel="00EC75F7" w:rsidRDefault="00723F14" w:rsidP="00723F14">
      <w:pPr>
        <w:widowControl w:val="0"/>
        <w:autoSpaceDE w:val="0"/>
        <w:autoSpaceDN w:val="0"/>
        <w:adjustRightInd w:val="0"/>
        <w:spacing w:after="0" w:line="240" w:lineRule="auto"/>
        <w:rPr>
          <w:del w:id="1059" w:author="Palacherla, Susmitha C (NONUS)" w:date="2017-04-25T09:09:00Z"/>
          <w:rFonts w:asciiTheme="minorHAnsi" w:hAnsiTheme="minorHAnsi" w:cs="Arial"/>
          <w:sz w:val="20"/>
          <w:szCs w:val="20"/>
        </w:rPr>
      </w:pPr>
    </w:p>
    <w:p w:rsidR="00723F14" w:rsidRPr="00675EDF" w:rsidDel="00EC75F7" w:rsidRDefault="00723F14" w:rsidP="00723F14">
      <w:pPr>
        <w:pStyle w:val="ListParagraph"/>
        <w:numPr>
          <w:ilvl w:val="0"/>
          <w:numId w:val="23"/>
        </w:numPr>
        <w:spacing w:after="0"/>
        <w:rPr>
          <w:del w:id="1060" w:author="Palacherla, Susmitha C (NONUS)" w:date="2017-04-25T09:09:00Z"/>
          <w:rFonts w:asciiTheme="minorHAnsi" w:hAnsiTheme="minorHAnsi"/>
          <w:sz w:val="20"/>
          <w:szCs w:val="20"/>
        </w:rPr>
      </w:pPr>
      <w:del w:id="1061" w:author="Palacherla, Susmitha C (NONUS)" w:date="2017-04-25T09:09:00Z">
        <w:r w:rsidRPr="00675EDF" w:rsidDel="00EC75F7">
          <w:rPr>
            <w:rFonts w:asciiTheme="minorHAnsi" w:hAnsiTheme="minorHAnsi"/>
            <w:sz w:val="20"/>
            <w:szCs w:val="20"/>
          </w:rPr>
          <w:delText>SQL Task: Load Outliers File List table</w:delText>
        </w:r>
      </w:del>
    </w:p>
    <w:p w:rsidR="00723F14" w:rsidRPr="00675EDF" w:rsidDel="00EC75F7" w:rsidRDefault="00723F14" w:rsidP="00723F14">
      <w:pPr>
        <w:widowControl w:val="0"/>
        <w:autoSpaceDE w:val="0"/>
        <w:autoSpaceDN w:val="0"/>
        <w:adjustRightInd w:val="0"/>
        <w:spacing w:after="0" w:line="240" w:lineRule="auto"/>
        <w:ind w:left="1080"/>
        <w:rPr>
          <w:del w:id="1062" w:author="Palacherla, Susmitha C (NONUS)" w:date="2017-04-25T09:09:00Z"/>
          <w:rFonts w:asciiTheme="minorHAnsi" w:hAnsiTheme="minorHAnsi"/>
          <w:noProof/>
          <w:sz w:val="20"/>
          <w:szCs w:val="20"/>
        </w:rPr>
      </w:pPr>
      <w:del w:id="1063" w:author="Palacherla, Susmitha C (NONUS)" w:date="2017-04-25T09:09:00Z">
        <w:r w:rsidRPr="00675EDF" w:rsidDel="00EC75F7">
          <w:rPr>
            <w:rFonts w:asciiTheme="minorHAnsi" w:hAnsiTheme="minorHAnsi"/>
            <w:noProof/>
            <w:sz w:val="20"/>
            <w:szCs w:val="20"/>
          </w:rPr>
          <w:delText xml:space="preserve">       Same as LCS File</w:delText>
        </w:r>
      </w:del>
    </w:p>
    <w:p w:rsidR="00723F14" w:rsidRPr="00675EDF" w:rsidDel="00EC75F7" w:rsidRDefault="00723F14" w:rsidP="00723F14">
      <w:pPr>
        <w:widowControl w:val="0"/>
        <w:autoSpaceDE w:val="0"/>
        <w:autoSpaceDN w:val="0"/>
        <w:adjustRightInd w:val="0"/>
        <w:spacing w:after="0" w:line="240" w:lineRule="auto"/>
        <w:ind w:left="360"/>
        <w:rPr>
          <w:del w:id="1064" w:author="Palacherla, Susmitha C (NONUS)" w:date="2017-04-25T09:09:00Z"/>
          <w:rFonts w:asciiTheme="minorHAnsi" w:hAnsiTheme="minorHAnsi" w:cs="Arial"/>
          <w:sz w:val="20"/>
          <w:szCs w:val="20"/>
        </w:rPr>
      </w:pPr>
    </w:p>
    <w:p w:rsidR="00723F14" w:rsidRPr="00675EDF" w:rsidDel="00EC75F7" w:rsidRDefault="00723F14" w:rsidP="00723F14">
      <w:pPr>
        <w:pStyle w:val="ListParagraph"/>
        <w:numPr>
          <w:ilvl w:val="0"/>
          <w:numId w:val="23"/>
        </w:numPr>
        <w:spacing w:after="0"/>
        <w:rPr>
          <w:del w:id="1065" w:author="Palacherla, Susmitha C (NONUS)" w:date="2017-04-25T09:09:00Z"/>
          <w:rFonts w:asciiTheme="minorHAnsi" w:hAnsiTheme="minorHAnsi"/>
          <w:sz w:val="20"/>
          <w:szCs w:val="20"/>
        </w:rPr>
      </w:pPr>
      <w:del w:id="1066" w:author="Palacherla, Susmitha C (NONUS)" w:date="2017-04-25T09:09:00Z">
        <w:r w:rsidRPr="00675EDF" w:rsidDel="00EC75F7">
          <w:rPr>
            <w:rFonts w:asciiTheme="minorHAnsi" w:hAnsiTheme="minorHAnsi"/>
            <w:sz w:val="20"/>
            <w:szCs w:val="20"/>
          </w:rPr>
          <w:delText>File System Task: Move file to backup folder</w:delText>
        </w:r>
      </w:del>
    </w:p>
    <w:p w:rsidR="00723F14" w:rsidRPr="00675EDF" w:rsidDel="00EC75F7" w:rsidRDefault="00723F14" w:rsidP="00723F14">
      <w:pPr>
        <w:widowControl w:val="0"/>
        <w:autoSpaceDE w:val="0"/>
        <w:autoSpaceDN w:val="0"/>
        <w:adjustRightInd w:val="0"/>
        <w:spacing w:after="0" w:line="240" w:lineRule="auto"/>
        <w:ind w:left="1080"/>
        <w:rPr>
          <w:del w:id="1067" w:author="Palacherla, Susmitha C (NONUS)" w:date="2017-04-25T09:09:00Z"/>
          <w:rFonts w:asciiTheme="minorHAnsi" w:hAnsiTheme="minorHAnsi"/>
          <w:noProof/>
          <w:sz w:val="20"/>
          <w:szCs w:val="20"/>
        </w:rPr>
      </w:pPr>
      <w:del w:id="1068" w:author="Palacherla, Susmitha C (NONUS)" w:date="2017-04-25T09:09:00Z">
        <w:r w:rsidRPr="00675EDF" w:rsidDel="00EC75F7">
          <w:rPr>
            <w:rFonts w:asciiTheme="minorHAnsi" w:hAnsiTheme="minorHAnsi"/>
            <w:noProof/>
            <w:sz w:val="20"/>
            <w:szCs w:val="20"/>
          </w:rPr>
          <w:delText xml:space="preserve">       Same as LCS File</w:delText>
        </w:r>
      </w:del>
    </w:p>
    <w:p w:rsidR="00A76B23" w:rsidRPr="0095359C" w:rsidDel="00EC75F7" w:rsidRDefault="00A76B23" w:rsidP="00A76B23">
      <w:pPr>
        <w:widowControl w:val="0"/>
        <w:autoSpaceDE w:val="0"/>
        <w:autoSpaceDN w:val="0"/>
        <w:adjustRightInd w:val="0"/>
        <w:spacing w:after="0" w:line="240" w:lineRule="auto"/>
        <w:rPr>
          <w:del w:id="1069" w:author="Palacherla, Susmitha C (NONUS)" w:date="2017-04-25T09:09:00Z"/>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ind w:left="720"/>
        <w:rPr>
          <w:rFonts w:asciiTheme="minorHAnsi" w:hAnsiTheme="minorHAnsi"/>
          <w:sz w:val="20"/>
          <w:szCs w:val="20"/>
        </w:rPr>
      </w:pPr>
    </w:p>
    <w:p w:rsidR="00723F14" w:rsidRDefault="00723F14" w:rsidP="00A76B23">
      <w:pPr>
        <w:widowControl w:val="0"/>
        <w:autoSpaceDE w:val="0"/>
        <w:autoSpaceDN w:val="0"/>
        <w:adjustRightInd w:val="0"/>
        <w:spacing w:after="0" w:line="240" w:lineRule="auto"/>
        <w:rPr>
          <w:rFonts w:asciiTheme="minorHAnsi" w:hAnsiTheme="minorHAnsi"/>
          <w:sz w:val="20"/>
          <w:szCs w:val="20"/>
        </w:rPr>
      </w:pPr>
    </w:p>
    <w:p w:rsidR="00723F14" w:rsidRDefault="00723F14" w:rsidP="00A76B23">
      <w:pPr>
        <w:widowControl w:val="0"/>
        <w:autoSpaceDE w:val="0"/>
        <w:autoSpaceDN w:val="0"/>
        <w:adjustRightInd w:val="0"/>
        <w:spacing w:after="0" w:line="240" w:lineRule="auto"/>
        <w:rPr>
          <w:rFonts w:asciiTheme="minorHAnsi" w:hAnsiTheme="minorHAnsi"/>
          <w:sz w:val="20"/>
          <w:szCs w:val="20"/>
        </w:rPr>
      </w:pPr>
    </w:p>
    <w:p w:rsidR="00723F14" w:rsidRDefault="00723F14" w:rsidP="00A76B23">
      <w:pPr>
        <w:widowControl w:val="0"/>
        <w:autoSpaceDE w:val="0"/>
        <w:autoSpaceDN w:val="0"/>
        <w:adjustRightInd w:val="0"/>
        <w:spacing w:after="0" w:line="240" w:lineRule="auto"/>
        <w:rPr>
          <w:rFonts w:asciiTheme="minorHAnsi" w:hAnsiTheme="minorHAnsi"/>
          <w:sz w:val="20"/>
          <w:szCs w:val="20"/>
        </w:rPr>
      </w:pPr>
    </w:p>
    <w:p w:rsidR="00723F14" w:rsidRDefault="00723F14" w:rsidP="00A76B23">
      <w:pPr>
        <w:widowControl w:val="0"/>
        <w:autoSpaceDE w:val="0"/>
        <w:autoSpaceDN w:val="0"/>
        <w:adjustRightInd w:val="0"/>
        <w:spacing w:after="0" w:line="240" w:lineRule="auto"/>
        <w:rPr>
          <w:rFonts w:asciiTheme="minorHAnsi" w:hAnsiTheme="minorHAnsi"/>
          <w:sz w:val="20"/>
          <w:szCs w:val="20"/>
        </w:rPr>
      </w:pPr>
    </w:p>
    <w:p w:rsidR="00723F14" w:rsidRDefault="00723F14" w:rsidP="00A76B23">
      <w:pPr>
        <w:widowControl w:val="0"/>
        <w:autoSpaceDE w:val="0"/>
        <w:autoSpaceDN w:val="0"/>
        <w:adjustRightInd w:val="0"/>
        <w:spacing w:after="0" w:line="240" w:lineRule="auto"/>
        <w:rPr>
          <w:rFonts w:asciiTheme="minorHAnsi" w:hAnsiTheme="minorHAnsi"/>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spacing w:after="0"/>
        <w:ind w:left="1080"/>
        <w:rPr>
          <w:rFonts w:asciiTheme="minorHAnsi" w:hAnsiTheme="minorHAnsi"/>
          <w:sz w:val="20"/>
          <w:szCs w:val="20"/>
        </w:rPr>
      </w:pPr>
    </w:p>
    <w:p w:rsidR="00A76B23" w:rsidRPr="0095359C" w:rsidRDefault="00A76B23" w:rsidP="004D3B66">
      <w:pPr>
        <w:widowControl w:val="0"/>
        <w:autoSpaceDE w:val="0"/>
        <w:autoSpaceDN w:val="0"/>
        <w:adjustRightInd w:val="0"/>
        <w:spacing w:after="0" w:line="240" w:lineRule="auto"/>
        <w:rPr>
          <w:rFonts w:asciiTheme="minorHAnsi" w:hAnsiTheme="minorHAnsi" w:cs="Arial"/>
          <w:sz w:val="20"/>
          <w:szCs w:val="20"/>
        </w:rPr>
      </w:pPr>
    </w:p>
    <w:p w:rsidR="00BE2E93" w:rsidRPr="0095359C" w:rsidRDefault="00BE2E93" w:rsidP="00EC75F7">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Change w:id="1070" w:author="Palacherla, Susmitha C (NONUS)" w:date="2017-04-25T09:01:00Z">
          <w:pPr>
            <w:pStyle w:val="ListParagraph"/>
            <w:widowControl w:val="0"/>
            <w:numPr>
              <w:ilvl w:val="3"/>
              <w:numId w:val="28"/>
            </w:numPr>
            <w:autoSpaceDE w:val="0"/>
            <w:autoSpaceDN w:val="0"/>
            <w:adjustRightInd w:val="0"/>
            <w:spacing w:after="0" w:line="240" w:lineRule="auto"/>
            <w:ind w:left="1728" w:hanging="648"/>
          </w:pPr>
        </w:pPrChange>
      </w:pPr>
      <w:r w:rsidRPr="0095359C">
        <w:rPr>
          <w:rFonts w:asciiTheme="minorHAnsi" w:hAnsiTheme="minorHAnsi" w:cs="Arial"/>
          <w:b/>
          <w:sz w:val="20"/>
          <w:szCs w:val="20"/>
        </w:rPr>
        <w:t>Package Content(Event Handlers)</w:t>
      </w:r>
    </w:p>
    <w:p w:rsidR="004D3B66" w:rsidRPr="0095359C" w:rsidRDefault="004D3B66" w:rsidP="004A6D60">
      <w:pPr>
        <w:spacing w:after="0"/>
        <w:ind w:left="1080"/>
        <w:rPr>
          <w:rFonts w:asciiTheme="minorHAnsi" w:hAnsiTheme="minorHAnsi"/>
          <w:sz w:val="20"/>
          <w:szCs w:val="20"/>
        </w:rPr>
      </w:pPr>
    </w:p>
    <w:p w:rsidR="007931F8" w:rsidRPr="0095359C" w:rsidRDefault="007931F8" w:rsidP="007931F8">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 xml:space="preserve">Executables: </w:t>
      </w:r>
      <w:r w:rsidR="00E44A57" w:rsidRPr="0095359C">
        <w:rPr>
          <w:rFonts w:asciiTheme="minorHAnsi" w:hAnsiTheme="minorHAnsi" w:cs="Arial"/>
          <w:sz w:val="20"/>
          <w:szCs w:val="20"/>
        </w:rPr>
        <w:t>Outlier_Coaching</w:t>
      </w:r>
    </w:p>
    <w:p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EventHandler: OntaskFailed</w:t>
      </w: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p>
    <w:p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347211A" wp14:editId="6ACDC14D">
            <wp:extent cx="327660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276600" cy="2724150"/>
                    </a:xfrm>
                    <a:prstGeom prst="rect">
                      <a:avLst/>
                    </a:prstGeom>
                  </pic:spPr>
                </pic:pic>
              </a:graphicData>
            </a:graphic>
          </wp:inline>
        </w:drawing>
      </w:r>
    </w:p>
    <w:p w:rsidR="0095088D"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32C79176" wp14:editId="66A27861">
            <wp:extent cx="4133088" cy="13716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33088" cy="13716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noProof/>
          <w:sz w:val="20"/>
          <w:szCs w:val="20"/>
        </w:rPr>
        <w:t xml:space="preserve"> </w:t>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0F0E4BAA" wp14:editId="32796A49">
            <wp:extent cx="3849624"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849624" cy="13716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E44A57"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38C8284" wp14:editId="16AB7A20">
            <wp:extent cx="3730752" cy="18288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30752" cy="18288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6086A">
      <w:pPr>
        <w:pStyle w:val="Heading3"/>
        <w:numPr>
          <w:ilvl w:val="2"/>
          <w:numId w:val="9"/>
        </w:numPr>
        <w:rPr>
          <w:rFonts w:asciiTheme="minorHAnsi" w:hAnsiTheme="minorHAnsi" w:cs="Times New Roman"/>
          <w:color w:val="auto"/>
          <w:sz w:val="20"/>
          <w:szCs w:val="20"/>
        </w:rPr>
      </w:pPr>
      <w:bookmarkStart w:id="1071" w:name="_Toc430607365"/>
      <w:r w:rsidRPr="0095359C">
        <w:rPr>
          <w:rFonts w:asciiTheme="minorHAnsi" w:hAnsiTheme="minorHAnsi" w:cs="Times New Roman"/>
          <w:color w:val="auto"/>
          <w:sz w:val="20"/>
          <w:szCs w:val="20"/>
        </w:rPr>
        <w:lastRenderedPageBreak/>
        <w:t>Tables</w:t>
      </w:r>
      <w:bookmarkEnd w:id="1071"/>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95359C" w:rsidTr="00A71CC9">
        <w:trPr>
          <w:trHeight w:val="396"/>
          <w:tblHeader/>
          <w:jc w:val="center"/>
        </w:trPr>
        <w:tc>
          <w:tcPr>
            <w:tcW w:w="745" w:type="dxa"/>
            <w:shd w:val="clear" w:color="auto" w:fill="E6E6E6"/>
          </w:tcPr>
          <w:p w:rsidR="002326CC" w:rsidRPr="0095359C" w:rsidRDefault="002326CC"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Name</w:t>
            </w:r>
          </w:p>
          <w:p w:rsidR="002326CC" w:rsidRPr="0095359C" w:rsidRDefault="002326CC"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Description</w:t>
            </w:r>
          </w:p>
          <w:p w:rsidR="002326CC" w:rsidRPr="0095359C" w:rsidRDefault="002326CC" w:rsidP="00A71CC9">
            <w:pPr>
              <w:keepNext/>
              <w:keepLines/>
              <w:spacing w:line="240" w:lineRule="auto"/>
              <w:jc w:val="center"/>
              <w:rPr>
                <w:rFonts w:asciiTheme="minorHAnsi" w:hAnsiTheme="minorHAnsi" w:cs="Arial"/>
                <w:b/>
                <w:sz w:val="20"/>
                <w:szCs w:val="20"/>
              </w:rPr>
            </w:pP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staging the OMR records during the insert into Coaching_Log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rejected OMR records during the insert into Coaching_Log table. Logs are rejected when an incoming Lan ID does not exist in the Employee_Hierarchy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Outlier_Coaching_Fact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Outliers source records loaded into the Coaching Log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Outlier_FileList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OMR file names and Load dates.</w:t>
            </w:r>
          </w:p>
        </w:tc>
      </w:tr>
    </w:tbl>
    <w:p w:rsidR="002326CC" w:rsidRPr="0095359C" w:rsidRDefault="002326CC" w:rsidP="002326CC">
      <w:pPr>
        <w:widowControl w:val="0"/>
        <w:autoSpaceDE w:val="0"/>
        <w:autoSpaceDN w:val="0"/>
        <w:adjustRightInd w:val="0"/>
        <w:spacing w:after="0" w:line="240" w:lineRule="auto"/>
        <w:rPr>
          <w:rFonts w:asciiTheme="minorHAnsi" w:hAnsiTheme="minorHAnsi"/>
          <w:noProof/>
          <w:sz w:val="20"/>
          <w:szCs w:val="20"/>
        </w:rPr>
      </w:pPr>
      <w:r w:rsidRPr="0095359C">
        <w:rPr>
          <w:rFonts w:asciiTheme="minorHAnsi" w:hAnsiTheme="minorHAnsi"/>
          <w:noProof/>
          <w:sz w:val="20"/>
          <w:szCs w:val="20"/>
        </w:rPr>
        <w:t>Table structure and details  in document: eCoaching_Database_DD.docx</w:t>
      </w:r>
    </w:p>
    <w:p w:rsidR="002326CC" w:rsidRPr="0095359C" w:rsidRDefault="002326CC" w:rsidP="009F2A51">
      <w:pPr>
        <w:widowControl w:val="0"/>
        <w:autoSpaceDE w:val="0"/>
        <w:autoSpaceDN w:val="0"/>
        <w:adjustRightInd w:val="0"/>
        <w:spacing w:after="0" w:line="240" w:lineRule="auto"/>
        <w:rPr>
          <w:rFonts w:asciiTheme="minorHAnsi" w:hAnsiTheme="minorHAnsi"/>
          <w:noProof/>
          <w:sz w:val="20"/>
          <w:szCs w:val="20"/>
        </w:rPr>
      </w:pPr>
    </w:p>
    <w:p w:rsidR="005E5CD7" w:rsidRPr="0095359C" w:rsidRDefault="00360E8C" w:rsidP="0076086A">
      <w:pPr>
        <w:pStyle w:val="Heading3"/>
        <w:numPr>
          <w:ilvl w:val="2"/>
          <w:numId w:val="9"/>
        </w:numPr>
        <w:rPr>
          <w:rFonts w:asciiTheme="minorHAnsi" w:hAnsiTheme="minorHAnsi" w:cs="Times New Roman"/>
          <w:color w:val="auto"/>
          <w:sz w:val="20"/>
          <w:szCs w:val="20"/>
        </w:rPr>
      </w:pPr>
      <w:bookmarkStart w:id="1072" w:name="_Toc430607366"/>
      <w:r w:rsidRPr="0095359C">
        <w:rPr>
          <w:rFonts w:asciiTheme="minorHAnsi" w:hAnsiTheme="minorHAnsi" w:cs="Times New Roman"/>
          <w:color w:val="auto"/>
          <w:sz w:val="20"/>
          <w:szCs w:val="20"/>
        </w:rPr>
        <w:t>Procedures</w:t>
      </w:r>
      <w:bookmarkEnd w:id="1072"/>
      <w:r w:rsidRPr="0095359C">
        <w:rPr>
          <w:rFonts w:asciiTheme="minorHAnsi" w:hAnsiTheme="minorHAnsi" w:cs="Times New Roman"/>
          <w:color w:val="auto"/>
          <w:sz w:val="20"/>
          <w:szCs w:val="20"/>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95359C" w:rsidTr="00A71CC9">
        <w:trPr>
          <w:trHeight w:val="396"/>
          <w:tblHeader/>
          <w:jc w:val="center"/>
        </w:trPr>
        <w:tc>
          <w:tcPr>
            <w:tcW w:w="745" w:type="dxa"/>
            <w:shd w:val="clear" w:color="auto" w:fill="E6E6E6"/>
          </w:tcPr>
          <w:p w:rsidR="005E5CD7" w:rsidRPr="0095359C" w:rsidRDefault="005E5CD7"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Procedure Name</w:t>
            </w:r>
          </w:p>
          <w:p w:rsidR="005E5CD7" w:rsidRPr="0095359C" w:rsidRDefault="005E5CD7"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rsidR="005E5CD7" w:rsidRPr="0095359C" w:rsidRDefault="005E5CD7" w:rsidP="00A71CC9">
            <w:pPr>
              <w:keepNext/>
              <w:keepLines/>
              <w:spacing w:line="240" w:lineRule="auto"/>
              <w:jc w:val="center"/>
              <w:rPr>
                <w:rFonts w:asciiTheme="minorHAnsi" w:hAnsiTheme="minorHAnsi" w:cs="Arial"/>
                <w:b/>
                <w:sz w:val="20"/>
                <w:szCs w:val="20"/>
              </w:rPr>
            </w:pP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C006AB" w:rsidRPr="0095359C" w:rsidRDefault="00C006AB" w:rsidP="0095088D">
            <w:pPr>
              <w:rPr>
                <w:rFonts w:asciiTheme="minorHAnsi" w:hAnsiTheme="minorHAnsi"/>
                <w:color w:val="000000"/>
                <w:sz w:val="20"/>
                <w:szCs w:val="20"/>
              </w:rPr>
            </w:pPr>
            <w:r w:rsidRPr="0095359C">
              <w:rPr>
                <w:rFonts w:asciiTheme="minorHAnsi" w:hAnsiTheme="minorHAnsi"/>
                <w:color w:val="000000"/>
                <w:sz w:val="20"/>
                <w:szCs w:val="20"/>
              </w:rPr>
              <w:t>sp_InsertInto_Coaching_Log_Outlier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ins w:id="1073" w:author="Palacherla, Susmitha C (NONUS)" w:date="2017-04-25T09:16:00Z">
              <w:r w:rsidR="00941768">
                <w:rPr>
                  <w:rFonts w:asciiTheme="minorHAnsi" w:hAnsiTheme="minorHAnsi" w:cs="Arial"/>
                  <w:sz w:val="20"/>
                  <w:szCs w:val="20"/>
                </w:rPr>
                <w:t xml:space="preserve"> into Coaching_Log and Coaching_Log_Reason log tables from staging table</w:t>
              </w:r>
            </w:ins>
          </w:p>
        </w:tc>
      </w:tr>
      <w:tr w:rsidR="00200405" w:rsidRPr="0095359C" w:rsidTr="00A71CC9">
        <w:trPr>
          <w:trHeight w:val="279"/>
          <w:jc w:val="center"/>
          <w:ins w:id="1074" w:author="Palacherla, Susmitha C (NONUS)" w:date="2017-04-25T09:15:00Z"/>
        </w:trPr>
        <w:tc>
          <w:tcPr>
            <w:tcW w:w="745" w:type="dxa"/>
            <w:tcBorders>
              <w:top w:val="single" w:sz="8" w:space="0" w:color="auto"/>
              <w:left w:val="single" w:sz="8" w:space="0" w:color="auto"/>
              <w:bottom w:val="single" w:sz="8" w:space="0" w:color="auto"/>
              <w:right w:val="single" w:sz="8" w:space="0" w:color="auto"/>
            </w:tcBorders>
          </w:tcPr>
          <w:p w:rsidR="00200405" w:rsidRPr="0095359C" w:rsidRDefault="00200405" w:rsidP="00A71CC9">
            <w:pPr>
              <w:keepNext/>
              <w:keepLines/>
              <w:spacing w:line="240" w:lineRule="auto"/>
              <w:rPr>
                <w:ins w:id="1075" w:author="Palacherla, Susmitha C (NONUS)" w:date="2017-04-25T09:15:00Z"/>
                <w:rFonts w:asciiTheme="minorHAnsi" w:hAnsiTheme="minorHAnsi" w:cs="Arial"/>
                <w:sz w:val="20"/>
                <w:szCs w:val="20"/>
              </w:rPr>
            </w:pPr>
            <w:ins w:id="1076" w:author="Palacherla, Susmitha C (NONUS)" w:date="2017-04-25T09:15:00Z">
              <w:r>
                <w:rPr>
                  <w:rFonts w:asciiTheme="minorHAnsi" w:hAnsiTheme="minorHAnsi" w:cs="Arial"/>
                  <w:sz w:val="20"/>
                  <w:szCs w:val="20"/>
                </w:rPr>
                <w:t>2.</w:t>
              </w:r>
            </w:ins>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00405" w:rsidRPr="0095359C" w:rsidRDefault="00200405" w:rsidP="0095088D">
            <w:pPr>
              <w:rPr>
                <w:ins w:id="1077" w:author="Palacherla, Susmitha C (NONUS)" w:date="2017-04-25T09:15:00Z"/>
                <w:rFonts w:asciiTheme="minorHAnsi" w:hAnsiTheme="minorHAnsi"/>
                <w:color w:val="000000"/>
                <w:sz w:val="20"/>
                <w:szCs w:val="20"/>
              </w:rPr>
            </w:pPr>
            <w:ins w:id="1078" w:author="Palacherla, Susmitha C (NONUS)" w:date="2017-04-25T09:16:00Z">
              <w:r w:rsidRPr="00200405">
                <w:rPr>
                  <w:rFonts w:asciiTheme="minorHAnsi" w:hAnsiTheme="minorHAnsi"/>
                  <w:color w:val="000000"/>
                  <w:sz w:val="20"/>
                  <w:szCs w:val="20"/>
                </w:rPr>
                <w:t>sp_Update_Outlier_Coaching_Stage</w:t>
              </w:r>
            </w:ins>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00405" w:rsidRPr="0095359C" w:rsidRDefault="00941768" w:rsidP="0095088D">
            <w:pPr>
              <w:spacing w:line="240" w:lineRule="auto"/>
              <w:rPr>
                <w:ins w:id="1079" w:author="Palacherla, Susmitha C (NONUS)" w:date="2017-04-25T09:15:00Z"/>
                <w:rFonts w:asciiTheme="minorHAnsi" w:hAnsiTheme="minorHAnsi" w:cs="Arial"/>
                <w:sz w:val="20"/>
                <w:szCs w:val="20"/>
              </w:rPr>
            </w:pPr>
            <w:ins w:id="1080" w:author="Palacherla, Susmitha C (NONUS)" w:date="2017-04-25T09:16:00Z">
              <w:r>
                <w:rPr>
                  <w:rFonts w:asciiTheme="minorHAnsi" w:hAnsiTheme="minorHAnsi" w:cs="Arial"/>
                  <w:sz w:val="20"/>
                  <w:szCs w:val="20"/>
                </w:rPr>
                <w:t xml:space="preserve">Load: Update attributes </w:t>
              </w:r>
            </w:ins>
            <w:ins w:id="1081" w:author="Palacherla, Susmitha C (NONUS)" w:date="2017-04-25T09:17:00Z">
              <w:r>
                <w:rPr>
                  <w:rFonts w:asciiTheme="minorHAnsi" w:hAnsiTheme="minorHAnsi" w:cs="Arial"/>
                  <w:sz w:val="20"/>
                  <w:szCs w:val="20"/>
                </w:rPr>
                <w:t xml:space="preserve">like Emp ID, Lan ID m program and site </w:t>
              </w:r>
            </w:ins>
            <w:ins w:id="1082" w:author="Palacherla, Susmitha C (NONUS)" w:date="2017-04-25T09:16:00Z">
              <w:r>
                <w:rPr>
                  <w:rFonts w:asciiTheme="minorHAnsi" w:hAnsiTheme="minorHAnsi" w:cs="Arial"/>
                  <w:sz w:val="20"/>
                  <w:szCs w:val="20"/>
                </w:rPr>
                <w:t>in outlier staging table</w:t>
              </w:r>
            </w:ins>
          </w:p>
        </w:tc>
      </w:tr>
      <w:tr w:rsidR="00200405" w:rsidRPr="0095359C" w:rsidTr="00A71CC9">
        <w:trPr>
          <w:trHeight w:val="279"/>
          <w:jc w:val="center"/>
          <w:ins w:id="1083" w:author="Palacherla, Susmitha C (NONUS)" w:date="2017-04-25T09:15:00Z"/>
        </w:trPr>
        <w:tc>
          <w:tcPr>
            <w:tcW w:w="745" w:type="dxa"/>
            <w:tcBorders>
              <w:top w:val="single" w:sz="8" w:space="0" w:color="auto"/>
              <w:left w:val="single" w:sz="8" w:space="0" w:color="auto"/>
              <w:bottom w:val="single" w:sz="8" w:space="0" w:color="auto"/>
              <w:right w:val="single" w:sz="8" w:space="0" w:color="auto"/>
            </w:tcBorders>
          </w:tcPr>
          <w:p w:rsidR="00200405" w:rsidRPr="0095359C" w:rsidRDefault="00941768" w:rsidP="00A71CC9">
            <w:pPr>
              <w:keepNext/>
              <w:keepLines/>
              <w:spacing w:line="240" w:lineRule="auto"/>
              <w:rPr>
                <w:ins w:id="1084" w:author="Palacherla, Susmitha C (NONUS)" w:date="2017-04-25T09:15:00Z"/>
                <w:rFonts w:asciiTheme="minorHAnsi" w:hAnsiTheme="minorHAnsi" w:cs="Arial"/>
                <w:sz w:val="20"/>
                <w:szCs w:val="20"/>
              </w:rPr>
            </w:pPr>
            <w:ins w:id="1085" w:author="Palacherla, Susmitha C (NONUS)" w:date="2017-04-25T09:17:00Z">
              <w:r>
                <w:rPr>
                  <w:rFonts w:asciiTheme="minorHAnsi" w:hAnsiTheme="minorHAnsi" w:cs="Arial"/>
                  <w:sz w:val="20"/>
                  <w:szCs w:val="20"/>
                </w:rPr>
                <w:t>3.</w:t>
              </w:r>
            </w:ins>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00405" w:rsidRPr="0095359C" w:rsidRDefault="00941768" w:rsidP="0095088D">
            <w:pPr>
              <w:rPr>
                <w:ins w:id="1086" w:author="Palacherla, Susmitha C (NONUS)" w:date="2017-04-25T09:15:00Z"/>
                <w:rFonts w:asciiTheme="minorHAnsi" w:hAnsiTheme="minorHAnsi"/>
                <w:color w:val="000000"/>
                <w:sz w:val="20"/>
                <w:szCs w:val="20"/>
              </w:rPr>
            </w:pPr>
            <w:ins w:id="1087" w:author="Palacherla, Susmitha C (NONUS)" w:date="2017-04-25T09:17:00Z">
              <w:r w:rsidRPr="00941768">
                <w:rPr>
                  <w:rFonts w:asciiTheme="minorHAnsi" w:hAnsiTheme="minorHAnsi"/>
                  <w:color w:val="000000"/>
                  <w:sz w:val="20"/>
                  <w:szCs w:val="20"/>
                </w:rPr>
                <w:t>sp_InsertInto_Outlier_Rejected</w:t>
              </w:r>
            </w:ins>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00405" w:rsidRPr="0095359C" w:rsidRDefault="00941768" w:rsidP="0095088D">
            <w:pPr>
              <w:spacing w:line="240" w:lineRule="auto"/>
              <w:rPr>
                <w:ins w:id="1088" w:author="Palacherla, Susmitha C (NONUS)" w:date="2017-04-25T09:15:00Z"/>
                <w:rFonts w:asciiTheme="minorHAnsi" w:hAnsiTheme="minorHAnsi" w:cs="Arial"/>
                <w:sz w:val="20"/>
                <w:szCs w:val="20"/>
              </w:rPr>
            </w:pPr>
            <w:ins w:id="1089" w:author="Palacherla, Susmitha C (NONUS)" w:date="2017-04-25T09:17:00Z">
              <w:r>
                <w:rPr>
                  <w:rFonts w:asciiTheme="minorHAnsi" w:hAnsiTheme="minorHAnsi" w:cs="Arial"/>
                  <w:sz w:val="20"/>
                  <w:szCs w:val="20"/>
                </w:rPr>
                <w:t>Load: Rejection logic for OMR records</w:t>
              </w:r>
            </w:ins>
          </w:p>
        </w:tc>
      </w:tr>
    </w:tbl>
    <w:p w:rsidR="008A093F" w:rsidRPr="0095359C" w:rsidRDefault="008A093F" w:rsidP="008A093F">
      <w:pPr>
        <w:pStyle w:val="Heading3"/>
        <w:numPr>
          <w:ilvl w:val="2"/>
          <w:numId w:val="9"/>
        </w:numPr>
        <w:rPr>
          <w:rFonts w:asciiTheme="minorHAnsi" w:hAnsiTheme="minorHAnsi" w:cs="Times New Roman"/>
          <w:color w:val="auto"/>
          <w:sz w:val="20"/>
          <w:szCs w:val="20"/>
        </w:rPr>
      </w:pPr>
      <w:bookmarkStart w:id="1090" w:name="_Toc430607367"/>
      <w:r w:rsidRPr="0095359C">
        <w:rPr>
          <w:rFonts w:asciiTheme="minorHAnsi" w:hAnsiTheme="minorHAnsi" w:cs="Times New Roman"/>
          <w:color w:val="auto"/>
          <w:sz w:val="20"/>
          <w:szCs w:val="20"/>
        </w:rPr>
        <w:t>Functions</w:t>
      </w:r>
      <w:bookmarkEnd w:id="1090"/>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8A093F" w:rsidRPr="0095359C" w:rsidTr="00365238">
        <w:trPr>
          <w:trHeight w:val="396"/>
          <w:tblHeader/>
          <w:jc w:val="center"/>
        </w:trPr>
        <w:tc>
          <w:tcPr>
            <w:tcW w:w="745" w:type="dxa"/>
            <w:shd w:val="clear" w:color="auto" w:fill="E6E6E6"/>
          </w:tcPr>
          <w:p w:rsidR="008A093F" w:rsidRPr="0095359C" w:rsidRDefault="008A093F" w:rsidP="00365238">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FunctionName</w:t>
            </w:r>
          </w:p>
          <w:p w:rsidR="008A093F" w:rsidRPr="0095359C" w:rsidRDefault="008A093F" w:rsidP="00365238">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rsidR="008A093F" w:rsidRPr="0095359C" w:rsidRDefault="008A093F" w:rsidP="00365238">
            <w:pPr>
              <w:keepNext/>
              <w:keepLines/>
              <w:spacing w:line="240" w:lineRule="auto"/>
              <w:jc w:val="center"/>
              <w:rPr>
                <w:rFonts w:asciiTheme="minorHAnsi" w:hAnsiTheme="minorHAnsi" w:cs="Arial"/>
                <w:b/>
                <w:sz w:val="20"/>
                <w:szCs w:val="20"/>
              </w:rPr>
            </w:pPr>
          </w:p>
        </w:tc>
      </w:tr>
      <w:tr w:rsidR="008A093F" w:rsidRPr="0095359C" w:rsidTr="00365238">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8A093F" w:rsidRPr="0095359C" w:rsidRDefault="008A093F" w:rsidP="00365238">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8A093F" w:rsidRPr="0095359C" w:rsidRDefault="008A093F" w:rsidP="00365238">
            <w:pPr>
              <w:rPr>
                <w:rFonts w:asciiTheme="minorHAnsi" w:hAnsiTheme="minorHAnsi"/>
                <w:color w:val="000000"/>
                <w:sz w:val="20"/>
                <w:szCs w:val="20"/>
              </w:rPr>
            </w:pPr>
            <w:r w:rsidRPr="0095359C">
              <w:rPr>
                <w:rFonts w:asciiTheme="minorHAnsi" w:hAnsiTheme="minorHAnsi"/>
                <w:color w:val="000000"/>
                <w:sz w:val="20"/>
                <w:szCs w:val="20"/>
              </w:rPr>
              <w:t>fn_intSubCoachReasonIDFromRptCode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8A093F" w:rsidRPr="0095359C" w:rsidRDefault="008A093F" w:rsidP="00365238">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ins w:id="1091" w:author="Palacherla, Susmitha C (NONUS)" w:date="2017-04-25T09:19:00Z">
              <w:r w:rsidR="00C64067">
                <w:rPr>
                  <w:rFonts w:asciiTheme="minorHAnsi" w:hAnsiTheme="minorHAnsi" w:cs="Arial"/>
                  <w:sz w:val="20"/>
                  <w:szCs w:val="20"/>
                </w:rPr>
                <w:t>: Assign subCoaching Reason ID based on report code.</w:t>
              </w:r>
            </w:ins>
          </w:p>
        </w:tc>
      </w:tr>
    </w:tbl>
    <w:p w:rsidR="0017605E" w:rsidRPr="0095359C" w:rsidRDefault="0017605E" w:rsidP="009F2A51">
      <w:pPr>
        <w:widowControl w:val="0"/>
        <w:autoSpaceDE w:val="0"/>
        <w:autoSpaceDN w:val="0"/>
        <w:adjustRightInd w:val="0"/>
        <w:spacing w:after="0" w:line="240" w:lineRule="auto"/>
        <w:rPr>
          <w:rFonts w:asciiTheme="minorHAnsi" w:hAnsiTheme="minorHAnsi"/>
          <w:noProof/>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28710A" w:rsidRPr="0095359C" w:rsidRDefault="0028710A"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rsidR="008705BE" w:rsidRPr="0095359C" w:rsidRDefault="008705BE" w:rsidP="009F2A51">
      <w:pPr>
        <w:widowControl w:val="0"/>
        <w:autoSpaceDE w:val="0"/>
        <w:autoSpaceDN w:val="0"/>
        <w:adjustRightInd w:val="0"/>
        <w:spacing w:after="0" w:line="240" w:lineRule="auto"/>
        <w:rPr>
          <w:rFonts w:asciiTheme="minorHAnsi" w:hAnsiTheme="minorHAnsi" w:cs="Arial"/>
          <w:sz w:val="20"/>
          <w:szCs w:val="20"/>
        </w:rPr>
      </w:pPr>
    </w:p>
    <w:p w:rsidR="00D93C14" w:rsidRPr="0095359C" w:rsidRDefault="00D93C14" w:rsidP="009F2A51">
      <w:pPr>
        <w:widowControl w:val="0"/>
        <w:autoSpaceDE w:val="0"/>
        <w:autoSpaceDN w:val="0"/>
        <w:adjustRightInd w:val="0"/>
        <w:spacing w:after="0" w:line="240" w:lineRule="auto"/>
        <w:rPr>
          <w:rFonts w:asciiTheme="minorHAnsi" w:hAnsiTheme="minorHAnsi" w:cs="Arial"/>
          <w:sz w:val="20"/>
          <w:szCs w:val="20"/>
        </w:rPr>
      </w:pPr>
    </w:p>
    <w:sectPr w:rsidR="00D93C14" w:rsidRPr="0095359C" w:rsidSect="00D47089">
      <w:footerReference w:type="default" r:id="rId72"/>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3C77" w:rsidRDefault="00883C77" w:rsidP="009F2A51">
      <w:pPr>
        <w:spacing w:after="0" w:line="240" w:lineRule="auto"/>
      </w:pPr>
      <w:r>
        <w:separator/>
      </w:r>
    </w:p>
  </w:endnote>
  <w:endnote w:type="continuationSeparator" w:id="0">
    <w:p w:rsidR="00883C77" w:rsidRDefault="00883C77"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5F3" w:rsidRDefault="000165F3" w:rsidP="009F2A51">
    <w:pPr>
      <w:rPr>
        <w:b/>
        <w:sz w:val="18"/>
      </w:rPr>
    </w:pPr>
    <w:r>
      <w:rPr>
        <w:noProof/>
      </w:rPr>
      <mc:AlternateContent>
        <mc:Choice Requires="wps">
          <w:drawing>
            <wp:anchor distT="0" distB="0" distL="114300" distR="114300" simplePos="0" relativeHeight="251658240" behindDoc="0" locked="0" layoutInCell="0" allowOverlap="1" wp14:anchorId="2CB193C1" wp14:editId="337E2F47">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7431F"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0165F3" w:rsidRDefault="000165F3" w:rsidP="009F2A51">
    <w:pPr>
      <w:tabs>
        <w:tab w:val="right" w:pos="9630"/>
      </w:tabs>
      <w:rPr>
        <w:sz w:val="18"/>
      </w:rPr>
    </w:pPr>
    <w:r>
      <w:rPr>
        <w:b/>
        <w:sz w:val="18"/>
      </w:rPr>
      <w:t xml:space="preserve">Outliers Load SSIS </w:t>
    </w:r>
    <w:r w:rsidRPr="00E67201">
      <w:rPr>
        <w:b/>
        <w:sz w:val="18"/>
      </w:rPr>
      <w:t>Detail Design</w:t>
    </w:r>
    <w:r>
      <w:rPr>
        <w:b/>
        <w:sz w:val="18"/>
      </w:rPr>
      <w:t xml:space="preserve">                                                                                                                               </w:t>
    </w:r>
    <w:r w:rsidRPr="001B4454">
      <w:rPr>
        <w:sz w:val="18"/>
      </w:rPr>
      <w:t xml:space="preserve"> </w:t>
    </w:r>
    <w:r>
      <w:rPr>
        <w:sz w:val="18"/>
      </w:rPr>
      <w:t xml:space="preserve">Revised </w:t>
    </w:r>
    <w:r>
      <w:rPr>
        <w:sz w:val="18"/>
      </w:rPr>
      <w:fldChar w:fldCharType="begin"/>
    </w:r>
    <w:r>
      <w:rPr>
        <w:sz w:val="18"/>
      </w:rPr>
      <w:instrText xml:space="preserve"> DATE \@ "M/d/yy" </w:instrText>
    </w:r>
    <w:r>
      <w:rPr>
        <w:sz w:val="18"/>
      </w:rPr>
      <w:fldChar w:fldCharType="separate"/>
    </w:r>
    <w:r>
      <w:rPr>
        <w:noProof/>
        <w:sz w:val="18"/>
      </w:rPr>
      <w:t>4/25/17</w:t>
    </w:r>
    <w:r>
      <w:rPr>
        <w:sz w:val="18"/>
      </w:rPr>
      <w:fldChar w:fldCharType="end"/>
    </w:r>
    <w:r>
      <w:rPr>
        <w:b/>
        <w:sz w:val="18"/>
      </w:rPr>
      <w:tab/>
    </w:r>
    <w:r>
      <w:rPr>
        <w:sz w:val="18"/>
      </w:rPr>
      <w:t xml:space="preserve"> </w:t>
    </w:r>
  </w:p>
  <w:p w:rsidR="000165F3" w:rsidRDefault="000165F3" w:rsidP="009F2A51">
    <w:pPr>
      <w:tabs>
        <w:tab w:val="right" w:pos="9630"/>
      </w:tabs>
      <w:rPr>
        <w:sz w:val="18"/>
      </w:rPr>
    </w:pPr>
    <w:r>
      <w:rPr>
        <w:sz w:val="18"/>
      </w:rPr>
      <w:tab/>
    </w:r>
  </w:p>
  <w:p w:rsidR="000165F3" w:rsidRDefault="000165F3"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EA5B9C">
      <w:rPr>
        <w:rStyle w:val="PageNumber"/>
        <w:noProof/>
        <w:sz w:val="18"/>
      </w:rPr>
      <w:t>21</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3C77" w:rsidRDefault="00883C77" w:rsidP="009F2A51">
      <w:pPr>
        <w:spacing w:after="0" w:line="240" w:lineRule="auto"/>
      </w:pPr>
      <w:r>
        <w:separator/>
      </w:r>
    </w:p>
  </w:footnote>
  <w:footnote w:type="continuationSeparator" w:id="0">
    <w:p w:rsidR="00883C77" w:rsidRDefault="00883C77"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C2CB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4F54DA"/>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966BCD"/>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F80470"/>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6" w15:restartNumberingAfterBreak="0">
    <w:nsid w:val="216A064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65138D1"/>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74716CE"/>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C672DC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232265"/>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4"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EF66D0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FBE6D4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FA80D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1B05B7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66C777E"/>
    <w:multiLevelType w:val="hybridMultilevel"/>
    <w:tmpl w:val="C822718E"/>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6FA4FB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7353255"/>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8705E08"/>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613F4D"/>
    <w:multiLevelType w:val="hybridMultilevel"/>
    <w:tmpl w:val="5FD4D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9"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77520D0"/>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ACA5C9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18"/>
  </w:num>
  <w:num w:numId="3">
    <w:abstractNumId w:val="5"/>
  </w:num>
  <w:num w:numId="4">
    <w:abstractNumId w:val="13"/>
  </w:num>
  <w:num w:numId="5">
    <w:abstractNumId w:val="11"/>
  </w:num>
  <w:num w:numId="6">
    <w:abstractNumId w:val="29"/>
  </w:num>
  <w:num w:numId="7">
    <w:abstractNumId w:val="28"/>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num>
  <w:num w:numId="11">
    <w:abstractNumId w:val="9"/>
  </w:num>
  <w:num w:numId="12">
    <w:abstractNumId w:val="26"/>
  </w:num>
  <w:num w:numId="13">
    <w:abstractNumId w:val="2"/>
  </w:num>
  <w:num w:numId="14">
    <w:abstractNumId w:val="14"/>
  </w:num>
  <w:num w:numId="15">
    <w:abstractNumId w:val="21"/>
  </w:num>
  <w:num w:numId="16">
    <w:abstractNumId w:val="12"/>
  </w:num>
  <w:num w:numId="17">
    <w:abstractNumId w:val="16"/>
  </w:num>
  <w:num w:numId="18">
    <w:abstractNumId w:val="8"/>
  </w:num>
  <w:num w:numId="19">
    <w:abstractNumId w:val="3"/>
  </w:num>
  <w:num w:numId="20">
    <w:abstractNumId w:val="23"/>
  </w:num>
  <w:num w:numId="21">
    <w:abstractNumId w:val="20"/>
  </w:num>
  <w:num w:numId="22">
    <w:abstractNumId w:val="7"/>
  </w:num>
  <w:num w:numId="23">
    <w:abstractNumId w:val="22"/>
  </w:num>
  <w:num w:numId="24">
    <w:abstractNumId w:val="19"/>
  </w:num>
  <w:num w:numId="25">
    <w:abstractNumId w:val="24"/>
  </w:num>
  <w:num w:numId="26">
    <w:abstractNumId w:val="31"/>
  </w:num>
  <w:num w:numId="27">
    <w:abstractNumId w:val="10"/>
  </w:num>
  <w:num w:numId="28">
    <w:abstractNumId w:val="0"/>
  </w:num>
  <w:num w:numId="29">
    <w:abstractNumId w:val="15"/>
  </w:num>
  <w:num w:numId="30">
    <w:abstractNumId w:val="6"/>
  </w:num>
  <w:num w:numId="31">
    <w:abstractNumId w:val="30"/>
  </w:num>
  <w:num w:numId="32">
    <w:abstractNumId w:val="25"/>
  </w:num>
  <w:num w:numId="33">
    <w:abstractNumId w:val="4"/>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lacherla, Susmitha C (NONUS)">
    <w15:presenceInfo w15:providerId="AD" w15:userId="S-1-5-21-560238246-503670158-341402209-6336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165F3"/>
    <w:rsid w:val="00022CCE"/>
    <w:rsid w:val="00024AB2"/>
    <w:rsid w:val="00026033"/>
    <w:rsid w:val="00026536"/>
    <w:rsid w:val="0004360A"/>
    <w:rsid w:val="00060E62"/>
    <w:rsid w:val="000773D5"/>
    <w:rsid w:val="00096C08"/>
    <w:rsid w:val="000B36BD"/>
    <w:rsid w:val="000B5EF7"/>
    <w:rsid w:val="000C1C25"/>
    <w:rsid w:val="000C3865"/>
    <w:rsid w:val="000E074D"/>
    <w:rsid w:val="000E23FA"/>
    <w:rsid w:val="000E56D1"/>
    <w:rsid w:val="000E616C"/>
    <w:rsid w:val="001009FB"/>
    <w:rsid w:val="00111203"/>
    <w:rsid w:val="00122711"/>
    <w:rsid w:val="00123944"/>
    <w:rsid w:val="00133126"/>
    <w:rsid w:val="00135920"/>
    <w:rsid w:val="00141B19"/>
    <w:rsid w:val="00142481"/>
    <w:rsid w:val="00144DAD"/>
    <w:rsid w:val="0015168F"/>
    <w:rsid w:val="00153371"/>
    <w:rsid w:val="0015614B"/>
    <w:rsid w:val="00157107"/>
    <w:rsid w:val="0016044C"/>
    <w:rsid w:val="00166258"/>
    <w:rsid w:val="00170D44"/>
    <w:rsid w:val="0017605E"/>
    <w:rsid w:val="001767C6"/>
    <w:rsid w:val="001822D4"/>
    <w:rsid w:val="001B35F6"/>
    <w:rsid w:val="001B4454"/>
    <w:rsid w:val="001B4BE1"/>
    <w:rsid w:val="001E1452"/>
    <w:rsid w:val="00200405"/>
    <w:rsid w:val="00202048"/>
    <w:rsid w:val="002074EC"/>
    <w:rsid w:val="00213A1B"/>
    <w:rsid w:val="00217802"/>
    <w:rsid w:val="00217E7F"/>
    <w:rsid w:val="002326CC"/>
    <w:rsid w:val="002431EB"/>
    <w:rsid w:val="00260C5D"/>
    <w:rsid w:val="00263314"/>
    <w:rsid w:val="00265092"/>
    <w:rsid w:val="00265A6D"/>
    <w:rsid w:val="00266B0C"/>
    <w:rsid w:val="0027630C"/>
    <w:rsid w:val="0028710A"/>
    <w:rsid w:val="00290CD1"/>
    <w:rsid w:val="002B2931"/>
    <w:rsid w:val="002B6EC8"/>
    <w:rsid w:val="002C3B04"/>
    <w:rsid w:val="002C7772"/>
    <w:rsid w:val="002D5D3B"/>
    <w:rsid w:val="002F47D9"/>
    <w:rsid w:val="002F5746"/>
    <w:rsid w:val="003011AB"/>
    <w:rsid w:val="00304EEA"/>
    <w:rsid w:val="00320E41"/>
    <w:rsid w:val="00323C43"/>
    <w:rsid w:val="003376CE"/>
    <w:rsid w:val="00350946"/>
    <w:rsid w:val="00360E8C"/>
    <w:rsid w:val="00360EAA"/>
    <w:rsid w:val="00365238"/>
    <w:rsid w:val="0038466D"/>
    <w:rsid w:val="0039003A"/>
    <w:rsid w:val="00392241"/>
    <w:rsid w:val="003B16DA"/>
    <w:rsid w:val="003B75E1"/>
    <w:rsid w:val="003D2977"/>
    <w:rsid w:val="00401F64"/>
    <w:rsid w:val="004020EE"/>
    <w:rsid w:val="004150EA"/>
    <w:rsid w:val="00452D84"/>
    <w:rsid w:val="00481F6E"/>
    <w:rsid w:val="00490C4F"/>
    <w:rsid w:val="0049254A"/>
    <w:rsid w:val="00494DF0"/>
    <w:rsid w:val="004A132D"/>
    <w:rsid w:val="004A51E8"/>
    <w:rsid w:val="004A6695"/>
    <w:rsid w:val="004A6D60"/>
    <w:rsid w:val="004B13B0"/>
    <w:rsid w:val="004C48CE"/>
    <w:rsid w:val="004D3B66"/>
    <w:rsid w:val="004E3D97"/>
    <w:rsid w:val="004F7CB4"/>
    <w:rsid w:val="00504005"/>
    <w:rsid w:val="00514612"/>
    <w:rsid w:val="0053330A"/>
    <w:rsid w:val="00572F34"/>
    <w:rsid w:val="00574DF5"/>
    <w:rsid w:val="005858ED"/>
    <w:rsid w:val="00587171"/>
    <w:rsid w:val="005A139D"/>
    <w:rsid w:val="005A64FA"/>
    <w:rsid w:val="005A6695"/>
    <w:rsid w:val="005B36FF"/>
    <w:rsid w:val="005C3398"/>
    <w:rsid w:val="005C34A1"/>
    <w:rsid w:val="005C5900"/>
    <w:rsid w:val="005E5CD7"/>
    <w:rsid w:val="005E7200"/>
    <w:rsid w:val="005F0717"/>
    <w:rsid w:val="00605458"/>
    <w:rsid w:val="00623B88"/>
    <w:rsid w:val="00632F9F"/>
    <w:rsid w:val="00634B03"/>
    <w:rsid w:val="006411BC"/>
    <w:rsid w:val="00657231"/>
    <w:rsid w:val="006633D7"/>
    <w:rsid w:val="00681BE6"/>
    <w:rsid w:val="006913F0"/>
    <w:rsid w:val="00695E80"/>
    <w:rsid w:val="006A5813"/>
    <w:rsid w:val="006F770C"/>
    <w:rsid w:val="00714708"/>
    <w:rsid w:val="00720707"/>
    <w:rsid w:val="00723F14"/>
    <w:rsid w:val="00732F3C"/>
    <w:rsid w:val="00736BF7"/>
    <w:rsid w:val="00743901"/>
    <w:rsid w:val="0074547D"/>
    <w:rsid w:val="00750891"/>
    <w:rsid w:val="00756BEE"/>
    <w:rsid w:val="0076086A"/>
    <w:rsid w:val="00780774"/>
    <w:rsid w:val="00780B5B"/>
    <w:rsid w:val="007931F8"/>
    <w:rsid w:val="00794A10"/>
    <w:rsid w:val="007A2AFC"/>
    <w:rsid w:val="007B18A0"/>
    <w:rsid w:val="007B21AB"/>
    <w:rsid w:val="007B3C9C"/>
    <w:rsid w:val="007B5133"/>
    <w:rsid w:val="007B6A67"/>
    <w:rsid w:val="007C480A"/>
    <w:rsid w:val="007D2F58"/>
    <w:rsid w:val="007E4ABC"/>
    <w:rsid w:val="007E660F"/>
    <w:rsid w:val="007F0FE6"/>
    <w:rsid w:val="007F36E6"/>
    <w:rsid w:val="008212C1"/>
    <w:rsid w:val="00835C80"/>
    <w:rsid w:val="00836621"/>
    <w:rsid w:val="0084218D"/>
    <w:rsid w:val="008576A7"/>
    <w:rsid w:val="00860DD5"/>
    <w:rsid w:val="008705BE"/>
    <w:rsid w:val="00876FE2"/>
    <w:rsid w:val="00881025"/>
    <w:rsid w:val="00883C77"/>
    <w:rsid w:val="00894FF0"/>
    <w:rsid w:val="008A093F"/>
    <w:rsid w:val="008C2FA7"/>
    <w:rsid w:val="008C584B"/>
    <w:rsid w:val="008D184D"/>
    <w:rsid w:val="008D48D8"/>
    <w:rsid w:val="009152BD"/>
    <w:rsid w:val="00926339"/>
    <w:rsid w:val="00932115"/>
    <w:rsid w:val="009330C3"/>
    <w:rsid w:val="00934089"/>
    <w:rsid w:val="00941768"/>
    <w:rsid w:val="00946573"/>
    <w:rsid w:val="0095088D"/>
    <w:rsid w:val="00950B2C"/>
    <w:rsid w:val="0095359C"/>
    <w:rsid w:val="009773E7"/>
    <w:rsid w:val="009832DD"/>
    <w:rsid w:val="00987C80"/>
    <w:rsid w:val="00997A45"/>
    <w:rsid w:val="009A4223"/>
    <w:rsid w:val="009C2A99"/>
    <w:rsid w:val="009D1884"/>
    <w:rsid w:val="009D447D"/>
    <w:rsid w:val="009E6009"/>
    <w:rsid w:val="009F2A51"/>
    <w:rsid w:val="009F5C5D"/>
    <w:rsid w:val="009F77F3"/>
    <w:rsid w:val="00A1321B"/>
    <w:rsid w:val="00A1537D"/>
    <w:rsid w:val="00A204D3"/>
    <w:rsid w:val="00A34C11"/>
    <w:rsid w:val="00A45C57"/>
    <w:rsid w:val="00A47122"/>
    <w:rsid w:val="00A51C37"/>
    <w:rsid w:val="00A52549"/>
    <w:rsid w:val="00A67A9C"/>
    <w:rsid w:val="00A71CC9"/>
    <w:rsid w:val="00A76B23"/>
    <w:rsid w:val="00A912FD"/>
    <w:rsid w:val="00A93379"/>
    <w:rsid w:val="00A96E41"/>
    <w:rsid w:val="00AC3ED7"/>
    <w:rsid w:val="00AC6E0C"/>
    <w:rsid w:val="00AE6907"/>
    <w:rsid w:val="00B148DC"/>
    <w:rsid w:val="00B15619"/>
    <w:rsid w:val="00B15CC1"/>
    <w:rsid w:val="00B17252"/>
    <w:rsid w:val="00B41F6B"/>
    <w:rsid w:val="00B7425F"/>
    <w:rsid w:val="00B853DF"/>
    <w:rsid w:val="00B94B3A"/>
    <w:rsid w:val="00B97A0A"/>
    <w:rsid w:val="00BA7B09"/>
    <w:rsid w:val="00BD2C9B"/>
    <w:rsid w:val="00BE2E93"/>
    <w:rsid w:val="00C006AB"/>
    <w:rsid w:val="00C103E4"/>
    <w:rsid w:val="00C1092A"/>
    <w:rsid w:val="00C17305"/>
    <w:rsid w:val="00C20D15"/>
    <w:rsid w:val="00C228D9"/>
    <w:rsid w:val="00C3167F"/>
    <w:rsid w:val="00C35E45"/>
    <w:rsid w:val="00C478C6"/>
    <w:rsid w:val="00C53166"/>
    <w:rsid w:val="00C5412A"/>
    <w:rsid w:val="00C57C3E"/>
    <w:rsid w:val="00C64067"/>
    <w:rsid w:val="00C66923"/>
    <w:rsid w:val="00C74EEA"/>
    <w:rsid w:val="00C84DC7"/>
    <w:rsid w:val="00C86D30"/>
    <w:rsid w:val="00C87602"/>
    <w:rsid w:val="00CC4682"/>
    <w:rsid w:val="00CD2559"/>
    <w:rsid w:val="00CD7CE3"/>
    <w:rsid w:val="00CE328F"/>
    <w:rsid w:val="00D1047C"/>
    <w:rsid w:val="00D2382E"/>
    <w:rsid w:val="00D329A1"/>
    <w:rsid w:val="00D37C04"/>
    <w:rsid w:val="00D4079B"/>
    <w:rsid w:val="00D43FD1"/>
    <w:rsid w:val="00D47089"/>
    <w:rsid w:val="00D52B53"/>
    <w:rsid w:val="00D62E27"/>
    <w:rsid w:val="00D63E6E"/>
    <w:rsid w:val="00D74D2B"/>
    <w:rsid w:val="00D74FAF"/>
    <w:rsid w:val="00D82A66"/>
    <w:rsid w:val="00D93C14"/>
    <w:rsid w:val="00DA3001"/>
    <w:rsid w:val="00DC43BA"/>
    <w:rsid w:val="00DD0B27"/>
    <w:rsid w:val="00DD749A"/>
    <w:rsid w:val="00DF2948"/>
    <w:rsid w:val="00E012D4"/>
    <w:rsid w:val="00E26657"/>
    <w:rsid w:val="00E3438D"/>
    <w:rsid w:val="00E3461D"/>
    <w:rsid w:val="00E36F9D"/>
    <w:rsid w:val="00E42C88"/>
    <w:rsid w:val="00E44A57"/>
    <w:rsid w:val="00E5171C"/>
    <w:rsid w:val="00E527C0"/>
    <w:rsid w:val="00E55462"/>
    <w:rsid w:val="00E64317"/>
    <w:rsid w:val="00E654C3"/>
    <w:rsid w:val="00E66759"/>
    <w:rsid w:val="00E67201"/>
    <w:rsid w:val="00E83C44"/>
    <w:rsid w:val="00E97561"/>
    <w:rsid w:val="00EA5B9C"/>
    <w:rsid w:val="00EA7EB2"/>
    <w:rsid w:val="00EC642C"/>
    <w:rsid w:val="00EC75F7"/>
    <w:rsid w:val="00EE06FD"/>
    <w:rsid w:val="00EE25CC"/>
    <w:rsid w:val="00EF5B6C"/>
    <w:rsid w:val="00F00100"/>
    <w:rsid w:val="00F056A7"/>
    <w:rsid w:val="00F441C0"/>
    <w:rsid w:val="00F50BAE"/>
    <w:rsid w:val="00F56A29"/>
    <w:rsid w:val="00F7423D"/>
    <w:rsid w:val="00F8420E"/>
    <w:rsid w:val="00F85550"/>
    <w:rsid w:val="00F94DAF"/>
    <w:rsid w:val="00FA6FC3"/>
    <w:rsid w:val="00FB1E19"/>
    <w:rsid w:val="00FB4D2F"/>
    <w:rsid w:val="00FC3DCF"/>
    <w:rsid w:val="00FE0A8B"/>
    <w:rsid w:val="00FE56FB"/>
    <w:rsid w:val="00FE6FB0"/>
    <w:rsid w:val="00FF1A5D"/>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0F3B2F1B-9BD5-4178-AC0D-3D33AEC8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file:///\\vrivscors01\BCC%20Scorecards\Coaching\Outlier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file:///\\VRIVSCORS01\BCC%20Scorecard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VRIVSCORS01\BCC%20Scorecards\Coaching\Outlier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VDENSSDBP07\scorecard-ssis\Coaching\Outlier_Coaching.dts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AE9DD4-8B63-4133-930A-2E54A7E2B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38</Pages>
  <Words>3547</Words>
  <Characters>20219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23719</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 (NONUS)</cp:lastModifiedBy>
  <cp:revision>61</cp:revision>
  <dcterms:created xsi:type="dcterms:W3CDTF">2014-05-14T02:00:00Z</dcterms:created>
  <dcterms:modified xsi:type="dcterms:W3CDTF">2017-04-25T13:26:00Z</dcterms:modified>
</cp:coreProperties>
</file>