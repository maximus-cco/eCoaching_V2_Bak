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57251" w:rsidRDefault="009F2A51" w:rsidP="009F2A51">
      <w:pPr>
        <w:pStyle w:val="BodyText"/>
        <w:spacing w:before="240" w:after="60"/>
        <w:jc w:val="center"/>
        <w:rPr>
          <w:b/>
          <w:sz w:val="32"/>
        </w:rPr>
      </w:pPr>
      <w:r w:rsidRPr="00257251">
        <w:rPr>
          <w:b/>
          <w:sz w:val="36"/>
        </w:rPr>
        <w:t xml:space="preserve">Title: </w:t>
      </w:r>
      <w:proofErr w:type="spellStart"/>
      <w:r w:rsidR="00213A1B" w:rsidRPr="00257251">
        <w:rPr>
          <w:b/>
          <w:sz w:val="32"/>
        </w:rPr>
        <w:t>Employee_Hierarchy</w:t>
      </w:r>
      <w:r w:rsidR="00C57C3E" w:rsidRPr="00257251">
        <w:rPr>
          <w:b/>
          <w:sz w:val="32"/>
        </w:rPr>
        <w:t>_</w:t>
      </w:r>
      <w:r w:rsidR="00A34C11" w:rsidRPr="00257251">
        <w:rPr>
          <w:b/>
          <w:sz w:val="32"/>
        </w:rPr>
        <w:t>SSIS_</w:t>
      </w:r>
      <w:r w:rsidR="00C57C3E" w:rsidRPr="00257251">
        <w:rPr>
          <w:b/>
          <w:sz w:val="32"/>
        </w:rPr>
        <w:t>DD</w:t>
      </w:r>
      <w:proofErr w:type="spellEnd"/>
    </w:p>
    <w:p w:rsidR="009F2A51" w:rsidRPr="00257251" w:rsidRDefault="009F2A51" w:rsidP="009F2A51">
      <w:pPr>
        <w:pStyle w:val="BodyText"/>
        <w:spacing w:before="240" w:after="60"/>
        <w:jc w:val="center"/>
        <w:rPr>
          <w:b/>
          <w:sz w:val="32"/>
        </w:rPr>
      </w:pPr>
      <w:r w:rsidRPr="00257251">
        <w:rPr>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100E4E" w:rsidP="00100E4E">
            <w:pPr>
              <w:ind w:left="-12" w:right="-270"/>
              <w:jc w:val="center"/>
              <w:rPr>
                <w:rFonts w:ascii="Times New Roman (PCL6)" w:hAnsi="Times New Roman (PCL6)"/>
              </w:rPr>
            </w:pPr>
            <w:r>
              <w:rPr>
                <w:rFonts w:ascii="Times New Roman (PCL6)" w:hAnsi="Times New Roman (PCL6)"/>
              </w:rPr>
              <w:t>0</w:t>
            </w:r>
            <w:r w:rsidR="00415F0C">
              <w:rPr>
                <w:rFonts w:ascii="Times New Roman (PCL6)" w:hAnsi="Times New Roman (PCL6)"/>
              </w:rPr>
              <w:t>5/1</w:t>
            </w:r>
            <w:r>
              <w:rPr>
                <w:rFonts w:ascii="Times New Roman (PCL6)" w:hAnsi="Times New Roman (PCL6)"/>
              </w:rPr>
              <w:t>8</w:t>
            </w:r>
            <w:r w:rsidR="00415F0C">
              <w:rPr>
                <w:rFonts w:ascii="Times New Roman (PCL6)" w:hAnsi="Times New Roman (PCL6)"/>
              </w:rPr>
              <w:t>/201</w:t>
            </w:r>
            <w:r>
              <w:rPr>
                <w:rFonts w:ascii="Times New Roman (PCL6)" w:hAnsi="Times New Roman (PCL6)"/>
              </w:rPr>
              <w:t>7</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100E4E" w:rsidP="00A45C57">
            <w:pPr>
              <w:ind w:right="-270"/>
              <w:rPr>
                <w:rFonts w:ascii="Times New Roman (PCL6)" w:hAnsi="Times New Roman (PCL6)"/>
              </w:rPr>
            </w:pPr>
            <w:r>
              <w:rPr>
                <w:rFonts w:ascii="Times New Roman (PCL6)" w:hAnsi="Times New Roman (PCL6)"/>
              </w:rPr>
              <w:t>TFS 6623</w:t>
            </w:r>
            <w:ins w:id="1" w:author="Palacherla, Susmitha C (NONUS)" w:date="2017-05-18T13:24:00Z">
              <w:r w:rsidR="007E09F1">
                <w:rPr>
                  <w:rFonts w:ascii="Times New Roman (PCL6)" w:hAnsi="Times New Roman (PCL6)"/>
                </w:rPr>
                <w:t xml:space="preserve"> </w:t>
              </w:r>
            </w:ins>
            <w:r>
              <w:rPr>
                <w:rFonts w:ascii="Times New Roman (PCL6)" w:hAnsi="Times New Roman (PCL6)"/>
              </w:rPr>
              <w:t>- Check</w:t>
            </w:r>
            <w:r w:rsidR="00023142">
              <w:rPr>
                <w:rFonts w:ascii="Times New Roman (PCL6)" w:hAnsi="Times New Roman (PCL6)"/>
              </w:rPr>
              <w:t>s</w:t>
            </w:r>
            <w:r>
              <w:rPr>
                <w:rFonts w:ascii="Times New Roman (PCL6)" w:hAnsi="Times New Roman (PCL6)"/>
              </w:rPr>
              <w:t xml:space="preserve"> for data in files.</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0"/>
        </w:rPr>
      </w:pPr>
      <w:r w:rsidRPr="00257251">
        <w:rPr>
          <w:rFonts w:ascii="Times New Roman" w:hAnsi="Times New Roman"/>
          <w:noProof/>
        </w:rPr>
        <mc:AlternateContent>
          <mc:Choice Requires="wps">
            <w:drawing>
              <wp:anchor distT="0" distB="0" distL="114300" distR="114300" simplePos="0" relativeHeight="251659264"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67FC4" id="Line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209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569B0" id="Line 4"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Prepared by:</w:t>
      </w:r>
      <w:r w:rsidR="009F2A51" w:rsidRPr="00257251">
        <w:rPr>
          <w:rFonts w:ascii="Times New Roman" w:hAnsi="Times New Roman"/>
          <w:b w:val="0"/>
          <w:sz w:val="20"/>
        </w:rPr>
        <w:tab/>
      </w:r>
      <w:r w:rsidR="00202048" w:rsidRPr="00257251">
        <w:rPr>
          <w:rFonts w:ascii="Times New Roman" w:hAnsi="Times New Roman"/>
          <w:b w:val="0"/>
          <w:sz w:val="20"/>
        </w:rPr>
        <w:t>Susmitha Palacherla</w:t>
      </w:r>
      <w:r w:rsidR="009F2A51" w:rsidRPr="00257251">
        <w:rPr>
          <w:rFonts w:ascii="Times New Roman" w:hAnsi="Times New Roman"/>
          <w:b w:val="0"/>
          <w:sz w:val="20"/>
        </w:rPr>
        <w:tab/>
      </w:r>
      <w:r w:rsidR="009F2A51" w:rsidRPr="00257251">
        <w:rPr>
          <w:rFonts w:ascii="Times New Roman" w:hAnsi="Times New Roman"/>
          <w:b w:val="0"/>
          <w:sz w:val="22"/>
        </w:rPr>
        <w:t xml:space="preserve">Date:  </w:t>
      </w:r>
      <w:r w:rsidR="00FF578D" w:rsidRPr="00257251">
        <w:rPr>
          <w:rFonts w:ascii="Times New Roman" w:hAnsi="Times New Roman"/>
          <w:b w:val="0"/>
          <w:sz w:val="22"/>
        </w:rPr>
        <w:t>12/04/2013</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BodyText"/>
      </w:pPr>
      <w:r w:rsidRPr="00257251">
        <w:t xml:space="preserve">Department, Location: </w:t>
      </w:r>
      <w:r w:rsidRPr="00257251">
        <w:tab/>
      </w:r>
      <w:r w:rsidRPr="00257251">
        <w:tab/>
      </w:r>
      <w:r w:rsidR="00202048" w:rsidRPr="00257251">
        <w:t>Health Solutions Division</w:t>
      </w:r>
    </w:p>
    <w:p w:rsidR="009F2A51" w:rsidRPr="00257251" w:rsidRDefault="00304EEA" w:rsidP="009F2A51">
      <w:pPr>
        <w:tabs>
          <w:tab w:val="left" w:pos="1980"/>
          <w:tab w:val="left" w:pos="6750"/>
        </w:tabs>
        <w:ind w:right="-270"/>
        <w:rPr>
          <w:rFonts w:ascii="Times New Roman" w:hAnsi="Times New Roman"/>
        </w:rPr>
      </w:pPr>
      <w:r w:rsidRPr="00257251">
        <w:rPr>
          <w:rFonts w:ascii="Times New Roman" w:hAnsi="Times New Roman"/>
          <w:noProof/>
        </w:rPr>
        <mc:AlternateContent>
          <mc:Choice Requires="wps">
            <w:drawing>
              <wp:anchor distT="0" distB="0" distL="114300" distR="114300" simplePos="0" relativeHeight="251665408"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E9059"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57251" w:rsidRDefault="009F2A51" w:rsidP="009F2A51">
      <w:pPr>
        <w:tabs>
          <w:tab w:val="left" w:pos="1980"/>
          <w:tab w:val="left" w:pos="6750"/>
        </w:tabs>
        <w:ind w:right="-270"/>
        <w:rPr>
          <w:rFonts w:ascii="Times New Roman" w:hAnsi="Times New Roman"/>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2"/>
        </w:rPr>
      </w:pPr>
      <w:r w:rsidRPr="00257251">
        <w:rPr>
          <w:rFonts w:ascii="Times New Roman" w:hAnsi="Times New Roman"/>
          <w:noProof/>
        </w:rPr>
        <mc:AlternateContent>
          <mc:Choice Requires="wps">
            <w:drawing>
              <wp:anchor distT="0" distB="0" distL="114300" distR="114300" simplePos="0" relativeHeight="251662336"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A322A" id="Line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5168"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D1291" id="Line 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Approved by:</w:t>
      </w:r>
      <w:r w:rsidR="009F2A51" w:rsidRPr="00257251">
        <w:rPr>
          <w:rFonts w:ascii="Times New Roman" w:hAnsi="Times New Roman"/>
          <w:b w:val="0"/>
          <w:sz w:val="20"/>
        </w:rPr>
        <w:tab/>
      </w:r>
      <w:r w:rsidR="009F2A51" w:rsidRPr="00257251">
        <w:rPr>
          <w:rFonts w:ascii="Times New Roman" w:hAnsi="Times New Roman"/>
          <w:b w:val="0"/>
          <w:sz w:val="20"/>
        </w:rPr>
        <w:tab/>
      </w:r>
      <w:r w:rsidR="009F2A51" w:rsidRPr="00257251">
        <w:rPr>
          <w:rFonts w:ascii="Times New Roman" w:hAnsi="Times New Roman"/>
          <w:b w:val="0"/>
          <w:sz w:val="22"/>
        </w:rPr>
        <w:t xml:space="preserve">Date: </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hdr1"/>
        <w:ind w:left="0" w:right="-270"/>
        <w:jc w:val="center"/>
        <w:rPr>
          <w:b/>
          <w:sz w:val="28"/>
        </w:rPr>
      </w:pPr>
      <w:r w:rsidRPr="00257251">
        <w:rPr>
          <w:b/>
          <w:sz w:val="28"/>
        </w:rPr>
        <w:t>Change History Log</w:t>
      </w:r>
    </w:p>
    <w:p w:rsidR="009F2A51" w:rsidRPr="00257251"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57251" w:rsidTr="00A45C57">
        <w:trPr>
          <w:tblHeader/>
        </w:trPr>
        <w:tc>
          <w:tcPr>
            <w:tcW w:w="1440" w:type="dxa"/>
            <w:shd w:val="solid" w:color="auto" w:fill="000000"/>
          </w:tcPr>
          <w:p w:rsidR="009F2A51" w:rsidRPr="00257251" w:rsidRDefault="009F2A51" w:rsidP="00A45C57">
            <w:pPr>
              <w:pStyle w:val="hdr1"/>
              <w:spacing w:before="0"/>
              <w:ind w:left="0"/>
              <w:jc w:val="center"/>
              <w:rPr>
                <w:b/>
                <w:sz w:val="20"/>
              </w:rPr>
            </w:pPr>
            <w:r w:rsidRPr="00257251">
              <w:rPr>
                <w:b/>
                <w:sz w:val="20"/>
              </w:rPr>
              <w:t>Date</w:t>
            </w:r>
          </w:p>
        </w:tc>
        <w:tc>
          <w:tcPr>
            <w:tcW w:w="5238" w:type="dxa"/>
            <w:shd w:val="solid" w:color="auto" w:fill="000000"/>
          </w:tcPr>
          <w:p w:rsidR="009F2A51" w:rsidRPr="00257251" w:rsidRDefault="009F2A51" w:rsidP="00A45C57">
            <w:pPr>
              <w:pStyle w:val="hdr1"/>
              <w:spacing w:before="0"/>
              <w:ind w:left="0"/>
              <w:jc w:val="center"/>
              <w:rPr>
                <w:b/>
                <w:sz w:val="20"/>
              </w:rPr>
            </w:pPr>
            <w:r w:rsidRPr="00257251">
              <w:rPr>
                <w:b/>
                <w:sz w:val="20"/>
              </w:rPr>
              <w:t>Change Description</w:t>
            </w:r>
          </w:p>
        </w:tc>
        <w:tc>
          <w:tcPr>
            <w:tcW w:w="2790" w:type="dxa"/>
            <w:shd w:val="solid" w:color="auto" w:fill="000000"/>
          </w:tcPr>
          <w:p w:rsidR="009F2A51" w:rsidRPr="00257251" w:rsidRDefault="009F2A51" w:rsidP="00A45C57">
            <w:pPr>
              <w:pStyle w:val="hdr1"/>
              <w:spacing w:before="0"/>
              <w:ind w:left="0"/>
              <w:jc w:val="center"/>
              <w:rPr>
                <w:b/>
                <w:sz w:val="20"/>
              </w:rPr>
            </w:pPr>
            <w:r w:rsidRPr="00257251">
              <w:rPr>
                <w:b/>
                <w:sz w:val="20"/>
              </w:rPr>
              <w:t>Author</w:t>
            </w:r>
          </w:p>
        </w:tc>
      </w:tr>
      <w:tr w:rsidR="009F2A51" w:rsidRPr="00257251" w:rsidTr="00A45C57">
        <w:tc>
          <w:tcPr>
            <w:tcW w:w="1440" w:type="dxa"/>
          </w:tcPr>
          <w:p w:rsidR="009F2A51" w:rsidRPr="00257251" w:rsidRDefault="00FF578D" w:rsidP="00213A1B">
            <w:pPr>
              <w:pStyle w:val="hdr1"/>
              <w:ind w:left="0"/>
              <w:jc w:val="left"/>
            </w:pPr>
            <w:r w:rsidRPr="00257251">
              <w:rPr>
                <w:sz w:val="22"/>
              </w:rPr>
              <w:t>12/04/2013</w:t>
            </w:r>
          </w:p>
        </w:tc>
        <w:tc>
          <w:tcPr>
            <w:tcW w:w="5238" w:type="dxa"/>
          </w:tcPr>
          <w:p w:rsidR="009F2A51" w:rsidRPr="00257251" w:rsidRDefault="00202048" w:rsidP="009330C3">
            <w:pPr>
              <w:pStyle w:val="hdr1"/>
              <w:ind w:left="0"/>
              <w:jc w:val="left"/>
            </w:pPr>
            <w:r w:rsidRPr="00257251">
              <w:t>Initial revision</w:t>
            </w:r>
          </w:p>
        </w:tc>
        <w:tc>
          <w:tcPr>
            <w:tcW w:w="2790" w:type="dxa"/>
          </w:tcPr>
          <w:p w:rsidR="009F2A51" w:rsidRPr="00257251" w:rsidRDefault="00202048" w:rsidP="00A45C57">
            <w:pPr>
              <w:pStyle w:val="hdr1"/>
              <w:ind w:left="0"/>
              <w:jc w:val="left"/>
            </w:pPr>
            <w:r w:rsidRPr="00257251">
              <w:t>Susmitha Palacherla</w:t>
            </w:r>
          </w:p>
        </w:tc>
      </w:tr>
      <w:tr w:rsidR="009F2A51" w:rsidRPr="00257251" w:rsidTr="00A45C57">
        <w:tc>
          <w:tcPr>
            <w:tcW w:w="1440" w:type="dxa"/>
          </w:tcPr>
          <w:p w:rsidR="009F2A51" w:rsidRPr="00257251" w:rsidRDefault="00A25EBD" w:rsidP="00C57C3E">
            <w:pPr>
              <w:pStyle w:val="hdr1"/>
              <w:ind w:left="0"/>
              <w:jc w:val="left"/>
            </w:pPr>
            <w:r w:rsidRPr="00257251">
              <w:t>06/30/2014</w:t>
            </w:r>
          </w:p>
        </w:tc>
        <w:tc>
          <w:tcPr>
            <w:tcW w:w="5238" w:type="dxa"/>
          </w:tcPr>
          <w:p w:rsidR="009F2A51" w:rsidRPr="00257251" w:rsidRDefault="00A25EBD" w:rsidP="00C57C3E">
            <w:pPr>
              <w:pStyle w:val="hdr1"/>
              <w:ind w:left="0"/>
              <w:jc w:val="left"/>
            </w:pPr>
            <w:r w:rsidRPr="00257251">
              <w:t xml:space="preserve">Updated per </w:t>
            </w:r>
            <w:proofErr w:type="spellStart"/>
            <w:r w:rsidRPr="00257251">
              <w:t>scr</w:t>
            </w:r>
            <w:proofErr w:type="spellEnd"/>
            <w:r w:rsidRPr="00257251">
              <w:t xml:space="preserve"> 12982 to move the updates for migrated logs above the employee id to </w:t>
            </w:r>
            <w:proofErr w:type="spellStart"/>
            <w:r w:rsidRPr="00257251">
              <w:t>lanid</w:t>
            </w:r>
            <w:proofErr w:type="spellEnd"/>
            <w:r w:rsidRPr="00257251">
              <w:t xml:space="preserve"> process.</w:t>
            </w:r>
          </w:p>
        </w:tc>
        <w:tc>
          <w:tcPr>
            <w:tcW w:w="2790" w:type="dxa"/>
          </w:tcPr>
          <w:p w:rsidR="009F2A51" w:rsidRPr="00257251" w:rsidRDefault="00A25EBD" w:rsidP="00A45C57">
            <w:pPr>
              <w:pStyle w:val="hdr1"/>
              <w:ind w:left="0"/>
              <w:jc w:val="left"/>
            </w:pPr>
            <w:r w:rsidRPr="00257251">
              <w:t>Susmitha Palacherla</w:t>
            </w:r>
          </w:p>
        </w:tc>
      </w:tr>
      <w:tr w:rsidR="009F2A51" w:rsidRPr="00257251" w:rsidTr="00A45C57">
        <w:tc>
          <w:tcPr>
            <w:tcW w:w="1440" w:type="dxa"/>
          </w:tcPr>
          <w:p w:rsidR="009F2A51" w:rsidRPr="00257251" w:rsidRDefault="00D8014B" w:rsidP="00C57C3E">
            <w:pPr>
              <w:pStyle w:val="hdr1"/>
              <w:ind w:left="0"/>
              <w:jc w:val="left"/>
            </w:pPr>
            <w:r w:rsidRPr="00257251">
              <w:t>10/27/2014</w:t>
            </w:r>
          </w:p>
        </w:tc>
        <w:tc>
          <w:tcPr>
            <w:tcW w:w="5238" w:type="dxa"/>
          </w:tcPr>
          <w:p w:rsidR="009F2A51" w:rsidRPr="00257251" w:rsidRDefault="00D8014B" w:rsidP="00C57C3E">
            <w:pPr>
              <w:pStyle w:val="hdr1"/>
              <w:ind w:left="0"/>
              <w:jc w:val="left"/>
            </w:pPr>
            <w:r w:rsidRPr="00257251">
              <w:t>Updated per SCR 13624 to add step for Inactivating expired warnings logs.</w:t>
            </w:r>
          </w:p>
        </w:tc>
        <w:tc>
          <w:tcPr>
            <w:tcW w:w="2790" w:type="dxa"/>
            <w:vAlign w:val="bottom"/>
          </w:tcPr>
          <w:p w:rsidR="009F2A51" w:rsidRPr="00257251" w:rsidRDefault="00D8014B" w:rsidP="00A45C57">
            <w:pPr>
              <w:pStyle w:val="hdr1"/>
              <w:ind w:left="0"/>
              <w:jc w:val="left"/>
            </w:pPr>
            <w:r w:rsidRPr="00257251">
              <w:t>Susmitha Palacherla</w:t>
            </w:r>
          </w:p>
        </w:tc>
      </w:tr>
      <w:tr w:rsidR="009F2A51" w:rsidRPr="00257251" w:rsidTr="00A45C57">
        <w:tc>
          <w:tcPr>
            <w:tcW w:w="1440" w:type="dxa"/>
          </w:tcPr>
          <w:p w:rsidR="009F2A51" w:rsidRPr="00257251" w:rsidRDefault="0016562F" w:rsidP="00C57C3E">
            <w:pPr>
              <w:pStyle w:val="hdr1"/>
              <w:ind w:left="0"/>
              <w:jc w:val="left"/>
            </w:pPr>
            <w:r w:rsidRPr="00257251">
              <w:t>01/19/2015</w:t>
            </w:r>
          </w:p>
        </w:tc>
        <w:tc>
          <w:tcPr>
            <w:tcW w:w="5238" w:type="dxa"/>
          </w:tcPr>
          <w:p w:rsidR="009F2A51" w:rsidRPr="00257251" w:rsidRDefault="0016562F" w:rsidP="0016562F">
            <w:pPr>
              <w:pStyle w:val="hdr1"/>
              <w:ind w:left="0"/>
              <w:jc w:val="left"/>
            </w:pPr>
            <w:r w:rsidRPr="00257251">
              <w:t xml:space="preserve">Updated to import status and </w:t>
            </w:r>
            <w:proofErr w:type="spellStart"/>
            <w:r w:rsidRPr="00257251">
              <w:t>lanid</w:t>
            </w:r>
            <w:proofErr w:type="spellEnd"/>
            <w:r w:rsidRPr="00257251">
              <w:t xml:space="preserve"> from </w:t>
            </w:r>
            <w:proofErr w:type="spellStart"/>
            <w:r w:rsidRPr="00257251">
              <w:t>eWFM</w:t>
            </w:r>
            <w:proofErr w:type="spellEnd"/>
            <w:r w:rsidRPr="00257251">
              <w:t xml:space="preserve"> </w:t>
            </w:r>
            <w:proofErr w:type="spellStart"/>
            <w:r w:rsidRPr="00257251">
              <w:t>emp</w:t>
            </w:r>
            <w:proofErr w:type="spellEnd"/>
            <w:r w:rsidRPr="00257251">
              <w:t xml:space="preserve"> Info file to use in inactivation of </w:t>
            </w:r>
            <w:proofErr w:type="spellStart"/>
            <w:r w:rsidRPr="00257251">
              <w:t>ecls</w:t>
            </w:r>
            <w:proofErr w:type="spellEnd"/>
            <w:r w:rsidRPr="00257251">
              <w:t xml:space="preserve"> for employees in EA and Inactive status per </w:t>
            </w:r>
            <w:proofErr w:type="spellStart"/>
            <w:r w:rsidRPr="00257251">
              <w:t>scr</w:t>
            </w:r>
            <w:proofErr w:type="spellEnd"/>
            <w:r w:rsidRPr="00257251">
              <w:t xml:space="preserve"> 14072.</w:t>
            </w:r>
          </w:p>
        </w:tc>
        <w:tc>
          <w:tcPr>
            <w:tcW w:w="2790" w:type="dxa"/>
          </w:tcPr>
          <w:p w:rsidR="009F2A51" w:rsidRPr="00257251" w:rsidRDefault="0016562F" w:rsidP="00A45C57">
            <w:pPr>
              <w:pStyle w:val="hdr1"/>
              <w:ind w:left="0"/>
              <w:jc w:val="left"/>
            </w:pPr>
            <w:r w:rsidRPr="00257251">
              <w:t>Susmitha Palacherla</w:t>
            </w:r>
          </w:p>
        </w:tc>
      </w:tr>
      <w:tr w:rsidR="009F2A51" w:rsidRPr="00257251" w:rsidTr="00A45C57">
        <w:tc>
          <w:tcPr>
            <w:tcW w:w="1440" w:type="dxa"/>
          </w:tcPr>
          <w:p w:rsidR="009F2A51" w:rsidRPr="00257251" w:rsidRDefault="00E566F9" w:rsidP="00C57C3E">
            <w:pPr>
              <w:pStyle w:val="hdr1"/>
              <w:ind w:left="0"/>
              <w:jc w:val="left"/>
            </w:pPr>
            <w:r w:rsidRPr="00257251">
              <w:t>01/28/2015</w:t>
            </w:r>
          </w:p>
        </w:tc>
        <w:tc>
          <w:tcPr>
            <w:tcW w:w="5238" w:type="dxa"/>
          </w:tcPr>
          <w:p w:rsidR="009F2A51" w:rsidRPr="00257251" w:rsidRDefault="00E566F9" w:rsidP="00A45C57">
            <w:pPr>
              <w:pStyle w:val="hdr1"/>
              <w:ind w:left="0"/>
              <w:jc w:val="left"/>
            </w:pPr>
            <w:r w:rsidRPr="00257251">
              <w:t xml:space="preserve">Additional update during SCR 14072. Adding a variable for </w:t>
            </w:r>
            <w:proofErr w:type="spellStart"/>
            <w:r w:rsidRPr="00257251">
              <w:t>eWFM</w:t>
            </w:r>
            <w:proofErr w:type="spellEnd"/>
            <w:r w:rsidRPr="00257251">
              <w:t xml:space="preserve"> info file directory to be able to use a test file from a test staging directory.</w:t>
            </w:r>
          </w:p>
        </w:tc>
        <w:tc>
          <w:tcPr>
            <w:tcW w:w="2790" w:type="dxa"/>
          </w:tcPr>
          <w:p w:rsidR="009F2A51" w:rsidRPr="00257251" w:rsidRDefault="00E566F9" w:rsidP="00A45C57">
            <w:pPr>
              <w:pStyle w:val="hdr1"/>
              <w:ind w:left="0"/>
              <w:jc w:val="left"/>
            </w:pPr>
            <w:r w:rsidRPr="00257251">
              <w:t>Susmitha Palacherla</w:t>
            </w:r>
          </w:p>
        </w:tc>
      </w:tr>
      <w:tr w:rsidR="009F2A51" w:rsidRPr="00257251" w:rsidTr="00A45C57">
        <w:tc>
          <w:tcPr>
            <w:tcW w:w="1440" w:type="dxa"/>
          </w:tcPr>
          <w:p w:rsidR="009F2A51" w:rsidRPr="00257251" w:rsidRDefault="001022D0" w:rsidP="00A45C57">
            <w:pPr>
              <w:pStyle w:val="hdr1"/>
              <w:ind w:left="0"/>
              <w:jc w:val="left"/>
            </w:pPr>
            <w:r w:rsidRPr="00257251">
              <w:t>4/15/2016</w:t>
            </w:r>
          </w:p>
        </w:tc>
        <w:tc>
          <w:tcPr>
            <w:tcW w:w="5238" w:type="dxa"/>
          </w:tcPr>
          <w:p w:rsidR="009F2A51" w:rsidRPr="00257251" w:rsidRDefault="001022D0" w:rsidP="00A45C57">
            <w:pPr>
              <w:pStyle w:val="hdr1"/>
              <w:ind w:left="0"/>
              <w:jc w:val="left"/>
            </w:pPr>
            <w:r w:rsidRPr="00257251">
              <w:t>Added steps for integrating a supplementary file for HR employees per TFS 2332</w:t>
            </w:r>
          </w:p>
        </w:tc>
        <w:tc>
          <w:tcPr>
            <w:tcW w:w="2790" w:type="dxa"/>
          </w:tcPr>
          <w:p w:rsidR="009F2A51" w:rsidRPr="00257251" w:rsidRDefault="001022D0" w:rsidP="00A45C57">
            <w:pPr>
              <w:pStyle w:val="hdr1"/>
              <w:ind w:left="0"/>
              <w:jc w:val="left"/>
            </w:pPr>
            <w:r w:rsidRPr="00257251">
              <w:t>Susmitha Palacherla</w:t>
            </w:r>
          </w:p>
        </w:tc>
      </w:tr>
      <w:tr w:rsidR="009F2A51" w:rsidRPr="00257251" w:rsidTr="00A45C57">
        <w:tc>
          <w:tcPr>
            <w:tcW w:w="1440" w:type="dxa"/>
          </w:tcPr>
          <w:p w:rsidR="009F2A51" w:rsidRPr="00257251" w:rsidRDefault="00415F0C" w:rsidP="00A45C57">
            <w:pPr>
              <w:pStyle w:val="hdr1"/>
              <w:ind w:left="0"/>
              <w:jc w:val="left"/>
            </w:pPr>
            <w:r w:rsidRPr="00257251">
              <w:t>5/16/2016</w:t>
            </w:r>
          </w:p>
        </w:tc>
        <w:tc>
          <w:tcPr>
            <w:tcW w:w="5238" w:type="dxa"/>
          </w:tcPr>
          <w:p w:rsidR="009F2A51" w:rsidRPr="00257251" w:rsidRDefault="00415F0C" w:rsidP="00A45C57">
            <w:pPr>
              <w:pStyle w:val="hdr1"/>
              <w:ind w:left="0"/>
              <w:jc w:val="left"/>
            </w:pPr>
            <w:r w:rsidRPr="00257251">
              <w:t>Added step to populate AT User Table per TFS 1709</w:t>
            </w:r>
          </w:p>
        </w:tc>
        <w:tc>
          <w:tcPr>
            <w:tcW w:w="2790" w:type="dxa"/>
          </w:tcPr>
          <w:p w:rsidR="009F2A51" w:rsidRPr="00257251" w:rsidRDefault="00415F0C" w:rsidP="00A45C57">
            <w:pPr>
              <w:pStyle w:val="hdr1"/>
              <w:ind w:left="0"/>
              <w:jc w:val="left"/>
            </w:pPr>
            <w:r w:rsidRPr="00257251">
              <w:t>Susmitha Palacherla</w:t>
            </w:r>
          </w:p>
        </w:tc>
      </w:tr>
      <w:tr w:rsidR="00EC66F6" w:rsidRPr="00257251" w:rsidTr="00A45C57">
        <w:tc>
          <w:tcPr>
            <w:tcW w:w="1440" w:type="dxa"/>
          </w:tcPr>
          <w:p w:rsidR="00EC66F6" w:rsidRPr="00257251" w:rsidRDefault="00EC66F6" w:rsidP="00A45C57">
            <w:pPr>
              <w:pStyle w:val="hdr1"/>
              <w:ind w:left="0"/>
              <w:jc w:val="left"/>
            </w:pPr>
            <w:r w:rsidRPr="00257251">
              <w:t>5/18/2017</w:t>
            </w:r>
          </w:p>
        </w:tc>
        <w:tc>
          <w:tcPr>
            <w:tcW w:w="5238" w:type="dxa"/>
          </w:tcPr>
          <w:p w:rsidR="00EC66F6" w:rsidRPr="00257251" w:rsidRDefault="00EC66F6" w:rsidP="007E09F1">
            <w:pPr>
              <w:pStyle w:val="hdr1"/>
              <w:ind w:left="0"/>
              <w:jc w:val="left"/>
              <w:pPrChange w:id="2" w:author="Palacherla, Susmitha C (NONUS)" w:date="2017-05-18T13:24:00Z">
                <w:pPr>
                  <w:pStyle w:val="hdr1"/>
                  <w:ind w:left="0"/>
                  <w:jc w:val="left"/>
                </w:pPr>
              </w:pPrChange>
            </w:pPr>
            <w:r w:rsidRPr="00257251">
              <w:t>TFS 6623 –</w:t>
            </w:r>
            <w:r w:rsidR="00023142" w:rsidRPr="00257251">
              <w:t xml:space="preserve"> C</w:t>
            </w:r>
            <w:r w:rsidRPr="00257251">
              <w:t>heck</w:t>
            </w:r>
            <w:del w:id="3" w:author="Palacherla, Susmitha C (NONUS)" w:date="2017-05-18T13:24:00Z">
              <w:r w:rsidR="00023142" w:rsidRPr="00257251" w:rsidDel="007E09F1">
                <w:delText>s</w:delText>
              </w:r>
            </w:del>
            <w:r w:rsidRPr="00257251">
              <w:t xml:space="preserve"> for data in files</w:t>
            </w:r>
          </w:p>
        </w:tc>
        <w:tc>
          <w:tcPr>
            <w:tcW w:w="2790" w:type="dxa"/>
          </w:tcPr>
          <w:p w:rsidR="00EC66F6" w:rsidRPr="00257251" w:rsidRDefault="00EC66F6" w:rsidP="00A45C57">
            <w:pPr>
              <w:pStyle w:val="hdr1"/>
              <w:ind w:left="0"/>
              <w:jc w:val="left"/>
            </w:pPr>
            <w:r w:rsidRPr="00257251">
              <w:t>Susmitha Palacherla</w:t>
            </w:r>
          </w:p>
        </w:tc>
      </w:tr>
    </w:tbl>
    <w:p w:rsidR="009F2A51" w:rsidRPr="00257251" w:rsidRDefault="009F2A51" w:rsidP="009F2A51">
      <w:pPr>
        <w:pStyle w:val="BodyText"/>
      </w:pPr>
    </w:p>
    <w:p w:rsidR="00A96E41" w:rsidRPr="00257251" w:rsidRDefault="009F2A51" w:rsidP="009F2A51">
      <w:pPr>
        <w:widowControl w:val="0"/>
        <w:autoSpaceDE w:val="0"/>
        <w:autoSpaceDN w:val="0"/>
        <w:adjustRightInd w:val="0"/>
        <w:spacing w:after="0" w:line="240" w:lineRule="auto"/>
        <w:rPr>
          <w:rFonts w:ascii="Times New Roman" w:hAnsi="Times New Roman"/>
        </w:rPr>
      </w:pPr>
      <w:bookmarkStart w:id="4" w:name="_Toc434743870"/>
      <w:r w:rsidRPr="00257251">
        <w:rPr>
          <w:rFonts w:ascii="Times New Roman" w:hAnsi="Times New Roman"/>
        </w:rPr>
        <w:br w:type="page"/>
      </w:r>
      <w:bookmarkEnd w:id="4"/>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257251" w:rsidRDefault="00481F6E">
          <w:pPr>
            <w:pStyle w:val="TOCHeading"/>
            <w:rPr>
              <w:rFonts w:ascii="Times New Roman" w:hAnsi="Times New Roman" w:cs="Times New Roman"/>
            </w:rPr>
          </w:pPr>
          <w:r w:rsidRPr="00257251">
            <w:rPr>
              <w:rFonts w:ascii="Times New Roman" w:hAnsi="Times New Roman" w:cs="Times New Roman"/>
            </w:rPr>
            <w:t>Contents</w:t>
          </w:r>
        </w:p>
        <w:p w:rsidR="001E57B7" w:rsidRDefault="00481F6E">
          <w:pPr>
            <w:pStyle w:val="TOC1"/>
            <w:tabs>
              <w:tab w:val="left" w:pos="440"/>
              <w:tab w:val="right" w:leader="dot" w:pos="9350"/>
            </w:tabs>
            <w:rPr>
              <w:ins w:id="5" w:author="Palacherla, Susmitha C (NONUS)" w:date="2017-05-18T13:36:00Z"/>
              <w:rFonts w:asciiTheme="minorHAnsi" w:eastAsiaTheme="minorEastAsia" w:hAnsiTheme="minorHAnsi" w:cstheme="minorBidi"/>
              <w:noProof/>
            </w:rPr>
          </w:pPr>
          <w:r w:rsidRPr="00257251">
            <w:rPr>
              <w:rFonts w:ascii="Times New Roman" w:hAnsi="Times New Roman"/>
            </w:rPr>
            <w:fldChar w:fldCharType="begin"/>
          </w:r>
          <w:r w:rsidRPr="00257251">
            <w:rPr>
              <w:rFonts w:ascii="Times New Roman" w:hAnsi="Times New Roman"/>
            </w:rPr>
            <w:instrText xml:space="preserve"> TOC \o "1-3" \h \z \u </w:instrText>
          </w:r>
          <w:r w:rsidRPr="00257251">
            <w:rPr>
              <w:rFonts w:ascii="Times New Roman" w:hAnsi="Times New Roman"/>
            </w:rPr>
            <w:fldChar w:fldCharType="separate"/>
          </w:r>
          <w:ins w:id="6" w:author="Palacherla, Susmitha C (NONUS)" w:date="2017-05-18T13:36:00Z">
            <w:r w:rsidR="001E57B7" w:rsidRPr="00FB755C">
              <w:rPr>
                <w:rStyle w:val="Hyperlink"/>
                <w:noProof/>
              </w:rPr>
              <w:fldChar w:fldCharType="begin"/>
            </w:r>
            <w:r w:rsidR="001E57B7" w:rsidRPr="00FB755C">
              <w:rPr>
                <w:rStyle w:val="Hyperlink"/>
                <w:noProof/>
              </w:rPr>
              <w:instrText xml:space="preserve"> </w:instrText>
            </w:r>
            <w:r w:rsidR="001E57B7">
              <w:rPr>
                <w:noProof/>
              </w:rPr>
              <w:instrText>HYPERLINK \l "_Toc482877908"</w:instrText>
            </w:r>
            <w:r w:rsidR="001E57B7" w:rsidRPr="00FB755C">
              <w:rPr>
                <w:rStyle w:val="Hyperlink"/>
                <w:noProof/>
              </w:rPr>
              <w:instrText xml:space="preserve"> </w:instrText>
            </w:r>
            <w:r w:rsidR="001E57B7" w:rsidRPr="00FB755C">
              <w:rPr>
                <w:rStyle w:val="Hyperlink"/>
                <w:noProof/>
              </w:rPr>
            </w:r>
            <w:r w:rsidR="001E57B7" w:rsidRPr="00FB755C">
              <w:rPr>
                <w:rStyle w:val="Hyperlink"/>
                <w:noProof/>
              </w:rPr>
              <w:fldChar w:fldCharType="separate"/>
            </w:r>
            <w:r w:rsidR="001E57B7" w:rsidRPr="00FB755C">
              <w:rPr>
                <w:rStyle w:val="Hyperlink"/>
                <w:rFonts w:ascii="Times New Roman" w:hAnsi="Times New Roman"/>
                <w:noProof/>
              </w:rPr>
              <w:t>1.</w:t>
            </w:r>
            <w:r w:rsidR="001E57B7">
              <w:rPr>
                <w:rFonts w:asciiTheme="minorHAnsi" w:eastAsiaTheme="minorEastAsia" w:hAnsiTheme="minorHAnsi" w:cstheme="minorBidi"/>
                <w:noProof/>
              </w:rPr>
              <w:tab/>
            </w:r>
            <w:r w:rsidR="001E57B7" w:rsidRPr="00FB755C">
              <w:rPr>
                <w:rStyle w:val="Hyperlink"/>
                <w:rFonts w:ascii="Times New Roman" w:hAnsi="Times New Roman"/>
                <w:noProof/>
              </w:rPr>
              <w:t>Overview</w:t>
            </w:r>
            <w:r w:rsidR="001E57B7">
              <w:rPr>
                <w:noProof/>
                <w:webHidden/>
              </w:rPr>
              <w:tab/>
            </w:r>
            <w:r w:rsidR="001E57B7">
              <w:rPr>
                <w:noProof/>
                <w:webHidden/>
              </w:rPr>
              <w:fldChar w:fldCharType="begin"/>
            </w:r>
            <w:r w:rsidR="001E57B7">
              <w:rPr>
                <w:noProof/>
                <w:webHidden/>
              </w:rPr>
              <w:instrText xml:space="preserve"> PAGEREF _Toc482877908 \h </w:instrText>
            </w:r>
            <w:r w:rsidR="001E57B7">
              <w:rPr>
                <w:noProof/>
                <w:webHidden/>
              </w:rPr>
            </w:r>
          </w:ins>
          <w:r w:rsidR="001E57B7">
            <w:rPr>
              <w:noProof/>
              <w:webHidden/>
            </w:rPr>
            <w:fldChar w:fldCharType="separate"/>
          </w:r>
          <w:ins w:id="7" w:author="Palacherla, Susmitha C (NONUS)" w:date="2017-05-18T13:36:00Z">
            <w:r w:rsidR="001E57B7">
              <w:rPr>
                <w:noProof/>
                <w:webHidden/>
              </w:rPr>
              <w:t>4</w:t>
            </w:r>
            <w:r w:rsidR="001E57B7">
              <w:rPr>
                <w:noProof/>
                <w:webHidden/>
              </w:rPr>
              <w:fldChar w:fldCharType="end"/>
            </w:r>
            <w:r w:rsidR="001E57B7" w:rsidRPr="00FB755C">
              <w:rPr>
                <w:rStyle w:val="Hyperlink"/>
                <w:noProof/>
              </w:rPr>
              <w:fldChar w:fldCharType="end"/>
            </w:r>
          </w:ins>
        </w:p>
        <w:p w:rsidR="001E57B7" w:rsidRDefault="001E57B7">
          <w:pPr>
            <w:pStyle w:val="TOC2"/>
            <w:tabs>
              <w:tab w:val="left" w:pos="880"/>
              <w:tab w:val="right" w:leader="dot" w:pos="9350"/>
            </w:tabs>
            <w:rPr>
              <w:ins w:id="8" w:author="Palacherla, Susmitha C (NONUS)" w:date="2017-05-18T13:36:00Z"/>
              <w:noProof/>
              <w:lang w:eastAsia="en-US"/>
            </w:rPr>
          </w:pPr>
          <w:ins w:id="9"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"_Toc482877909"</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1.1</w:t>
            </w:r>
            <w:r>
              <w:rPr>
                <w:noProof/>
                <w:lang w:eastAsia="en-US"/>
              </w:rPr>
              <w:tab/>
            </w:r>
            <w:r w:rsidRPr="00FB755C">
              <w:rPr>
                <w:rStyle w:val="Hyperlink"/>
                <w:rFonts w:ascii="Times New Roman" w:hAnsi="Times New Roman"/>
                <w:noProof/>
              </w:rPr>
              <w:t>Project Description</w:t>
            </w:r>
            <w:r>
              <w:rPr>
                <w:noProof/>
                <w:webHidden/>
              </w:rPr>
              <w:tab/>
            </w:r>
            <w:r>
              <w:rPr>
                <w:noProof/>
                <w:webHidden/>
              </w:rPr>
              <w:fldChar w:fldCharType="begin"/>
            </w:r>
            <w:r>
              <w:rPr>
                <w:noProof/>
                <w:webHidden/>
              </w:rPr>
              <w:instrText xml:space="preserve"> PAGEREF _Toc482877909 \h </w:instrText>
            </w:r>
            <w:r>
              <w:rPr>
                <w:noProof/>
                <w:webHidden/>
              </w:rPr>
            </w:r>
          </w:ins>
          <w:r>
            <w:rPr>
              <w:noProof/>
              <w:webHidden/>
            </w:rPr>
            <w:fldChar w:fldCharType="separate"/>
          </w:r>
          <w:ins w:id="10" w:author="Palacherla, Susmitha C (NONUS)" w:date="2017-05-18T13:36:00Z">
            <w:r>
              <w:rPr>
                <w:noProof/>
                <w:webHidden/>
              </w:rPr>
              <w:t>4</w:t>
            </w:r>
            <w:r>
              <w:rPr>
                <w:noProof/>
                <w:webHidden/>
              </w:rPr>
              <w:fldChar w:fldCharType="end"/>
            </w:r>
            <w:r w:rsidRPr="00FB755C">
              <w:rPr>
                <w:rStyle w:val="Hyperlink"/>
                <w:noProof/>
              </w:rPr>
              <w:fldChar w:fldCharType="end"/>
            </w:r>
          </w:ins>
        </w:p>
        <w:p w:rsidR="001E57B7" w:rsidRDefault="001E57B7">
          <w:pPr>
            <w:pStyle w:val="TOC2"/>
            <w:tabs>
              <w:tab w:val="left" w:pos="880"/>
              <w:tab w:val="right" w:leader="dot" w:pos="9350"/>
            </w:tabs>
            <w:rPr>
              <w:ins w:id="11" w:author="Palacherla, Susmitha C (NONUS)" w:date="2017-05-18T13:36:00Z"/>
              <w:noProof/>
              <w:lang w:eastAsia="en-US"/>
            </w:rPr>
          </w:pPr>
          <w:ins w:id="12"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"_Toc482877910"</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1.2</w:t>
            </w:r>
            <w:r>
              <w:rPr>
                <w:noProof/>
                <w:lang w:eastAsia="en-US"/>
              </w:rPr>
              <w:tab/>
            </w:r>
            <w:r w:rsidRPr="00FB755C">
              <w:rPr>
                <w:rStyle w:val="Hyperlink"/>
                <w:rFonts w:ascii="Times New Roman" w:hAnsi="Times New Roman"/>
                <w:noProof/>
              </w:rPr>
              <w:t>Document Scope</w:t>
            </w:r>
            <w:r>
              <w:rPr>
                <w:noProof/>
                <w:webHidden/>
              </w:rPr>
              <w:tab/>
            </w:r>
            <w:r>
              <w:rPr>
                <w:noProof/>
                <w:webHidden/>
              </w:rPr>
              <w:fldChar w:fldCharType="begin"/>
            </w:r>
            <w:r>
              <w:rPr>
                <w:noProof/>
                <w:webHidden/>
              </w:rPr>
              <w:instrText xml:space="preserve"> PAGEREF _Toc482877910 \h </w:instrText>
            </w:r>
            <w:r>
              <w:rPr>
                <w:noProof/>
                <w:webHidden/>
              </w:rPr>
            </w:r>
          </w:ins>
          <w:r>
            <w:rPr>
              <w:noProof/>
              <w:webHidden/>
            </w:rPr>
            <w:fldChar w:fldCharType="separate"/>
          </w:r>
          <w:ins w:id="13" w:author="Palacherla, Susmitha C (NONUS)" w:date="2017-05-18T13:36:00Z">
            <w:r>
              <w:rPr>
                <w:noProof/>
                <w:webHidden/>
              </w:rPr>
              <w:t>4</w:t>
            </w:r>
            <w:r>
              <w:rPr>
                <w:noProof/>
                <w:webHidden/>
              </w:rPr>
              <w:fldChar w:fldCharType="end"/>
            </w:r>
            <w:r w:rsidRPr="00FB755C">
              <w:rPr>
                <w:rStyle w:val="Hyperlink"/>
                <w:noProof/>
              </w:rPr>
              <w:fldChar w:fldCharType="end"/>
            </w:r>
          </w:ins>
        </w:p>
        <w:p w:rsidR="001E57B7" w:rsidRDefault="001E57B7">
          <w:pPr>
            <w:pStyle w:val="TOC2"/>
            <w:tabs>
              <w:tab w:val="left" w:pos="880"/>
              <w:tab w:val="right" w:leader="dot" w:pos="9350"/>
            </w:tabs>
            <w:rPr>
              <w:ins w:id="14" w:author="Palacherla, Susmitha C (NONUS)" w:date="2017-05-18T13:36:00Z"/>
              <w:noProof/>
              <w:lang w:eastAsia="en-US"/>
            </w:rPr>
          </w:pPr>
          <w:ins w:id="15"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"_Toc482877911"</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1.3</w:t>
            </w:r>
            <w:r>
              <w:rPr>
                <w:noProof/>
                <w:lang w:eastAsia="en-US"/>
              </w:rPr>
              <w:tab/>
            </w:r>
            <w:r w:rsidRPr="00FB755C">
              <w:rPr>
                <w:rStyle w:val="Hyperlink"/>
                <w:rFonts w:ascii="Times New Roman" w:hAnsi="Times New Roman"/>
                <w:noProof/>
              </w:rPr>
              <w:t>Source Files</w:t>
            </w:r>
            <w:r>
              <w:rPr>
                <w:noProof/>
                <w:webHidden/>
              </w:rPr>
              <w:tab/>
            </w:r>
            <w:r>
              <w:rPr>
                <w:noProof/>
                <w:webHidden/>
              </w:rPr>
              <w:fldChar w:fldCharType="begin"/>
            </w:r>
            <w:r>
              <w:rPr>
                <w:noProof/>
                <w:webHidden/>
              </w:rPr>
              <w:instrText xml:space="preserve"> PAGEREF _Toc482877911 \h </w:instrText>
            </w:r>
            <w:r>
              <w:rPr>
                <w:noProof/>
                <w:webHidden/>
              </w:rPr>
            </w:r>
          </w:ins>
          <w:r>
            <w:rPr>
              <w:noProof/>
              <w:webHidden/>
            </w:rPr>
            <w:fldChar w:fldCharType="separate"/>
          </w:r>
          <w:ins w:id="16" w:author="Palacherla, Susmitha C (NONUS)" w:date="2017-05-18T13:36:00Z">
            <w:r>
              <w:rPr>
                <w:noProof/>
                <w:webHidden/>
              </w:rPr>
              <w:t>4</w:t>
            </w:r>
            <w:r>
              <w:rPr>
                <w:noProof/>
                <w:webHidden/>
              </w:rPr>
              <w:fldChar w:fldCharType="end"/>
            </w:r>
            <w:r w:rsidRPr="00FB755C">
              <w:rPr>
                <w:rStyle w:val="Hyperlink"/>
                <w:noProof/>
              </w:rPr>
              <w:fldChar w:fldCharType="end"/>
            </w:r>
          </w:ins>
        </w:p>
        <w:p w:rsidR="001E57B7" w:rsidRDefault="001E57B7">
          <w:pPr>
            <w:pStyle w:val="TOC2"/>
            <w:tabs>
              <w:tab w:val="left" w:pos="880"/>
              <w:tab w:val="right" w:leader="dot" w:pos="9350"/>
            </w:tabs>
            <w:rPr>
              <w:ins w:id="17" w:author="Palacherla, Susmitha C (NONUS)" w:date="2017-05-18T13:36:00Z"/>
              <w:noProof/>
              <w:lang w:eastAsia="en-US"/>
            </w:rPr>
          </w:pPr>
          <w:ins w:id="18"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"_Toc482877912"</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1.4</w:t>
            </w:r>
            <w:r>
              <w:rPr>
                <w:noProof/>
                <w:lang w:eastAsia="en-US"/>
              </w:rPr>
              <w:tab/>
            </w:r>
            <w:r w:rsidRPr="00FB755C">
              <w:rPr>
                <w:rStyle w:val="Hyperlink"/>
                <w:rFonts w:ascii="Times New Roman" w:hAnsi="Times New Roman"/>
                <w:noProof/>
              </w:rPr>
              <w:t>Module List</w:t>
            </w:r>
            <w:r>
              <w:rPr>
                <w:noProof/>
                <w:webHidden/>
              </w:rPr>
              <w:tab/>
            </w:r>
            <w:r>
              <w:rPr>
                <w:noProof/>
                <w:webHidden/>
              </w:rPr>
              <w:fldChar w:fldCharType="begin"/>
            </w:r>
            <w:r>
              <w:rPr>
                <w:noProof/>
                <w:webHidden/>
              </w:rPr>
              <w:instrText xml:space="preserve"> PAGEREF _Toc482877912 \h </w:instrText>
            </w:r>
            <w:r>
              <w:rPr>
                <w:noProof/>
                <w:webHidden/>
              </w:rPr>
            </w:r>
          </w:ins>
          <w:r>
            <w:rPr>
              <w:noProof/>
              <w:webHidden/>
            </w:rPr>
            <w:fldChar w:fldCharType="separate"/>
          </w:r>
          <w:ins w:id="19" w:author="Palacherla, Susmitha C (NONUS)" w:date="2017-05-18T13:36:00Z">
            <w:r>
              <w:rPr>
                <w:noProof/>
                <w:webHidden/>
              </w:rPr>
              <w:t>4</w:t>
            </w:r>
            <w:r>
              <w:rPr>
                <w:noProof/>
                <w:webHidden/>
              </w:rPr>
              <w:fldChar w:fldCharType="end"/>
            </w:r>
            <w:r w:rsidRPr="00FB755C">
              <w:rPr>
                <w:rStyle w:val="Hyperlink"/>
                <w:noProof/>
              </w:rPr>
              <w:fldChar w:fldCharType="end"/>
            </w:r>
          </w:ins>
        </w:p>
        <w:p w:rsidR="001E57B7" w:rsidRDefault="001E57B7">
          <w:pPr>
            <w:pStyle w:val="TOC2"/>
            <w:tabs>
              <w:tab w:val="left" w:pos="880"/>
              <w:tab w:val="right" w:leader="dot" w:pos="9350"/>
            </w:tabs>
            <w:rPr>
              <w:ins w:id="20" w:author="Palacherla, Susmitha C (NONUS)" w:date="2017-05-18T13:36:00Z"/>
              <w:noProof/>
              <w:lang w:eastAsia="en-US"/>
            </w:rPr>
          </w:pPr>
          <w:ins w:id="21"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"_Toc482877913"</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1.5</w:t>
            </w:r>
            <w:r>
              <w:rPr>
                <w:noProof/>
                <w:lang w:eastAsia="en-US"/>
              </w:rPr>
              <w:tab/>
            </w:r>
            <w:r w:rsidRPr="00FB755C">
              <w:rPr>
                <w:rStyle w:val="Hyperlink"/>
                <w:rFonts w:ascii="Times New Roman" w:hAnsi="Times New Roman"/>
                <w:noProof/>
              </w:rPr>
              <w:t>Software and Hardware Interfaces</w:t>
            </w:r>
            <w:r>
              <w:rPr>
                <w:noProof/>
                <w:webHidden/>
              </w:rPr>
              <w:tab/>
            </w:r>
            <w:r>
              <w:rPr>
                <w:noProof/>
                <w:webHidden/>
              </w:rPr>
              <w:fldChar w:fldCharType="begin"/>
            </w:r>
            <w:r>
              <w:rPr>
                <w:noProof/>
                <w:webHidden/>
              </w:rPr>
              <w:instrText xml:space="preserve"> PAGEREF _Toc482877913 \h </w:instrText>
            </w:r>
            <w:r>
              <w:rPr>
                <w:noProof/>
                <w:webHidden/>
              </w:rPr>
            </w:r>
          </w:ins>
          <w:r>
            <w:rPr>
              <w:noProof/>
              <w:webHidden/>
            </w:rPr>
            <w:fldChar w:fldCharType="separate"/>
          </w:r>
          <w:ins w:id="22" w:author="Palacherla, Susmitha C (NONUS)" w:date="2017-05-18T13:36:00Z">
            <w:r>
              <w:rPr>
                <w:noProof/>
                <w:webHidden/>
              </w:rPr>
              <w:t>4</w:t>
            </w:r>
            <w:r>
              <w:rPr>
                <w:noProof/>
                <w:webHidden/>
              </w:rPr>
              <w:fldChar w:fldCharType="end"/>
            </w:r>
            <w:r w:rsidRPr="00FB755C">
              <w:rPr>
                <w:rStyle w:val="Hyperlink"/>
                <w:noProof/>
              </w:rPr>
              <w:fldChar w:fldCharType="end"/>
            </w:r>
          </w:ins>
        </w:p>
        <w:p w:rsidR="001E57B7" w:rsidRDefault="001E57B7">
          <w:pPr>
            <w:pStyle w:val="TOC3"/>
            <w:tabs>
              <w:tab w:val="left" w:pos="1320"/>
              <w:tab w:val="right" w:leader="dot" w:pos="9350"/>
            </w:tabs>
            <w:rPr>
              <w:ins w:id="23" w:author="Palacherla, Susmitha C (NONUS)" w:date="2017-05-18T13:36:00Z"/>
              <w:noProof/>
              <w:lang w:eastAsia="en-US"/>
            </w:rPr>
          </w:pPr>
          <w:ins w:id="24"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"_Toc482877914"</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1.5.1</w:t>
            </w:r>
            <w:r>
              <w:rPr>
                <w:noProof/>
                <w:lang w:eastAsia="en-US"/>
              </w:rPr>
              <w:tab/>
            </w:r>
            <w:r w:rsidRPr="00FB755C">
              <w:rPr>
                <w:rStyle w:val="Hyperlink"/>
                <w:rFonts w:ascii="Times New Roman" w:hAnsi="Times New Roman"/>
                <w:noProof/>
              </w:rPr>
              <w:t>Software</w:t>
            </w:r>
            <w:r>
              <w:rPr>
                <w:noProof/>
                <w:webHidden/>
              </w:rPr>
              <w:tab/>
            </w:r>
            <w:r>
              <w:rPr>
                <w:noProof/>
                <w:webHidden/>
              </w:rPr>
              <w:fldChar w:fldCharType="begin"/>
            </w:r>
            <w:r>
              <w:rPr>
                <w:noProof/>
                <w:webHidden/>
              </w:rPr>
              <w:instrText xml:space="preserve"> PAGEREF _Toc482877914 \h </w:instrText>
            </w:r>
            <w:r>
              <w:rPr>
                <w:noProof/>
                <w:webHidden/>
              </w:rPr>
            </w:r>
          </w:ins>
          <w:r>
            <w:rPr>
              <w:noProof/>
              <w:webHidden/>
            </w:rPr>
            <w:fldChar w:fldCharType="separate"/>
          </w:r>
          <w:ins w:id="25" w:author="Palacherla, Susmitha C (NONUS)" w:date="2017-05-18T13:36:00Z">
            <w:r>
              <w:rPr>
                <w:noProof/>
                <w:webHidden/>
              </w:rPr>
              <w:t>4</w:t>
            </w:r>
            <w:r>
              <w:rPr>
                <w:noProof/>
                <w:webHidden/>
              </w:rPr>
              <w:fldChar w:fldCharType="end"/>
            </w:r>
            <w:r w:rsidRPr="00FB755C">
              <w:rPr>
                <w:rStyle w:val="Hyperlink"/>
                <w:noProof/>
              </w:rPr>
              <w:fldChar w:fldCharType="end"/>
            </w:r>
          </w:ins>
        </w:p>
        <w:p w:rsidR="001E57B7" w:rsidRDefault="001E57B7">
          <w:pPr>
            <w:pStyle w:val="TOC3"/>
            <w:tabs>
              <w:tab w:val="left" w:pos="1320"/>
              <w:tab w:val="right" w:leader="dot" w:pos="9350"/>
            </w:tabs>
            <w:rPr>
              <w:ins w:id="26" w:author="Palacherla, Susmitha C (NONUS)" w:date="2017-05-18T13:36:00Z"/>
              <w:noProof/>
              <w:lang w:eastAsia="en-US"/>
            </w:rPr>
          </w:pPr>
          <w:ins w:id="27"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"_Toc482877915"</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1.5.2</w:t>
            </w:r>
            <w:r>
              <w:rPr>
                <w:noProof/>
                <w:lang w:eastAsia="en-US"/>
              </w:rPr>
              <w:tab/>
            </w:r>
            <w:r w:rsidRPr="00FB755C">
              <w:rPr>
                <w:rStyle w:val="Hyperlink"/>
                <w:rFonts w:ascii="Times New Roman" w:hAnsi="Times New Roman"/>
                <w:noProof/>
              </w:rPr>
              <w:t>Hardware</w:t>
            </w:r>
            <w:r>
              <w:rPr>
                <w:noProof/>
                <w:webHidden/>
              </w:rPr>
              <w:tab/>
            </w:r>
            <w:r>
              <w:rPr>
                <w:noProof/>
                <w:webHidden/>
              </w:rPr>
              <w:fldChar w:fldCharType="begin"/>
            </w:r>
            <w:r>
              <w:rPr>
                <w:noProof/>
                <w:webHidden/>
              </w:rPr>
              <w:instrText xml:space="preserve"> PAGEREF _Toc482877915 \h </w:instrText>
            </w:r>
            <w:r>
              <w:rPr>
                <w:noProof/>
                <w:webHidden/>
              </w:rPr>
            </w:r>
          </w:ins>
          <w:r>
            <w:rPr>
              <w:noProof/>
              <w:webHidden/>
            </w:rPr>
            <w:fldChar w:fldCharType="separate"/>
          </w:r>
          <w:ins w:id="28" w:author="Palacherla, Susmitha C (NONUS)" w:date="2017-05-18T13:36:00Z">
            <w:r>
              <w:rPr>
                <w:noProof/>
                <w:webHidden/>
              </w:rPr>
              <w:t>4</w:t>
            </w:r>
            <w:r>
              <w:rPr>
                <w:noProof/>
                <w:webHidden/>
              </w:rPr>
              <w:fldChar w:fldCharType="end"/>
            </w:r>
            <w:r w:rsidRPr="00FB755C">
              <w:rPr>
                <w:rStyle w:val="Hyperlink"/>
                <w:noProof/>
              </w:rPr>
              <w:fldChar w:fldCharType="end"/>
            </w:r>
          </w:ins>
        </w:p>
        <w:p w:rsidR="001E57B7" w:rsidRDefault="001E57B7">
          <w:pPr>
            <w:pStyle w:val="TOC2"/>
            <w:tabs>
              <w:tab w:val="left" w:pos="880"/>
              <w:tab w:val="right" w:leader="dot" w:pos="9350"/>
            </w:tabs>
            <w:rPr>
              <w:ins w:id="29" w:author="Palacherla, Susmitha C (NONUS)" w:date="2017-05-18T13:36:00Z"/>
              <w:noProof/>
              <w:lang w:eastAsia="en-US"/>
            </w:rPr>
          </w:pPr>
          <w:ins w:id="30"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"_Toc482877916"</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1.6</w:t>
            </w:r>
            <w:r>
              <w:rPr>
                <w:noProof/>
                <w:lang w:eastAsia="en-US"/>
              </w:rPr>
              <w:tab/>
            </w:r>
            <w:r w:rsidRPr="00FB755C">
              <w:rPr>
                <w:rStyle w:val="Hyperlink"/>
                <w:rFonts w:ascii="Times New Roman" w:hAnsi="Times New Roman"/>
                <w:noProof/>
              </w:rPr>
              <w:t>Users</w:t>
            </w:r>
            <w:r>
              <w:rPr>
                <w:noProof/>
                <w:webHidden/>
              </w:rPr>
              <w:tab/>
            </w:r>
            <w:r>
              <w:rPr>
                <w:noProof/>
                <w:webHidden/>
              </w:rPr>
              <w:fldChar w:fldCharType="begin"/>
            </w:r>
            <w:r>
              <w:rPr>
                <w:noProof/>
                <w:webHidden/>
              </w:rPr>
              <w:instrText xml:space="preserve"> PAGEREF _Toc482877916 \h </w:instrText>
            </w:r>
            <w:r>
              <w:rPr>
                <w:noProof/>
                <w:webHidden/>
              </w:rPr>
            </w:r>
          </w:ins>
          <w:r>
            <w:rPr>
              <w:noProof/>
              <w:webHidden/>
            </w:rPr>
            <w:fldChar w:fldCharType="separate"/>
          </w:r>
          <w:ins w:id="31" w:author="Palacherla, Susmitha C (NONUS)" w:date="2017-05-18T13:36:00Z">
            <w:r>
              <w:rPr>
                <w:noProof/>
                <w:webHidden/>
              </w:rPr>
              <w:t>4</w:t>
            </w:r>
            <w:r>
              <w:rPr>
                <w:noProof/>
                <w:webHidden/>
              </w:rPr>
              <w:fldChar w:fldCharType="end"/>
            </w:r>
            <w:r w:rsidRPr="00FB755C">
              <w:rPr>
                <w:rStyle w:val="Hyperlink"/>
                <w:noProof/>
              </w:rPr>
              <w:fldChar w:fldCharType="end"/>
            </w:r>
          </w:ins>
        </w:p>
        <w:p w:rsidR="001E57B7" w:rsidRDefault="001E57B7">
          <w:pPr>
            <w:pStyle w:val="TOC1"/>
            <w:tabs>
              <w:tab w:val="left" w:pos="440"/>
              <w:tab w:val="right" w:leader="dot" w:pos="9350"/>
            </w:tabs>
            <w:rPr>
              <w:ins w:id="32" w:author="Palacherla, Susmitha C (NONUS)" w:date="2017-05-18T13:36:00Z"/>
              <w:rFonts w:asciiTheme="minorHAnsi" w:eastAsiaTheme="minorEastAsia" w:hAnsiTheme="minorHAnsi" w:cstheme="minorBidi"/>
              <w:noProof/>
            </w:rPr>
          </w:pPr>
          <w:ins w:id="33"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"_Toc482877917"</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w:t>
            </w:r>
            <w:r>
              <w:rPr>
                <w:rFonts w:asciiTheme="minorHAnsi" w:eastAsiaTheme="minorEastAsia" w:hAnsiTheme="minorHAnsi" w:cstheme="minorBidi"/>
                <w:noProof/>
              </w:rPr>
              <w:tab/>
            </w:r>
            <w:r w:rsidRPr="00FB755C">
              <w:rPr>
                <w:rStyle w:val="Hyperlink"/>
                <w:rFonts w:ascii="Times New Roman" w:hAnsi="Times New Roman"/>
                <w:noProof/>
              </w:rPr>
              <w:t>Details</w:t>
            </w:r>
            <w:r>
              <w:rPr>
                <w:noProof/>
                <w:webHidden/>
              </w:rPr>
              <w:tab/>
            </w:r>
            <w:r>
              <w:rPr>
                <w:noProof/>
                <w:webHidden/>
              </w:rPr>
              <w:fldChar w:fldCharType="begin"/>
            </w:r>
            <w:r>
              <w:rPr>
                <w:noProof/>
                <w:webHidden/>
              </w:rPr>
              <w:instrText xml:space="preserve"> PAGEREF _Toc482877917 \h </w:instrText>
            </w:r>
            <w:r>
              <w:rPr>
                <w:noProof/>
                <w:webHidden/>
              </w:rPr>
            </w:r>
          </w:ins>
          <w:r>
            <w:rPr>
              <w:noProof/>
              <w:webHidden/>
            </w:rPr>
            <w:fldChar w:fldCharType="separate"/>
          </w:r>
          <w:ins w:id="34" w:author="Palacherla, Susmitha C (NONUS)" w:date="2017-05-18T13:36:00Z">
            <w:r>
              <w:rPr>
                <w:noProof/>
                <w:webHidden/>
              </w:rPr>
              <w:t>5</w:t>
            </w:r>
            <w:r>
              <w:rPr>
                <w:noProof/>
                <w:webHidden/>
              </w:rPr>
              <w:fldChar w:fldCharType="end"/>
            </w:r>
            <w:r w:rsidRPr="00FB755C">
              <w:rPr>
                <w:rStyle w:val="Hyperlink"/>
                <w:noProof/>
              </w:rPr>
              <w:fldChar w:fldCharType="end"/>
            </w:r>
          </w:ins>
        </w:p>
        <w:p w:rsidR="001E57B7" w:rsidRDefault="001E57B7">
          <w:pPr>
            <w:pStyle w:val="TOC2"/>
            <w:tabs>
              <w:tab w:val="left" w:pos="880"/>
              <w:tab w:val="right" w:leader="dot" w:pos="9350"/>
            </w:tabs>
            <w:rPr>
              <w:ins w:id="35" w:author="Palacherla, Susmitha C (NONUS)" w:date="2017-05-18T13:36:00Z"/>
              <w:noProof/>
              <w:lang w:eastAsia="en-US"/>
            </w:rPr>
          </w:pPr>
          <w:ins w:id="36"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"_Toc482877920"</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2.1</w:t>
            </w:r>
            <w:r>
              <w:rPr>
                <w:noProof/>
                <w:lang w:eastAsia="en-US"/>
              </w:rPr>
              <w:tab/>
            </w:r>
            <w:r w:rsidRPr="00FB755C">
              <w:rPr>
                <w:rStyle w:val="Hyperlink"/>
                <w:rFonts w:ascii="Times New Roman" w:hAnsi="Times New Roman"/>
                <w:noProof/>
              </w:rPr>
              <w:t>Source Files</w:t>
            </w:r>
            <w:r>
              <w:rPr>
                <w:noProof/>
                <w:webHidden/>
              </w:rPr>
              <w:tab/>
            </w:r>
            <w:r>
              <w:rPr>
                <w:noProof/>
                <w:webHidden/>
              </w:rPr>
              <w:fldChar w:fldCharType="begin"/>
            </w:r>
            <w:r>
              <w:rPr>
                <w:noProof/>
                <w:webHidden/>
              </w:rPr>
              <w:instrText xml:space="preserve"> PAGEREF _Toc482877920 \h </w:instrText>
            </w:r>
            <w:r>
              <w:rPr>
                <w:noProof/>
                <w:webHidden/>
              </w:rPr>
            </w:r>
          </w:ins>
          <w:r>
            <w:rPr>
              <w:noProof/>
              <w:webHidden/>
            </w:rPr>
            <w:fldChar w:fldCharType="separate"/>
          </w:r>
          <w:ins w:id="37" w:author="Palacherla, Susmitha C (NONUS)" w:date="2017-05-18T13:36:00Z">
            <w:r>
              <w:rPr>
                <w:noProof/>
                <w:webHidden/>
              </w:rPr>
              <w:t>5</w:t>
            </w:r>
            <w:r>
              <w:rPr>
                <w:noProof/>
                <w:webHidden/>
              </w:rPr>
              <w:fldChar w:fldCharType="end"/>
            </w:r>
            <w:r w:rsidRPr="00FB755C">
              <w:rPr>
                <w:rStyle w:val="Hyperlink"/>
                <w:noProof/>
              </w:rPr>
              <w:fldChar w:fldCharType="end"/>
            </w:r>
          </w:ins>
        </w:p>
        <w:p w:rsidR="001E57B7" w:rsidRDefault="001E57B7">
          <w:pPr>
            <w:pStyle w:val="TOC3"/>
            <w:tabs>
              <w:tab w:val="left" w:pos="1320"/>
              <w:tab w:val="right" w:leader="dot" w:pos="9350"/>
            </w:tabs>
            <w:rPr>
              <w:ins w:id="38" w:author="Palacherla, Susmitha C (NONUS)" w:date="2017-05-18T13:36:00Z"/>
              <w:noProof/>
              <w:lang w:eastAsia="en-US"/>
            </w:rPr>
          </w:pPr>
          <w:ins w:id="39"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"_Toc482877921"</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2.1.1</w:t>
            </w:r>
            <w:r>
              <w:rPr>
                <w:noProof/>
                <w:lang w:eastAsia="en-US"/>
              </w:rPr>
              <w:tab/>
            </w:r>
            <w:r w:rsidRPr="00FB755C">
              <w:rPr>
                <w:rStyle w:val="Hyperlink"/>
                <w:rFonts w:ascii="Times New Roman" w:hAnsi="Times New Roman"/>
                <w:noProof/>
              </w:rPr>
              <w:t>PS_Employee_Information_mmddyyyy.csv</w:t>
            </w:r>
            <w:r>
              <w:rPr>
                <w:noProof/>
                <w:webHidden/>
              </w:rPr>
              <w:tab/>
            </w:r>
            <w:r>
              <w:rPr>
                <w:noProof/>
                <w:webHidden/>
              </w:rPr>
              <w:fldChar w:fldCharType="begin"/>
            </w:r>
            <w:r>
              <w:rPr>
                <w:noProof/>
                <w:webHidden/>
              </w:rPr>
              <w:instrText xml:space="preserve"> PAGEREF _Toc482877921 \h </w:instrText>
            </w:r>
            <w:r>
              <w:rPr>
                <w:noProof/>
                <w:webHidden/>
              </w:rPr>
            </w:r>
          </w:ins>
          <w:r>
            <w:rPr>
              <w:noProof/>
              <w:webHidden/>
            </w:rPr>
            <w:fldChar w:fldCharType="separate"/>
          </w:r>
          <w:ins w:id="40" w:author="Palacherla, Susmitha C (NONUS)" w:date="2017-05-18T13:36:00Z">
            <w:r>
              <w:rPr>
                <w:noProof/>
                <w:webHidden/>
              </w:rPr>
              <w:t>5</w:t>
            </w:r>
            <w:r>
              <w:rPr>
                <w:noProof/>
                <w:webHidden/>
              </w:rPr>
              <w:fldChar w:fldCharType="end"/>
            </w:r>
            <w:r w:rsidRPr="00FB755C">
              <w:rPr>
                <w:rStyle w:val="Hyperlink"/>
                <w:noProof/>
              </w:rPr>
              <w:fldChar w:fldCharType="end"/>
            </w:r>
          </w:ins>
        </w:p>
        <w:p w:rsidR="001E57B7" w:rsidRDefault="001E57B7">
          <w:pPr>
            <w:pStyle w:val="TOC3"/>
            <w:tabs>
              <w:tab w:val="left" w:pos="1320"/>
              <w:tab w:val="right" w:leader="dot" w:pos="9350"/>
            </w:tabs>
            <w:rPr>
              <w:ins w:id="41" w:author="Palacherla, Susmitha C (NONUS)" w:date="2017-05-18T13:36:00Z"/>
              <w:noProof/>
              <w:lang w:eastAsia="en-US"/>
            </w:rPr>
          </w:pPr>
          <w:ins w:id="42"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"_Toc482877922"</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2.1.2</w:t>
            </w:r>
            <w:r>
              <w:rPr>
                <w:noProof/>
                <w:lang w:eastAsia="en-US"/>
              </w:rPr>
              <w:tab/>
            </w:r>
            <w:r w:rsidRPr="00FB755C">
              <w:rPr>
                <w:rStyle w:val="Hyperlink"/>
                <w:rFonts w:ascii="Times New Roman" w:hAnsi="Times New Roman"/>
                <w:noProof/>
              </w:rPr>
              <w:t>Employee_Information_WithProgram.csv</w:t>
            </w:r>
            <w:r>
              <w:rPr>
                <w:noProof/>
                <w:webHidden/>
              </w:rPr>
              <w:tab/>
            </w:r>
            <w:r>
              <w:rPr>
                <w:noProof/>
                <w:webHidden/>
              </w:rPr>
              <w:fldChar w:fldCharType="begin"/>
            </w:r>
            <w:r>
              <w:rPr>
                <w:noProof/>
                <w:webHidden/>
              </w:rPr>
              <w:instrText xml:space="preserve"> PAGEREF _Toc482877922 \h </w:instrText>
            </w:r>
            <w:r>
              <w:rPr>
                <w:noProof/>
                <w:webHidden/>
              </w:rPr>
            </w:r>
          </w:ins>
          <w:r>
            <w:rPr>
              <w:noProof/>
              <w:webHidden/>
            </w:rPr>
            <w:fldChar w:fldCharType="separate"/>
          </w:r>
          <w:ins w:id="43" w:author="Palacherla, Susmitha C (NONUS)" w:date="2017-05-18T13:36:00Z">
            <w:r>
              <w:rPr>
                <w:noProof/>
                <w:webHidden/>
              </w:rPr>
              <w:t>5</w:t>
            </w:r>
            <w:r>
              <w:rPr>
                <w:noProof/>
                <w:webHidden/>
              </w:rPr>
              <w:fldChar w:fldCharType="end"/>
            </w:r>
            <w:r w:rsidRPr="00FB755C">
              <w:rPr>
                <w:rStyle w:val="Hyperlink"/>
                <w:noProof/>
              </w:rPr>
              <w:fldChar w:fldCharType="end"/>
            </w:r>
          </w:ins>
        </w:p>
        <w:p w:rsidR="001E57B7" w:rsidRDefault="001E57B7">
          <w:pPr>
            <w:pStyle w:val="TOC3"/>
            <w:tabs>
              <w:tab w:val="left" w:pos="1320"/>
              <w:tab w:val="right" w:leader="dot" w:pos="9350"/>
            </w:tabs>
            <w:rPr>
              <w:ins w:id="44" w:author="Palacherla, Susmitha C (NONUS)" w:date="2017-05-18T13:36:00Z"/>
              <w:noProof/>
              <w:lang w:eastAsia="en-US"/>
            </w:rPr>
          </w:pPr>
          <w:ins w:id="45"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"_Toc482877923"</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2.1.3</w:t>
            </w:r>
            <w:r>
              <w:rPr>
                <w:noProof/>
                <w:lang w:eastAsia="en-US"/>
              </w:rPr>
              <w:tab/>
            </w:r>
            <w:r w:rsidRPr="00FB755C">
              <w:rPr>
                <w:rStyle w:val="Hyperlink"/>
                <w:rFonts w:ascii="Times New Roman" w:hAnsi="Times New Roman"/>
                <w:noProof/>
              </w:rPr>
              <w:t>HR_Employee_Information.csv</w:t>
            </w:r>
            <w:r>
              <w:rPr>
                <w:noProof/>
                <w:webHidden/>
              </w:rPr>
              <w:tab/>
            </w:r>
            <w:r>
              <w:rPr>
                <w:noProof/>
                <w:webHidden/>
              </w:rPr>
              <w:fldChar w:fldCharType="begin"/>
            </w:r>
            <w:r>
              <w:rPr>
                <w:noProof/>
                <w:webHidden/>
              </w:rPr>
              <w:instrText xml:space="preserve"> PAGEREF _Toc482877923 \h </w:instrText>
            </w:r>
            <w:r>
              <w:rPr>
                <w:noProof/>
                <w:webHidden/>
              </w:rPr>
            </w:r>
          </w:ins>
          <w:r>
            <w:rPr>
              <w:noProof/>
              <w:webHidden/>
            </w:rPr>
            <w:fldChar w:fldCharType="separate"/>
          </w:r>
          <w:ins w:id="46" w:author="Palacherla, Susmitha C (NONUS)" w:date="2017-05-18T13:36:00Z">
            <w:r>
              <w:rPr>
                <w:noProof/>
                <w:webHidden/>
              </w:rPr>
              <w:t>5</w:t>
            </w:r>
            <w:r>
              <w:rPr>
                <w:noProof/>
                <w:webHidden/>
              </w:rPr>
              <w:fldChar w:fldCharType="end"/>
            </w:r>
            <w:r w:rsidRPr="00FB755C">
              <w:rPr>
                <w:rStyle w:val="Hyperlink"/>
                <w:noProof/>
              </w:rPr>
              <w:fldChar w:fldCharType="end"/>
            </w:r>
          </w:ins>
        </w:p>
        <w:p w:rsidR="001E57B7" w:rsidRDefault="001E57B7">
          <w:pPr>
            <w:pStyle w:val="TOC2"/>
            <w:tabs>
              <w:tab w:val="left" w:pos="880"/>
              <w:tab w:val="right" w:leader="dot" w:pos="9350"/>
            </w:tabs>
            <w:rPr>
              <w:ins w:id="47" w:author="Palacherla, Susmitha C (NONUS)" w:date="2017-05-18T13:36:00Z"/>
              <w:noProof/>
              <w:lang w:eastAsia="en-US"/>
            </w:rPr>
          </w:pPr>
          <w:ins w:id="48"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"_Toc482877924"</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2.2</w:t>
            </w:r>
            <w:r>
              <w:rPr>
                <w:noProof/>
                <w:lang w:eastAsia="en-US"/>
              </w:rPr>
              <w:tab/>
            </w:r>
            <w:r w:rsidRPr="00FB755C">
              <w:rPr>
                <w:rStyle w:val="Hyperlink"/>
                <w:rFonts w:ascii="Times New Roman" w:hAnsi="Times New Roman"/>
                <w:noProof/>
              </w:rPr>
              <w:t>Module Details</w:t>
            </w:r>
            <w:r>
              <w:rPr>
                <w:noProof/>
                <w:webHidden/>
              </w:rPr>
              <w:tab/>
            </w:r>
            <w:r>
              <w:rPr>
                <w:noProof/>
                <w:webHidden/>
              </w:rPr>
              <w:fldChar w:fldCharType="begin"/>
            </w:r>
            <w:r>
              <w:rPr>
                <w:noProof/>
                <w:webHidden/>
              </w:rPr>
              <w:instrText xml:space="preserve"> PAGEREF _Toc482877924 \h </w:instrText>
            </w:r>
            <w:r>
              <w:rPr>
                <w:noProof/>
                <w:webHidden/>
              </w:rPr>
            </w:r>
          </w:ins>
          <w:r>
            <w:rPr>
              <w:noProof/>
              <w:webHidden/>
            </w:rPr>
            <w:fldChar w:fldCharType="separate"/>
          </w:r>
          <w:ins w:id="49" w:author="Palacherla, Susmitha C (NONUS)" w:date="2017-05-18T13:36:00Z">
            <w:r>
              <w:rPr>
                <w:noProof/>
                <w:webHidden/>
              </w:rPr>
              <w:t>6</w:t>
            </w:r>
            <w:r>
              <w:rPr>
                <w:noProof/>
                <w:webHidden/>
              </w:rPr>
              <w:fldChar w:fldCharType="end"/>
            </w:r>
            <w:r w:rsidRPr="00FB755C">
              <w:rPr>
                <w:rStyle w:val="Hyperlink"/>
                <w:noProof/>
              </w:rPr>
              <w:fldChar w:fldCharType="end"/>
            </w:r>
          </w:ins>
        </w:p>
        <w:p w:rsidR="001E57B7" w:rsidRDefault="001E57B7">
          <w:pPr>
            <w:pStyle w:val="TOC3"/>
            <w:tabs>
              <w:tab w:val="left" w:pos="1320"/>
              <w:tab w:val="right" w:leader="dot" w:pos="9350"/>
            </w:tabs>
            <w:rPr>
              <w:ins w:id="50" w:author="Palacherla, Susmitha C (NONUS)" w:date="2017-05-18T13:36:00Z"/>
              <w:noProof/>
              <w:lang w:eastAsia="en-US"/>
            </w:rPr>
          </w:pPr>
          <w:ins w:id="51"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"_Toc482877925"</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2.2.1</w:t>
            </w:r>
            <w:r>
              <w:rPr>
                <w:noProof/>
                <w:lang w:eastAsia="en-US"/>
              </w:rPr>
              <w:tab/>
            </w:r>
            <w:r w:rsidRPr="00FB755C">
              <w:rPr>
                <w:rStyle w:val="Hyperlink"/>
                <w:rFonts w:ascii="Times New Roman" w:hAnsi="Times New Roman"/>
                <w:noProof/>
              </w:rPr>
              <w:t>SQL agent job</w:t>
            </w:r>
            <w:r>
              <w:rPr>
                <w:noProof/>
                <w:webHidden/>
              </w:rPr>
              <w:tab/>
            </w:r>
            <w:r>
              <w:rPr>
                <w:noProof/>
                <w:webHidden/>
              </w:rPr>
              <w:fldChar w:fldCharType="begin"/>
            </w:r>
            <w:r>
              <w:rPr>
                <w:noProof/>
                <w:webHidden/>
              </w:rPr>
              <w:instrText xml:space="preserve"> PAGEREF _Toc482877925 \h </w:instrText>
            </w:r>
            <w:r>
              <w:rPr>
                <w:noProof/>
                <w:webHidden/>
              </w:rPr>
            </w:r>
          </w:ins>
          <w:r>
            <w:rPr>
              <w:noProof/>
              <w:webHidden/>
            </w:rPr>
            <w:fldChar w:fldCharType="separate"/>
          </w:r>
          <w:ins w:id="52" w:author="Palacherla, Susmitha C (NONUS)" w:date="2017-05-18T13:36:00Z">
            <w:r>
              <w:rPr>
                <w:noProof/>
                <w:webHidden/>
              </w:rPr>
              <w:t>6</w:t>
            </w:r>
            <w:r>
              <w:rPr>
                <w:noProof/>
                <w:webHidden/>
              </w:rPr>
              <w:fldChar w:fldCharType="end"/>
            </w:r>
            <w:r w:rsidRPr="00FB755C">
              <w:rPr>
                <w:rStyle w:val="Hyperlink"/>
                <w:noProof/>
              </w:rPr>
              <w:fldChar w:fldCharType="end"/>
            </w:r>
          </w:ins>
        </w:p>
        <w:p w:rsidR="001E57B7" w:rsidRDefault="001E57B7">
          <w:pPr>
            <w:pStyle w:val="TOC3"/>
            <w:tabs>
              <w:tab w:val="left" w:pos="1320"/>
              <w:tab w:val="right" w:leader="dot" w:pos="9350"/>
            </w:tabs>
            <w:rPr>
              <w:ins w:id="53" w:author="Palacherla, Susmitha C (NONUS)" w:date="2017-05-18T13:36:00Z"/>
              <w:noProof/>
              <w:lang w:eastAsia="en-US"/>
            </w:rPr>
          </w:pPr>
          <w:ins w:id="54"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"_Toc482877926"</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2.2.2</w:t>
            </w:r>
            <w:r>
              <w:rPr>
                <w:noProof/>
                <w:lang w:eastAsia="en-US"/>
              </w:rPr>
              <w:tab/>
            </w:r>
            <w:r w:rsidRPr="00FB755C">
              <w:rPr>
                <w:rStyle w:val="Hyperlink"/>
                <w:rFonts w:ascii="Times New Roman" w:hAnsi="Times New Roman"/>
                <w:noProof/>
              </w:rPr>
              <w:t>SSIS Package</w:t>
            </w:r>
            <w:r>
              <w:rPr>
                <w:noProof/>
                <w:webHidden/>
              </w:rPr>
              <w:tab/>
            </w:r>
            <w:r>
              <w:rPr>
                <w:noProof/>
                <w:webHidden/>
              </w:rPr>
              <w:fldChar w:fldCharType="begin"/>
            </w:r>
            <w:r>
              <w:rPr>
                <w:noProof/>
                <w:webHidden/>
              </w:rPr>
              <w:instrText xml:space="preserve"> PAGEREF _Toc482877926 \h </w:instrText>
            </w:r>
            <w:r>
              <w:rPr>
                <w:noProof/>
                <w:webHidden/>
              </w:rPr>
            </w:r>
          </w:ins>
          <w:r>
            <w:rPr>
              <w:noProof/>
              <w:webHidden/>
            </w:rPr>
            <w:fldChar w:fldCharType="separate"/>
          </w:r>
          <w:ins w:id="55" w:author="Palacherla, Susmitha C (NONUS)" w:date="2017-05-18T13:36:00Z">
            <w:r>
              <w:rPr>
                <w:noProof/>
                <w:webHidden/>
              </w:rPr>
              <w:t>6</w:t>
            </w:r>
            <w:r>
              <w:rPr>
                <w:noProof/>
                <w:webHidden/>
              </w:rPr>
              <w:fldChar w:fldCharType="end"/>
            </w:r>
            <w:r w:rsidRPr="00FB755C">
              <w:rPr>
                <w:rStyle w:val="Hyperlink"/>
                <w:noProof/>
              </w:rPr>
              <w:fldChar w:fldCharType="end"/>
            </w:r>
          </w:ins>
        </w:p>
        <w:p w:rsidR="001E57B7" w:rsidRDefault="001E57B7">
          <w:pPr>
            <w:pStyle w:val="TOC3"/>
            <w:tabs>
              <w:tab w:val="left" w:pos="1320"/>
              <w:tab w:val="right" w:leader="dot" w:pos="9350"/>
            </w:tabs>
            <w:rPr>
              <w:ins w:id="56" w:author="Palacherla, Susmitha C (NONUS)" w:date="2017-05-18T13:36:00Z"/>
              <w:noProof/>
              <w:lang w:eastAsia="en-US"/>
            </w:rPr>
          </w:pPr>
          <w:ins w:id="57"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"_Toc482877932"</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2.2.3</w:t>
            </w:r>
            <w:r>
              <w:rPr>
                <w:noProof/>
                <w:lang w:eastAsia="en-US"/>
              </w:rPr>
              <w:tab/>
            </w:r>
            <w:r w:rsidRPr="00FB755C">
              <w:rPr>
                <w:rStyle w:val="Hyperlink"/>
                <w:rFonts w:ascii="Times New Roman" w:hAnsi="Times New Roman"/>
                <w:noProof/>
              </w:rPr>
              <w:t>Tables</w:t>
            </w:r>
            <w:r>
              <w:rPr>
                <w:noProof/>
                <w:webHidden/>
              </w:rPr>
              <w:tab/>
            </w:r>
            <w:r>
              <w:rPr>
                <w:noProof/>
                <w:webHidden/>
              </w:rPr>
              <w:fldChar w:fldCharType="begin"/>
            </w:r>
            <w:r>
              <w:rPr>
                <w:noProof/>
                <w:webHidden/>
              </w:rPr>
              <w:instrText xml:space="preserve"> PAGEREF _Toc482877932 \h </w:instrText>
            </w:r>
            <w:r>
              <w:rPr>
                <w:noProof/>
                <w:webHidden/>
              </w:rPr>
            </w:r>
          </w:ins>
          <w:r>
            <w:rPr>
              <w:noProof/>
              <w:webHidden/>
            </w:rPr>
            <w:fldChar w:fldCharType="separate"/>
          </w:r>
          <w:ins w:id="58" w:author="Palacherla, Susmitha C (NONUS)" w:date="2017-05-18T13:36:00Z">
            <w:r>
              <w:rPr>
                <w:noProof/>
                <w:webHidden/>
              </w:rPr>
              <w:t>27</w:t>
            </w:r>
            <w:r>
              <w:rPr>
                <w:noProof/>
                <w:webHidden/>
              </w:rPr>
              <w:fldChar w:fldCharType="end"/>
            </w:r>
            <w:r w:rsidRPr="00FB755C">
              <w:rPr>
                <w:rStyle w:val="Hyperlink"/>
                <w:noProof/>
              </w:rPr>
              <w:fldChar w:fldCharType="end"/>
            </w:r>
          </w:ins>
        </w:p>
        <w:p w:rsidR="001E57B7" w:rsidRDefault="001E57B7">
          <w:pPr>
            <w:pStyle w:val="TOC3"/>
            <w:tabs>
              <w:tab w:val="left" w:pos="1320"/>
              <w:tab w:val="right" w:leader="dot" w:pos="9350"/>
            </w:tabs>
            <w:rPr>
              <w:ins w:id="59" w:author="Palacherla, Susmitha C (NONUS)" w:date="2017-05-18T13:36:00Z"/>
              <w:noProof/>
              <w:lang w:eastAsia="en-US"/>
            </w:rPr>
          </w:pPr>
          <w:ins w:id="60" w:author="Palacherla, Susmitha C (NONUS)" w:date="2017-05-18T13:36:00Z">
            <w:r w:rsidRPr="00FB755C">
              <w:rPr>
                <w:rStyle w:val="Hyperlink"/>
                <w:noProof/>
              </w:rPr>
              <w:fldChar w:fldCharType="begin"/>
            </w:r>
            <w:r w:rsidRPr="00FB755C">
              <w:rPr>
                <w:rStyle w:val="Hyperlink"/>
                <w:noProof/>
              </w:rPr>
              <w:instrText xml:space="preserve"> </w:instrText>
            </w:r>
            <w:r>
              <w:rPr>
                <w:noProof/>
              </w:rPr>
              <w:instrText>HYPERLINK \l "_Toc482877933"</w:instrText>
            </w:r>
            <w:r w:rsidRPr="00FB755C">
              <w:rPr>
                <w:rStyle w:val="Hyperlink"/>
                <w:noProof/>
              </w:rPr>
              <w:instrText xml:space="preserve"> </w:instrText>
            </w:r>
            <w:r w:rsidRPr="00FB755C">
              <w:rPr>
                <w:rStyle w:val="Hyperlink"/>
                <w:noProof/>
              </w:rPr>
            </w:r>
            <w:r w:rsidRPr="00FB755C">
              <w:rPr>
                <w:rStyle w:val="Hyperlink"/>
                <w:noProof/>
              </w:rPr>
              <w:fldChar w:fldCharType="separate"/>
            </w:r>
            <w:r w:rsidRPr="00FB755C">
              <w:rPr>
                <w:rStyle w:val="Hyperlink"/>
                <w:rFonts w:ascii="Times New Roman" w:hAnsi="Times New Roman"/>
                <w:noProof/>
              </w:rPr>
              <w:t>2.2.4</w:t>
            </w:r>
            <w:r>
              <w:rPr>
                <w:noProof/>
                <w:lang w:eastAsia="en-US"/>
              </w:rPr>
              <w:tab/>
            </w:r>
            <w:r w:rsidRPr="00FB755C">
              <w:rPr>
                <w:rStyle w:val="Hyperlink"/>
                <w:rFonts w:ascii="Times New Roman" w:hAnsi="Times New Roman"/>
                <w:noProof/>
              </w:rPr>
              <w:t>Procedures</w:t>
            </w:r>
            <w:r>
              <w:rPr>
                <w:noProof/>
                <w:webHidden/>
              </w:rPr>
              <w:tab/>
            </w:r>
            <w:r>
              <w:rPr>
                <w:noProof/>
                <w:webHidden/>
              </w:rPr>
              <w:fldChar w:fldCharType="begin"/>
            </w:r>
            <w:r>
              <w:rPr>
                <w:noProof/>
                <w:webHidden/>
              </w:rPr>
              <w:instrText xml:space="preserve"> PAGEREF _Toc482877933 \h </w:instrText>
            </w:r>
            <w:r>
              <w:rPr>
                <w:noProof/>
                <w:webHidden/>
              </w:rPr>
            </w:r>
          </w:ins>
          <w:r>
            <w:rPr>
              <w:noProof/>
              <w:webHidden/>
            </w:rPr>
            <w:fldChar w:fldCharType="separate"/>
          </w:r>
          <w:ins w:id="61" w:author="Palacherla, Susmitha C (NONUS)" w:date="2017-05-18T13:36:00Z">
            <w:r>
              <w:rPr>
                <w:noProof/>
                <w:webHidden/>
              </w:rPr>
              <w:t>27</w:t>
            </w:r>
            <w:r>
              <w:rPr>
                <w:noProof/>
                <w:webHidden/>
              </w:rPr>
              <w:fldChar w:fldCharType="end"/>
            </w:r>
            <w:r w:rsidRPr="00FB755C">
              <w:rPr>
                <w:rStyle w:val="Hyperlink"/>
                <w:noProof/>
              </w:rPr>
              <w:fldChar w:fldCharType="end"/>
            </w:r>
          </w:ins>
        </w:p>
        <w:p w:rsidR="00494DF0" w:rsidRPr="00257251" w:rsidDel="001E57B7" w:rsidRDefault="00494DF0">
          <w:pPr>
            <w:pStyle w:val="TOC1"/>
            <w:tabs>
              <w:tab w:val="left" w:pos="440"/>
              <w:tab w:val="right" w:leader="dot" w:pos="9350"/>
            </w:tabs>
            <w:rPr>
              <w:del w:id="62" w:author="Palacherla, Susmitha C (NONUS)" w:date="2017-05-18T13:36:00Z"/>
              <w:rFonts w:ascii="Times New Roman" w:eastAsiaTheme="minorEastAsia" w:hAnsi="Times New Roman"/>
              <w:noProof/>
            </w:rPr>
          </w:pPr>
          <w:del w:id="63" w:author="Palacherla, Susmitha C (NONUS)" w:date="2017-05-18T13:36:00Z">
            <w:r w:rsidRPr="001E57B7" w:rsidDel="001E57B7">
              <w:rPr>
                <w:rFonts w:ascii="Times New Roman" w:hAnsi="Times New Roman"/>
                <w:noProof/>
                <w:rPrChange w:id="64" w:author="Palacherla, Susmitha C (NONUS)" w:date="2017-05-18T13:36:00Z">
                  <w:rPr>
                    <w:rStyle w:val="Hyperlink"/>
                    <w:rFonts w:ascii="Times New Roman" w:hAnsi="Times New Roman"/>
                    <w:noProof/>
                  </w:rPr>
                </w:rPrChange>
              </w:rPr>
              <w:delText>1.</w:delText>
            </w:r>
            <w:r w:rsidRPr="00257251" w:rsidDel="001E57B7">
              <w:rPr>
                <w:rFonts w:ascii="Times New Roman" w:eastAsiaTheme="minorEastAsia" w:hAnsi="Times New Roman"/>
                <w:noProof/>
              </w:rPr>
              <w:tab/>
            </w:r>
            <w:r w:rsidRPr="001E57B7" w:rsidDel="001E57B7">
              <w:rPr>
                <w:rFonts w:ascii="Times New Roman" w:hAnsi="Times New Roman"/>
                <w:noProof/>
                <w:rPrChange w:id="65" w:author="Palacherla, Susmitha C (NONUS)" w:date="2017-05-18T13:36:00Z">
                  <w:rPr>
                    <w:rStyle w:val="Hyperlink"/>
                    <w:rFonts w:ascii="Times New Roman" w:hAnsi="Times New Roman"/>
                    <w:noProof/>
                  </w:rPr>
                </w:rPrChange>
              </w:rPr>
              <w:delText>Overview</w:delText>
            </w:r>
            <w:r w:rsidRPr="00257251" w:rsidDel="001E57B7">
              <w:rPr>
                <w:rFonts w:ascii="Times New Roman" w:hAnsi="Times New Roman"/>
                <w:noProof/>
                <w:webHidden/>
              </w:rPr>
              <w:tab/>
              <w:delText>4</w:delText>
            </w:r>
          </w:del>
        </w:p>
        <w:p w:rsidR="00494DF0" w:rsidRPr="00257251" w:rsidDel="001E57B7" w:rsidRDefault="00494DF0">
          <w:pPr>
            <w:pStyle w:val="TOC2"/>
            <w:tabs>
              <w:tab w:val="left" w:pos="880"/>
              <w:tab w:val="right" w:leader="dot" w:pos="9350"/>
            </w:tabs>
            <w:rPr>
              <w:del w:id="66" w:author="Palacherla, Susmitha C (NONUS)" w:date="2017-05-18T13:36:00Z"/>
              <w:rFonts w:ascii="Times New Roman" w:hAnsi="Times New Roman" w:cs="Times New Roman"/>
              <w:noProof/>
              <w:lang w:eastAsia="en-US"/>
            </w:rPr>
          </w:pPr>
          <w:del w:id="67" w:author="Palacherla, Susmitha C (NONUS)" w:date="2017-05-18T13:36:00Z">
            <w:r w:rsidRPr="001E57B7" w:rsidDel="001E57B7">
              <w:rPr>
                <w:rFonts w:ascii="Times New Roman" w:hAnsi="Times New Roman" w:cs="Times New Roman"/>
                <w:noProof/>
                <w:rPrChange w:id="68" w:author="Palacherla, Susmitha C (NONUS)" w:date="2017-05-18T13:36:00Z">
                  <w:rPr>
                    <w:rStyle w:val="Hyperlink"/>
                    <w:rFonts w:ascii="Times New Roman" w:hAnsi="Times New Roman"/>
                    <w:noProof/>
                  </w:rPr>
                </w:rPrChange>
              </w:rPr>
              <w:delText>1.1</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69" w:author="Palacherla, Susmitha C (NONUS)" w:date="2017-05-18T13:36:00Z">
                  <w:rPr>
                    <w:rStyle w:val="Hyperlink"/>
                    <w:rFonts w:ascii="Times New Roman" w:hAnsi="Times New Roman"/>
                    <w:noProof/>
                  </w:rPr>
                </w:rPrChange>
              </w:rPr>
              <w:delText>Project Description</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70" w:author="Palacherla, Susmitha C (NONUS)" w:date="2017-05-18T13:36:00Z"/>
              <w:rFonts w:ascii="Times New Roman" w:hAnsi="Times New Roman" w:cs="Times New Roman"/>
              <w:noProof/>
              <w:lang w:eastAsia="en-US"/>
            </w:rPr>
          </w:pPr>
          <w:del w:id="71" w:author="Palacherla, Susmitha C (NONUS)" w:date="2017-05-18T13:36:00Z">
            <w:r w:rsidRPr="001E57B7" w:rsidDel="001E57B7">
              <w:rPr>
                <w:rFonts w:ascii="Times New Roman" w:hAnsi="Times New Roman" w:cs="Times New Roman"/>
                <w:noProof/>
                <w:rPrChange w:id="72" w:author="Palacherla, Susmitha C (NONUS)" w:date="2017-05-18T13:36:00Z">
                  <w:rPr>
                    <w:rStyle w:val="Hyperlink"/>
                    <w:rFonts w:ascii="Times New Roman" w:hAnsi="Times New Roman"/>
                    <w:noProof/>
                  </w:rPr>
                </w:rPrChange>
              </w:rPr>
              <w:delText>1.2</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73" w:author="Palacherla, Susmitha C (NONUS)" w:date="2017-05-18T13:36:00Z">
                  <w:rPr>
                    <w:rStyle w:val="Hyperlink"/>
                    <w:rFonts w:ascii="Times New Roman" w:hAnsi="Times New Roman"/>
                    <w:noProof/>
                  </w:rPr>
                </w:rPrChange>
              </w:rPr>
              <w:delText>Document Scope</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74" w:author="Palacherla, Susmitha C (NONUS)" w:date="2017-05-18T13:36:00Z"/>
              <w:rFonts w:ascii="Times New Roman" w:hAnsi="Times New Roman" w:cs="Times New Roman"/>
              <w:noProof/>
              <w:lang w:eastAsia="en-US"/>
            </w:rPr>
          </w:pPr>
          <w:del w:id="75" w:author="Palacherla, Susmitha C (NONUS)" w:date="2017-05-18T13:36:00Z">
            <w:r w:rsidRPr="001E57B7" w:rsidDel="001E57B7">
              <w:rPr>
                <w:rFonts w:ascii="Times New Roman" w:hAnsi="Times New Roman" w:cs="Times New Roman"/>
                <w:noProof/>
                <w:rPrChange w:id="76" w:author="Palacherla, Susmitha C (NONUS)" w:date="2017-05-18T13:36:00Z">
                  <w:rPr>
                    <w:rStyle w:val="Hyperlink"/>
                    <w:rFonts w:ascii="Times New Roman" w:hAnsi="Times New Roman"/>
                    <w:noProof/>
                  </w:rPr>
                </w:rPrChange>
              </w:rPr>
              <w:delText>1.3</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77" w:author="Palacherla, Susmitha C (NONUS)" w:date="2017-05-18T13:36:00Z">
                  <w:rPr>
                    <w:rStyle w:val="Hyperlink"/>
                    <w:rFonts w:ascii="Times New Roman" w:hAnsi="Times New Roman"/>
                    <w:noProof/>
                  </w:rPr>
                </w:rPrChange>
              </w:rPr>
              <w:delText>Source Files</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78" w:author="Palacherla, Susmitha C (NONUS)" w:date="2017-05-18T13:36:00Z"/>
              <w:rFonts w:ascii="Times New Roman" w:hAnsi="Times New Roman" w:cs="Times New Roman"/>
              <w:noProof/>
              <w:lang w:eastAsia="en-US"/>
            </w:rPr>
          </w:pPr>
          <w:del w:id="79" w:author="Palacherla, Susmitha C (NONUS)" w:date="2017-05-18T13:36:00Z">
            <w:r w:rsidRPr="001E57B7" w:rsidDel="001E57B7">
              <w:rPr>
                <w:rFonts w:ascii="Times New Roman" w:hAnsi="Times New Roman" w:cs="Times New Roman"/>
                <w:noProof/>
                <w:rPrChange w:id="80" w:author="Palacherla, Susmitha C (NONUS)" w:date="2017-05-18T13:36:00Z">
                  <w:rPr>
                    <w:rStyle w:val="Hyperlink"/>
                    <w:rFonts w:ascii="Times New Roman" w:hAnsi="Times New Roman"/>
                    <w:noProof/>
                  </w:rPr>
                </w:rPrChange>
              </w:rPr>
              <w:delText>1.4</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81" w:author="Palacherla, Susmitha C (NONUS)" w:date="2017-05-18T13:36:00Z">
                  <w:rPr>
                    <w:rStyle w:val="Hyperlink"/>
                    <w:rFonts w:ascii="Times New Roman" w:hAnsi="Times New Roman"/>
                    <w:noProof/>
                  </w:rPr>
                </w:rPrChange>
              </w:rPr>
              <w:delText>Module List</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82" w:author="Palacherla, Susmitha C (NONUS)" w:date="2017-05-18T13:36:00Z"/>
              <w:rFonts w:ascii="Times New Roman" w:hAnsi="Times New Roman" w:cs="Times New Roman"/>
              <w:noProof/>
              <w:lang w:eastAsia="en-US"/>
            </w:rPr>
          </w:pPr>
          <w:del w:id="83" w:author="Palacherla, Susmitha C (NONUS)" w:date="2017-05-18T13:36:00Z">
            <w:r w:rsidRPr="001E57B7" w:rsidDel="001E57B7">
              <w:rPr>
                <w:rFonts w:ascii="Times New Roman" w:hAnsi="Times New Roman" w:cs="Times New Roman"/>
                <w:noProof/>
                <w:rPrChange w:id="84" w:author="Palacherla, Susmitha C (NONUS)" w:date="2017-05-18T13:36:00Z">
                  <w:rPr>
                    <w:rStyle w:val="Hyperlink"/>
                    <w:rFonts w:ascii="Times New Roman" w:hAnsi="Times New Roman"/>
                    <w:noProof/>
                  </w:rPr>
                </w:rPrChange>
              </w:rPr>
              <w:delText>1.5</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85" w:author="Palacherla, Susmitha C (NONUS)" w:date="2017-05-18T13:36:00Z">
                  <w:rPr>
                    <w:rStyle w:val="Hyperlink"/>
                    <w:rFonts w:ascii="Times New Roman" w:hAnsi="Times New Roman"/>
                    <w:noProof/>
                  </w:rPr>
                </w:rPrChange>
              </w:rPr>
              <w:delText>Software and Hardware Interfaces</w:delText>
            </w:r>
            <w:r w:rsidRPr="00257251" w:rsidDel="001E57B7">
              <w:rPr>
                <w:rFonts w:ascii="Times New Roman" w:hAnsi="Times New Roman" w:cs="Times New Roman"/>
                <w:noProof/>
                <w:webHidden/>
              </w:rPr>
              <w:tab/>
              <w:delText>4</w:delText>
            </w:r>
          </w:del>
        </w:p>
        <w:p w:rsidR="00494DF0" w:rsidRPr="00257251" w:rsidDel="001E57B7" w:rsidRDefault="00494DF0">
          <w:pPr>
            <w:pStyle w:val="TOC3"/>
            <w:tabs>
              <w:tab w:val="left" w:pos="1320"/>
              <w:tab w:val="right" w:leader="dot" w:pos="9350"/>
            </w:tabs>
            <w:rPr>
              <w:del w:id="86" w:author="Palacherla, Susmitha C (NONUS)" w:date="2017-05-18T13:36:00Z"/>
              <w:rFonts w:ascii="Times New Roman" w:hAnsi="Times New Roman" w:cs="Times New Roman"/>
              <w:noProof/>
              <w:lang w:eastAsia="en-US"/>
            </w:rPr>
          </w:pPr>
          <w:del w:id="87" w:author="Palacherla, Susmitha C (NONUS)" w:date="2017-05-18T13:36:00Z">
            <w:r w:rsidRPr="001E57B7" w:rsidDel="001E57B7">
              <w:rPr>
                <w:rFonts w:ascii="Times New Roman" w:hAnsi="Times New Roman" w:cs="Times New Roman"/>
                <w:noProof/>
                <w:rPrChange w:id="88" w:author="Palacherla, Susmitha C (NONUS)" w:date="2017-05-18T13:36:00Z">
                  <w:rPr>
                    <w:rStyle w:val="Hyperlink"/>
                    <w:rFonts w:ascii="Times New Roman" w:hAnsi="Times New Roman"/>
                    <w:noProof/>
                  </w:rPr>
                </w:rPrChange>
              </w:rPr>
              <w:delText>1.5.1</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89" w:author="Palacherla, Susmitha C (NONUS)" w:date="2017-05-18T13:36:00Z">
                  <w:rPr>
                    <w:rStyle w:val="Hyperlink"/>
                    <w:rFonts w:ascii="Times New Roman" w:hAnsi="Times New Roman"/>
                    <w:noProof/>
                  </w:rPr>
                </w:rPrChange>
              </w:rPr>
              <w:delText>Software</w:delText>
            </w:r>
            <w:r w:rsidRPr="00257251" w:rsidDel="001E57B7">
              <w:rPr>
                <w:rFonts w:ascii="Times New Roman" w:hAnsi="Times New Roman" w:cs="Times New Roman"/>
                <w:noProof/>
                <w:webHidden/>
              </w:rPr>
              <w:tab/>
              <w:delText>4</w:delText>
            </w:r>
          </w:del>
        </w:p>
        <w:p w:rsidR="00494DF0" w:rsidRPr="00257251" w:rsidDel="001E57B7" w:rsidRDefault="00494DF0">
          <w:pPr>
            <w:pStyle w:val="TOC3"/>
            <w:tabs>
              <w:tab w:val="left" w:pos="1320"/>
              <w:tab w:val="right" w:leader="dot" w:pos="9350"/>
            </w:tabs>
            <w:rPr>
              <w:del w:id="90" w:author="Palacherla, Susmitha C (NONUS)" w:date="2017-05-18T13:36:00Z"/>
              <w:rFonts w:ascii="Times New Roman" w:hAnsi="Times New Roman" w:cs="Times New Roman"/>
              <w:noProof/>
              <w:lang w:eastAsia="en-US"/>
            </w:rPr>
          </w:pPr>
          <w:del w:id="91" w:author="Palacherla, Susmitha C (NONUS)" w:date="2017-05-18T13:36:00Z">
            <w:r w:rsidRPr="001E57B7" w:rsidDel="001E57B7">
              <w:rPr>
                <w:rFonts w:ascii="Times New Roman" w:hAnsi="Times New Roman" w:cs="Times New Roman"/>
                <w:noProof/>
                <w:rPrChange w:id="92" w:author="Palacherla, Susmitha C (NONUS)" w:date="2017-05-18T13:36:00Z">
                  <w:rPr>
                    <w:rStyle w:val="Hyperlink"/>
                    <w:rFonts w:ascii="Times New Roman" w:hAnsi="Times New Roman"/>
                    <w:noProof/>
                  </w:rPr>
                </w:rPrChange>
              </w:rPr>
              <w:delText>1.5.2</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93" w:author="Palacherla, Susmitha C (NONUS)" w:date="2017-05-18T13:36:00Z">
                  <w:rPr>
                    <w:rStyle w:val="Hyperlink"/>
                    <w:rFonts w:ascii="Times New Roman" w:hAnsi="Times New Roman"/>
                    <w:noProof/>
                  </w:rPr>
                </w:rPrChange>
              </w:rPr>
              <w:delText>Hardware</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94" w:author="Palacherla, Susmitha C (NONUS)" w:date="2017-05-18T13:36:00Z"/>
              <w:rFonts w:ascii="Times New Roman" w:hAnsi="Times New Roman" w:cs="Times New Roman"/>
              <w:noProof/>
              <w:lang w:eastAsia="en-US"/>
            </w:rPr>
          </w:pPr>
          <w:del w:id="95" w:author="Palacherla, Susmitha C (NONUS)" w:date="2017-05-18T13:36:00Z">
            <w:r w:rsidRPr="001E57B7" w:rsidDel="001E57B7">
              <w:rPr>
                <w:rFonts w:ascii="Times New Roman" w:hAnsi="Times New Roman" w:cs="Times New Roman"/>
                <w:noProof/>
                <w:rPrChange w:id="96" w:author="Palacherla, Susmitha C (NONUS)" w:date="2017-05-18T13:36:00Z">
                  <w:rPr>
                    <w:rStyle w:val="Hyperlink"/>
                    <w:rFonts w:ascii="Times New Roman" w:hAnsi="Times New Roman"/>
                    <w:noProof/>
                  </w:rPr>
                </w:rPrChange>
              </w:rPr>
              <w:delText>1.6</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97" w:author="Palacherla, Susmitha C (NONUS)" w:date="2017-05-18T13:36:00Z">
                  <w:rPr>
                    <w:rStyle w:val="Hyperlink"/>
                    <w:rFonts w:ascii="Times New Roman" w:hAnsi="Times New Roman"/>
                    <w:noProof/>
                  </w:rPr>
                </w:rPrChange>
              </w:rPr>
              <w:delText>Users</w:delText>
            </w:r>
            <w:r w:rsidRPr="00257251" w:rsidDel="001E57B7">
              <w:rPr>
                <w:rFonts w:ascii="Times New Roman" w:hAnsi="Times New Roman" w:cs="Times New Roman"/>
                <w:noProof/>
                <w:webHidden/>
              </w:rPr>
              <w:tab/>
              <w:delText>4</w:delText>
            </w:r>
          </w:del>
        </w:p>
        <w:p w:rsidR="00494DF0" w:rsidRPr="00257251" w:rsidDel="001E57B7" w:rsidRDefault="00494DF0">
          <w:pPr>
            <w:pStyle w:val="TOC1"/>
            <w:tabs>
              <w:tab w:val="left" w:pos="440"/>
              <w:tab w:val="right" w:leader="dot" w:pos="9350"/>
            </w:tabs>
            <w:rPr>
              <w:del w:id="98" w:author="Palacherla, Susmitha C (NONUS)" w:date="2017-05-18T13:36:00Z"/>
              <w:rFonts w:ascii="Times New Roman" w:eastAsiaTheme="minorEastAsia" w:hAnsi="Times New Roman"/>
              <w:noProof/>
            </w:rPr>
          </w:pPr>
          <w:del w:id="99" w:author="Palacherla, Susmitha C (NONUS)" w:date="2017-05-18T13:36:00Z">
            <w:r w:rsidRPr="001E57B7" w:rsidDel="001E57B7">
              <w:rPr>
                <w:rFonts w:ascii="Times New Roman" w:hAnsi="Times New Roman"/>
                <w:noProof/>
                <w:rPrChange w:id="100" w:author="Palacherla, Susmitha C (NONUS)" w:date="2017-05-18T13:36:00Z">
                  <w:rPr>
                    <w:rStyle w:val="Hyperlink"/>
                    <w:rFonts w:ascii="Times New Roman" w:hAnsi="Times New Roman"/>
                    <w:noProof/>
                  </w:rPr>
                </w:rPrChange>
              </w:rPr>
              <w:delText>2.</w:delText>
            </w:r>
            <w:r w:rsidRPr="00257251" w:rsidDel="001E57B7">
              <w:rPr>
                <w:rFonts w:ascii="Times New Roman" w:eastAsiaTheme="minorEastAsia" w:hAnsi="Times New Roman"/>
                <w:noProof/>
              </w:rPr>
              <w:tab/>
            </w:r>
            <w:r w:rsidRPr="001E57B7" w:rsidDel="001E57B7">
              <w:rPr>
                <w:rFonts w:ascii="Times New Roman" w:hAnsi="Times New Roman"/>
                <w:noProof/>
                <w:rPrChange w:id="101" w:author="Palacherla, Susmitha C (NONUS)" w:date="2017-05-18T13:36:00Z">
                  <w:rPr>
                    <w:rStyle w:val="Hyperlink"/>
                    <w:rFonts w:ascii="Times New Roman" w:hAnsi="Times New Roman"/>
                    <w:noProof/>
                  </w:rPr>
                </w:rPrChange>
              </w:rPr>
              <w:delText>Details</w:delText>
            </w:r>
            <w:r w:rsidRPr="00257251" w:rsidDel="001E57B7">
              <w:rPr>
                <w:rFonts w:ascii="Times New Roman" w:hAnsi="Times New Roman"/>
                <w:noProof/>
                <w:webHidden/>
              </w:rPr>
              <w:tab/>
              <w:delText>5</w:delText>
            </w:r>
          </w:del>
        </w:p>
        <w:p w:rsidR="00494DF0" w:rsidRPr="00257251" w:rsidDel="001E57B7" w:rsidRDefault="00494DF0">
          <w:pPr>
            <w:pStyle w:val="TOC2"/>
            <w:tabs>
              <w:tab w:val="left" w:pos="880"/>
              <w:tab w:val="right" w:leader="dot" w:pos="9350"/>
            </w:tabs>
            <w:rPr>
              <w:del w:id="102" w:author="Palacherla, Susmitha C (NONUS)" w:date="2017-05-18T13:36:00Z"/>
              <w:rFonts w:ascii="Times New Roman" w:hAnsi="Times New Roman" w:cs="Times New Roman"/>
              <w:noProof/>
              <w:lang w:eastAsia="en-US"/>
            </w:rPr>
          </w:pPr>
          <w:del w:id="103" w:author="Palacherla, Susmitha C (NONUS)" w:date="2017-05-18T13:36:00Z">
            <w:r w:rsidRPr="001E57B7" w:rsidDel="001E57B7">
              <w:rPr>
                <w:rFonts w:ascii="Times New Roman" w:hAnsi="Times New Roman" w:cs="Times New Roman"/>
                <w:noProof/>
                <w:rPrChange w:id="104" w:author="Palacherla, Susmitha C (NONUS)" w:date="2017-05-18T13:36:00Z">
                  <w:rPr>
                    <w:rStyle w:val="Hyperlink"/>
                    <w:rFonts w:ascii="Times New Roman" w:hAnsi="Times New Roman"/>
                    <w:noProof/>
                  </w:rPr>
                </w:rPrChange>
              </w:rPr>
              <w:delText>2.1</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105" w:author="Palacherla, Susmitha C (NONUS)" w:date="2017-05-18T13:36:00Z">
                  <w:rPr>
                    <w:rStyle w:val="Hyperlink"/>
                    <w:rFonts w:ascii="Times New Roman" w:hAnsi="Times New Roman"/>
                    <w:noProof/>
                  </w:rPr>
                </w:rPrChange>
              </w:rPr>
              <w:delText>Source Files</w:delText>
            </w:r>
            <w:r w:rsidRPr="00257251" w:rsidDel="001E57B7">
              <w:rPr>
                <w:rFonts w:ascii="Times New Roman" w:hAnsi="Times New Roman" w:cs="Times New Roman"/>
                <w:noProof/>
                <w:webHidden/>
              </w:rPr>
              <w:tab/>
              <w:delText>5</w:delText>
            </w:r>
          </w:del>
        </w:p>
        <w:p w:rsidR="00494DF0" w:rsidRPr="00257251" w:rsidDel="001E57B7" w:rsidRDefault="00494DF0">
          <w:pPr>
            <w:pStyle w:val="TOC3"/>
            <w:tabs>
              <w:tab w:val="left" w:pos="1320"/>
              <w:tab w:val="right" w:leader="dot" w:pos="9350"/>
            </w:tabs>
            <w:rPr>
              <w:del w:id="106" w:author="Palacherla, Susmitha C (NONUS)" w:date="2017-05-18T13:36:00Z"/>
              <w:rFonts w:ascii="Times New Roman" w:hAnsi="Times New Roman" w:cs="Times New Roman"/>
              <w:noProof/>
              <w:lang w:eastAsia="en-US"/>
            </w:rPr>
          </w:pPr>
          <w:del w:id="107" w:author="Palacherla, Susmitha C (NONUS)" w:date="2017-05-18T13:36:00Z">
            <w:r w:rsidRPr="001E57B7" w:rsidDel="001E57B7">
              <w:rPr>
                <w:rFonts w:ascii="Times New Roman" w:hAnsi="Times New Roman" w:cs="Times New Roman"/>
                <w:noProof/>
                <w:rPrChange w:id="108" w:author="Palacherla, Susmitha C (NONUS)" w:date="2017-05-18T13:36:00Z">
                  <w:rPr>
                    <w:rStyle w:val="Hyperlink"/>
                    <w:rFonts w:ascii="Times New Roman" w:hAnsi="Times New Roman"/>
                    <w:noProof/>
                  </w:rPr>
                </w:rPrChange>
              </w:rPr>
              <w:delText>2.1.1</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109" w:author="Palacherla, Susmitha C (NONUS)" w:date="2017-05-18T13:36:00Z">
                  <w:rPr>
                    <w:rStyle w:val="Hyperlink"/>
                    <w:rFonts w:ascii="Times New Roman" w:hAnsi="Times New Roman"/>
                    <w:noProof/>
                  </w:rPr>
                </w:rPrChange>
              </w:rPr>
              <w:delText>PS_Employee_Information_mmddyyyy.csv</w:delText>
            </w:r>
            <w:r w:rsidRPr="00257251" w:rsidDel="001E57B7">
              <w:rPr>
                <w:rFonts w:ascii="Times New Roman" w:hAnsi="Times New Roman" w:cs="Times New Roman"/>
                <w:noProof/>
                <w:webHidden/>
              </w:rPr>
              <w:tab/>
              <w:delText>5</w:delText>
            </w:r>
          </w:del>
        </w:p>
        <w:p w:rsidR="00494DF0" w:rsidRPr="00257251" w:rsidDel="001E57B7" w:rsidRDefault="00494DF0">
          <w:pPr>
            <w:pStyle w:val="TOC3"/>
            <w:tabs>
              <w:tab w:val="left" w:pos="1320"/>
              <w:tab w:val="right" w:leader="dot" w:pos="9350"/>
            </w:tabs>
            <w:rPr>
              <w:del w:id="110" w:author="Palacherla, Susmitha C (NONUS)" w:date="2017-05-18T13:36:00Z"/>
              <w:rFonts w:ascii="Times New Roman" w:hAnsi="Times New Roman" w:cs="Times New Roman"/>
              <w:noProof/>
              <w:lang w:eastAsia="en-US"/>
            </w:rPr>
          </w:pPr>
          <w:del w:id="111" w:author="Palacherla, Susmitha C (NONUS)" w:date="2017-05-18T13:36:00Z">
            <w:r w:rsidRPr="001E57B7" w:rsidDel="001E57B7">
              <w:rPr>
                <w:rFonts w:ascii="Times New Roman" w:hAnsi="Times New Roman" w:cs="Times New Roman"/>
                <w:noProof/>
                <w:rPrChange w:id="112" w:author="Palacherla, Susmitha C (NONUS)" w:date="2017-05-18T13:36:00Z">
                  <w:rPr>
                    <w:rStyle w:val="Hyperlink"/>
                    <w:rFonts w:ascii="Times New Roman" w:hAnsi="Times New Roman"/>
                    <w:noProof/>
                  </w:rPr>
                </w:rPrChange>
              </w:rPr>
              <w:delText>2.1.2</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113" w:author="Palacherla, Susmitha C (NONUS)" w:date="2017-05-18T13:36:00Z">
                  <w:rPr>
                    <w:rStyle w:val="Hyperlink"/>
                    <w:rFonts w:ascii="Times New Roman" w:hAnsi="Times New Roman"/>
                    <w:noProof/>
                  </w:rPr>
                </w:rPrChange>
              </w:rPr>
              <w:delText>Employee_Information_WithProgram.csv</w:delText>
            </w:r>
            <w:r w:rsidRPr="00257251" w:rsidDel="001E57B7">
              <w:rPr>
                <w:rFonts w:ascii="Times New Roman" w:hAnsi="Times New Roman" w:cs="Times New Roman"/>
                <w:noProof/>
                <w:webHidden/>
              </w:rPr>
              <w:tab/>
              <w:delText>5</w:delText>
            </w:r>
          </w:del>
        </w:p>
        <w:p w:rsidR="00494DF0" w:rsidRPr="00257251" w:rsidDel="001E57B7" w:rsidRDefault="00494DF0">
          <w:pPr>
            <w:pStyle w:val="TOC2"/>
            <w:tabs>
              <w:tab w:val="left" w:pos="880"/>
              <w:tab w:val="right" w:leader="dot" w:pos="9350"/>
            </w:tabs>
            <w:rPr>
              <w:del w:id="114" w:author="Palacherla, Susmitha C (NONUS)" w:date="2017-05-18T13:36:00Z"/>
              <w:rFonts w:ascii="Times New Roman" w:hAnsi="Times New Roman" w:cs="Times New Roman"/>
              <w:noProof/>
              <w:lang w:eastAsia="en-US"/>
            </w:rPr>
          </w:pPr>
          <w:del w:id="115" w:author="Palacherla, Susmitha C (NONUS)" w:date="2017-05-18T13:36:00Z">
            <w:r w:rsidRPr="001E57B7" w:rsidDel="001E57B7">
              <w:rPr>
                <w:rFonts w:ascii="Times New Roman" w:hAnsi="Times New Roman" w:cs="Times New Roman"/>
                <w:noProof/>
                <w:rPrChange w:id="116" w:author="Palacherla, Susmitha C (NONUS)" w:date="2017-05-18T13:36:00Z">
                  <w:rPr>
                    <w:rStyle w:val="Hyperlink"/>
                    <w:rFonts w:ascii="Times New Roman" w:hAnsi="Times New Roman"/>
                    <w:noProof/>
                  </w:rPr>
                </w:rPrChange>
              </w:rPr>
              <w:delText>2.2</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117" w:author="Palacherla, Susmitha C (NONUS)" w:date="2017-05-18T13:36:00Z">
                  <w:rPr>
                    <w:rStyle w:val="Hyperlink"/>
                    <w:rFonts w:ascii="Times New Roman" w:hAnsi="Times New Roman"/>
                    <w:noProof/>
                  </w:rPr>
                </w:rPrChange>
              </w:rPr>
              <w:delText>Module Details</w:delText>
            </w:r>
            <w:r w:rsidRPr="00257251" w:rsidDel="001E57B7">
              <w:rPr>
                <w:rFonts w:ascii="Times New Roman" w:hAnsi="Times New Roman" w:cs="Times New Roman"/>
                <w:noProof/>
                <w:webHidden/>
              </w:rPr>
              <w:tab/>
              <w:delText>5</w:delText>
            </w:r>
          </w:del>
        </w:p>
        <w:p w:rsidR="00494DF0" w:rsidRPr="00257251" w:rsidDel="001E57B7" w:rsidRDefault="00494DF0">
          <w:pPr>
            <w:pStyle w:val="TOC3"/>
            <w:tabs>
              <w:tab w:val="left" w:pos="1320"/>
              <w:tab w:val="right" w:leader="dot" w:pos="9350"/>
            </w:tabs>
            <w:rPr>
              <w:del w:id="118" w:author="Palacherla, Susmitha C (NONUS)" w:date="2017-05-18T13:36:00Z"/>
              <w:rFonts w:ascii="Times New Roman" w:hAnsi="Times New Roman" w:cs="Times New Roman"/>
              <w:noProof/>
              <w:lang w:eastAsia="en-US"/>
            </w:rPr>
          </w:pPr>
          <w:del w:id="119" w:author="Palacherla, Susmitha C (NONUS)" w:date="2017-05-18T13:36:00Z">
            <w:r w:rsidRPr="001E57B7" w:rsidDel="001E57B7">
              <w:rPr>
                <w:rFonts w:ascii="Times New Roman" w:hAnsi="Times New Roman" w:cs="Times New Roman"/>
                <w:noProof/>
                <w:rPrChange w:id="120" w:author="Palacherla, Susmitha C (NONUS)" w:date="2017-05-18T13:36:00Z">
                  <w:rPr>
                    <w:rStyle w:val="Hyperlink"/>
                    <w:rFonts w:ascii="Times New Roman" w:hAnsi="Times New Roman"/>
                    <w:noProof/>
                  </w:rPr>
                </w:rPrChange>
              </w:rPr>
              <w:delText>2.2.1</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121" w:author="Palacherla, Susmitha C (NONUS)" w:date="2017-05-18T13:36:00Z">
                  <w:rPr>
                    <w:rStyle w:val="Hyperlink"/>
                    <w:rFonts w:ascii="Times New Roman" w:hAnsi="Times New Roman"/>
                    <w:noProof/>
                  </w:rPr>
                </w:rPrChange>
              </w:rPr>
              <w:delText>SQL agent job</w:delText>
            </w:r>
            <w:r w:rsidRPr="00257251" w:rsidDel="001E57B7">
              <w:rPr>
                <w:rFonts w:ascii="Times New Roman" w:hAnsi="Times New Roman" w:cs="Times New Roman"/>
                <w:noProof/>
                <w:webHidden/>
              </w:rPr>
              <w:tab/>
              <w:delText>5</w:delText>
            </w:r>
          </w:del>
        </w:p>
        <w:p w:rsidR="00494DF0" w:rsidRPr="00257251" w:rsidDel="001E57B7" w:rsidRDefault="00494DF0">
          <w:pPr>
            <w:pStyle w:val="TOC3"/>
            <w:tabs>
              <w:tab w:val="left" w:pos="1320"/>
              <w:tab w:val="right" w:leader="dot" w:pos="9350"/>
            </w:tabs>
            <w:rPr>
              <w:del w:id="122" w:author="Palacherla, Susmitha C (NONUS)" w:date="2017-05-18T13:36:00Z"/>
              <w:rFonts w:ascii="Times New Roman" w:hAnsi="Times New Roman" w:cs="Times New Roman"/>
              <w:noProof/>
              <w:lang w:eastAsia="en-US"/>
            </w:rPr>
          </w:pPr>
          <w:del w:id="123" w:author="Palacherla, Susmitha C (NONUS)" w:date="2017-05-18T13:36:00Z">
            <w:r w:rsidRPr="001E57B7" w:rsidDel="001E57B7">
              <w:rPr>
                <w:rFonts w:ascii="Times New Roman" w:hAnsi="Times New Roman" w:cs="Times New Roman"/>
                <w:noProof/>
                <w:rPrChange w:id="124" w:author="Palacherla, Susmitha C (NONUS)" w:date="2017-05-18T13:36:00Z">
                  <w:rPr>
                    <w:rStyle w:val="Hyperlink"/>
                    <w:rFonts w:ascii="Times New Roman" w:hAnsi="Times New Roman"/>
                    <w:noProof/>
                  </w:rPr>
                </w:rPrChange>
              </w:rPr>
              <w:delText>2.2.2</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125" w:author="Palacherla, Susmitha C (NONUS)" w:date="2017-05-18T13:36:00Z">
                  <w:rPr>
                    <w:rStyle w:val="Hyperlink"/>
                    <w:rFonts w:ascii="Times New Roman" w:hAnsi="Times New Roman"/>
                    <w:noProof/>
                  </w:rPr>
                </w:rPrChange>
              </w:rPr>
              <w:delText>SSIS Package</w:delText>
            </w:r>
            <w:r w:rsidRPr="00257251" w:rsidDel="001E57B7">
              <w:rPr>
                <w:rFonts w:ascii="Times New Roman" w:hAnsi="Times New Roman" w:cs="Times New Roman"/>
                <w:noProof/>
                <w:webHidden/>
              </w:rPr>
              <w:tab/>
              <w:delText>6</w:delText>
            </w:r>
          </w:del>
        </w:p>
        <w:p w:rsidR="00494DF0" w:rsidRPr="00257251" w:rsidDel="001E57B7" w:rsidRDefault="00494DF0">
          <w:pPr>
            <w:pStyle w:val="TOC3"/>
            <w:tabs>
              <w:tab w:val="left" w:pos="1320"/>
              <w:tab w:val="right" w:leader="dot" w:pos="9350"/>
            </w:tabs>
            <w:rPr>
              <w:del w:id="126" w:author="Palacherla, Susmitha C (NONUS)" w:date="2017-05-18T13:36:00Z"/>
              <w:rFonts w:ascii="Times New Roman" w:hAnsi="Times New Roman" w:cs="Times New Roman"/>
              <w:noProof/>
              <w:lang w:eastAsia="en-US"/>
            </w:rPr>
          </w:pPr>
          <w:del w:id="127" w:author="Palacherla, Susmitha C (NONUS)" w:date="2017-05-18T13:36:00Z">
            <w:r w:rsidRPr="001E57B7" w:rsidDel="001E57B7">
              <w:rPr>
                <w:rFonts w:ascii="Times New Roman" w:hAnsi="Times New Roman" w:cs="Times New Roman"/>
                <w:noProof/>
                <w:rPrChange w:id="128" w:author="Palacherla, Susmitha C (NONUS)" w:date="2017-05-18T13:36:00Z">
                  <w:rPr>
                    <w:rStyle w:val="Hyperlink"/>
                    <w:rFonts w:ascii="Times New Roman" w:hAnsi="Times New Roman"/>
                    <w:noProof/>
                  </w:rPr>
                </w:rPrChange>
              </w:rPr>
              <w:delText>2.2.3</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129" w:author="Palacherla, Susmitha C (NONUS)" w:date="2017-05-18T13:36:00Z">
                  <w:rPr>
                    <w:rStyle w:val="Hyperlink"/>
                    <w:rFonts w:ascii="Times New Roman" w:hAnsi="Times New Roman"/>
                    <w:noProof/>
                  </w:rPr>
                </w:rPrChange>
              </w:rPr>
              <w:delText>Tables</w:delText>
            </w:r>
            <w:r w:rsidRPr="00257251" w:rsidDel="001E57B7">
              <w:rPr>
                <w:rFonts w:ascii="Times New Roman" w:hAnsi="Times New Roman" w:cs="Times New Roman"/>
                <w:noProof/>
                <w:webHidden/>
              </w:rPr>
              <w:tab/>
              <w:delText>33</w:delText>
            </w:r>
          </w:del>
        </w:p>
        <w:p w:rsidR="00494DF0" w:rsidRPr="00257251" w:rsidDel="001E57B7" w:rsidRDefault="00494DF0">
          <w:pPr>
            <w:pStyle w:val="TOC3"/>
            <w:tabs>
              <w:tab w:val="left" w:pos="1320"/>
              <w:tab w:val="right" w:leader="dot" w:pos="9350"/>
            </w:tabs>
            <w:rPr>
              <w:del w:id="130" w:author="Palacherla, Susmitha C (NONUS)" w:date="2017-05-18T13:36:00Z"/>
              <w:rFonts w:ascii="Times New Roman" w:hAnsi="Times New Roman" w:cs="Times New Roman"/>
              <w:noProof/>
              <w:lang w:eastAsia="en-US"/>
            </w:rPr>
          </w:pPr>
          <w:del w:id="131" w:author="Palacherla, Susmitha C (NONUS)" w:date="2017-05-18T13:36:00Z">
            <w:r w:rsidRPr="001E57B7" w:rsidDel="001E57B7">
              <w:rPr>
                <w:rFonts w:ascii="Times New Roman" w:hAnsi="Times New Roman" w:cs="Times New Roman"/>
                <w:noProof/>
                <w:rPrChange w:id="132" w:author="Palacherla, Susmitha C (NONUS)" w:date="2017-05-18T13:36:00Z">
                  <w:rPr>
                    <w:rStyle w:val="Hyperlink"/>
                    <w:rFonts w:ascii="Times New Roman" w:hAnsi="Times New Roman"/>
                    <w:noProof/>
                  </w:rPr>
                </w:rPrChange>
              </w:rPr>
              <w:delText>2.2.4</w:delText>
            </w:r>
            <w:r w:rsidRPr="00257251" w:rsidDel="001E57B7">
              <w:rPr>
                <w:rFonts w:ascii="Times New Roman" w:hAnsi="Times New Roman" w:cs="Times New Roman"/>
                <w:noProof/>
                <w:lang w:eastAsia="en-US"/>
              </w:rPr>
              <w:tab/>
            </w:r>
            <w:r w:rsidRPr="001E57B7" w:rsidDel="001E57B7">
              <w:rPr>
                <w:rFonts w:ascii="Times New Roman" w:hAnsi="Times New Roman" w:cs="Times New Roman"/>
                <w:noProof/>
                <w:rPrChange w:id="133" w:author="Palacherla, Susmitha C (NONUS)" w:date="2017-05-18T13:36:00Z">
                  <w:rPr>
                    <w:rStyle w:val="Hyperlink"/>
                    <w:rFonts w:ascii="Times New Roman" w:hAnsi="Times New Roman"/>
                    <w:noProof/>
                  </w:rPr>
                </w:rPrChange>
              </w:rPr>
              <w:delText>Procedures</w:delText>
            </w:r>
            <w:r w:rsidRPr="00257251" w:rsidDel="001E57B7">
              <w:rPr>
                <w:rFonts w:ascii="Times New Roman" w:hAnsi="Times New Roman" w:cs="Times New Roman"/>
                <w:noProof/>
                <w:webHidden/>
              </w:rPr>
              <w:tab/>
              <w:delText>33</w:delText>
            </w:r>
          </w:del>
        </w:p>
        <w:p w:rsidR="00481F6E" w:rsidRPr="00257251" w:rsidRDefault="00481F6E">
          <w:pPr>
            <w:rPr>
              <w:rFonts w:ascii="Times New Roman" w:hAnsi="Times New Roman"/>
            </w:rPr>
          </w:pPr>
          <w:r w:rsidRPr="00257251">
            <w:rPr>
              <w:rFonts w:ascii="Times New Roman" w:hAnsi="Times New Roman"/>
              <w:b/>
              <w:bCs/>
              <w:noProof/>
            </w:rPr>
            <w:fldChar w:fldCharType="end"/>
          </w:r>
        </w:p>
      </w:sdtContent>
    </w:sdt>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7630C" w:rsidRDefault="0027630C"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Pr="00257251" w:rsidRDefault="001E57B7" w:rsidP="009F2A51">
      <w:pPr>
        <w:widowControl w:val="0"/>
        <w:autoSpaceDE w:val="0"/>
        <w:autoSpaceDN w:val="0"/>
        <w:adjustRightInd w:val="0"/>
        <w:spacing w:after="0" w:line="240" w:lineRule="auto"/>
        <w:rPr>
          <w:rFonts w:ascii="Times New Roman" w:hAnsi="Times New Roman"/>
        </w:rPr>
      </w:pPr>
    </w:p>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02048" w:rsidRPr="00257251" w:rsidRDefault="00202048" w:rsidP="009F2A51">
      <w:pPr>
        <w:widowControl w:val="0"/>
        <w:autoSpaceDE w:val="0"/>
        <w:autoSpaceDN w:val="0"/>
        <w:adjustRightInd w:val="0"/>
        <w:spacing w:after="0" w:line="240" w:lineRule="auto"/>
        <w:rPr>
          <w:rFonts w:ascii="Times New Roman" w:hAnsi="Times New Roman"/>
        </w:rPr>
      </w:pPr>
    </w:p>
    <w:p w:rsidR="009D1884" w:rsidRPr="00257251" w:rsidRDefault="006F770C">
      <w:pPr>
        <w:pStyle w:val="Heading1"/>
        <w:numPr>
          <w:ilvl w:val="0"/>
          <w:numId w:val="1"/>
        </w:numPr>
        <w:rPr>
          <w:rFonts w:ascii="Times New Roman" w:hAnsi="Times New Roman" w:cs="Times New Roman"/>
          <w:color w:val="auto"/>
        </w:rPr>
        <w:pPrChange w:id="134" w:author="Palacherla, Susmitha C (NONUS)" w:date="2017-05-18T13:23:00Z">
          <w:pPr>
            <w:pStyle w:val="Heading1"/>
            <w:numPr>
              <w:numId w:val="10"/>
            </w:numPr>
          </w:pPr>
        </w:pPrChange>
      </w:pPr>
      <w:bookmarkStart w:id="135" w:name="_Toc482877908"/>
      <w:r w:rsidRPr="00257251">
        <w:rPr>
          <w:rFonts w:ascii="Times New Roman" w:hAnsi="Times New Roman" w:cs="Times New Roman"/>
          <w:color w:val="auto"/>
        </w:rPr>
        <w:lastRenderedPageBreak/>
        <w:t>Overview</w:t>
      </w:r>
      <w:bookmarkEnd w:id="135"/>
    </w:p>
    <w:p w:rsidR="00A47122" w:rsidRPr="00257251" w:rsidRDefault="009D1884" w:rsidP="00481F6E">
      <w:pPr>
        <w:pStyle w:val="Heading2"/>
        <w:rPr>
          <w:rFonts w:ascii="Times New Roman" w:hAnsi="Times New Roman" w:cs="Times New Roman"/>
          <w:color w:val="auto"/>
          <w:sz w:val="22"/>
          <w:szCs w:val="22"/>
        </w:rPr>
      </w:pPr>
      <w:bookmarkStart w:id="136" w:name="_Toc482877909"/>
      <w:r w:rsidRPr="00257251">
        <w:rPr>
          <w:rFonts w:ascii="Times New Roman" w:hAnsi="Times New Roman" w:cs="Times New Roman"/>
          <w:color w:val="auto"/>
          <w:sz w:val="22"/>
          <w:szCs w:val="22"/>
        </w:rPr>
        <w:t xml:space="preserve">Project </w:t>
      </w:r>
      <w:r w:rsidR="006F770C" w:rsidRPr="00257251">
        <w:rPr>
          <w:rFonts w:ascii="Times New Roman" w:hAnsi="Times New Roman" w:cs="Times New Roman"/>
          <w:color w:val="auto"/>
          <w:sz w:val="22"/>
          <w:szCs w:val="22"/>
        </w:rPr>
        <w:t>Description</w:t>
      </w:r>
      <w:bookmarkEnd w:id="136"/>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noProof/>
          <w:color w:val="000000" w:themeColor="text1"/>
          <w:sz w:val="20"/>
          <w:szCs w:val="20"/>
        </w:rPr>
        <w:t>T</w:t>
      </w:r>
      <w:r w:rsidRPr="00257251">
        <w:rPr>
          <w:rFonts w:ascii="Times New Roman" w:hAnsi="Times New Roman"/>
          <w:color w:val="000000" w:themeColor="text1"/>
          <w:sz w:val="20"/>
          <w:szCs w:val="20"/>
        </w:rPr>
        <w:t>he eCoaching Log (</w:t>
      </w:r>
      <w:proofErr w:type="spellStart"/>
      <w:proofErr w:type="gramStart"/>
      <w:r w:rsidRPr="00257251">
        <w:rPr>
          <w:rFonts w:ascii="Times New Roman" w:hAnsi="Times New Roman"/>
          <w:color w:val="000000" w:themeColor="text1"/>
          <w:sz w:val="20"/>
          <w:szCs w:val="20"/>
        </w:rPr>
        <w:t>eCL</w:t>
      </w:r>
      <w:proofErr w:type="spellEnd"/>
      <w:proofErr w:type="gramEnd"/>
      <w:r w:rsidRPr="00257251">
        <w:rPr>
          <w:rFonts w:ascii="Times New Roman" w:hAnsi="Times New Roman"/>
          <w:color w:val="000000" w:themeColor="text1"/>
          <w:sz w:val="20"/>
          <w:szCs w:val="20"/>
        </w:rPr>
        <w:t xml:space="preserve">) is an internal </w:t>
      </w:r>
      <w:proofErr w:type="spellStart"/>
      <w:r w:rsidRPr="00257251">
        <w:rPr>
          <w:rFonts w:ascii="Times New Roman" w:hAnsi="Times New Roman"/>
          <w:color w:val="000000" w:themeColor="text1"/>
          <w:sz w:val="20"/>
          <w:szCs w:val="20"/>
        </w:rPr>
        <w:t>Vangent</w:t>
      </w:r>
      <w:proofErr w:type="spellEnd"/>
      <w:r w:rsidRPr="00257251">
        <w:rPr>
          <w:rFonts w:ascii="Times New Roman" w:hAnsi="Times New Roman"/>
          <w:color w:val="000000" w:themeColor="text1"/>
          <w:sz w:val="20"/>
          <w:szCs w:val="20"/>
        </w:rPr>
        <w:t xml:space="preserve"> 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481F6E">
      <w:pPr>
        <w:pStyle w:val="Heading2"/>
        <w:rPr>
          <w:rFonts w:ascii="Times New Roman" w:hAnsi="Times New Roman" w:cs="Times New Roman"/>
          <w:color w:val="auto"/>
          <w:sz w:val="22"/>
          <w:szCs w:val="22"/>
        </w:rPr>
      </w:pPr>
      <w:bookmarkStart w:id="137" w:name="_Toc482877910"/>
      <w:r w:rsidRPr="00257251">
        <w:rPr>
          <w:rFonts w:ascii="Times New Roman" w:hAnsi="Times New Roman" w:cs="Times New Roman"/>
          <w:color w:val="auto"/>
          <w:sz w:val="22"/>
          <w:szCs w:val="22"/>
        </w:rPr>
        <w:t>Document</w:t>
      </w:r>
      <w:r w:rsidR="006F770C" w:rsidRPr="00257251">
        <w:rPr>
          <w:rFonts w:ascii="Times New Roman" w:hAnsi="Times New Roman" w:cs="Times New Roman"/>
          <w:color w:val="auto"/>
          <w:sz w:val="22"/>
          <w:szCs w:val="22"/>
        </w:rPr>
        <w:t xml:space="preserve"> Scope</w:t>
      </w:r>
      <w:bookmarkEnd w:id="137"/>
    </w:p>
    <w:p w:rsidR="00A47122" w:rsidRPr="00257251"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This document describes the process for maintaining the Employee Hierarchy table. It describes the source files and the workflow to maintain the user table.</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481F6E">
      <w:pPr>
        <w:pStyle w:val="Heading2"/>
        <w:rPr>
          <w:rFonts w:ascii="Times New Roman" w:hAnsi="Times New Roman" w:cs="Times New Roman"/>
          <w:color w:val="auto"/>
          <w:sz w:val="22"/>
          <w:szCs w:val="22"/>
        </w:rPr>
      </w:pPr>
      <w:bookmarkStart w:id="138" w:name="_Toc482877911"/>
      <w:r w:rsidRPr="00257251">
        <w:rPr>
          <w:rFonts w:ascii="Times New Roman" w:hAnsi="Times New Roman" w:cs="Times New Roman"/>
          <w:color w:val="auto"/>
          <w:sz w:val="22"/>
          <w:szCs w:val="22"/>
        </w:rPr>
        <w:t>Source Files</w:t>
      </w:r>
      <w:bookmarkEnd w:id="138"/>
    </w:p>
    <w:p w:rsidR="002C3B04" w:rsidRPr="00257251" w:rsidRDefault="002C3B0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Change w:id="139" w:author="Palacherla, Susmitha C (NONUS)" w:date="2017-05-18T13:23:00Z">
          <w:pPr>
            <w:pStyle w:val="ListParagraph"/>
            <w:widowControl w:val="0"/>
            <w:numPr>
              <w:numId w:val="13"/>
            </w:numPr>
            <w:tabs>
              <w:tab w:val="num" w:pos="360"/>
              <w:tab w:val="num" w:pos="720"/>
            </w:tabs>
            <w:autoSpaceDE w:val="0"/>
            <w:autoSpaceDN w:val="0"/>
            <w:adjustRightInd w:val="0"/>
            <w:spacing w:after="0" w:line="240" w:lineRule="auto"/>
            <w:ind w:hanging="720"/>
          </w:pPr>
        </w:pPrChange>
      </w:pPr>
      <w:r w:rsidRPr="00257251">
        <w:rPr>
          <w:rFonts w:ascii="Times New Roman" w:hAnsi="Times New Roman"/>
          <w:color w:val="000000" w:themeColor="text1"/>
          <w:sz w:val="20"/>
          <w:szCs w:val="20"/>
        </w:rPr>
        <w:t>PS_Employee_Information_mmddyyyy.csv</w:t>
      </w:r>
    </w:p>
    <w:p w:rsidR="002C3B04" w:rsidRPr="00257251" w:rsidRDefault="002C3B0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Change w:id="140" w:author="Palacherla, Susmitha C (NONUS)" w:date="2017-05-18T13:23:00Z">
          <w:pPr>
            <w:pStyle w:val="ListParagraph"/>
            <w:widowControl w:val="0"/>
            <w:numPr>
              <w:numId w:val="13"/>
            </w:numPr>
            <w:tabs>
              <w:tab w:val="num" w:pos="360"/>
              <w:tab w:val="num" w:pos="720"/>
            </w:tabs>
            <w:autoSpaceDE w:val="0"/>
            <w:autoSpaceDN w:val="0"/>
            <w:adjustRightInd w:val="0"/>
            <w:spacing w:after="0" w:line="240" w:lineRule="auto"/>
            <w:ind w:hanging="720"/>
          </w:pPr>
        </w:pPrChange>
      </w:pPr>
      <w:r w:rsidRPr="00257251">
        <w:rPr>
          <w:rFonts w:ascii="Times New Roman" w:hAnsi="Times New Roman"/>
          <w:color w:val="000000" w:themeColor="text1"/>
          <w:sz w:val="20"/>
          <w:szCs w:val="20"/>
        </w:rPr>
        <w:t>Employee_Information_WithProgram.csv</w:t>
      </w:r>
    </w:p>
    <w:p w:rsidR="00EC66F6" w:rsidRPr="00257251" w:rsidRDefault="00EC66F6">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Change w:id="141" w:author="Palacherla, Susmitha C (NONUS)" w:date="2017-05-18T13:23:00Z">
          <w:pPr>
            <w:pStyle w:val="ListParagraph"/>
            <w:widowControl w:val="0"/>
            <w:numPr>
              <w:numId w:val="13"/>
            </w:numPr>
            <w:tabs>
              <w:tab w:val="num" w:pos="360"/>
              <w:tab w:val="num" w:pos="720"/>
            </w:tabs>
            <w:autoSpaceDE w:val="0"/>
            <w:autoSpaceDN w:val="0"/>
            <w:adjustRightInd w:val="0"/>
            <w:spacing w:after="0" w:line="240" w:lineRule="auto"/>
            <w:ind w:hanging="720"/>
          </w:pPr>
        </w:pPrChange>
      </w:pPr>
      <w:r w:rsidRPr="00257251">
        <w:rPr>
          <w:rFonts w:ascii="Times New Roman" w:hAnsi="Times New Roman"/>
          <w:color w:val="000000" w:themeColor="text1"/>
          <w:sz w:val="20"/>
          <w:szCs w:val="20"/>
        </w:rPr>
        <w:t>HR_Employee_Information.csv</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142" w:name="_Toc482877912"/>
      <w:r w:rsidRPr="00257251">
        <w:rPr>
          <w:rFonts w:ascii="Times New Roman" w:hAnsi="Times New Roman" w:cs="Times New Roman"/>
          <w:color w:val="auto"/>
          <w:sz w:val="22"/>
          <w:szCs w:val="22"/>
        </w:rPr>
        <w:t>Module List</w:t>
      </w:r>
      <w:bookmarkEnd w:id="142"/>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agent job</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SSIS Package</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Tables</w:t>
      </w:r>
    </w:p>
    <w:p w:rsidR="009D1884" w:rsidRPr="00257251" w:rsidRDefault="006913F0"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Procedures </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143" w:name="_Toc482877913"/>
      <w:r w:rsidRPr="00257251">
        <w:rPr>
          <w:rFonts w:ascii="Times New Roman" w:hAnsi="Times New Roman" w:cs="Times New Roman"/>
          <w:color w:val="auto"/>
          <w:sz w:val="22"/>
          <w:szCs w:val="22"/>
        </w:rPr>
        <w:t>Software and Hardware Interfaces</w:t>
      </w:r>
      <w:bookmarkEnd w:id="143"/>
    </w:p>
    <w:p w:rsidR="009D1884" w:rsidRPr="00257251" w:rsidRDefault="009D1884" w:rsidP="0027630C">
      <w:pPr>
        <w:pStyle w:val="Heading3"/>
        <w:rPr>
          <w:rFonts w:ascii="Times New Roman" w:hAnsi="Times New Roman" w:cs="Times New Roman"/>
          <w:color w:val="auto"/>
        </w:rPr>
      </w:pPr>
      <w:bookmarkStart w:id="144" w:name="_Toc482877914"/>
      <w:r w:rsidRPr="00257251">
        <w:rPr>
          <w:rFonts w:ascii="Times New Roman" w:hAnsi="Times New Roman" w:cs="Times New Roman"/>
          <w:color w:val="auto"/>
        </w:rPr>
        <w:t>Software</w:t>
      </w:r>
      <w:bookmarkEnd w:id="144"/>
    </w:p>
    <w:p w:rsidR="009D1884" w:rsidRPr="00257251" w:rsidRDefault="009D1884" w:rsidP="007E09F1">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Server 2008 R2 SP1 Suite</w:t>
      </w:r>
    </w:p>
    <w:p w:rsidR="009D1884" w:rsidRPr="00257251"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257251" w:rsidRDefault="009D1884" w:rsidP="0027630C">
      <w:pPr>
        <w:pStyle w:val="Heading3"/>
        <w:rPr>
          <w:rFonts w:ascii="Times New Roman" w:hAnsi="Times New Roman" w:cs="Times New Roman"/>
          <w:color w:val="auto"/>
        </w:rPr>
      </w:pPr>
      <w:bookmarkStart w:id="145" w:name="_Toc482877915"/>
      <w:r w:rsidRPr="00257251">
        <w:rPr>
          <w:rFonts w:ascii="Times New Roman" w:hAnsi="Times New Roman" w:cs="Times New Roman"/>
          <w:color w:val="auto"/>
        </w:rPr>
        <w:t>Hardware</w:t>
      </w:r>
      <w:bookmarkEnd w:id="145"/>
    </w:p>
    <w:p w:rsidR="009D1884" w:rsidRPr="00257251" w:rsidRDefault="009D1884"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VRIVFSSDBT02\SCORD01,1437 – Dev DB Instance</w:t>
      </w:r>
    </w:p>
    <w:p w:rsidR="009D1884" w:rsidRPr="00257251" w:rsidRDefault="009D1884"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VRIVFSSDBT02\SCORT01,1438 – Test DB Instance</w:t>
      </w:r>
    </w:p>
    <w:p w:rsidR="009D1884" w:rsidRPr="00257251" w:rsidRDefault="009D1884"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VDENSSDBP07\SCORP01 – Prod DB Instance</w:t>
      </w:r>
    </w:p>
    <w:p w:rsidR="009D1884" w:rsidRPr="00257251" w:rsidRDefault="00EC66F6"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9D1884" w:rsidRPr="00257251">
          <w:rPr>
            <w:rStyle w:val="Hyperlink"/>
            <w:rFonts w:ascii="Times New Roman" w:hAnsi="Times New Roman"/>
            <w:sz w:val="20"/>
            <w:szCs w:val="20"/>
          </w:rPr>
          <w:t>\\VRIVSCORS01\BCC Scorecards\</w:t>
        </w:r>
      </w:hyperlink>
      <w:r w:rsidR="009D1884" w:rsidRPr="00257251">
        <w:rPr>
          <w:rFonts w:ascii="Times New Roman" w:hAnsi="Times New Roman"/>
          <w:color w:val="000000" w:themeColor="text1"/>
          <w:sz w:val="20"/>
          <w:szCs w:val="20"/>
        </w:rPr>
        <w:t xml:space="preserve"> - File staging share</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27630C">
      <w:pPr>
        <w:pStyle w:val="Heading2"/>
        <w:rPr>
          <w:rFonts w:ascii="Times New Roman" w:hAnsi="Times New Roman" w:cs="Times New Roman"/>
          <w:color w:val="auto"/>
          <w:sz w:val="22"/>
          <w:szCs w:val="22"/>
        </w:rPr>
      </w:pPr>
      <w:bookmarkStart w:id="146" w:name="_Toc482877916"/>
      <w:r w:rsidRPr="00257251">
        <w:rPr>
          <w:rFonts w:ascii="Times New Roman" w:hAnsi="Times New Roman" w:cs="Times New Roman"/>
          <w:color w:val="auto"/>
          <w:sz w:val="22"/>
          <w:szCs w:val="22"/>
        </w:rPr>
        <w:t>Users</w:t>
      </w:r>
      <w:bookmarkEnd w:id="146"/>
      <w:r w:rsidRPr="00257251">
        <w:rPr>
          <w:rFonts w:ascii="Times New Roman" w:hAnsi="Times New Roman" w:cs="Times New Roman"/>
          <w:color w:val="auto"/>
          <w:sz w:val="22"/>
          <w:szCs w:val="22"/>
        </w:rPr>
        <w:t xml:space="preserve"> </w:t>
      </w:r>
    </w:p>
    <w:p w:rsidR="00C86D30" w:rsidRPr="00257251" w:rsidRDefault="00C86D30" w:rsidP="007E09F1">
      <w:pPr>
        <w:pStyle w:val="ListParagraph"/>
        <w:numPr>
          <w:ilvl w:val="0"/>
          <w:numId w:val="6"/>
        </w:numPr>
        <w:rPr>
          <w:rFonts w:ascii="Times New Roman" w:hAnsi="Times New Roman"/>
          <w:color w:val="000000" w:themeColor="text1"/>
          <w:sz w:val="20"/>
          <w:szCs w:val="20"/>
        </w:rPr>
      </w:pPr>
      <w:r w:rsidRPr="00257251">
        <w:rPr>
          <w:rFonts w:ascii="Times New Roman" w:hAnsi="Times New Roman"/>
          <w:color w:val="000000" w:themeColor="text1"/>
          <w:sz w:val="20"/>
          <w:szCs w:val="20"/>
        </w:rPr>
        <w:t>N/A</w:t>
      </w:r>
    </w:p>
    <w:p w:rsidR="009D1884" w:rsidRPr="00257251" w:rsidRDefault="00743901"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color w:val="000000" w:themeColor="text1"/>
          <w:sz w:val="20"/>
          <w:szCs w:val="20"/>
        </w:rPr>
        <w:lastRenderedPageBreak/>
        <w:t xml:space="preserve">     </w:t>
      </w: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6F770C" w:rsidRPr="00257251" w:rsidRDefault="006F770C" w:rsidP="007E09F1">
      <w:pPr>
        <w:pStyle w:val="Heading1"/>
        <w:numPr>
          <w:ilvl w:val="0"/>
          <w:numId w:val="1"/>
        </w:numPr>
        <w:rPr>
          <w:rFonts w:ascii="Times New Roman" w:hAnsi="Times New Roman" w:cs="Times New Roman"/>
          <w:color w:val="auto"/>
        </w:rPr>
      </w:pPr>
      <w:bookmarkStart w:id="147" w:name="_Toc482877917"/>
      <w:r w:rsidRPr="00257251">
        <w:rPr>
          <w:rFonts w:ascii="Times New Roman" w:hAnsi="Times New Roman" w:cs="Times New Roman"/>
          <w:color w:val="auto"/>
        </w:rPr>
        <w:t>Details</w:t>
      </w:r>
      <w:bookmarkEnd w:id="147"/>
    </w:p>
    <w:p w:rsidR="006F770C" w:rsidRPr="00257251" w:rsidRDefault="006F770C" w:rsidP="007E09F1">
      <w:pPr>
        <w:pStyle w:val="ListParagraph"/>
        <w:numPr>
          <w:ilvl w:val="0"/>
          <w:numId w:val="7"/>
        </w:numPr>
        <w:rPr>
          <w:rFonts w:ascii="Times New Roman" w:hAnsi="Times New Roman"/>
          <w:vanish/>
        </w:rPr>
      </w:pPr>
    </w:p>
    <w:p w:rsidR="006F770C" w:rsidRPr="00257251" w:rsidRDefault="006F770C" w:rsidP="007E09F1">
      <w:pPr>
        <w:pStyle w:val="ListParagraph"/>
        <w:numPr>
          <w:ilvl w:val="0"/>
          <w:numId w:val="7"/>
        </w:numPr>
        <w:rPr>
          <w:rFonts w:ascii="Times New Roman" w:hAnsi="Times New Roman"/>
          <w:vanish/>
        </w:rPr>
      </w:pPr>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148" w:name="_Toc387654370"/>
      <w:bookmarkStart w:id="149" w:name="_Toc387758815"/>
      <w:bookmarkStart w:id="150" w:name="_Toc482877918"/>
      <w:bookmarkEnd w:id="148"/>
      <w:bookmarkEnd w:id="149"/>
      <w:bookmarkEnd w:id="150"/>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151" w:name="_Toc387654371"/>
      <w:bookmarkStart w:id="152" w:name="_Toc387758816"/>
      <w:bookmarkStart w:id="153" w:name="_Toc482877919"/>
      <w:bookmarkEnd w:id="151"/>
      <w:bookmarkEnd w:id="152"/>
      <w:bookmarkEnd w:id="153"/>
    </w:p>
    <w:p w:rsidR="006F770C" w:rsidRPr="00257251" w:rsidRDefault="006F770C" w:rsidP="007E09F1">
      <w:pPr>
        <w:pStyle w:val="Heading2"/>
        <w:numPr>
          <w:ilvl w:val="1"/>
          <w:numId w:val="10"/>
        </w:numPr>
        <w:rPr>
          <w:rFonts w:ascii="Times New Roman" w:hAnsi="Times New Roman" w:cs="Times New Roman"/>
          <w:color w:val="auto"/>
          <w:sz w:val="22"/>
          <w:szCs w:val="22"/>
        </w:rPr>
      </w:pPr>
      <w:bookmarkStart w:id="154" w:name="_Toc482877920"/>
      <w:r w:rsidRPr="00257251">
        <w:rPr>
          <w:rFonts w:ascii="Times New Roman" w:hAnsi="Times New Roman" w:cs="Times New Roman"/>
          <w:color w:val="auto"/>
          <w:sz w:val="22"/>
          <w:szCs w:val="22"/>
        </w:rPr>
        <w:t>Source Files</w:t>
      </w:r>
      <w:bookmarkEnd w:id="154"/>
    </w:p>
    <w:p w:rsidR="006F770C" w:rsidRPr="00257251" w:rsidRDefault="006F770C" w:rsidP="007E09F1">
      <w:pPr>
        <w:pStyle w:val="Heading3"/>
        <w:numPr>
          <w:ilvl w:val="2"/>
          <w:numId w:val="10"/>
        </w:numPr>
        <w:rPr>
          <w:rFonts w:ascii="Times New Roman" w:hAnsi="Times New Roman" w:cs="Times New Roman"/>
          <w:color w:val="auto"/>
        </w:rPr>
      </w:pPr>
      <w:bookmarkStart w:id="155" w:name="_Toc482877921"/>
      <w:r w:rsidRPr="00257251">
        <w:rPr>
          <w:rFonts w:ascii="Times New Roman" w:hAnsi="Times New Roman" w:cs="Times New Roman"/>
          <w:color w:val="auto"/>
        </w:rPr>
        <w:t>PS_Employee_Information_mmddyyyy.csv</w:t>
      </w:r>
      <w:bookmarkEnd w:id="155"/>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an Employee file from </w:t>
      </w:r>
      <w:proofErr w:type="spellStart"/>
      <w:r w:rsidRPr="00257251">
        <w:rPr>
          <w:rFonts w:ascii="Times New Roman" w:hAnsi="Times New Roman"/>
        </w:rPr>
        <w:t>Peoplesoft</w:t>
      </w:r>
      <w:proofErr w:type="spellEnd"/>
      <w:r w:rsidRPr="00257251">
        <w:rPr>
          <w:rFonts w:ascii="Times New Roman" w:hAnsi="Times New Roman"/>
        </w:rPr>
        <w: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PeopleSoft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0" w:history="1">
        <w:r w:rsidRPr="00257251">
          <w:rPr>
            <w:rStyle w:val="Hyperlink"/>
            <w:rFonts w:ascii="Times New Roman" w:hAnsi="Times New Roman"/>
          </w:rPr>
          <w:t>\\vrivscors01\BCC Scorecards\Coaching\</w:t>
        </w:r>
        <w:proofErr w:type="spellStart"/>
        <w:r w:rsidRPr="00257251">
          <w:rPr>
            <w:rStyle w:val="Hyperlink"/>
            <w:rFonts w:ascii="Times New Roman" w:hAnsi="Times New Roman"/>
          </w:rPr>
          <w:t>HRInfo</w:t>
        </w:r>
        <w:proofErr w:type="spellEnd"/>
        <w:r w:rsidRPr="00257251">
          <w:rPr>
            <w:rStyle w:val="Hyperlink"/>
            <w:rFonts w:ascii="Times New Roman" w:hAnsi="Times New Roman"/>
          </w:rPr>
          <w:t>\</w:t>
        </w:r>
      </w:hyperlink>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PS_Employee_Information_mmddyyyy.csv</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Arrives daily at ~4:30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Destination Table: </w:t>
      </w:r>
      <w:proofErr w:type="spellStart"/>
      <w:r w:rsidRPr="00257251">
        <w:rPr>
          <w:rFonts w:ascii="Times New Roman" w:hAnsi="Times New Roman"/>
        </w:rPr>
        <w:t>Employee_Hierarchy</w:t>
      </w:r>
      <w:proofErr w:type="spellEnd"/>
    </w:p>
    <w:p w:rsidR="00C74EEA" w:rsidRPr="00257251" w:rsidRDefault="00C74EEA" w:rsidP="00C74EEA">
      <w:pPr>
        <w:autoSpaceDE w:val="0"/>
        <w:autoSpaceDN w:val="0"/>
        <w:adjustRightInd w:val="0"/>
        <w:spacing w:after="0" w:line="240" w:lineRule="auto"/>
        <w:rPr>
          <w:rFonts w:ascii="Times New Roman" w:hAnsi="Times New Roman"/>
        </w:rPr>
      </w:pPr>
    </w:p>
    <w:p w:rsidR="00C74EEA" w:rsidRPr="00257251" w:rsidRDefault="00C74EEA" w:rsidP="007E09F1">
      <w:pPr>
        <w:pStyle w:val="Heading3"/>
        <w:numPr>
          <w:ilvl w:val="2"/>
          <w:numId w:val="10"/>
        </w:numPr>
        <w:rPr>
          <w:rFonts w:ascii="Times New Roman" w:hAnsi="Times New Roman" w:cs="Times New Roman"/>
          <w:color w:val="auto"/>
        </w:rPr>
      </w:pPr>
      <w:bookmarkStart w:id="156" w:name="_Toc482877922"/>
      <w:r w:rsidRPr="00257251">
        <w:rPr>
          <w:rFonts w:ascii="Times New Roman" w:hAnsi="Times New Roman" w:cs="Times New Roman"/>
          <w:color w:val="auto"/>
        </w:rPr>
        <w:t>Employee_Information_WithProgram.csv</w:t>
      </w:r>
      <w:bookmarkEnd w:id="156"/>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an Employee file from Aspect </w:t>
      </w:r>
      <w:proofErr w:type="spellStart"/>
      <w:r w:rsidRPr="00257251">
        <w:rPr>
          <w:rFonts w:ascii="Times New Roman" w:hAnsi="Times New Roman"/>
        </w:rPr>
        <w:t>eWFM</w:t>
      </w:r>
      <w:proofErr w:type="spellEnd"/>
      <w:r w:rsidRPr="00257251">
        <w:rPr>
          <w:rFonts w:ascii="Times New Roman" w:hAnsi="Times New Roman"/>
        </w:rPr>
        <w:t xml:space="preserve">.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rsidRPr="00257251">
        <w:rPr>
          <w:rFonts w:ascii="Times New Roman" w:hAnsi="Times New Roman"/>
        </w:rPr>
        <w:t>agents</w:t>
      </w:r>
      <w:proofErr w:type="gramEnd"/>
      <w:r w:rsidRPr="00257251">
        <w:rPr>
          <w:rFonts w:ascii="Times New Roman" w:hAnsi="Times New Roman"/>
        </w:rPr>
        <w:t xml:space="preserve"> 1MULTI value from </w:t>
      </w:r>
      <w:proofErr w:type="spellStart"/>
      <w:r w:rsidRPr="00257251">
        <w:rPr>
          <w:rFonts w:ascii="Times New Roman" w:hAnsi="Times New Roman"/>
        </w:rPr>
        <w:t>eWFM</w:t>
      </w:r>
      <w:proofErr w:type="spellEnd"/>
      <w:r w:rsidRPr="00257251">
        <w:rPr>
          <w:rFonts w:ascii="Times New Roman" w:hAnsi="Times New Roman"/>
        </w:rPr>
        <w:t xml:space="preserve"> will only be sued when a program cannot be identified for the call activity for a specific coaching log.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Source system: Aspect </w:t>
      </w:r>
      <w:proofErr w:type="spellStart"/>
      <w:r w:rsidRPr="00257251">
        <w:rPr>
          <w:rFonts w:ascii="Times New Roman" w:hAnsi="Times New Roman"/>
        </w:rPr>
        <w:t>eWFM</w:t>
      </w:r>
      <w:proofErr w:type="spellEnd"/>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1" w:history="1">
        <w:r w:rsidRPr="00257251">
          <w:rPr>
            <w:rFonts w:ascii="Times New Roman" w:hAnsi="Times New Roman"/>
          </w:rPr>
          <w:t>\\vrivscors01\BCC Scorecards\Coaching\</w:t>
        </w:r>
        <w:proofErr w:type="spellStart"/>
        <w:r w:rsidRPr="00257251">
          <w:rPr>
            <w:rFonts w:ascii="Times New Roman" w:hAnsi="Times New Roman"/>
          </w:rPr>
          <w:t>EmpInfo</w:t>
        </w:r>
        <w:proofErr w:type="spellEnd"/>
        <w:r w:rsidRPr="00257251">
          <w:rPr>
            <w:rFonts w:ascii="Times New Roman" w:hAnsi="Times New Roman"/>
          </w:rPr>
          <w:t>\</w:t>
        </w:r>
      </w:hyperlink>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Employee_information_WithProgram.csv</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Arrived daily at ~6:00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Destination Table: </w:t>
      </w:r>
      <w:proofErr w:type="spellStart"/>
      <w:r w:rsidRPr="00257251">
        <w:rPr>
          <w:rFonts w:ascii="Times New Roman" w:hAnsi="Times New Roman"/>
        </w:rPr>
        <w:t>EmpID_To_SupID_Stage</w:t>
      </w:r>
      <w:proofErr w:type="spellEnd"/>
    </w:p>
    <w:p w:rsidR="001022D0" w:rsidRPr="00257251" w:rsidRDefault="001022D0" w:rsidP="001022D0">
      <w:pPr>
        <w:autoSpaceDE w:val="0"/>
        <w:autoSpaceDN w:val="0"/>
        <w:adjustRightInd w:val="0"/>
        <w:spacing w:after="0" w:line="240" w:lineRule="auto"/>
        <w:rPr>
          <w:rFonts w:ascii="Times New Roman" w:hAnsi="Times New Roman"/>
        </w:rPr>
      </w:pPr>
    </w:p>
    <w:p w:rsidR="001022D0" w:rsidRPr="00257251" w:rsidRDefault="001022D0" w:rsidP="007E09F1">
      <w:pPr>
        <w:pStyle w:val="Heading3"/>
        <w:numPr>
          <w:ilvl w:val="2"/>
          <w:numId w:val="10"/>
        </w:numPr>
        <w:rPr>
          <w:rFonts w:ascii="Times New Roman" w:hAnsi="Times New Roman" w:cs="Times New Roman"/>
          <w:color w:val="auto"/>
        </w:rPr>
      </w:pPr>
      <w:bookmarkStart w:id="157" w:name="_Toc482877923"/>
      <w:r w:rsidRPr="00257251">
        <w:rPr>
          <w:rFonts w:ascii="Times New Roman" w:hAnsi="Times New Roman" w:cs="Times New Roman"/>
          <w:color w:val="auto"/>
        </w:rPr>
        <w:t>HR_Employee_Information.csv</w:t>
      </w:r>
      <w:bookmarkEnd w:id="157"/>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 manually created file sourced from HCSD HR team.</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 for HCSD HR staff.</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NA</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2" w:history="1">
        <w:r w:rsidRPr="00257251">
          <w:rPr>
            <w:rStyle w:val="Hyperlink"/>
            <w:rFonts w:ascii="Times New Roman" w:hAnsi="Times New Roman"/>
          </w:rPr>
          <w:t>\\vrivscors01\BCC Scorecards\Coaching\</w:t>
        </w:r>
        <w:proofErr w:type="spellStart"/>
        <w:r w:rsidRPr="00257251">
          <w:rPr>
            <w:rStyle w:val="Hyperlink"/>
            <w:rFonts w:ascii="Times New Roman" w:hAnsi="Times New Roman"/>
          </w:rPr>
          <w:t>HRInfo</w:t>
        </w:r>
        <w:proofErr w:type="spellEnd"/>
        <w:r w:rsidRPr="00257251">
          <w:rPr>
            <w:rStyle w:val="Hyperlink"/>
            <w:rFonts w:ascii="Times New Roman" w:hAnsi="Times New Roman"/>
          </w:rPr>
          <w:t>\</w:t>
        </w:r>
      </w:hyperlink>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HR_Employee_Information.csv</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Ad-hoc (when there are changes to HR Employee records)</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Load time: 7 PM EST (5:00 PM Database time)</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lastRenderedPageBreak/>
        <w:t xml:space="preserve">Destination Table: </w:t>
      </w:r>
      <w:proofErr w:type="spellStart"/>
      <w:r w:rsidRPr="00257251">
        <w:rPr>
          <w:rFonts w:ascii="Times New Roman" w:hAnsi="Times New Roman"/>
        </w:rPr>
        <w:t>Employee_Hierarchy</w:t>
      </w:r>
      <w:proofErr w:type="spellEnd"/>
    </w:p>
    <w:p w:rsidR="001022D0" w:rsidRPr="00257251" w:rsidRDefault="001022D0" w:rsidP="001022D0">
      <w:pPr>
        <w:autoSpaceDE w:val="0"/>
        <w:autoSpaceDN w:val="0"/>
        <w:adjustRightInd w:val="0"/>
        <w:spacing w:after="0" w:line="240" w:lineRule="auto"/>
        <w:rPr>
          <w:rFonts w:ascii="Times New Roman" w:hAnsi="Times New Roman"/>
        </w:rPr>
      </w:pPr>
    </w:p>
    <w:p w:rsidR="006F770C" w:rsidRPr="00257251" w:rsidRDefault="006F770C" w:rsidP="006F770C">
      <w:pPr>
        <w:rPr>
          <w:rFonts w:ascii="Times New Roman" w:hAnsi="Times New Roman"/>
        </w:rPr>
      </w:pPr>
    </w:p>
    <w:p w:rsidR="007B5133" w:rsidRPr="00257251" w:rsidRDefault="007B5133" w:rsidP="007E09F1">
      <w:pPr>
        <w:pStyle w:val="Heading2"/>
        <w:numPr>
          <w:ilvl w:val="1"/>
          <w:numId w:val="10"/>
        </w:numPr>
        <w:rPr>
          <w:rFonts w:ascii="Times New Roman" w:hAnsi="Times New Roman" w:cs="Times New Roman"/>
          <w:color w:val="auto"/>
          <w:sz w:val="22"/>
          <w:szCs w:val="22"/>
        </w:rPr>
      </w:pPr>
      <w:bookmarkStart w:id="158" w:name="_Toc482877924"/>
      <w:r w:rsidRPr="00257251">
        <w:rPr>
          <w:rFonts w:ascii="Times New Roman" w:hAnsi="Times New Roman" w:cs="Times New Roman"/>
          <w:color w:val="auto"/>
          <w:sz w:val="22"/>
          <w:szCs w:val="22"/>
        </w:rPr>
        <w:t>Module Details</w:t>
      </w:r>
      <w:bookmarkEnd w:id="158"/>
    </w:p>
    <w:p w:rsidR="007B5133" w:rsidRPr="00257251" w:rsidRDefault="007B5133" w:rsidP="007E09F1">
      <w:pPr>
        <w:pStyle w:val="Heading3"/>
        <w:numPr>
          <w:ilvl w:val="2"/>
          <w:numId w:val="10"/>
        </w:numPr>
        <w:rPr>
          <w:rFonts w:ascii="Times New Roman" w:hAnsi="Times New Roman" w:cs="Times New Roman"/>
          <w:color w:val="auto"/>
        </w:rPr>
      </w:pPr>
      <w:bookmarkStart w:id="159" w:name="_Toc482877925"/>
      <w:r w:rsidRPr="00257251">
        <w:rPr>
          <w:rFonts w:ascii="Times New Roman" w:hAnsi="Times New Roman" w:cs="Times New Roman"/>
          <w:color w:val="auto"/>
        </w:rPr>
        <w:t>SQL agent job</w:t>
      </w:r>
      <w:bookmarkEnd w:id="159"/>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Production Instance : VDENSSDBP07\SCORP01</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Job:  </w:t>
      </w:r>
      <w:proofErr w:type="spellStart"/>
      <w:r w:rsidR="001022D0" w:rsidRPr="00257251">
        <w:rPr>
          <w:rFonts w:ascii="Times New Roman" w:hAnsi="Times New Roman"/>
        </w:rPr>
        <w:t>NewdailyHR</w:t>
      </w:r>
      <w:r w:rsidRPr="00257251">
        <w:rPr>
          <w:rFonts w:ascii="Times New Roman" w:hAnsi="Times New Roman"/>
        </w:rPr>
        <w:t>Load</w:t>
      </w:r>
      <w:proofErr w:type="spellEnd"/>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Package: </w:t>
      </w:r>
      <w:hyperlink r:id="rId13" w:history="1">
        <w:r w:rsidR="00634B03" w:rsidRPr="00257251">
          <w:rPr>
            <w:rStyle w:val="Hyperlink"/>
            <w:rFonts w:ascii="Times New Roman" w:hAnsi="Times New Roman"/>
          </w:rPr>
          <w:t>\\VDENSSDBP07\scorecard-ssis\Coaching\Employee_Hierarchy.dtsx</w:t>
        </w:r>
      </w:hyperlink>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w:t>
      </w:r>
      <w:proofErr w:type="spellStart"/>
      <w:r w:rsidRPr="00257251">
        <w:rPr>
          <w:rFonts w:ascii="Times New Roman" w:hAnsi="Times New Roman"/>
        </w:rPr>
        <w:t>Config</w:t>
      </w:r>
      <w:proofErr w:type="spellEnd"/>
      <w:r w:rsidRPr="00257251">
        <w:rPr>
          <w:rFonts w:ascii="Times New Roman" w:hAnsi="Times New Roman"/>
        </w:rPr>
        <w:t xml:space="preserve"> File: </w:t>
      </w:r>
      <w:proofErr w:type="spellStart"/>
      <w:r w:rsidRPr="00257251">
        <w:rPr>
          <w:rFonts w:ascii="Times New Roman" w:hAnsi="Times New Roman"/>
        </w:rPr>
        <w:t>Prod_Employee_Hierarchy.dtsConfig</w:t>
      </w:r>
      <w:proofErr w:type="spellEnd"/>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Owner: </w:t>
      </w:r>
      <w:proofErr w:type="spellStart"/>
      <w:r w:rsidRPr="00257251">
        <w:rPr>
          <w:rFonts w:ascii="Times New Roman" w:hAnsi="Times New Roman"/>
        </w:rPr>
        <w:t>jobs_admin</w:t>
      </w:r>
      <w:proofErr w:type="spellEnd"/>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Run As: </w:t>
      </w:r>
      <w:proofErr w:type="spellStart"/>
      <w:r w:rsidRPr="00257251">
        <w:rPr>
          <w:rFonts w:ascii="Times New Roman" w:hAnsi="Times New Roman"/>
        </w:rPr>
        <w:t>BccScrdSQLAgent</w:t>
      </w:r>
      <w:proofErr w:type="spellEnd"/>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Schedule: Daily  </w:t>
      </w:r>
      <w:r w:rsidR="001022D0" w:rsidRPr="00257251">
        <w:rPr>
          <w:rFonts w:ascii="Times New Roman" w:hAnsi="Times New Roman"/>
        </w:rPr>
        <w:t>7</w:t>
      </w:r>
      <w:r w:rsidRPr="00257251">
        <w:rPr>
          <w:rFonts w:ascii="Times New Roman" w:hAnsi="Times New Roman"/>
        </w:rPr>
        <w:t>:</w:t>
      </w:r>
      <w:r w:rsidR="001022D0" w:rsidRPr="00257251">
        <w:rPr>
          <w:rFonts w:ascii="Times New Roman" w:hAnsi="Times New Roman"/>
        </w:rPr>
        <w:t>0</w:t>
      </w:r>
      <w:r w:rsidRPr="00257251">
        <w:rPr>
          <w:rFonts w:ascii="Times New Roman" w:hAnsi="Times New Roman"/>
        </w:rPr>
        <w:t>0 PM EST</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File Location: N/A</w:t>
      </w:r>
    </w:p>
    <w:p w:rsidR="007B5133" w:rsidRPr="00257251" w:rsidRDefault="007B5133" w:rsidP="007E09F1">
      <w:pPr>
        <w:pStyle w:val="Heading3"/>
        <w:numPr>
          <w:ilvl w:val="2"/>
          <w:numId w:val="10"/>
        </w:numPr>
        <w:rPr>
          <w:rFonts w:ascii="Times New Roman" w:hAnsi="Times New Roman" w:cs="Times New Roman"/>
          <w:color w:val="auto"/>
        </w:rPr>
      </w:pPr>
      <w:bookmarkStart w:id="160" w:name="_Toc482877926"/>
      <w:r w:rsidRPr="00257251">
        <w:rPr>
          <w:rFonts w:ascii="Times New Roman" w:hAnsi="Times New Roman" w:cs="Times New Roman"/>
          <w:color w:val="auto"/>
        </w:rPr>
        <w:t>SSIS Package</w:t>
      </w:r>
      <w:bookmarkEnd w:id="160"/>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Variables</w:t>
      </w:r>
    </w:p>
    <w:tbl>
      <w:tblPr>
        <w:tblStyle w:val="TableGrid"/>
        <w:tblW w:w="0" w:type="auto"/>
        <w:tblLayout w:type="fixed"/>
        <w:tblLook w:val="04A0" w:firstRow="1" w:lastRow="0" w:firstColumn="1" w:lastColumn="0" w:noHBand="0" w:noVBand="1"/>
        <w:tblPrChange w:id="161" w:author="Palacherla, Susmitha C (NONUS)" w:date="2017-05-18T13:26:00Z">
          <w:tblPr>
            <w:tblStyle w:val="TableGrid"/>
            <w:tblW w:w="0" w:type="auto"/>
            <w:tblLayout w:type="fixed"/>
            <w:tblLook w:val="04A0" w:firstRow="1" w:lastRow="0" w:firstColumn="1" w:lastColumn="0" w:noHBand="0" w:noVBand="1"/>
          </w:tblPr>
        </w:tblPrChange>
      </w:tblPr>
      <w:tblGrid>
        <w:gridCol w:w="1818"/>
        <w:gridCol w:w="1260"/>
        <w:gridCol w:w="3879"/>
        <w:gridCol w:w="2619"/>
        <w:tblGridChange w:id="162">
          <w:tblGrid>
            <w:gridCol w:w="1731"/>
            <w:gridCol w:w="1347"/>
            <w:gridCol w:w="3879"/>
            <w:gridCol w:w="2619"/>
          </w:tblGrid>
        </w:tblGridChange>
      </w:tblGrid>
      <w:tr w:rsidR="00EC66F6" w:rsidRPr="00257251" w:rsidTr="007E09F1">
        <w:tc>
          <w:tcPr>
            <w:tcW w:w="1818" w:type="dxa"/>
            <w:tcPrChange w:id="163" w:author="Palacherla, Susmitha C (NONUS)" w:date="2017-05-18T13:26:00Z">
              <w:tcPr>
                <w:tcW w:w="1731"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Name</w:t>
            </w:r>
          </w:p>
        </w:tc>
        <w:tc>
          <w:tcPr>
            <w:tcW w:w="1260" w:type="dxa"/>
            <w:tcPrChange w:id="164" w:author="Palacherla, Susmitha C (NONUS)" w:date="2017-05-18T13:26:00Z">
              <w:tcPr>
                <w:tcW w:w="1347"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proofErr w:type="spellStart"/>
            <w:r w:rsidRPr="00257251">
              <w:rPr>
                <w:rFonts w:ascii="Times New Roman" w:hAnsi="Times New Roman"/>
                <w:b/>
                <w:sz w:val="24"/>
                <w:szCs w:val="24"/>
              </w:rPr>
              <w:t>DataType</w:t>
            </w:r>
            <w:proofErr w:type="spellEnd"/>
          </w:p>
        </w:tc>
        <w:tc>
          <w:tcPr>
            <w:tcW w:w="3879" w:type="dxa"/>
            <w:tcPrChange w:id="165" w:author="Palacherla, Susmitha C (NONUS)" w:date="2017-05-18T13:26:00Z">
              <w:tcPr>
                <w:tcW w:w="387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Value</w:t>
            </w:r>
          </w:p>
          <w:p w:rsidR="00EC66F6" w:rsidRPr="00257251"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Change w:id="166" w:author="Palacherla, Susmitha C (NONUS)" w:date="2017-05-18T13:26:00Z">
              <w:tcPr>
                <w:tcW w:w="261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Evaluate as Expression</w:t>
            </w:r>
          </w:p>
        </w:tc>
      </w:tr>
      <w:tr w:rsidR="00EC66F6" w:rsidRPr="00257251" w:rsidTr="007E09F1">
        <w:trPr>
          <w:trHeight w:val="368"/>
          <w:trPrChange w:id="167" w:author="Palacherla, Susmitha C (NONUS)" w:date="2017-05-18T13:26:00Z">
            <w:trPr>
              <w:trHeight w:val="368"/>
            </w:trPr>
          </w:trPrChange>
        </w:trPr>
        <w:tc>
          <w:tcPr>
            <w:tcW w:w="1818" w:type="dxa"/>
            <w:tcPrChange w:id="168" w:author="Palacherla, Susmitha C (NONUS)" w:date="2017-05-18T13:26:00Z">
              <w:tcPr>
                <w:tcW w:w="1731"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FileDir</w:t>
            </w:r>
            <w:proofErr w:type="spellEnd"/>
          </w:p>
        </w:tc>
        <w:tc>
          <w:tcPr>
            <w:tcW w:w="1260" w:type="dxa"/>
            <w:tcPrChange w:id="169" w:author="Palacherla, Susmitha C (NONUS)" w:date="2017-05-18T13:26:00Z">
              <w:tcPr>
                <w:tcW w:w="1347"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170" w:author="Palacherla, Susmitha C (NONUS)" w:date="2017-05-18T13:26:00Z">
              <w:tcPr>
                <w:tcW w:w="3879" w:type="dxa"/>
              </w:tcPr>
            </w:tcPrChange>
          </w:tcPr>
          <w:p w:rsidR="00EC66F6" w:rsidRDefault="007E09F1" w:rsidP="00DD3780">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"file:///\\\\vrivscors01\\BCC%20Scorecards\\Coaching\\HRInfo\\" </w:instrText>
            </w:r>
            <w:r>
              <w:fldChar w:fldCharType="separate"/>
            </w:r>
            <w:r w:rsidR="00023142" w:rsidRPr="00257251">
              <w:rPr>
                <w:rStyle w:val="Hyperlink"/>
                <w:rFonts w:ascii="Times New Roman" w:hAnsi="Times New Roman"/>
                <w:sz w:val="20"/>
                <w:szCs w:val="20"/>
              </w:rPr>
              <w:t>\\vrivscors01\BCC Scorecards\Coaching\</w:t>
            </w:r>
            <w:proofErr w:type="spellStart"/>
            <w:r w:rsidR="00023142" w:rsidRPr="00257251">
              <w:rPr>
                <w:rStyle w:val="Hyperlink"/>
                <w:rFonts w:ascii="Times New Roman" w:hAnsi="Times New Roman"/>
                <w:sz w:val="20"/>
                <w:szCs w:val="20"/>
              </w:rPr>
              <w:t>HRInfo</w:t>
            </w:r>
            <w:proofErr w:type="spellEnd"/>
            <w:r w:rsidR="00023142" w:rsidRPr="00257251">
              <w:rPr>
                <w:rStyle w:val="Hyperlink"/>
                <w:rFonts w:ascii="Times New Roman" w:hAnsi="Times New Roman"/>
                <w:sz w:val="20"/>
                <w:szCs w:val="20"/>
              </w:rPr>
              <w:t>\</w:t>
            </w:r>
            <w:r>
              <w:rPr>
                <w:rStyle w:val="Hyperlink"/>
                <w:rFonts w:ascii="Times New Roman" w:hAnsi="Times New Roman"/>
                <w:sz w:val="20"/>
                <w:szCs w:val="20"/>
              </w:rPr>
              <w:fldChar w:fldCharType="end"/>
            </w:r>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Change w:id="171" w:author="Palacherla, Susmitha C (NONUS)" w:date="2017-05-18T13:26:00Z">
              <w:tcPr>
                <w:tcW w:w="261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172" w:author="Palacherla, Susmitha C (NONUS)" w:date="2017-05-18T13:26:00Z">
            <w:trPr>
              <w:trHeight w:val="368"/>
            </w:trPr>
          </w:trPrChange>
        </w:trPr>
        <w:tc>
          <w:tcPr>
            <w:tcW w:w="1818" w:type="dxa"/>
            <w:tcPrChange w:id="173" w:author="Palacherla, Susmitha C (NONUS)" w:date="2017-05-18T13:26:00Z">
              <w:tcPr>
                <w:tcW w:w="1731"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WFMFileDir</w:t>
            </w:r>
            <w:proofErr w:type="spellEnd"/>
          </w:p>
        </w:tc>
        <w:tc>
          <w:tcPr>
            <w:tcW w:w="1260" w:type="dxa"/>
            <w:tcPrChange w:id="174" w:author="Palacherla, Susmitha C (NONUS)" w:date="2017-05-18T13:26:00Z">
              <w:tcPr>
                <w:tcW w:w="1347"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175" w:author="Palacherla, Susmitha C (NONUS)" w:date="2017-05-18T13:26:00Z">
              <w:tcPr>
                <w:tcW w:w="3879" w:type="dxa"/>
              </w:tcPr>
            </w:tcPrChange>
          </w:tcPr>
          <w:p w:rsidR="00EC66F6" w:rsidRDefault="007E09F1" w:rsidP="00DD3780">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"file:///\\\\vrivscors01\\BCC%20Scorecards\\Coaching\\EmpInfo\\" </w:instrText>
            </w:r>
            <w:r>
              <w:fldChar w:fldCharType="separate"/>
            </w:r>
            <w:r w:rsidR="00023142" w:rsidRPr="00257251">
              <w:rPr>
                <w:rStyle w:val="Hyperlink"/>
                <w:rFonts w:ascii="Times New Roman" w:hAnsi="Times New Roman"/>
                <w:sz w:val="20"/>
                <w:szCs w:val="20"/>
              </w:rPr>
              <w:t>\\vrivscors01\BCC Scorecards\Coaching\</w:t>
            </w:r>
            <w:proofErr w:type="spellStart"/>
            <w:r w:rsidR="00023142" w:rsidRPr="00257251">
              <w:rPr>
                <w:rStyle w:val="Hyperlink"/>
                <w:rFonts w:ascii="Times New Roman" w:hAnsi="Times New Roman"/>
                <w:sz w:val="20"/>
                <w:szCs w:val="20"/>
              </w:rPr>
              <w:t>EmpInfo</w:t>
            </w:r>
            <w:proofErr w:type="spellEnd"/>
            <w:r w:rsidR="00023142" w:rsidRPr="00257251">
              <w:rPr>
                <w:rStyle w:val="Hyperlink"/>
                <w:rFonts w:ascii="Times New Roman" w:hAnsi="Times New Roman"/>
                <w:sz w:val="20"/>
                <w:szCs w:val="20"/>
              </w:rPr>
              <w:t>\</w:t>
            </w:r>
            <w:r>
              <w:rPr>
                <w:rStyle w:val="Hyperlink"/>
                <w:rFonts w:ascii="Times New Roman" w:hAnsi="Times New Roman"/>
                <w:sz w:val="20"/>
                <w:szCs w:val="20"/>
              </w:rPr>
              <w:fldChar w:fldCharType="end"/>
            </w:r>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Change w:id="176" w:author="Palacherla, Susmitha C (NONUS)" w:date="2017-05-18T13:26:00Z">
              <w:tcPr>
                <w:tcW w:w="261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177" w:author="Palacherla, Susmitha C (NONUS)" w:date="2017-05-18T13:26:00Z">
            <w:trPr>
              <w:trHeight w:val="368"/>
            </w:trPr>
          </w:trPrChange>
        </w:trPr>
        <w:tc>
          <w:tcPr>
            <w:tcW w:w="1818" w:type="dxa"/>
            <w:tcPrChange w:id="178"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CCEmail</w:t>
            </w:r>
          </w:p>
        </w:tc>
        <w:tc>
          <w:tcPr>
            <w:tcW w:w="1260" w:type="dxa"/>
            <w:tcPrChange w:id="179"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180" w:author="Palacherla, Susmitha C (NONUS)" w:date="2017-05-18T13:26:00Z">
              <w:tcPr>
                <w:tcW w:w="3879" w:type="dxa"/>
              </w:tcPr>
            </w:tcPrChange>
          </w:tcPr>
          <w:p w:rsidR="00EC66F6" w:rsidRDefault="007E09F1" w:rsidP="00EC66F6">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"mailto:Susmitha.palacherla@gdit.com" </w:instrText>
            </w:r>
            <w:r>
              <w:fldChar w:fldCharType="separate"/>
            </w:r>
            <w:r w:rsidR="00023142" w:rsidRPr="00257251">
              <w:rPr>
                <w:rStyle w:val="Hyperlink"/>
                <w:rFonts w:ascii="Times New Roman" w:hAnsi="Times New Roman"/>
                <w:sz w:val="20"/>
                <w:szCs w:val="20"/>
              </w:rPr>
              <w:t>Susmitha.palacherla@gdit.com</w:t>
            </w:r>
            <w:r>
              <w:rPr>
                <w:rStyle w:val="Hyperlink"/>
                <w:rFonts w:ascii="Times New Roman" w:hAnsi="Times New Roman"/>
                <w:sz w:val="20"/>
                <w:szCs w:val="20"/>
              </w:rPr>
              <w:fldChar w:fldCharType="end"/>
            </w:r>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Change w:id="181"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182" w:author="Palacherla, Susmitha C (NONUS)" w:date="2017-05-18T13:26:00Z">
            <w:trPr>
              <w:trHeight w:val="368"/>
            </w:trPr>
          </w:trPrChange>
        </w:trPr>
        <w:tc>
          <w:tcPr>
            <w:tcW w:w="1818" w:type="dxa"/>
            <w:tcPrChange w:id="183"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FromEmail</w:t>
            </w:r>
            <w:proofErr w:type="spellEnd"/>
          </w:p>
        </w:tc>
        <w:tc>
          <w:tcPr>
            <w:tcW w:w="1260" w:type="dxa"/>
            <w:tcPrChange w:id="184"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185" w:author="Palacherla, Susmitha C (NONUS)" w:date="2017-05-18T13:26:00Z">
              <w:tcPr>
                <w:tcW w:w="3879" w:type="dxa"/>
              </w:tcPr>
            </w:tcPrChange>
          </w:tcPr>
          <w:p w:rsidR="00EC66F6" w:rsidRDefault="007E09F1" w:rsidP="00EC66F6">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"mailto:Susmitha.palacherla@gdit.com" </w:instrText>
            </w:r>
            <w:r>
              <w:fldChar w:fldCharType="separate"/>
            </w:r>
            <w:r w:rsidR="00023142" w:rsidRPr="00257251">
              <w:rPr>
                <w:rStyle w:val="Hyperlink"/>
                <w:rFonts w:ascii="Times New Roman" w:hAnsi="Times New Roman"/>
                <w:sz w:val="20"/>
                <w:szCs w:val="20"/>
              </w:rPr>
              <w:t>Susmitha.palacherla@gdit.com</w:t>
            </w:r>
            <w:r>
              <w:rPr>
                <w:rStyle w:val="Hyperlink"/>
                <w:rFonts w:ascii="Times New Roman" w:hAnsi="Times New Roman"/>
                <w:sz w:val="20"/>
                <w:szCs w:val="20"/>
              </w:rPr>
              <w:fldChar w:fldCharType="end"/>
            </w:r>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Change w:id="186"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187" w:author="Palacherla, Susmitha C (NONUS)" w:date="2017-05-18T13:26:00Z">
            <w:trPr>
              <w:trHeight w:val="368"/>
            </w:trPr>
          </w:trPrChange>
        </w:trPr>
        <w:tc>
          <w:tcPr>
            <w:tcW w:w="1818" w:type="dxa"/>
            <w:tcPrChange w:id="188"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ToEmail</w:t>
            </w:r>
            <w:proofErr w:type="spellEnd"/>
          </w:p>
        </w:tc>
        <w:tc>
          <w:tcPr>
            <w:tcW w:w="1260" w:type="dxa"/>
            <w:tcPrChange w:id="189"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190" w:author="Palacherla, Susmitha C (NONUS)" w:date="2017-05-18T13:26:00Z">
              <w:tcPr>
                <w:tcW w:w="3879" w:type="dxa"/>
              </w:tcPr>
            </w:tcPrChange>
          </w:tcPr>
          <w:p w:rsidR="00EC66F6" w:rsidRDefault="007E09F1" w:rsidP="00EC66F6">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"mailto:Susmitha.palacherla@gdit.com" </w:instrText>
            </w:r>
            <w:r>
              <w:fldChar w:fldCharType="separate"/>
            </w:r>
            <w:r w:rsidR="00023142" w:rsidRPr="00257251">
              <w:rPr>
                <w:rStyle w:val="Hyperlink"/>
                <w:rFonts w:ascii="Times New Roman" w:hAnsi="Times New Roman"/>
                <w:sz w:val="20"/>
                <w:szCs w:val="20"/>
              </w:rPr>
              <w:t>Susmitha.palacherla@gdit.com</w:t>
            </w:r>
            <w:r>
              <w:rPr>
                <w:rStyle w:val="Hyperlink"/>
                <w:rFonts w:ascii="Times New Roman" w:hAnsi="Times New Roman"/>
                <w:sz w:val="20"/>
                <w:szCs w:val="20"/>
              </w:rPr>
              <w:fldChar w:fldCharType="end"/>
            </w:r>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Change w:id="191"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192" w:author="Palacherla, Susmitha C (NONUS)" w:date="2017-05-18T13:26:00Z">
            <w:trPr>
              <w:trHeight w:val="368"/>
            </w:trPr>
          </w:trPrChange>
        </w:trPr>
        <w:tc>
          <w:tcPr>
            <w:tcW w:w="1818" w:type="dxa"/>
            <w:tcPrChange w:id="193"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HRFileBackup</w:t>
            </w:r>
            <w:proofErr w:type="spellEnd"/>
          </w:p>
        </w:tc>
        <w:tc>
          <w:tcPr>
            <w:tcW w:w="1260" w:type="dxa"/>
            <w:tcPrChange w:id="194"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195" w:author="Palacherla, Susmitha C (NONUS)" w:date="2017-05-18T13:26:00Z">
              <w:tcPr>
                <w:tcW w:w="387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\\vrivscors01\BCC Scorecards\Coaching\</w:t>
            </w:r>
            <w:proofErr w:type="spellStart"/>
            <w:r w:rsidRPr="00257251">
              <w:rPr>
                <w:rFonts w:ascii="Times New Roman" w:hAnsi="Times New Roman"/>
                <w:sz w:val="20"/>
                <w:szCs w:val="20"/>
              </w:rPr>
              <w:t>HRInfo</w:t>
            </w:r>
            <w:proofErr w:type="spellEnd"/>
            <w:r w:rsidRPr="00257251">
              <w:rPr>
                <w:rFonts w:ascii="Times New Roman" w:hAnsi="Times New Roman"/>
                <w:sz w:val="20"/>
                <w:szCs w:val="20"/>
              </w:rPr>
              <w:t>\Test\new\Backup\</w:t>
            </w:r>
          </w:p>
        </w:tc>
        <w:tc>
          <w:tcPr>
            <w:tcW w:w="2619" w:type="dxa"/>
            <w:tcPrChange w:id="196"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 - @[User::</w:t>
            </w:r>
            <w:proofErr w:type="spellStart"/>
            <w:r w:rsidRPr="00257251">
              <w:rPr>
                <w:rFonts w:ascii="Times New Roman" w:hAnsi="Times New Roman"/>
                <w:sz w:val="20"/>
                <w:szCs w:val="20"/>
              </w:rPr>
              <w:t>FileDir</w:t>
            </w:r>
            <w:proofErr w:type="spellEnd"/>
            <w:r w:rsidRPr="00257251">
              <w:rPr>
                <w:rFonts w:ascii="Times New Roman" w:hAnsi="Times New Roman"/>
                <w:sz w:val="20"/>
                <w:szCs w:val="20"/>
              </w:rPr>
              <w:t>] + "Backup\\"</w:t>
            </w:r>
          </w:p>
        </w:tc>
      </w:tr>
      <w:tr w:rsidR="00EC66F6" w:rsidRPr="00257251" w:rsidTr="007E09F1">
        <w:trPr>
          <w:trHeight w:val="368"/>
          <w:trPrChange w:id="197" w:author="Palacherla, Susmitha C (NONUS)" w:date="2017-05-18T13:26:00Z">
            <w:trPr>
              <w:trHeight w:val="368"/>
            </w:trPr>
          </w:trPrChange>
        </w:trPr>
        <w:tc>
          <w:tcPr>
            <w:tcW w:w="1818" w:type="dxa"/>
            <w:tcPrChange w:id="198"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w:t>
            </w:r>
            <w:proofErr w:type="spellEnd"/>
          </w:p>
        </w:tc>
        <w:tc>
          <w:tcPr>
            <w:tcW w:w="1260" w:type="dxa"/>
            <w:tcPrChange w:id="199"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200" w:author="Palacherla, Susmitha C (NONUS)" w:date="2017-05-18T13:26:00Z">
              <w:tcPr>
                <w:tcW w:w="387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PS_Employee_Information_05182017.csv</w:t>
            </w:r>
          </w:p>
        </w:tc>
        <w:tc>
          <w:tcPr>
            <w:tcW w:w="2619" w:type="dxa"/>
            <w:tcPrChange w:id="201"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 -  "</w:t>
            </w:r>
            <w:proofErr w:type="spellStart"/>
            <w:r w:rsidRPr="00257251">
              <w:rPr>
                <w:rFonts w:ascii="Times New Roman" w:hAnsi="Times New Roman"/>
                <w:sz w:val="20"/>
                <w:szCs w:val="20"/>
              </w:rPr>
              <w:t>PS_Employee_Information</w:t>
            </w:r>
            <w:proofErr w:type="spellEnd"/>
            <w:r w:rsidRPr="00257251">
              <w:rPr>
                <w:rFonts w:ascii="Times New Roman" w:hAnsi="Times New Roman"/>
                <w:sz w:val="20"/>
                <w:szCs w:val="20"/>
              </w:rPr>
              <w:t xml:space="preserve">_"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("m",</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()),2)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("d",</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xml:space="preserve">()),2)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w:t>
            </w:r>
            <w:proofErr w:type="spellStart"/>
            <w:r w:rsidRPr="00257251">
              <w:rPr>
                <w:rFonts w:ascii="Times New Roman" w:hAnsi="Times New Roman"/>
                <w:sz w:val="20"/>
                <w:szCs w:val="20"/>
              </w:rPr>
              <w:t>yyyy</w:t>
            </w:r>
            <w:proofErr w:type="spellEnd"/>
            <w:r w:rsidRPr="00257251">
              <w:rPr>
                <w:rFonts w:ascii="Times New Roman" w:hAnsi="Times New Roman"/>
                <w:sz w:val="20"/>
                <w:szCs w:val="20"/>
              </w:rPr>
              <w:t>",</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 ".csv"</w:t>
            </w:r>
          </w:p>
        </w:tc>
      </w:tr>
      <w:tr w:rsidR="00EC66F6" w:rsidRPr="00257251" w:rsidTr="007E09F1">
        <w:trPr>
          <w:trHeight w:val="368"/>
          <w:trPrChange w:id="202" w:author="Palacherla, Susmitha C (NONUS)" w:date="2017-05-18T13:26:00Z">
            <w:trPr>
              <w:trHeight w:val="368"/>
            </w:trPr>
          </w:trPrChange>
        </w:trPr>
        <w:tc>
          <w:tcPr>
            <w:tcW w:w="1818" w:type="dxa"/>
            <w:tcPrChange w:id="203"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PSFileExists</w:t>
            </w:r>
            <w:proofErr w:type="spellEnd"/>
          </w:p>
        </w:tc>
        <w:tc>
          <w:tcPr>
            <w:tcW w:w="1260" w:type="dxa"/>
            <w:tcPrChange w:id="204"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Boolean</w:t>
            </w:r>
          </w:p>
        </w:tc>
        <w:tc>
          <w:tcPr>
            <w:tcW w:w="3879" w:type="dxa"/>
            <w:tcPrChange w:id="205" w:author="Palacherla, Susmitha C (NONUS)" w:date="2017-05-18T13:26:00Z">
              <w:tcPr>
                <w:tcW w:w="387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True/False</w:t>
            </w:r>
          </w:p>
          <w:p w:rsidR="00EC66F6" w:rsidRPr="00257251" w:rsidRDefault="00EC66F6" w:rsidP="00EC66F6">
            <w:pPr>
              <w:widowControl w:val="0"/>
              <w:autoSpaceDE w:val="0"/>
              <w:autoSpaceDN w:val="0"/>
              <w:adjustRightInd w:val="0"/>
              <w:spacing w:after="0" w:line="240" w:lineRule="auto"/>
              <w:rPr>
                <w:rFonts w:ascii="Times New Roman" w:hAnsi="Times New Roman"/>
                <w:sz w:val="16"/>
                <w:szCs w:val="16"/>
              </w:rPr>
            </w:pPr>
            <w:r w:rsidRPr="00257251">
              <w:rPr>
                <w:rFonts w:ascii="Times New Roman" w:hAnsi="Times New Roman"/>
                <w:sz w:val="16"/>
                <w:szCs w:val="16"/>
              </w:rPr>
              <w:lastRenderedPageBreak/>
              <w:t>*Checked from Script task</w:t>
            </w:r>
          </w:p>
        </w:tc>
        <w:tc>
          <w:tcPr>
            <w:tcW w:w="2619" w:type="dxa"/>
            <w:tcPrChange w:id="206"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lastRenderedPageBreak/>
              <w:t>False</w:t>
            </w:r>
          </w:p>
        </w:tc>
      </w:tr>
      <w:tr w:rsidR="00EC66F6" w:rsidRPr="00257251" w:rsidTr="007E09F1">
        <w:trPr>
          <w:trHeight w:val="368"/>
          <w:trPrChange w:id="207" w:author="Palacherla, Susmitha C (NONUS)" w:date="2017-05-18T13:26:00Z">
            <w:trPr>
              <w:trHeight w:val="368"/>
            </w:trPr>
          </w:trPrChange>
        </w:trPr>
        <w:tc>
          <w:tcPr>
            <w:tcW w:w="1818" w:type="dxa"/>
            <w:tcPrChange w:id="208"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PSRecordCount</w:t>
            </w:r>
            <w:proofErr w:type="spellEnd"/>
          </w:p>
        </w:tc>
        <w:tc>
          <w:tcPr>
            <w:tcW w:w="1260" w:type="dxa"/>
            <w:tcPrChange w:id="209"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Change w:id="210" w:author="Palacherla, Susmitha C (NONUS)" w:date="2017-05-18T13:26:00Z">
              <w:tcPr>
                <w:tcW w:w="387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EC66F6" w:rsidRPr="00257251" w:rsidRDefault="00EC66F6" w:rsidP="00257251">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Change w:id="211"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7E09F1">
        <w:trPr>
          <w:trHeight w:val="368"/>
          <w:trPrChange w:id="212" w:author="Palacherla, Susmitha C (NONUS)" w:date="2017-05-18T13:26:00Z">
            <w:trPr>
              <w:trHeight w:val="368"/>
            </w:trPr>
          </w:trPrChange>
        </w:trPr>
        <w:tc>
          <w:tcPr>
            <w:tcW w:w="1818" w:type="dxa"/>
            <w:tcPrChange w:id="213" w:author="Palacherla, Susmitha C (NONUS)" w:date="2017-05-18T13:26:00Z">
              <w:tcPr>
                <w:tcW w:w="1731"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HRRecordCount</w:t>
            </w:r>
            <w:proofErr w:type="spellEnd"/>
          </w:p>
        </w:tc>
        <w:tc>
          <w:tcPr>
            <w:tcW w:w="1260" w:type="dxa"/>
            <w:tcPrChange w:id="214" w:author="Palacherla, Susmitha C (NONUS)" w:date="2017-05-18T13:26:00Z">
              <w:tcPr>
                <w:tcW w:w="1347"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Change w:id="215" w:author="Palacherla, Susmitha C (NONUS)" w:date="2017-05-18T13:26:00Z">
              <w:tcPr>
                <w:tcW w:w="3879"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Change w:id="216" w:author="Palacherla, Susmitha C (NONUS)" w:date="2017-05-18T13:26:00Z">
              <w:tcPr>
                <w:tcW w:w="2619"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7E09F1">
        <w:trPr>
          <w:trHeight w:val="368"/>
          <w:trPrChange w:id="217" w:author="Palacherla, Susmitha C (NONUS)" w:date="2017-05-18T13:26:00Z">
            <w:trPr>
              <w:trHeight w:val="368"/>
            </w:trPr>
          </w:trPrChange>
        </w:trPr>
        <w:tc>
          <w:tcPr>
            <w:tcW w:w="1818" w:type="dxa"/>
            <w:tcPrChange w:id="218" w:author="Palacherla, Susmitha C (NONUS)" w:date="2017-05-18T13:26:00Z">
              <w:tcPr>
                <w:tcW w:w="1731"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WFMRecordCount</w:t>
            </w:r>
            <w:proofErr w:type="spellEnd"/>
          </w:p>
        </w:tc>
        <w:tc>
          <w:tcPr>
            <w:tcW w:w="1260" w:type="dxa"/>
            <w:tcPrChange w:id="219" w:author="Palacherla, Susmitha C (NONUS)" w:date="2017-05-18T13:26:00Z">
              <w:tcPr>
                <w:tcW w:w="1347"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Change w:id="220" w:author="Palacherla, Susmitha C (NONUS)" w:date="2017-05-18T13:26:00Z">
              <w:tcPr>
                <w:tcW w:w="3879"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Change w:id="221" w:author="Palacherla, Susmitha C (NONUS)" w:date="2017-05-18T13:26:00Z">
              <w:tcPr>
                <w:tcW w:w="2619"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222" w:author="Palacherla, Susmitha C (NONUS)" w:date="2017-05-18T13:26:00Z">
            <w:trPr>
              <w:trHeight w:val="368"/>
            </w:trPr>
          </w:trPrChange>
        </w:trPr>
        <w:tc>
          <w:tcPr>
            <w:tcW w:w="1818" w:type="dxa"/>
            <w:tcPrChange w:id="223" w:author="Palacherla, Susmitha C (NONUS)" w:date="2017-05-18T13:26:00Z">
              <w:tcPr>
                <w:tcW w:w="1731"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1260" w:type="dxa"/>
            <w:tcPrChange w:id="224" w:author="Palacherla, Susmitha C (NONUS)" w:date="2017-05-18T13:26:00Z">
              <w:tcPr>
                <w:tcW w:w="1347"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3879" w:type="dxa"/>
            <w:tcPrChange w:id="225" w:author="Palacherla, Susmitha C (NONUS)" w:date="2017-05-18T13:26:00Z">
              <w:tcPr>
                <w:tcW w:w="387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2619" w:type="dxa"/>
            <w:tcPrChange w:id="226" w:author="Palacherla, Susmitha C (NONUS)" w:date="2017-05-18T13:26:00Z">
              <w:tcPr>
                <w:tcW w:w="261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r>
    </w:tbl>
    <w:p w:rsidR="00E654C3" w:rsidRPr="00257251" w:rsidRDefault="00E654C3" w:rsidP="00E654C3">
      <w:pPr>
        <w:rPr>
          <w:rFonts w:ascii="Times New Roman" w:hAnsi="Times New Roman"/>
          <w:b/>
        </w:rPr>
      </w:pPr>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Connection Manager Entries</w:t>
      </w: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Destinationdb</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 VRIVFSSDBT02\SCORD01,1437) DB – </w:t>
      </w:r>
      <w:proofErr w:type="spellStart"/>
      <w:r w:rsidRPr="00257251">
        <w:rPr>
          <w:rFonts w:ascii="Times New Roman" w:hAnsi="Times New Roman"/>
        </w:rPr>
        <w:t>eCoachingdev</w:t>
      </w:r>
      <w:proofErr w:type="spellEnd"/>
    </w:p>
    <w:p w:rsidR="001022D0"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VRIVFSSDBT02\SCORT01,1438) DB – </w:t>
      </w:r>
      <w:proofErr w:type="spellStart"/>
      <w:r w:rsidRPr="00257251">
        <w:rPr>
          <w:rFonts w:ascii="Times New Roman" w:hAnsi="Times New Roman"/>
        </w:rPr>
        <w:t>eCoachingtest</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Prod - VDENSSDBP07\SCORP01 DB – eCoaching</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EmpFile</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\\vrivscors01\bcc scorecards\Coaching\</w:t>
      </w:r>
      <w:proofErr w:type="spellStart"/>
      <w:r w:rsidRPr="00257251">
        <w:rPr>
          <w:rFonts w:ascii="Times New Roman" w:hAnsi="Times New Roman"/>
        </w:rPr>
        <w:t>EmpInfo</w:t>
      </w:r>
      <w:proofErr w:type="spellEnd"/>
      <w:r w:rsidRPr="00257251">
        <w:rPr>
          <w:rFonts w:ascii="Times New Roman" w:hAnsi="Times New Roman"/>
        </w:rPr>
        <w:t xml:space="preserve">\Employee_Information_WithProgram.csv </w:t>
      </w:r>
    </w:p>
    <w:p w:rsidR="00E566F9" w:rsidRPr="00257251" w:rsidRDefault="00E566F9"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proofErr w:type="spellStart"/>
      <w:r w:rsidRPr="00257251">
        <w:rPr>
          <w:rFonts w:ascii="Times New Roman" w:hAnsi="Times New Roman"/>
        </w:rPr>
        <w:t>WFMFileDir</w:t>
      </w:r>
      <w:proofErr w:type="spellEnd"/>
      <w:r w:rsidRPr="00257251">
        <w:rPr>
          <w:rFonts w:ascii="Times New Roman" w:hAnsi="Times New Roman"/>
        </w:rPr>
        <w:t>]+"Employee_Information_WithProgram.csv"</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257251">
      <w:pPr>
        <w:widowControl w:val="0"/>
        <w:autoSpaceDE w:val="0"/>
        <w:autoSpaceDN w:val="0"/>
        <w:adjustRightInd w:val="0"/>
        <w:spacing w:after="0" w:line="240" w:lineRule="auto"/>
        <w:ind w:left="1440"/>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272744"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P</w:t>
      </w:r>
      <w:r w:rsidR="00E654C3" w:rsidRPr="00257251">
        <w:rPr>
          <w:rFonts w:ascii="Times New Roman" w:hAnsi="Times New Roman"/>
        </w:rPr>
        <w:t>SFile</w:t>
      </w:r>
      <w:proofErr w:type="spellEnd"/>
    </w:p>
    <w:p w:rsidR="00E654C3" w:rsidRPr="00257251" w:rsidRDefault="00EC66F6" w:rsidP="007E09F1">
      <w:pPr>
        <w:pStyle w:val="ListParagraph"/>
        <w:widowControl w:val="0"/>
        <w:numPr>
          <w:ilvl w:val="0"/>
          <w:numId w:val="8"/>
        </w:numPr>
        <w:autoSpaceDE w:val="0"/>
        <w:autoSpaceDN w:val="0"/>
        <w:adjustRightInd w:val="0"/>
        <w:spacing w:after="0" w:line="240" w:lineRule="auto"/>
        <w:rPr>
          <w:rFonts w:ascii="Times New Roman" w:hAnsi="Times New Roman"/>
        </w:rPr>
      </w:pPr>
      <w:hyperlink r:id="rId14" w:history="1">
        <w:r w:rsidR="00E654C3" w:rsidRPr="00257251">
          <w:rPr>
            <w:rFonts w:ascii="Times New Roman" w:hAnsi="Times New Roman"/>
          </w:rPr>
          <w:t>\\VRIVSCORS01\BCC Scorecards\Coaching\</w:t>
        </w:r>
        <w:proofErr w:type="spellStart"/>
        <w:r w:rsidR="00E654C3" w:rsidRPr="00257251">
          <w:rPr>
            <w:rFonts w:ascii="Times New Roman" w:hAnsi="Times New Roman"/>
          </w:rPr>
          <w:t>HRInfo</w:t>
        </w:r>
        <w:proofErr w:type="spellEnd"/>
        <w:r w:rsidR="00E654C3" w:rsidRPr="00257251">
          <w:rPr>
            <w:rFonts w:ascii="Times New Roman" w:hAnsi="Times New Roman"/>
          </w:rPr>
          <w:t>\PS_Employee_Information_mmddyyyy.csv</w:t>
        </w:r>
      </w:hyperlink>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proofErr w:type="spellStart"/>
      <w:r w:rsidRPr="00257251">
        <w:rPr>
          <w:rFonts w:ascii="Times New Roman" w:hAnsi="Times New Roman"/>
        </w:rPr>
        <w:t>FileDir</w:t>
      </w:r>
      <w:proofErr w:type="spellEnd"/>
      <w:r w:rsidRPr="00257251">
        <w:rPr>
          <w:rFonts w:ascii="Times New Roman" w:hAnsi="Times New Roman"/>
        </w:rPr>
        <w:t>] + "</w:t>
      </w:r>
      <w:proofErr w:type="spellStart"/>
      <w:r w:rsidRPr="00257251">
        <w:rPr>
          <w:rFonts w:ascii="Times New Roman" w:hAnsi="Times New Roman"/>
        </w:rPr>
        <w:t>PS_Employee_Information</w:t>
      </w:r>
      <w:proofErr w:type="spellEnd"/>
      <w:r w:rsidRPr="00257251">
        <w:rPr>
          <w:rFonts w:ascii="Times New Roman" w:hAnsi="Times New Roman"/>
        </w:rPr>
        <w:t xml:space="preserve">_" +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Right("0" + (DT_STR,4,1252) DatePart("m",getdate()),2)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(DT_STR,4,1252) DatePart("yyyy",getdate())  + ".csv"</w:t>
      </w:r>
    </w:p>
    <w:p w:rsidR="007E09F1" w:rsidRPr="00257251" w:rsidRDefault="007E09F1" w:rsidP="00E654C3">
      <w:pPr>
        <w:widowControl w:val="0"/>
        <w:autoSpaceDE w:val="0"/>
        <w:autoSpaceDN w:val="0"/>
        <w:adjustRightInd w:val="0"/>
        <w:spacing w:after="0" w:line="240" w:lineRule="auto"/>
        <w:ind w:left="1800"/>
        <w:rPr>
          <w:rFonts w:ascii="Times New Roman" w:hAnsi="Times New Roman"/>
          <w:noProof/>
        </w:rPr>
      </w:pPr>
    </w:p>
    <w:p w:rsidR="001022D0" w:rsidRPr="00257251" w:rsidRDefault="001022D0"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HRFile</w:t>
      </w:r>
      <w:proofErr w:type="spellEnd"/>
    </w:p>
    <w:p w:rsidR="001022D0" w:rsidRPr="00257251" w:rsidRDefault="00EC66F6" w:rsidP="007E09F1">
      <w:pPr>
        <w:pStyle w:val="ListParagraph"/>
        <w:widowControl w:val="0"/>
        <w:numPr>
          <w:ilvl w:val="0"/>
          <w:numId w:val="8"/>
        </w:numPr>
        <w:autoSpaceDE w:val="0"/>
        <w:autoSpaceDN w:val="0"/>
        <w:adjustRightInd w:val="0"/>
        <w:spacing w:after="0" w:line="240" w:lineRule="auto"/>
        <w:rPr>
          <w:rFonts w:ascii="Times New Roman" w:hAnsi="Times New Roman"/>
        </w:rPr>
      </w:pPr>
      <w:hyperlink r:id="rId15" w:history="1">
        <w:r w:rsidR="001022D0" w:rsidRPr="00257251">
          <w:rPr>
            <w:rStyle w:val="Hyperlink"/>
            <w:rFonts w:ascii="Times New Roman" w:hAnsi="Times New Roman"/>
          </w:rPr>
          <w:t>\\VRIVSCORS01\BCC Scorecards\Coaching\</w:t>
        </w:r>
        <w:proofErr w:type="spellStart"/>
        <w:r w:rsidR="001022D0" w:rsidRPr="00257251">
          <w:rPr>
            <w:rStyle w:val="Hyperlink"/>
            <w:rFonts w:ascii="Times New Roman" w:hAnsi="Times New Roman"/>
          </w:rPr>
          <w:t>HRInfo</w:t>
        </w:r>
        <w:proofErr w:type="spellEnd"/>
        <w:r w:rsidR="001022D0" w:rsidRPr="00257251">
          <w:rPr>
            <w:rStyle w:val="Hyperlink"/>
            <w:rFonts w:ascii="Times New Roman" w:hAnsi="Times New Roman"/>
          </w:rPr>
          <w:t>\HR_Employee_Information.csv</w:t>
        </w:r>
      </w:hyperlink>
    </w:p>
    <w:p w:rsidR="000E56D1"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rsidRPr="00257251">
        <w:rPr>
          <w:rFonts w:ascii="Times New Roman" w:hAnsi="Times New Roman"/>
        </w:rPr>
        <w:t>Expression: @[User::</w:t>
      </w:r>
      <w:proofErr w:type="spellStart"/>
      <w:r w:rsidRPr="00257251">
        <w:rPr>
          <w:rFonts w:ascii="Times New Roman" w:hAnsi="Times New Roman"/>
        </w:rPr>
        <w:t>FileDir</w:t>
      </w:r>
      <w:proofErr w:type="spellEnd"/>
      <w:r w:rsidRPr="00257251">
        <w:rPr>
          <w:rFonts w:ascii="Times New Roman" w:hAnsi="Times New Roman"/>
        </w:rPr>
        <w:t>] + "HR_Employee_Information.csv"</w:t>
      </w:r>
    </w:p>
    <w:p w:rsidR="000E56D1" w:rsidRPr="00257251" w:rsidRDefault="000E56D1" w:rsidP="009F2A51">
      <w:pPr>
        <w:widowControl w:val="0"/>
        <w:autoSpaceDE w:val="0"/>
        <w:autoSpaceDN w:val="0"/>
        <w:adjustRightInd w:val="0"/>
        <w:spacing w:after="0" w:line="240" w:lineRule="auto"/>
        <w:rPr>
          <w:rFonts w:ascii="Times New Roman" w:hAnsi="Times New Roman"/>
          <w:sz w:val="24"/>
          <w:szCs w:val="24"/>
        </w:rPr>
      </w:pPr>
    </w:p>
    <w:p w:rsidR="00272744" w:rsidRPr="00257251" w:rsidRDefault="00272744" w:rsidP="009F2A51">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pPr>
        <w:pStyle w:val="ListParagraph"/>
        <w:widowControl w:val="0"/>
        <w:numPr>
          <w:ilvl w:val="4"/>
          <w:numId w:val="7"/>
        </w:numPr>
        <w:autoSpaceDE w:val="0"/>
        <w:autoSpaceDN w:val="0"/>
        <w:adjustRightInd w:val="0"/>
        <w:spacing w:after="0" w:line="240" w:lineRule="auto"/>
        <w:rPr>
          <w:rFonts w:ascii="Times New Roman" w:hAnsi="Times New Roman"/>
        </w:rPr>
        <w:pPrChange w:id="227" w:author="Palacherla, Susmitha C (NONUS)" w:date="2017-05-18T13:23:00Z">
          <w:pPr>
            <w:pStyle w:val="ListParagraph"/>
            <w:widowControl w:val="0"/>
            <w:numPr>
              <w:ilvl w:val="4"/>
              <w:numId w:val="17"/>
            </w:numPr>
            <w:tabs>
              <w:tab w:val="num" w:pos="360"/>
              <w:tab w:val="num" w:pos="3600"/>
            </w:tabs>
            <w:autoSpaceDE w:val="0"/>
            <w:autoSpaceDN w:val="0"/>
            <w:adjustRightInd w:val="0"/>
            <w:spacing w:after="0" w:line="240" w:lineRule="auto"/>
            <w:ind w:left="3600" w:hanging="720"/>
          </w:pPr>
        </w:pPrChange>
      </w:pPr>
      <w:r w:rsidRPr="00257251">
        <w:rPr>
          <w:rFonts w:ascii="Times New Roman" w:hAnsi="Times New Roman"/>
        </w:rPr>
        <w:t>SMTP Connection Manager</w:t>
      </w:r>
    </w:p>
    <w:p w:rsidR="0055277D" w:rsidRPr="00257251" w:rsidDel="007E09F1" w:rsidRDefault="0055277D" w:rsidP="00257251">
      <w:pPr>
        <w:widowControl w:val="0"/>
        <w:autoSpaceDE w:val="0"/>
        <w:autoSpaceDN w:val="0"/>
        <w:adjustRightInd w:val="0"/>
        <w:spacing w:after="0" w:line="240" w:lineRule="auto"/>
        <w:rPr>
          <w:del w:id="228" w:author="Palacherla, Susmitha C (NONUS)" w:date="2017-05-18T13:28:00Z"/>
          <w:rFonts w:ascii="Times New Roman" w:hAnsi="Times New Roman"/>
        </w:rPr>
      </w:pPr>
    </w:p>
    <w:p w:rsidR="008C584B" w:rsidRPr="00257251" w:rsidRDefault="008C584B" w:rsidP="009F2A51">
      <w:pPr>
        <w:widowControl w:val="0"/>
        <w:autoSpaceDE w:val="0"/>
        <w:autoSpaceDN w:val="0"/>
        <w:adjustRightInd w:val="0"/>
        <w:spacing w:after="0" w:line="240" w:lineRule="auto"/>
        <w:rPr>
          <w:rFonts w:ascii="Times New Roman" w:hAnsi="Times New Roman"/>
          <w:b/>
          <w:sz w:val="24"/>
          <w:szCs w:val="24"/>
        </w:rPr>
      </w:pPr>
    </w:p>
    <w:p w:rsidR="00133126" w:rsidRPr="00257251" w:rsidRDefault="0055277D" w:rsidP="00257251">
      <w:pPr>
        <w:widowControl w:val="0"/>
        <w:autoSpaceDE w:val="0"/>
        <w:autoSpaceDN w:val="0"/>
        <w:adjustRightInd w:val="0"/>
        <w:spacing w:after="0" w:line="240" w:lineRule="auto"/>
        <w:ind w:left="2160"/>
        <w:rPr>
          <w:rFonts w:ascii="Times New Roman" w:hAnsi="Times New Roman"/>
          <w:b/>
          <w:sz w:val="24"/>
          <w:szCs w:val="24"/>
        </w:rPr>
      </w:pPr>
      <w:r w:rsidRPr="00257251">
        <w:rPr>
          <w:rFonts w:ascii="Times New Roman" w:hAnsi="Times New Roman"/>
          <w:noProof/>
        </w:rPr>
        <w:lastRenderedPageBreak/>
        <w:drawing>
          <wp:inline distT="0" distB="0" distL="0" distR="0" wp14:anchorId="1A2ABC02" wp14:editId="54440F1A">
            <wp:extent cx="2377440" cy="1371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7440" cy="1371600"/>
                    </a:xfrm>
                    <a:prstGeom prst="rect">
                      <a:avLst/>
                    </a:prstGeom>
                  </pic:spPr>
                </pic:pic>
              </a:graphicData>
            </a:graphic>
          </wp:inline>
        </w:drawing>
      </w:r>
    </w:p>
    <w:p w:rsidR="002D5D3B" w:rsidRPr="00257251" w:rsidRDefault="002D5D3B" w:rsidP="009F2A51">
      <w:pPr>
        <w:widowControl w:val="0"/>
        <w:autoSpaceDE w:val="0"/>
        <w:autoSpaceDN w:val="0"/>
        <w:adjustRightInd w:val="0"/>
        <w:spacing w:after="0" w:line="240" w:lineRule="auto"/>
        <w:rPr>
          <w:rFonts w:ascii="Times New Roman" w:hAnsi="Times New Roman"/>
          <w:b/>
          <w:sz w:val="24"/>
          <w:szCs w:val="24"/>
        </w:rPr>
      </w:pPr>
    </w:p>
    <w:p w:rsidR="002074EC" w:rsidRPr="00257251" w:rsidRDefault="002074EC" w:rsidP="009F2A51">
      <w:pPr>
        <w:widowControl w:val="0"/>
        <w:autoSpaceDE w:val="0"/>
        <w:autoSpaceDN w:val="0"/>
        <w:adjustRightInd w:val="0"/>
        <w:spacing w:after="0" w:line="240" w:lineRule="auto"/>
        <w:rPr>
          <w:rFonts w:ascii="Times New Roman" w:hAnsi="Times New Roman"/>
          <w:b/>
          <w:sz w:val="24"/>
          <w:szCs w:val="24"/>
        </w:rPr>
      </w:pPr>
    </w:p>
    <w:p w:rsidR="00202048" w:rsidRPr="00257251" w:rsidRDefault="00932115">
      <w:pPr>
        <w:pStyle w:val="ListParagraph"/>
        <w:widowControl w:val="0"/>
        <w:numPr>
          <w:ilvl w:val="3"/>
          <w:numId w:val="7"/>
        </w:numPr>
        <w:autoSpaceDE w:val="0"/>
        <w:autoSpaceDN w:val="0"/>
        <w:adjustRightInd w:val="0"/>
        <w:spacing w:after="0" w:line="240" w:lineRule="auto"/>
        <w:rPr>
          <w:rFonts w:ascii="Times New Roman" w:hAnsi="Times New Roman"/>
          <w:b/>
        </w:rPr>
        <w:pPrChange w:id="229" w:author="Palacherla, Susmitha C (NONUS)" w:date="2017-05-18T13:23:00Z">
          <w:pPr>
            <w:pStyle w:val="ListParagraph"/>
            <w:widowControl w:val="0"/>
            <w:numPr>
              <w:ilvl w:val="3"/>
              <w:numId w:val="17"/>
            </w:numPr>
            <w:tabs>
              <w:tab w:val="num" w:pos="360"/>
              <w:tab w:val="num" w:pos="2880"/>
            </w:tabs>
            <w:autoSpaceDE w:val="0"/>
            <w:autoSpaceDN w:val="0"/>
            <w:adjustRightInd w:val="0"/>
            <w:spacing w:after="0" w:line="240" w:lineRule="auto"/>
            <w:ind w:left="2880" w:hanging="720"/>
          </w:pPr>
        </w:pPrChange>
      </w:pPr>
      <w:r w:rsidRPr="00257251">
        <w:rPr>
          <w:rFonts w:ascii="Times New Roman" w:hAnsi="Times New Roman"/>
          <w:b/>
        </w:rPr>
        <w:t>Package Content</w:t>
      </w:r>
    </w:p>
    <w:p w:rsidR="00202048" w:rsidRPr="00257251" w:rsidRDefault="0055277D"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noProof/>
        </w:rPr>
        <w:drawing>
          <wp:inline distT="0" distB="0" distL="0" distR="0" wp14:anchorId="10FE4659" wp14:editId="6D57828C">
            <wp:extent cx="5943600" cy="524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48275"/>
                    </a:xfrm>
                    <a:prstGeom prst="rect">
                      <a:avLst/>
                    </a:prstGeom>
                  </pic:spPr>
                </pic:pic>
              </a:graphicData>
            </a:graphic>
          </wp:inline>
        </w:drawing>
      </w:r>
    </w:p>
    <w:p w:rsidR="00F94DAF" w:rsidRPr="00257251"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p>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p w:rsidR="00187481" w:rsidRPr="00257251" w:rsidRDefault="00187481"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Workflow</w:t>
      </w:r>
    </w:p>
    <w:p w:rsidR="00494DF0" w:rsidRPr="00257251" w:rsidRDefault="00494DF0" w:rsidP="00494DF0">
      <w:pPr>
        <w:rPr>
          <w:rFonts w:ascii="Times New Roman" w:hAnsi="Times New Roman"/>
          <w:b/>
        </w:rPr>
      </w:pPr>
      <w:r w:rsidRPr="00257251">
        <w:rPr>
          <w:rFonts w:ascii="Times New Roman" w:hAnsi="Times New Roman"/>
          <w:b/>
        </w:rPr>
        <w:t>Summary of Steps</w:t>
      </w:r>
    </w:p>
    <w:p w:rsidR="00494DF0" w:rsidRPr="00257251" w:rsidRDefault="00494DF0">
      <w:pPr>
        <w:pStyle w:val="ListParagraph"/>
        <w:numPr>
          <w:ilvl w:val="0"/>
          <w:numId w:val="11"/>
        </w:numPr>
        <w:rPr>
          <w:rFonts w:ascii="Times New Roman" w:hAnsi="Times New Roman"/>
        </w:rPr>
        <w:pPrChange w:id="230"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 xml:space="preserve">SQL task – Truncate </w:t>
      </w:r>
      <w:proofErr w:type="spellStart"/>
      <w:r w:rsidRPr="00257251">
        <w:rPr>
          <w:rFonts w:ascii="Times New Roman" w:hAnsi="Times New Roman"/>
        </w:rPr>
        <w:t>EmP</w:t>
      </w:r>
      <w:proofErr w:type="spellEnd"/>
      <w:r w:rsidRPr="00257251">
        <w:rPr>
          <w:rFonts w:ascii="Times New Roman" w:hAnsi="Times New Roman"/>
        </w:rPr>
        <w:t xml:space="preserve"> ID To sup ID Staging Table</w:t>
      </w:r>
    </w:p>
    <w:p w:rsidR="00494DF0" w:rsidRPr="00257251" w:rsidRDefault="00494DF0">
      <w:pPr>
        <w:pStyle w:val="ListParagraph"/>
        <w:numPr>
          <w:ilvl w:val="0"/>
          <w:numId w:val="11"/>
        </w:numPr>
        <w:rPr>
          <w:rFonts w:ascii="Times New Roman" w:hAnsi="Times New Roman"/>
        </w:rPr>
        <w:pPrChange w:id="231"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 xml:space="preserve">DFT – Stage WFM </w:t>
      </w:r>
      <w:proofErr w:type="spellStart"/>
      <w:r w:rsidRPr="00257251">
        <w:rPr>
          <w:rFonts w:ascii="Times New Roman" w:hAnsi="Times New Roman"/>
        </w:rPr>
        <w:t>emp</w:t>
      </w:r>
      <w:proofErr w:type="spellEnd"/>
      <w:r w:rsidRPr="00257251">
        <w:rPr>
          <w:rFonts w:ascii="Times New Roman" w:hAnsi="Times New Roman"/>
        </w:rPr>
        <w:t xml:space="preserve"> Info File data into </w:t>
      </w:r>
      <w:proofErr w:type="spellStart"/>
      <w:r w:rsidRPr="00257251">
        <w:rPr>
          <w:rFonts w:ascii="Times New Roman" w:hAnsi="Times New Roman"/>
        </w:rPr>
        <w:t>Emp</w:t>
      </w:r>
      <w:proofErr w:type="spellEnd"/>
      <w:r w:rsidRPr="00257251">
        <w:rPr>
          <w:rFonts w:ascii="Times New Roman" w:hAnsi="Times New Roman"/>
        </w:rPr>
        <w:t xml:space="preserve"> ID To Sup ID Table</w:t>
      </w:r>
    </w:p>
    <w:p w:rsidR="0055277D" w:rsidRPr="00257251" w:rsidRDefault="0055277D">
      <w:pPr>
        <w:pStyle w:val="ListParagraph"/>
        <w:numPr>
          <w:ilvl w:val="1"/>
          <w:numId w:val="11"/>
        </w:numPr>
        <w:rPr>
          <w:rFonts w:ascii="Times New Roman" w:hAnsi="Times New Roman"/>
        </w:rPr>
        <w:pPrChange w:id="232" w:author="Palacherla, Susmitha C (NONUS)" w:date="2017-05-18T13:23:00Z">
          <w:pPr>
            <w:pStyle w:val="ListParagraph"/>
            <w:numPr>
              <w:ilvl w:val="1"/>
              <w:numId w:val="20"/>
            </w:numPr>
            <w:tabs>
              <w:tab w:val="num" w:pos="360"/>
              <w:tab w:val="num" w:pos="1440"/>
            </w:tabs>
            <w:ind w:left="1440" w:hanging="720"/>
          </w:pPr>
        </w:pPrChange>
      </w:pPr>
      <w:r w:rsidRPr="00257251">
        <w:rPr>
          <w:rFonts w:ascii="Times New Roman" w:hAnsi="Times New Roman"/>
        </w:rPr>
        <w:t>IF WFM File empty – Send Mail Task. End Process.</w:t>
      </w:r>
    </w:p>
    <w:p w:rsidR="0055277D" w:rsidRPr="00257251" w:rsidRDefault="0055277D">
      <w:pPr>
        <w:pStyle w:val="ListParagraph"/>
        <w:numPr>
          <w:ilvl w:val="1"/>
          <w:numId w:val="11"/>
        </w:numPr>
        <w:rPr>
          <w:rFonts w:ascii="Times New Roman" w:hAnsi="Times New Roman"/>
        </w:rPr>
        <w:pPrChange w:id="233" w:author="Palacherla, Susmitha C (NONUS)" w:date="2017-05-18T13:23:00Z">
          <w:pPr>
            <w:pStyle w:val="ListParagraph"/>
            <w:numPr>
              <w:ilvl w:val="1"/>
              <w:numId w:val="20"/>
            </w:numPr>
            <w:tabs>
              <w:tab w:val="num" w:pos="360"/>
              <w:tab w:val="num" w:pos="1440"/>
            </w:tabs>
            <w:ind w:left="1440" w:hanging="720"/>
          </w:pPr>
        </w:pPrChange>
      </w:pPr>
      <w:r w:rsidRPr="00257251">
        <w:rPr>
          <w:rFonts w:ascii="Times New Roman" w:hAnsi="Times New Roman"/>
        </w:rPr>
        <w:t>IF PS File Missing – Send Mail Task. End process.</w:t>
      </w:r>
    </w:p>
    <w:p w:rsidR="00494DF0" w:rsidRPr="00257251" w:rsidRDefault="00494DF0">
      <w:pPr>
        <w:pStyle w:val="ListParagraph"/>
        <w:numPr>
          <w:ilvl w:val="0"/>
          <w:numId w:val="11"/>
        </w:numPr>
        <w:rPr>
          <w:rFonts w:ascii="Times New Roman" w:hAnsi="Times New Roman"/>
        </w:rPr>
        <w:pPrChange w:id="234"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Truncate Employee  Hierarchy Staging Table</w:t>
      </w:r>
    </w:p>
    <w:p w:rsidR="00B971C8" w:rsidRPr="00257251" w:rsidRDefault="00B971C8">
      <w:pPr>
        <w:pStyle w:val="ListParagraph"/>
        <w:numPr>
          <w:ilvl w:val="0"/>
          <w:numId w:val="11"/>
        </w:numPr>
        <w:rPr>
          <w:rFonts w:ascii="Times New Roman" w:hAnsi="Times New Roman"/>
        </w:rPr>
        <w:pPrChange w:id="235"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DFT – Stage PeopleSoft HR File data into Employee Hierarchy Staging Table</w:t>
      </w:r>
    </w:p>
    <w:p w:rsidR="0055277D" w:rsidRPr="00257251" w:rsidRDefault="0055277D">
      <w:pPr>
        <w:pStyle w:val="ListParagraph"/>
        <w:numPr>
          <w:ilvl w:val="1"/>
          <w:numId w:val="11"/>
        </w:numPr>
        <w:rPr>
          <w:rFonts w:ascii="Times New Roman" w:hAnsi="Times New Roman"/>
        </w:rPr>
        <w:pPrChange w:id="236" w:author="Palacherla, Susmitha C (NONUS)" w:date="2017-05-18T13:23:00Z">
          <w:pPr>
            <w:pStyle w:val="ListParagraph"/>
            <w:numPr>
              <w:ilvl w:val="1"/>
              <w:numId w:val="20"/>
            </w:numPr>
            <w:tabs>
              <w:tab w:val="num" w:pos="360"/>
              <w:tab w:val="num" w:pos="1440"/>
            </w:tabs>
            <w:ind w:left="1440" w:hanging="720"/>
          </w:pPr>
        </w:pPrChange>
      </w:pPr>
      <w:r w:rsidRPr="00257251">
        <w:rPr>
          <w:rFonts w:ascii="Times New Roman" w:hAnsi="Times New Roman"/>
        </w:rPr>
        <w:t>IF PS File empty – Send Mail Task. End Process.</w:t>
      </w:r>
    </w:p>
    <w:p w:rsidR="00B971C8" w:rsidRPr="00257251" w:rsidRDefault="00B971C8">
      <w:pPr>
        <w:pStyle w:val="ListParagraph"/>
        <w:numPr>
          <w:ilvl w:val="0"/>
          <w:numId w:val="11"/>
        </w:numPr>
        <w:rPr>
          <w:rFonts w:ascii="Times New Roman" w:hAnsi="Times New Roman"/>
        </w:rPr>
        <w:pPrChange w:id="237"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 Truncate HR Staging Table</w:t>
      </w:r>
    </w:p>
    <w:p w:rsidR="00B971C8" w:rsidRPr="00257251" w:rsidRDefault="00B971C8">
      <w:pPr>
        <w:pStyle w:val="ListParagraph"/>
        <w:numPr>
          <w:ilvl w:val="0"/>
          <w:numId w:val="11"/>
        </w:numPr>
        <w:rPr>
          <w:rFonts w:ascii="Times New Roman" w:hAnsi="Times New Roman"/>
        </w:rPr>
        <w:pPrChange w:id="238"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DFT – Load HR Staging Table</w:t>
      </w:r>
    </w:p>
    <w:p w:rsidR="00553C9B" w:rsidRPr="00257251" w:rsidRDefault="00553C9B">
      <w:pPr>
        <w:pStyle w:val="ListParagraph"/>
        <w:numPr>
          <w:ilvl w:val="1"/>
          <w:numId w:val="11"/>
        </w:numPr>
        <w:rPr>
          <w:rFonts w:ascii="Times New Roman" w:hAnsi="Times New Roman"/>
        </w:rPr>
        <w:pPrChange w:id="239" w:author="Palacherla, Susmitha C (NONUS)" w:date="2017-05-18T13:23:00Z">
          <w:pPr>
            <w:pStyle w:val="ListParagraph"/>
            <w:numPr>
              <w:ilvl w:val="1"/>
              <w:numId w:val="20"/>
            </w:numPr>
            <w:tabs>
              <w:tab w:val="num" w:pos="360"/>
              <w:tab w:val="num" w:pos="1440"/>
            </w:tabs>
            <w:ind w:left="1440" w:hanging="720"/>
          </w:pPr>
        </w:pPrChange>
      </w:pPr>
      <w:r w:rsidRPr="00257251">
        <w:rPr>
          <w:rFonts w:ascii="Times New Roman" w:hAnsi="Times New Roman"/>
        </w:rPr>
        <w:t>IF HR File empty – Send Mail Task. End Process.</w:t>
      </w:r>
    </w:p>
    <w:p w:rsidR="00553C9B" w:rsidRPr="00257251" w:rsidRDefault="00553C9B">
      <w:pPr>
        <w:pStyle w:val="ListParagraph"/>
        <w:numPr>
          <w:ilvl w:val="0"/>
          <w:numId w:val="11"/>
        </w:numPr>
        <w:rPr>
          <w:rFonts w:ascii="Times New Roman" w:hAnsi="Times New Roman"/>
        </w:rPr>
        <w:pPrChange w:id="240"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Delete HR Employees from Employee Staging Table</w:t>
      </w:r>
    </w:p>
    <w:p w:rsidR="00B971C8" w:rsidRPr="00257251" w:rsidRDefault="00B971C8">
      <w:pPr>
        <w:pStyle w:val="ListParagraph"/>
        <w:numPr>
          <w:ilvl w:val="0"/>
          <w:numId w:val="11"/>
        </w:numPr>
        <w:rPr>
          <w:rFonts w:ascii="Times New Roman" w:hAnsi="Times New Roman"/>
        </w:rPr>
        <w:pPrChange w:id="241"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Merge HR Employees into main Employee staging table</w:t>
      </w:r>
    </w:p>
    <w:p w:rsidR="00494DF0" w:rsidRPr="00257251" w:rsidRDefault="00494DF0">
      <w:pPr>
        <w:pStyle w:val="ListParagraph"/>
        <w:numPr>
          <w:ilvl w:val="0"/>
          <w:numId w:val="11"/>
        </w:numPr>
        <w:rPr>
          <w:rFonts w:ascii="Times New Roman" w:hAnsi="Times New Roman"/>
        </w:rPr>
        <w:pPrChange w:id="242"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 xml:space="preserve">SQL task – Update Employee Hierarchy Staging table. </w:t>
      </w:r>
    </w:p>
    <w:p w:rsidR="00494DF0" w:rsidRPr="00257251" w:rsidRDefault="00494DF0">
      <w:pPr>
        <w:pStyle w:val="ListParagraph"/>
        <w:numPr>
          <w:ilvl w:val="0"/>
          <w:numId w:val="11"/>
        </w:numPr>
        <w:rPr>
          <w:rFonts w:ascii="Times New Roman" w:hAnsi="Times New Roman"/>
        </w:rPr>
        <w:pPrChange w:id="243"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Populate Employee Hierarchy table</w:t>
      </w:r>
    </w:p>
    <w:p w:rsidR="00494DF0" w:rsidRPr="00257251" w:rsidRDefault="00494DF0">
      <w:pPr>
        <w:pStyle w:val="ListParagraph"/>
        <w:numPr>
          <w:ilvl w:val="0"/>
          <w:numId w:val="11"/>
        </w:numPr>
        <w:rPr>
          <w:rFonts w:ascii="Times New Roman" w:hAnsi="Times New Roman"/>
        </w:rPr>
        <w:pPrChange w:id="244"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Inactivate Coaching logs for termed users</w:t>
      </w:r>
    </w:p>
    <w:p w:rsidR="00494DF0" w:rsidRPr="00257251" w:rsidRDefault="00494DF0">
      <w:pPr>
        <w:pStyle w:val="ListParagraph"/>
        <w:numPr>
          <w:ilvl w:val="0"/>
          <w:numId w:val="11"/>
        </w:numPr>
        <w:rPr>
          <w:rFonts w:ascii="Times New Roman" w:hAnsi="Times New Roman"/>
        </w:rPr>
        <w:pPrChange w:id="245"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Update CSR Hierarchy Table</w:t>
      </w:r>
    </w:p>
    <w:p w:rsidR="00BE79F1" w:rsidRPr="00257251" w:rsidRDefault="00BE79F1">
      <w:pPr>
        <w:pStyle w:val="ListParagraph"/>
        <w:numPr>
          <w:ilvl w:val="0"/>
          <w:numId w:val="11"/>
        </w:numPr>
        <w:rPr>
          <w:rFonts w:ascii="Times New Roman" w:hAnsi="Times New Roman"/>
        </w:rPr>
        <w:pPrChange w:id="246"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Update Coaching Logs for migrated users</w:t>
      </w:r>
    </w:p>
    <w:p w:rsidR="00BE79F1" w:rsidRPr="00257251" w:rsidRDefault="00BE79F1">
      <w:pPr>
        <w:pStyle w:val="ListParagraph"/>
        <w:numPr>
          <w:ilvl w:val="0"/>
          <w:numId w:val="11"/>
        </w:numPr>
        <w:rPr>
          <w:rFonts w:ascii="Times New Roman" w:hAnsi="Times New Roman"/>
        </w:rPr>
        <w:pPrChange w:id="247"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Update Employee ID To Lan ID table</w:t>
      </w:r>
    </w:p>
    <w:p w:rsidR="00BE79F1" w:rsidRPr="00257251" w:rsidRDefault="00D8014B">
      <w:pPr>
        <w:pStyle w:val="ListParagraph"/>
        <w:numPr>
          <w:ilvl w:val="0"/>
          <w:numId w:val="11"/>
        </w:numPr>
        <w:rPr>
          <w:rFonts w:ascii="Times New Roman" w:hAnsi="Times New Roman"/>
        </w:rPr>
        <w:pPrChange w:id="248"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Inactivate expired warning logs</w:t>
      </w:r>
    </w:p>
    <w:p w:rsidR="00B971C8" w:rsidRPr="00257251" w:rsidRDefault="00B971C8">
      <w:pPr>
        <w:pStyle w:val="ListParagraph"/>
        <w:numPr>
          <w:ilvl w:val="0"/>
          <w:numId w:val="11"/>
        </w:numPr>
        <w:rPr>
          <w:rFonts w:ascii="Times New Roman" w:hAnsi="Times New Roman"/>
        </w:rPr>
        <w:pPrChange w:id="249"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File Task – Make backup of loaded HR file</w:t>
      </w:r>
    </w:p>
    <w:p w:rsidR="00415F0C" w:rsidRPr="00257251" w:rsidRDefault="00415F0C">
      <w:pPr>
        <w:pStyle w:val="ListParagraph"/>
        <w:numPr>
          <w:ilvl w:val="0"/>
          <w:numId w:val="11"/>
        </w:numPr>
        <w:rPr>
          <w:rFonts w:ascii="Times New Roman" w:hAnsi="Times New Roman"/>
        </w:rPr>
        <w:pPrChange w:id="250"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Populate AT User Table</w:t>
      </w:r>
    </w:p>
    <w:p w:rsidR="00494DF0" w:rsidRPr="00257251" w:rsidRDefault="00494DF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51"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52"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53"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54"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55"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56"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57"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58"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59" w:author="Palacherla, Susmitha C (NONUS)" w:date="2017-05-18T13:36:00Z"/>
          <w:rFonts w:ascii="Times New Roman" w:hAnsi="Times New Roman"/>
          <w:b/>
          <w:sz w:val="24"/>
          <w:szCs w:val="24"/>
        </w:rPr>
      </w:pPr>
    </w:p>
    <w:p w:rsidR="007931F8" w:rsidRPr="00257251" w:rsidRDefault="00494DF0" w:rsidP="00494DF0">
      <w:pPr>
        <w:rPr>
          <w:rFonts w:ascii="Times New Roman" w:hAnsi="Times New Roman"/>
          <w:b/>
        </w:rPr>
      </w:pPr>
      <w:r w:rsidRPr="00257251">
        <w:rPr>
          <w:rFonts w:ascii="Times New Roman" w:hAnsi="Times New Roman"/>
          <w:b/>
        </w:rPr>
        <w:t>Details</w:t>
      </w:r>
    </w:p>
    <w:p w:rsidR="007931F8" w:rsidRPr="00257251" w:rsidRDefault="007931F8" w:rsidP="007931F8">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1: SQL task - Truncate Table </w:t>
      </w:r>
      <w:proofErr w:type="spellStart"/>
      <w:r w:rsidRPr="00257251">
        <w:rPr>
          <w:rFonts w:ascii="Times New Roman" w:hAnsi="Times New Roman"/>
        </w:rPr>
        <w:t>EmpID</w:t>
      </w:r>
      <w:proofErr w:type="spellEnd"/>
      <w:r w:rsidRPr="00257251">
        <w:rPr>
          <w:rFonts w:ascii="Times New Roman" w:hAnsi="Times New Roman"/>
        </w:rPr>
        <w:t xml:space="preserve"> to </w:t>
      </w:r>
      <w:proofErr w:type="spellStart"/>
      <w:r w:rsidRPr="00257251">
        <w:rPr>
          <w:rFonts w:ascii="Times New Roman" w:hAnsi="Times New Roman"/>
        </w:rPr>
        <w:t>SupID</w:t>
      </w:r>
      <w:proofErr w:type="spellEnd"/>
      <w:r w:rsidRPr="00257251">
        <w:rPr>
          <w:rFonts w:ascii="Times New Roman" w:hAnsi="Times New Roman"/>
        </w:rPr>
        <w:t xml:space="preserve"> Stage</w:t>
      </w:r>
    </w:p>
    <w:p w:rsidR="00ED79F3" w:rsidRPr="00257251" w:rsidRDefault="00ED79F3" w:rsidP="007931F8">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Truncate Table [EC]</w:t>
      </w:r>
      <w:proofErr w:type="gramStart"/>
      <w:r w:rsidRPr="00257251">
        <w:rPr>
          <w:rFonts w:ascii="Times New Roman" w:hAnsi="Times New Roman"/>
        </w:rPr>
        <w:t>.[</w:t>
      </w:r>
      <w:proofErr w:type="spellStart"/>
      <w:proofErr w:type="gramEnd"/>
      <w:r w:rsidRPr="00257251">
        <w:rPr>
          <w:rFonts w:ascii="Times New Roman" w:hAnsi="Times New Roman"/>
        </w:rPr>
        <w:t>EmpID_To_SupID_Stage</w:t>
      </w:r>
      <w:proofErr w:type="spellEnd"/>
      <w:r w:rsidRPr="00257251">
        <w:rPr>
          <w:rFonts w:ascii="Times New Roman" w:hAnsi="Times New Roman"/>
        </w:rPr>
        <w:t>]</w:t>
      </w:r>
    </w:p>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A52549">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2: DFT - Stage WFM </w:t>
      </w:r>
      <w:proofErr w:type="spellStart"/>
      <w:proofErr w:type="gramStart"/>
      <w:r w:rsidRPr="00257251">
        <w:rPr>
          <w:rFonts w:ascii="Times New Roman" w:hAnsi="Times New Roman"/>
        </w:rPr>
        <w:t>Emp</w:t>
      </w:r>
      <w:proofErr w:type="spellEnd"/>
      <w:proofErr w:type="gramEnd"/>
      <w:r w:rsidRPr="00257251">
        <w:rPr>
          <w:rFonts w:ascii="Times New Roman" w:hAnsi="Times New Roman"/>
        </w:rPr>
        <w:t xml:space="preserve"> Info </w:t>
      </w:r>
      <w:ins w:id="260" w:author="Palacherla, Susmitha C (NONUS)" w:date="2017-05-18T13:28:00Z">
        <w:r w:rsidR="007E09F1">
          <w:rPr>
            <w:rFonts w:ascii="Times New Roman" w:hAnsi="Times New Roman"/>
          </w:rPr>
          <w:t>file</w:t>
        </w:r>
      </w:ins>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ED79F3" w:rsidP="00257251">
      <w:pPr>
        <w:widowControl w:val="0"/>
        <w:autoSpaceDE w:val="0"/>
        <w:autoSpaceDN w:val="0"/>
        <w:adjustRightInd w:val="0"/>
        <w:spacing w:after="0" w:line="240" w:lineRule="auto"/>
        <w:ind w:left="360"/>
        <w:rPr>
          <w:rFonts w:ascii="Times New Roman" w:hAnsi="Times New Roman"/>
          <w:noProof/>
        </w:rPr>
      </w:pPr>
      <w:r w:rsidRPr="00257251">
        <w:rPr>
          <w:rFonts w:ascii="Times New Roman" w:hAnsi="Times New Roman"/>
          <w:noProof/>
        </w:rPr>
        <w:t xml:space="preserve"> </w:t>
      </w:r>
      <w:r w:rsidRPr="00257251">
        <w:rPr>
          <w:rFonts w:ascii="Times New Roman" w:hAnsi="Times New Roman"/>
          <w:noProof/>
        </w:rPr>
        <w:drawing>
          <wp:inline distT="0" distB="0" distL="0" distR="0" wp14:anchorId="6FA74BFE" wp14:editId="108FD306">
            <wp:extent cx="1394460" cy="2102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5037" cy="210359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noProof/>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4DBEC80F" wp14:editId="2B0DB53A">
            <wp:extent cx="2706624"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6624" cy="2286000"/>
                    </a:xfrm>
                    <a:prstGeom prst="rect">
                      <a:avLst/>
                    </a:prstGeom>
                  </pic:spPr>
                </pic:pic>
              </a:graphicData>
            </a:graphic>
          </wp:inline>
        </w:drawing>
      </w:r>
    </w:p>
    <w:p w:rsidR="007931F8" w:rsidRPr="00257251" w:rsidRDefault="0016562F"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5F44FCD8" wp14:editId="68ABEF6D">
            <wp:extent cx="35433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43300"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6A16CA89" wp14:editId="0764DDD6">
            <wp:extent cx="3758184"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8184" cy="274320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del w:id="261" w:author="Palacherla, Susmitha C (NONUS)" w:date="2017-05-18T13:29:00Z">
        <w:r w:rsidRPr="00257251" w:rsidDel="007E09F1">
          <w:rPr>
            <w:rFonts w:ascii="Times New Roman" w:hAnsi="Times New Roman"/>
            <w:noProof/>
          </w:rPr>
          <w:lastRenderedPageBreak/>
          <w:drawing>
            <wp:inline distT="0" distB="0" distL="0" distR="0" wp14:anchorId="1C6C43FA" wp14:editId="18968D2F">
              <wp:extent cx="3584448"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4448" cy="2743200"/>
                      </a:xfrm>
                      <a:prstGeom prst="rect">
                        <a:avLst/>
                      </a:prstGeom>
                    </pic:spPr>
                  </pic:pic>
                </a:graphicData>
              </a:graphic>
            </wp:inline>
          </w:drawing>
        </w:r>
      </w:del>
      <w:ins w:id="262" w:author="Palacherla, Susmitha C (NONUS)" w:date="2017-05-18T13:29:00Z">
        <w:r w:rsidR="007E09F1">
          <w:rPr>
            <w:noProof/>
          </w:rPr>
          <w:drawing>
            <wp:inline distT="0" distB="0" distL="0" distR="0" wp14:anchorId="74D6A50E" wp14:editId="63C26D65">
              <wp:extent cx="37033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3320" cy="2743200"/>
                      </a:xfrm>
                      <a:prstGeom prst="rect">
                        <a:avLst/>
                      </a:prstGeom>
                    </pic:spPr>
                  </pic:pic>
                </a:graphicData>
              </a:graphic>
            </wp:inline>
          </w:drawing>
        </w:r>
      </w:ins>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6B26E208" wp14:editId="4DBA2C4A">
            <wp:extent cx="3273552" cy="27432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355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16562F"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48B87B96" wp14:editId="44C1348D">
            <wp:extent cx="2798064"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8064" cy="22860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E09F1" w:rsidP="00257251">
      <w:pPr>
        <w:widowControl w:val="0"/>
        <w:autoSpaceDE w:val="0"/>
        <w:autoSpaceDN w:val="0"/>
        <w:adjustRightInd w:val="0"/>
        <w:spacing w:after="0" w:line="240" w:lineRule="auto"/>
        <w:rPr>
          <w:rFonts w:ascii="Times New Roman" w:hAnsi="Times New Roman"/>
          <w:sz w:val="24"/>
          <w:szCs w:val="24"/>
        </w:rPr>
      </w:pPr>
      <w:moveFromRangeStart w:id="263" w:author="Palacherla, Susmitha C (NONUS)" w:date="2017-05-18T13:31:00Z" w:name="move482877605"/>
      <w:moveFrom w:id="264" w:author="Palacherla, Susmitha C (NONUS)" w:date="2017-05-18T13:31:00Z">
        <w:r w:rsidRPr="00257251" w:rsidDel="007E09F1">
          <w:rPr>
            <w:rFonts w:ascii="Times New Roman" w:hAnsi="Times New Roman"/>
            <w:noProof/>
          </w:rPr>
          <w:drawing>
            <wp:inline distT="0" distB="0" distL="0" distR="0" wp14:anchorId="082DE83B" wp14:editId="6432DBF9">
              <wp:extent cx="3741420"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1420" cy="685800"/>
                      </a:xfrm>
                      <a:prstGeom prst="rect">
                        <a:avLst/>
                      </a:prstGeom>
                    </pic:spPr>
                  </pic:pic>
                </a:graphicData>
              </a:graphic>
            </wp:inline>
          </w:drawing>
        </w:r>
      </w:moveFrom>
      <w:moveFromRangeEnd w:id="263"/>
    </w:p>
    <w:p w:rsidR="00ED79F3"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265" w:author="Palacherla, Susmitha C (NONUS)" w:date="2017-05-18T13:31:00Z" w:name="move482877605"/>
      <w:moveTo w:id="266" w:author="Palacherla, Susmitha C (NONUS)" w:date="2017-05-18T13:31:00Z">
        <w:r w:rsidRPr="00257251">
          <w:rPr>
            <w:rFonts w:ascii="Times New Roman" w:hAnsi="Times New Roman"/>
            <w:noProof/>
          </w:rPr>
          <w:drawing>
            <wp:inline distT="0" distB="0" distL="0" distR="0" wp14:anchorId="510E4AAF" wp14:editId="2C540992">
              <wp:extent cx="374142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1420" cy="685800"/>
                      </a:xfrm>
                      <a:prstGeom prst="rect">
                        <a:avLst/>
                      </a:prstGeom>
                    </pic:spPr>
                  </pic:pic>
                </a:graphicData>
              </a:graphic>
            </wp:inline>
          </w:drawing>
        </w:r>
      </w:moveTo>
      <w:moveToRangeEnd w:id="265"/>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816D5" w:rsidRPr="00257251" w:rsidDel="007E09F1" w:rsidTr="007E09F1">
        <w:tc>
          <w:tcPr>
            <w:tcW w:w="4788" w:type="dxa"/>
          </w:tcPr>
          <w:p w:rsidR="007816D5" w:rsidRPr="00257251" w:rsidDel="007E09F1" w:rsidRDefault="007816D5" w:rsidP="007E09F1">
            <w:pPr>
              <w:widowControl w:val="0"/>
              <w:autoSpaceDE w:val="0"/>
              <w:autoSpaceDN w:val="0"/>
              <w:adjustRightInd w:val="0"/>
              <w:spacing w:after="0" w:line="240" w:lineRule="auto"/>
              <w:rPr>
                <w:moveFrom w:id="267" w:author="Palacherla, Susmitha C (NONUS)" w:date="2017-05-18T13:31:00Z"/>
                <w:rFonts w:ascii="Times New Roman" w:hAnsi="Times New Roman"/>
                <w:noProof/>
              </w:rPr>
            </w:pPr>
            <w:moveFromRangeStart w:id="268" w:author="Palacherla, Susmitha C (NONUS)" w:date="2017-05-18T13:31:00Z" w:name="move482877612"/>
            <w:moveFrom w:id="269" w:author="Palacherla, Susmitha C (NONUS)" w:date="2017-05-18T13:31:00Z">
              <w:r w:rsidRPr="00257251" w:rsidDel="007E09F1">
                <w:rPr>
                  <w:rFonts w:ascii="Times New Roman" w:hAnsi="Times New Roman"/>
                  <w:noProof/>
                </w:rPr>
                <w:t>Evaluation Operation</w:t>
              </w:r>
            </w:moveFrom>
          </w:p>
        </w:tc>
        <w:tc>
          <w:tcPr>
            <w:tcW w:w="4788" w:type="dxa"/>
          </w:tcPr>
          <w:p w:rsidR="007816D5" w:rsidRPr="00257251" w:rsidDel="007E09F1" w:rsidRDefault="007816D5" w:rsidP="007E09F1">
            <w:pPr>
              <w:widowControl w:val="0"/>
              <w:autoSpaceDE w:val="0"/>
              <w:autoSpaceDN w:val="0"/>
              <w:adjustRightInd w:val="0"/>
              <w:spacing w:after="0" w:line="240" w:lineRule="auto"/>
              <w:rPr>
                <w:moveFrom w:id="270" w:author="Palacherla, Susmitha C (NONUS)" w:date="2017-05-18T13:31:00Z"/>
                <w:rFonts w:ascii="Times New Roman" w:hAnsi="Times New Roman"/>
                <w:noProof/>
              </w:rPr>
            </w:pPr>
            <w:moveFrom w:id="271" w:author="Palacherla, Susmitha C (NONUS)" w:date="2017-05-18T13:31:00Z">
              <w:r w:rsidRPr="00257251" w:rsidDel="007E09F1">
                <w:rPr>
                  <w:rFonts w:ascii="Times New Roman" w:hAnsi="Times New Roman"/>
                  <w:noProof/>
                </w:rPr>
                <w:t>Expression and Constraint</w:t>
              </w:r>
            </w:moveFrom>
          </w:p>
        </w:tc>
      </w:tr>
      <w:tr w:rsidR="007816D5" w:rsidRPr="00257251" w:rsidDel="007E09F1" w:rsidTr="007E09F1">
        <w:tc>
          <w:tcPr>
            <w:tcW w:w="4788" w:type="dxa"/>
          </w:tcPr>
          <w:p w:rsidR="007816D5" w:rsidRPr="00257251" w:rsidDel="007E09F1" w:rsidRDefault="007816D5" w:rsidP="007E09F1">
            <w:pPr>
              <w:widowControl w:val="0"/>
              <w:autoSpaceDE w:val="0"/>
              <w:autoSpaceDN w:val="0"/>
              <w:adjustRightInd w:val="0"/>
              <w:spacing w:after="0" w:line="240" w:lineRule="auto"/>
              <w:rPr>
                <w:moveFrom w:id="272" w:author="Palacherla, Susmitha C (NONUS)" w:date="2017-05-18T13:31:00Z"/>
                <w:rFonts w:ascii="Times New Roman" w:hAnsi="Times New Roman"/>
                <w:noProof/>
              </w:rPr>
            </w:pPr>
            <w:moveFrom w:id="273" w:author="Palacherla, Susmitha C (NONUS)" w:date="2017-05-18T13:31:00Z">
              <w:r w:rsidRPr="00257251" w:rsidDel="007E09F1">
                <w:rPr>
                  <w:rFonts w:ascii="Times New Roman" w:hAnsi="Times New Roman"/>
                  <w:noProof/>
                </w:rPr>
                <w:t xml:space="preserve">Value </w:t>
              </w:r>
            </w:moveFrom>
          </w:p>
        </w:tc>
        <w:tc>
          <w:tcPr>
            <w:tcW w:w="4788" w:type="dxa"/>
          </w:tcPr>
          <w:p w:rsidR="007816D5" w:rsidRPr="00257251" w:rsidDel="007E09F1" w:rsidRDefault="007816D5" w:rsidP="007E09F1">
            <w:pPr>
              <w:widowControl w:val="0"/>
              <w:autoSpaceDE w:val="0"/>
              <w:autoSpaceDN w:val="0"/>
              <w:adjustRightInd w:val="0"/>
              <w:spacing w:after="0" w:line="240" w:lineRule="auto"/>
              <w:rPr>
                <w:moveFrom w:id="274" w:author="Palacherla, Susmitha C (NONUS)" w:date="2017-05-18T13:31:00Z"/>
                <w:rFonts w:ascii="Times New Roman" w:hAnsi="Times New Roman"/>
                <w:noProof/>
              </w:rPr>
            </w:pPr>
            <w:moveFrom w:id="275" w:author="Palacherla, Susmitha C (NONUS)" w:date="2017-05-18T13:31:00Z">
              <w:r w:rsidRPr="00257251" w:rsidDel="007E09F1">
                <w:rPr>
                  <w:rFonts w:ascii="Times New Roman" w:hAnsi="Times New Roman"/>
                  <w:noProof/>
                </w:rPr>
                <w:t>Success</w:t>
              </w:r>
            </w:moveFrom>
          </w:p>
        </w:tc>
      </w:tr>
      <w:tr w:rsidR="007816D5" w:rsidRPr="00257251" w:rsidDel="007E09F1" w:rsidTr="007E09F1">
        <w:tc>
          <w:tcPr>
            <w:tcW w:w="4788" w:type="dxa"/>
          </w:tcPr>
          <w:p w:rsidR="007816D5" w:rsidRPr="00257251" w:rsidDel="007E09F1" w:rsidRDefault="007816D5" w:rsidP="007E09F1">
            <w:pPr>
              <w:widowControl w:val="0"/>
              <w:autoSpaceDE w:val="0"/>
              <w:autoSpaceDN w:val="0"/>
              <w:adjustRightInd w:val="0"/>
              <w:spacing w:after="0" w:line="240" w:lineRule="auto"/>
              <w:rPr>
                <w:moveFrom w:id="276" w:author="Palacherla, Susmitha C (NONUS)" w:date="2017-05-18T13:31:00Z"/>
                <w:rFonts w:ascii="Times New Roman" w:hAnsi="Times New Roman"/>
                <w:noProof/>
              </w:rPr>
            </w:pPr>
            <w:moveFrom w:id="277" w:author="Palacherla, Susmitha C (NONUS)" w:date="2017-05-18T13:31:00Z">
              <w:r w:rsidRPr="00257251" w:rsidDel="007E09F1">
                <w:rPr>
                  <w:rFonts w:ascii="Times New Roman" w:hAnsi="Times New Roman"/>
                  <w:noProof/>
                </w:rPr>
                <w:t>Expression</w:t>
              </w:r>
            </w:moveFrom>
          </w:p>
        </w:tc>
        <w:tc>
          <w:tcPr>
            <w:tcW w:w="4788" w:type="dxa"/>
          </w:tcPr>
          <w:p w:rsidR="007816D5" w:rsidRPr="00257251" w:rsidDel="007E09F1" w:rsidRDefault="007816D5" w:rsidP="007E09F1">
            <w:pPr>
              <w:widowControl w:val="0"/>
              <w:autoSpaceDE w:val="0"/>
              <w:autoSpaceDN w:val="0"/>
              <w:adjustRightInd w:val="0"/>
              <w:spacing w:after="0" w:line="240" w:lineRule="auto"/>
              <w:rPr>
                <w:moveFrom w:id="278" w:author="Palacherla, Susmitha C (NONUS)" w:date="2017-05-18T13:31:00Z"/>
                <w:rFonts w:ascii="Times New Roman" w:hAnsi="Times New Roman"/>
                <w:noProof/>
              </w:rPr>
            </w:pPr>
            <w:moveFrom w:id="279" w:author="Palacherla, Susmitha C (NONUS)" w:date="2017-05-18T13:31:00Z">
              <w:r w:rsidRPr="00257251" w:rsidDel="007E09F1">
                <w:rPr>
                  <w:rFonts w:ascii="Times New Roman" w:hAnsi="Times New Roman"/>
                  <w:noProof/>
                </w:rPr>
                <w:t>@[User::WFMRecordCount]==0</w:t>
              </w:r>
            </w:moveFrom>
          </w:p>
        </w:tc>
      </w:tr>
      <w:tr w:rsidR="007816D5" w:rsidRPr="00257251" w:rsidDel="007E09F1" w:rsidTr="007E09F1">
        <w:tc>
          <w:tcPr>
            <w:tcW w:w="4788" w:type="dxa"/>
          </w:tcPr>
          <w:p w:rsidR="007816D5" w:rsidRPr="00257251" w:rsidDel="007E09F1" w:rsidRDefault="007816D5" w:rsidP="007E09F1">
            <w:pPr>
              <w:widowControl w:val="0"/>
              <w:autoSpaceDE w:val="0"/>
              <w:autoSpaceDN w:val="0"/>
              <w:adjustRightInd w:val="0"/>
              <w:spacing w:after="0" w:line="240" w:lineRule="auto"/>
              <w:rPr>
                <w:moveFrom w:id="280" w:author="Palacherla, Susmitha C (NONUS)" w:date="2017-05-18T13:31:00Z"/>
                <w:rFonts w:ascii="Times New Roman" w:hAnsi="Times New Roman"/>
                <w:noProof/>
              </w:rPr>
            </w:pPr>
            <w:moveFrom w:id="281" w:author="Palacherla, Susmitha C (NONUS)" w:date="2017-05-18T13:31:00Z">
              <w:r w:rsidRPr="00257251" w:rsidDel="007E09F1">
                <w:rPr>
                  <w:rFonts w:ascii="Times New Roman" w:hAnsi="Times New Roman"/>
                  <w:noProof/>
                </w:rPr>
                <w:t>Multiple Constraints</w:t>
              </w:r>
            </w:moveFrom>
          </w:p>
        </w:tc>
        <w:tc>
          <w:tcPr>
            <w:tcW w:w="4788" w:type="dxa"/>
          </w:tcPr>
          <w:p w:rsidR="007816D5" w:rsidRPr="00257251" w:rsidDel="007E09F1" w:rsidRDefault="007816D5" w:rsidP="007E09F1">
            <w:pPr>
              <w:widowControl w:val="0"/>
              <w:autoSpaceDE w:val="0"/>
              <w:autoSpaceDN w:val="0"/>
              <w:adjustRightInd w:val="0"/>
              <w:spacing w:after="0" w:line="240" w:lineRule="auto"/>
              <w:rPr>
                <w:moveFrom w:id="282" w:author="Palacherla, Susmitha C (NONUS)" w:date="2017-05-18T13:31:00Z"/>
                <w:rFonts w:ascii="Times New Roman" w:hAnsi="Times New Roman"/>
                <w:noProof/>
              </w:rPr>
            </w:pPr>
            <w:moveFrom w:id="283" w:author="Palacherla, Susmitha C (NONUS)" w:date="2017-05-18T13:31:00Z">
              <w:r w:rsidRPr="00257251" w:rsidDel="007E09F1">
                <w:rPr>
                  <w:rFonts w:ascii="Times New Roman" w:hAnsi="Times New Roman"/>
                  <w:noProof/>
                </w:rPr>
                <w:t>Logical AND.</w:t>
              </w:r>
            </w:moveFrom>
          </w:p>
        </w:tc>
      </w:tr>
      <w:moveFromRangeEnd w:id="268"/>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284" w:author="Palacherla, Susmitha C (NONUS)" w:date="2017-05-18T13:31:00Z"/>
                <w:rFonts w:ascii="Times New Roman" w:hAnsi="Times New Roman"/>
                <w:noProof/>
              </w:rPr>
            </w:pPr>
            <w:moveToRangeStart w:id="285" w:author="Palacherla, Susmitha C (NONUS)" w:date="2017-05-18T13:31:00Z" w:name="move482877612"/>
            <w:moveTo w:id="286" w:author="Palacherla, Susmitha C (NONUS)" w:date="2017-05-18T13:31: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287" w:author="Palacherla, Susmitha C (NONUS)" w:date="2017-05-18T13:31:00Z"/>
                <w:rFonts w:ascii="Times New Roman" w:hAnsi="Times New Roman"/>
                <w:noProof/>
              </w:rPr>
            </w:pPr>
            <w:moveTo w:id="288" w:author="Palacherla, Susmitha C (NONUS)" w:date="2017-05-18T13:31: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289" w:author="Palacherla, Susmitha C (NONUS)" w:date="2017-05-18T13:31:00Z"/>
                <w:rFonts w:ascii="Times New Roman" w:hAnsi="Times New Roman"/>
                <w:noProof/>
              </w:rPr>
            </w:pPr>
            <w:moveTo w:id="290" w:author="Palacherla, Susmitha C (NONUS)" w:date="2017-05-18T13:31: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291" w:author="Palacherla, Susmitha C (NONUS)" w:date="2017-05-18T13:31:00Z"/>
                <w:rFonts w:ascii="Times New Roman" w:hAnsi="Times New Roman"/>
                <w:noProof/>
              </w:rPr>
            </w:pPr>
            <w:moveTo w:id="292" w:author="Palacherla, Susmitha C (NONUS)" w:date="2017-05-18T13:31: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293" w:author="Palacherla, Susmitha C (NONUS)" w:date="2017-05-18T13:31:00Z"/>
                <w:rFonts w:ascii="Times New Roman" w:hAnsi="Times New Roman"/>
                <w:noProof/>
              </w:rPr>
            </w:pPr>
            <w:moveTo w:id="294" w:author="Palacherla, Susmitha C (NONUS)" w:date="2017-05-18T13:31: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295" w:author="Palacherla, Susmitha C (NONUS)" w:date="2017-05-18T13:31:00Z"/>
                <w:rFonts w:ascii="Times New Roman" w:hAnsi="Times New Roman"/>
                <w:noProof/>
              </w:rPr>
            </w:pPr>
            <w:moveTo w:id="296" w:author="Palacherla, Susmitha C (NONUS)" w:date="2017-05-18T13:31:00Z">
              <w:r w:rsidRPr="00257251">
                <w:rPr>
                  <w:rFonts w:ascii="Times New Roman" w:hAnsi="Times New Roman"/>
                  <w:noProof/>
                </w:rPr>
                <w:t>@[User::WFMRecordCount]==0</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297" w:author="Palacherla, Susmitha C (NONUS)" w:date="2017-05-18T13:31:00Z"/>
                <w:rFonts w:ascii="Times New Roman" w:hAnsi="Times New Roman"/>
                <w:noProof/>
              </w:rPr>
            </w:pPr>
            <w:moveTo w:id="298" w:author="Palacherla, Susmitha C (NONUS)" w:date="2017-05-18T13:31: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299" w:author="Palacherla, Susmitha C (NONUS)" w:date="2017-05-18T13:31:00Z"/>
                <w:rFonts w:ascii="Times New Roman" w:hAnsi="Times New Roman"/>
                <w:noProof/>
              </w:rPr>
            </w:pPr>
            <w:moveTo w:id="300" w:author="Palacherla, Susmitha C (NONUS)" w:date="2017-05-18T13:31:00Z">
              <w:r w:rsidRPr="00257251">
                <w:rPr>
                  <w:rFonts w:ascii="Times New Roman" w:hAnsi="Times New Roman"/>
                  <w:noProof/>
                </w:rPr>
                <w:t>Logical AND.</w:t>
              </w:r>
            </w:moveTo>
          </w:p>
        </w:tc>
      </w:tr>
      <w:moveToRangeEnd w:id="285"/>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816D5" w:rsidRPr="00257251" w:rsidDel="007E09F1" w:rsidTr="007E09F1">
        <w:tc>
          <w:tcPr>
            <w:tcW w:w="4788" w:type="dxa"/>
          </w:tcPr>
          <w:p w:rsidR="007816D5" w:rsidRPr="00257251" w:rsidDel="007E09F1" w:rsidRDefault="007816D5" w:rsidP="007E09F1">
            <w:pPr>
              <w:widowControl w:val="0"/>
              <w:autoSpaceDE w:val="0"/>
              <w:autoSpaceDN w:val="0"/>
              <w:adjustRightInd w:val="0"/>
              <w:spacing w:after="0" w:line="240" w:lineRule="auto"/>
              <w:rPr>
                <w:moveFrom w:id="301" w:author="Palacherla, Susmitha C (NONUS)" w:date="2017-05-18T13:31:00Z"/>
                <w:rFonts w:ascii="Times New Roman" w:hAnsi="Times New Roman"/>
                <w:noProof/>
              </w:rPr>
            </w:pPr>
            <w:moveFromRangeStart w:id="302" w:author="Palacherla, Susmitha C (NONUS)" w:date="2017-05-18T13:31:00Z" w:name="move482877618"/>
            <w:moveFrom w:id="303" w:author="Palacherla, Susmitha C (NONUS)" w:date="2017-05-18T13:31:00Z">
              <w:r w:rsidRPr="00257251" w:rsidDel="007E09F1">
                <w:rPr>
                  <w:rFonts w:ascii="Times New Roman" w:hAnsi="Times New Roman"/>
                  <w:noProof/>
                </w:rPr>
                <w:t>Email Task</w:t>
              </w:r>
            </w:moveFrom>
          </w:p>
        </w:tc>
        <w:tc>
          <w:tcPr>
            <w:tcW w:w="4788" w:type="dxa"/>
          </w:tcPr>
          <w:p w:rsidR="007816D5" w:rsidRPr="00257251" w:rsidDel="007E09F1" w:rsidRDefault="007816D5" w:rsidP="007E09F1">
            <w:pPr>
              <w:widowControl w:val="0"/>
              <w:autoSpaceDE w:val="0"/>
              <w:autoSpaceDN w:val="0"/>
              <w:adjustRightInd w:val="0"/>
              <w:spacing w:after="0" w:line="240" w:lineRule="auto"/>
              <w:rPr>
                <w:moveFrom w:id="304" w:author="Palacherla, Susmitha C (NONUS)" w:date="2017-05-18T13:31:00Z"/>
                <w:rFonts w:ascii="Times New Roman" w:hAnsi="Times New Roman"/>
                <w:noProof/>
              </w:rPr>
            </w:pPr>
          </w:p>
        </w:tc>
      </w:tr>
      <w:tr w:rsidR="007816D5" w:rsidRPr="00257251" w:rsidDel="007E09F1" w:rsidTr="007E09F1">
        <w:tc>
          <w:tcPr>
            <w:tcW w:w="4788" w:type="dxa"/>
          </w:tcPr>
          <w:p w:rsidR="007816D5" w:rsidRPr="00257251" w:rsidDel="007E09F1" w:rsidRDefault="007816D5" w:rsidP="007E09F1">
            <w:pPr>
              <w:widowControl w:val="0"/>
              <w:autoSpaceDE w:val="0"/>
              <w:autoSpaceDN w:val="0"/>
              <w:adjustRightInd w:val="0"/>
              <w:spacing w:after="0" w:line="240" w:lineRule="auto"/>
              <w:rPr>
                <w:moveFrom w:id="305" w:author="Palacherla, Susmitha C (NONUS)" w:date="2017-05-18T13:31:00Z"/>
                <w:rFonts w:ascii="Times New Roman" w:hAnsi="Times New Roman"/>
                <w:noProof/>
              </w:rPr>
            </w:pPr>
            <w:moveFrom w:id="306" w:author="Palacherla, Susmitha C (NONUS)" w:date="2017-05-18T13:31:00Z">
              <w:r w:rsidRPr="00257251" w:rsidDel="007E09F1">
                <w:rPr>
                  <w:rFonts w:ascii="Times New Roman" w:hAnsi="Times New Roman"/>
                  <w:noProof/>
                </w:rPr>
                <w:t>SmtpConnection</w:t>
              </w:r>
            </w:moveFrom>
          </w:p>
        </w:tc>
        <w:tc>
          <w:tcPr>
            <w:tcW w:w="4788" w:type="dxa"/>
          </w:tcPr>
          <w:p w:rsidR="007816D5" w:rsidRPr="00257251" w:rsidDel="007E09F1" w:rsidRDefault="007816D5" w:rsidP="007E09F1">
            <w:pPr>
              <w:widowControl w:val="0"/>
              <w:autoSpaceDE w:val="0"/>
              <w:autoSpaceDN w:val="0"/>
              <w:adjustRightInd w:val="0"/>
              <w:spacing w:after="0" w:line="240" w:lineRule="auto"/>
              <w:rPr>
                <w:moveFrom w:id="307" w:author="Palacherla, Susmitha C (NONUS)" w:date="2017-05-18T13:31:00Z"/>
                <w:rFonts w:ascii="Times New Roman" w:hAnsi="Times New Roman"/>
                <w:noProof/>
              </w:rPr>
            </w:pPr>
            <w:moveFrom w:id="308" w:author="Palacherla, Susmitha C (NONUS)" w:date="2017-05-18T13:31:00Z">
              <w:r w:rsidRPr="00257251" w:rsidDel="007E09F1">
                <w:rPr>
                  <w:rFonts w:ascii="Times New Roman" w:hAnsi="Times New Roman"/>
                  <w:noProof/>
                </w:rPr>
                <w:t>SMTP Connection Manager</w:t>
              </w:r>
            </w:moveFrom>
          </w:p>
        </w:tc>
      </w:tr>
      <w:tr w:rsidR="007816D5" w:rsidRPr="00257251" w:rsidDel="007E09F1" w:rsidTr="007E09F1">
        <w:tc>
          <w:tcPr>
            <w:tcW w:w="4788" w:type="dxa"/>
          </w:tcPr>
          <w:p w:rsidR="007816D5" w:rsidRPr="00257251" w:rsidDel="007E09F1" w:rsidRDefault="007816D5" w:rsidP="007816D5">
            <w:pPr>
              <w:widowControl w:val="0"/>
              <w:autoSpaceDE w:val="0"/>
              <w:autoSpaceDN w:val="0"/>
              <w:adjustRightInd w:val="0"/>
              <w:spacing w:after="0" w:line="240" w:lineRule="auto"/>
              <w:rPr>
                <w:moveFrom w:id="309" w:author="Palacherla, Susmitha C (NONUS)" w:date="2017-05-18T13:31:00Z"/>
                <w:rFonts w:ascii="Times New Roman" w:hAnsi="Times New Roman"/>
                <w:noProof/>
              </w:rPr>
            </w:pPr>
            <w:moveFrom w:id="310" w:author="Palacherla, Susmitha C (NONUS)" w:date="2017-05-18T13:31:00Z">
              <w:r w:rsidRPr="00257251" w:rsidDel="007E09F1">
                <w:rPr>
                  <w:rFonts w:ascii="Times New Roman" w:hAnsi="Times New Roman"/>
                  <w:noProof/>
                </w:rPr>
                <w:t xml:space="preserve">From </w:t>
              </w:r>
            </w:moveFrom>
          </w:p>
        </w:tc>
        <w:tc>
          <w:tcPr>
            <w:tcW w:w="4788" w:type="dxa"/>
          </w:tcPr>
          <w:p w:rsidR="007816D5" w:rsidRPr="00257251" w:rsidDel="007E09F1" w:rsidRDefault="007816D5" w:rsidP="007816D5">
            <w:pPr>
              <w:widowControl w:val="0"/>
              <w:autoSpaceDE w:val="0"/>
              <w:autoSpaceDN w:val="0"/>
              <w:adjustRightInd w:val="0"/>
              <w:spacing w:after="0" w:line="240" w:lineRule="auto"/>
              <w:rPr>
                <w:moveFrom w:id="311" w:author="Palacherla, Susmitha C (NONUS)" w:date="2017-05-18T13:31:00Z"/>
                <w:rFonts w:ascii="Times New Roman" w:hAnsi="Times New Roman"/>
                <w:noProof/>
              </w:rPr>
            </w:pPr>
            <w:moveFrom w:id="312" w:author="Palacherla, Susmitha C (NONUS)" w:date="2017-05-18T13:31:00Z">
              <w:r w:rsidRPr="00257251" w:rsidDel="007E09F1">
                <w:rPr>
                  <w:rFonts w:ascii="Times New Roman" w:hAnsi="Times New Roman"/>
                </w:rPr>
                <w:t>susmitha.palacherla@gdit.com</w:t>
              </w:r>
            </w:moveFrom>
          </w:p>
        </w:tc>
      </w:tr>
      <w:tr w:rsidR="007816D5" w:rsidRPr="00257251" w:rsidDel="007E09F1" w:rsidTr="007E09F1">
        <w:tc>
          <w:tcPr>
            <w:tcW w:w="4788" w:type="dxa"/>
          </w:tcPr>
          <w:p w:rsidR="007816D5" w:rsidRPr="00257251" w:rsidDel="007E09F1" w:rsidRDefault="007816D5" w:rsidP="007816D5">
            <w:pPr>
              <w:widowControl w:val="0"/>
              <w:autoSpaceDE w:val="0"/>
              <w:autoSpaceDN w:val="0"/>
              <w:adjustRightInd w:val="0"/>
              <w:spacing w:after="0" w:line="240" w:lineRule="auto"/>
              <w:rPr>
                <w:moveFrom w:id="313" w:author="Palacherla, Susmitha C (NONUS)" w:date="2017-05-18T13:31:00Z"/>
                <w:rFonts w:ascii="Times New Roman" w:hAnsi="Times New Roman"/>
                <w:noProof/>
              </w:rPr>
            </w:pPr>
            <w:moveFrom w:id="314" w:author="Palacherla, Susmitha C (NONUS)" w:date="2017-05-18T13:31:00Z">
              <w:r w:rsidRPr="00257251" w:rsidDel="007E09F1">
                <w:rPr>
                  <w:rFonts w:ascii="Times New Roman" w:hAnsi="Times New Roman"/>
                  <w:noProof/>
                </w:rPr>
                <w:t>CC</w:t>
              </w:r>
            </w:moveFrom>
          </w:p>
        </w:tc>
        <w:tc>
          <w:tcPr>
            <w:tcW w:w="4788" w:type="dxa"/>
          </w:tcPr>
          <w:p w:rsidR="007816D5" w:rsidRPr="00257251" w:rsidDel="007E09F1" w:rsidRDefault="007816D5" w:rsidP="007816D5">
            <w:pPr>
              <w:widowControl w:val="0"/>
              <w:autoSpaceDE w:val="0"/>
              <w:autoSpaceDN w:val="0"/>
              <w:adjustRightInd w:val="0"/>
              <w:spacing w:after="0" w:line="240" w:lineRule="auto"/>
              <w:rPr>
                <w:moveFrom w:id="315" w:author="Palacherla, Susmitha C (NONUS)" w:date="2017-05-18T13:31:00Z"/>
                <w:rFonts w:ascii="Times New Roman" w:hAnsi="Times New Roman"/>
                <w:noProof/>
              </w:rPr>
            </w:pPr>
            <w:moveFrom w:id="316" w:author="Palacherla, Susmitha C (NONUS)" w:date="2017-05-18T13:31:00Z">
              <w:r w:rsidRPr="00257251" w:rsidDel="007E09F1">
                <w:rPr>
                  <w:rFonts w:ascii="Times New Roman" w:hAnsi="Times New Roman"/>
                </w:rPr>
                <w:t>susmitha.palacherla@gdit.com</w:t>
              </w:r>
            </w:moveFrom>
          </w:p>
        </w:tc>
      </w:tr>
      <w:tr w:rsidR="007816D5" w:rsidRPr="00257251" w:rsidDel="007E09F1" w:rsidTr="007E09F1">
        <w:tc>
          <w:tcPr>
            <w:tcW w:w="4788" w:type="dxa"/>
          </w:tcPr>
          <w:p w:rsidR="007816D5" w:rsidRPr="00257251" w:rsidDel="007E09F1" w:rsidRDefault="007816D5" w:rsidP="007816D5">
            <w:pPr>
              <w:widowControl w:val="0"/>
              <w:autoSpaceDE w:val="0"/>
              <w:autoSpaceDN w:val="0"/>
              <w:adjustRightInd w:val="0"/>
              <w:spacing w:after="0" w:line="240" w:lineRule="auto"/>
              <w:rPr>
                <w:moveFrom w:id="317" w:author="Palacherla, Susmitha C (NONUS)" w:date="2017-05-18T13:31:00Z"/>
                <w:rFonts w:ascii="Times New Roman" w:hAnsi="Times New Roman"/>
                <w:noProof/>
              </w:rPr>
            </w:pPr>
            <w:moveFrom w:id="318" w:author="Palacherla, Susmitha C (NONUS)" w:date="2017-05-18T13:31:00Z">
              <w:r w:rsidRPr="00257251" w:rsidDel="007E09F1">
                <w:rPr>
                  <w:rFonts w:ascii="Times New Roman" w:hAnsi="Times New Roman"/>
                  <w:noProof/>
                </w:rPr>
                <w:t>To</w:t>
              </w:r>
            </w:moveFrom>
          </w:p>
        </w:tc>
        <w:tc>
          <w:tcPr>
            <w:tcW w:w="4788" w:type="dxa"/>
          </w:tcPr>
          <w:p w:rsidR="007816D5" w:rsidRPr="00257251" w:rsidDel="007E09F1" w:rsidRDefault="007816D5" w:rsidP="007816D5">
            <w:pPr>
              <w:widowControl w:val="0"/>
              <w:autoSpaceDE w:val="0"/>
              <w:autoSpaceDN w:val="0"/>
              <w:adjustRightInd w:val="0"/>
              <w:spacing w:after="0" w:line="240" w:lineRule="auto"/>
              <w:rPr>
                <w:moveFrom w:id="319" w:author="Palacherla, Susmitha C (NONUS)" w:date="2017-05-18T13:31:00Z"/>
                <w:rFonts w:ascii="Times New Roman" w:hAnsi="Times New Roman"/>
                <w:noProof/>
              </w:rPr>
            </w:pPr>
            <w:moveFrom w:id="320" w:author="Palacherla, Susmitha C (NONUS)" w:date="2017-05-18T13:31:00Z">
              <w:r w:rsidRPr="00257251" w:rsidDel="007E09F1">
                <w:rPr>
                  <w:rFonts w:ascii="Times New Roman" w:hAnsi="Times New Roman"/>
                </w:rPr>
                <w:t>susmitha.palacherla@gdit.com</w:t>
              </w:r>
            </w:moveFrom>
          </w:p>
        </w:tc>
      </w:tr>
      <w:tr w:rsidR="007816D5" w:rsidRPr="00257251" w:rsidDel="007E09F1" w:rsidTr="007E09F1">
        <w:tc>
          <w:tcPr>
            <w:tcW w:w="4788" w:type="dxa"/>
          </w:tcPr>
          <w:p w:rsidR="007816D5" w:rsidRPr="00257251" w:rsidDel="007E09F1" w:rsidRDefault="007816D5" w:rsidP="007E09F1">
            <w:pPr>
              <w:widowControl w:val="0"/>
              <w:autoSpaceDE w:val="0"/>
              <w:autoSpaceDN w:val="0"/>
              <w:adjustRightInd w:val="0"/>
              <w:spacing w:after="0" w:line="240" w:lineRule="auto"/>
              <w:rPr>
                <w:moveFrom w:id="321" w:author="Palacherla, Susmitha C (NONUS)" w:date="2017-05-18T13:31:00Z"/>
                <w:rFonts w:ascii="Times New Roman" w:hAnsi="Times New Roman"/>
                <w:noProof/>
              </w:rPr>
            </w:pPr>
            <w:moveFrom w:id="322" w:author="Palacherla, Susmitha C (NONUS)" w:date="2017-05-18T13:31:00Z">
              <w:r w:rsidRPr="00257251" w:rsidDel="007E09F1">
                <w:rPr>
                  <w:rFonts w:ascii="Times New Roman" w:hAnsi="Times New Roman"/>
                  <w:noProof/>
                </w:rPr>
                <w:t>Subject</w:t>
              </w:r>
            </w:moveFrom>
          </w:p>
        </w:tc>
        <w:tc>
          <w:tcPr>
            <w:tcW w:w="4788" w:type="dxa"/>
          </w:tcPr>
          <w:p w:rsidR="007816D5" w:rsidRPr="00257251" w:rsidDel="007E09F1" w:rsidRDefault="007816D5" w:rsidP="007E09F1">
            <w:pPr>
              <w:widowControl w:val="0"/>
              <w:autoSpaceDE w:val="0"/>
              <w:autoSpaceDN w:val="0"/>
              <w:adjustRightInd w:val="0"/>
              <w:spacing w:after="0" w:line="240" w:lineRule="auto"/>
              <w:rPr>
                <w:moveFrom w:id="323" w:author="Palacherla, Susmitha C (NONUS)" w:date="2017-05-18T13:31:00Z"/>
                <w:rFonts w:ascii="Times New Roman" w:hAnsi="Times New Roman"/>
                <w:noProof/>
              </w:rPr>
            </w:pPr>
            <w:moveFrom w:id="324" w:author="Palacherla, Susmitha C (NONUS)" w:date="2017-05-18T13:31:00Z">
              <w:r w:rsidRPr="00257251" w:rsidDel="007E09F1">
                <w:rPr>
                  <w:rFonts w:ascii="Times New Roman" w:hAnsi="Times New Roman"/>
                  <w:noProof/>
                </w:rPr>
                <w:t>Employee Load process has been terminated.</w:t>
              </w:r>
            </w:moveFrom>
          </w:p>
        </w:tc>
      </w:tr>
      <w:tr w:rsidR="007816D5" w:rsidRPr="00257251" w:rsidDel="007E09F1" w:rsidTr="007E09F1">
        <w:tc>
          <w:tcPr>
            <w:tcW w:w="4788" w:type="dxa"/>
          </w:tcPr>
          <w:p w:rsidR="007816D5" w:rsidRPr="00257251" w:rsidDel="007E09F1" w:rsidRDefault="007816D5" w:rsidP="007E09F1">
            <w:pPr>
              <w:widowControl w:val="0"/>
              <w:autoSpaceDE w:val="0"/>
              <w:autoSpaceDN w:val="0"/>
              <w:adjustRightInd w:val="0"/>
              <w:spacing w:after="0" w:line="240" w:lineRule="auto"/>
              <w:rPr>
                <w:moveFrom w:id="325" w:author="Palacherla, Susmitha C (NONUS)" w:date="2017-05-18T13:31:00Z"/>
                <w:rFonts w:ascii="Times New Roman" w:hAnsi="Times New Roman"/>
                <w:noProof/>
              </w:rPr>
            </w:pPr>
            <w:moveFrom w:id="326" w:author="Palacherla, Susmitha C (NONUS)" w:date="2017-05-18T13:31:00Z">
              <w:r w:rsidRPr="00257251" w:rsidDel="007E09F1">
                <w:rPr>
                  <w:rFonts w:ascii="Times New Roman" w:hAnsi="Times New Roman"/>
                  <w:noProof/>
                </w:rPr>
                <w:t>Message Source Type</w:t>
              </w:r>
            </w:moveFrom>
          </w:p>
        </w:tc>
        <w:tc>
          <w:tcPr>
            <w:tcW w:w="4788" w:type="dxa"/>
          </w:tcPr>
          <w:p w:rsidR="007816D5" w:rsidRPr="00257251" w:rsidDel="007E09F1" w:rsidRDefault="007816D5" w:rsidP="007E09F1">
            <w:pPr>
              <w:widowControl w:val="0"/>
              <w:autoSpaceDE w:val="0"/>
              <w:autoSpaceDN w:val="0"/>
              <w:adjustRightInd w:val="0"/>
              <w:spacing w:after="0" w:line="240" w:lineRule="auto"/>
              <w:rPr>
                <w:moveFrom w:id="327" w:author="Palacherla, Susmitha C (NONUS)" w:date="2017-05-18T13:31:00Z"/>
                <w:rFonts w:ascii="Times New Roman" w:hAnsi="Times New Roman"/>
                <w:noProof/>
              </w:rPr>
            </w:pPr>
            <w:moveFrom w:id="328" w:author="Palacherla, Susmitha C (NONUS)" w:date="2017-05-18T13:31:00Z">
              <w:r w:rsidRPr="00257251" w:rsidDel="007E09F1">
                <w:rPr>
                  <w:rFonts w:ascii="Times New Roman" w:hAnsi="Times New Roman"/>
                  <w:noProof/>
                </w:rPr>
                <w:t>Direct Input</w:t>
              </w:r>
            </w:moveFrom>
          </w:p>
        </w:tc>
      </w:tr>
      <w:tr w:rsidR="007816D5" w:rsidRPr="00257251" w:rsidDel="007E09F1" w:rsidTr="007E09F1">
        <w:tc>
          <w:tcPr>
            <w:tcW w:w="4788" w:type="dxa"/>
          </w:tcPr>
          <w:p w:rsidR="007816D5" w:rsidRPr="00257251" w:rsidDel="007E09F1" w:rsidRDefault="007816D5" w:rsidP="007E09F1">
            <w:pPr>
              <w:widowControl w:val="0"/>
              <w:autoSpaceDE w:val="0"/>
              <w:autoSpaceDN w:val="0"/>
              <w:adjustRightInd w:val="0"/>
              <w:spacing w:after="0" w:line="240" w:lineRule="auto"/>
              <w:rPr>
                <w:moveFrom w:id="329" w:author="Palacherla, Susmitha C (NONUS)" w:date="2017-05-18T13:31:00Z"/>
                <w:rFonts w:ascii="Times New Roman" w:hAnsi="Times New Roman"/>
                <w:noProof/>
              </w:rPr>
            </w:pPr>
            <w:moveFrom w:id="330" w:author="Palacherla, Susmitha C (NONUS)" w:date="2017-05-18T13:31:00Z">
              <w:r w:rsidRPr="00257251" w:rsidDel="007E09F1">
                <w:rPr>
                  <w:rFonts w:ascii="Times New Roman" w:hAnsi="Times New Roman"/>
                  <w:noProof/>
                </w:rPr>
                <w:t>Message Source</w:t>
              </w:r>
            </w:moveFrom>
          </w:p>
        </w:tc>
        <w:tc>
          <w:tcPr>
            <w:tcW w:w="4788" w:type="dxa"/>
          </w:tcPr>
          <w:p w:rsidR="007816D5" w:rsidRPr="00257251" w:rsidDel="007E09F1" w:rsidRDefault="007816D5" w:rsidP="007816D5">
            <w:pPr>
              <w:widowControl w:val="0"/>
              <w:autoSpaceDE w:val="0"/>
              <w:autoSpaceDN w:val="0"/>
              <w:adjustRightInd w:val="0"/>
              <w:spacing w:after="0" w:line="240" w:lineRule="auto"/>
              <w:rPr>
                <w:moveFrom w:id="331" w:author="Palacherla, Susmitha C (NONUS)" w:date="2017-05-18T13:31:00Z"/>
                <w:rFonts w:ascii="Times New Roman" w:hAnsi="Times New Roman"/>
                <w:noProof/>
              </w:rPr>
            </w:pPr>
            <w:moveFrom w:id="332" w:author="Palacherla, Susmitha C (NONUS)" w:date="2017-05-18T13:31:00Z">
              <w:r w:rsidRPr="00257251" w:rsidDel="007E09F1">
                <w:rPr>
                  <w:rFonts w:ascii="Times New Roman" w:hAnsi="Times New Roman"/>
                  <w:noProof/>
                </w:rPr>
                <w:t>WFM File has no records.</w:t>
              </w:r>
            </w:moveFrom>
          </w:p>
          <w:p w:rsidR="007816D5" w:rsidRPr="00257251" w:rsidDel="007E09F1" w:rsidRDefault="007816D5" w:rsidP="00257251">
            <w:pPr>
              <w:widowControl w:val="0"/>
              <w:autoSpaceDE w:val="0"/>
              <w:autoSpaceDN w:val="0"/>
              <w:adjustRightInd w:val="0"/>
              <w:spacing w:after="0" w:line="240" w:lineRule="auto"/>
              <w:rPr>
                <w:moveFrom w:id="333" w:author="Palacherla, Susmitha C (NONUS)" w:date="2017-05-18T13:31:00Z"/>
                <w:rFonts w:ascii="Times New Roman" w:hAnsi="Times New Roman"/>
                <w:noProof/>
              </w:rPr>
            </w:pPr>
            <w:moveFrom w:id="334" w:author="Palacherla, Susmitha C (NONUS)" w:date="2017-05-18T13:31:00Z">
              <w:r w:rsidRPr="00257251" w:rsidDel="007E09F1">
                <w:rPr>
                  <w:rFonts w:ascii="Times New Roman" w:hAnsi="Times New Roman"/>
                  <w:noProof/>
                </w:rPr>
                <w:t xml:space="preserve">Load process has been terminated. Please check it out.            </w:t>
              </w:r>
            </w:moveFrom>
          </w:p>
        </w:tc>
      </w:tr>
      <w:moveFromRangeEnd w:id="302"/>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35" w:author="Palacherla, Susmitha C (NONUS)" w:date="2017-05-18T13:31:00Z"/>
                <w:rFonts w:ascii="Times New Roman" w:hAnsi="Times New Roman"/>
                <w:noProof/>
              </w:rPr>
            </w:pPr>
            <w:moveToRangeStart w:id="336" w:author="Palacherla, Susmitha C (NONUS)" w:date="2017-05-18T13:31:00Z" w:name="move482877618"/>
            <w:moveTo w:id="337" w:author="Palacherla, Susmitha C (NONUS)" w:date="2017-05-18T13:31:00Z">
              <w:r w:rsidRPr="00257251">
                <w:rPr>
                  <w:rFonts w:ascii="Times New Roman" w:hAnsi="Times New Roman"/>
                  <w:noProof/>
                </w:rPr>
                <w:t>Email Task</w:t>
              </w:r>
            </w:moveTo>
          </w:p>
        </w:tc>
        <w:tc>
          <w:tcPr>
            <w:tcW w:w="4788" w:type="dxa"/>
          </w:tcPr>
          <w:p w:rsidR="007E09F1" w:rsidRPr="00257251" w:rsidRDefault="007E09F1" w:rsidP="007E09F1">
            <w:pPr>
              <w:widowControl w:val="0"/>
              <w:autoSpaceDE w:val="0"/>
              <w:autoSpaceDN w:val="0"/>
              <w:adjustRightInd w:val="0"/>
              <w:spacing w:after="0" w:line="240" w:lineRule="auto"/>
              <w:rPr>
                <w:moveTo w:id="338" w:author="Palacherla, Susmitha C (NONUS)" w:date="2017-05-18T13:31:00Z"/>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39" w:author="Palacherla, Susmitha C (NONUS)" w:date="2017-05-18T13:31:00Z"/>
                <w:rFonts w:ascii="Times New Roman" w:hAnsi="Times New Roman"/>
                <w:noProof/>
              </w:rPr>
            </w:pPr>
            <w:moveTo w:id="340" w:author="Palacherla, Susmitha C (NONUS)" w:date="2017-05-18T13:31:00Z">
              <w:r w:rsidRPr="00257251">
                <w:rPr>
                  <w:rFonts w:ascii="Times New Roman" w:hAnsi="Times New Roman"/>
                  <w:noProof/>
                </w:rPr>
                <w:t>SmtpConnection</w:t>
              </w:r>
            </w:moveTo>
          </w:p>
        </w:tc>
        <w:tc>
          <w:tcPr>
            <w:tcW w:w="4788" w:type="dxa"/>
          </w:tcPr>
          <w:p w:rsidR="007E09F1" w:rsidRPr="00257251" w:rsidRDefault="007E09F1" w:rsidP="007E09F1">
            <w:pPr>
              <w:widowControl w:val="0"/>
              <w:autoSpaceDE w:val="0"/>
              <w:autoSpaceDN w:val="0"/>
              <w:adjustRightInd w:val="0"/>
              <w:spacing w:after="0" w:line="240" w:lineRule="auto"/>
              <w:rPr>
                <w:moveTo w:id="341" w:author="Palacherla, Susmitha C (NONUS)" w:date="2017-05-18T13:31:00Z"/>
                <w:rFonts w:ascii="Times New Roman" w:hAnsi="Times New Roman"/>
                <w:noProof/>
              </w:rPr>
            </w:pPr>
            <w:moveTo w:id="342" w:author="Palacherla, Susmitha C (NONUS)" w:date="2017-05-18T13:31:00Z">
              <w:r w:rsidRPr="00257251">
                <w:rPr>
                  <w:rFonts w:ascii="Times New Roman" w:hAnsi="Times New Roman"/>
                  <w:noProof/>
                </w:rPr>
                <w:t>SMTP Connection Manager</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43" w:author="Palacherla, Susmitha C (NONUS)" w:date="2017-05-18T13:31:00Z"/>
                <w:rFonts w:ascii="Times New Roman" w:hAnsi="Times New Roman"/>
                <w:noProof/>
              </w:rPr>
            </w:pPr>
            <w:moveTo w:id="344" w:author="Palacherla, Susmitha C (NONUS)" w:date="2017-05-18T13:31:00Z">
              <w:r w:rsidRPr="00257251">
                <w:rPr>
                  <w:rFonts w:ascii="Times New Roman" w:hAnsi="Times New Roman"/>
                  <w:noProof/>
                </w:rPr>
                <w:t xml:space="preserve">From </w:t>
              </w:r>
            </w:moveTo>
          </w:p>
        </w:tc>
        <w:tc>
          <w:tcPr>
            <w:tcW w:w="4788" w:type="dxa"/>
          </w:tcPr>
          <w:p w:rsidR="007E09F1" w:rsidRPr="00257251" w:rsidRDefault="007E09F1" w:rsidP="007E09F1">
            <w:pPr>
              <w:widowControl w:val="0"/>
              <w:autoSpaceDE w:val="0"/>
              <w:autoSpaceDN w:val="0"/>
              <w:adjustRightInd w:val="0"/>
              <w:spacing w:after="0" w:line="240" w:lineRule="auto"/>
              <w:rPr>
                <w:moveTo w:id="345" w:author="Palacherla, Susmitha C (NONUS)" w:date="2017-05-18T13:31:00Z"/>
                <w:rFonts w:ascii="Times New Roman" w:hAnsi="Times New Roman"/>
                <w:noProof/>
              </w:rPr>
            </w:pPr>
            <w:moveTo w:id="346" w:author="Palacherla, Susmitha C (NONUS)" w:date="2017-05-18T13:31:00Z">
              <w:r w:rsidRPr="00257251">
                <w:rPr>
                  <w:rFonts w:ascii="Times New Roman" w:hAnsi="Times New Roman"/>
                </w:rPr>
                <w:t>susmitha.palacherla@gdit.com</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47" w:author="Palacherla, Susmitha C (NONUS)" w:date="2017-05-18T13:31:00Z"/>
                <w:rFonts w:ascii="Times New Roman" w:hAnsi="Times New Roman"/>
                <w:noProof/>
              </w:rPr>
            </w:pPr>
            <w:moveTo w:id="348" w:author="Palacherla, Susmitha C (NONUS)" w:date="2017-05-18T13:31:00Z">
              <w:r w:rsidRPr="00257251">
                <w:rPr>
                  <w:rFonts w:ascii="Times New Roman" w:hAnsi="Times New Roman"/>
                  <w:noProof/>
                </w:rPr>
                <w:t>CC</w:t>
              </w:r>
            </w:moveTo>
          </w:p>
        </w:tc>
        <w:tc>
          <w:tcPr>
            <w:tcW w:w="4788" w:type="dxa"/>
          </w:tcPr>
          <w:p w:rsidR="007E09F1" w:rsidRPr="00257251" w:rsidRDefault="007E09F1" w:rsidP="007E09F1">
            <w:pPr>
              <w:widowControl w:val="0"/>
              <w:autoSpaceDE w:val="0"/>
              <w:autoSpaceDN w:val="0"/>
              <w:adjustRightInd w:val="0"/>
              <w:spacing w:after="0" w:line="240" w:lineRule="auto"/>
              <w:rPr>
                <w:moveTo w:id="349" w:author="Palacherla, Susmitha C (NONUS)" w:date="2017-05-18T13:31:00Z"/>
                <w:rFonts w:ascii="Times New Roman" w:hAnsi="Times New Roman"/>
                <w:noProof/>
              </w:rPr>
            </w:pPr>
            <w:moveTo w:id="350" w:author="Palacherla, Susmitha C (NONUS)" w:date="2017-05-18T13:31:00Z">
              <w:r w:rsidRPr="00257251">
                <w:rPr>
                  <w:rFonts w:ascii="Times New Roman" w:hAnsi="Times New Roman"/>
                </w:rPr>
                <w:t>susmitha.palacherla@gdit.com</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51" w:author="Palacherla, Susmitha C (NONUS)" w:date="2017-05-18T13:31:00Z"/>
                <w:rFonts w:ascii="Times New Roman" w:hAnsi="Times New Roman"/>
                <w:noProof/>
              </w:rPr>
            </w:pPr>
            <w:moveTo w:id="352" w:author="Palacherla, Susmitha C (NONUS)" w:date="2017-05-18T13:31:00Z">
              <w:r w:rsidRPr="00257251">
                <w:rPr>
                  <w:rFonts w:ascii="Times New Roman" w:hAnsi="Times New Roman"/>
                  <w:noProof/>
                </w:rPr>
                <w:t>To</w:t>
              </w:r>
            </w:moveTo>
          </w:p>
        </w:tc>
        <w:tc>
          <w:tcPr>
            <w:tcW w:w="4788" w:type="dxa"/>
          </w:tcPr>
          <w:p w:rsidR="007E09F1" w:rsidRPr="00257251" w:rsidRDefault="007E09F1" w:rsidP="007E09F1">
            <w:pPr>
              <w:widowControl w:val="0"/>
              <w:autoSpaceDE w:val="0"/>
              <w:autoSpaceDN w:val="0"/>
              <w:adjustRightInd w:val="0"/>
              <w:spacing w:after="0" w:line="240" w:lineRule="auto"/>
              <w:rPr>
                <w:moveTo w:id="353" w:author="Palacherla, Susmitha C (NONUS)" w:date="2017-05-18T13:31:00Z"/>
                <w:rFonts w:ascii="Times New Roman" w:hAnsi="Times New Roman"/>
                <w:noProof/>
              </w:rPr>
            </w:pPr>
            <w:moveTo w:id="354" w:author="Palacherla, Susmitha C (NONUS)" w:date="2017-05-18T13:31:00Z">
              <w:r w:rsidRPr="00257251">
                <w:rPr>
                  <w:rFonts w:ascii="Times New Roman" w:hAnsi="Times New Roman"/>
                </w:rPr>
                <w:t>susmitha.palacherla@gdit.com</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55" w:author="Palacherla, Susmitha C (NONUS)" w:date="2017-05-18T13:31:00Z"/>
                <w:rFonts w:ascii="Times New Roman" w:hAnsi="Times New Roman"/>
                <w:noProof/>
              </w:rPr>
            </w:pPr>
            <w:moveTo w:id="356" w:author="Palacherla, Susmitha C (NONUS)" w:date="2017-05-18T13:31:00Z">
              <w:r w:rsidRPr="00257251">
                <w:rPr>
                  <w:rFonts w:ascii="Times New Roman" w:hAnsi="Times New Roman"/>
                  <w:noProof/>
                </w:rPr>
                <w:t>Subject</w:t>
              </w:r>
            </w:moveTo>
          </w:p>
        </w:tc>
        <w:tc>
          <w:tcPr>
            <w:tcW w:w="4788" w:type="dxa"/>
          </w:tcPr>
          <w:p w:rsidR="007E09F1" w:rsidRPr="00257251" w:rsidRDefault="007E09F1" w:rsidP="007E09F1">
            <w:pPr>
              <w:widowControl w:val="0"/>
              <w:autoSpaceDE w:val="0"/>
              <w:autoSpaceDN w:val="0"/>
              <w:adjustRightInd w:val="0"/>
              <w:spacing w:after="0" w:line="240" w:lineRule="auto"/>
              <w:rPr>
                <w:moveTo w:id="357" w:author="Palacherla, Susmitha C (NONUS)" w:date="2017-05-18T13:31:00Z"/>
                <w:rFonts w:ascii="Times New Roman" w:hAnsi="Times New Roman"/>
                <w:noProof/>
              </w:rPr>
            </w:pPr>
            <w:moveTo w:id="358" w:author="Palacherla, Susmitha C (NONUS)" w:date="2017-05-18T13:31:00Z">
              <w:r w:rsidRPr="00257251">
                <w:rPr>
                  <w:rFonts w:ascii="Times New Roman" w:hAnsi="Times New Roman"/>
                  <w:noProof/>
                </w:rPr>
                <w:t>Employee Load process has been terminated.</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59" w:author="Palacherla, Susmitha C (NONUS)" w:date="2017-05-18T13:31:00Z"/>
                <w:rFonts w:ascii="Times New Roman" w:hAnsi="Times New Roman"/>
                <w:noProof/>
              </w:rPr>
            </w:pPr>
            <w:moveTo w:id="360" w:author="Palacherla, Susmitha C (NONUS)" w:date="2017-05-18T13:31:00Z">
              <w:r w:rsidRPr="00257251">
                <w:rPr>
                  <w:rFonts w:ascii="Times New Roman" w:hAnsi="Times New Roman"/>
                  <w:noProof/>
                </w:rPr>
                <w:t>Message Source Type</w:t>
              </w:r>
            </w:moveTo>
          </w:p>
        </w:tc>
        <w:tc>
          <w:tcPr>
            <w:tcW w:w="4788" w:type="dxa"/>
          </w:tcPr>
          <w:p w:rsidR="007E09F1" w:rsidRPr="00257251" w:rsidRDefault="007E09F1" w:rsidP="007E09F1">
            <w:pPr>
              <w:widowControl w:val="0"/>
              <w:autoSpaceDE w:val="0"/>
              <w:autoSpaceDN w:val="0"/>
              <w:adjustRightInd w:val="0"/>
              <w:spacing w:after="0" w:line="240" w:lineRule="auto"/>
              <w:rPr>
                <w:moveTo w:id="361" w:author="Palacherla, Susmitha C (NONUS)" w:date="2017-05-18T13:31:00Z"/>
                <w:rFonts w:ascii="Times New Roman" w:hAnsi="Times New Roman"/>
                <w:noProof/>
              </w:rPr>
            </w:pPr>
            <w:moveTo w:id="362" w:author="Palacherla, Susmitha C (NONUS)" w:date="2017-05-18T13:31:00Z">
              <w:r w:rsidRPr="00257251">
                <w:rPr>
                  <w:rFonts w:ascii="Times New Roman" w:hAnsi="Times New Roman"/>
                  <w:noProof/>
                </w:rPr>
                <w:t>Direct Input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63" w:author="Palacherla, Susmitha C (NONUS)" w:date="2017-05-18T13:31:00Z"/>
                <w:rFonts w:ascii="Times New Roman" w:hAnsi="Times New Roman"/>
                <w:noProof/>
              </w:rPr>
            </w:pPr>
            <w:moveTo w:id="364" w:author="Palacherla, Susmitha C (NONUS)" w:date="2017-05-18T13:31:00Z">
              <w:r w:rsidRPr="00257251">
                <w:rPr>
                  <w:rFonts w:ascii="Times New Roman" w:hAnsi="Times New Roman"/>
                  <w:noProof/>
                </w:rPr>
                <w:t>Message Source</w:t>
              </w:r>
            </w:moveTo>
          </w:p>
        </w:tc>
        <w:tc>
          <w:tcPr>
            <w:tcW w:w="4788" w:type="dxa"/>
          </w:tcPr>
          <w:p w:rsidR="007E09F1" w:rsidRPr="00257251" w:rsidRDefault="007E09F1" w:rsidP="007E09F1">
            <w:pPr>
              <w:widowControl w:val="0"/>
              <w:autoSpaceDE w:val="0"/>
              <w:autoSpaceDN w:val="0"/>
              <w:adjustRightInd w:val="0"/>
              <w:spacing w:after="0" w:line="240" w:lineRule="auto"/>
              <w:rPr>
                <w:moveTo w:id="365" w:author="Palacherla, Susmitha C (NONUS)" w:date="2017-05-18T13:31:00Z"/>
                <w:rFonts w:ascii="Times New Roman" w:hAnsi="Times New Roman"/>
                <w:noProof/>
              </w:rPr>
            </w:pPr>
            <w:moveTo w:id="366" w:author="Palacherla, Susmitha C (NONUS)" w:date="2017-05-18T13:31:00Z">
              <w:r w:rsidRPr="00257251">
                <w:rPr>
                  <w:rFonts w:ascii="Times New Roman" w:hAnsi="Times New Roman"/>
                  <w:noProof/>
                </w:rPr>
                <w:t>WFM File has no records.</w:t>
              </w:r>
            </w:moveTo>
          </w:p>
          <w:p w:rsidR="007E09F1" w:rsidRPr="00257251" w:rsidRDefault="007E09F1" w:rsidP="007E09F1">
            <w:pPr>
              <w:widowControl w:val="0"/>
              <w:autoSpaceDE w:val="0"/>
              <w:autoSpaceDN w:val="0"/>
              <w:adjustRightInd w:val="0"/>
              <w:spacing w:after="0" w:line="240" w:lineRule="auto"/>
              <w:rPr>
                <w:moveTo w:id="367" w:author="Palacherla, Susmitha C (NONUS)" w:date="2017-05-18T13:31:00Z"/>
                <w:rFonts w:ascii="Times New Roman" w:hAnsi="Times New Roman"/>
                <w:noProof/>
              </w:rPr>
            </w:pPr>
            <w:moveTo w:id="368" w:author="Palacherla, Susmitha C (NONUS)" w:date="2017-05-18T13:31:00Z">
              <w:r w:rsidRPr="00257251">
                <w:rPr>
                  <w:rFonts w:ascii="Times New Roman" w:hAnsi="Times New Roman"/>
                  <w:noProof/>
                </w:rPr>
                <w:t xml:space="preserve">Load process has been terminated. Please check it out.            </w:t>
              </w:r>
            </w:moveTo>
          </w:p>
        </w:tc>
      </w:tr>
      <w:moveToRangeEnd w:id="336"/>
    </w:tbl>
    <w:p w:rsidR="00066E21" w:rsidRPr="00257251" w:rsidRDefault="00066E21"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369" w:author="Palacherla, Susmitha C (NONUS)" w:date="2017-05-18T13:31:00Z" w:name="move482877629"/>
      <w:moveTo w:id="370" w:author="Palacherla, Susmitha C (NONUS)" w:date="2017-05-18T13:31:00Z">
        <w:r w:rsidRPr="00257251">
          <w:rPr>
            <w:rFonts w:ascii="Times New Roman" w:hAnsi="Times New Roman"/>
            <w:noProof/>
          </w:rPr>
          <w:lastRenderedPageBreak/>
          <w:drawing>
            <wp:inline distT="0" distB="0" distL="0" distR="0" wp14:anchorId="4C89A48A" wp14:editId="577A106F">
              <wp:extent cx="3675888" cy="1371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5888" cy="1371600"/>
                      </a:xfrm>
                      <a:prstGeom prst="rect">
                        <a:avLst/>
                      </a:prstGeom>
                    </pic:spPr>
                  </pic:pic>
                </a:graphicData>
              </a:graphic>
            </wp:inline>
          </w:drawing>
        </w:r>
      </w:moveTo>
      <w:moveFromRangeStart w:id="371" w:author="Palacherla, Susmitha C (NONUS)" w:date="2017-05-18T13:31:00Z" w:name="move482877629"/>
      <w:moveToRangeEnd w:id="369"/>
      <w:moveFrom w:id="372" w:author="Palacherla, Susmitha C (NONUS)" w:date="2017-05-18T13:31:00Z">
        <w:r w:rsidR="00301C85" w:rsidRPr="00257251" w:rsidDel="007E09F1">
          <w:rPr>
            <w:rFonts w:ascii="Times New Roman" w:hAnsi="Times New Roman"/>
            <w:noProof/>
          </w:rPr>
          <w:drawing>
            <wp:inline distT="0" distB="0" distL="0" distR="0" wp14:anchorId="23B8B03A" wp14:editId="7F4D6AA5">
              <wp:extent cx="3675888" cy="13716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5888" cy="1371600"/>
                      </a:xfrm>
                      <a:prstGeom prst="rect">
                        <a:avLst/>
                      </a:prstGeom>
                    </pic:spPr>
                  </pic:pic>
                </a:graphicData>
              </a:graphic>
            </wp:inline>
          </w:drawing>
        </w:r>
      </w:moveFrom>
      <w:moveFromRangeEnd w:id="371"/>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ED79F3">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Change w:id="373" w:author="Palacherla, Susmitha C (NONUS)" w:date="2017-05-18T13:23:00Z">
          <w:pPr>
            <w:pStyle w:val="ListParagraph"/>
            <w:widowControl w:val="0"/>
            <w:numPr>
              <w:numId w:val="21"/>
            </w:numPr>
            <w:tabs>
              <w:tab w:val="num" w:pos="360"/>
              <w:tab w:val="num" w:pos="720"/>
            </w:tabs>
            <w:autoSpaceDE w:val="0"/>
            <w:autoSpaceDN w:val="0"/>
            <w:adjustRightInd w:val="0"/>
            <w:spacing w:after="0" w:line="240" w:lineRule="auto"/>
            <w:ind w:hanging="720"/>
          </w:pPr>
        </w:pPrChange>
      </w:pPr>
      <w:r w:rsidRPr="00257251">
        <w:rPr>
          <w:rFonts w:ascii="Times New Roman" w:hAnsi="Times New Roman"/>
          <w:sz w:val="24"/>
          <w:szCs w:val="24"/>
        </w:rPr>
        <w:t>End process.</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374" w:author="Palacherla, Susmitha C (NONUS)" w:date="2017-05-18T13:31:00Z" w:name="move482877637"/>
      <w:moveTo w:id="375" w:author="Palacherla, Susmitha C (NONUS)" w:date="2017-05-18T13:31:00Z">
        <w:r w:rsidRPr="00257251">
          <w:rPr>
            <w:rFonts w:ascii="Times New Roman" w:hAnsi="Times New Roman"/>
            <w:noProof/>
          </w:rPr>
          <w:drawing>
            <wp:inline distT="0" distB="0" distL="0" distR="0" wp14:anchorId="2FBD103D" wp14:editId="0324D0AA">
              <wp:extent cx="15525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575" cy="1285875"/>
                      </a:xfrm>
                      <a:prstGeom prst="rect">
                        <a:avLst/>
                      </a:prstGeom>
                    </pic:spPr>
                  </pic:pic>
                </a:graphicData>
              </a:graphic>
            </wp:inline>
          </w:drawing>
        </w:r>
      </w:moveTo>
      <w:moveFromRangeStart w:id="376" w:author="Palacherla, Susmitha C (NONUS)" w:date="2017-05-18T13:31:00Z" w:name="move482877637"/>
      <w:moveToRangeEnd w:id="374"/>
      <w:moveFrom w:id="377" w:author="Palacherla, Susmitha C (NONUS)" w:date="2017-05-18T13:31:00Z">
        <w:r w:rsidR="00063847" w:rsidRPr="00257251" w:rsidDel="007E09F1">
          <w:rPr>
            <w:rFonts w:ascii="Times New Roman" w:hAnsi="Times New Roman"/>
            <w:noProof/>
          </w:rPr>
          <w:drawing>
            <wp:inline distT="0" distB="0" distL="0" distR="0" wp14:anchorId="4283CFB3" wp14:editId="07E8D543">
              <wp:extent cx="1552575" cy="1285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575" cy="1285875"/>
                      </a:xfrm>
                      <a:prstGeom prst="rect">
                        <a:avLst/>
                      </a:prstGeom>
                    </pic:spPr>
                  </pic:pic>
                </a:graphicData>
              </a:graphic>
            </wp:inline>
          </w:drawing>
        </w:r>
      </w:moveFrom>
      <w:moveFromRangeEnd w:id="376"/>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301C85" w:rsidRPr="00257251" w:rsidDel="007E09F1" w:rsidTr="007E09F1">
        <w:tc>
          <w:tcPr>
            <w:tcW w:w="4788" w:type="dxa"/>
          </w:tcPr>
          <w:p w:rsidR="00301C85" w:rsidRPr="00257251" w:rsidDel="007E09F1" w:rsidRDefault="00301C85" w:rsidP="007E09F1">
            <w:pPr>
              <w:widowControl w:val="0"/>
              <w:autoSpaceDE w:val="0"/>
              <w:autoSpaceDN w:val="0"/>
              <w:adjustRightInd w:val="0"/>
              <w:spacing w:after="0" w:line="240" w:lineRule="auto"/>
              <w:rPr>
                <w:moveFrom w:id="378" w:author="Palacherla, Susmitha C (NONUS)" w:date="2017-05-18T13:31:00Z"/>
                <w:rFonts w:ascii="Times New Roman" w:hAnsi="Times New Roman"/>
                <w:noProof/>
              </w:rPr>
            </w:pPr>
            <w:moveFromRangeStart w:id="379" w:author="Palacherla, Susmitha C (NONUS)" w:date="2017-05-18T13:31:00Z" w:name="move482877642"/>
            <w:moveFrom w:id="380" w:author="Palacherla, Susmitha C (NONUS)" w:date="2017-05-18T13:31:00Z">
              <w:r w:rsidRPr="00257251" w:rsidDel="007E09F1">
                <w:rPr>
                  <w:rFonts w:ascii="Times New Roman" w:hAnsi="Times New Roman"/>
                  <w:noProof/>
                </w:rPr>
                <w:t>Evaluation Operation</w:t>
              </w:r>
            </w:moveFrom>
          </w:p>
        </w:tc>
        <w:tc>
          <w:tcPr>
            <w:tcW w:w="4788" w:type="dxa"/>
          </w:tcPr>
          <w:p w:rsidR="00301C85" w:rsidRPr="00257251" w:rsidDel="007E09F1" w:rsidRDefault="00301C85" w:rsidP="007E09F1">
            <w:pPr>
              <w:widowControl w:val="0"/>
              <w:autoSpaceDE w:val="0"/>
              <w:autoSpaceDN w:val="0"/>
              <w:adjustRightInd w:val="0"/>
              <w:spacing w:after="0" w:line="240" w:lineRule="auto"/>
              <w:rPr>
                <w:moveFrom w:id="381" w:author="Palacherla, Susmitha C (NONUS)" w:date="2017-05-18T13:31:00Z"/>
                <w:rFonts w:ascii="Times New Roman" w:hAnsi="Times New Roman"/>
                <w:noProof/>
              </w:rPr>
            </w:pPr>
            <w:moveFrom w:id="382" w:author="Palacherla, Susmitha C (NONUS)" w:date="2017-05-18T13:31:00Z">
              <w:r w:rsidRPr="00257251" w:rsidDel="007E09F1">
                <w:rPr>
                  <w:rFonts w:ascii="Times New Roman" w:hAnsi="Times New Roman"/>
                  <w:noProof/>
                </w:rPr>
                <w:t>Expression and Constraint</w:t>
              </w:r>
            </w:moveFrom>
          </w:p>
        </w:tc>
      </w:tr>
      <w:tr w:rsidR="00301C85" w:rsidRPr="00257251" w:rsidDel="007E09F1" w:rsidTr="007E09F1">
        <w:tc>
          <w:tcPr>
            <w:tcW w:w="4788" w:type="dxa"/>
          </w:tcPr>
          <w:p w:rsidR="00301C85" w:rsidRPr="00257251" w:rsidDel="007E09F1" w:rsidRDefault="00301C85" w:rsidP="007E09F1">
            <w:pPr>
              <w:widowControl w:val="0"/>
              <w:autoSpaceDE w:val="0"/>
              <w:autoSpaceDN w:val="0"/>
              <w:adjustRightInd w:val="0"/>
              <w:spacing w:after="0" w:line="240" w:lineRule="auto"/>
              <w:rPr>
                <w:moveFrom w:id="383" w:author="Palacherla, Susmitha C (NONUS)" w:date="2017-05-18T13:31:00Z"/>
                <w:rFonts w:ascii="Times New Roman" w:hAnsi="Times New Roman"/>
                <w:noProof/>
              </w:rPr>
            </w:pPr>
            <w:moveFrom w:id="384" w:author="Palacherla, Susmitha C (NONUS)" w:date="2017-05-18T13:31:00Z">
              <w:r w:rsidRPr="00257251" w:rsidDel="007E09F1">
                <w:rPr>
                  <w:rFonts w:ascii="Times New Roman" w:hAnsi="Times New Roman"/>
                  <w:noProof/>
                </w:rPr>
                <w:t xml:space="preserve">Value </w:t>
              </w:r>
            </w:moveFrom>
          </w:p>
        </w:tc>
        <w:tc>
          <w:tcPr>
            <w:tcW w:w="4788" w:type="dxa"/>
          </w:tcPr>
          <w:p w:rsidR="00301C85" w:rsidRPr="00257251" w:rsidDel="007E09F1" w:rsidRDefault="00301C85" w:rsidP="007E09F1">
            <w:pPr>
              <w:widowControl w:val="0"/>
              <w:autoSpaceDE w:val="0"/>
              <w:autoSpaceDN w:val="0"/>
              <w:adjustRightInd w:val="0"/>
              <w:spacing w:after="0" w:line="240" w:lineRule="auto"/>
              <w:rPr>
                <w:moveFrom w:id="385" w:author="Palacherla, Susmitha C (NONUS)" w:date="2017-05-18T13:31:00Z"/>
                <w:rFonts w:ascii="Times New Roman" w:hAnsi="Times New Roman"/>
                <w:noProof/>
              </w:rPr>
            </w:pPr>
            <w:moveFrom w:id="386" w:author="Palacherla, Susmitha C (NONUS)" w:date="2017-05-18T13:31:00Z">
              <w:r w:rsidRPr="00257251" w:rsidDel="007E09F1">
                <w:rPr>
                  <w:rFonts w:ascii="Times New Roman" w:hAnsi="Times New Roman"/>
                  <w:noProof/>
                </w:rPr>
                <w:t>Success</w:t>
              </w:r>
            </w:moveFrom>
          </w:p>
        </w:tc>
      </w:tr>
      <w:tr w:rsidR="00301C85" w:rsidRPr="00257251" w:rsidDel="007E09F1" w:rsidTr="007E09F1">
        <w:tc>
          <w:tcPr>
            <w:tcW w:w="4788" w:type="dxa"/>
          </w:tcPr>
          <w:p w:rsidR="00301C85" w:rsidRPr="00257251" w:rsidDel="007E09F1" w:rsidRDefault="00301C85" w:rsidP="007E09F1">
            <w:pPr>
              <w:widowControl w:val="0"/>
              <w:autoSpaceDE w:val="0"/>
              <w:autoSpaceDN w:val="0"/>
              <w:adjustRightInd w:val="0"/>
              <w:spacing w:after="0" w:line="240" w:lineRule="auto"/>
              <w:rPr>
                <w:moveFrom w:id="387" w:author="Palacherla, Susmitha C (NONUS)" w:date="2017-05-18T13:31:00Z"/>
                <w:rFonts w:ascii="Times New Roman" w:hAnsi="Times New Roman"/>
                <w:noProof/>
              </w:rPr>
            </w:pPr>
            <w:moveFrom w:id="388" w:author="Palacherla, Susmitha C (NONUS)" w:date="2017-05-18T13:31:00Z">
              <w:r w:rsidRPr="00257251" w:rsidDel="007E09F1">
                <w:rPr>
                  <w:rFonts w:ascii="Times New Roman" w:hAnsi="Times New Roman"/>
                  <w:noProof/>
                </w:rPr>
                <w:t>Expression</w:t>
              </w:r>
            </w:moveFrom>
          </w:p>
        </w:tc>
        <w:tc>
          <w:tcPr>
            <w:tcW w:w="4788" w:type="dxa"/>
          </w:tcPr>
          <w:p w:rsidR="00301C85" w:rsidRPr="00257251" w:rsidDel="007E09F1" w:rsidRDefault="00301C85" w:rsidP="00257251">
            <w:pPr>
              <w:widowControl w:val="0"/>
              <w:autoSpaceDE w:val="0"/>
              <w:autoSpaceDN w:val="0"/>
              <w:adjustRightInd w:val="0"/>
              <w:spacing w:after="0" w:line="240" w:lineRule="auto"/>
              <w:rPr>
                <w:moveFrom w:id="389" w:author="Palacherla, Susmitha C (NONUS)" w:date="2017-05-18T13:31:00Z"/>
                <w:rFonts w:ascii="Times New Roman" w:hAnsi="Times New Roman"/>
                <w:noProof/>
              </w:rPr>
            </w:pPr>
            <w:moveFrom w:id="390" w:author="Palacherla, Susmitha C (NONUS)" w:date="2017-05-18T13:31:00Z">
              <w:r w:rsidRPr="00257251" w:rsidDel="007E09F1">
                <w:rPr>
                  <w:rFonts w:ascii="Times New Roman" w:hAnsi="Times New Roman"/>
                  <w:noProof/>
                </w:rPr>
                <w:t>@[User::WFMRecordCount]&gt;0</w:t>
              </w:r>
            </w:moveFrom>
          </w:p>
        </w:tc>
      </w:tr>
      <w:tr w:rsidR="00301C85" w:rsidRPr="00257251" w:rsidDel="007E09F1" w:rsidTr="007E09F1">
        <w:tc>
          <w:tcPr>
            <w:tcW w:w="4788" w:type="dxa"/>
          </w:tcPr>
          <w:p w:rsidR="00301C85" w:rsidRPr="00257251" w:rsidDel="007E09F1" w:rsidRDefault="00301C85" w:rsidP="007E09F1">
            <w:pPr>
              <w:widowControl w:val="0"/>
              <w:autoSpaceDE w:val="0"/>
              <w:autoSpaceDN w:val="0"/>
              <w:adjustRightInd w:val="0"/>
              <w:spacing w:after="0" w:line="240" w:lineRule="auto"/>
              <w:rPr>
                <w:moveFrom w:id="391" w:author="Palacherla, Susmitha C (NONUS)" w:date="2017-05-18T13:31:00Z"/>
                <w:rFonts w:ascii="Times New Roman" w:hAnsi="Times New Roman"/>
                <w:noProof/>
              </w:rPr>
            </w:pPr>
            <w:moveFrom w:id="392" w:author="Palacherla, Susmitha C (NONUS)" w:date="2017-05-18T13:31:00Z">
              <w:r w:rsidRPr="00257251" w:rsidDel="007E09F1">
                <w:rPr>
                  <w:rFonts w:ascii="Times New Roman" w:hAnsi="Times New Roman"/>
                  <w:noProof/>
                </w:rPr>
                <w:t>Multiple Constraints</w:t>
              </w:r>
            </w:moveFrom>
          </w:p>
        </w:tc>
        <w:tc>
          <w:tcPr>
            <w:tcW w:w="4788" w:type="dxa"/>
          </w:tcPr>
          <w:p w:rsidR="00301C85" w:rsidRPr="00257251" w:rsidDel="007E09F1" w:rsidRDefault="00301C85" w:rsidP="007E09F1">
            <w:pPr>
              <w:widowControl w:val="0"/>
              <w:autoSpaceDE w:val="0"/>
              <w:autoSpaceDN w:val="0"/>
              <w:adjustRightInd w:val="0"/>
              <w:spacing w:after="0" w:line="240" w:lineRule="auto"/>
              <w:rPr>
                <w:moveFrom w:id="393" w:author="Palacherla, Susmitha C (NONUS)" w:date="2017-05-18T13:31:00Z"/>
                <w:rFonts w:ascii="Times New Roman" w:hAnsi="Times New Roman"/>
                <w:noProof/>
              </w:rPr>
            </w:pPr>
            <w:moveFrom w:id="394" w:author="Palacherla, Susmitha C (NONUS)" w:date="2017-05-18T13:31:00Z">
              <w:r w:rsidRPr="00257251" w:rsidDel="007E09F1">
                <w:rPr>
                  <w:rFonts w:ascii="Times New Roman" w:hAnsi="Times New Roman"/>
                  <w:noProof/>
                </w:rPr>
                <w:t>Logical AND.</w:t>
              </w:r>
            </w:moveFrom>
          </w:p>
        </w:tc>
      </w:tr>
      <w:moveFromRangeEnd w:id="379"/>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95" w:author="Palacherla, Susmitha C (NONUS)" w:date="2017-05-18T13:31:00Z"/>
                <w:rFonts w:ascii="Times New Roman" w:hAnsi="Times New Roman"/>
                <w:noProof/>
              </w:rPr>
            </w:pPr>
            <w:moveToRangeStart w:id="396" w:author="Palacherla, Susmitha C (NONUS)" w:date="2017-05-18T13:31:00Z" w:name="move482877642"/>
            <w:moveTo w:id="397" w:author="Palacherla, Susmitha C (NONUS)" w:date="2017-05-18T13:31: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398" w:author="Palacherla, Susmitha C (NONUS)" w:date="2017-05-18T13:31:00Z"/>
                <w:rFonts w:ascii="Times New Roman" w:hAnsi="Times New Roman"/>
                <w:noProof/>
              </w:rPr>
            </w:pPr>
            <w:moveTo w:id="399" w:author="Palacherla, Susmitha C (NONUS)" w:date="2017-05-18T13:31: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00" w:author="Palacherla, Susmitha C (NONUS)" w:date="2017-05-18T13:31:00Z"/>
                <w:rFonts w:ascii="Times New Roman" w:hAnsi="Times New Roman"/>
                <w:noProof/>
              </w:rPr>
            </w:pPr>
            <w:moveTo w:id="401" w:author="Palacherla, Susmitha C (NONUS)" w:date="2017-05-18T13:31: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402" w:author="Palacherla, Susmitha C (NONUS)" w:date="2017-05-18T13:31:00Z"/>
                <w:rFonts w:ascii="Times New Roman" w:hAnsi="Times New Roman"/>
                <w:noProof/>
              </w:rPr>
            </w:pPr>
            <w:moveTo w:id="403" w:author="Palacherla, Susmitha C (NONUS)" w:date="2017-05-18T13:31: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04" w:author="Palacherla, Susmitha C (NONUS)" w:date="2017-05-18T13:31:00Z"/>
                <w:rFonts w:ascii="Times New Roman" w:hAnsi="Times New Roman"/>
                <w:noProof/>
              </w:rPr>
            </w:pPr>
            <w:moveTo w:id="405" w:author="Palacherla, Susmitha C (NONUS)" w:date="2017-05-18T13:31: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406" w:author="Palacherla, Susmitha C (NONUS)" w:date="2017-05-18T13:31:00Z"/>
                <w:rFonts w:ascii="Times New Roman" w:hAnsi="Times New Roman"/>
                <w:noProof/>
              </w:rPr>
            </w:pPr>
            <w:moveTo w:id="407" w:author="Palacherla, Susmitha C (NONUS)" w:date="2017-05-18T13:31:00Z">
              <w:r w:rsidRPr="00257251">
                <w:rPr>
                  <w:rFonts w:ascii="Times New Roman" w:hAnsi="Times New Roman"/>
                  <w:noProof/>
                </w:rPr>
                <w:t>@[User::WFMRecordCount]&gt;0</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08" w:author="Palacherla, Susmitha C (NONUS)" w:date="2017-05-18T13:31:00Z"/>
                <w:rFonts w:ascii="Times New Roman" w:hAnsi="Times New Roman"/>
                <w:noProof/>
              </w:rPr>
            </w:pPr>
            <w:moveTo w:id="409" w:author="Palacherla, Susmitha C (NONUS)" w:date="2017-05-18T13:31: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410" w:author="Palacherla, Susmitha C (NONUS)" w:date="2017-05-18T13:31:00Z"/>
                <w:rFonts w:ascii="Times New Roman" w:hAnsi="Times New Roman"/>
                <w:noProof/>
              </w:rPr>
            </w:pPr>
            <w:moveTo w:id="411" w:author="Palacherla, Susmitha C (NONUS)" w:date="2017-05-18T13:31:00Z">
              <w:r w:rsidRPr="00257251">
                <w:rPr>
                  <w:rFonts w:ascii="Times New Roman" w:hAnsi="Times New Roman"/>
                  <w:noProof/>
                </w:rPr>
                <w:t>Logical AND.</w:t>
              </w:r>
            </w:moveTo>
          </w:p>
        </w:tc>
      </w:tr>
      <w:moveToRangeEnd w:id="396"/>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063847"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412" w:author="Palacherla, Susmitha C (NONUS)" w:date="2017-05-18T13:32:00Z" w:name="move482877650"/>
      <w:moveTo w:id="413" w:author="Palacherla, Susmitha C (NONUS)" w:date="2017-05-18T13:32:00Z">
        <w:r w:rsidRPr="00257251">
          <w:rPr>
            <w:rFonts w:ascii="Times New Roman" w:hAnsi="Times New Roman"/>
            <w:noProof/>
          </w:rPr>
          <w:drawing>
            <wp:inline distT="0" distB="0" distL="0" distR="0" wp14:anchorId="33CF47A3" wp14:editId="31FC034B">
              <wp:extent cx="5943600" cy="200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06600"/>
                      </a:xfrm>
                      <a:prstGeom prst="rect">
                        <a:avLst/>
                      </a:prstGeom>
                    </pic:spPr>
                  </pic:pic>
                </a:graphicData>
              </a:graphic>
            </wp:inline>
          </w:drawing>
        </w:r>
      </w:moveTo>
      <w:moveFromRangeStart w:id="414" w:author="Palacherla, Susmitha C (NONUS)" w:date="2017-05-18T13:32:00Z" w:name="move482877650"/>
      <w:moveToRangeEnd w:id="412"/>
      <w:moveFrom w:id="415" w:author="Palacherla, Susmitha C (NONUS)" w:date="2017-05-18T13:32:00Z">
        <w:r w:rsidR="00063847" w:rsidRPr="00257251" w:rsidDel="007E09F1">
          <w:rPr>
            <w:rFonts w:ascii="Times New Roman" w:hAnsi="Times New Roman"/>
            <w:noProof/>
          </w:rPr>
          <w:drawing>
            <wp:inline distT="0" distB="0" distL="0" distR="0" wp14:anchorId="0AD40BE1" wp14:editId="1C5B6578">
              <wp:extent cx="5943600" cy="2006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06600"/>
                      </a:xfrm>
                      <a:prstGeom prst="rect">
                        <a:avLst/>
                      </a:prstGeom>
                    </pic:spPr>
                  </pic:pic>
                </a:graphicData>
              </a:graphic>
            </wp:inline>
          </w:drawing>
        </w:r>
      </w:moveFrom>
      <w:moveFromRangeEnd w:id="414"/>
    </w:p>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063847" w:rsidRPr="00257251" w:rsidDel="007E09F1" w:rsidTr="00063847">
        <w:tc>
          <w:tcPr>
            <w:tcW w:w="9576" w:type="dxa"/>
          </w:tcPr>
          <w:p w:rsidR="00063847" w:rsidRPr="00257251" w:rsidDel="007E09F1" w:rsidRDefault="00063847" w:rsidP="00063847">
            <w:pPr>
              <w:autoSpaceDE w:val="0"/>
              <w:autoSpaceDN w:val="0"/>
              <w:adjustRightInd w:val="0"/>
              <w:spacing w:after="0" w:line="240" w:lineRule="auto"/>
              <w:rPr>
                <w:moveFrom w:id="416" w:author="Palacherla, Susmitha C (NONUS)" w:date="2017-05-18T13:32:00Z"/>
                <w:rFonts w:ascii="Times New Roman" w:hAnsi="Times New Roman"/>
                <w:noProof/>
                <w:color w:val="008000"/>
                <w:sz w:val="20"/>
                <w:szCs w:val="20"/>
              </w:rPr>
            </w:pPr>
            <w:moveFromRangeStart w:id="417" w:author="Palacherla, Susmitha C (NONUS)" w:date="2017-05-18T13:32:00Z" w:name="move482877656"/>
            <w:moveFrom w:id="418" w:author="Palacherla, Susmitha C (NONUS)" w:date="2017-05-18T13:32:00Z">
              <w:r w:rsidRPr="00257251" w:rsidDel="007E09F1">
                <w:rPr>
                  <w:rFonts w:ascii="Times New Roman" w:hAnsi="Times New Roman"/>
                  <w:noProof/>
                  <w:color w:val="008000"/>
                  <w:sz w:val="20"/>
                  <w:szCs w:val="20"/>
                </w:rPr>
                <w:t>' Microsoft SQL Server Integration Services Script Task</w:t>
              </w:r>
            </w:moveFrom>
          </w:p>
          <w:p w:rsidR="00063847" w:rsidRPr="00257251" w:rsidDel="007E09F1" w:rsidRDefault="00063847" w:rsidP="00063847">
            <w:pPr>
              <w:autoSpaceDE w:val="0"/>
              <w:autoSpaceDN w:val="0"/>
              <w:adjustRightInd w:val="0"/>
              <w:spacing w:after="0" w:line="240" w:lineRule="auto"/>
              <w:rPr>
                <w:moveFrom w:id="419" w:author="Palacherla, Susmitha C (NONUS)" w:date="2017-05-18T13:32:00Z"/>
                <w:rFonts w:ascii="Times New Roman" w:hAnsi="Times New Roman"/>
                <w:noProof/>
                <w:color w:val="008000"/>
                <w:sz w:val="20"/>
                <w:szCs w:val="20"/>
              </w:rPr>
            </w:pPr>
            <w:moveFrom w:id="420" w:author="Palacherla, Susmitha C (NONUS)" w:date="2017-05-18T13:32:00Z">
              <w:r w:rsidRPr="00257251" w:rsidDel="007E09F1">
                <w:rPr>
                  <w:rFonts w:ascii="Times New Roman" w:hAnsi="Times New Roman"/>
                  <w:noProof/>
                  <w:color w:val="008000"/>
                  <w:sz w:val="20"/>
                  <w:szCs w:val="20"/>
                </w:rPr>
                <w:t>' Write scripts using Microsoft Visual Basic 2008.</w:t>
              </w:r>
            </w:moveFrom>
          </w:p>
          <w:p w:rsidR="00063847" w:rsidRPr="00257251" w:rsidDel="007E09F1" w:rsidRDefault="00063847" w:rsidP="00063847">
            <w:pPr>
              <w:autoSpaceDE w:val="0"/>
              <w:autoSpaceDN w:val="0"/>
              <w:adjustRightInd w:val="0"/>
              <w:spacing w:after="0" w:line="240" w:lineRule="auto"/>
              <w:rPr>
                <w:moveFrom w:id="421" w:author="Palacherla, Susmitha C (NONUS)" w:date="2017-05-18T13:32:00Z"/>
                <w:rFonts w:ascii="Times New Roman" w:hAnsi="Times New Roman"/>
                <w:noProof/>
                <w:color w:val="008000"/>
                <w:sz w:val="20"/>
                <w:szCs w:val="20"/>
              </w:rPr>
            </w:pPr>
            <w:moveFrom w:id="422" w:author="Palacherla, Susmitha C (NONUS)" w:date="2017-05-18T13:32:00Z">
              <w:r w:rsidRPr="00257251" w:rsidDel="007E09F1">
                <w:rPr>
                  <w:rFonts w:ascii="Times New Roman" w:hAnsi="Times New Roman"/>
                  <w:noProof/>
                  <w:color w:val="008000"/>
                  <w:sz w:val="20"/>
                  <w:szCs w:val="20"/>
                </w:rPr>
                <w:t>' The ScriptMain is the entry point class of the script.</w:t>
              </w:r>
            </w:moveFrom>
          </w:p>
          <w:p w:rsidR="00063847" w:rsidRPr="00257251" w:rsidDel="007E09F1" w:rsidRDefault="00063847" w:rsidP="00063847">
            <w:pPr>
              <w:autoSpaceDE w:val="0"/>
              <w:autoSpaceDN w:val="0"/>
              <w:adjustRightInd w:val="0"/>
              <w:spacing w:after="0" w:line="240" w:lineRule="auto"/>
              <w:rPr>
                <w:moveFrom w:id="423" w:author="Palacherla, Susmitha C (NONUS)" w:date="2017-05-18T13:32:00Z"/>
                <w:rFonts w:ascii="Times New Roman" w:hAnsi="Times New Roman"/>
                <w:noProof/>
                <w:color w:val="008000"/>
                <w:sz w:val="20"/>
                <w:szCs w:val="20"/>
              </w:rPr>
            </w:pPr>
          </w:p>
          <w:p w:rsidR="003B7A81" w:rsidRPr="00257251" w:rsidDel="007E09F1" w:rsidRDefault="003B7A81" w:rsidP="00063847">
            <w:pPr>
              <w:autoSpaceDE w:val="0"/>
              <w:autoSpaceDN w:val="0"/>
              <w:adjustRightInd w:val="0"/>
              <w:spacing w:after="0" w:line="240" w:lineRule="auto"/>
              <w:rPr>
                <w:moveFrom w:id="424" w:author="Palacherla, Susmitha C (NONUS)" w:date="2017-05-18T13:32:00Z"/>
                <w:rFonts w:ascii="Times New Roman" w:hAnsi="Times New Roman"/>
                <w:noProof/>
                <w:color w:val="008000"/>
                <w:sz w:val="20"/>
                <w:szCs w:val="20"/>
              </w:rPr>
            </w:pPr>
          </w:p>
          <w:p w:rsidR="00063847" w:rsidRPr="00257251" w:rsidDel="007E09F1" w:rsidRDefault="00063847" w:rsidP="00063847">
            <w:pPr>
              <w:autoSpaceDE w:val="0"/>
              <w:autoSpaceDN w:val="0"/>
              <w:adjustRightInd w:val="0"/>
              <w:spacing w:after="0" w:line="240" w:lineRule="auto"/>
              <w:rPr>
                <w:moveFrom w:id="425" w:author="Palacherla, Susmitha C (NONUS)" w:date="2017-05-18T13:32:00Z"/>
                <w:rFonts w:ascii="Times New Roman" w:hAnsi="Times New Roman"/>
                <w:noProof/>
                <w:sz w:val="20"/>
                <w:szCs w:val="20"/>
              </w:rPr>
            </w:pPr>
            <w:moveFrom w:id="426"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System</w:t>
              </w:r>
            </w:moveFrom>
          </w:p>
          <w:p w:rsidR="00063847" w:rsidRPr="00257251" w:rsidDel="007E09F1" w:rsidRDefault="00063847" w:rsidP="00063847">
            <w:pPr>
              <w:autoSpaceDE w:val="0"/>
              <w:autoSpaceDN w:val="0"/>
              <w:adjustRightInd w:val="0"/>
              <w:spacing w:after="0" w:line="240" w:lineRule="auto"/>
              <w:rPr>
                <w:moveFrom w:id="427" w:author="Palacherla, Susmitha C (NONUS)" w:date="2017-05-18T13:32:00Z"/>
                <w:rFonts w:ascii="Times New Roman" w:hAnsi="Times New Roman"/>
                <w:noProof/>
                <w:sz w:val="20"/>
                <w:szCs w:val="20"/>
              </w:rPr>
            </w:pPr>
            <w:moveFrom w:id="428"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System.Data</w:t>
              </w:r>
            </w:moveFrom>
          </w:p>
          <w:p w:rsidR="00063847" w:rsidRPr="00257251" w:rsidDel="007E09F1" w:rsidRDefault="00063847" w:rsidP="00063847">
            <w:pPr>
              <w:autoSpaceDE w:val="0"/>
              <w:autoSpaceDN w:val="0"/>
              <w:adjustRightInd w:val="0"/>
              <w:spacing w:after="0" w:line="240" w:lineRule="auto"/>
              <w:rPr>
                <w:moveFrom w:id="429" w:author="Palacherla, Susmitha C (NONUS)" w:date="2017-05-18T13:32:00Z"/>
                <w:rFonts w:ascii="Times New Roman" w:hAnsi="Times New Roman"/>
                <w:noProof/>
                <w:sz w:val="20"/>
                <w:szCs w:val="20"/>
              </w:rPr>
            </w:pPr>
            <w:moveFrom w:id="430"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System.Math</w:t>
              </w:r>
            </w:moveFrom>
          </w:p>
          <w:p w:rsidR="00063847" w:rsidRPr="00257251" w:rsidDel="007E09F1" w:rsidRDefault="00063847" w:rsidP="00063847">
            <w:pPr>
              <w:autoSpaceDE w:val="0"/>
              <w:autoSpaceDN w:val="0"/>
              <w:adjustRightInd w:val="0"/>
              <w:spacing w:after="0" w:line="240" w:lineRule="auto"/>
              <w:rPr>
                <w:moveFrom w:id="431" w:author="Palacherla, Susmitha C (NONUS)" w:date="2017-05-18T13:32:00Z"/>
                <w:rFonts w:ascii="Times New Roman" w:hAnsi="Times New Roman"/>
                <w:noProof/>
                <w:sz w:val="20"/>
                <w:szCs w:val="20"/>
              </w:rPr>
            </w:pPr>
            <w:moveFrom w:id="432"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System.IO</w:t>
              </w:r>
            </w:moveFrom>
          </w:p>
          <w:p w:rsidR="00063847" w:rsidRPr="00257251" w:rsidDel="007E09F1" w:rsidRDefault="00063847" w:rsidP="00063847">
            <w:pPr>
              <w:autoSpaceDE w:val="0"/>
              <w:autoSpaceDN w:val="0"/>
              <w:adjustRightInd w:val="0"/>
              <w:spacing w:after="0" w:line="240" w:lineRule="auto"/>
              <w:rPr>
                <w:moveFrom w:id="433" w:author="Palacherla, Susmitha C (NONUS)" w:date="2017-05-18T13:32:00Z"/>
                <w:rFonts w:ascii="Times New Roman" w:hAnsi="Times New Roman"/>
                <w:noProof/>
                <w:sz w:val="20"/>
                <w:szCs w:val="20"/>
              </w:rPr>
            </w:pPr>
            <w:moveFrom w:id="434"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Microsoft.SqlServer.Dts.Runtime</w:t>
              </w:r>
            </w:moveFrom>
          </w:p>
          <w:p w:rsidR="00063847" w:rsidRPr="00257251" w:rsidDel="007E09F1" w:rsidRDefault="00063847" w:rsidP="00063847">
            <w:pPr>
              <w:autoSpaceDE w:val="0"/>
              <w:autoSpaceDN w:val="0"/>
              <w:adjustRightInd w:val="0"/>
              <w:spacing w:after="0" w:line="240" w:lineRule="auto"/>
              <w:rPr>
                <w:moveFrom w:id="435" w:author="Palacherla, Susmitha C (NONUS)" w:date="2017-05-18T13:32:00Z"/>
                <w:rFonts w:ascii="Times New Roman" w:hAnsi="Times New Roman"/>
                <w:noProof/>
                <w:sz w:val="20"/>
                <w:szCs w:val="20"/>
              </w:rPr>
            </w:pPr>
          </w:p>
          <w:p w:rsidR="00063847" w:rsidRPr="00257251" w:rsidDel="007E09F1" w:rsidRDefault="00063847" w:rsidP="00063847">
            <w:pPr>
              <w:autoSpaceDE w:val="0"/>
              <w:autoSpaceDN w:val="0"/>
              <w:adjustRightInd w:val="0"/>
              <w:spacing w:after="0" w:line="240" w:lineRule="auto"/>
              <w:rPr>
                <w:moveFrom w:id="436" w:author="Palacherla, Susmitha C (NONUS)" w:date="2017-05-18T13:32:00Z"/>
                <w:rFonts w:ascii="Times New Roman" w:hAnsi="Times New Roman"/>
                <w:noProof/>
                <w:sz w:val="20"/>
                <w:szCs w:val="20"/>
              </w:rPr>
            </w:pPr>
            <w:moveFrom w:id="437" w:author="Palacherla, Susmitha C (NONUS)" w:date="2017-05-18T13:32:00Z">
              <w:r w:rsidRPr="00257251" w:rsidDel="007E09F1">
                <w:rPr>
                  <w:rFonts w:ascii="Times New Roman" w:hAnsi="Times New Roman"/>
                  <w:noProof/>
                  <w:sz w:val="20"/>
                  <w:szCs w:val="20"/>
                </w:rPr>
                <w:t>&lt;System.AddIn.AddIn(</w:t>
              </w:r>
              <w:r w:rsidRPr="00257251" w:rsidDel="007E09F1">
                <w:rPr>
                  <w:rFonts w:ascii="Times New Roman" w:hAnsi="Times New Roman"/>
                  <w:noProof/>
                  <w:color w:val="A31515"/>
                  <w:sz w:val="20"/>
                  <w:szCs w:val="20"/>
                </w:rPr>
                <w:t>"ScriptMain"</w:t>
              </w:r>
              <w:r w:rsidRPr="00257251" w:rsidDel="007E09F1">
                <w:rPr>
                  <w:rFonts w:ascii="Times New Roman" w:hAnsi="Times New Roman"/>
                  <w:noProof/>
                  <w:sz w:val="20"/>
                  <w:szCs w:val="20"/>
                </w:rPr>
                <w:t>, Version:=</w:t>
              </w:r>
              <w:r w:rsidRPr="00257251" w:rsidDel="007E09F1">
                <w:rPr>
                  <w:rFonts w:ascii="Times New Roman" w:hAnsi="Times New Roman"/>
                  <w:noProof/>
                  <w:color w:val="A31515"/>
                  <w:sz w:val="20"/>
                  <w:szCs w:val="20"/>
                </w:rPr>
                <w:t>"1.0"</w:t>
              </w:r>
              <w:r w:rsidRPr="00257251" w:rsidDel="007E09F1">
                <w:rPr>
                  <w:rFonts w:ascii="Times New Roman" w:hAnsi="Times New Roman"/>
                  <w:noProof/>
                  <w:sz w:val="20"/>
                  <w:szCs w:val="20"/>
                </w:rPr>
                <w:t>, Publisher:=</w:t>
              </w:r>
              <w:r w:rsidRPr="00257251" w:rsidDel="007E09F1">
                <w:rPr>
                  <w:rFonts w:ascii="Times New Roman" w:hAnsi="Times New Roman"/>
                  <w:noProof/>
                  <w:color w:val="A31515"/>
                  <w:sz w:val="20"/>
                  <w:szCs w:val="20"/>
                </w:rPr>
                <w:t>""</w:t>
              </w:r>
              <w:r w:rsidRPr="00257251" w:rsidDel="007E09F1">
                <w:rPr>
                  <w:rFonts w:ascii="Times New Roman" w:hAnsi="Times New Roman"/>
                  <w:noProof/>
                  <w:sz w:val="20"/>
                  <w:szCs w:val="20"/>
                </w:rPr>
                <w:t>, Description:=</w:t>
              </w:r>
              <w:r w:rsidRPr="00257251" w:rsidDel="007E09F1">
                <w:rPr>
                  <w:rFonts w:ascii="Times New Roman" w:hAnsi="Times New Roman"/>
                  <w:noProof/>
                  <w:color w:val="A31515"/>
                  <w:sz w:val="20"/>
                  <w:szCs w:val="20"/>
                </w:rPr>
                <w:t>""</w:t>
              </w:r>
              <w:r w:rsidRPr="00257251" w:rsidDel="007E09F1">
                <w:rPr>
                  <w:rFonts w:ascii="Times New Roman" w:hAnsi="Times New Roman"/>
                  <w:noProof/>
                  <w:sz w:val="20"/>
                  <w:szCs w:val="20"/>
                </w:rPr>
                <w:t>)&gt; _</w:t>
              </w:r>
            </w:moveFrom>
          </w:p>
          <w:p w:rsidR="00063847" w:rsidRPr="00257251" w:rsidDel="007E09F1" w:rsidRDefault="00063847" w:rsidP="00063847">
            <w:pPr>
              <w:autoSpaceDE w:val="0"/>
              <w:autoSpaceDN w:val="0"/>
              <w:adjustRightInd w:val="0"/>
              <w:spacing w:after="0" w:line="240" w:lineRule="auto"/>
              <w:rPr>
                <w:moveFrom w:id="438" w:author="Palacherla, Susmitha C (NONUS)" w:date="2017-05-18T13:32:00Z"/>
                <w:rFonts w:ascii="Times New Roman" w:hAnsi="Times New Roman"/>
                <w:noProof/>
                <w:sz w:val="20"/>
                <w:szCs w:val="20"/>
              </w:rPr>
            </w:pPr>
            <w:moveFrom w:id="439" w:author="Palacherla, Susmitha C (NONUS)" w:date="2017-05-18T13:32:00Z">
              <w:r w:rsidRPr="00257251" w:rsidDel="007E09F1">
                <w:rPr>
                  <w:rFonts w:ascii="Times New Roman" w:hAnsi="Times New Roman"/>
                  <w:noProof/>
                  <w:sz w:val="20"/>
                  <w:szCs w:val="20"/>
                </w:rPr>
                <w:t>&lt;System.CLSCompliantAttribute(</w:t>
              </w:r>
              <w:r w:rsidRPr="00257251" w:rsidDel="007E09F1">
                <w:rPr>
                  <w:rFonts w:ascii="Times New Roman" w:hAnsi="Times New Roman"/>
                  <w:noProof/>
                  <w:color w:val="0000FF"/>
                  <w:sz w:val="20"/>
                  <w:szCs w:val="20"/>
                </w:rPr>
                <w:t>False</w:t>
              </w:r>
              <w:r w:rsidRPr="00257251" w:rsidDel="007E09F1">
                <w:rPr>
                  <w:rFonts w:ascii="Times New Roman" w:hAnsi="Times New Roman"/>
                  <w:noProof/>
                  <w:sz w:val="20"/>
                  <w:szCs w:val="20"/>
                </w:rPr>
                <w:t>)&gt; _</w:t>
              </w:r>
            </w:moveFrom>
          </w:p>
          <w:p w:rsidR="00063847" w:rsidRPr="00257251" w:rsidDel="007E09F1" w:rsidRDefault="00063847" w:rsidP="00063847">
            <w:pPr>
              <w:autoSpaceDE w:val="0"/>
              <w:autoSpaceDN w:val="0"/>
              <w:adjustRightInd w:val="0"/>
              <w:spacing w:after="0" w:line="240" w:lineRule="auto"/>
              <w:rPr>
                <w:moveFrom w:id="440" w:author="Palacherla, Susmitha C (NONUS)" w:date="2017-05-18T13:32:00Z"/>
                <w:rFonts w:ascii="Times New Roman" w:hAnsi="Times New Roman"/>
                <w:noProof/>
                <w:sz w:val="20"/>
                <w:szCs w:val="20"/>
              </w:rPr>
            </w:pPr>
            <w:moveFrom w:id="441" w:author="Palacherla, Susmitha C (NONUS)" w:date="2017-05-18T13:32:00Z">
              <w:r w:rsidRPr="00257251" w:rsidDel="007E09F1">
                <w:rPr>
                  <w:rFonts w:ascii="Times New Roman" w:hAnsi="Times New Roman"/>
                  <w:noProof/>
                  <w:color w:val="0000FF"/>
                  <w:sz w:val="20"/>
                  <w:szCs w:val="20"/>
                </w:rPr>
                <w:t>Partial</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Public</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Class</w:t>
              </w:r>
              <w:r w:rsidRPr="00257251" w:rsidDel="007E09F1">
                <w:rPr>
                  <w:rFonts w:ascii="Times New Roman" w:hAnsi="Times New Roman"/>
                  <w:noProof/>
                  <w:sz w:val="20"/>
                  <w:szCs w:val="20"/>
                </w:rPr>
                <w:t xml:space="preserve"> ScriptMain</w:t>
              </w:r>
            </w:moveFrom>
          </w:p>
          <w:p w:rsidR="00063847" w:rsidRPr="00257251" w:rsidDel="007E09F1" w:rsidRDefault="00063847" w:rsidP="00063847">
            <w:pPr>
              <w:autoSpaceDE w:val="0"/>
              <w:autoSpaceDN w:val="0"/>
              <w:adjustRightInd w:val="0"/>
              <w:spacing w:after="0" w:line="240" w:lineRule="auto"/>
              <w:rPr>
                <w:moveFrom w:id="442" w:author="Palacherla, Susmitha C (NONUS)" w:date="2017-05-18T13:32:00Z"/>
                <w:rFonts w:ascii="Times New Roman" w:hAnsi="Times New Roman"/>
                <w:noProof/>
                <w:sz w:val="20"/>
                <w:szCs w:val="20"/>
              </w:rPr>
            </w:pPr>
            <w:moveFrom w:id="443"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00FF"/>
                  <w:sz w:val="20"/>
                  <w:szCs w:val="20"/>
                </w:rPr>
                <w:t>Inherits</w:t>
              </w:r>
              <w:r w:rsidRPr="00257251" w:rsidDel="007E09F1">
                <w:rPr>
                  <w:rFonts w:ascii="Times New Roman" w:hAnsi="Times New Roman"/>
                  <w:noProof/>
                  <w:sz w:val="20"/>
                  <w:szCs w:val="20"/>
                </w:rPr>
                <w:t xml:space="preserve"> Microsoft.SqlServer.Dts.Tasks.ScriptTask.VSTARTScriptObjectModelBase</w:t>
              </w:r>
            </w:moveFrom>
          </w:p>
          <w:p w:rsidR="00063847" w:rsidRPr="00257251" w:rsidDel="007E09F1" w:rsidRDefault="00063847" w:rsidP="00063847">
            <w:pPr>
              <w:autoSpaceDE w:val="0"/>
              <w:autoSpaceDN w:val="0"/>
              <w:adjustRightInd w:val="0"/>
              <w:spacing w:after="0" w:line="240" w:lineRule="auto"/>
              <w:rPr>
                <w:moveFrom w:id="444" w:author="Palacherla, Susmitha C (NONUS)" w:date="2017-05-18T13:32:00Z"/>
                <w:rFonts w:ascii="Times New Roman" w:hAnsi="Times New Roman"/>
                <w:noProof/>
                <w:sz w:val="20"/>
                <w:szCs w:val="20"/>
              </w:rPr>
            </w:pPr>
          </w:p>
          <w:p w:rsidR="00063847" w:rsidRPr="00257251" w:rsidDel="007E09F1" w:rsidRDefault="00063847" w:rsidP="00063847">
            <w:pPr>
              <w:autoSpaceDE w:val="0"/>
              <w:autoSpaceDN w:val="0"/>
              <w:adjustRightInd w:val="0"/>
              <w:spacing w:after="0" w:line="240" w:lineRule="auto"/>
              <w:rPr>
                <w:moveFrom w:id="445" w:author="Palacherla, Susmitha C (NONUS)" w:date="2017-05-18T13:32:00Z"/>
                <w:rFonts w:ascii="Times New Roman" w:hAnsi="Times New Roman"/>
                <w:noProof/>
                <w:sz w:val="20"/>
                <w:szCs w:val="20"/>
              </w:rPr>
            </w:pPr>
            <w:moveFrom w:id="446"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00FF"/>
                  <w:sz w:val="20"/>
                  <w:szCs w:val="20"/>
                </w:rPr>
                <w:t>Enum</w:t>
              </w:r>
              <w:r w:rsidRPr="00257251" w:rsidDel="007E09F1">
                <w:rPr>
                  <w:rFonts w:ascii="Times New Roman" w:hAnsi="Times New Roman"/>
                  <w:noProof/>
                  <w:sz w:val="20"/>
                  <w:szCs w:val="20"/>
                </w:rPr>
                <w:t xml:space="preserve"> ScriptResults</w:t>
              </w:r>
            </w:moveFrom>
          </w:p>
          <w:p w:rsidR="00063847" w:rsidRPr="00257251" w:rsidDel="007E09F1" w:rsidRDefault="00063847" w:rsidP="00063847">
            <w:pPr>
              <w:autoSpaceDE w:val="0"/>
              <w:autoSpaceDN w:val="0"/>
              <w:adjustRightInd w:val="0"/>
              <w:spacing w:after="0" w:line="240" w:lineRule="auto"/>
              <w:rPr>
                <w:moveFrom w:id="447" w:author="Palacherla, Susmitha C (NONUS)" w:date="2017-05-18T13:32:00Z"/>
                <w:rFonts w:ascii="Times New Roman" w:hAnsi="Times New Roman"/>
                <w:noProof/>
                <w:sz w:val="20"/>
                <w:szCs w:val="20"/>
              </w:rPr>
            </w:pPr>
            <w:moveFrom w:id="448"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sz w:val="20"/>
                  <w:szCs w:val="20"/>
                </w:rPr>
                <w:tab/>
                <w:t>Success = Microsoft.SqlServer.Dts.Runtime.DTSExecResult.Success</w:t>
              </w:r>
            </w:moveFrom>
          </w:p>
          <w:p w:rsidR="00063847" w:rsidRPr="00257251" w:rsidDel="007E09F1" w:rsidRDefault="00063847" w:rsidP="00063847">
            <w:pPr>
              <w:autoSpaceDE w:val="0"/>
              <w:autoSpaceDN w:val="0"/>
              <w:adjustRightInd w:val="0"/>
              <w:spacing w:after="0" w:line="240" w:lineRule="auto"/>
              <w:rPr>
                <w:moveFrom w:id="449" w:author="Palacherla, Susmitha C (NONUS)" w:date="2017-05-18T13:32:00Z"/>
                <w:rFonts w:ascii="Times New Roman" w:hAnsi="Times New Roman"/>
                <w:noProof/>
                <w:sz w:val="20"/>
                <w:szCs w:val="20"/>
              </w:rPr>
            </w:pPr>
            <w:moveFrom w:id="450"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sz w:val="20"/>
                  <w:szCs w:val="20"/>
                </w:rPr>
                <w:tab/>
                <w:t>Failure = Microsoft.SqlServer.Dts.Runtime.DTSExecResult.Failure</w:t>
              </w:r>
            </w:moveFrom>
          </w:p>
          <w:p w:rsidR="00063847" w:rsidRPr="00257251" w:rsidDel="007E09F1" w:rsidRDefault="00063847" w:rsidP="00063847">
            <w:pPr>
              <w:autoSpaceDE w:val="0"/>
              <w:autoSpaceDN w:val="0"/>
              <w:adjustRightInd w:val="0"/>
              <w:spacing w:after="0" w:line="240" w:lineRule="auto"/>
              <w:rPr>
                <w:moveFrom w:id="451" w:author="Palacherla, Susmitha C (NONUS)" w:date="2017-05-18T13:32:00Z"/>
                <w:rFonts w:ascii="Times New Roman" w:hAnsi="Times New Roman"/>
                <w:noProof/>
                <w:color w:val="0000FF"/>
                <w:sz w:val="20"/>
                <w:szCs w:val="20"/>
              </w:rPr>
            </w:pPr>
            <w:moveFrom w:id="452"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Enum</w:t>
              </w:r>
            </w:moveFrom>
          </w:p>
          <w:p w:rsidR="00063847" w:rsidRPr="00257251" w:rsidDel="007E09F1" w:rsidRDefault="00063847" w:rsidP="00063847">
            <w:pPr>
              <w:autoSpaceDE w:val="0"/>
              <w:autoSpaceDN w:val="0"/>
              <w:adjustRightInd w:val="0"/>
              <w:spacing w:after="0" w:line="240" w:lineRule="auto"/>
              <w:rPr>
                <w:moveFrom w:id="453" w:author="Palacherla, Susmitha C (NONUS)" w:date="2017-05-18T13:32:00Z"/>
                <w:rFonts w:ascii="Times New Roman" w:hAnsi="Times New Roman"/>
                <w:noProof/>
                <w:sz w:val="20"/>
                <w:szCs w:val="20"/>
              </w:rPr>
            </w:pPr>
            <w:moveFrom w:id="454" w:author="Palacherla, Susmitha C (NONUS)" w:date="2017-05-18T13:32:00Z">
              <w:r w:rsidRPr="00257251" w:rsidDel="007E09F1">
                <w:rPr>
                  <w:rFonts w:ascii="Times New Roman" w:hAnsi="Times New Roman"/>
                  <w:noProof/>
                  <w:sz w:val="20"/>
                  <w:szCs w:val="20"/>
                </w:rPr>
                <w:tab/>
              </w:r>
            </w:moveFrom>
          </w:p>
          <w:p w:rsidR="00063847" w:rsidRPr="00257251" w:rsidDel="007E09F1" w:rsidRDefault="00063847" w:rsidP="00063847">
            <w:pPr>
              <w:autoSpaceDE w:val="0"/>
              <w:autoSpaceDN w:val="0"/>
              <w:adjustRightInd w:val="0"/>
              <w:spacing w:after="0" w:line="240" w:lineRule="auto"/>
              <w:rPr>
                <w:moveFrom w:id="455" w:author="Palacherla, Susmitha C (NONUS)" w:date="2017-05-18T13:32:00Z"/>
                <w:rFonts w:ascii="Times New Roman" w:hAnsi="Times New Roman"/>
                <w:noProof/>
                <w:sz w:val="20"/>
                <w:szCs w:val="20"/>
              </w:rPr>
            </w:pPr>
          </w:p>
          <w:p w:rsidR="00063847" w:rsidRPr="00257251" w:rsidDel="007E09F1" w:rsidRDefault="00063847" w:rsidP="00063847">
            <w:pPr>
              <w:autoSpaceDE w:val="0"/>
              <w:autoSpaceDN w:val="0"/>
              <w:adjustRightInd w:val="0"/>
              <w:spacing w:after="0" w:line="240" w:lineRule="auto"/>
              <w:rPr>
                <w:moveFrom w:id="456" w:author="Palacherla, Susmitha C (NONUS)" w:date="2017-05-18T13:32:00Z"/>
                <w:rFonts w:ascii="Times New Roman" w:hAnsi="Times New Roman"/>
                <w:noProof/>
                <w:color w:val="008000"/>
                <w:sz w:val="20"/>
                <w:szCs w:val="20"/>
              </w:rPr>
            </w:pPr>
            <w:moveFrom w:id="457"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The execution engine calls this method when the task executes.</w:t>
              </w:r>
            </w:moveFrom>
          </w:p>
          <w:p w:rsidR="00063847" w:rsidRPr="00257251" w:rsidDel="007E09F1" w:rsidRDefault="00063847" w:rsidP="00063847">
            <w:pPr>
              <w:autoSpaceDE w:val="0"/>
              <w:autoSpaceDN w:val="0"/>
              <w:adjustRightInd w:val="0"/>
              <w:spacing w:after="0" w:line="240" w:lineRule="auto"/>
              <w:rPr>
                <w:moveFrom w:id="458" w:author="Palacherla, Susmitha C (NONUS)" w:date="2017-05-18T13:32:00Z"/>
                <w:rFonts w:ascii="Times New Roman" w:hAnsi="Times New Roman"/>
                <w:noProof/>
                <w:color w:val="008000"/>
                <w:sz w:val="20"/>
                <w:szCs w:val="20"/>
              </w:rPr>
            </w:pPr>
            <w:moveFrom w:id="459"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access the object model, use the Dts property. Connections, variables, events,</w:t>
              </w:r>
            </w:moveFrom>
          </w:p>
          <w:p w:rsidR="00063847" w:rsidRPr="00257251" w:rsidDel="007E09F1" w:rsidRDefault="00063847" w:rsidP="00063847">
            <w:pPr>
              <w:autoSpaceDE w:val="0"/>
              <w:autoSpaceDN w:val="0"/>
              <w:adjustRightInd w:val="0"/>
              <w:spacing w:after="0" w:line="240" w:lineRule="auto"/>
              <w:rPr>
                <w:moveFrom w:id="460" w:author="Palacherla, Susmitha C (NONUS)" w:date="2017-05-18T13:32:00Z"/>
                <w:rFonts w:ascii="Times New Roman" w:hAnsi="Times New Roman"/>
                <w:noProof/>
                <w:color w:val="008000"/>
                <w:sz w:val="20"/>
                <w:szCs w:val="20"/>
              </w:rPr>
            </w:pPr>
            <w:moveFrom w:id="461"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and logging features are available as members of the Dts property as shown in the following examples.</w:t>
              </w:r>
            </w:moveFrom>
          </w:p>
          <w:p w:rsidR="00063847" w:rsidRPr="00257251" w:rsidDel="007E09F1" w:rsidRDefault="00063847" w:rsidP="00063847">
            <w:pPr>
              <w:autoSpaceDE w:val="0"/>
              <w:autoSpaceDN w:val="0"/>
              <w:adjustRightInd w:val="0"/>
              <w:spacing w:after="0" w:line="240" w:lineRule="auto"/>
              <w:rPr>
                <w:moveFrom w:id="462" w:author="Palacherla, Susmitha C (NONUS)" w:date="2017-05-18T13:32:00Z"/>
                <w:rFonts w:ascii="Times New Roman" w:hAnsi="Times New Roman"/>
                <w:noProof/>
                <w:color w:val="008000"/>
                <w:sz w:val="20"/>
                <w:szCs w:val="20"/>
              </w:rPr>
            </w:pPr>
            <w:moveFrom w:id="463"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w:t>
              </w:r>
            </w:moveFrom>
          </w:p>
          <w:p w:rsidR="00063847" w:rsidRPr="00257251" w:rsidDel="007E09F1" w:rsidRDefault="00063847" w:rsidP="00063847">
            <w:pPr>
              <w:autoSpaceDE w:val="0"/>
              <w:autoSpaceDN w:val="0"/>
              <w:adjustRightInd w:val="0"/>
              <w:spacing w:after="0" w:line="240" w:lineRule="auto"/>
              <w:rPr>
                <w:moveFrom w:id="464" w:author="Palacherla, Susmitha C (NONUS)" w:date="2017-05-18T13:32:00Z"/>
                <w:rFonts w:ascii="Times New Roman" w:hAnsi="Times New Roman"/>
                <w:noProof/>
                <w:color w:val="008000"/>
                <w:sz w:val="20"/>
                <w:szCs w:val="20"/>
              </w:rPr>
            </w:pPr>
            <w:moveFrom w:id="465"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reference a variable, call Dts.Variables("MyCaseSensitiveVariableName").Value</w:t>
              </w:r>
            </w:moveFrom>
          </w:p>
          <w:p w:rsidR="00063847" w:rsidRPr="00257251" w:rsidDel="007E09F1" w:rsidRDefault="00063847" w:rsidP="00063847">
            <w:pPr>
              <w:autoSpaceDE w:val="0"/>
              <w:autoSpaceDN w:val="0"/>
              <w:adjustRightInd w:val="0"/>
              <w:spacing w:after="0" w:line="240" w:lineRule="auto"/>
              <w:rPr>
                <w:moveFrom w:id="466" w:author="Palacherla, Susmitha C (NONUS)" w:date="2017-05-18T13:32:00Z"/>
                <w:rFonts w:ascii="Times New Roman" w:hAnsi="Times New Roman"/>
                <w:noProof/>
                <w:color w:val="008000"/>
                <w:sz w:val="20"/>
                <w:szCs w:val="20"/>
              </w:rPr>
            </w:pPr>
            <w:moveFrom w:id="467"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post a log entry, call Dts.Log("This is my log text", 999, Nothing)</w:t>
              </w:r>
            </w:moveFrom>
          </w:p>
          <w:p w:rsidR="00063847" w:rsidRPr="00257251" w:rsidDel="007E09F1" w:rsidRDefault="00063847" w:rsidP="00063847">
            <w:pPr>
              <w:autoSpaceDE w:val="0"/>
              <w:autoSpaceDN w:val="0"/>
              <w:adjustRightInd w:val="0"/>
              <w:spacing w:after="0" w:line="240" w:lineRule="auto"/>
              <w:rPr>
                <w:moveFrom w:id="468" w:author="Palacherla, Susmitha C (NONUS)" w:date="2017-05-18T13:32:00Z"/>
                <w:rFonts w:ascii="Times New Roman" w:hAnsi="Times New Roman"/>
                <w:noProof/>
                <w:color w:val="008000"/>
                <w:sz w:val="20"/>
                <w:szCs w:val="20"/>
              </w:rPr>
            </w:pPr>
            <w:moveFrom w:id="469"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fire an event, call Dts.Events.FireInformation(99, "test", "hit the help message", "", 0, True)</w:t>
              </w:r>
            </w:moveFrom>
          </w:p>
          <w:p w:rsidR="00063847" w:rsidRPr="00257251" w:rsidDel="007E09F1" w:rsidRDefault="00063847" w:rsidP="00063847">
            <w:pPr>
              <w:autoSpaceDE w:val="0"/>
              <w:autoSpaceDN w:val="0"/>
              <w:adjustRightInd w:val="0"/>
              <w:spacing w:after="0" w:line="240" w:lineRule="auto"/>
              <w:rPr>
                <w:moveFrom w:id="470" w:author="Palacherla, Susmitha C (NONUS)" w:date="2017-05-18T13:32:00Z"/>
                <w:rFonts w:ascii="Times New Roman" w:hAnsi="Times New Roman"/>
                <w:noProof/>
                <w:color w:val="008000"/>
                <w:sz w:val="20"/>
                <w:szCs w:val="20"/>
              </w:rPr>
            </w:pPr>
            <w:moveFrom w:id="471"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w:t>
              </w:r>
            </w:moveFrom>
          </w:p>
          <w:p w:rsidR="00063847" w:rsidRPr="00257251" w:rsidDel="007E09F1" w:rsidRDefault="00063847" w:rsidP="00063847">
            <w:pPr>
              <w:autoSpaceDE w:val="0"/>
              <w:autoSpaceDN w:val="0"/>
              <w:adjustRightInd w:val="0"/>
              <w:spacing w:after="0" w:line="240" w:lineRule="auto"/>
              <w:rPr>
                <w:moveFrom w:id="472" w:author="Palacherla, Susmitha C (NONUS)" w:date="2017-05-18T13:32:00Z"/>
                <w:rFonts w:ascii="Times New Roman" w:hAnsi="Times New Roman"/>
                <w:noProof/>
                <w:color w:val="008000"/>
                <w:sz w:val="20"/>
                <w:szCs w:val="20"/>
              </w:rPr>
            </w:pPr>
            <w:moveFrom w:id="473"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use the connections collection use something like the following:</w:t>
              </w:r>
            </w:moveFrom>
          </w:p>
          <w:p w:rsidR="00063847" w:rsidRPr="00257251" w:rsidDel="007E09F1" w:rsidRDefault="00063847" w:rsidP="00063847">
            <w:pPr>
              <w:autoSpaceDE w:val="0"/>
              <w:autoSpaceDN w:val="0"/>
              <w:adjustRightInd w:val="0"/>
              <w:spacing w:after="0" w:line="240" w:lineRule="auto"/>
              <w:rPr>
                <w:moveFrom w:id="474" w:author="Palacherla, Susmitha C (NONUS)" w:date="2017-05-18T13:32:00Z"/>
                <w:rFonts w:ascii="Times New Roman" w:hAnsi="Times New Roman"/>
                <w:noProof/>
                <w:color w:val="008000"/>
                <w:sz w:val="20"/>
                <w:szCs w:val="20"/>
              </w:rPr>
            </w:pPr>
            <w:moveFrom w:id="475"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ConnectionManager cm = Dts.Connections.Add("OLEDB")</w:t>
              </w:r>
            </w:moveFrom>
          </w:p>
          <w:p w:rsidR="00063847" w:rsidRPr="00257251" w:rsidDel="007E09F1" w:rsidRDefault="00063847" w:rsidP="00063847">
            <w:pPr>
              <w:autoSpaceDE w:val="0"/>
              <w:autoSpaceDN w:val="0"/>
              <w:adjustRightInd w:val="0"/>
              <w:spacing w:after="0" w:line="240" w:lineRule="auto"/>
              <w:rPr>
                <w:moveFrom w:id="476" w:author="Palacherla, Susmitha C (NONUS)" w:date="2017-05-18T13:32:00Z"/>
                <w:rFonts w:ascii="Times New Roman" w:hAnsi="Times New Roman"/>
                <w:noProof/>
                <w:color w:val="008000"/>
                <w:sz w:val="20"/>
                <w:szCs w:val="20"/>
              </w:rPr>
            </w:pPr>
            <w:moveFrom w:id="477"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cm.ConnectionString = "Data Source=localhost;Initial Catalog=AdventureWorks;Provider=SQLNCLI10;Integrated Security=SSPI;Auto Translate=False;"</w:t>
              </w:r>
            </w:moveFrom>
          </w:p>
          <w:p w:rsidR="00063847" w:rsidRPr="00257251" w:rsidDel="007E09F1" w:rsidRDefault="00063847" w:rsidP="00063847">
            <w:pPr>
              <w:autoSpaceDE w:val="0"/>
              <w:autoSpaceDN w:val="0"/>
              <w:adjustRightInd w:val="0"/>
              <w:spacing w:after="0" w:line="240" w:lineRule="auto"/>
              <w:rPr>
                <w:moveFrom w:id="478" w:author="Palacherla, Susmitha C (NONUS)" w:date="2017-05-18T13:32:00Z"/>
                <w:rFonts w:ascii="Times New Roman" w:hAnsi="Times New Roman"/>
                <w:noProof/>
                <w:color w:val="008000"/>
                <w:sz w:val="20"/>
                <w:szCs w:val="20"/>
              </w:rPr>
            </w:pPr>
            <w:moveFrom w:id="479"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w:t>
              </w:r>
            </w:moveFrom>
          </w:p>
          <w:p w:rsidR="00063847" w:rsidRPr="00257251" w:rsidDel="007E09F1" w:rsidRDefault="00063847" w:rsidP="00063847">
            <w:pPr>
              <w:autoSpaceDE w:val="0"/>
              <w:autoSpaceDN w:val="0"/>
              <w:adjustRightInd w:val="0"/>
              <w:spacing w:after="0" w:line="240" w:lineRule="auto"/>
              <w:rPr>
                <w:moveFrom w:id="480" w:author="Palacherla, Susmitha C (NONUS)" w:date="2017-05-18T13:32:00Z"/>
                <w:rFonts w:ascii="Times New Roman" w:hAnsi="Times New Roman"/>
                <w:noProof/>
                <w:color w:val="008000"/>
                <w:sz w:val="20"/>
                <w:szCs w:val="20"/>
              </w:rPr>
            </w:pPr>
            <w:moveFrom w:id="481"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Before returning from this method, set the value of Dts.TaskResult to indicate success or failure.</w:t>
              </w:r>
            </w:moveFrom>
          </w:p>
          <w:p w:rsidR="00063847" w:rsidRPr="00257251" w:rsidDel="007E09F1" w:rsidRDefault="00063847" w:rsidP="00063847">
            <w:pPr>
              <w:autoSpaceDE w:val="0"/>
              <w:autoSpaceDN w:val="0"/>
              <w:adjustRightInd w:val="0"/>
              <w:spacing w:after="0" w:line="240" w:lineRule="auto"/>
              <w:rPr>
                <w:moveFrom w:id="482" w:author="Palacherla, Susmitha C (NONUS)" w:date="2017-05-18T13:32:00Z"/>
                <w:rFonts w:ascii="Times New Roman" w:hAnsi="Times New Roman"/>
                <w:noProof/>
                <w:color w:val="008000"/>
                <w:sz w:val="20"/>
                <w:szCs w:val="20"/>
              </w:rPr>
            </w:pPr>
            <w:moveFrom w:id="483"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xml:space="preserve">' </w:t>
              </w:r>
            </w:moveFrom>
          </w:p>
          <w:p w:rsidR="00063847" w:rsidRPr="00257251" w:rsidDel="007E09F1" w:rsidRDefault="00063847" w:rsidP="00063847">
            <w:pPr>
              <w:autoSpaceDE w:val="0"/>
              <w:autoSpaceDN w:val="0"/>
              <w:adjustRightInd w:val="0"/>
              <w:spacing w:after="0" w:line="240" w:lineRule="auto"/>
              <w:rPr>
                <w:moveFrom w:id="484" w:author="Palacherla, Susmitha C (NONUS)" w:date="2017-05-18T13:32:00Z"/>
                <w:rFonts w:ascii="Times New Roman" w:hAnsi="Times New Roman"/>
                <w:noProof/>
                <w:color w:val="008000"/>
                <w:sz w:val="20"/>
                <w:szCs w:val="20"/>
              </w:rPr>
            </w:pPr>
            <w:moveFrom w:id="485"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open Help, press F1.</w:t>
              </w:r>
            </w:moveFrom>
          </w:p>
          <w:p w:rsidR="00063847" w:rsidRPr="00257251" w:rsidDel="007E09F1" w:rsidRDefault="00063847" w:rsidP="00063847">
            <w:pPr>
              <w:autoSpaceDE w:val="0"/>
              <w:autoSpaceDN w:val="0"/>
              <w:adjustRightInd w:val="0"/>
              <w:spacing w:after="0" w:line="240" w:lineRule="auto"/>
              <w:rPr>
                <w:moveFrom w:id="486" w:author="Palacherla, Susmitha C (NONUS)" w:date="2017-05-18T13:32:00Z"/>
                <w:rFonts w:ascii="Times New Roman" w:hAnsi="Times New Roman"/>
                <w:noProof/>
                <w:color w:val="008000"/>
                <w:sz w:val="20"/>
                <w:szCs w:val="20"/>
              </w:rPr>
            </w:pPr>
          </w:p>
          <w:p w:rsidR="00063847" w:rsidRPr="00257251" w:rsidDel="007E09F1" w:rsidRDefault="00063847" w:rsidP="00063847">
            <w:pPr>
              <w:autoSpaceDE w:val="0"/>
              <w:autoSpaceDN w:val="0"/>
              <w:adjustRightInd w:val="0"/>
              <w:spacing w:after="0" w:line="240" w:lineRule="auto"/>
              <w:rPr>
                <w:moveFrom w:id="487" w:author="Palacherla, Susmitha C (NONUS)" w:date="2017-05-18T13:32:00Z"/>
                <w:rFonts w:ascii="Times New Roman" w:hAnsi="Times New Roman"/>
                <w:noProof/>
                <w:sz w:val="20"/>
                <w:szCs w:val="20"/>
              </w:rPr>
            </w:pPr>
            <w:moveFrom w:id="488"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Public</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Sub</w:t>
              </w:r>
              <w:r w:rsidRPr="00257251" w:rsidDel="007E09F1">
                <w:rPr>
                  <w:rFonts w:ascii="Times New Roman" w:hAnsi="Times New Roman"/>
                  <w:noProof/>
                  <w:sz w:val="20"/>
                  <w:szCs w:val="20"/>
                </w:rPr>
                <w:t xml:space="preserve"> Main()</w:t>
              </w:r>
            </w:moveFrom>
          </w:p>
          <w:p w:rsidR="00063847" w:rsidRPr="00257251" w:rsidDel="007E09F1" w:rsidRDefault="00063847" w:rsidP="00063847">
            <w:pPr>
              <w:autoSpaceDE w:val="0"/>
              <w:autoSpaceDN w:val="0"/>
              <w:adjustRightInd w:val="0"/>
              <w:spacing w:after="0" w:line="240" w:lineRule="auto"/>
              <w:rPr>
                <w:moveFrom w:id="489" w:author="Palacherla, Susmitha C (NONUS)" w:date="2017-05-18T13:32:00Z"/>
                <w:rFonts w:ascii="Times New Roman" w:hAnsi="Times New Roman"/>
                <w:noProof/>
                <w:color w:val="0000FF"/>
                <w:sz w:val="20"/>
                <w:szCs w:val="20"/>
              </w:rPr>
            </w:pPr>
            <w:moveFrom w:id="490"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Dim</w:t>
              </w:r>
              <w:r w:rsidRPr="00257251" w:rsidDel="007E09F1">
                <w:rPr>
                  <w:rFonts w:ascii="Times New Roman" w:hAnsi="Times New Roman"/>
                  <w:noProof/>
                  <w:sz w:val="20"/>
                  <w:szCs w:val="20"/>
                </w:rPr>
                <w:t xml:space="preserve"> FileLoc, PSFile </w:t>
              </w:r>
              <w:r w:rsidRPr="00257251" w:rsidDel="007E09F1">
                <w:rPr>
                  <w:rFonts w:ascii="Times New Roman" w:hAnsi="Times New Roman"/>
                  <w:noProof/>
                  <w:color w:val="0000FF"/>
                  <w:sz w:val="20"/>
                  <w:szCs w:val="20"/>
                </w:rPr>
                <w:t>As</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String</w:t>
              </w:r>
            </w:moveFrom>
          </w:p>
          <w:p w:rsidR="00063847" w:rsidRPr="00257251" w:rsidDel="007E09F1" w:rsidRDefault="00063847" w:rsidP="00063847">
            <w:pPr>
              <w:autoSpaceDE w:val="0"/>
              <w:autoSpaceDN w:val="0"/>
              <w:adjustRightInd w:val="0"/>
              <w:spacing w:after="0" w:line="240" w:lineRule="auto"/>
              <w:rPr>
                <w:moveFrom w:id="491" w:author="Palacherla, Susmitha C (NONUS)" w:date="2017-05-18T13:32:00Z"/>
                <w:rFonts w:ascii="Times New Roman" w:hAnsi="Times New Roman"/>
                <w:noProof/>
                <w:sz w:val="20"/>
                <w:szCs w:val="20"/>
              </w:rPr>
            </w:pPr>
            <w:moveFrom w:id="492"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If</w:t>
              </w:r>
              <w:r w:rsidRPr="00257251" w:rsidDel="007E09F1">
                <w:rPr>
                  <w:rFonts w:ascii="Times New Roman" w:hAnsi="Times New Roman"/>
                  <w:noProof/>
                  <w:sz w:val="20"/>
                  <w:szCs w:val="20"/>
                </w:rPr>
                <w:t xml:space="preserve"> Dts.Variables.Contains(</w:t>
              </w:r>
              <w:r w:rsidRPr="00257251" w:rsidDel="007E09F1">
                <w:rPr>
                  <w:rFonts w:ascii="Times New Roman" w:hAnsi="Times New Roman"/>
                  <w:noProof/>
                  <w:color w:val="A31515"/>
                  <w:sz w:val="20"/>
                  <w:szCs w:val="20"/>
                </w:rPr>
                <w:t>"User::FileDir"</w:t>
              </w:r>
              <w:r w:rsidRPr="00257251" w:rsidDel="007E09F1">
                <w:rPr>
                  <w:rFonts w:ascii="Times New Roman" w:hAnsi="Times New Roman"/>
                  <w:noProof/>
                  <w:sz w:val="20"/>
                  <w:szCs w:val="20"/>
                </w:rPr>
                <w:t xml:space="preserve">) = </w:t>
              </w:r>
              <w:r w:rsidRPr="00257251" w:rsidDel="007E09F1">
                <w:rPr>
                  <w:rFonts w:ascii="Times New Roman" w:hAnsi="Times New Roman"/>
                  <w:noProof/>
                  <w:color w:val="0000FF"/>
                  <w:sz w:val="20"/>
                  <w:szCs w:val="20"/>
                </w:rPr>
                <w:t>True</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AndAlso</w:t>
              </w:r>
              <w:r w:rsidRPr="00257251" w:rsidDel="007E09F1">
                <w:rPr>
                  <w:rFonts w:ascii="Times New Roman" w:hAnsi="Times New Roman"/>
                  <w:noProof/>
                  <w:sz w:val="20"/>
                  <w:szCs w:val="20"/>
                </w:rPr>
                <w:t xml:space="preserve"> _</w:t>
              </w:r>
            </w:moveFrom>
          </w:p>
          <w:p w:rsidR="00063847" w:rsidRPr="00257251" w:rsidDel="007E09F1" w:rsidRDefault="00063847" w:rsidP="00063847">
            <w:pPr>
              <w:autoSpaceDE w:val="0"/>
              <w:autoSpaceDN w:val="0"/>
              <w:adjustRightInd w:val="0"/>
              <w:spacing w:after="0" w:line="240" w:lineRule="auto"/>
              <w:rPr>
                <w:moveFrom w:id="493" w:author="Palacherla, Susmitha C (NONUS)" w:date="2017-05-18T13:32:00Z"/>
                <w:rFonts w:ascii="Times New Roman" w:hAnsi="Times New Roman"/>
                <w:noProof/>
                <w:color w:val="0000FF"/>
                <w:sz w:val="20"/>
                <w:szCs w:val="20"/>
              </w:rPr>
            </w:pPr>
            <w:moveFrom w:id="494" w:author="Palacherla, Susmitha C (NONUS)" w:date="2017-05-18T13:32:00Z">
              <w:r w:rsidRPr="00257251" w:rsidDel="007E09F1">
                <w:rPr>
                  <w:rFonts w:ascii="Times New Roman" w:hAnsi="Times New Roman"/>
                  <w:noProof/>
                  <w:sz w:val="20"/>
                  <w:szCs w:val="20"/>
                </w:rPr>
                <w:t xml:space="preserve">        Dts.Variables.Contains(</w:t>
              </w:r>
              <w:r w:rsidRPr="00257251" w:rsidDel="007E09F1">
                <w:rPr>
                  <w:rFonts w:ascii="Times New Roman" w:hAnsi="Times New Roman"/>
                  <w:noProof/>
                  <w:color w:val="A31515"/>
                  <w:sz w:val="20"/>
                  <w:szCs w:val="20"/>
                </w:rPr>
                <w:t>"User::PSFile"</w:t>
              </w:r>
              <w:r w:rsidRPr="00257251" w:rsidDel="007E09F1">
                <w:rPr>
                  <w:rFonts w:ascii="Times New Roman" w:hAnsi="Times New Roman"/>
                  <w:noProof/>
                  <w:sz w:val="20"/>
                  <w:szCs w:val="20"/>
                </w:rPr>
                <w:t xml:space="preserve">) = </w:t>
              </w:r>
              <w:r w:rsidRPr="00257251" w:rsidDel="007E09F1">
                <w:rPr>
                  <w:rFonts w:ascii="Times New Roman" w:hAnsi="Times New Roman"/>
                  <w:noProof/>
                  <w:color w:val="0000FF"/>
                  <w:sz w:val="20"/>
                  <w:szCs w:val="20"/>
                </w:rPr>
                <w:t>True</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Then</w:t>
              </w:r>
            </w:moveFrom>
          </w:p>
          <w:p w:rsidR="00063847" w:rsidRPr="00257251" w:rsidDel="007E09F1" w:rsidRDefault="00063847" w:rsidP="00063847">
            <w:pPr>
              <w:autoSpaceDE w:val="0"/>
              <w:autoSpaceDN w:val="0"/>
              <w:adjustRightInd w:val="0"/>
              <w:spacing w:after="0" w:line="240" w:lineRule="auto"/>
              <w:rPr>
                <w:moveFrom w:id="495" w:author="Palacherla, Susmitha C (NONUS)" w:date="2017-05-18T13:32:00Z"/>
                <w:rFonts w:ascii="Times New Roman" w:hAnsi="Times New Roman"/>
                <w:noProof/>
                <w:sz w:val="20"/>
                <w:szCs w:val="20"/>
              </w:rPr>
            </w:pPr>
            <w:moveFrom w:id="496" w:author="Palacherla, Susmitha C (NONUS)" w:date="2017-05-18T13:32:00Z">
              <w:r w:rsidRPr="00257251" w:rsidDel="007E09F1">
                <w:rPr>
                  <w:rFonts w:ascii="Times New Roman" w:hAnsi="Times New Roman"/>
                  <w:noProof/>
                  <w:sz w:val="20"/>
                  <w:szCs w:val="20"/>
                </w:rPr>
                <w:t xml:space="preserve">            FileLoc = </w:t>
              </w:r>
              <w:r w:rsidRPr="00257251" w:rsidDel="007E09F1">
                <w:rPr>
                  <w:rFonts w:ascii="Times New Roman" w:hAnsi="Times New Roman"/>
                  <w:noProof/>
                  <w:color w:val="0000FF"/>
                  <w:sz w:val="20"/>
                  <w:szCs w:val="20"/>
                </w:rPr>
                <w:t>CStr</w:t>
              </w:r>
              <w:r w:rsidRPr="00257251" w:rsidDel="007E09F1">
                <w:rPr>
                  <w:rFonts w:ascii="Times New Roman" w:hAnsi="Times New Roman"/>
                  <w:noProof/>
                  <w:sz w:val="20"/>
                  <w:szCs w:val="20"/>
                </w:rPr>
                <w:t>(Dts.Variables(</w:t>
              </w:r>
              <w:r w:rsidRPr="00257251" w:rsidDel="007E09F1">
                <w:rPr>
                  <w:rFonts w:ascii="Times New Roman" w:hAnsi="Times New Roman"/>
                  <w:noProof/>
                  <w:color w:val="A31515"/>
                  <w:sz w:val="20"/>
                  <w:szCs w:val="20"/>
                </w:rPr>
                <w:t>"User::FileDir"</w:t>
              </w:r>
              <w:r w:rsidRPr="00257251" w:rsidDel="007E09F1">
                <w:rPr>
                  <w:rFonts w:ascii="Times New Roman" w:hAnsi="Times New Roman"/>
                  <w:noProof/>
                  <w:sz w:val="20"/>
                  <w:szCs w:val="20"/>
                </w:rPr>
                <w:t>).Value)</w:t>
              </w:r>
            </w:moveFrom>
          </w:p>
          <w:p w:rsidR="00063847" w:rsidRPr="00257251" w:rsidDel="007E09F1" w:rsidRDefault="00063847" w:rsidP="00063847">
            <w:pPr>
              <w:autoSpaceDE w:val="0"/>
              <w:autoSpaceDN w:val="0"/>
              <w:adjustRightInd w:val="0"/>
              <w:spacing w:after="0" w:line="240" w:lineRule="auto"/>
              <w:rPr>
                <w:moveFrom w:id="497" w:author="Palacherla, Susmitha C (NONUS)" w:date="2017-05-18T13:32:00Z"/>
                <w:rFonts w:ascii="Times New Roman" w:hAnsi="Times New Roman"/>
                <w:noProof/>
                <w:sz w:val="20"/>
                <w:szCs w:val="20"/>
              </w:rPr>
            </w:pPr>
            <w:moveFrom w:id="498" w:author="Palacherla, Susmitha C (NONUS)" w:date="2017-05-18T13:32:00Z">
              <w:r w:rsidRPr="00257251" w:rsidDel="007E09F1">
                <w:rPr>
                  <w:rFonts w:ascii="Times New Roman" w:hAnsi="Times New Roman"/>
                  <w:noProof/>
                  <w:sz w:val="20"/>
                  <w:szCs w:val="20"/>
                </w:rPr>
                <w:t xml:space="preserve">            PSFile = </w:t>
              </w:r>
              <w:r w:rsidRPr="00257251" w:rsidDel="007E09F1">
                <w:rPr>
                  <w:rFonts w:ascii="Times New Roman" w:hAnsi="Times New Roman"/>
                  <w:noProof/>
                  <w:color w:val="0000FF"/>
                  <w:sz w:val="20"/>
                  <w:szCs w:val="20"/>
                </w:rPr>
                <w:t>CStr</w:t>
              </w:r>
              <w:r w:rsidRPr="00257251" w:rsidDel="007E09F1">
                <w:rPr>
                  <w:rFonts w:ascii="Times New Roman" w:hAnsi="Times New Roman"/>
                  <w:noProof/>
                  <w:sz w:val="20"/>
                  <w:szCs w:val="20"/>
                </w:rPr>
                <w:t>(Dts.Variables.Item(</w:t>
              </w:r>
              <w:r w:rsidRPr="00257251" w:rsidDel="007E09F1">
                <w:rPr>
                  <w:rFonts w:ascii="Times New Roman" w:hAnsi="Times New Roman"/>
                  <w:noProof/>
                  <w:color w:val="A31515"/>
                  <w:sz w:val="20"/>
                  <w:szCs w:val="20"/>
                </w:rPr>
                <w:t>"User::PSFile"</w:t>
              </w:r>
              <w:r w:rsidRPr="00257251" w:rsidDel="007E09F1">
                <w:rPr>
                  <w:rFonts w:ascii="Times New Roman" w:hAnsi="Times New Roman"/>
                  <w:noProof/>
                  <w:sz w:val="20"/>
                  <w:szCs w:val="20"/>
                </w:rPr>
                <w:t>).Value)</w:t>
              </w:r>
            </w:moveFrom>
          </w:p>
          <w:p w:rsidR="00063847" w:rsidRPr="00257251" w:rsidDel="007E09F1" w:rsidRDefault="00063847" w:rsidP="00063847">
            <w:pPr>
              <w:autoSpaceDE w:val="0"/>
              <w:autoSpaceDN w:val="0"/>
              <w:adjustRightInd w:val="0"/>
              <w:spacing w:after="0" w:line="240" w:lineRule="auto"/>
              <w:rPr>
                <w:moveFrom w:id="499" w:author="Palacherla, Susmitha C (NONUS)" w:date="2017-05-18T13:32:00Z"/>
                <w:rFonts w:ascii="Times New Roman" w:hAnsi="Times New Roman"/>
                <w:noProof/>
                <w:color w:val="008000"/>
                <w:sz w:val="20"/>
                <w:szCs w:val="20"/>
              </w:rPr>
            </w:pPr>
            <w:moveFrom w:id="500"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8000"/>
                  <w:sz w:val="20"/>
                  <w:szCs w:val="20"/>
                </w:rPr>
                <w:t xml:space="preserve">'System.Windows.Forms.MessageBox.Show("ToLoadDirectory:"+FileLoc+"YesterdayFile:" + AGTSFile) </w:t>
              </w:r>
            </w:moveFrom>
          </w:p>
          <w:p w:rsidR="00063847" w:rsidRPr="00257251" w:rsidDel="007E09F1" w:rsidRDefault="00063847" w:rsidP="00063847">
            <w:pPr>
              <w:autoSpaceDE w:val="0"/>
              <w:autoSpaceDN w:val="0"/>
              <w:adjustRightInd w:val="0"/>
              <w:spacing w:after="0" w:line="240" w:lineRule="auto"/>
              <w:rPr>
                <w:moveFrom w:id="501" w:author="Palacherla, Susmitha C (NONUS)" w:date="2017-05-18T13:32:00Z"/>
                <w:rFonts w:ascii="Times New Roman" w:hAnsi="Times New Roman"/>
                <w:noProof/>
                <w:color w:val="0000FF"/>
                <w:sz w:val="20"/>
                <w:szCs w:val="20"/>
              </w:rPr>
            </w:pPr>
            <w:moveFrom w:id="502"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If</w:t>
              </w:r>
              <w:r w:rsidRPr="00257251" w:rsidDel="007E09F1">
                <w:rPr>
                  <w:rFonts w:ascii="Times New Roman" w:hAnsi="Times New Roman"/>
                  <w:noProof/>
                  <w:sz w:val="20"/>
                  <w:szCs w:val="20"/>
                </w:rPr>
                <w:t xml:space="preserve"> File.Exists(FileLoc + PSFile) </w:t>
              </w:r>
              <w:r w:rsidRPr="00257251" w:rsidDel="007E09F1">
                <w:rPr>
                  <w:rFonts w:ascii="Times New Roman" w:hAnsi="Times New Roman"/>
                  <w:noProof/>
                  <w:color w:val="0000FF"/>
                  <w:sz w:val="20"/>
                  <w:szCs w:val="20"/>
                </w:rPr>
                <w:t>Then</w:t>
              </w:r>
            </w:moveFrom>
          </w:p>
          <w:p w:rsidR="00063847" w:rsidRPr="00257251" w:rsidDel="007E09F1" w:rsidRDefault="00063847" w:rsidP="00063847">
            <w:pPr>
              <w:autoSpaceDE w:val="0"/>
              <w:autoSpaceDN w:val="0"/>
              <w:adjustRightInd w:val="0"/>
              <w:spacing w:after="0" w:line="240" w:lineRule="auto"/>
              <w:rPr>
                <w:moveFrom w:id="503" w:author="Palacherla, Susmitha C (NONUS)" w:date="2017-05-18T13:32:00Z"/>
                <w:rFonts w:ascii="Times New Roman" w:hAnsi="Times New Roman"/>
                <w:noProof/>
                <w:color w:val="0000FF"/>
                <w:sz w:val="20"/>
                <w:szCs w:val="20"/>
              </w:rPr>
            </w:pPr>
            <w:moveFrom w:id="504" w:author="Palacherla, Susmitha C (NONUS)" w:date="2017-05-18T13:32:00Z">
              <w:r w:rsidRPr="00257251" w:rsidDel="007E09F1">
                <w:rPr>
                  <w:rFonts w:ascii="Times New Roman" w:hAnsi="Times New Roman"/>
                  <w:noProof/>
                  <w:sz w:val="20"/>
                  <w:szCs w:val="20"/>
                </w:rPr>
                <w:t xml:space="preserve">                Dts.Variables.Item(</w:t>
              </w:r>
              <w:r w:rsidRPr="00257251" w:rsidDel="007E09F1">
                <w:rPr>
                  <w:rFonts w:ascii="Times New Roman" w:hAnsi="Times New Roman"/>
                  <w:noProof/>
                  <w:color w:val="A31515"/>
                  <w:sz w:val="20"/>
                  <w:szCs w:val="20"/>
                </w:rPr>
                <w:t>"User::PSFileExists"</w:t>
              </w:r>
              <w:r w:rsidRPr="00257251" w:rsidDel="007E09F1">
                <w:rPr>
                  <w:rFonts w:ascii="Times New Roman" w:hAnsi="Times New Roman"/>
                  <w:noProof/>
                  <w:sz w:val="20"/>
                  <w:szCs w:val="20"/>
                </w:rPr>
                <w:t xml:space="preserve">).Value = </w:t>
              </w:r>
              <w:r w:rsidRPr="00257251" w:rsidDel="007E09F1">
                <w:rPr>
                  <w:rFonts w:ascii="Times New Roman" w:hAnsi="Times New Roman"/>
                  <w:noProof/>
                  <w:color w:val="0000FF"/>
                  <w:sz w:val="20"/>
                  <w:szCs w:val="20"/>
                </w:rPr>
                <w:t>True</w:t>
              </w:r>
            </w:moveFrom>
          </w:p>
          <w:p w:rsidR="00063847" w:rsidRPr="00257251" w:rsidDel="007E09F1" w:rsidRDefault="00063847" w:rsidP="00063847">
            <w:pPr>
              <w:autoSpaceDE w:val="0"/>
              <w:autoSpaceDN w:val="0"/>
              <w:adjustRightInd w:val="0"/>
              <w:spacing w:after="0" w:line="240" w:lineRule="auto"/>
              <w:rPr>
                <w:moveFrom w:id="505" w:author="Palacherla, Susmitha C (NONUS)" w:date="2017-05-18T13:32:00Z"/>
                <w:rFonts w:ascii="Times New Roman" w:hAnsi="Times New Roman"/>
                <w:noProof/>
                <w:color w:val="008000"/>
                <w:sz w:val="20"/>
                <w:szCs w:val="20"/>
              </w:rPr>
            </w:pPr>
            <w:moveFrom w:id="506"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8000"/>
                  <w:sz w:val="20"/>
                  <w:szCs w:val="20"/>
                </w:rPr>
                <w:t>'System.Windows.Forms.MessageBox.Show("File exists")</w:t>
              </w:r>
            </w:moveFrom>
          </w:p>
          <w:p w:rsidR="00063847" w:rsidRPr="00257251" w:rsidDel="007E09F1" w:rsidRDefault="00063847" w:rsidP="00063847">
            <w:pPr>
              <w:autoSpaceDE w:val="0"/>
              <w:autoSpaceDN w:val="0"/>
              <w:adjustRightInd w:val="0"/>
              <w:spacing w:after="0" w:line="240" w:lineRule="auto"/>
              <w:rPr>
                <w:moveFrom w:id="507" w:author="Palacherla, Susmitha C (NONUS)" w:date="2017-05-18T13:32:00Z"/>
                <w:rFonts w:ascii="Times New Roman" w:hAnsi="Times New Roman"/>
                <w:noProof/>
                <w:color w:val="0000FF"/>
                <w:sz w:val="20"/>
                <w:szCs w:val="20"/>
              </w:rPr>
            </w:pPr>
            <w:moveFrom w:id="508"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Else</w:t>
              </w:r>
            </w:moveFrom>
          </w:p>
          <w:p w:rsidR="00063847" w:rsidRPr="00257251" w:rsidDel="007E09F1" w:rsidRDefault="00063847" w:rsidP="00063847">
            <w:pPr>
              <w:autoSpaceDE w:val="0"/>
              <w:autoSpaceDN w:val="0"/>
              <w:adjustRightInd w:val="0"/>
              <w:spacing w:after="0" w:line="240" w:lineRule="auto"/>
              <w:rPr>
                <w:moveFrom w:id="509" w:author="Palacherla, Susmitha C (NONUS)" w:date="2017-05-18T13:32:00Z"/>
                <w:rFonts w:ascii="Times New Roman" w:hAnsi="Times New Roman"/>
                <w:noProof/>
                <w:color w:val="0000FF"/>
                <w:sz w:val="20"/>
                <w:szCs w:val="20"/>
              </w:rPr>
            </w:pPr>
            <w:moveFrom w:id="510" w:author="Palacherla, Susmitha C (NONUS)" w:date="2017-05-18T13:32:00Z">
              <w:r w:rsidRPr="00257251" w:rsidDel="007E09F1">
                <w:rPr>
                  <w:rFonts w:ascii="Times New Roman" w:hAnsi="Times New Roman"/>
                  <w:noProof/>
                  <w:sz w:val="20"/>
                  <w:szCs w:val="20"/>
                </w:rPr>
                <w:t xml:space="preserve">                Dts.Variables.Item(</w:t>
              </w:r>
              <w:r w:rsidRPr="00257251" w:rsidDel="007E09F1">
                <w:rPr>
                  <w:rFonts w:ascii="Times New Roman" w:hAnsi="Times New Roman"/>
                  <w:noProof/>
                  <w:color w:val="A31515"/>
                  <w:sz w:val="20"/>
                  <w:szCs w:val="20"/>
                </w:rPr>
                <w:t>"User::PSFileExists"</w:t>
              </w:r>
              <w:r w:rsidRPr="00257251" w:rsidDel="007E09F1">
                <w:rPr>
                  <w:rFonts w:ascii="Times New Roman" w:hAnsi="Times New Roman"/>
                  <w:noProof/>
                  <w:sz w:val="20"/>
                  <w:szCs w:val="20"/>
                </w:rPr>
                <w:t xml:space="preserve">).Value = </w:t>
              </w:r>
              <w:r w:rsidRPr="00257251" w:rsidDel="007E09F1">
                <w:rPr>
                  <w:rFonts w:ascii="Times New Roman" w:hAnsi="Times New Roman"/>
                  <w:noProof/>
                  <w:color w:val="0000FF"/>
                  <w:sz w:val="20"/>
                  <w:szCs w:val="20"/>
                </w:rPr>
                <w:t>False</w:t>
              </w:r>
            </w:moveFrom>
          </w:p>
          <w:p w:rsidR="00063847" w:rsidRPr="00257251" w:rsidDel="007E09F1" w:rsidRDefault="00063847" w:rsidP="00063847">
            <w:pPr>
              <w:autoSpaceDE w:val="0"/>
              <w:autoSpaceDN w:val="0"/>
              <w:adjustRightInd w:val="0"/>
              <w:spacing w:after="0" w:line="240" w:lineRule="auto"/>
              <w:rPr>
                <w:moveFrom w:id="511" w:author="Palacherla, Susmitha C (NONUS)" w:date="2017-05-18T13:32:00Z"/>
                <w:rFonts w:ascii="Times New Roman" w:hAnsi="Times New Roman"/>
                <w:noProof/>
                <w:color w:val="008000"/>
                <w:sz w:val="20"/>
                <w:szCs w:val="20"/>
              </w:rPr>
            </w:pPr>
            <w:moveFrom w:id="512"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8000"/>
                  <w:sz w:val="20"/>
                  <w:szCs w:val="20"/>
                </w:rPr>
                <w:t>'System.Windows.Forms.MessageBox.Show("File not exists")</w:t>
              </w:r>
            </w:moveFrom>
          </w:p>
          <w:p w:rsidR="00063847" w:rsidRPr="00257251" w:rsidDel="007E09F1" w:rsidRDefault="00063847" w:rsidP="00063847">
            <w:pPr>
              <w:autoSpaceDE w:val="0"/>
              <w:autoSpaceDN w:val="0"/>
              <w:adjustRightInd w:val="0"/>
              <w:spacing w:after="0" w:line="240" w:lineRule="auto"/>
              <w:rPr>
                <w:moveFrom w:id="513" w:author="Palacherla, Susmitha C (NONUS)" w:date="2017-05-18T13:32:00Z"/>
                <w:rFonts w:ascii="Times New Roman" w:hAnsi="Times New Roman"/>
                <w:noProof/>
                <w:color w:val="0000FF"/>
                <w:sz w:val="20"/>
                <w:szCs w:val="20"/>
              </w:rPr>
            </w:pPr>
            <w:moveFrom w:id="514"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If</w:t>
              </w:r>
            </w:moveFrom>
          </w:p>
          <w:p w:rsidR="00063847" w:rsidRPr="00257251" w:rsidDel="007E09F1" w:rsidRDefault="00063847" w:rsidP="00063847">
            <w:pPr>
              <w:autoSpaceDE w:val="0"/>
              <w:autoSpaceDN w:val="0"/>
              <w:adjustRightInd w:val="0"/>
              <w:spacing w:after="0" w:line="240" w:lineRule="auto"/>
              <w:rPr>
                <w:moveFrom w:id="515" w:author="Palacherla, Susmitha C (NONUS)" w:date="2017-05-18T13:32:00Z"/>
                <w:rFonts w:ascii="Times New Roman" w:hAnsi="Times New Roman"/>
                <w:noProof/>
                <w:sz w:val="20"/>
                <w:szCs w:val="20"/>
              </w:rPr>
            </w:pPr>
            <w:moveFrom w:id="516" w:author="Palacherla, Susmitha C (NONUS)" w:date="2017-05-18T13:32:00Z">
              <w:r w:rsidRPr="00257251" w:rsidDel="007E09F1">
                <w:rPr>
                  <w:rFonts w:ascii="Times New Roman" w:hAnsi="Times New Roman"/>
                  <w:noProof/>
                  <w:sz w:val="20"/>
                  <w:szCs w:val="20"/>
                </w:rPr>
                <w:t xml:space="preserve">            Dts.TaskResult = ScriptResults.Success</w:t>
              </w:r>
            </w:moveFrom>
          </w:p>
          <w:p w:rsidR="00063847" w:rsidRPr="00257251" w:rsidDel="007E09F1" w:rsidRDefault="00063847" w:rsidP="00063847">
            <w:pPr>
              <w:autoSpaceDE w:val="0"/>
              <w:autoSpaceDN w:val="0"/>
              <w:adjustRightInd w:val="0"/>
              <w:spacing w:after="0" w:line="240" w:lineRule="auto"/>
              <w:rPr>
                <w:moveFrom w:id="517" w:author="Palacherla, Susmitha C (NONUS)" w:date="2017-05-18T13:32:00Z"/>
                <w:rFonts w:ascii="Times New Roman" w:hAnsi="Times New Roman"/>
                <w:noProof/>
                <w:color w:val="0000FF"/>
                <w:sz w:val="20"/>
                <w:szCs w:val="20"/>
              </w:rPr>
            </w:pPr>
            <w:moveFrom w:id="518"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Else</w:t>
              </w:r>
            </w:moveFrom>
          </w:p>
          <w:p w:rsidR="00063847" w:rsidRPr="00257251" w:rsidDel="007E09F1" w:rsidRDefault="00063847" w:rsidP="00063847">
            <w:pPr>
              <w:autoSpaceDE w:val="0"/>
              <w:autoSpaceDN w:val="0"/>
              <w:adjustRightInd w:val="0"/>
              <w:spacing w:after="0" w:line="240" w:lineRule="auto"/>
              <w:rPr>
                <w:moveFrom w:id="519" w:author="Palacherla, Susmitha C (NONUS)" w:date="2017-05-18T13:32:00Z"/>
                <w:rFonts w:ascii="Times New Roman" w:hAnsi="Times New Roman"/>
                <w:noProof/>
                <w:sz w:val="20"/>
                <w:szCs w:val="20"/>
              </w:rPr>
            </w:pPr>
            <w:moveFrom w:id="520" w:author="Palacherla, Susmitha C (NONUS)" w:date="2017-05-18T13:32:00Z">
              <w:r w:rsidRPr="00257251" w:rsidDel="007E09F1">
                <w:rPr>
                  <w:rFonts w:ascii="Times New Roman" w:hAnsi="Times New Roman"/>
                  <w:noProof/>
                  <w:sz w:val="20"/>
                  <w:szCs w:val="20"/>
                </w:rPr>
                <w:t xml:space="preserve">            Dts.TaskResult = ScriptResults.Failure</w:t>
              </w:r>
            </w:moveFrom>
          </w:p>
          <w:p w:rsidR="00063847" w:rsidRPr="00257251" w:rsidDel="007E09F1" w:rsidRDefault="00063847" w:rsidP="00063847">
            <w:pPr>
              <w:autoSpaceDE w:val="0"/>
              <w:autoSpaceDN w:val="0"/>
              <w:adjustRightInd w:val="0"/>
              <w:spacing w:after="0" w:line="240" w:lineRule="auto"/>
              <w:rPr>
                <w:moveFrom w:id="521" w:author="Palacherla, Susmitha C (NONUS)" w:date="2017-05-18T13:32:00Z"/>
                <w:rFonts w:ascii="Times New Roman" w:hAnsi="Times New Roman"/>
                <w:noProof/>
                <w:color w:val="0000FF"/>
                <w:sz w:val="20"/>
                <w:szCs w:val="20"/>
              </w:rPr>
            </w:pPr>
            <w:moveFrom w:id="522"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If</w:t>
              </w:r>
            </w:moveFrom>
          </w:p>
          <w:p w:rsidR="00063847" w:rsidRPr="00257251" w:rsidDel="007E09F1" w:rsidRDefault="00063847" w:rsidP="00063847">
            <w:pPr>
              <w:autoSpaceDE w:val="0"/>
              <w:autoSpaceDN w:val="0"/>
              <w:adjustRightInd w:val="0"/>
              <w:spacing w:after="0" w:line="240" w:lineRule="auto"/>
              <w:rPr>
                <w:moveFrom w:id="523" w:author="Palacherla, Susmitha C (NONUS)" w:date="2017-05-18T13:32:00Z"/>
                <w:rFonts w:ascii="Times New Roman" w:hAnsi="Times New Roman"/>
                <w:noProof/>
                <w:color w:val="0000FF"/>
                <w:sz w:val="20"/>
                <w:szCs w:val="20"/>
              </w:rPr>
            </w:pPr>
            <w:moveFrom w:id="524"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Sub</w:t>
              </w:r>
            </w:moveFrom>
          </w:p>
          <w:p w:rsidR="00063847" w:rsidRPr="00257251" w:rsidDel="007E09F1" w:rsidRDefault="00063847" w:rsidP="00063847">
            <w:pPr>
              <w:widowControl w:val="0"/>
              <w:autoSpaceDE w:val="0"/>
              <w:autoSpaceDN w:val="0"/>
              <w:adjustRightInd w:val="0"/>
              <w:spacing w:after="0" w:line="240" w:lineRule="auto"/>
              <w:rPr>
                <w:moveFrom w:id="525" w:author="Palacherla, Susmitha C (NONUS)" w:date="2017-05-18T13:32:00Z"/>
                <w:rFonts w:ascii="Times New Roman" w:hAnsi="Times New Roman"/>
                <w:sz w:val="24"/>
                <w:szCs w:val="24"/>
              </w:rPr>
            </w:pPr>
            <w:moveFrom w:id="526" w:author="Palacherla, Susmitha C (NONUS)" w:date="2017-05-18T13:32:00Z">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Class</w:t>
              </w:r>
            </w:moveFrom>
          </w:p>
        </w:tc>
      </w:tr>
      <w:moveFromRangeEnd w:id="417"/>
      <w:tr w:rsidR="007E09F1" w:rsidRPr="00257251" w:rsidTr="007E09F1">
        <w:tc>
          <w:tcPr>
            <w:tcW w:w="9576" w:type="dxa"/>
          </w:tcPr>
          <w:p w:rsidR="007E09F1" w:rsidRPr="00257251" w:rsidRDefault="007E09F1" w:rsidP="007E09F1">
            <w:pPr>
              <w:autoSpaceDE w:val="0"/>
              <w:autoSpaceDN w:val="0"/>
              <w:adjustRightInd w:val="0"/>
              <w:spacing w:after="0" w:line="240" w:lineRule="auto"/>
              <w:rPr>
                <w:moveTo w:id="527" w:author="Palacherla, Susmitha C (NONUS)" w:date="2017-05-18T13:32:00Z"/>
                <w:rFonts w:ascii="Times New Roman" w:hAnsi="Times New Roman"/>
                <w:noProof/>
                <w:color w:val="008000"/>
                <w:sz w:val="20"/>
                <w:szCs w:val="20"/>
              </w:rPr>
            </w:pPr>
            <w:moveToRangeStart w:id="528" w:author="Palacherla, Susmitha C (NONUS)" w:date="2017-05-18T13:32:00Z" w:name="move482877656"/>
            <w:moveTo w:id="529" w:author="Palacherla, Susmitha C (NONUS)" w:date="2017-05-18T13:32:00Z">
              <w:r w:rsidRPr="00257251">
                <w:rPr>
                  <w:rFonts w:ascii="Times New Roman" w:hAnsi="Times New Roman"/>
                  <w:noProof/>
                  <w:color w:val="008000"/>
                  <w:sz w:val="20"/>
                  <w:szCs w:val="20"/>
                </w:rPr>
                <w:t>' Microsoft SQL Server Integration Services Script Task</w:t>
              </w:r>
            </w:moveTo>
          </w:p>
          <w:p w:rsidR="007E09F1" w:rsidRPr="00257251" w:rsidRDefault="007E09F1" w:rsidP="007E09F1">
            <w:pPr>
              <w:autoSpaceDE w:val="0"/>
              <w:autoSpaceDN w:val="0"/>
              <w:adjustRightInd w:val="0"/>
              <w:spacing w:after="0" w:line="240" w:lineRule="auto"/>
              <w:rPr>
                <w:moveTo w:id="530" w:author="Palacherla, Susmitha C (NONUS)" w:date="2017-05-18T13:32:00Z"/>
                <w:rFonts w:ascii="Times New Roman" w:hAnsi="Times New Roman"/>
                <w:noProof/>
                <w:color w:val="008000"/>
                <w:sz w:val="20"/>
                <w:szCs w:val="20"/>
              </w:rPr>
            </w:pPr>
            <w:moveTo w:id="531" w:author="Palacherla, Susmitha C (NONUS)" w:date="2017-05-18T13:32:00Z">
              <w:r w:rsidRPr="00257251">
                <w:rPr>
                  <w:rFonts w:ascii="Times New Roman" w:hAnsi="Times New Roman"/>
                  <w:noProof/>
                  <w:color w:val="008000"/>
                  <w:sz w:val="20"/>
                  <w:szCs w:val="20"/>
                </w:rPr>
                <w:t>' Write scripts using Microsoft Visual Basic 2008.</w:t>
              </w:r>
            </w:moveTo>
          </w:p>
          <w:p w:rsidR="007E09F1" w:rsidRPr="00257251" w:rsidRDefault="007E09F1" w:rsidP="007E09F1">
            <w:pPr>
              <w:autoSpaceDE w:val="0"/>
              <w:autoSpaceDN w:val="0"/>
              <w:adjustRightInd w:val="0"/>
              <w:spacing w:after="0" w:line="240" w:lineRule="auto"/>
              <w:rPr>
                <w:moveTo w:id="532" w:author="Palacherla, Susmitha C (NONUS)" w:date="2017-05-18T13:32:00Z"/>
                <w:rFonts w:ascii="Times New Roman" w:hAnsi="Times New Roman"/>
                <w:noProof/>
                <w:color w:val="008000"/>
                <w:sz w:val="20"/>
                <w:szCs w:val="20"/>
              </w:rPr>
            </w:pPr>
            <w:moveTo w:id="533" w:author="Palacherla, Susmitha C (NONUS)" w:date="2017-05-18T13:32:00Z">
              <w:r w:rsidRPr="00257251">
                <w:rPr>
                  <w:rFonts w:ascii="Times New Roman" w:hAnsi="Times New Roman"/>
                  <w:noProof/>
                  <w:color w:val="008000"/>
                  <w:sz w:val="20"/>
                  <w:szCs w:val="20"/>
                </w:rPr>
                <w:lastRenderedPageBreak/>
                <w:t>' The ScriptMain is the entry point class of the script.</w:t>
              </w:r>
            </w:moveTo>
          </w:p>
          <w:p w:rsidR="007E09F1" w:rsidRPr="00257251" w:rsidRDefault="007E09F1" w:rsidP="007E09F1">
            <w:pPr>
              <w:autoSpaceDE w:val="0"/>
              <w:autoSpaceDN w:val="0"/>
              <w:adjustRightInd w:val="0"/>
              <w:spacing w:after="0" w:line="240" w:lineRule="auto"/>
              <w:rPr>
                <w:moveTo w:id="534" w:author="Palacherla, Susmitha C (NONUS)" w:date="2017-05-18T13:32:00Z"/>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moveTo w:id="535" w:author="Palacherla, Susmitha C (NONUS)" w:date="2017-05-18T13:32:00Z"/>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moveTo w:id="536" w:author="Palacherla, Susmitha C (NONUS)" w:date="2017-05-18T13:32:00Z"/>
                <w:rFonts w:ascii="Times New Roman" w:hAnsi="Times New Roman"/>
                <w:noProof/>
                <w:sz w:val="20"/>
                <w:szCs w:val="20"/>
              </w:rPr>
            </w:pPr>
            <w:moveTo w:id="537"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w:t>
              </w:r>
            </w:moveTo>
          </w:p>
          <w:p w:rsidR="007E09F1" w:rsidRPr="00257251" w:rsidRDefault="007E09F1" w:rsidP="007E09F1">
            <w:pPr>
              <w:autoSpaceDE w:val="0"/>
              <w:autoSpaceDN w:val="0"/>
              <w:adjustRightInd w:val="0"/>
              <w:spacing w:after="0" w:line="240" w:lineRule="auto"/>
              <w:rPr>
                <w:moveTo w:id="538" w:author="Palacherla, Susmitha C (NONUS)" w:date="2017-05-18T13:32:00Z"/>
                <w:rFonts w:ascii="Times New Roman" w:hAnsi="Times New Roman"/>
                <w:noProof/>
                <w:sz w:val="20"/>
                <w:szCs w:val="20"/>
              </w:rPr>
            </w:pPr>
            <w:moveTo w:id="539"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System.Data</w:t>
              </w:r>
            </w:moveTo>
          </w:p>
          <w:p w:rsidR="007E09F1" w:rsidRPr="00257251" w:rsidRDefault="007E09F1" w:rsidP="007E09F1">
            <w:pPr>
              <w:autoSpaceDE w:val="0"/>
              <w:autoSpaceDN w:val="0"/>
              <w:adjustRightInd w:val="0"/>
              <w:spacing w:after="0" w:line="240" w:lineRule="auto"/>
              <w:rPr>
                <w:moveTo w:id="540" w:author="Palacherla, Susmitha C (NONUS)" w:date="2017-05-18T13:32:00Z"/>
                <w:rFonts w:ascii="Times New Roman" w:hAnsi="Times New Roman"/>
                <w:noProof/>
                <w:sz w:val="20"/>
                <w:szCs w:val="20"/>
              </w:rPr>
            </w:pPr>
            <w:moveTo w:id="541"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System.Math</w:t>
              </w:r>
            </w:moveTo>
          </w:p>
          <w:p w:rsidR="007E09F1" w:rsidRPr="00257251" w:rsidRDefault="007E09F1" w:rsidP="007E09F1">
            <w:pPr>
              <w:autoSpaceDE w:val="0"/>
              <w:autoSpaceDN w:val="0"/>
              <w:adjustRightInd w:val="0"/>
              <w:spacing w:after="0" w:line="240" w:lineRule="auto"/>
              <w:rPr>
                <w:moveTo w:id="542" w:author="Palacherla, Susmitha C (NONUS)" w:date="2017-05-18T13:32:00Z"/>
                <w:rFonts w:ascii="Times New Roman" w:hAnsi="Times New Roman"/>
                <w:noProof/>
                <w:sz w:val="20"/>
                <w:szCs w:val="20"/>
              </w:rPr>
            </w:pPr>
            <w:moveTo w:id="543"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System.IO</w:t>
              </w:r>
            </w:moveTo>
          </w:p>
          <w:p w:rsidR="007E09F1" w:rsidRPr="00257251" w:rsidRDefault="007E09F1" w:rsidP="007E09F1">
            <w:pPr>
              <w:autoSpaceDE w:val="0"/>
              <w:autoSpaceDN w:val="0"/>
              <w:adjustRightInd w:val="0"/>
              <w:spacing w:after="0" w:line="240" w:lineRule="auto"/>
              <w:rPr>
                <w:moveTo w:id="544" w:author="Palacherla, Susmitha C (NONUS)" w:date="2017-05-18T13:32:00Z"/>
                <w:rFonts w:ascii="Times New Roman" w:hAnsi="Times New Roman"/>
                <w:noProof/>
                <w:sz w:val="20"/>
                <w:szCs w:val="20"/>
              </w:rPr>
            </w:pPr>
            <w:moveTo w:id="545"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Microsoft.SqlServer.Dts.Runtime</w:t>
              </w:r>
            </w:moveTo>
          </w:p>
          <w:p w:rsidR="007E09F1" w:rsidRPr="00257251" w:rsidRDefault="007E09F1" w:rsidP="007E09F1">
            <w:pPr>
              <w:autoSpaceDE w:val="0"/>
              <w:autoSpaceDN w:val="0"/>
              <w:adjustRightInd w:val="0"/>
              <w:spacing w:after="0" w:line="240" w:lineRule="auto"/>
              <w:rPr>
                <w:moveTo w:id="546" w:author="Palacherla, Susmitha C (NONUS)" w:date="2017-05-18T13:32:00Z"/>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moveTo w:id="547" w:author="Palacherla, Susmitha C (NONUS)" w:date="2017-05-18T13:32:00Z"/>
                <w:rFonts w:ascii="Times New Roman" w:hAnsi="Times New Roman"/>
                <w:noProof/>
                <w:sz w:val="20"/>
                <w:szCs w:val="20"/>
              </w:rPr>
            </w:pPr>
            <w:moveTo w:id="548" w:author="Palacherla, Susmitha C (NONUS)" w:date="2017-05-18T13:32:00Z">
              <w:r w:rsidRPr="00257251">
                <w:rPr>
                  <w:rFonts w:ascii="Times New Roman" w:hAnsi="Times New Roman"/>
                  <w:noProof/>
                  <w:sz w:val="20"/>
                  <w:szCs w:val="20"/>
                </w:rPr>
                <w:t>&lt;System.AddIn.AddIn(</w:t>
              </w:r>
              <w:r w:rsidRPr="00257251">
                <w:rPr>
                  <w:rFonts w:ascii="Times New Roman" w:hAnsi="Times New Roman"/>
                  <w:noProof/>
                  <w:color w:val="A31515"/>
                  <w:sz w:val="20"/>
                  <w:szCs w:val="20"/>
                </w:rPr>
                <w:t>"ScriptMain"</w:t>
              </w:r>
              <w:r w:rsidRPr="00257251">
                <w:rPr>
                  <w:rFonts w:ascii="Times New Roman" w:hAnsi="Times New Roman"/>
                  <w:noProof/>
                  <w:sz w:val="20"/>
                  <w:szCs w:val="20"/>
                </w:rPr>
                <w:t>, Version:=</w:t>
              </w:r>
              <w:r w:rsidRPr="00257251">
                <w:rPr>
                  <w:rFonts w:ascii="Times New Roman" w:hAnsi="Times New Roman"/>
                  <w:noProof/>
                  <w:color w:val="A31515"/>
                  <w:sz w:val="20"/>
                  <w:szCs w:val="20"/>
                </w:rPr>
                <w:t>"1.0"</w:t>
              </w:r>
              <w:r w:rsidRPr="00257251">
                <w:rPr>
                  <w:rFonts w:ascii="Times New Roman" w:hAnsi="Times New Roman"/>
                  <w:noProof/>
                  <w:sz w:val="20"/>
                  <w:szCs w:val="20"/>
                </w:rPr>
                <w:t>, Publisher:=</w:t>
              </w:r>
              <w:r w:rsidRPr="00257251">
                <w:rPr>
                  <w:rFonts w:ascii="Times New Roman" w:hAnsi="Times New Roman"/>
                  <w:noProof/>
                  <w:color w:val="A31515"/>
                  <w:sz w:val="20"/>
                  <w:szCs w:val="20"/>
                </w:rPr>
                <w:t>""</w:t>
              </w:r>
              <w:r w:rsidRPr="00257251">
                <w:rPr>
                  <w:rFonts w:ascii="Times New Roman" w:hAnsi="Times New Roman"/>
                  <w:noProof/>
                  <w:sz w:val="20"/>
                  <w:szCs w:val="20"/>
                </w:rPr>
                <w:t>, Description:=</w:t>
              </w:r>
              <w:r w:rsidRPr="00257251">
                <w:rPr>
                  <w:rFonts w:ascii="Times New Roman" w:hAnsi="Times New Roman"/>
                  <w:noProof/>
                  <w:color w:val="A31515"/>
                  <w:sz w:val="20"/>
                  <w:szCs w:val="20"/>
                </w:rPr>
                <w:t>""</w:t>
              </w:r>
              <w:r w:rsidRPr="00257251">
                <w:rPr>
                  <w:rFonts w:ascii="Times New Roman" w:hAnsi="Times New Roman"/>
                  <w:noProof/>
                  <w:sz w:val="20"/>
                  <w:szCs w:val="20"/>
                </w:rPr>
                <w:t>)&gt; _</w:t>
              </w:r>
            </w:moveTo>
          </w:p>
          <w:p w:rsidR="007E09F1" w:rsidRPr="00257251" w:rsidRDefault="007E09F1" w:rsidP="007E09F1">
            <w:pPr>
              <w:autoSpaceDE w:val="0"/>
              <w:autoSpaceDN w:val="0"/>
              <w:adjustRightInd w:val="0"/>
              <w:spacing w:after="0" w:line="240" w:lineRule="auto"/>
              <w:rPr>
                <w:moveTo w:id="549" w:author="Palacherla, Susmitha C (NONUS)" w:date="2017-05-18T13:32:00Z"/>
                <w:rFonts w:ascii="Times New Roman" w:hAnsi="Times New Roman"/>
                <w:noProof/>
                <w:sz w:val="20"/>
                <w:szCs w:val="20"/>
              </w:rPr>
            </w:pPr>
            <w:moveTo w:id="550" w:author="Palacherla, Susmitha C (NONUS)" w:date="2017-05-18T13:32:00Z">
              <w:r w:rsidRPr="00257251">
                <w:rPr>
                  <w:rFonts w:ascii="Times New Roman" w:hAnsi="Times New Roman"/>
                  <w:noProof/>
                  <w:sz w:val="20"/>
                  <w:szCs w:val="20"/>
                </w:rPr>
                <w:t>&lt;System.CLSCompliantAttribute(</w:t>
              </w:r>
              <w:r w:rsidRPr="00257251">
                <w:rPr>
                  <w:rFonts w:ascii="Times New Roman" w:hAnsi="Times New Roman"/>
                  <w:noProof/>
                  <w:color w:val="0000FF"/>
                  <w:sz w:val="20"/>
                  <w:szCs w:val="20"/>
                </w:rPr>
                <w:t>False</w:t>
              </w:r>
              <w:r w:rsidRPr="00257251">
                <w:rPr>
                  <w:rFonts w:ascii="Times New Roman" w:hAnsi="Times New Roman"/>
                  <w:noProof/>
                  <w:sz w:val="20"/>
                  <w:szCs w:val="20"/>
                </w:rPr>
                <w:t>)&gt; _</w:t>
              </w:r>
            </w:moveTo>
          </w:p>
          <w:p w:rsidR="007E09F1" w:rsidRPr="00257251" w:rsidRDefault="007E09F1" w:rsidP="007E09F1">
            <w:pPr>
              <w:autoSpaceDE w:val="0"/>
              <w:autoSpaceDN w:val="0"/>
              <w:adjustRightInd w:val="0"/>
              <w:spacing w:after="0" w:line="240" w:lineRule="auto"/>
              <w:rPr>
                <w:moveTo w:id="551" w:author="Palacherla, Susmitha C (NONUS)" w:date="2017-05-18T13:32:00Z"/>
                <w:rFonts w:ascii="Times New Roman" w:hAnsi="Times New Roman"/>
                <w:noProof/>
                <w:sz w:val="20"/>
                <w:szCs w:val="20"/>
              </w:rPr>
            </w:pPr>
            <w:moveTo w:id="552" w:author="Palacherla, Susmitha C (NONUS)" w:date="2017-05-18T13:32:00Z">
              <w:r w:rsidRPr="00257251">
                <w:rPr>
                  <w:rFonts w:ascii="Times New Roman" w:hAnsi="Times New Roman"/>
                  <w:noProof/>
                  <w:color w:val="0000FF"/>
                  <w:sz w:val="20"/>
                  <w:szCs w:val="20"/>
                </w:rPr>
                <w:t>Partial</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Public</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Class</w:t>
              </w:r>
              <w:r w:rsidRPr="00257251">
                <w:rPr>
                  <w:rFonts w:ascii="Times New Roman" w:hAnsi="Times New Roman"/>
                  <w:noProof/>
                  <w:sz w:val="20"/>
                  <w:szCs w:val="20"/>
                </w:rPr>
                <w:t xml:space="preserve"> ScriptMain</w:t>
              </w:r>
            </w:moveTo>
          </w:p>
          <w:p w:rsidR="007E09F1" w:rsidRPr="00257251" w:rsidRDefault="007E09F1" w:rsidP="007E09F1">
            <w:pPr>
              <w:autoSpaceDE w:val="0"/>
              <w:autoSpaceDN w:val="0"/>
              <w:adjustRightInd w:val="0"/>
              <w:spacing w:after="0" w:line="240" w:lineRule="auto"/>
              <w:rPr>
                <w:moveTo w:id="553" w:author="Palacherla, Susmitha C (NONUS)" w:date="2017-05-18T13:32:00Z"/>
                <w:rFonts w:ascii="Times New Roman" w:hAnsi="Times New Roman"/>
                <w:noProof/>
                <w:sz w:val="20"/>
                <w:szCs w:val="20"/>
              </w:rPr>
            </w:pPr>
            <w:moveTo w:id="554"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00FF"/>
                  <w:sz w:val="20"/>
                  <w:szCs w:val="20"/>
                </w:rPr>
                <w:t>Inherits</w:t>
              </w:r>
              <w:r w:rsidRPr="00257251">
                <w:rPr>
                  <w:rFonts w:ascii="Times New Roman" w:hAnsi="Times New Roman"/>
                  <w:noProof/>
                  <w:sz w:val="20"/>
                  <w:szCs w:val="20"/>
                </w:rPr>
                <w:t xml:space="preserve"> Microsoft.SqlServer.Dts.Tasks.ScriptTask.VSTARTScriptObjectModelBase</w:t>
              </w:r>
            </w:moveTo>
          </w:p>
          <w:p w:rsidR="007E09F1" w:rsidRPr="00257251" w:rsidRDefault="007E09F1" w:rsidP="007E09F1">
            <w:pPr>
              <w:autoSpaceDE w:val="0"/>
              <w:autoSpaceDN w:val="0"/>
              <w:adjustRightInd w:val="0"/>
              <w:spacing w:after="0" w:line="240" w:lineRule="auto"/>
              <w:rPr>
                <w:moveTo w:id="555" w:author="Palacherla, Susmitha C (NONUS)" w:date="2017-05-18T13:32:00Z"/>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moveTo w:id="556" w:author="Palacherla, Susmitha C (NONUS)" w:date="2017-05-18T13:32:00Z"/>
                <w:rFonts w:ascii="Times New Roman" w:hAnsi="Times New Roman"/>
                <w:noProof/>
                <w:sz w:val="20"/>
                <w:szCs w:val="20"/>
              </w:rPr>
            </w:pPr>
            <w:moveTo w:id="557"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00FF"/>
                  <w:sz w:val="20"/>
                  <w:szCs w:val="20"/>
                </w:rPr>
                <w:t>Enum</w:t>
              </w:r>
              <w:r w:rsidRPr="00257251">
                <w:rPr>
                  <w:rFonts w:ascii="Times New Roman" w:hAnsi="Times New Roman"/>
                  <w:noProof/>
                  <w:sz w:val="20"/>
                  <w:szCs w:val="20"/>
                </w:rPr>
                <w:t xml:space="preserve"> ScriptResults</w:t>
              </w:r>
            </w:moveTo>
          </w:p>
          <w:p w:rsidR="007E09F1" w:rsidRPr="00257251" w:rsidRDefault="007E09F1" w:rsidP="007E09F1">
            <w:pPr>
              <w:autoSpaceDE w:val="0"/>
              <w:autoSpaceDN w:val="0"/>
              <w:adjustRightInd w:val="0"/>
              <w:spacing w:after="0" w:line="240" w:lineRule="auto"/>
              <w:rPr>
                <w:moveTo w:id="558" w:author="Palacherla, Susmitha C (NONUS)" w:date="2017-05-18T13:32:00Z"/>
                <w:rFonts w:ascii="Times New Roman" w:hAnsi="Times New Roman"/>
                <w:noProof/>
                <w:sz w:val="20"/>
                <w:szCs w:val="20"/>
              </w:rPr>
            </w:pPr>
            <w:moveTo w:id="559" w:author="Palacherla, Susmitha C (NONUS)" w:date="2017-05-18T13:32:00Z">
              <w:r w:rsidRPr="00257251">
                <w:rPr>
                  <w:rFonts w:ascii="Times New Roman" w:hAnsi="Times New Roman"/>
                  <w:noProof/>
                  <w:sz w:val="20"/>
                  <w:szCs w:val="20"/>
                </w:rPr>
                <w:tab/>
              </w:r>
              <w:r w:rsidRPr="00257251">
                <w:rPr>
                  <w:rFonts w:ascii="Times New Roman" w:hAnsi="Times New Roman"/>
                  <w:noProof/>
                  <w:sz w:val="20"/>
                  <w:szCs w:val="20"/>
                </w:rPr>
                <w:tab/>
                <w:t>Success = Microsoft.SqlServer.Dts.Runtime.DTSExecResult.Success</w:t>
              </w:r>
            </w:moveTo>
          </w:p>
          <w:p w:rsidR="007E09F1" w:rsidRPr="00257251" w:rsidRDefault="007E09F1" w:rsidP="007E09F1">
            <w:pPr>
              <w:autoSpaceDE w:val="0"/>
              <w:autoSpaceDN w:val="0"/>
              <w:adjustRightInd w:val="0"/>
              <w:spacing w:after="0" w:line="240" w:lineRule="auto"/>
              <w:rPr>
                <w:moveTo w:id="560" w:author="Palacherla, Susmitha C (NONUS)" w:date="2017-05-18T13:32:00Z"/>
                <w:rFonts w:ascii="Times New Roman" w:hAnsi="Times New Roman"/>
                <w:noProof/>
                <w:sz w:val="20"/>
                <w:szCs w:val="20"/>
              </w:rPr>
            </w:pPr>
            <w:moveTo w:id="561" w:author="Palacherla, Susmitha C (NONUS)" w:date="2017-05-18T13:32:00Z">
              <w:r w:rsidRPr="00257251">
                <w:rPr>
                  <w:rFonts w:ascii="Times New Roman" w:hAnsi="Times New Roman"/>
                  <w:noProof/>
                  <w:sz w:val="20"/>
                  <w:szCs w:val="20"/>
                </w:rPr>
                <w:tab/>
              </w:r>
              <w:r w:rsidRPr="00257251">
                <w:rPr>
                  <w:rFonts w:ascii="Times New Roman" w:hAnsi="Times New Roman"/>
                  <w:noProof/>
                  <w:sz w:val="20"/>
                  <w:szCs w:val="20"/>
                </w:rPr>
                <w:tab/>
                <w:t>Failure = Microsoft.SqlServer.Dts.Runtime.DTSExecResult.Failure</w:t>
              </w:r>
            </w:moveTo>
          </w:p>
          <w:p w:rsidR="007E09F1" w:rsidRPr="00257251" w:rsidRDefault="007E09F1" w:rsidP="007E09F1">
            <w:pPr>
              <w:autoSpaceDE w:val="0"/>
              <w:autoSpaceDN w:val="0"/>
              <w:adjustRightInd w:val="0"/>
              <w:spacing w:after="0" w:line="240" w:lineRule="auto"/>
              <w:rPr>
                <w:moveTo w:id="562" w:author="Palacherla, Susmitha C (NONUS)" w:date="2017-05-18T13:32:00Z"/>
                <w:rFonts w:ascii="Times New Roman" w:hAnsi="Times New Roman"/>
                <w:noProof/>
                <w:color w:val="0000FF"/>
                <w:sz w:val="20"/>
                <w:szCs w:val="20"/>
              </w:rPr>
            </w:pPr>
            <w:moveTo w:id="563"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Enum</w:t>
              </w:r>
            </w:moveTo>
          </w:p>
          <w:p w:rsidR="007E09F1" w:rsidRPr="00257251" w:rsidRDefault="007E09F1" w:rsidP="007E09F1">
            <w:pPr>
              <w:autoSpaceDE w:val="0"/>
              <w:autoSpaceDN w:val="0"/>
              <w:adjustRightInd w:val="0"/>
              <w:spacing w:after="0" w:line="240" w:lineRule="auto"/>
              <w:rPr>
                <w:moveTo w:id="564" w:author="Palacherla, Susmitha C (NONUS)" w:date="2017-05-18T13:32:00Z"/>
                <w:rFonts w:ascii="Times New Roman" w:hAnsi="Times New Roman"/>
                <w:noProof/>
                <w:sz w:val="20"/>
                <w:szCs w:val="20"/>
              </w:rPr>
            </w:pPr>
            <w:moveTo w:id="565" w:author="Palacherla, Susmitha C (NONUS)" w:date="2017-05-18T13:32:00Z">
              <w:r w:rsidRPr="00257251">
                <w:rPr>
                  <w:rFonts w:ascii="Times New Roman" w:hAnsi="Times New Roman"/>
                  <w:noProof/>
                  <w:sz w:val="20"/>
                  <w:szCs w:val="20"/>
                </w:rPr>
                <w:tab/>
              </w:r>
            </w:moveTo>
          </w:p>
          <w:p w:rsidR="007E09F1" w:rsidRPr="00257251" w:rsidRDefault="007E09F1" w:rsidP="007E09F1">
            <w:pPr>
              <w:autoSpaceDE w:val="0"/>
              <w:autoSpaceDN w:val="0"/>
              <w:adjustRightInd w:val="0"/>
              <w:spacing w:after="0" w:line="240" w:lineRule="auto"/>
              <w:rPr>
                <w:moveTo w:id="566" w:author="Palacherla, Susmitha C (NONUS)" w:date="2017-05-18T13:32:00Z"/>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moveTo w:id="567" w:author="Palacherla, Susmitha C (NONUS)" w:date="2017-05-18T13:32:00Z"/>
                <w:rFonts w:ascii="Times New Roman" w:hAnsi="Times New Roman"/>
                <w:noProof/>
                <w:color w:val="008000"/>
                <w:sz w:val="20"/>
                <w:szCs w:val="20"/>
              </w:rPr>
            </w:pPr>
            <w:moveTo w:id="568"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The execution engine calls this method when the task executes.</w:t>
              </w:r>
            </w:moveTo>
          </w:p>
          <w:p w:rsidR="007E09F1" w:rsidRPr="00257251" w:rsidRDefault="007E09F1" w:rsidP="007E09F1">
            <w:pPr>
              <w:autoSpaceDE w:val="0"/>
              <w:autoSpaceDN w:val="0"/>
              <w:adjustRightInd w:val="0"/>
              <w:spacing w:after="0" w:line="240" w:lineRule="auto"/>
              <w:rPr>
                <w:moveTo w:id="569" w:author="Palacherla, Susmitha C (NONUS)" w:date="2017-05-18T13:32:00Z"/>
                <w:rFonts w:ascii="Times New Roman" w:hAnsi="Times New Roman"/>
                <w:noProof/>
                <w:color w:val="008000"/>
                <w:sz w:val="20"/>
                <w:szCs w:val="20"/>
              </w:rPr>
            </w:pPr>
            <w:moveTo w:id="570"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access the object model, use the Dts property. Connections, variables, events,</w:t>
              </w:r>
            </w:moveTo>
          </w:p>
          <w:p w:rsidR="007E09F1" w:rsidRPr="00257251" w:rsidRDefault="007E09F1" w:rsidP="007E09F1">
            <w:pPr>
              <w:autoSpaceDE w:val="0"/>
              <w:autoSpaceDN w:val="0"/>
              <w:adjustRightInd w:val="0"/>
              <w:spacing w:after="0" w:line="240" w:lineRule="auto"/>
              <w:rPr>
                <w:moveTo w:id="571" w:author="Palacherla, Susmitha C (NONUS)" w:date="2017-05-18T13:32:00Z"/>
                <w:rFonts w:ascii="Times New Roman" w:hAnsi="Times New Roman"/>
                <w:noProof/>
                <w:color w:val="008000"/>
                <w:sz w:val="20"/>
                <w:szCs w:val="20"/>
              </w:rPr>
            </w:pPr>
            <w:moveTo w:id="572"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and logging features are available as members of the Dts property as shown in the following examples.</w:t>
              </w:r>
            </w:moveTo>
          </w:p>
          <w:p w:rsidR="007E09F1" w:rsidRPr="00257251" w:rsidRDefault="007E09F1" w:rsidP="007E09F1">
            <w:pPr>
              <w:autoSpaceDE w:val="0"/>
              <w:autoSpaceDN w:val="0"/>
              <w:adjustRightInd w:val="0"/>
              <w:spacing w:after="0" w:line="240" w:lineRule="auto"/>
              <w:rPr>
                <w:moveTo w:id="573" w:author="Palacherla, Susmitha C (NONUS)" w:date="2017-05-18T13:32:00Z"/>
                <w:rFonts w:ascii="Times New Roman" w:hAnsi="Times New Roman"/>
                <w:noProof/>
                <w:color w:val="008000"/>
                <w:sz w:val="20"/>
                <w:szCs w:val="20"/>
              </w:rPr>
            </w:pPr>
            <w:moveTo w:id="574"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w:t>
              </w:r>
            </w:moveTo>
          </w:p>
          <w:p w:rsidR="007E09F1" w:rsidRPr="00257251" w:rsidRDefault="007E09F1" w:rsidP="007E09F1">
            <w:pPr>
              <w:autoSpaceDE w:val="0"/>
              <w:autoSpaceDN w:val="0"/>
              <w:adjustRightInd w:val="0"/>
              <w:spacing w:after="0" w:line="240" w:lineRule="auto"/>
              <w:rPr>
                <w:moveTo w:id="575" w:author="Palacherla, Susmitha C (NONUS)" w:date="2017-05-18T13:32:00Z"/>
                <w:rFonts w:ascii="Times New Roman" w:hAnsi="Times New Roman"/>
                <w:noProof/>
                <w:color w:val="008000"/>
                <w:sz w:val="20"/>
                <w:szCs w:val="20"/>
              </w:rPr>
            </w:pPr>
            <w:moveTo w:id="576"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reference a variable, call Dts.Variables("MyCaseSensitiveVariableName").Value</w:t>
              </w:r>
            </w:moveTo>
          </w:p>
          <w:p w:rsidR="007E09F1" w:rsidRPr="00257251" w:rsidRDefault="007E09F1" w:rsidP="007E09F1">
            <w:pPr>
              <w:autoSpaceDE w:val="0"/>
              <w:autoSpaceDN w:val="0"/>
              <w:adjustRightInd w:val="0"/>
              <w:spacing w:after="0" w:line="240" w:lineRule="auto"/>
              <w:rPr>
                <w:moveTo w:id="577" w:author="Palacherla, Susmitha C (NONUS)" w:date="2017-05-18T13:32:00Z"/>
                <w:rFonts w:ascii="Times New Roman" w:hAnsi="Times New Roman"/>
                <w:noProof/>
                <w:color w:val="008000"/>
                <w:sz w:val="20"/>
                <w:szCs w:val="20"/>
              </w:rPr>
            </w:pPr>
            <w:moveTo w:id="578"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post a log entry, call Dts.Log("This is my log text", 999, Nothing)</w:t>
              </w:r>
            </w:moveTo>
          </w:p>
          <w:p w:rsidR="007E09F1" w:rsidRPr="00257251" w:rsidRDefault="007E09F1" w:rsidP="007E09F1">
            <w:pPr>
              <w:autoSpaceDE w:val="0"/>
              <w:autoSpaceDN w:val="0"/>
              <w:adjustRightInd w:val="0"/>
              <w:spacing w:after="0" w:line="240" w:lineRule="auto"/>
              <w:rPr>
                <w:moveTo w:id="579" w:author="Palacherla, Susmitha C (NONUS)" w:date="2017-05-18T13:32:00Z"/>
                <w:rFonts w:ascii="Times New Roman" w:hAnsi="Times New Roman"/>
                <w:noProof/>
                <w:color w:val="008000"/>
                <w:sz w:val="20"/>
                <w:szCs w:val="20"/>
              </w:rPr>
            </w:pPr>
            <w:moveTo w:id="580"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fire an event, call Dts.Events.FireInformation(99, "test", "hit the help message", "", 0, True)</w:t>
              </w:r>
            </w:moveTo>
          </w:p>
          <w:p w:rsidR="007E09F1" w:rsidRPr="00257251" w:rsidRDefault="007E09F1" w:rsidP="007E09F1">
            <w:pPr>
              <w:autoSpaceDE w:val="0"/>
              <w:autoSpaceDN w:val="0"/>
              <w:adjustRightInd w:val="0"/>
              <w:spacing w:after="0" w:line="240" w:lineRule="auto"/>
              <w:rPr>
                <w:moveTo w:id="581" w:author="Palacherla, Susmitha C (NONUS)" w:date="2017-05-18T13:32:00Z"/>
                <w:rFonts w:ascii="Times New Roman" w:hAnsi="Times New Roman"/>
                <w:noProof/>
                <w:color w:val="008000"/>
                <w:sz w:val="20"/>
                <w:szCs w:val="20"/>
              </w:rPr>
            </w:pPr>
            <w:moveTo w:id="582"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w:t>
              </w:r>
            </w:moveTo>
          </w:p>
          <w:p w:rsidR="007E09F1" w:rsidRPr="00257251" w:rsidRDefault="007E09F1" w:rsidP="007E09F1">
            <w:pPr>
              <w:autoSpaceDE w:val="0"/>
              <w:autoSpaceDN w:val="0"/>
              <w:adjustRightInd w:val="0"/>
              <w:spacing w:after="0" w:line="240" w:lineRule="auto"/>
              <w:rPr>
                <w:moveTo w:id="583" w:author="Palacherla, Susmitha C (NONUS)" w:date="2017-05-18T13:32:00Z"/>
                <w:rFonts w:ascii="Times New Roman" w:hAnsi="Times New Roman"/>
                <w:noProof/>
                <w:color w:val="008000"/>
                <w:sz w:val="20"/>
                <w:szCs w:val="20"/>
              </w:rPr>
            </w:pPr>
            <w:moveTo w:id="584"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use the connections collection use something like the following:</w:t>
              </w:r>
            </w:moveTo>
          </w:p>
          <w:p w:rsidR="007E09F1" w:rsidRPr="00257251" w:rsidRDefault="007E09F1" w:rsidP="007E09F1">
            <w:pPr>
              <w:autoSpaceDE w:val="0"/>
              <w:autoSpaceDN w:val="0"/>
              <w:adjustRightInd w:val="0"/>
              <w:spacing w:after="0" w:line="240" w:lineRule="auto"/>
              <w:rPr>
                <w:moveTo w:id="585" w:author="Palacherla, Susmitha C (NONUS)" w:date="2017-05-18T13:32:00Z"/>
                <w:rFonts w:ascii="Times New Roman" w:hAnsi="Times New Roman"/>
                <w:noProof/>
                <w:color w:val="008000"/>
                <w:sz w:val="20"/>
                <w:szCs w:val="20"/>
              </w:rPr>
            </w:pPr>
            <w:moveTo w:id="586"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ConnectionManager cm = Dts.Connections.Add("OLEDB")</w:t>
              </w:r>
            </w:moveTo>
          </w:p>
          <w:p w:rsidR="007E09F1" w:rsidRPr="00257251" w:rsidRDefault="007E09F1" w:rsidP="007E09F1">
            <w:pPr>
              <w:autoSpaceDE w:val="0"/>
              <w:autoSpaceDN w:val="0"/>
              <w:adjustRightInd w:val="0"/>
              <w:spacing w:after="0" w:line="240" w:lineRule="auto"/>
              <w:rPr>
                <w:moveTo w:id="587" w:author="Palacherla, Susmitha C (NONUS)" w:date="2017-05-18T13:32:00Z"/>
                <w:rFonts w:ascii="Times New Roman" w:hAnsi="Times New Roman"/>
                <w:noProof/>
                <w:color w:val="008000"/>
                <w:sz w:val="20"/>
                <w:szCs w:val="20"/>
              </w:rPr>
            </w:pPr>
            <w:moveTo w:id="588"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cm.ConnectionString = "Data Source=localhost;Initial Catalog=AdventureWorks;Provider=SQLNCLI10;Integrated Security=SSPI;Auto Translate=False;"</w:t>
              </w:r>
            </w:moveTo>
          </w:p>
          <w:p w:rsidR="007E09F1" w:rsidRPr="00257251" w:rsidRDefault="007E09F1" w:rsidP="007E09F1">
            <w:pPr>
              <w:autoSpaceDE w:val="0"/>
              <w:autoSpaceDN w:val="0"/>
              <w:adjustRightInd w:val="0"/>
              <w:spacing w:after="0" w:line="240" w:lineRule="auto"/>
              <w:rPr>
                <w:moveTo w:id="589" w:author="Palacherla, Susmitha C (NONUS)" w:date="2017-05-18T13:32:00Z"/>
                <w:rFonts w:ascii="Times New Roman" w:hAnsi="Times New Roman"/>
                <w:noProof/>
                <w:color w:val="008000"/>
                <w:sz w:val="20"/>
                <w:szCs w:val="20"/>
              </w:rPr>
            </w:pPr>
            <w:moveTo w:id="590"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w:t>
              </w:r>
            </w:moveTo>
          </w:p>
          <w:p w:rsidR="007E09F1" w:rsidRPr="00257251" w:rsidRDefault="007E09F1" w:rsidP="007E09F1">
            <w:pPr>
              <w:autoSpaceDE w:val="0"/>
              <w:autoSpaceDN w:val="0"/>
              <w:adjustRightInd w:val="0"/>
              <w:spacing w:after="0" w:line="240" w:lineRule="auto"/>
              <w:rPr>
                <w:moveTo w:id="591" w:author="Palacherla, Susmitha C (NONUS)" w:date="2017-05-18T13:32:00Z"/>
                <w:rFonts w:ascii="Times New Roman" w:hAnsi="Times New Roman"/>
                <w:noProof/>
                <w:color w:val="008000"/>
                <w:sz w:val="20"/>
                <w:szCs w:val="20"/>
              </w:rPr>
            </w:pPr>
            <w:moveTo w:id="592"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Before returning from this method, set the value of Dts.TaskResult to indicate success or failure.</w:t>
              </w:r>
            </w:moveTo>
          </w:p>
          <w:p w:rsidR="007E09F1" w:rsidRPr="00257251" w:rsidRDefault="007E09F1" w:rsidP="007E09F1">
            <w:pPr>
              <w:autoSpaceDE w:val="0"/>
              <w:autoSpaceDN w:val="0"/>
              <w:adjustRightInd w:val="0"/>
              <w:spacing w:after="0" w:line="240" w:lineRule="auto"/>
              <w:rPr>
                <w:moveTo w:id="593" w:author="Palacherla, Susmitha C (NONUS)" w:date="2017-05-18T13:32:00Z"/>
                <w:rFonts w:ascii="Times New Roman" w:hAnsi="Times New Roman"/>
                <w:noProof/>
                <w:color w:val="008000"/>
                <w:sz w:val="20"/>
                <w:szCs w:val="20"/>
              </w:rPr>
            </w:pPr>
            <w:moveTo w:id="594"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xml:space="preserve">' </w:t>
              </w:r>
            </w:moveTo>
          </w:p>
          <w:p w:rsidR="007E09F1" w:rsidRPr="00257251" w:rsidRDefault="007E09F1" w:rsidP="007E09F1">
            <w:pPr>
              <w:autoSpaceDE w:val="0"/>
              <w:autoSpaceDN w:val="0"/>
              <w:adjustRightInd w:val="0"/>
              <w:spacing w:after="0" w:line="240" w:lineRule="auto"/>
              <w:rPr>
                <w:moveTo w:id="595" w:author="Palacherla, Susmitha C (NONUS)" w:date="2017-05-18T13:32:00Z"/>
                <w:rFonts w:ascii="Times New Roman" w:hAnsi="Times New Roman"/>
                <w:noProof/>
                <w:color w:val="008000"/>
                <w:sz w:val="20"/>
                <w:szCs w:val="20"/>
              </w:rPr>
            </w:pPr>
            <w:moveTo w:id="596"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open Help, press F1.</w:t>
              </w:r>
            </w:moveTo>
          </w:p>
          <w:p w:rsidR="007E09F1" w:rsidRPr="00257251" w:rsidRDefault="007E09F1" w:rsidP="007E09F1">
            <w:pPr>
              <w:autoSpaceDE w:val="0"/>
              <w:autoSpaceDN w:val="0"/>
              <w:adjustRightInd w:val="0"/>
              <w:spacing w:after="0" w:line="240" w:lineRule="auto"/>
              <w:rPr>
                <w:moveTo w:id="597" w:author="Palacherla, Susmitha C (NONUS)" w:date="2017-05-18T13:32:00Z"/>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moveTo w:id="598" w:author="Palacherla, Susmitha C (NONUS)" w:date="2017-05-18T13:32:00Z"/>
                <w:rFonts w:ascii="Times New Roman" w:hAnsi="Times New Roman"/>
                <w:noProof/>
                <w:sz w:val="20"/>
                <w:szCs w:val="20"/>
              </w:rPr>
            </w:pPr>
            <w:moveTo w:id="599"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Public</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Sub</w:t>
              </w:r>
              <w:r w:rsidRPr="00257251">
                <w:rPr>
                  <w:rFonts w:ascii="Times New Roman" w:hAnsi="Times New Roman"/>
                  <w:noProof/>
                  <w:sz w:val="20"/>
                  <w:szCs w:val="20"/>
                </w:rPr>
                <w:t xml:space="preserve"> Main()</w:t>
              </w:r>
            </w:moveTo>
          </w:p>
          <w:p w:rsidR="007E09F1" w:rsidRPr="00257251" w:rsidRDefault="007E09F1" w:rsidP="007E09F1">
            <w:pPr>
              <w:autoSpaceDE w:val="0"/>
              <w:autoSpaceDN w:val="0"/>
              <w:adjustRightInd w:val="0"/>
              <w:spacing w:after="0" w:line="240" w:lineRule="auto"/>
              <w:rPr>
                <w:moveTo w:id="600" w:author="Palacherla, Susmitha C (NONUS)" w:date="2017-05-18T13:32:00Z"/>
                <w:rFonts w:ascii="Times New Roman" w:hAnsi="Times New Roman"/>
                <w:noProof/>
                <w:color w:val="0000FF"/>
                <w:sz w:val="20"/>
                <w:szCs w:val="20"/>
              </w:rPr>
            </w:pPr>
            <w:moveTo w:id="601"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Dim</w:t>
              </w:r>
              <w:r w:rsidRPr="00257251">
                <w:rPr>
                  <w:rFonts w:ascii="Times New Roman" w:hAnsi="Times New Roman"/>
                  <w:noProof/>
                  <w:sz w:val="20"/>
                  <w:szCs w:val="20"/>
                </w:rPr>
                <w:t xml:space="preserve"> FileLoc, PSFile </w:t>
              </w:r>
              <w:r w:rsidRPr="00257251">
                <w:rPr>
                  <w:rFonts w:ascii="Times New Roman" w:hAnsi="Times New Roman"/>
                  <w:noProof/>
                  <w:color w:val="0000FF"/>
                  <w:sz w:val="20"/>
                  <w:szCs w:val="20"/>
                </w:rPr>
                <w:t>As</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String</w:t>
              </w:r>
            </w:moveTo>
          </w:p>
          <w:p w:rsidR="007E09F1" w:rsidRPr="00257251" w:rsidRDefault="007E09F1" w:rsidP="007E09F1">
            <w:pPr>
              <w:autoSpaceDE w:val="0"/>
              <w:autoSpaceDN w:val="0"/>
              <w:adjustRightInd w:val="0"/>
              <w:spacing w:after="0" w:line="240" w:lineRule="auto"/>
              <w:rPr>
                <w:moveTo w:id="602" w:author="Palacherla, Susmitha C (NONUS)" w:date="2017-05-18T13:32:00Z"/>
                <w:rFonts w:ascii="Times New Roman" w:hAnsi="Times New Roman"/>
                <w:noProof/>
                <w:sz w:val="20"/>
                <w:szCs w:val="20"/>
              </w:rPr>
            </w:pPr>
            <w:moveTo w:id="603"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r w:rsidRPr="00257251">
                <w:rPr>
                  <w:rFonts w:ascii="Times New Roman" w:hAnsi="Times New Roman"/>
                  <w:noProof/>
                  <w:sz w:val="20"/>
                  <w:szCs w:val="20"/>
                </w:rPr>
                <w:t xml:space="preserve"> Dts.Variables.Contains(</w:t>
              </w:r>
              <w:r w:rsidRPr="00257251">
                <w:rPr>
                  <w:rFonts w:ascii="Times New Roman" w:hAnsi="Times New Roman"/>
                  <w:noProof/>
                  <w:color w:val="A31515"/>
                  <w:sz w:val="20"/>
                  <w:szCs w:val="20"/>
                </w:rPr>
                <w:t>"User::FileDir"</w:t>
              </w:r>
              <w:r w:rsidRPr="00257251">
                <w:rPr>
                  <w:rFonts w:ascii="Times New Roman" w:hAnsi="Times New Roman"/>
                  <w:noProof/>
                  <w:sz w:val="20"/>
                  <w:szCs w:val="20"/>
                </w:rPr>
                <w:t xml:space="preserve">) = </w:t>
              </w:r>
              <w:r w:rsidRPr="00257251">
                <w:rPr>
                  <w:rFonts w:ascii="Times New Roman" w:hAnsi="Times New Roman"/>
                  <w:noProof/>
                  <w:color w:val="0000FF"/>
                  <w:sz w:val="20"/>
                  <w:szCs w:val="20"/>
                </w:rPr>
                <w:t>True</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AndAlso</w:t>
              </w:r>
              <w:r w:rsidRPr="00257251">
                <w:rPr>
                  <w:rFonts w:ascii="Times New Roman" w:hAnsi="Times New Roman"/>
                  <w:noProof/>
                  <w:sz w:val="20"/>
                  <w:szCs w:val="20"/>
                </w:rPr>
                <w:t xml:space="preserve"> _</w:t>
              </w:r>
            </w:moveTo>
          </w:p>
          <w:p w:rsidR="007E09F1" w:rsidRPr="00257251" w:rsidRDefault="007E09F1" w:rsidP="007E09F1">
            <w:pPr>
              <w:autoSpaceDE w:val="0"/>
              <w:autoSpaceDN w:val="0"/>
              <w:adjustRightInd w:val="0"/>
              <w:spacing w:after="0" w:line="240" w:lineRule="auto"/>
              <w:rPr>
                <w:moveTo w:id="604" w:author="Palacherla, Susmitha C (NONUS)" w:date="2017-05-18T13:32:00Z"/>
                <w:rFonts w:ascii="Times New Roman" w:hAnsi="Times New Roman"/>
                <w:noProof/>
                <w:color w:val="0000FF"/>
                <w:sz w:val="20"/>
                <w:szCs w:val="20"/>
              </w:rPr>
            </w:pPr>
            <w:moveTo w:id="605" w:author="Palacherla, Susmitha C (NONUS)" w:date="2017-05-18T13:32:00Z">
              <w:r w:rsidRPr="00257251">
                <w:rPr>
                  <w:rFonts w:ascii="Times New Roman" w:hAnsi="Times New Roman"/>
                  <w:noProof/>
                  <w:sz w:val="20"/>
                  <w:szCs w:val="20"/>
                </w:rPr>
                <w:t xml:space="preserve">        Dts.Variables.Contains(</w:t>
              </w:r>
              <w:r w:rsidRPr="00257251">
                <w:rPr>
                  <w:rFonts w:ascii="Times New Roman" w:hAnsi="Times New Roman"/>
                  <w:noProof/>
                  <w:color w:val="A31515"/>
                  <w:sz w:val="20"/>
                  <w:szCs w:val="20"/>
                </w:rPr>
                <w:t>"User::PSFile"</w:t>
              </w:r>
              <w:r w:rsidRPr="00257251">
                <w:rPr>
                  <w:rFonts w:ascii="Times New Roman" w:hAnsi="Times New Roman"/>
                  <w:noProof/>
                  <w:sz w:val="20"/>
                  <w:szCs w:val="20"/>
                </w:rPr>
                <w:t xml:space="preserve">) = </w:t>
              </w:r>
              <w:r w:rsidRPr="00257251">
                <w:rPr>
                  <w:rFonts w:ascii="Times New Roman" w:hAnsi="Times New Roman"/>
                  <w:noProof/>
                  <w:color w:val="0000FF"/>
                  <w:sz w:val="20"/>
                  <w:szCs w:val="20"/>
                </w:rPr>
                <w:t>True</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Then</w:t>
              </w:r>
            </w:moveTo>
          </w:p>
          <w:p w:rsidR="007E09F1" w:rsidRPr="00257251" w:rsidRDefault="007E09F1" w:rsidP="007E09F1">
            <w:pPr>
              <w:autoSpaceDE w:val="0"/>
              <w:autoSpaceDN w:val="0"/>
              <w:adjustRightInd w:val="0"/>
              <w:spacing w:after="0" w:line="240" w:lineRule="auto"/>
              <w:rPr>
                <w:moveTo w:id="606" w:author="Palacherla, Susmitha C (NONUS)" w:date="2017-05-18T13:32:00Z"/>
                <w:rFonts w:ascii="Times New Roman" w:hAnsi="Times New Roman"/>
                <w:noProof/>
                <w:sz w:val="20"/>
                <w:szCs w:val="20"/>
              </w:rPr>
            </w:pPr>
            <w:moveTo w:id="607" w:author="Palacherla, Susmitha C (NONUS)" w:date="2017-05-18T13:32:00Z">
              <w:r w:rsidRPr="00257251">
                <w:rPr>
                  <w:rFonts w:ascii="Times New Roman" w:hAnsi="Times New Roman"/>
                  <w:noProof/>
                  <w:sz w:val="20"/>
                  <w:szCs w:val="20"/>
                </w:rPr>
                <w:t xml:space="preserve">            FileLoc = </w:t>
              </w:r>
              <w:r w:rsidRPr="00257251">
                <w:rPr>
                  <w:rFonts w:ascii="Times New Roman" w:hAnsi="Times New Roman"/>
                  <w:noProof/>
                  <w:color w:val="0000FF"/>
                  <w:sz w:val="20"/>
                  <w:szCs w:val="20"/>
                </w:rPr>
                <w:t>CStr</w:t>
              </w:r>
              <w:r w:rsidRPr="00257251">
                <w:rPr>
                  <w:rFonts w:ascii="Times New Roman" w:hAnsi="Times New Roman"/>
                  <w:noProof/>
                  <w:sz w:val="20"/>
                  <w:szCs w:val="20"/>
                </w:rPr>
                <w:t>(Dts.Variables(</w:t>
              </w:r>
              <w:r w:rsidRPr="00257251">
                <w:rPr>
                  <w:rFonts w:ascii="Times New Roman" w:hAnsi="Times New Roman"/>
                  <w:noProof/>
                  <w:color w:val="A31515"/>
                  <w:sz w:val="20"/>
                  <w:szCs w:val="20"/>
                </w:rPr>
                <w:t>"User::FileDir"</w:t>
              </w:r>
              <w:r w:rsidRPr="00257251">
                <w:rPr>
                  <w:rFonts w:ascii="Times New Roman" w:hAnsi="Times New Roman"/>
                  <w:noProof/>
                  <w:sz w:val="20"/>
                  <w:szCs w:val="20"/>
                </w:rPr>
                <w:t>).Value)</w:t>
              </w:r>
            </w:moveTo>
          </w:p>
          <w:p w:rsidR="007E09F1" w:rsidRPr="00257251" w:rsidRDefault="007E09F1" w:rsidP="007E09F1">
            <w:pPr>
              <w:autoSpaceDE w:val="0"/>
              <w:autoSpaceDN w:val="0"/>
              <w:adjustRightInd w:val="0"/>
              <w:spacing w:after="0" w:line="240" w:lineRule="auto"/>
              <w:rPr>
                <w:moveTo w:id="608" w:author="Palacherla, Susmitha C (NONUS)" w:date="2017-05-18T13:32:00Z"/>
                <w:rFonts w:ascii="Times New Roman" w:hAnsi="Times New Roman"/>
                <w:noProof/>
                <w:sz w:val="20"/>
                <w:szCs w:val="20"/>
              </w:rPr>
            </w:pPr>
            <w:moveTo w:id="609" w:author="Palacherla, Susmitha C (NONUS)" w:date="2017-05-18T13:32:00Z">
              <w:r w:rsidRPr="00257251">
                <w:rPr>
                  <w:rFonts w:ascii="Times New Roman" w:hAnsi="Times New Roman"/>
                  <w:noProof/>
                  <w:sz w:val="20"/>
                  <w:szCs w:val="20"/>
                </w:rPr>
                <w:t xml:space="preserve">            PSFile = </w:t>
              </w:r>
              <w:r w:rsidRPr="00257251">
                <w:rPr>
                  <w:rFonts w:ascii="Times New Roman" w:hAnsi="Times New Roman"/>
                  <w:noProof/>
                  <w:color w:val="0000FF"/>
                  <w:sz w:val="20"/>
                  <w:szCs w:val="20"/>
                </w:rPr>
                <w:t>CStr</w:t>
              </w:r>
              <w:r w:rsidRPr="00257251">
                <w:rPr>
                  <w:rFonts w:ascii="Times New Roman" w:hAnsi="Times New Roman"/>
                  <w:noProof/>
                  <w:sz w:val="20"/>
                  <w:szCs w:val="20"/>
                </w:rPr>
                <w:t>(Dts.Variables.Item(</w:t>
              </w:r>
              <w:r w:rsidRPr="00257251">
                <w:rPr>
                  <w:rFonts w:ascii="Times New Roman" w:hAnsi="Times New Roman"/>
                  <w:noProof/>
                  <w:color w:val="A31515"/>
                  <w:sz w:val="20"/>
                  <w:szCs w:val="20"/>
                </w:rPr>
                <w:t>"User::PSFile"</w:t>
              </w:r>
              <w:r w:rsidRPr="00257251">
                <w:rPr>
                  <w:rFonts w:ascii="Times New Roman" w:hAnsi="Times New Roman"/>
                  <w:noProof/>
                  <w:sz w:val="20"/>
                  <w:szCs w:val="20"/>
                </w:rPr>
                <w:t>).Value)</w:t>
              </w:r>
            </w:moveTo>
          </w:p>
          <w:p w:rsidR="007E09F1" w:rsidRPr="00257251" w:rsidRDefault="007E09F1" w:rsidP="007E09F1">
            <w:pPr>
              <w:autoSpaceDE w:val="0"/>
              <w:autoSpaceDN w:val="0"/>
              <w:adjustRightInd w:val="0"/>
              <w:spacing w:after="0" w:line="240" w:lineRule="auto"/>
              <w:rPr>
                <w:moveTo w:id="610" w:author="Palacherla, Susmitha C (NONUS)" w:date="2017-05-18T13:32:00Z"/>
                <w:rFonts w:ascii="Times New Roman" w:hAnsi="Times New Roman"/>
                <w:noProof/>
                <w:color w:val="008000"/>
                <w:sz w:val="20"/>
                <w:szCs w:val="20"/>
              </w:rPr>
            </w:pPr>
            <w:moveTo w:id="611"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8000"/>
                  <w:sz w:val="20"/>
                  <w:szCs w:val="20"/>
                </w:rPr>
                <w:t xml:space="preserve">'System.Windows.Forms.MessageBox.Show("ToLoadDirectory:"+FileLoc+"YesterdayFile:" + AGTSFile) </w:t>
              </w:r>
            </w:moveTo>
          </w:p>
          <w:p w:rsidR="007E09F1" w:rsidRPr="00257251" w:rsidRDefault="007E09F1" w:rsidP="007E09F1">
            <w:pPr>
              <w:autoSpaceDE w:val="0"/>
              <w:autoSpaceDN w:val="0"/>
              <w:adjustRightInd w:val="0"/>
              <w:spacing w:after="0" w:line="240" w:lineRule="auto"/>
              <w:rPr>
                <w:moveTo w:id="612" w:author="Palacherla, Susmitha C (NONUS)" w:date="2017-05-18T13:32:00Z"/>
                <w:rFonts w:ascii="Times New Roman" w:hAnsi="Times New Roman"/>
                <w:noProof/>
                <w:color w:val="0000FF"/>
                <w:sz w:val="20"/>
                <w:szCs w:val="20"/>
              </w:rPr>
            </w:pPr>
            <w:moveTo w:id="613"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r w:rsidRPr="00257251">
                <w:rPr>
                  <w:rFonts w:ascii="Times New Roman" w:hAnsi="Times New Roman"/>
                  <w:noProof/>
                  <w:sz w:val="20"/>
                  <w:szCs w:val="20"/>
                </w:rPr>
                <w:t xml:space="preserve"> File.Exists(FileLoc + PSFile) </w:t>
              </w:r>
              <w:r w:rsidRPr="00257251">
                <w:rPr>
                  <w:rFonts w:ascii="Times New Roman" w:hAnsi="Times New Roman"/>
                  <w:noProof/>
                  <w:color w:val="0000FF"/>
                  <w:sz w:val="20"/>
                  <w:szCs w:val="20"/>
                </w:rPr>
                <w:t>Then</w:t>
              </w:r>
            </w:moveTo>
          </w:p>
          <w:p w:rsidR="007E09F1" w:rsidRPr="00257251" w:rsidRDefault="007E09F1" w:rsidP="007E09F1">
            <w:pPr>
              <w:autoSpaceDE w:val="0"/>
              <w:autoSpaceDN w:val="0"/>
              <w:adjustRightInd w:val="0"/>
              <w:spacing w:after="0" w:line="240" w:lineRule="auto"/>
              <w:rPr>
                <w:moveTo w:id="614" w:author="Palacherla, Susmitha C (NONUS)" w:date="2017-05-18T13:32:00Z"/>
                <w:rFonts w:ascii="Times New Roman" w:hAnsi="Times New Roman"/>
                <w:noProof/>
                <w:color w:val="0000FF"/>
                <w:sz w:val="20"/>
                <w:szCs w:val="20"/>
              </w:rPr>
            </w:pPr>
            <w:moveTo w:id="615" w:author="Palacherla, Susmitha C (NONUS)" w:date="2017-05-18T13:32:00Z">
              <w:r w:rsidRPr="00257251">
                <w:rPr>
                  <w:rFonts w:ascii="Times New Roman" w:hAnsi="Times New Roman"/>
                  <w:noProof/>
                  <w:sz w:val="20"/>
                  <w:szCs w:val="20"/>
                </w:rPr>
                <w:t xml:space="preserve">                Dts.Variables.Item(</w:t>
              </w:r>
              <w:r w:rsidRPr="00257251">
                <w:rPr>
                  <w:rFonts w:ascii="Times New Roman" w:hAnsi="Times New Roman"/>
                  <w:noProof/>
                  <w:color w:val="A31515"/>
                  <w:sz w:val="20"/>
                  <w:szCs w:val="20"/>
                </w:rPr>
                <w:t>"User::PSFileExists"</w:t>
              </w:r>
              <w:r w:rsidRPr="00257251">
                <w:rPr>
                  <w:rFonts w:ascii="Times New Roman" w:hAnsi="Times New Roman"/>
                  <w:noProof/>
                  <w:sz w:val="20"/>
                  <w:szCs w:val="20"/>
                </w:rPr>
                <w:t xml:space="preserve">).Value = </w:t>
              </w:r>
              <w:r w:rsidRPr="00257251">
                <w:rPr>
                  <w:rFonts w:ascii="Times New Roman" w:hAnsi="Times New Roman"/>
                  <w:noProof/>
                  <w:color w:val="0000FF"/>
                  <w:sz w:val="20"/>
                  <w:szCs w:val="20"/>
                </w:rPr>
                <w:t>True</w:t>
              </w:r>
            </w:moveTo>
          </w:p>
          <w:p w:rsidR="007E09F1" w:rsidRPr="00257251" w:rsidRDefault="007E09F1" w:rsidP="007E09F1">
            <w:pPr>
              <w:autoSpaceDE w:val="0"/>
              <w:autoSpaceDN w:val="0"/>
              <w:adjustRightInd w:val="0"/>
              <w:spacing w:after="0" w:line="240" w:lineRule="auto"/>
              <w:rPr>
                <w:moveTo w:id="616" w:author="Palacherla, Susmitha C (NONUS)" w:date="2017-05-18T13:32:00Z"/>
                <w:rFonts w:ascii="Times New Roman" w:hAnsi="Times New Roman"/>
                <w:noProof/>
                <w:color w:val="008000"/>
                <w:sz w:val="20"/>
                <w:szCs w:val="20"/>
              </w:rPr>
            </w:pPr>
            <w:moveTo w:id="617"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8000"/>
                  <w:sz w:val="20"/>
                  <w:szCs w:val="20"/>
                </w:rPr>
                <w:t>'System.Windows.Forms.MessageBox.Show("File exists")</w:t>
              </w:r>
            </w:moveTo>
          </w:p>
          <w:p w:rsidR="007E09F1" w:rsidRPr="00257251" w:rsidRDefault="007E09F1" w:rsidP="007E09F1">
            <w:pPr>
              <w:autoSpaceDE w:val="0"/>
              <w:autoSpaceDN w:val="0"/>
              <w:adjustRightInd w:val="0"/>
              <w:spacing w:after="0" w:line="240" w:lineRule="auto"/>
              <w:rPr>
                <w:moveTo w:id="618" w:author="Palacherla, Susmitha C (NONUS)" w:date="2017-05-18T13:32:00Z"/>
                <w:rFonts w:ascii="Times New Roman" w:hAnsi="Times New Roman"/>
                <w:noProof/>
                <w:color w:val="0000FF"/>
                <w:sz w:val="20"/>
                <w:szCs w:val="20"/>
              </w:rPr>
            </w:pPr>
            <w:moveTo w:id="619"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Else</w:t>
              </w:r>
            </w:moveTo>
          </w:p>
          <w:p w:rsidR="007E09F1" w:rsidRPr="00257251" w:rsidRDefault="007E09F1" w:rsidP="007E09F1">
            <w:pPr>
              <w:autoSpaceDE w:val="0"/>
              <w:autoSpaceDN w:val="0"/>
              <w:adjustRightInd w:val="0"/>
              <w:spacing w:after="0" w:line="240" w:lineRule="auto"/>
              <w:rPr>
                <w:moveTo w:id="620" w:author="Palacherla, Susmitha C (NONUS)" w:date="2017-05-18T13:32:00Z"/>
                <w:rFonts w:ascii="Times New Roman" w:hAnsi="Times New Roman"/>
                <w:noProof/>
                <w:color w:val="0000FF"/>
                <w:sz w:val="20"/>
                <w:szCs w:val="20"/>
              </w:rPr>
            </w:pPr>
            <w:moveTo w:id="621" w:author="Palacherla, Susmitha C (NONUS)" w:date="2017-05-18T13:32:00Z">
              <w:r w:rsidRPr="00257251">
                <w:rPr>
                  <w:rFonts w:ascii="Times New Roman" w:hAnsi="Times New Roman"/>
                  <w:noProof/>
                  <w:sz w:val="20"/>
                  <w:szCs w:val="20"/>
                </w:rPr>
                <w:t xml:space="preserve">                Dts.Variables.Item(</w:t>
              </w:r>
              <w:r w:rsidRPr="00257251">
                <w:rPr>
                  <w:rFonts w:ascii="Times New Roman" w:hAnsi="Times New Roman"/>
                  <w:noProof/>
                  <w:color w:val="A31515"/>
                  <w:sz w:val="20"/>
                  <w:szCs w:val="20"/>
                </w:rPr>
                <w:t>"User::PSFileExists"</w:t>
              </w:r>
              <w:r w:rsidRPr="00257251">
                <w:rPr>
                  <w:rFonts w:ascii="Times New Roman" w:hAnsi="Times New Roman"/>
                  <w:noProof/>
                  <w:sz w:val="20"/>
                  <w:szCs w:val="20"/>
                </w:rPr>
                <w:t xml:space="preserve">).Value = </w:t>
              </w:r>
              <w:r w:rsidRPr="00257251">
                <w:rPr>
                  <w:rFonts w:ascii="Times New Roman" w:hAnsi="Times New Roman"/>
                  <w:noProof/>
                  <w:color w:val="0000FF"/>
                  <w:sz w:val="20"/>
                  <w:szCs w:val="20"/>
                </w:rPr>
                <w:t>False</w:t>
              </w:r>
            </w:moveTo>
          </w:p>
          <w:p w:rsidR="007E09F1" w:rsidRPr="00257251" w:rsidRDefault="007E09F1" w:rsidP="007E09F1">
            <w:pPr>
              <w:autoSpaceDE w:val="0"/>
              <w:autoSpaceDN w:val="0"/>
              <w:adjustRightInd w:val="0"/>
              <w:spacing w:after="0" w:line="240" w:lineRule="auto"/>
              <w:rPr>
                <w:moveTo w:id="622" w:author="Palacherla, Susmitha C (NONUS)" w:date="2017-05-18T13:32:00Z"/>
                <w:rFonts w:ascii="Times New Roman" w:hAnsi="Times New Roman"/>
                <w:noProof/>
                <w:color w:val="008000"/>
                <w:sz w:val="20"/>
                <w:szCs w:val="20"/>
              </w:rPr>
            </w:pPr>
            <w:moveTo w:id="623"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8000"/>
                  <w:sz w:val="20"/>
                  <w:szCs w:val="20"/>
                </w:rPr>
                <w:t>'System.Windows.Forms.MessageBox.Show("File not exists")</w:t>
              </w:r>
            </w:moveTo>
          </w:p>
          <w:p w:rsidR="007E09F1" w:rsidRPr="00257251" w:rsidRDefault="007E09F1" w:rsidP="007E09F1">
            <w:pPr>
              <w:autoSpaceDE w:val="0"/>
              <w:autoSpaceDN w:val="0"/>
              <w:adjustRightInd w:val="0"/>
              <w:spacing w:after="0" w:line="240" w:lineRule="auto"/>
              <w:rPr>
                <w:moveTo w:id="624" w:author="Palacherla, Susmitha C (NONUS)" w:date="2017-05-18T13:32:00Z"/>
                <w:rFonts w:ascii="Times New Roman" w:hAnsi="Times New Roman"/>
                <w:noProof/>
                <w:color w:val="0000FF"/>
                <w:sz w:val="20"/>
                <w:szCs w:val="20"/>
              </w:rPr>
            </w:pPr>
            <w:moveTo w:id="625"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moveTo>
          </w:p>
          <w:p w:rsidR="007E09F1" w:rsidRPr="00257251" w:rsidRDefault="007E09F1" w:rsidP="007E09F1">
            <w:pPr>
              <w:autoSpaceDE w:val="0"/>
              <w:autoSpaceDN w:val="0"/>
              <w:adjustRightInd w:val="0"/>
              <w:spacing w:after="0" w:line="240" w:lineRule="auto"/>
              <w:rPr>
                <w:moveTo w:id="626" w:author="Palacherla, Susmitha C (NONUS)" w:date="2017-05-18T13:32:00Z"/>
                <w:rFonts w:ascii="Times New Roman" w:hAnsi="Times New Roman"/>
                <w:noProof/>
                <w:sz w:val="20"/>
                <w:szCs w:val="20"/>
              </w:rPr>
            </w:pPr>
            <w:moveTo w:id="627" w:author="Palacherla, Susmitha C (NONUS)" w:date="2017-05-18T13:32:00Z">
              <w:r w:rsidRPr="00257251">
                <w:rPr>
                  <w:rFonts w:ascii="Times New Roman" w:hAnsi="Times New Roman"/>
                  <w:noProof/>
                  <w:sz w:val="20"/>
                  <w:szCs w:val="20"/>
                </w:rPr>
                <w:lastRenderedPageBreak/>
                <w:t xml:space="preserve">            Dts.TaskResult = ScriptResults.Success</w:t>
              </w:r>
            </w:moveTo>
          </w:p>
          <w:p w:rsidR="007E09F1" w:rsidRPr="00257251" w:rsidRDefault="007E09F1" w:rsidP="007E09F1">
            <w:pPr>
              <w:autoSpaceDE w:val="0"/>
              <w:autoSpaceDN w:val="0"/>
              <w:adjustRightInd w:val="0"/>
              <w:spacing w:after="0" w:line="240" w:lineRule="auto"/>
              <w:rPr>
                <w:moveTo w:id="628" w:author="Palacherla, Susmitha C (NONUS)" w:date="2017-05-18T13:32:00Z"/>
                <w:rFonts w:ascii="Times New Roman" w:hAnsi="Times New Roman"/>
                <w:noProof/>
                <w:color w:val="0000FF"/>
                <w:sz w:val="20"/>
                <w:szCs w:val="20"/>
              </w:rPr>
            </w:pPr>
            <w:moveTo w:id="629"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Else</w:t>
              </w:r>
            </w:moveTo>
          </w:p>
          <w:p w:rsidR="007E09F1" w:rsidRPr="00257251" w:rsidRDefault="007E09F1" w:rsidP="007E09F1">
            <w:pPr>
              <w:autoSpaceDE w:val="0"/>
              <w:autoSpaceDN w:val="0"/>
              <w:adjustRightInd w:val="0"/>
              <w:spacing w:after="0" w:line="240" w:lineRule="auto"/>
              <w:rPr>
                <w:moveTo w:id="630" w:author="Palacherla, Susmitha C (NONUS)" w:date="2017-05-18T13:32:00Z"/>
                <w:rFonts w:ascii="Times New Roman" w:hAnsi="Times New Roman"/>
                <w:noProof/>
                <w:sz w:val="20"/>
                <w:szCs w:val="20"/>
              </w:rPr>
            </w:pPr>
            <w:moveTo w:id="631" w:author="Palacherla, Susmitha C (NONUS)" w:date="2017-05-18T13:32:00Z">
              <w:r w:rsidRPr="00257251">
                <w:rPr>
                  <w:rFonts w:ascii="Times New Roman" w:hAnsi="Times New Roman"/>
                  <w:noProof/>
                  <w:sz w:val="20"/>
                  <w:szCs w:val="20"/>
                </w:rPr>
                <w:t xml:space="preserve">            Dts.TaskResult = ScriptResults.Failure</w:t>
              </w:r>
            </w:moveTo>
          </w:p>
          <w:p w:rsidR="007E09F1" w:rsidRPr="00257251" w:rsidRDefault="007E09F1" w:rsidP="007E09F1">
            <w:pPr>
              <w:autoSpaceDE w:val="0"/>
              <w:autoSpaceDN w:val="0"/>
              <w:adjustRightInd w:val="0"/>
              <w:spacing w:after="0" w:line="240" w:lineRule="auto"/>
              <w:rPr>
                <w:moveTo w:id="632" w:author="Palacherla, Susmitha C (NONUS)" w:date="2017-05-18T13:32:00Z"/>
                <w:rFonts w:ascii="Times New Roman" w:hAnsi="Times New Roman"/>
                <w:noProof/>
                <w:color w:val="0000FF"/>
                <w:sz w:val="20"/>
                <w:szCs w:val="20"/>
              </w:rPr>
            </w:pPr>
            <w:moveTo w:id="633"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moveTo>
          </w:p>
          <w:p w:rsidR="007E09F1" w:rsidRPr="00257251" w:rsidRDefault="007E09F1" w:rsidP="007E09F1">
            <w:pPr>
              <w:autoSpaceDE w:val="0"/>
              <w:autoSpaceDN w:val="0"/>
              <w:adjustRightInd w:val="0"/>
              <w:spacing w:after="0" w:line="240" w:lineRule="auto"/>
              <w:rPr>
                <w:moveTo w:id="634" w:author="Palacherla, Susmitha C (NONUS)" w:date="2017-05-18T13:32:00Z"/>
                <w:rFonts w:ascii="Times New Roman" w:hAnsi="Times New Roman"/>
                <w:noProof/>
                <w:color w:val="0000FF"/>
                <w:sz w:val="20"/>
                <w:szCs w:val="20"/>
              </w:rPr>
            </w:pPr>
            <w:moveTo w:id="635"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Sub</w:t>
              </w:r>
            </w:moveTo>
          </w:p>
          <w:p w:rsidR="007E09F1" w:rsidRPr="00257251" w:rsidRDefault="007E09F1" w:rsidP="007E09F1">
            <w:pPr>
              <w:widowControl w:val="0"/>
              <w:autoSpaceDE w:val="0"/>
              <w:autoSpaceDN w:val="0"/>
              <w:adjustRightInd w:val="0"/>
              <w:spacing w:after="0" w:line="240" w:lineRule="auto"/>
              <w:rPr>
                <w:moveTo w:id="636" w:author="Palacherla, Susmitha C (NONUS)" w:date="2017-05-18T13:32:00Z"/>
                <w:rFonts w:ascii="Times New Roman" w:hAnsi="Times New Roman"/>
                <w:sz w:val="24"/>
                <w:szCs w:val="24"/>
              </w:rPr>
            </w:pPr>
            <w:moveTo w:id="637" w:author="Palacherla, Susmitha C (NONUS)" w:date="2017-05-18T13:32:00Z">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Class</w:t>
              </w:r>
            </w:moveTo>
          </w:p>
        </w:tc>
      </w:tr>
      <w:moveToRangeEnd w:id="528"/>
    </w:tbl>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638" w:author="Palacherla, Susmitha C (NONUS)" w:date="2017-05-18T13:32:00Z" w:name="move482877662"/>
      <w:moveTo w:id="639" w:author="Palacherla, Susmitha C (NONUS)" w:date="2017-05-18T13:32:00Z">
        <w:r w:rsidRPr="00257251">
          <w:rPr>
            <w:rFonts w:ascii="Times New Roman" w:hAnsi="Times New Roman"/>
            <w:noProof/>
          </w:rPr>
          <w:drawing>
            <wp:inline distT="0" distB="0" distL="0" distR="0" wp14:anchorId="3036FCD5" wp14:editId="488E35F2">
              <wp:extent cx="373380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800" cy="419100"/>
                      </a:xfrm>
                      <a:prstGeom prst="rect">
                        <a:avLst/>
                      </a:prstGeom>
                    </pic:spPr>
                  </pic:pic>
                </a:graphicData>
              </a:graphic>
            </wp:inline>
          </w:drawing>
        </w:r>
      </w:moveTo>
      <w:moveToRangeEnd w:id="638"/>
    </w:p>
    <w:p w:rsidR="007931F8" w:rsidRPr="00257251" w:rsidRDefault="003B7A81" w:rsidP="007931F8">
      <w:pPr>
        <w:widowControl w:val="0"/>
        <w:autoSpaceDE w:val="0"/>
        <w:autoSpaceDN w:val="0"/>
        <w:adjustRightInd w:val="0"/>
        <w:spacing w:after="0" w:line="240" w:lineRule="auto"/>
        <w:rPr>
          <w:rFonts w:ascii="Times New Roman" w:hAnsi="Times New Roman"/>
          <w:sz w:val="24"/>
          <w:szCs w:val="24"/>
        </w:rPr>
      </w:pPr>
      <w:moveFromRangeStart w:id="640" w:author="Palacherla, Susmitha C (NONUS)" w:date="2017-05-18T13:32:00Z" w:name="move482877662"/>
      <w:moveFrom w:id="641" w:author="Palacherla, Susmitha C (NONUS)" w:date="2017-05-18T13:32:00Z">
        <w:r w:rsidRPr="00257251" w:rsidDel="007E09F1">
          <w:rPr>
            <w:rFonts w:ascii="Times New Roman" w:hAnsi="Times New Roman"/>
            <w:noProof/>
          </w:rPr>
          <w:drawing>
            <wp:inline distT="0" distB="0" distL="0" distR="0" wp14:anchorId="742C3DC8" wp14:editId="39E68EB5">
              <wp:extent cx="3733800" cy="419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800" cy="419100"/>
                      </a:xfrm>
                      <a:prstGeom prst="rect">
                        <a:avLst/>
                      </a:prstGeom>
                    </pic:spPr>
                  </pic:pic>
                </a:graphicData>
              </a:graphic>
            </wp:inline>
          </w:drawing>
        </w:r>
      </w:moveFrom>
      <w:moveFromRangeEnd w:id="640"/>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642" w:author="Palacherla, Susmitha C (NONUS)" w:date="2017-05-18T13:32:00Z"/>
                <w:rFonts w:ascii="Times New Roman" w:hAnsi="Times New Roman"/>
                <w:noProof/>
              </w:rPr>
            </w:pPr>
            <w:moveToRangeStart w:id="643" w:author="Palacherla, Susmitha C (NONUS)" w:date="2017-05-18T13:32:00Z" w:name="move482877667"/>
            <w:moveTo w:id="644" w:author="Palacherla, Susmitha C (NONUS)" w:date="2017-05-18T13:32: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645" w:author="Palacherla, Susmitha C (NONUS)" w:date="2017-05-18T13:32:00Z"/>
                <w:rFonts w:ascii="Times New Roman" w:hAnsi="Times New Roman"/>
                <w:noProof/>
              </w:rPr>
            </w:pPr>
            <w:moveTo w:id="646" w:author="Palacherla, Susmitha C (NONUS)" w:date="2017-05-18T13:32: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647" w:author="Palacherla, Susmitha C (NONUS)" w:date="2017-05-18T13:32:00Z"/>
                <w:rFonts w:ascii="Times New Roman" w:hAnsi="Times New Roman"/>
                <w:noProof/>
              </w:rPr>
            </w:pPr>
            <w:moveTo w:id="648" w:author="Palacherla, Susmitha C (NONUS)" w:date="2017-05-18T13:32: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649" w:author="Palacherla, Susmitha C (NONUS)" w:date="2017-05-18T13:32:00Z"/>
                <w:rFonts w:ascii="Times New Roman" w:hAnsi="Times New Roman"/>
                <w:noProof/>
              </w:rPr>
            </w:pPr>
            <w:moveTo w:id="650" w:author="Palacherla, Susmitha C (NONUS)" w:date="2017-05-18T13:32: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651" w:author="Palacherla, Susmitha C (NONUS)" w:date="2017-05-18T13:32:00Z"/>
                <w:rFonts w:ascii="Times New Roman" w:hAnsi="Times New Roman"/>
                <w:noProof/>
              </w:rPr>
            </w:pPr>
            <w:moveTo w:id="652" w:author="Palacherla, Susmitha C (NONUS)" w:date="2017-05-18T13:32: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653" w:author="Palacherla, Susmitha C (NONUS)" w:date="2017-05-18T13:32:00Z"/>
                <w:rFonts w:ascii="Times New Roman" w:hAnsi="Times New Roman"/>
                <w:noProof/>
              </w:rPr>
            </w:pPr>
            <w:moveTo w:id="654" w:author="Palacherla, Susmitha C (NONUS)" w:date="2017-05-18T13:32:00Z">
              <w:r w:rsidRPr="00257251">
                <w:rPr>
                  <w:rFonts w:ascii="Times New Roman" w:hAnsi="Times New Roman"/>
                  <w:noProof/>
                </w:rPr>
                <w:t>@[User::PSFileExists]==False</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655" w:author="Palacherla, Susmitha C (NONUS)" w:date="2017-05-18T13:32:00Z"/>
                <w:rFonts w:ascii="Times New Roman" w:hAnsi="Times New Roman"/>
                <w:noProof/>
              </w:rPr>
            </w:pPr>
            <w:moveTo w:id="656" w:author="Palacherla, Susmitha C (NONUS)" w:date="2017-05-18T13:32: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657" w:author="Palacherla, Susmitha C (NONUS)" w:date="2017-05-18T13:32:00Z"/>
                <w:rFonts w:ascii="Times New Roman" w:hAnsi="Times New Roman"/>
                <w:noProof/>
              </w:rPr>
            </w:pPr>
            <w:moveTo w:id="658" w:author="Palacherla, Susmitha C (NONUS)" w:date="2017-05-18T13:32:00Z">
              <w:r w:rsidRPr="00257251">
                <w:rPr>
                  <w:rFonts w:ascii="Times New Roman" w:hAnsi="Times New Roman"/>
                  <w:noProof/>
                </w:rPr>
                <w:t>Logical AND.</w:t>
              </w:r>
            </w:moveTo>
          </w:p>
        </w:tc>
      </w:tr>
      <w:tr w:rsidR="00B31B0A" w:rsidRPr="00257251" w:rsidDel="007E09F1" w:rsidTr="007E09F1">
        <w:tc>
          <w:tcPr>
            <w:tcW w:w="4788" w:type="dxa"/>
          </w:tcPr>
          <w:p w:rsidR="00B31B0A" w:rsidRPr="00257251" w:rsidDel="007E09F1" w:rsidRDefault="00B31B0A" w:rsidP="007E09F1">
            <w:pPr>
              <w:widowControl w:val="0"/>
              <w:autoSpaceDE w:val="0"/>
              <w:autoSpaceDN w:val="0"/>
              <w:adjustRightInd w:val="0"/>
              <w:spacing w:after="0" w:line="240" w:lineRule="auto"/>
              <w:rPr>
                <w:moveFrom w:id="659" w:author="Palacherla, Susmitha C (NONUS)" w:date="2017-05-18T13:32:00Z"/>
                <w:rFonts w:ascii="Times New Roman" w:hAnsi="Times New Roman"/>
                <w:noProof/>
              </w:rPr>
            </w:pPr>
            <w:moveFromRangeStart w:id="660" w:author="Palacherla, Susmitha C (NONUS)" w:date="2017-05-18T13:32:00Z" w:name="move482877667"/>
            <w:moveToRangeEnd w:id="643"/>
            <w:moveFrom w:id="661" w:author="Palacherla, Susmitha C (NONUS)" w:date="2017-05-18T13:32:00Z">
              <w:r w:rsidRPr="00257251" w:rsidDel="007E09F1">
                <w:rPr>
                  <w:rFonts w:ascii="Times New Roman" w:hAnsi="Times New Roman"/>
                  <w:noProof/>
                </w:rPr>
                <w:t>Evaluation Operation</w:t>
              </w:r>
            </w:moveFrom>
          </w:p>
        </w:tc>
        <w:tc>
          <w:tcPr>
            <w:tcW w:w="4788" w:type="dxa"/>
          </w:tcPr>
          <w:p w:rsidR="00B31B0A" w:rsidRPr="00257251" w:rsidDel="007E09F1" w:rsidRDefault="00B31B0A" w:rsidP="007E09F1">
            <w:pPr>
              <w:widowControl w:val="0"/>
              <w:autoSpaceDE w:val="0"/>
              <w:autoSpaceDN w:val="0"/>
              <w:adjustRightInd w:val="0"/>
              <w:spacing w:after="0" w:line="240" w:lineRule="auto"/>
              <w:rPr>
                <w:moveFrom w:id="662" w:author="Palacherla, Susmitha C (NONUS)" w:date="2017-05-18T13:32:00Z"/>
                <w:rFonts w:ascii="Times New Roman" w:hAnsi="Times New Roman"/>
                <w:noProof/>
              </w:rPr>
            </w:pPr>
            <w:moveFrom w:id="663" w:author="Palacherla, Susmitha C (NONUS)" w:date="2017-05-18T13:32:00Z">
              <w:r w:rsidRPr="00257251" w:rsidDel="007E09F1">
                <w:rPr>
                  <w:rFonts w:ascii="Times New Roman" w:hAnsi="Times New Roman"/>
                  <w:noProof/>
                </w:rPr>
                <w:t>Expression and Constraint</w:t>
              </w:r>
            </w:moveFrom>
          </w:p>
        </w:tc>
      </w:tr>
      <w:tr w:rsidR="00B31B0A" w:rsidRPr="00257251" w:rsidDel="007E09F1" w:rsidTr="007E09F1">
        <w:tc>
          <w:tcPr>
            <w:tcW w:w="4788" w:type="dxa"/>
          </w:tcPr>
          <w:p w:rsidR="00B31B0A" w:rsidRPr="00257251" w:rsidDel="007E09F1" w:rsidRDefault="00B31B0A" w:rsidP="007E09F1">
            <w:pPr>
              <w:widowControl w:val="0"/>
              <w:autoSpaceDE w:val="0"/>
              <w:autoSpaceDN w:val="0"/>
              <w:adjustRightInd w:val="0"/>
              <w:spacing w:after="0" w:line="240" w:lineRule="auto"/>
              <w:rPr>
                <w:moveFrom w:id="664" w:author="Palacherla, Susmitha C (NONUS)" w:date="2017-05-18T13:32:00Z"/>
                <w:rFonts w:ascii="Times New Roman" w:hAnsi="Times New Roman"/>
                <w:noProof/>
              </w:rPr>
            </w:pPr>
            <w:moveFrom w:id="665" w:author="Palacherla, Susmitha C (NONUS)" w:date="2017-05-18T13:32:00Z">
              <w:r w:rsidRPr="00257251" w:rsidDel="007E09F1">
                <w:rPr>
                  <w:rFonts w:ascii="Times New Roman" w:hAnsi="Times New Roman"/>
                  <w:noProof/>
                </w:rPr>
                <w:t xml:space="preserve">Value </w:t>
              </w:r>
            </w:moveFrom>
          </w:p>
        </w:tc>
        <w:tc>
          <w:tcPr>
            <w:tcW w:w="4788" w:type="dxa"/>
          </w:tcPr>
          <w:p w:rsidR="00B31B0A" w:rsidRPr="00257251" w:rsidDel="007E09F1" w:rsidRDefault="00B31B0A" w:rsidP="007E09F1">
            <w:pPr>
              <w:widowControl w:val="0"/>
              <w:autoSpaceDE w:val="0"/>
              <w:autoSpaceDN w:val="0"/>
              <w:adjustRightInd w:val="0"/>
              <w:spacing w:after="0" w:line="240" w:lineRule="auto"/>
              <w:rPr>
                <w:moveFrom w:id="666" w:author="Palacherla, Susmitha C (NONUS)" w:date="2017-05-18T13:32:00Z"/>
                <w:rFonts w:ascii="Times New Roman" w:hAnsi="Times New Roman"/>
                <w:noProof/>
              </w:rPr>
            </w:pPr>
            <w:moveFrom w:id="667" w:author="Palacherla, Susmitha C (NONUS)" w:date="2017-05-18T13:32:00Z">
              <w:r w:rsidRPr="00257251" w:rsidDel="007E09F1">
                <w:rPr>
                  <w:rFonts w:ascii="Times New Roman" w:hAnsi="Times New Roman"/>
                  <w:noProof/>
                </w:rPr>
                <w:t>Success</w:t>
              </w:r>
            </w:moveFrom>
          </w:p>
        </w:tc>
      </w:tr>
      <w:tr w:rsidR="00B31B0A" w:rsidRPr="00257251" w:rsidDel="007E09F1" w:rsidTr="007E09F1">
        <w:tc>
          <w:tcPr>
            <w:tcW w:w="4788" w:type="dxa"/>
          </w:tcPr>
          <w:p w:rsidR="00B31B0A" w:rsidRPr="00257251" w:rsidDel="007E09F1" w:rsidRDefault="00B31B0A" w:rsidP="007E09F1">
            <w:pPr>
              <w:widowControl w:val="0"/>
              <w:autoSpaceDE w:val="0"/>
              <w:autoSpaceDN w:val="0"/>
              <w:adjustRightInd w:val="0"/>
              <w:spacing w:after="0" w:line="240" w:lineRule="auto"/>
              <w:rPr>
                <w:moveFrom w:id="668" w:author="Palacherla, Susmitha C (NONUS)" w:date="2017-05-18T13:32:00Z"/>
                <w:rFonts w:ascii="Times New Roman" w:hAnsi="Times New Roman"/>
                <w:noProof/>
              </w:rPr>
            </w:pPr>
            <w:moveFrom w:id="669" w:author="Palacherla, Susmitha C (NONUS)" w:date="2017-05-18T13:32:00Z">
              <w:r w:rsidRPr="00257251" w:rsidDel="007E09F1">
                <w:rPr>
                  <w:rFonts w:ascii="Times New Roman" w:hAnsi="Times New Roman"/>
                  <w:noProof/>
                </w:rPr>
                <w:t>Expression</w:t>
              </w:r>
            </w:moveFrom>
          </w:p>
        </w:tc>
        <w:tc>
          <w:tcPr>
            <w:tcW w:w="4788" w:type="dxa"/>
          </w:tcPr>
          <w:p w:rsidR="00B31B0A" w:rsidRPr="00257251" w:rsidDel="007E09F1" w:rsidRDefault="00B31B0A" w:rsidP="007E09F1">
            <w:pPr>
              <w:widowControl w:val="0"/>
              <w:autoSpaceDE w:val="0"/>
              <w:autoSpaceDN w:val="0"/>
              <w:adjustRightInd w:val="0"/>
              <w:spacing w:after="0" w:line="240" w:lineRule="auto"/>
              <w:rPr>
                <w:moveFrom w:id="670" w:author="Palacherla, Susmitha C (NONUS)" w:date="2017-05-18T13:32:00Z"/>
                <w:rFonts w:ascii="Times New Roman" w:hAnsi="Times New Roman"/>
                <w:noProof/>
              </w:rPr>
            </w:pPr>
            <w:moveFrom w:id="671" w:author="Palacherla, Susmitha C (NONUS)" w:date="2017-05-18T13:32:00Z">
              <w:r w:rsidRPr="00257251" w:rsidDel="007E09F1">
                <w:rPr>
                  <w:rFonts w:ascii="Times New Roman" w:hAnsi="Times New Roman"/>
                  <w:noProof/>
                </w:rPr>
                <w:t>@[User::PSFileExists]==False</w:t>
              </w:r>
            </w:moveFrom>
          </w:p>
        </w:tc>
      </w:tr>
      <w:tr w:rsidR="00B31B0A" w:rsidRPr="00257251" w:rsidDel="007E09F1" w:rsidTr="007E09F1">
        <w:tc>
          <w:tcPr>
            <w:tcW w:w="4788" w:type="dxa"/>
          </w:tcPr>
          <w:p w:rsidR="00B31B0A" w:rsidRPr="00257251" w:rsidDel="007E09F1" w:rsidRDefault="00B31B0A" w:rsidP="007E09F1">
            <w:pPr>
              <w:widowControl w:val="0"/>
              <w:autoSpaceDE w:val="0"/>
              <w:autoSpaceDN w:val="0"/>
              <w:adjustRightInd w:val="0"/>
              <w:spacing w:after="0" w:line="240" w:lineRule="auto"/>
              <w:rPr>
                <w:moveFrom w:id="672" w:author="Palacherla, Susmitha C (NONUS)" w:date="2017-05-18T13:32:00Z"/>
                <w:rFonts w:ascii="Times New Roman" w:hAnsi="Times New Roman"/>
                <w:noProof/>
              </w:rPr>
            </w:pPr>
            <w:moveFrom w:id="673" w:author="Palacherla, Susmitha C (NONUS)" w:date="2017-05-18T13:32:00Z">
              <w:r w:rsidRPr="00257251" w:rsidDel="007E09F1">
                <w:rPr>
                  <w:rFonts w:ascii="Times New Roman" w:hAnsi="Times New Roman"/>
                  <w:noProof/>
                </w:rPr>
                <w:t>Multiple Constraints</w:t>
              </w:r>
            </w:moveFrom>
          </w:p>
        </w:tc>
        <w:tc>
          <w:tcPr>
            <w:tcW w:w="4788" w:type="dxa"/>
          </w:tcPr>
          <w:p w:rsidR="00B31B0A" w:rsidRPr="00257251" w:rsidDel="007E09F1" w:rsidRDefault="00B31B0A" w:rsidP="007E09F1">
            <w:pPr>
              <w:widowControl w:val="0"/>
              <w:autoSpaceDE w:val="0"/>
              <w:autoSpaceDN w:val="0"/>
              <w:adjustRightInd w:val="0"/>
              <w:spacing w:after="0" w:line="240" w:lineRule="auto"/>
              <w:rPr>
                <w:moveFrom w:id="674" w:author="Palacherla, Susmitha C (NONUS)" w:date="2017-05-18T13:32:00Z"/>
                <w:rFonts w:ascii="Times New Roman" w:hAnsi="Times New Roman"/>
                <w:noProof/>
              </w:rPr>
            </w:pPr>
            <w:moveFrom w:id="675" w:author="Palacherla, Susmitha C (NONUS)" w:date="2017-05-18T13:32:00Z">
              <w:r w:rsidRPr="00257251" w:rsidDel="007E09F1">
                <w:rPr>
                  <w:rFonts w:ascii="Times New Roman" w:hAnsi="Times New Roman"/>
                  <w:noProof/>
                </w:rPr>
                <w:t>Logical AND.</w:t>
              </w:r>
            </w:moveFrom>
          </w:p>
        </w:tc>
      </w:tr>
      <w:moveFromRangeEnd w:id="660"/>
    </w:tbl>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B31B0A" w:rsidRPr="00257251" w:rsidDel="007E09F1" w:rsidTr="00B31B0A">
        <w:tc>
          <w:tcPr>
            <w:tcW w:w="4788" w:type="dxa"/>
          </w:tcPr>
          <w:p w:rsidR="00B31B0A" w:rsidRPr="00257251" w:rsidDel="007E09F1" w:rsidRDefault="00B31B0A" w:rsidP="007931F8">
            <w:pPr>
              <w:widowControl w:val="0"/>
              <w:autoSpaceDE w:val="0"/>
              <w:autoSpaceDN w:val="0"/>
              <w:adjustRightInd w:val="0"/>
              <w:spacing w:after="0" w:line="240" w:lineRule="auto"/>
              <w:rPr>
                <w:moveFrom w:id="676" w:author="Palacherla, Susmitha C (NONUS)" w:date="2017-05-18T13:32:00Z"/>
                <w:rFonts w:ascii="Times New Roman" w:hAnsi="Times New Roman"/>
                <w:noProof/>
              </w:rPr>
            </w:pPr>
            <w:moveFromRangeStart w:id="677" w:author="Palacherla, Susmitha C (NONUS)" w:date="2017-05-18T13:32:00Z" w:name="move482877674"/>
            <w:moveFrom w:id="678" w:author="Palacherla, Susmitha C (NONUS)" w:date="2017-05-18T13:32:00Z">
              <w:r w:rsidRPr="00257251" w:rsidDel="007E09F1">
                <w:rPr>
                  <w:rFonts w:ascii="Times New Roman" w:hAnsi="Times New Roman"/>
                  <w:noProof/>
                </w:rPr>
                <w:t>Email Task</w:t>
              </w:r>
            </w:moveFrom>
          </w:p>
        </w:tc>
        <w:tc>
          <w:tcPr>
            <w:tcW w:w="4788" w:type="dxa"/>
          </w:tcPr>
          <w:p w:rsidR="00B31B0A" w:rsidRPr="00257251" w:rsidDel="007E09F1" w:rsidRDefault="00B31B0A" w:rsidP="007931F8">
            <w:pPr>
              <w:widowControl w:val="0"/>
              <w:autoSpaceDE w:val="0"/>
              <w:autoSpaceDN w:val="0"/>
              <w:adjustRightInd w:val="0"/>
              <w:spacing w:after="0" w:line="240" w:lineRule="auto"/>
              <w:rPr>
                <w:moveFrom w:id="679" w:author="Palacherla, Susmitha C (NONUS)" w:date="2017-05-18T13:32:00Z"/>
                <w:rFonts w:ascii="Times New Roman" w:hAnsi="Times New Roman"/>
                <w:noProof/>
              </w:rPr>
            </w:pPr>
          </w:p>
        </w:tc>
      </w:tr>
      <w:tr w:rsidR="00B31B0A" w:rsidRPr="00257251" w:rsidDel="007E09F1" w:rsidTr="00B31B0A">
        <w:tc>
          <w:tcPr>
            <w:tcW w:w="4788" w:type="dxa"/>
          </w:tcPr>
          <w:p w:rsidR="00B31B0A" w:rsidRPr="00257251" w:rsidDel="007E09F1" w:rsidRDefault="00B31B0A" w:rsidP="007931F8">
            <w:pPr>
              <w:widowControl w:val="0"/>
              <w:autoSpaceDE w:val="0"/>
              <w:autoSpaceDN w:val="0"/>
              <w:adjustRightInd w:val="0"/>
              <w:spacing w:after="0" w:line="240" w:lineRule="auto"/>
              <w:rPr>
                <w:moveFrom w:id="680" w:author="Palacherla, Susmitha C (NONUS)" w:date="2017-05-18T13:32:00Z"/>
                <w:rFonts w:ascii="Times New Roman" w:hAnsi="Times New Roman"/>
                <w:noProof/>
              </w:rPr>
            </w:pPr>
            <w:moveFrom w:id="681" w:author="Palacherla, Susmitha C (NONUS)" w:date="2017-05-18T13:32:00Z">
              <w:r w:rsidRPr="00257251" w:rsidDel="007E09F1">
                <w:rPr>
                  <w:rFonts w:ascii="Times New Roman" w:hAnsi="Times New Roman"/>
                  <w:noProof/>
                </w:rPr>
                <w:t>SmtpConnection</w:t>
              </w:r>
            </w:moveFrom>
          </w:p>
        </w:tc>
        <w:tc>
          <w:tcPr>
            <w:tcW w:w="4788" w:type="dxa"/>
          </w:tcPr>
          <w:p w:rsidR="00B31B0A" w:rsidRPr="00257251" w:rsidDel="007E09F1" w:rsidRDefault="00B31B0A" w:rsidP="007931F8">
            <w:pPr>
              <w:widowControl w:val="0"/>
              <w:autoSpaceDE w:val="0"/>
              <w:autoSpaceDN w:val="0"/>
              <w:adjustRightInd w:val="0"/>
              <w:spacing w:after="0" w:line="240" w:lineRule="auto"/>
              <w:rPr>
                <w:moveFrom w:id="682" w:author="Palacherla, Susmitha C (NONUS)" w:date="2017-05-18T13:32:00Z"/>
                <w:rFonts w:ascii="Times New Roman" w:hAnsi="Times New Roman"/>
                <w:noProof/>
              </w:rPr>
            </w:pPr>
            <w:moveFrom w:id="683" w:author="Palacherla, Susmitha C (NONUS)" w:date="2017-05-18T13:32:00Z">
              <w:r w:rsidRPr="00257251" w:rsidDel="007E09F1">
                <w:rPr>
                  <w:rFonts w:ascii="Times New Roman" w:hAnsi="Times New Roman"/>
                  <w:noProof/>
                </w:rPr>
                <w:t>SMTP Connection Manager</w:t>
              </w:r>
            </w:moveFrom>
          </w:p>
        </w:tc>
      </w:tr>
      <w:tr w:rsidR="00B31B0A" w:rsidRPr="00257251" w:rsidDel="007E09F1" w:rsidTr="00B31B0A">
        <w:tc>
          <w:tcPr>
            <w:tcW w:w="4788" w:type="dxa"/>
          </w:tcPr>
          <w:p w:rsidR="00B31B0A" w:rsidRPr="00257251" w:rsidDel="007E09F1" w:rsidRDefault="00B31B0A" w:rsidP="007931F8">
            <w:pPr>
              <w:widowControl w:val="0"/>
              <w:autoSpaceDE w:val="0"/>
              <w:autoSpaceDN w:val="0"/>
              <w:adjustRightInd w:val="0"/>
              <w:spacing w:after="0" w:line="240" w:lineRule="auto"/>
              <w:rPr>
                <w:moveFrom w:id="684" w:author="Palacherla, Susmitha C (NONUS)" w:date="2017-05-18T13:32:00Z"/>
                <w:rFonts w:ascii="Times New Roman" w:hAnsi="Times New Roman"/>
                <w:noProof/>
              </w:rPr>
            </w:pPr>
            <w:moveFrom w:id="685" w:author="Palacherla, Susmitha C (NONUS)" w:date="2017-05-18T13:32:00Z">
              <w:r w:rsidRPr="00257251" w:rsidDel="007E09F1">
                <w:rPr>
                  <w:rFonts w:ascii="Times New Roman" w:hAnsi="Times New Roman"/>
                  <w:noProof/>
                </w:rPr>
                <w:t xml:space="preserve">From </w:t>
              </w:r>
            </w:moveFrom>
          </w:p>
        </w:tc>
        <w:tc>
          <w:tcPr>
            <w:tcW w:w="4788" w:type="dxa"/>
          </w:tcPr>
          <w:p w:rsidR="00B31B0A" w:rsidRPr="00257251" w:rsidDel="007E09F1" w:rsidRDefault="00B31B0A" w:rsidP="007931F8">
            <w:pPr>
              <w:widowControl w:val="0"/>
              <w:autoSpaceDE w:val="0"/>
              <w:autoSpaceDN w:val="0"/>
              <w:adjustRightInd w:val="0"/>
              <w:spacing w:after="0" w:line="240" w:lineRule="auto"/>
              <w:rPr>
                <w:moveFrom w:id="686" w:author="Palacherla, Susmitha C (NONUS)" w:date="2017-05-18T13:32:00Z"/>
                <w:rFonts w:ascii="Times New Roman" w:hAnsi="Times New Roman"/>
                <w:noProof/>
              </w:rPr>
            </w:pPr>
            <w:moveFrom w:id="687" w:author="Palacherla, Susmitha C (NONUS)" w:date="2017-05-18T13:32:00Z">
              <w:r w:rsidRPr="00257251" w:rsidDel="007E09F1">
                <w:rPr>
                  <w:rFonts w:ascii="Times New Roman" w:hAnsi="Times New Roman"/>
                  <w:noProof/>
                </w:rPr>
                <w:t>Expression:FromLine: @[User::FromEmail]</w:t>
              </w:r>
            </w:moveFrom>
          </w:p>
        </w:tc>
      </w:tr>
      <w:tr w:rsidR="00B31B0A" w:rsidRPr="00257251" w:rsidDel="007E09F1" w:rsidTr="00B31B0A">
        <w:tc>
          <w:tcPr>
            <w:tcW w:w="4788" w:type="dxa"/>
          </w:tcPr>
          <w:p w:rsidR="00B31B0A" w:rsidRPr="00257251" w:rsidDel="007E09F1" w:rsidRDefault="00B31B0A" w:rsidP="007931F8">
            <w:pPr>
              <w:widowControl w:val="0"/>
              <w:autoSpaceDE w:val="0"/>
              <w:autoSpaceDN w:val="0"/>
              <w:adjustRightInd w:val="0"/>
              <w:spacing w:after="0" w:line="240" w:lineRule="auto"/>
              <w:rPr>
                <w:moveFrom w:id="688" w:author="Palacherla, Susmitha C (NONUS)" w:date="2017-05-18T13:32:00Z"/>
                <w:rFonts w:ascii="Times New Roman" w:hAnsi="Times New Roman"/>
                <w:noProof/>
              </w:rPr>
            </w:pPr>
            <w:moveFrom w:id="689" w:author="Palacherla, Susmitha C (NONUS)" w:date="2017-05-18T13:32:00Z">
              <w:r w:rsidRPr="00257251" w:rsidDel="007E09F1">
                <w:rPr>
                  <w:rFonts w:ascii="Times New Roman" w:hAnsi="Times New Roman"/>
                  <w:noProof/>
                </w:rPr>
                <w:t>CC</w:t>
              </w:r>
            </w:moveFrom>
          </w:p>
        </w:tc>
        <w:tc>
          <w:tcPr>
            <w:tcW w:w="4788" w:type="dxa"/>
          </w:tcPr>
          <w:p w:rsidR="00B31B0A" w:rsidRPr="00257251" w:rsidDel="007E09F1" w:rsidRDefault="00B31B0A" w:rsidP="007931F8">
            <w:pPr>
              <w:widowControl w:val="0"/>
              <w:autoSpaceDE w:val="0"/>
              <w:autoSpaceDN w:val="0"/>
              <w:adjustRightInd w:val="0"/>
              <w:spacing w:after="0" w:line="240" w:lineRule="auto"/>
              <w:rPr>
                <w:moveFrom w:id="690" w:author="Palacherla, Susmitha C (NONUS)" w:date="2017-05-18T13:32:00Z"/>
                <w:rFonts w:ascii="Times New Roman" w:hAnsi="Times New Roman"/>
                <w:noProof/>
              </w:rPr>
            </w:pPr>
            <w:moveFrom w:id="691" w:author="Palacherla, Susmitha C (NONUS)" w:date="2017-05-18T13:32:00Z">
              <w:r w:rsidRPr="00257251" w:rsidDel="007E09F1">
                <w:rPr>
                  <w:rFonts w:ascii="Times New Roman" w:hAnsi="Times New Roman"/>
                  <w:noProof/>
                </w:rPr>
                <w:t>Expression:CCLine: @[User::CcEmail]</w:t>
              </w:r>
            </w:moveFrom>
          </w:p>
        </w:tc>
      </w:tr>
      <w:tr w:rsidR="00B31B0A" w:rsidRPr="00257251" w:rsidDel="007E09F1" w:rsidTr="00B31B0A">
        <w:tc>
          <w:tcPr>
            <w:tcW w:w="4788" w:type="dxa"/>
          </w:tcPr>
          <w:p w:rsidR="00B31B0A" w:rsidRPr="00257251" w:rsidDel="007E09F1" w:rsidRDefault="00B31B0A" w:rsidP="007931F8">
            <w:pPr>
              <w:widowControl w:val="0"/>
              <w:autoSpaceDE w:val="0"/>
              <w:autoSpaceDN w:val="0"/>
              <w:adjustRightInd w:val="0"/>
              <w:spacing w:after="0" w:line="240" w:lineRule="auto"/>
              <w:rPr>
                <w:moveFrom w:id="692" w:author="Palacherla, Susmitha C (NONUS)" w:date="2017-05-18T13:32:00Z"/>
                <w:rFonts w:ascii="Times New Roman" w:hAnsi="Times New Roman"/>
                <w:noProof/>
              </w:rPr>
            </w:pPr>
            <w:moveFrom w:id="693" w:author="Palacherla, Susmitha C (NONUS)" w:date="2017-05-18T13:32:00Z">
              <w:r w:rsidRPr="00257251" w:rsidDel="007E09F1">
                <w:rPr>
                  <w:rFonts w:ascii="Times New Roman" w:hAnsi="Times New Roman"/>
                  <w:noProof/>
                </w:rPr>
                <w:t>To</w:t>
              </w:r>
            </w:moveFrom>
          </w:p>
        </w:tc>
        <w:tc>
          <w:tcPr>
            <w:tcW w:w="4788" w:type="dxa"/>
          </w:tcPr>
          <w:p w:rsidR="00B31B0A" w:rsidRPr="00257251" w:rsidDel="007E09F1" w:rsidRDefault="00B31B0A" w:rsidP="007931F8">
            <w:pPr>
              <w:widowControl w:val="0"/>
              <w:autoSpaceDE w:val="0"/>
              <w:autoSpaceDN w:val="0"/>
              <w:adjustRightInd w:val="0"/>
              <w:spacing w:after="0" w:line="240" w:lineRule="auto"/>
              <w:rPr>
                <w:moveFrom w:id="694" w:author="Palacherla, Susmitha C (NONUS)" w:date="2017-05-18T13:32:00Z"/>
                <w:rFonts w:ascii="Times New Roman" w:hAnsi="Times New Roman"/>
                <w:noProof/>
              </w:rPr>
            </w:pPr>
            <w:moveFrom w:id="695" w:author="Palacherla, Susmitha C (NONUS)" w:date="2017-05-18T13:32:00Z">
              <w:r w:rsidRPr="00257251" w:rsidDel="007E09F1">
                <w:rPr>
                  <w:rFonts w:ascii="Times New Roman" w:hAnsi="Times New Roman"/>
                  <w:noProof/>
                </w:rPr>
                <w:t>Expression:ToLine: @[User::ToEmail]</w:t>
              </w:r>
            </w:moveFrom>
          </w:p>
        </w:tc>
      </w:tr>
      <w:tr w:rsidR="00B31B0A" w:rsidRPr="00257251" w:rsidDel="007E09F1" w:rsidTr="00B31B0A">
        <w:tc>
          <w:tcPr>
            <w:tcW w:w="4788" w:type="dxa"/>
          </w:tcPr>
          <w:p w:rsidR="00B31B0A" w:rsidRPr="00257251" w:rsidDel="007E09F1" w:rsidRDefault="00B31B0A" w:rsidP="007931F8">
            <w:pPr>
              <w:widowControl w:val="0"/>
              <w:autoSpaceDE w:val="0"/>
              <w:autoSpaceDN w:val="0"/>
              <w:adjustRightInd w:val="0"/>
              <w:spacing w:after="0" w:line="240" w:lineRule="auto"/>
              <w:rPr>
                <w:moveFrom w:id="696" w:author="Palacherla, Susmitha C (NONUS)" w:date="2017-05-18T13:32:00Z"/>
                <w:rFonts w:ascii="Times New Roman" w:hAnsi="Times New Roman"/>
                <w:noProof/>
              </w:rPr>
            </w:pPr>
            <w:moveFrom w:id="697" w:author="Palacherla, Susmitha C (NONUS)" w:date="2017-05-18T13:32:00Z">
              <w:r w:rsidRPr="00257251" w:rsidDel="007E09F1">
                <w:rPr>
                  <w:rFonts w:ascii="Times New Roman" w:hAnsi="Times New Roman"/>
                  <w:noProof/>
                </w:rPr>
                <w:t>Subject</w:t>
              </w:r>
            </w:moveFrom>
          </w:p>
        </w:tc>
        <w:tc>
          <w:tcPr>
            <w:tcW w:w="4788" w:type="dxa"/>
          </w:tcPr>
          <w:p w:rsidR="00B31B0A" w:rsidRPr="00257251" w:rsidDel="007E09F1" w:rsidRDefault="00B31B0A" w:rsidP="007931F8">
            <w:pPr>
              <w:widowControl w:val="0"/>
              <w:autoSpaceDE w:val="0"/>
              <w:autoSpaceDN w:val="0"/>
              <w:adjustRightInd w:val="0"/>
              <w:spacing w:after="0" w:line="240" w:lineRule="auto"/>
              <w:rPr>
                <w:moveFrom w:id="698" w:author="Palacherla, Susmitha C (NONUS)" w:date="2017-05-18T13:32:00Z"/>
                <w:rFonts w:ascii="Times New Roman" w:hAnsi="Times New Roman"/>
                <w:noProof/>
              </w:rPr>
            </w:pPr>
            <w:moveFrom w:id="699" w:author="Palacherla, Susmitha C (NONUS)" w:date="2017-05-18T13:32:00Z">
              <w:r w:rsidRPr="00257251" w:rsidDel="007E09F1">
                <w:rPr>
                  <w:rFonts w:ascii="Times New Roman" w:hAnsi="Times New Roman"/>
                  <w:noProof/>
                </w:rPr>
                <w:t>Employee Load process has been terminated.</w:t>
              </w:r>
            </w:moveFrom>
          </w:p>
        </w:tc>
      </w:tr>
      <w:tr w:rsidR="00B31B0A" w:rsidRPr="00257251" w:rsidDel="007E09F1" w:rsidTr="00B31B0A">
        <w:tc>
          <w:tcPr>
            <w:tcW w:w="4788" w:type="dxa"/>
          </w:tcPr>
          <w:p w:rsidR="00B31B0A" w:rsidRPr="00257251" w:rsidDel="007E09F1" w:rsidRDefault="00B31B0A" w:rsidP="00257251">
            <w:pPr>
              <w:widowControl w:val="0"/>
              <w:autoSpaceDE w:val="0"/>
              <w:autoSpaceDN w:val="0"/>
              <w:adjustRightInd w:val="0"/>
              <w:spacing w:after="0" w:line="240" w:lineRule="auto"/>
              <w:rPr>
                <w:moveFrom w:id="700" w:author="Palacherla, Susmitha C (NONUS)" w:date="2017-05-18T13:32:00Z"/>
                <w:rFonts w:ascii="Times New Roman" w:hAnsi="Times New Roman"/>
                <w:noProof/>
              </w:rPr>
            </w:pPr>
            <w:moveFrom w:id="701" w:author="Palacherla, Susmitha C (NONUS)" w:date="2017-05-18T13:32:00Z">
              <w:r w:rsidRPr="00257251" w:rsidDel="007E09F1">
                <w:rPr>
                  <w:rFonts w:ascii="Times New Roman" w:hAnsi="Times New Roman"/>
                  <w:noProof/>
                </w:rPr>
                <w:t>Message Source Type</w:t>
              </w:r>
            </w:moveFrom>
          </w:p>
        </w:tc>
        <w:tc>
          <w:tcPr>
            <w:tcW w:w="4788" w:type="dxa"/>
          </w:tcPr>
          <w:p w:rsidR="00B31B0A" w:rsidRPr="00257251" w:rsidDel="007E09F1" w:rsidRDefault="00B31B0A" w:rsidP="007931F8">
            <w:pPr>
              <w:widowControl w:val="0"/>
              <w:autoSpaceDE w:val="0"/>
              <w:autoSpaceDN w:val="0"/>
              <w:adjustRightInd w:val="0"/>
              <w:spacing w:after="0" w:line="240" w:lineRule="auto"/>
              <w:rPr>
                <w:moveFrom w:id="702" w:author="Palacherla, Susmitha C (NONUS)" w:date="2017-05-18T13:32:00Z"/>
                <w:rFonts w:ascii="Times New Roman" w:hAnsi="Times New Roman"/>
                <w:noProof/>
              </w:rPr>
            </w:pPr>
            <w:moveFrom w:id="703" w:author="Palacherla, Susmitha C (NONUS)" w:date="2017-05-18T13:32:00Z">
              <w:r w:rsidRPr="00257251" w:rsidDel="007E09F1">
                <w:rPr>
                  <w:rFonts w:ascii="Times New Roman" w:hAnsi="Times New Roman"/>
                  <w:noProof/>
                </w:rPr>
                <w:t>Direct Input</w:t>
              </w:r>
            </w:moveFrom>
          </w:p>
        </w:tc>
      </w:tr>
      <w:tr w:rsidR="00B31B0A" w:rsidRPr="00257251" w:rsidDel="007E09F1" w:rsidTr="00B31B0A">
        <w:tc>
          <w:tcPr>
            <w:tcW w:w="4788" w:type="dxa"/>
          </w:tcPr>
          <w:p w:rsidR="00B31B0A" w:rsidRPr="00257251" w:rsidDel="007E09F1" w:rsidRDefault="00B31B0A" w:rsidP="007931F8">
            <w:pPr>
              <w:widowControl w:val="0"/>
              <w:autoSpaceDE w:val="0"/>
              <w:autoSpaceDN w:val="0"/>
              <w:adjustRightInd w:val="0"/>
              <w:spacing w:after="0" w:line="240" w:lineRule="auto"/>
              <w:rPr>
                <w:moveFrom w:id="704" w:author="Palacherla, Susmitha C (NONUS)" w:date="2017-05-18T13:32:00Z"/>
                <w:rFonts w:ascii="Times New Roman" w:hAnsi="Times New Roman"/>
                <w:noProof/>
              </w:rPr>
            </w:pPr>
            <w:moveFrom w:id="705" w:author="Palacherla, Susmitha C (NONUS)" w:date="2017-05-18T13:32:00Z">
              <w:r w:rsidRPr="00257251" w:rsidDel="007E09F1">
                <w:rPr>
                  <w:rFonts w:ascii="Times New Roman" w:hAnsi="Times New Roman"/>
                  <w:noProof/>
                </w:rPr>
                <w:t>Message Source</w:t>
              </w:r>
            </w:moveFrom>
          </w:p>
        </w:tc>
        <w:tc>
          <w:tcPr>
            <w:tcW w:w="4788" w:type="dxa"/>
          </w:tcPr>
          <w:p w:rsidR="00B31B0A" w:rsidRPr="00257251" w:rsidDel="007E09F1" w:rsidRDefault="00B31B0A" w:rsidP="00B31B0A">
            <w:pPr>
              <w:widowControl w:val="0"/>
              <w:autoSpaceDE w:val="0"/>
              <w:autoSpaceDN w:val="0"/>
              <w:adjustRightInd w:val="0"/>
              <w:spacing w:after="0" w:line="240" w:lineRule="auto"/>
              <w:rPr>
                <w:moveFrom w:id="706" w:author="Palacherla, Susmitha C (NONUS)" w:date="2017-05-18T13:32:00Z"/>
                <w:rFonts w:ascii="Times New Roman" w:hAnsi="Times New Roman"/>
                <w:noProof/>
              </w:rPr>
            </w:pPr>
            <w:moveFrom w:id="707" w:author="Palacherla, Susmitha C (NONUS)" w:date="2017-05-18T13:32:00Z">
              <w:r w:rsidRPr="00257251" w:rsidDel="007E09F1">
                <w:rPr>
                  <w:rFonts w:ascii="Times New Roman" w:hAnsi="Times New Roman"/>
                  <w:noProof/>
                </w:rPr>
                <w:t>PeopleSoft Employee File is Missing</w:t>
              </w:r>
            </w:moveFrom>
          </w:p>
          <w:p w:rsidR="00B31B0A" w:rsidRPr="00257251" w:rsidDel="007E09F1" w:rsidRDefault="00B31B0A" w:rsidP="00B31B0A">
            <w:pPr>
              <w:widowControl w:val="0"/>
              <w:autoSpaceDE w:val="0"/>
              <w:autoSpaceDN w:val="0"/>
              <w:adjustRightInd w:val="0"/>
              <w:spacing w:after="0" w:line="240" w:lineRule="auto"/>
              <w:rPr>
                <w:moveFrom w:id="708" w:author="Palacherla, Susmitha C (NONUS)" w:date="2017-05-18T13:32:00Z"/>
                <w:rFonts w:ascii="Times New Roman" w:hAnsi="Times New Roman"/>
                <w:noProof/>
              </w:rPr>
            </w:pPr>
            <w:moveFrom w:id="709" w:author="Palacherla, Susmitha C (NONUS)" w:date="2017-05-18T13:32:00Z">
              <w:r w:rsidRPr="00257251" w:rsidDel="007E09F1">
                <w:rPr>
                  <w:rFonts w:ascii="Times New Roman" w:hAnsi="Times New Roman"/>
                  <w:noProof/>
                </w:rPr>
                <w:t>Load process has been terminated. Please check it out.</w:t>
              </w:r>
            </w:moveFrom>
          </w:p>
        </w:tc>
      </w:tr>
      <w:moveFromRangeEnd w:id="677"/>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10" w:author="Palacherla, Susmitha C (NONUS)" w:date="2017-05-18T13:32:00Z"/>
                <w:rFonts w:ascii="Times New Roman" w:hAnsi="Times New Roman"/>
                <w:noProof/>
              </w:rPr>
            </w:pPr>
            <w:moveToRangeStart w:id="711" w:author="Palacherla, Susmitha C (NONUS)" w:date="2017-05-18T13:32:00Z" w:name="move482877674"/>
            <w:moveTo w:id="712" w:author="Palacherla, Susmitha C (NONUS)" w:date="2017-05-18T13:32:00Z">
              <w:r w:rsidRPr="00257251">
                <w:rPr>
                  <w:rFonts w:ascii="Times New Roman" w:hAnsi="Times New Roman"/>
                  <w:noProof/>
                </w:rPr>
                <w:t>Email Task</w:t>
              </w:r>
            </w:moveTo>
          </w:p>
        </w:tc>
        <w:tc>
          <w:tcPr>
            <w:tcW w:w="4788" w:type="dxa"/>
          </w:tcPr>
          <w:p w:rsidR="007E09F1" w:rsidRPr="00257251" w:rsidRDefault="007E09F1" w:rsidP="007E09F1">
            <w:pPr>
              <w:widowControl w:val="0"/>
              <w:autoSpaceDE w:val="0"/>
              <w:autoSpaceDN w:val="0"/>
              <w:adjustRightInd w:val="0"/>
              <w:spacing w:after="0" w:line="240" w:lineRule="auto"/>
              <w:rPr>
                <w:moveTo w:id="713" w:author="Palacherla, Susmitha C (NONUS)" w:date="2017-05-18T13:32:00Z"/>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14" w:author="Palacherla, Susmitha C (NONUS)" w:date="2017-05-18T13:32:00Z"/>
                <w:rFonts w:ascii="Times New Roman" w:hAnsi="Times New Roman"/>
                <w:noProof/>
              </w:rPr>
            </w:pPr>
            <w:moveTo w:id="715" w:author="Palacherla, Susmitha C (NONUS)" w:date="2017-05-18T13:32:00Z">
              <w:r w:rsidRPr="00257251">
                <w:rPr>
                  <w:rFonts w:ascii="Times New Roman" w:hAnsi="Times New Roman"/>
                  <w:noProof/>
                </w:rPr>
                <w:t>SmtpConnection</w:t>
              </w:r>
            </w:moveTo>
          </w:p>
        </w:tc>
        <w:tc>
          <w:tcPr>
            <w:tcW w:w="4788" w:type="dxa"/>
          </w:tcPr>
          <w:p w:rsidR="007E09F1" w:rsidRPr="00257251" w:rsidRDefault="007E09F1" w:rsidP="007E09F1">
            <w:pPr>
              <w:widowControl w:val="0"/>
              <w:autoSpaceDE w:val="0"/>
              <w:autoSpaceDN w:val="0"/>
              <w:adjustRightInd w:val="0"/>
              <w:spacing w:after="0" w:line="240" w:lineRule="auto"/>
              <w:rPr>
                <w:moveTo w:id="716" w:author="Palacherla, Susmitha C (NONUS)" w:date="2017-05-18T13:32:00Z"/>
                <w:rFonts w:ascii="Times New Roman" w:hAnsi="Times New Roman"/>
                <w:noProof/>
              </w:rPr>
            </w:pPr>
            <w:moveTo w:id="717" w:author="Palacherla, Susmitha C (NONUS)" w:date="2017-05-18T13:32:00Z">
              <w:r w:rsidRPr="00257251">
                <w:rPr>
                  <w:rFonts w:ascii="Times New Roman" w:hAnsi="Times New Roman"/>
                  <w:noProof/>
                </w:rPr>
                <w:t>SMTP Connection Manager</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18" w:author="Palacherla, Susmitha C (NONUS)" w:date="2017-05-18T13:32:00Z"/>
                <w:rFonts w:ascii="Times New Roman" w:hAnsi="Times New Roman"/>
                <w:noProof/>
              </w:rPr>
            </w:pPr>
            <w:moveTo w:id="719" w:author="Palacherla, Susmitha C (NONUS)" w:date="2017-05-18T13:32:00Z">
              <w:r w:rsidRPr="00257251">
                <w:rPr>
                  <w:rFonts w:ascii="Times New Roman" w:hAnsi="Times New Roman"/>
                  <w:noProof/>
                </w:rPr>
                <w:t xml:space="preserve">From </w:t>
              </w:r>
            </w:moveTo>
          </w:p>
        </w:tc>
        <w:tc>
          <w:tcPr>
            <w:tcW w:w="4788" w:type="dxa"/>
          </w:tcPr>
          <w:p w:rsidR="007E09F1" w:rsidRPr="00257251" w:rsidRDefault="007E09F1" w:rsidP="007E09F1">
            <w:pPr>
              <w:widowControl w:val="0"/>
              <w:autoSpaceDE w:val="0"/>
              <w:autoSpaceDN w:val="0"/>
              <w:adjustRightInd w:val="0"/>
              <w:spacing w:after="0" w:line="240" w:lineRule="auto"/>
              <w:rPr>
                <w:moveTo w:id="720" w:author="Palacherla, Susmitha C (NONUS)" w:date="2017-05-18T13:32:00Z"/>
                <w:rFonts w:ascii="Times New Roman" w:hAnsi="Times New Roman"/>
                <w:noProof/>
              </w:rPr>
            </w:pPr>
            <w:moveTo w:id="721" w:author="Palacherla, Susmitha C (NONUS)" w:date="2017-05-18T13:32:00Z">
              <w:r w:rsidRPr="00257251">
                <w:rPr>
                  <w:rFonts w:ascii="Times New Roman" w:hAnsi="Times New Roman"/>
                  <w:noProof/>
                </w:rPr>
                <w:t>Expression:FromLine: @[User::FromEmail]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22" w:author="Palacherla, Susmitha C (NONUS)" w:date="2017-05-18T13:32:00Z"/>
                <w:rFonts w:ascii="Times New Roman" w:hAnsi="Times New Roman"/>
                <w:noProof/>
              </w:rPr>
            </w:pPr>
            <w:moveTo w:id="723" w:author="Palacherla, Susmitha C (NONUS)" w:date="2017-05-18T13:32:00Z">
              <w:r w:rsidRPr="00257251">
                <w:rPr>
                  <w:rFonts w:ascii="Times New Roman" w:hAnsi="Times New Roman"/>
                  <w:noProof/>
                </w:rPr>
                <w:t>CC</w:t>
              </w:r>
            </w:moveTo>
          </w:p>
        </w:tc>
        <w:tc>
          <w:tcPr>
            <w:tcW w:w="4788" w:type="dxa"/>
          </w:tcPr>
          <w:p w:rsidR="007E09F1" w:rsidRPr="00257251" w:rsidRDefault="007E09F1" w:rsidP="007E09F1">
            <w:pPr>
              <w:widowControl w:val="0"/>
              <w:autoSpaceDE w:val="0"/>
              <w:autoSpaceDN w:val="0"/>
              <w:adjustRightInd w:val="0"/>
              <w:spacing w:after="0" w:line="240" w:lineRule="auto"/>
              <w:rPr>
                <w:moveTo w:id="724" w:author="Palacherla, Susmitha C (NONUS)" w:date="2017-05-18T13:32:00Z"/>
                <w:rFonts w:ascii="Times New Roman" w:hAnsi="Times New Roman"/>
                <w:noProof/>
              </w:rPr>
            </w:pPr>
            <w:moveTo w:id="725" w:author="Palacherla, Susmitha C (NONUS)" w:date="2017-05-18T13:32:00Z">
              <w:r w:rsidRPr="00257251">
                <w:rPr>
                  <w:rFonts w:ascii="Times New Roman" w:hAnsi="Times New Roman"/>
                  <w:noProof/>
                </w:rPr>
                <w:t>Expression:CCLine: @[User::CcEmail]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26" w:author="Palacherla, Susmitha C (NONUS)" w:date="2017-05-18T13:32:00Z"/>
                <w:rFonts w:ascii="Times New Roman" w:hAnsi="Times New Roman"/>
                <w:noProof/>
              </w:rPr>
            </w:pPr>
            <w:moveTo w:id="727" w:author="Palacherla, Susmitha C (NONUS)" w:date="2017-05-18T13:32:00Z">
              <w:r w:rsidRPr="00257251">
                <w:rPr>
                  <w:rFonts w:ascii="Times New Roman" w:hAnsi="Times New Roman"/>
                  <w:noProof/>
                </w:rPr>
                <w:t>To</w:t>
              </w:r>
            </w:moveTo>
          </w:p>
        </w:tc>
        <w:tc>
          <w:tcPr>
            <w:tcW w:w="4788" w:type="dxa"/>
          </w:tcPr>
          <w:p w:rsidR="007E09F1" w:rsidRPr="00257251" w:rsidRDefault="007E09F1" w:rsidP="007E09F1">
            <w:pPr>
              <w:widowControl w:val="0"/>
              <w:autoSpaceDE w:val="0"/>
              <w:autoSpaceDN w:val="0"/>
              <w:adjustRightInd w:val="0"/>
              <w:spacing w:after="0" w:line="240" w:lineRule="auto"/>
              <w:rPr>
                <w:moveTo w:id="728" w:author="Palacherla, Susmitha C (NONUS)" w:date="2017-05-18T13:32:00Z"/>
                <w:rFonts w:ascii="Times New Roman" w:hAnsi="Times New Roman"/>
                <w:noProof/>
              </w:rPr>
            </w:pPr>
            <w:moveTo w:id="729" w:author="Palacherla, Susmitha C (NONUS)" w:date="2017-05-18T13:32:00Z">
              <w:r w:rsidRPr="00257251">
                <w:rPr>
                  <w:rFonts w:ascii="Times New Roman" w:hAnsi="Times New Roman"/>
                  <w:noProof/>
                </w:rPr>
                <w:t>Expression:ToLine: @[User::ToEmail]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30" w:author="Palacherla, Susmitha C (NONUS)" w:date="2017-05-18T13:32:00Z"/>
                <w:rFonts w:ascii="Times New Roman" w:hAnsi="Times New Roman"/>
                <w:noProof/>
              </w:rPr>
            </w:pPr>
            <w:moveTo w:id="731" w:author="Palacherla, Susmitha C (NONUS)" w:date="2017-05-18T13:32:00Z">
              <w:r w:rsidRPr="00257251">
                <w:rPr>
                  <w:rFonts w:ascii="Times New Roman" w:hAnsi="Times New Roman"/>
                  <w:noProof/>
                </w:rPr>
                <w:t>Subject</w:t>
              </w:r>
            </w:moveTo>
          </w:p>
        </w:tc>
        <w:tc>
          <w:tcPr>
            <w:tcW w:w="4788" w:type="dxa"/>
          </w:tcPr>
          <w:p w:rsidR="007E09F1" w:rsidRPr="00257251" w:rsidRDefault="007E09F1" w:rsidP="007E09F1">
            <w:pPr>
              <w:widowControl w:val="0"/>
              <w:autoSpaceDE w:val="0"/>
              <w:autoSpaceDN w:val="0"/>
              <w:adjustRightInd w:val="0"/>
              <w:spacing w:after="0" w:line="240" w:lineRule="auto"/>
              <w:rPr>
                <w:moveTo w:id="732" w:author="Palacherla, Susmitha C (NONUS)" w:date="2017-05-18T13:32:00Z"/>
                <w:rFonts w:ascii="Times New Roman" w:hAnsi="Times New Roman"/>
                <w:noProof/>
              </w:rPr>
            </w:pPr>
            <w:moveTo w:id="733" w:author="Palacherla, Susmitha C (NONUS)" w:date="2017-05-18T13:32:00Z">
              <w:r w:rsidRPr="00257251">
                <w:rPr>
                  <w:rFonts w:ascii="Times New Roman" w:hAnsi="Times New Roman"/>
                  <w:noProof/>
                </w:rPr>
                <w:t>Employee Load process has been terminated.</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34" w:author="Palacherla, Susmitha C (NONUS)" w:date="2017-05-18T13:32:00Z"/>
                <w:rFonts w:ascii="Times New Roman" w:hAnsi="Times New Roman"/>
                <w:noProof/>
              </w:rPr>
            </w:pPr>
            <w:moveTo w:id="735" w:author="Palacherla, Susmitha C (NONUS)" w:date="2017-05-18T13:32:00Z">
              <w:r w:rsidRPr="00257251">
                <w:rPr>
                  <w:rFonts w:ascii="Times New Roman" w:hAnsi="Times New Roman"/>
                  <w:noProof/>
                </w:rPr>
                <w:t>Message Source Type</w:t>
              </w:r>
            </w:moveTo>
          </w:p>
        </w:tc>
        <w:tc>
          <w:tcPr>
            <w:tcW w:w="4788" w:type="dxa"/>
          </w:tcPr>
          <w:p w:rsidR="007E09F1" w:rsidRPr="00257251" w:rsidRDefault="007E09F1" w:rsidP="007E09F1">
            <w:pPr>
              <w:widowControl w:val="0"/>
              <w:autoSpaceDE w:val="0"/>
              <w:autoSpaceDN w:val="0"/>
              <w:adjustRightInd w:val="0"/>
              <w:spacing w:after="0" w:line="240" w:lineRule="auto"/>
              <w:rPr>
                <w:moveTo w:id="736" w:author="Palacherla, Susmitha C (NONUS)" w:date="2017-05-18T13:32:00Z"/>
                <w:rFonts w:ascii="Times New Roman" w:hAnsi="Times New Roman"/>
                <w:noProof/>
              </w:rPr>
            </w:pPr>
            <w:moveTo w:id="737" w:author="Palacherla, Susmitha C (NONUS)" w:date="2017-05-18T13:32:00Z">
              <w:r w:rsidRPr="00257251">
                <w:rPr>
                  <w:rFonts w:ascii="Times New Roman" w:hAnsi="Times New Roman"/>
                  <w:noProof/>
                </w:rPr>
                <w:t>Direct Input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38" w:author="Palacherla, Susmitha C (NONUS)" w:date="2017-05-18T13:32:00Z"/>
                <w:rFonts w:ascii="Times New Roman" w:hAnsi="Times New Roman"/>
                <w:noProof/>
              </w:rPr>
            </w:pPr>
            <w:moveTo w:id="739" w:author="Palacherla, Susmitha C (NONUS)" w:date="2017-05-18T13:32:00Z">
              <w:r w:rsidRPr="00257251">
                <w:rPr>
                  <w:rFonts w:ascii="Times New Roman" w:hAnsi="Times New Roman"/>
                  <w:noProof/>
                </w:rPr>
                <w:t>Message Source</w:t>
              </w:r>
            </w:moveTo>
          </w:p>
        </w:tc>
        <w:tc>
          <w:tcPr>
            <w:tcW w:w="4788" w:type="dxa"/>
          </w:tcPr>
          <w:p w:rsidR="007E09F1" w:rsidRPr="00257251" w:rsidRDefault="007E09F1" w:rsidP="007E09F1">
            <w:pPr>
              <w:widowControl w:val="0"/>
              <w:autoSpaceDE w:val="0"/>
              <w:autoSpaceDN w:val="0"/>
              <w:adjustRightInd w:val="0"/>
              <w:spacing w:after="0" w:line="240" w:lineRule="auto"/>
              <w:rPr>
                <w:moveTo w:id="740" w:author="Palacherla, Susmitha C (NONUS)" w:date="2017-05-18T13:32:00Z"/>
                <w:rFonts w:ascii="Times New Roman" w:hAnsi="Times New Roman"/>
                <w:noProof/>
              </w:rPr>
            </w:pPr>
            <w:moveTo w:id="741" w:author="Palacherla, Susmitha C (NONUS)" w:date="2017-05-18T13:32:00Z">
              <w:r w:rsidRPr="00257251">
                <w:rPr>
                  <w:rFonts w:ascii="Times New Roman" w:hAnsi="Times New Roman"/>
                  <w:noProof/>
                </w:rPr>
                <w:t>PeopleSoft Employee File is Missing</w:t>
              </w:r>
            </w:moveTo>
          </w:p>
          <w:p w:rsidR="007E09F1" w:rsidRPr="00257251" w:rsidRDefault="007E09F1" w:rsidP="007E09F1">
            <w:pPr>
              <w:widowControl w:val="0"/>
              <w:autoSpaceDE w:val="0"/>
              <w:autoSpaceDN w:val="0"/>
              <w:adjustRightInd w:val="0"/>
              <w:spacing w:after="0" w:line="240" w:lineRule="auto"/>
              <w:rPr>
                <w:moveTo w:id="742" w:author="Palacherla, Susmitha C (NONUS)" w:date="2017-05-18T13:32:00Z"/>
                <w:rFonts w:ascii="Times New Roman" w:hAnsi="Times New Roman"/>
                <w:noProof/>
              </w:rPr>
            </w:pPr>
            <w:moveTo w:id="743" w:author="Palacherla, Susmitha C (NONUS)" w:date="2017-05-18T13:32:00Z">
              <w:r w:rsidRPr="00257251">
                <w:rPr>
                  <w:rFonts w:ascii="Times New Roman" w:hAnsi="Times New Roman"/>
                  <w:noProof/>
                </w:rPr>
                <w:t>Load process has been terminated. Please check it out.</w:t>
              </w:r>
            </w:moveTo>
          </w:p>
        </w:tc>
      </w:tr>
      <w:moveToRangeEnd w:id="711"/>
    </w:tbl>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Change w:id="744" w:author="Palacherla, Susmitha C (NONUS)" w:date="2017-05-18T13:23:00Z">
          <w:pPr>
            <w:pStyle w:val="ListParagraph"/>
            <w:widowControl w:val="0"/>
            <w:numPr>
              <w:numId w:val="21"/>
            </w:numPr>
            <w:tabs>
              <w:tab w:val="num" w:pos="360"/>
              <w:tab w:val="num" w:pos="720"/>
            </w:tabs>
            <w:autoSpaceDE w:val="0"/>
            <w:autoSpaceDN w:val="0"/>
            <w:adjustRightInd w:val="0"/>
            <w:spacing w:after="0" w:line="240" w:lineRule="auto"/>
            <w:ind w:hanging="720"/>
          </w:pPr>
        </w:pPrChange>
      </w:pPr>
      <w:r w:rsidRPr="00257251">
        <w:rPr>
          <w:rFonts w:ascii="Times New Roman" w:hAnsi="Times New Roman"/>
          <w:sz w:val="24"/>
          <w:szCs w:val="24"/>
        </w:rPr>
        <w:t>End process.</w:t>
      </w: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745" w:author="Palacherla, Susmitha C (NONUS)" w:date="2017-05-18T13:32:00Z" w:name="move482877681"/>
      <w:moveTo w:id="746" w:author="Palacherla, Susmitha C (NONUS)" w:date="2017-05-18T13:32:00Z">
        <w:r w:rsidRPr="00257251">
          <w:rPr>
            <w:rFonts w:ascii="Times New Roman" w:hAnsi="Times New Roman"/>
            <w:noProof/>
          </w:rPr>
          <w:drawing>
            <wp:inline distT="0" distB="0" distL="0" distR="0" wp14:anchorId="3914FF9C" wp14:editId="759EC741">
              <wp:extent cx="3752850" cy="52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523875"/>
                      </a:xfrm>
                      <a:prstGeom prst="rect">
                        <a:avLst/>
                      </a:prstGeom>
                    </pic:spPr>
                  </pic:pic>
                </a:graphicData>
              </a:graphic>
            </wp:inline>
          </w:drawing>
        </w:r>
      </w:moveTo>
      <w:moveToRangeEnd w:id="745"/>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47" w:author="Palacherla, Susmitha C (NONUS)" w:date="2017-05-18T13:32:00Z"/>
                <w:rFonts w:ascii="Times New Roman" w:hAnsi="Times New Roman"/>
                <w:noProof/>
              </w:rPr>
            </w:pPr>
            <w:moveToRangeStart w:id="748" w:author="Palacherla, Susmitha C (NONUS)" w:date="2017-05-18T13:32:00Z" w:name="move482877689"/>
            <w:moveTo w:id="749" w:author="Palacherla, Susmitha C (NONUS)" w:date="2017-05-18T13:32: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750" w:author="Palacherla, Susmitha C (NONUS)" w:date="2017-05-18T13:32:00Z"/>
                <w:rFonts w:ascii="Times New Roman" w:hAnsi="Times New Roman"/>
                <w:noProof/>
              </w:rPr>
            </w:pPr>
            <w:moveTo w:id="751" w:author="Palacherla, Susmitha C (NONUS)" w:date="2017-05-18T13:32: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52" w:author="Palacherla, Susmitha C (NONUS)" w:date="2017-05-18T13:32:00Z"/>
                <w:rFonts w:ascii="Times New Roman" w:hAnsi="Times New Roman"/>
                <w:noProof/>
              </w:rPr>
            </w:pPr>
            <w:moveTo w:id="753" w:author="Palacherla, Susmitha C (NONUS)" w:date="2017-05-18T13:32: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754" w:author="Palacherla, Susmitha C (NONUS)" w:date="2017-05-18T13:32:00Z"/>
                <w:rFonts w:ascii="Times New Roman" w:hAnsi="Times New Roman"/>
                <w:noProof/>
              </w:rPr>
            </w:pPr>
            <w:moveTo w:id="755" w:author="Palacherla, Susmitha C (NONUS)" w:date="2017-05-18T13:32: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56" w:author="Palacherla, Susmitha C (NONUS)" w:date="2017-05-18T13:32:00Z"/>
                <w:rFonts w:ascii="Times New Roman" w:hAnsi="Times New Roman"/>
                <w:noProof/>
              </w:rPr>
            </w:pPr>
            <w:moveTo w:id="757" w:author="Palacherla, Susmitha C (NONUS)" w:date="2017-05-18T13:32: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758" w:author="Palacherla, Susmitha C (NONUS)" w:date="2017-05-18T13:32:00Z"/>
                <w:rFonts w:ascii="Times New Roman" w:hAnsi="Times New Roman"/>
                <w:noProof/>
              </w:rPr>
            </w:pPr>
            <w:moveTo w:id="759" w:author="Palacherla, Susmitha C (NONUS)" w:date="2017-05-18T13:32:00Z">
              <w:r w:rsidRPr="00257251">
                <w:rPr>
                  <w:rFonts w:ascii="Times New Roman" w:hAnsi="Times New Roman"/>
                  <w:noProof/>
                </w:rPr>
                <w:t>@[User::PSFileExists]==True</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60" w:author="Palacherla, Susmitha C (NONUS)" w:date="2017-05-18T13:32:00Z"/>
                <w:rFonts w:ascii="Times New Roman" w:hAnsi="Times New Roman"/>
                <w:noProof/>
              </w:rPr>
            </w:pPr>
            <w:moveTo w:id="761" w:author="Palacherla, Susmitha C (NONUS)" w:date="2017-05-18T13:32: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762" w:author="Palacherla, Susmitha C (NONUS)" w:date="2017-05-18T13:32:00Z"/>
                <w:rFonts w:ascii="Times New Roman" w:hAnsi="Times New Roman"/>
                <w:noProof/>
              </w:rPr>
            </w:pPr>
            <w:moveTo w:id="763" w:author="Palacherla, Susmitha C (NONUS)" w:date="2017-05-18T13:32:00Z">
              <w:r w:rsidRPr="00257251">
                <w:rPr>
                  <w:rFonts w:ascii="Times New Roman" w:hAnsi="Times New Roman"/>
                  <w:noProof/>
                </w:rPr>
                <w:t>Logical AND.</w:t>
              </w:r>
            </w:moveTo>
          </w:p>
        </w:tc>
      </w:tr>
      <w:moveToRangeEnd w:id="748"/>
    </w:tbl>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211CAC" w:rsidP="007931F8">
      <w:pPr>
        <w:widowControl w:val="0"/>
        <w:autoSpaceDE w:val="0"/>
        <w:autoSpaceDN w:val="0"/>
        <w:adjustRightInd w:val="0"/>
        <w:spacing w:after="0" w:line="240" w:lineRule="auto"/>
        <w:rPr>
          <w:rFonts w:ascii="Times New Roman" w:hAnsi="Times New Roman"/>
          <w:sz w:val="24"/>
          <w:szCs w:val="24"/>
        </w:rPr>
      </w:pPr>
      <w:moveFromRangeStart w:id="764" w:author="Palacherla, Susmitha C (NONUS)" w:date="2017-05-18T13:32:00Z" w:name="move482877681"/>
      <w:moveFrom w:id="765" w:author="Palacherla, Susmitha C (NONUS)" w:date="2017-05-18T13:32:00Z">
        <w:r w:rsidRPr="00257251" w:rsidDel="007E09F1">
          <w:rPr>
            <w:rFonts w:ascii="Times New Roman" w:hAnsi="Times New Roman"/>
            <w:noProof/>
          </w:rPr>
          <w:drawing>
            <wp:inline distT="0" distB="0" distL="0" distR="0" wp14:anchorId="35B8BA99" wp14:editId="7B2D5147">
              <wp:extent cx="3752850" cy="523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523875"/>
                      </a:xfrm>
                      <a:prstGeom prst="rect">
                        <a:avLst/>
                      </a:prstGeom>
                    </pic:spPr>
                  </pic:pic>
                </a:graphicData>
              </a:graphic>
            </wp:inline>
          </w:drawing>
        </w:r>
      </w:moveFrom>
      <w:moveFromRangeEnd w:id="764"/>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766" w:author="Palacherla, Susmitha C (NONUS)" w:date="2017-05-18T13:32:00Z"/>
                <w:rFonts w:ascii="Times New Roman" w:hAnsi="Times New Roman"/>
                <w:noProof/>
              </w:rPr>
            </w:pPr>
            <w:moveFromRangeStart w:id="767" w:author="Palacherla, Susmitha C (NONUS)" w:date="2017-05-18T13:32:00Z" w:name="move482877689"/>
            <w:moveFrom w:id="768" w:author="Palacherla, Susmitha C (NONUS)" w:date="2017-05-18T13:32:00Z">
              <w:r w:rsidRPr="00257251" w:rsidDel="007E09F1">
                <w:rPr>
                  <w:rFonts w:ascii="Times New Roman" w:hAnsi="Times New Roman"/>
                  <w:noProof/>
                </w:rPr>
                <w:t>Evaluation Operation</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769" w:author="Palacherla, Susmitha C (NONUS)" w:date="2017-05-18T13:32:00Z"/>
                <w:rFonts w:ascii="Times New Roman" w:hAnsi="Times New Roman"/>
                <w:noProof/>
              </w:rPr>
            </w:pPr>
            <w:moveFrom w:id="770" w:author="Palacherla, Susmitha C (NONUS)" w:date="2017-05-18T13:32:00Z">
              <w:r w:rsidRPr="00257251" w:rsidDel="007E09F1">
                <w:rPr>
                  <w:rFonts w:ascii="Times New Roman" w:hAnsi="Times New Roman"/>
                  <w:noProof/>
                </w:rPr>
                <w:t>Expression and Constraint</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771" w:author="Palacherla, Susmitha C (NONUS)" w:date="2017-05-18T13:32:00Z"/>
                <w:rFonts w:ascii="Times New Roman" w:hAnsi="Times New Roman"/>
                <w:noProof/>
              </w:rPr>
            </w:pPr>
            <w:moveFrom w:id="772" w:author="Palacherla, Susmitha C (NONUS)" w:date="2017-05-18T13:32:00Z">
              <w:r w:rsidRPr="00257251" w:rsidDel="007E09F1">
                <w:rPr>
                  <w:rFonts w:ascii="Times New Roman" w:hAnsi="Times New Roman"/>
                  <w:noProof/>
                </w:rPr>
                <w:t xml:space="preserve">Value </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773" w:author="Palacherla, Susmitha C (NONUS)" w:date="2017-05-18T13:32:00Z"/>
                <w:rFonts w:ascii="Times New Roman" w:hAnsi="Times New Roman"/>
                <w:noProof/>
              </w:rPr>
            </w:pPr>
            <w:moveFrom w:id="774" w:author="Palacherla, Susmitha C (NONUS)" w:date="2017-05-18T13:32:00Z">
              <w:r w:rsidRPr="00257251" w:rsidDel="007E09F1">
                <w:rPr>
                  <w:rFonts w:ascii="Times New Roman" w:hAnsi="Times New Roman"/>
                  <w:noProof/>
                </w:rPr>
                <w:t>Success</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775" w:author="Palacherla, Susmitha C (NONUS)" w:date="2017-05-18T13:32:00Z"/>
                <w:rFonts w:ascii="Times New Roman" w:hAnsi="Times New Roman"/>
                <w:noProof/>
              </w:rPr>
            </w:pPr>
            <w:moveFrom w:id="776" w:author="Palacherla, Susmitha C (NONUS)" w:date="2017-05-18T13:32:00Z">
              <w:r w:rsidRPr="00257251" w:rsidDel="007E09F1">
                <w:rPr>
                  <w:rFonts w:ascii="Times New Roman" w:hAnsi="Times New Roman"/>
                  <w:noProof/>
                </w:rPr>
                <w:t>Expression</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777" w:author="Palacherla, Susmitha C (NONUS)" w:date="2017-05-18T13:32:00Z"/>
                <w:rFonts w:ascii="Times New Roman" w:hAnsi="Times New Roman"/>
                <w:noProof/>
              </w:rPr>
            </w:pPr>
            <w:moveFrom w:id="778" w:author="Palacherla, Susmitha C (NONUS)" w:date="2017-05-18T13:32:00Z">
              <w:r w:rsidRPr="00257251" w:rsidDel="007E09F1">
                <w:rPr>
                  <w:rFonts w:ascii="Times New Roman" w:hAnsi="Times New Roman"/>
                  <w:noProof/>
                </w:rPr>
                <w:t>@[User::PSFileExists]==True</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779" w:author="Palacherla, Susmitha C (NONUS)" w:date="2017-05-18T13:32:00Z"/>
                <w:rFonts w:ascii="Times New Roman" w:hAnsi="Times New Roman"/>
                <w:noProof/>
              </w:rPr>
            </w:pPr>
            <w:moveFrom w:id="780" w:author="Palacherla, Susmitha C (NONUS)" w:date="2017-05-18T13:32:00Z">
              <w:r w:rsidRPr="00257251" w:rsidDel="007E09F1">
                <w:rPr>
                  <w:rFonts w:ascii="Times New Roman" w:hAnsi="Times New Roman"/>
                  <w:noProof/>
                </w:rPr>
                <w:t>Multiple Constraints</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781" w:author="Palacherla, Susmitha C (NONUS)" w:date="2017-05-18T13:32:00Z"/>
                <w:rFonts w:ascii="Times New Roman" w:hAnsi="Times New Roman"/>
                <w:noProof/>
              </w:rPr>
            </w:pPr>
            <w:moveFrom w:id="782" w:author="Palacherla, Susmitha C (NONUS)" w:date="2017-05-18T13:32:00Z">
              <w:r w:rsidRPr="00257251" w:rsidDel="007E09F1">
                <w:rPr>
                  <w:rFonts w:ascii="Times New Roman" w:hAnsi="Times New Roman"/>
                  <w:noProof/>
                </w:rPr>
                <w:t>Logical AND.</w:t>
              </w:r>
            </w:moveFrom>
          </w:p>
        </w:tc>
      </w:tr>
      <w:moveFromRangeEnd w:id="767"/>
    </w:tbl>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3: </w:t>
      </w:r>
      <w:r w:rsidR="00DD3780" w:rsidRPr="00257251">
        <w:rPr>
          <w:rFonts w:ascii="Times New Roman" w:hAnsi="Times New Roman"/>
        </w:rPr>
        <w:t xml:space="preserve">SQL Task - </w:t>
      </w:r>
      <w:r w:rsidRPr="00257251">
        <w:rPr>
          <w:rFonts w:ascii="Times New Roman" w:hAnsi="Times New Roman"/>
        </w:rPr>
        <w:t>Truncate Employee Hierarchy Staging Table</w:t>
      </w:r>
      <w:r w:rsidR="00187481">
        <w:rPr>
          <w:rFonts w:ascii="Times New Roman" w:hAnsi="Times New Roman"/>
        </w:rPr>
        <w:t xml:space="preserve">  </w:t>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 </w:t>
      </w:r>
    </w:p>
    <w:p w:rsidR="007931F8" w:rsidRPr="00257251" w:rsidRDefault="007931F8" w:rsidP="005858ED">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IF  EXISTS (SELECT * FROM sys.objects WHERE object_id = OBJECT_ID(N'[EC].[Employee_Hierarchy_Stage]') AND type in (N'U'))</w:t>
      </w:r>
    </w:p>
    <w:p w:rsidR="007931F8" w:rsidRPr="00257251" w:rsidRDefault="007931F8" w:rsidP="005858ED">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Truncate TABLE [EC].[Employee_Hierarchy_Stage]</w:t>
      </w:r>
    </w:p>
    <w:p w:rsidR="00AB6D91" w:rsidRPr="00257251" w:rsidRDefault="00AB6D91" w:rsidP="007931F8">
      <w:pPr>
        <w:widowControl w:val="0"/>
        <w:autoSpaceDE w:val="0"/>
        <w:autoSpaceDN w:val="0"/>
        <w:adjustRightInd w:val="0"/>
        <w:spacing w:after="0" w:line="240" w:lineRule="auto"/>
        <w:rPr>
          <w:rFonts w:ascii="Times New Roman" w:hAnsi="Times New Roman"/>
          <w:noProof/>
        </w:rPr>
      </w:pPr>
    </w:p>
    <w:p w:rsidR="00AB6D91" w:rsidRPr="00257251" w:rsidRDefault="00AB6D91"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4:</w:t>
      </w:r>
      <w:r w:rsidR="00DD3780" w:rsidRPr="00257251">
        <w:rPr>
          <w:rFonts w:ascii="Times New Roman" w:hAnsi="Times New Roman"/>
        </w:rPr>
        <w:t xml:space="preserve"> DFT</w:t>
      </w:r>
      <w:proofErr w:type="gramStart"/>
      <w:r w:rsidR="00DD3780" w:rsidRPr="00257251">
        <w:rPr>
          <w:rFonts w:ascii="Times New Roman" w:hAnsi="Times New Roman"/>
        </w:rPr>
        <w:t xml:space="preserve">- </w:t>
      </w:r>
      <w:r w:rsidRPr="00257251">
        <w:rPr>
          <w:rFonts w:ascii="Times New Roman" w:hAnsi="Times New Roman"/>
        </w:rPr>
        <w:t xml:space="preserve"> Load</w:t>
      </w:r>
      <w:proofErr w:type="gramEnd"/>
      <w:r w:rsidRPr="00257251">
        <w:rPr>
          <w:rFonts w:ascii="Times New Roman" w:hAnsi="Times New Roman"/>
        </w:rPr>
        <w:t xml:space="preserve"> Employee Hierarchy Staging Table</w:t>
      </w:r>
    </w:p>
    <w:p w:rsidR="004532A6" w:rsidRPr="00257251" w:rsidRDefault="004532A6" w:rsidP="007931F8">
      <w:pPr>
        <w:widowControl w:val="0"/>
        <w:autoSpaceDE w:val="0"/>
        <w:autoSpaceDN w:val="0"/>
        <w:adjustRightInd w:val="0"/>
        <w:spacing w:after="0" w:line="240" w:lineRule="auto"/>
        <w:rPr>
          <w:rFonts w:ascii="Times New Roman" w:hAnsi="Times New Roman"/>
        </w:rPr>
      </w:pPr>
    </w:p>
    <w:p w:rsidR="007931F8" w:rsidRPr="00257251" w:rsidRDefault="004532A6" w:rsidP="007931F8">
      <w:pPr>
        <w:widowControl w:val="0"/>
        <w:autoSpaceDE w:val="0"/>
        <w:autoSpaceDN w:val="0"/>
        <w:adjustRightInd w:val="0"/>
        <w:spacing w:after="0" w:line="240" w:lineRule="auto"/>
        <w:rPr>
          <w:rFonts w:ascii="Times New Roman" w:hAnsi="Times New Roman"/>
          <w:sz w:val="24"/>
          <w:szCs w:val="24"/>
        </w:rPr>
      </w:pPr>
      <w:moveFromRangeStart w:id="783" w:author="Palacherla, Susmitha C (NONUS)" w:date="2017-05-18T13:32:00Z" w:name="move482877698"/>
      <w:moveFrom w:id="784" w:author="Palacherla, Susmitha C (NONUS)" w:date="2017-05-18T13:32:00Z">
        <w:r w:rsidRPr="00257251" w:rsidDel="007E09F1">
          <w:rPr>
            <w:rFonts w:ascii="Times New Roman" w:hAnsi="Times New Roman"/>
            <w:noProof/>
          </w:rPr>
          <w:drawing>
            <wp:inline distT="0" distB="0" distL="0" distR="0" wp14:anchorId="6D5F55E5" wp14:editId="0CA75E47">
              <wp:extent cx="877824" cy="1828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7824" cy="1828800"/>
                      </a:xfrm>
                      <a:prstGeom prst="rect">
                        <a:avLst/>
                      </a:prstGeom>
                    </pic:spPr>
                  </pic:pic>
                </a:graphicData>
              </a:graphic>
            </wp:inline>
          </w:drawing>
        </w:r>
      </w:moveFrom>
      <w:moveFromRangeEnd w:id="783"/>
    </w:p>
    <w:p w:rsidR="007931F8"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785" w:author="Palacherla, Susmitha C (NONUS)" w:date="2017-05-18T13:32:00Z" w:name="move482877698"/>
      <w:moveTo w:id="786" w:author="Palacherla, Susmitha C (NONUS)" w:date="2017-05-18T13:32:00Z">
        <w:r w:rsidRPr="00257251">
          <w:rPr>
            <w:rFonts w:ascii="Times New Roman" w:hAnsi="Times New Roman"/>
            <w:noProof/>
          </w:rPr>
          <w:drawing>
            <wp:inline distT="0" distB="0" distL="0" distR="0" wp14:anchorId="0841C8E4" wp14:editId="5EC4845B">
              <wp:extent cx="877824"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7824" cy="1828800"/>
                      </a:xfrm>
                      <a:prstGeom prst="rect">
                        <a:avLst/>
                      </a:prstGeom>
                    </pic:spPr>
                  </pic:pic>
                </a:graphicData>
              </a:graphic>
            </wp:inline>
          </w:drawing>
        </w:r>
      </w:moveTo>
      <w:moveToRangeEnd w:id="785"/>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5047088A" wp14:editId="501F6482">
            <wp:extent cx="3118104" cy="27432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18104"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5F5FA8EA" wp14:editId="73E0031A">
            <wp:extent cx="2953512"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351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73E40470" wp14:editId="0D8B309B">
            <wp:extent cx="3026664" cy="2743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26664"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2FD45DC9" wp14:editId="011EB9B2">
            <wp:extent cx="5367528" cy="2743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67528"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(ISNULL([Copy of last_name]) ? "" : [Copy of last_name]) + ", " + (ISNULL([Copy of first_name]) ? "" : [Copy of first_name]) + " " + (ISNULL([Copy of middle_name]) ? "" : [Copy of middle_name])</w:t>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drawing>
          <wp:inline distT="0" distB="0" distL="0" distR="0" wp14:anchorId="12C694B1" wp14:editId="67431886">
            <wp:extent cx="3099816" cy="27432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99816"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lastRenderedPageBreak/>
        <w:drawing>
          <wp:inline distT="0" distB="0" distL="0" distR="0" wp14:anchorId="1410CA4D" wp14:editId="632DA045">
            <wp:extent cx="2496312"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9631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4532A6"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787" w:author="Palacherla, Susmitha C (NONUS)" w:date="2017-05-18T13:33:00Z" w:name="move482877711"/>
      <w:moveTo w:id="788" w:author="Palacherla, Susmitha C (NONUS)" w:date="2017-05-18T13:33:00Z">
        <w:r w:rsidRPr="00257251">
          <w:rPr>
            <w:rFonts w:ascii="Times New Roman" w:hAnsi="Times New Roman"/>
            <w:noProof/>
          </w:rPr>
          <w:drawing>
            <wp:inline distT="0" distB="0" distL="0" distR="0" wp14:anchorId="3D7AA5DA" wp14:editId="253976C9">
              <wp:extent cx="364807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075" cy="457200"/>
                      </a:xfrm>
                      <a:prstGeom prst="rect">
                        <a:avLst/>
                      </a:prstGeom>
                    </pic:spPr>
                  </pic:pic>
                </a:graphicData>
              </a:graphic>
            </wp:inline>
          </w:drawing>
        </w:r>
      </w:moveTo>
      <w:moveFromRangeStart w:id="789" w:author="Palacherla, Susmitha C (NONUS)" w:date="2017-05-18T13:33:00Z" w:name="move482877711"/>
      <w:moveToRangeEnd w:id="787"/>
      <w:moveFrom w:id="790" w:author="Palacherla, Susmitha C (NONUS)" w:date="2017-05-18T13:33:00Z">
        <w:r w:rsidR="004532A6" w:rsidRPr="00257251" w:rsidDel="007E09F1">
          <w:rPr>
            <w:rFonts w:ascii="Times New Roman" w:hAnsi="Times New Roman"/>
            <w:noProof/>
          </w:rPr>
          <w:drawing>
            <wp:inline distT="0" distB="0" distL="0" distR="0" wp14:anchorId="33DC8EA1" wp14:editId="0046023A">
              <wp:extent cx="3648075" cy="457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075" cy="457200"/>
                      </a:xfrm>
                      <a:prstGeom prst="rect">
                        <a:avLst/>
                      </a:prstGeom>
                    </pic:spPr>
                  </pic:pic>
                </a:graphicData>
              </a:graphic>
            </wp:inline>
          </w:drawing>
        </w:r>
      </w:moveFrom>
      <w:moveFromRangeEnd w:id="789"/>
    </w:p>
    <w:p w:rsidR="00B31B0A" w:rsidRPr="00257251" w:rsidRDefault="00B31B0A"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4532A6" w:rsidRPr="00257251" w:rsidDel="007E09F1" w:rsidTr="004532A6">
        <w:tc>
          <w:tcPr>
            <w:tcW w:w="4788" w:type="dxa"/>
          </w:tcPr>
          <w:p w:rsidR="004532A6" w:rsidRPr="00257251" w:rsidDel="007E09F1" w:rsidRDefault="004532A6" w:rsidP="007931F8">
            <w:pPr>
              <w:widowControl w:val="0"/>
              <w:autoSpaceDE w:val="0"/>
              <w:autoSpaceDN w:val="0"/>
              <w:adjustRightInd w:val="0"/>
              <w:spacing w:after="0" w:line="240" w:lineRule="auto"/>
              <w:rPr>
                <w:moveFrom w:id="791" w:author="Palacherla, Susmitha C (NONUS)" w:date="2017-05-18T13:33:00Z"/>
                <w:rFonts w:ascii="Times New Roman" w:hAnsi="Times New Roman"/>
                <w:noProof/>
              </w:rPr>
            </w:pPr>
            <w:moveFromRangeStart w:id="792" w:author="Palacherla, Susmitha C (NONUS)" w:date="2017-05-18T13:33:00Z" w:name="move482877715"/>
            <w:moveFrom w:id="793" w:author="Palacherla, Susmitha C (NONUS)" w:date="2017-05-18T13:33:00Z">
              <w:r w:rsidRPr="00257251" w:rsidDel="007E09F1">
                <w:rPr>
                  <w:rFonts w:ascii="Times New Roman" w:hAnsi="Times New Roman"/>
                  <w:noProof/>
                </w:rPr>
                <w:t>Evaluation Operation</w:t>
              </w:r>
            </w:moveFrom>
          </w:p>
        </w:tc>
        <w:tc>
          <w:tcPr>
            <w:tcW w:w="4788" w:type="dxa"/>
          </w:tcPr>
          <w:p w:rsidR="004532A6" w:rsidRPr="00257251" w:rsidDel="007E09F1" w:rsidRDefault="004532A6" w:rsidP="007931F8">
            <w:pPr>
              <w:widowControl w:val="0"/>
              <w:autoSpaceDE w:val="0"/>
              <w:autoSpaceDN w:val="0"/>
              <w:adjustRightInd w:val="0"/>
              <w:spacing w:after="0" w:line="240" w:lineRule="auto"/>
              <w:rPr>
                <w:moveFrom w:id="794" w:author="Palacherla, Susmitha C (NONUS)" w:date="2017-05-18T13:33:00Z"/>
                <w:rFonts w:ascii="Times New Roman" w:hAnsi="Times New Roman"/>
                <w:noProof/>
              </w:rPr>
            </w:pPr>
            <w:moveFrom w:id="795" w:author="Palacherla, Susmitha C (NONUS)" w:date="2017-05-18T13:33:00Z">
              <w:r w:rsidRPr="00257251" w:rsidDel="007E09F1">
                <w:rPr>
                  <w:rFonts w:ascii="Times New Roman" w:hAnsi="Times New Roman"/>
                  <w:noProof/>
                </w:rPr>
                <w:t>Expression and Constraint</w:t>
              </w:r>
            </w:moveFrom>
          </w:p>
        </w:tc>
      </w:tr>
      <w:tr w:rsidR="004532A6" w:rsidRPr="00257251" w:rsidDel="007E09F1" w:rsidTr="004532A6">
        <w:tc>
          <w:tcPr>
            <w:tcW w:w="4788" w:type="dxa"/>
          </w:tcPr>
          <w:p w:rsidR="004532A6" w:rsidRPr="00257251" w:rsidDel="007E09F1" w:rsidRDefault="004532A6" w:rsidP="007931F8">
            <w:pPr>
              <w:widowControl w:val="0"/>
              <w:autoSpaceDE w:val="0"/>
              <w:autoSpaceDN w:val="0"/>
              <w:adjustRightInd w:val="0"/>
              <w:spacing w:after="0" w:line="240" w:lineRule="auto"/>
              <w:rPr>
                <w:moveFrom w:id="796" w:author="Palacherla, Susmitha C (NONUS)" w:date="2017-05-18T13:33:00Z"/>
                <w:rFonts w:ascii="Times New Roman" w:hAnsi="Times New Roman"/>
                <w:noProof/>
              </w:rPr>
            </w:pPr>
            <w:moveFrom w:id="797" w:author="Palacherla, Susmitha C (NONUS)" w:date="2017-05-18T13:33:00Z">
              <w:r w:rsidRPr="00257251" w:rsidDel="007E09F1">
                <w:rPr>
                  <w:rFonts w:ascii="Times New Roman" w:hAnsi="Times New Roman"/>
                  <w:noProof/>
                </w:rPr>
                <w:t xml:space="preserve">Value </w:t>
              </w:r>
            </w:moveFrom>
          </w:p>
        </w:tc>
        <w:tc>
          <w:tcPr>
            <w:tcW w:w="4788" w:type="dxa"/>
          </w:tcPr>
          <w:p w:rsidR="004532A6" w:rsidRPr="00257251" w:rsidDel="007E09F1" w:rsidRDefault="004532A6" w:rsidP="007931F8">
            <w:pPr>
              <w:widowControl w:val="0"/>
              <w:autoSpaceDE w:val="0"/>
              <w:autoSpaceDN w:val="0"/>
              <w:adjustRightInd w:val="0"/>
              <w:spacing w:after="0" w:line="240" w:lineRule="auto"/>
              <w:rPr>
                <w:moveFrom w:id="798" w:author="Palacherla, Susmitha C (NONUS)" w:date="2017-05-18T13:33:00Z"/>
                <w:rFonts w:ascii="Times New Roman" w:hAnsi="Times New Roman"/>
                <w:noProof/>
              </w:rPr>
            </w:pPr>
            <w:moveFrom w:id="799" w:author="Palacherla, Susmitha C (NONUS)" w:date="2017-05-18T13:33:00Z">
              <w:r w:rsidRPr="00257251" w:rsidDel="007E09F1">
                <w:rPr>
                  <w:rFonts w:ascii="Times New Roman" w:hAnsi="Times New Roman"/>
                  <w:noProof/>
                </w:rPr>
                <w:t>Success</w:t>
              </w:r>
            </w:moveFrom>
          </w:p>
        </w:tc>
      </w:tr>
      <w:tr w:rsidR="004532A6" w:rsidRPr="00257251" w:rsidDel="007E09F1" w:rsidTr="004532A6">
        <w:tc>
          <w:tcPr>
            <w:tcW w:w="4788" w:type="dxa"/>
          </w:tcPr>
          <w:p w:rsidR="004532A6" w:rsidRPr="00257251" w:rsidDel="007E09F1" w:rsidRDefault="004532A6" w:rsidP="007931F8">
            <w:pPr>
              <w:widowControl w:val="0"/>
              <w:autoSpaceDE w:val="0"/>
              <w:autoSpaceDN w:val="0"/>
              <w:adjustRightInd w:val="0"/>
              <w:spacing w:after="0" w:line="240" w:lineRule="auto"/>
              <w:rPr>
                <w:moveFrom w:id="800" w:author="Palacherla, Susmitha C (NONUS)" w:date="2017-05-18T13:33:00Z"/>
                <w:rFonts w:ascii="Times New Roman" w:hAnsi="Times New Roman"/>
                <w:noProof/>
              </w:rPr>
            </w:pPr>
            <w:moveFrom w:id="801" w:author="Palacherla, Susmitha C (NONUS)" w:date="2017-05-18T13:33:00Z">
              <w:r w:rsidRPr="00257251" w:rsidDel="007E09F1">
                <w:rPr>
                  <w:rFonts w:ascii="Times New Roman" w:hAnsi="Times New Roman"/>
                  <w:noProof/>
                </w:rPr>
                <w:t>Expression</w:t>
              </w:r>
            </w:moveFrom>
          </w:p>
        </w:tc>
        <w:tc>
          <w:tcPr>
            <w:tcW w:w="4788" w:type="dxa"/>
          </w:tcPr>
          <w:p w:rsidR="004532A6" w:rsidRPr="00257251" w:rsidDel="007E09F1" w:rsidRDefault="004532A6" w:rsidP="007931F8">
            <w:pPr>
              <w:widowControl w:val="0"/>
              <w:autoSpaceDE w:val="0"/>
              <w:autoSpaceDN w:val="0"/>
              <w:adjustRightInd w:val="0"/>
              <w:spacing w:after="0" w:line="240" w:lineRule="auto"/>
              <w:rPr>
                <w:moveFrom w:id="802" w:author="Palacherla, Susmitha C (NONUS)" w:date="2017-05-18T13:33:00Z"/>
                <w:rFonts w:ascii="Times New Roman" w:hAnsi="Times New Roman"/>
                <w:noProof/>
              </w:rPr>
            </w:pPr>
            <w:moveFrom w:id="803" w:author="Palacherla, Susmitha C (NONUS)" w:date="2017-05-18T13:33:00Z">
              <w:r w:rsidRPr="00257251" w:rsidDel="007E09F1">
                <w:rPr>
                  <w:rFonts w:ascii="Times New Roman" w:hAnsi="Times New Roman"/>
                  <w:noProof/>
                </w:rPr>
                <w:t>@[User::PSRecordCount]== 0</w:t>
              </w:r>
            </w:moveFrom>
          </w:p>
        </w:tc>
      </w:tr>
      <w:tr w:rsidR="004532A6" w:rsidRPr="00257251" w:rsidDel="007E09F1" w:rsidTr="004532A6">
        <w:tc>
          <w:tcPr>
            <w:tcW w:w="4788" w:type="dxa"/>
          </w:tcPr>
          <w:p w:rsidR="004532A6" w:rsidRPr="00257251" w:rsidDel="007E09F1" w:rsidRDefault="004532A6" w:rsidP="007931F8">
            <w:pPr>
              <w:widowControl w:val="0"/>
              <w:autoSpaceDE w:val="0"/>
              <w:autoSpaceDN w:val="0"/>
              <w:adjustRightInd w:val="0"/>
              <w:spacing w:after="0" w:line="240" w:lineRule="auto"/>
              <w:rPr>
                <w:moveFrom w:id="804" w:author="Palacherla, Susmitha C (NONUS)" w:date="2017-05-18T13:33:00Z"/>
                <w:rFonts w:ascii="Times New Roman" w:hAnsi="Times New Roman"/>
                <w:noProof/>
              </w:rPr>
            </w:pPr>
            <w:moveFrom w:id="805" w:author="Palacherla, Susmitha C (NONUS)" w:date="2017-05-18T13:33:00Z">
              <w:r w:rsidRPr="00257251" w:rsidDel="007E09F1">
                <w:rPr>
                  <w:rFonts w:ascii="Times New Roman" w:hAnsi="Times New Roman"/>
                  <w:noProof/>
                </w:rPr>
                <w:t>Multiple Constraints</w:t>
              </w:r>
            </w:moveFrom>
          </w:p>
        </w:tc>
        <w:tc>
          <w:tcPr>
            <w:tcW w:w="4788" w:type="dxa"/>
          </w:tcPr>
          <w:p w:rsidR="004532A6" w:rsidRPr="00257251" w:rsidDel="007E09F1" w:rsidRDefault="004532A6" w:rsidP="007931F8">
            <w:pPr>
              <w:widowControl w:val="0"/>
              <w:autoSpaceDE w:val="0"/>
              <w:autoSpaceDN w:val="0"/>
              <w:adjustRightInd w:val="0"/>
              <w:spacing w:after="0" w:line="240" w:lineRule="auto"/>
              <w:rPr>
                <w:moveFrom w:id="806" w:author="Palacherla, Susmitha C (NONUS)" w:date="2017-05-18T13:33:00Z"/>
                <w:rFonts w:ascii="Times New Roman" w:hAnsi="Times New Roman"/>
                <w:noProof/>
              </w:rPr>
            </w:pPr>
            <w:moveFrom w:id="807" w:author="Palacherla, Susmitha C (NONUS)" w:date="2017-05-18T13:33:00Z">
              <w:r w:rsidRPr="00257251" w:rsidDel="007E09F1">
                <w:rPr>
                  <w:rFonts w:ascii="Times New Roman" w:hAnsi="Times New Roman"/>
                  <w:noProof/>
                </w:rPr>
                <w:t>Logical AND.</w:t>
              </w:r>
            </w:moveFrom>
          </w:p>
        </w:tc>
      </w:tr>
      <w:moveFromRangeEnd w:id="792"/>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08" w:author="Palacherla, Susmitha C (NONUS)" w:date="2017-05-18T13:33:00Z"/>
                <w:rFonts w:ascii="Times New Roman" w:hAnsi="Times New Roman"/>
                <w:noProof/>
              </w:rPr>
            </w:pPr>
            <w:moveToRangeStart w:id="809" w:author="Palacherla, Susmitha C (NONUS)" w:date="2017-05-18T13:33:00Z" w:name="move482877715"/>
            <w:moveTo w:id="810" w:author="Palacherla, Susmitha C (NONUS)" w:date="2017-05-18T13:33: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811" w:author="Palacherla, Susmitha C (NONUS)" w:date="2017-05-18T13:33:00Z"/>
                <w:rFonts w:ascii="Times New Roman" w:hAnsi="Times New Roman"/>
                <w:noProof/>
              </w:rPr>
            </w:pPr>
            <w:moveTo w:id="812" w:author="Palacherla, Susmitha C (NONUS)" w:date="2017-05-18T13:33: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13" w:author="Palacherla, Susmitha C (NONUS)" w:date="2017-05-18T13:33:00Z"/>
                <w:rFonts w:ascii="Times New Roman" w:hAnsi="Times New Roman"/>
                <w:noProof/>
              </w:rPr>
            </w:pPr>
            <w:moveTo w:id="814" w:author="Palacherla, Susmitha C (NONUS)" w:date="2017-05-18T13:33: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815" w:author="Palacherla, Susmitha C (NONUS)" w:date="2017-05-18T13:33:00Z"/>
                <w:rFonts w:ascii="Times New Roman" w:hAnsi="Times New Roman"/>
                <w:noProof/>
              </w:rPr>
            </w:pPr>
            <w:moveTo w:id="816" w:author="Palacherla, Susmitha C (NONUS)" w:date="2017-05-18T13:33: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17" w:author="Palacherla, Susmitha C (NONUS)" w:date="2017-05-18T13:33:00Z"/>
                <w:rFonts w:ascii="Times New Roman" w:hAnsi="Times New Roman"/>
                <w:noProof/>
              </w:rPr>
            </w:pPr>
            <w:moveTo w:id="818" w:author="Palacherla, Susmitha C (NONUS)" w:date="2017-05-18T13:33: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819" w:author="Palacherla, Susmitha C (NONUS)" w:date="2017-05-18T13:33:00Z"/>
                <w:rFonts w:ascii="Times New Roman" w:hAnsi="Times New Roman"/>
                <w:noProof/>
              </w:rPr>
            </w:pPr>
            <w:moveTo w:id="820" w:author="Palacherla, Susmitha C (NONUS)" w:date="2017-05-18T13:33:00Z">
              <w:r w:rsidRPr="00257251">
                <w:rPr>
                  <w:rFonts w:ascii="Times New Roman" w:hAnsi="Times New Roman"/>
                  <w:noProof/>
                </w:rPr>
                <w:t>@[User::PSRecordCount]== 0</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21" w:author="Palacherla, Susmitha C (NONUS)" w:date="2017-05-18T13:33:00Z"/>
                <w:rFonts w:ascii="Times New Roman" w:hAnsi="Times New Roman"/>
                <w:noProof/>
              </w:rPr>
            </w:pPr>
            <w:moveTo w:id="822" w:author="Palacherla, Susmitha C (NONUS)" w:date="2017-05-18T13:33: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823" w:author="Palacherla, Susmitha C (NONUS)" w:date="2017-05-18T13:33:00Z"/>
                <w:rFonts w:ascii="Times New Roman" w:hAnsi="Times New Roman"/>
                <w:noProof/>
              </w:rPr>
            </w:pPr>
            <w:moveTo w:id="824" w:author="Palacherla, Susmitha C (NONUS)" w:date="2017-05-18T13:33:00Z">
              <w:r w:rsidRPr="00257251">
                <w:rPr>
                  <w:rFonts w:ascii="Times New Roman" w:hAnsi="Times New Roman"/>
                  <w:noProof/>
                </w:rPr>
                <w:t>Logical AND.</w:t>
              </w:r>
            </w:moveTo>
          </w:p>
        </w:tc>
      </w:tr>
      <w:moveToRangeEnd w:id="809"/>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825" w:author="Palacherla, Susmitha C (NONUS)" w:date="2017-05-18T13:33:00Z"/>
                <w:rFonts w:ascii="Times New Roman" w:hAnsi="Times New Roman"/>
                <w:noProof/>
              </w:rPr>
            </w:pPr>
            <w:moveFromRangeStart w:id="826" w:author="Palacherla, Susmitha C (NONUS)" w:date="2017-05-18T13:33:00Z" w:name="move482877720"/>
            <w:moveFrom w:id="827" w:author="Palacherla, Susmitha C (NONUS)" w:date="2017-05-18T13:33:00Z">
              <w:r w:rsidRPr="00257251" w:rsidDel="007E09F1">
                <w:rPr>
                  <w:rFonts w:ascii="Times New Roman" w:hAnsi="Times New Roman"/>
                  <w:noProof/>
                </w:rPr>
                <w:t>Email Task</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828" w:author="Palacherla, Susmitha C (NONUS)" w:date="2017-05-18T13:33:00Z"/>
                <w:rFonts w:ascii="Times New Roman" w:hAnsi="Times New Roman"/>
                <w:noProof/>
              </w:rPr>
            </w:pPr>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829" w:author="Palacherla, Susmitha C (NONUS)" w:date="2017-05-18T13:33:00Z"/>
                <w:rFonts w:ascii="Times New Roman" w:hAnsi="Times New Roman"/>
                <w:noProof/>
              </w:rPr>
            </w:pPr>
            <w:moveFrom w:id="830" w:author="Palacherla, Susmitha C (NONUS)" w:date="2017-05-18T13:33:00Z">
              <w:r w:rsidRPr="00257251" w:rsidDel="007E09F1">
                <w:rPr>
                  <w:rFonts w:ascii="Times New Roman" w:hAnsi="Times New Roman"/>
                  <w:noProof/>
                </w:rPr>
                <w:t>SmtpConnection</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831" w:author="Palacherla, Susmitha C (NONUS)" w:date="2017-05-18T13:33:00Z"/>
                <w:rFonts w:ascii="Times New Roman" w:hAnsi="Times New Roman"/>
                <w:noProof/>
              </w:rPr>
            </w:pPr>
            <w:moveFrom w:id="832" w:author="Palacherla, Susmitha C (NONUS)" w:date="2017-05-18T13:33:00Z">
              <w:r w:rsidRPr="00257251" w:rsidDel="007E09F1">
                <w:rPr>
                  <w:rFonts w:ascii="Times New Roman" w:hAnsi="Times New Roman"/>
                  <w:noProof/>
                </w:rPr>
                <w:t>SMTP Connection Manager</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833" w:author="Palacherla, Susmitha C (NONUS)" w:date="2017-05-18T13:33:00Z"/>
                <w:rFonts w:ascii="Times New Roman" w:hAnsi="Times New Roman"/>
                <w:noProof/>
              </w:rPr>
            </w:pPr>
            <w:moveFrom w:id="834" w:author="Palacherla, Susmitha C (NONUS)" w:date="2017-05-18T13:33:00Z">
              <w:r w:rsidRPr="00257251" w:rsidDel="007E09F1">
                <w:rPr>
                  <w:rFonts w:ascii="Times New Roman" w:hAnsi="Times New Roman"/>
                  <w:noProof/>
                </w:rPr>
                <w:t xml:space="preserve">From </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835" w:author="Palacherla, Susmitha C (NONUS)" w:date="2017-05-18T13:33:00Z"/>
                <w:rFonts w:ascii="Times New Roman" w:hAnsi="Times New Roman"/>
                <w:noProof/>
              </w:rPr>
            </w:pPr>
            <w:moveFrom w:id="836" w:author="Palacherla, Susmitha C (NONUS)" w:date="2017-05-18T13:33:00Z">
              <w:r w:rsidRPr="00257251" w:rsidDel="007E09F1">
                <w:rPr>
                  <w:rFonts w:ascii="Times New Roman" w:hAnsi="Times New Roman"/>
                  <w:noProof/>
                </w:rPr>
                <w:t>Expression:FromLine: @[User::FromEmail]</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837" w:author="Palacherla, Susmitha C (NONUS)" w:date="2017-05-18T13:33:00Z"/>
                <w:rFonts w:ascii="Times New Roman" w:hAnsi="Times New Roman"/>
                <w:noProof/>
              </w:rPr>
            </w:pPr>
            <w:moveFrom w:id="838" w:author="Palacherla, Susmitha C (NONUS)" w:date="2017-05-18T13:33:00Z">
              <w:r w:rsidRPr="00257251" w:rsidDel="007E09F1">
                <w:rPr>
                  <w:rFonts w:ascii="Times New Roman" w:hAnsi="Times New Roman"/>
                  <w:noProof/>
                </w:rPr>
                <w:t>CC</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839" w:author="Palacherla, Susmitha C (NONUS)" w:date="2017-05-18T13:33:00Z"/>
                <w:rFonts w:ascii="Times New Roman" w:hAnsi="Times New Roman"/>
                <w:noProof/>
              </w:rPr>
            </w:pPr>
            <w:moveFrom w:id="840" w:author="Palacherla, Susmitha C (NONUS)" w:date="2017-05-18T13:33:00Z">
              <w:r w:rsidRPr="00257251" w:rsidDel="007E09F1">
                <w:rPr>
                  <w:rFonts w:ascii="Times New Roman" w:hAnsi="Times New Roman"/>
                  <w:noProof/>
                </w:rPr>
                <w:t>Expression:CCLine: @[User::CcEmail]</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841" w:author="Palacherla, Susmitha C (NONUS)" w:date="2017-05-18T13:33:00Z"/>
                <w:rFonts w:ascii="Times New Roman" w:hAnsi="Times New Roman"/>
                <w:noProof/>
              </w:rPr>
            </w:pPr>
            <w:moveFrom w:id="842" w:author="Palacherla, Susmitha C (NONUS)" w:date="2017-05-18T13:33:00Z">
              <w:r w:rsidRPr="00257251" w:rsidDel="007E09F1">
                <w:rPr>
                  <w:rFonts w:ascii="Times New Roman" w:hAnsi="Times New Roman"/>
                  <w:noProof/>
                </w:rPr>
                <w:t>To</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843" w:author="Palacherla, Susmitha C (NONUS)" w:date="2017-05-18T13:33:00Z"/>
                <w:rFonts w:ascii="Times New Roman" w:hAnsi="Times New Roman"/>
                <w:noProof/>
              </w:rPr>
            </w:pPr>
            <w:moveFrom w:id="844" w:author="Palacherla, Susmitha C (NONUS)" w:date="2017-05-18T13:33:00Z">
              <w:r w:rsidRPr="00257251" w:rsidDel="007E09F1">
                <w:rPr>
                  <w:rFonts w:ascii="Times New Roman" w:hAnsi="Times New Roman"/>
                  <w:noProof/>
                </w:rPr>
                <w:t>Expression:ToLine: @[User::ToEmail]</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845" w:author="Palacherla, Susmitha C (NONUS)" w:date="2017-05-18T13:33:00Z"/>
                <w:rFonts w:ascii="Times New Roman" w:hAnsi="Times New Roman"/>
                <w:noProof/>
              </w:rPr>
            </w:pPr>
            <w:moveFrom w:id="846" w:author="Palacherla, Susmitha C (NONUS)" w:date="2017-05-18T13:33:00Z">
              <w:r w:rsidRPr="00257251" w:rsidDel="007E09F1">
                <w:rPr>
                  <w:rFonts w:ascii="Times New Roman" w:hAnsi="Times New Roman"/>
                  <w:noProof/>
                </w:rPr>
                <w:t>Subject</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847" w:author="Palacherla, Susmitha C (NONUS)" w:date="2017-05-18T13:33:00Z"/>
                <w:rFonts w:ascii="Times New Roman" w:hAnsi="Times New Roman"/>
                <w:noProof/>
              </w:rPr>
            </w:pPr>
            <w:moveFrom w:id="848" w:author="Palacherla, Susmitha C (NONUS)" w:date="2017-05-18T13:33:00Z">
              <w:r w:rsidRPr="00257251" w:rsidDel="007E09F1">
                <w:rPr>
                  <w:rFonts w:ascii="Times New Roman" w:hAnsi="Times New Roman"/>
                  <w:noProof/>
                </w:rPr>
                <w:t>Employee Load process has been terminated.</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849" w:author="Palacherla, Susmitha C (NONUS)" w:date="2017-05-18T13:33:00Z"/>
                <w:rFonts w:ascii="Times New Roman" w:hAnsi="Times New Roman"/>
                <w:noProof/>
              </w:rPr>
            </w:pPr>
            <w:moveFrom w:id="850" w:author="Palacherla, Susmitha C (NONUS)" w:date="2017-05-18T13:33:00Z">
              <w:r w:rsidRPr="00257251" w:rsidDel="007E09F1">
                <w:rPr>
                  <w:rFonts w:ascii="Times New Roman" w:hAnsi="Times New Roman"/>
                  <w:noProof/>
                </w:rPr>
                <w:t>Message Source Type</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851" w:author="Palacherla, Susmitha C (NONUS)" w:date="2017-05-18T13:33:00Z"/>
                <w:rFonts w:ascii="Times New Roman" w:hAnsi="Times New Roman"/>
                <w:noProof/>
              </w:rPr>
            </w:pPr>
            <w:moveFrom w:id="852" w:author="Palacherla, Susmitha C (NONUS)" w:date="2017-05-18T13:33:00Z">
              <w:r w:rsidRPr="00257251" w:rsidDel="007E09F1">
                <w:rPr>
                  <w:rFonts w:ascii="Times New Roman" w:hAnsi="Times New Roman"/>
                  <w:noProof/>
                </w:rPr>
                <w:t>Direct Input</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853" w:author="Palacherla, Susmitha C (NONUS)" w:date="2017-05-18T13:33:00Z"/>
                <w:rFonts w:ascii="Times New Roman" w:hAnsi="Times New Roman"/>
                <w:noProof/>
              </w:rPr>
            </w:pPr>
            <w:moveFrom w:id="854" w:author="Palacherla, Susmitha C (NONUS)" w:date="2017-05-18T13:33:00Z">
              <w:r w:rsidRPr="00257251" w:rsidDel="007E09F1">
                <w:rPr>
                  <w:rFonts w:ascii="Times New Roman" w:hAnsi="Times New Roman"/>
                  <w:noProof/>
                </w:rPr>
                <w:t>Message Source</w:t>
              </w:r>
            </w:moveFrom>
          </w:p>
        </w:tc>
        <w:tc>
          <w:tcPr>
            <w:tcW w:w="4788" w:type="dxa"/>
          </w:tcPr>
          <w:p w:rsidR="00AB6D91" w:rsidRPr="00257251" w:rsidDel="007E09F1" w:rsidRDefault="00AB6D91" w:rsidP="00AB6D91">
            <w:pPr>
              <w:widowControl w:val="0"/>
              <w:autoSpaceDE w:val="0"/>
              <w:autoSpaceDN w:val="0"/>
              <w:adjustRightInd w:val="0"/>
              <w:spacing w:after="0" w:line="240" w:lineRule="auto"/>
              <w:rPr>
                <w:moveFrom w:id="855" w:author="Palacherla, Susmitha C (NONUS)" w:date="2017-05-18T13:33:00Z"/>
                <w:rFonts w:ascii="Times New Roman" w:hAnsi="Times New Roman"/>
                <w:noProof/>
              </w:rPr>
            </w:pPr>
            <w:moveFrom w:id="856" w:author="Palacherla, Susmitha C (NONUS)" w:date="2017-05-18T13:33:00Z">
              <w:r w:rsidRPr="00257251" w:rsidDel="007E09F1">
                <w:rPr>
                  <w:rFonts w:ascii="Times New Roman" w:hAnsi="Times New Roman"/>
                  <w:noProof/>
                </w:rPr>
                <w:t xml:space="preserve">PeopleSoft Employee File has no records. </w:t>
              </w:r>
            </w:moveFrom>
          </w:p>
          <w:p w:rsidR="00AB6D91" w:rsidRPr="00257251" w:rsidDel="007E09F1" w:rsidRDefault="00AB6D91" w:rsidP="00257251">
            <w:pPr>
              <w:widowControl w:val="0"/>
              <w:autoSpaceDE w:val="0"/>
              <w:autoSpaceDN w:val="0"/>
              <w:adjustRightInd w:val="0"/>
              <w:spacing w:after="0" w:line="240" w:lineRule="auto"/>
              <w:rPr>
                <w:moveFrom w:id="857" w:author="Palacherla, Susmitha C (NONUS)" w:date="2017-05-18T13:33:00Z"/>
                <w:rFonts w:ascii="Times New Roman" w:hAnsi="Times New Roman"/>
                <w:noProof/>
              </w:rPr>
            </w:pPr>
            <w:moveFrom w:id="858" w:author="Palacherla, Susmitha C (NONUS)" w:date="2017-05-18T13:33:00Z">
              <w:r w:rsidRPr="00257251" w:rsidDel="007E09F1">
                <w:rPr>
                  <w:rFonts w:ascii="Times New Roman" w:hAnsi="Times New Roman"/>
                  <w:noProof/>
                </w:rPr>
                <w:t xml:space="preserve">Load process has been terminated. Please check it out.            </w:t>
              </w:r>
            </w:moveFrom>
          </w:p>
        </w:tc>
      </w:tr>
      <w:moveFromRangeEnd w:id="826"/>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59" w:author="Palacherla, Susmitha C (NONUS)" w:date="2017-05-18T13:33:00Z"/>
                <w:rFonts w:ascii="Times New Roman" w:hAnsi="Times New Roman"/>
                <w:noProof/>
              </w:rPr>
            </w:pPr>
            <w:moveToRangeStart w:id="860" w:author="Palacherla, Susmitha C (NONUS)" w:date="2017-05-18T13:33:00Z" w:name="move482877720"/>
            <w:moveTo w:id="861" w:author="Palacherla, Susmitha C (NONUS)" w:date="2017-05-18T13:33:00Z">
              <w:r w:rsidRPr="00257251">
                <w:rPr>
                  <w:rFonts w:ascii="Times New Roman" w:hAnsi="Times New Roman"/>
                  <w:noProof/>
                </w:rPr>
                <w:t>Email Task</w:t>
              </w:r>
            </w:moveTo>
          </w:p>
        </w:tc>
        <w:tc>
          <w:tcPr>
            <w:tcW w:w="4788" w:type="dxa"/>
          </w:tcPr>
          <w:p w:rsidR="007E09F1" w:rsidRPr="00257251" w:rsidRDefault="007E09F1" w:rsidP="007E09F1">
            <w:pPr>
              <w:widowControl w:val="0"/>
              <w:autoSpaceDE w:val="0"/>
              <w:autoSpaceDN w:val="0"/>
              <w:adjustRightInd w:val="0"/>
              <w:spacing w:after="0" w:line="240" w:lineRule="auto"/>
              <w:rPr>
                <w:moveTo w:id="862" w:author="Palacherla, Susmitha C (NONUS)" w:date="2017-05-18T13:33:00Z"/>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63" w:author="Palacherla, Susmitha C (NONUS)" w:date="2017-05-18T13:33:00Z"/>
                <w:rFonts w:ascii="Times New Roman" w:hAnsi="Times New Roman"/>
                <w:noProof/>
              </w:rPr>
            </w:pPr>
            <w:moveTo w:id="864" w:author="Palacherla, Susmitha C (NONUS)" w:date="2017-05-18T13:33:00Z">
              <w:r w:rsidRPr="00257251">
                <w:rPr>
                  <w:rFonts w:ascii="Times New Roman" w:hAnsi="Times New Roman"/>
                  <w:noProof/>
                </w:rPr>
                <w:t>SmtpConnection</w:t>
              </w:r>
            </w:moveTo>
          </w:p>
        </w:tc>
        <w:tc>
          <w:tcPr>
            <w:tcW w:w="4788" w:type="dxa"/>
          </w:tcPr>
          <w:p w:rsidR="007E09F1" w:rsidRPr="00257251" w:rsidRDefault="007E09F1" w:rsidP="007E09F1">
            <w:pPr>
              <w:widowControl w:val="0"/>
              <w:autoSpaceDE w:val="0"/>
              <w:autoSpaceDN w:val="0"/>
              <w:adjustRightInd w:val="0"/>
              <w:spacing w:after="0" w:line="240" w:lineRule="auto"/>
              <w:rPr>
                <w:moveTo w:id="865" w:author="Palacherla, Susmitha C (NONUS)" w:date="2017-05-18T13:33:00Z"/>
                <w:rFonts w:ascii="Times New Roman" w:hAnsi="Times New Roman"/>
                <w:noProof/>
              </w:rPr>
            </w:pPr>
            <w:moveTo w:id="866" w:author="Palacherla, Susmitha C (NONUS)" w:date="2017-05-18T13:33:00Z">
              <w:r w:rsidRPr="00257251">
                <w:rPr>
                  <w:rFonts w:ascii="Times New Roman" w:hAnsi="Times New Roman"/>
                  <w:noProof/>
                </w:rPr>
                <w:t>SMTP Connection Manager</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67" w:author="Palacherla, Susmitha C (NONUS)" w:date="2017-05-18T13:33:00Z"/>
                <w:rFonts w:ascii="Times New Roman" w:hAnsi="Times New Roman"/>
                <w:noProof/>
              </w:rPr>
            </w:pPr>
            <w:moveTo w:id="868" w:author="Palacherla, Susmitha C (NONUS)" w:date="2017-05-18T13:33:00Z">
              <w:r w:rsidRPr="00257251">
                <w:rPr>
                  <w:rFonts w:ascii="Times New Roman" w:hAnsi="Times New Roman"/>
                  <w:noProof/>
                </w:rPr>
                <w:t xml:space="preserve">From </w:t>
              </w:r>
            </w:moveTo>
          </w:p>
        </w:tc>
        <w:tc>
          <w:tcPr>
            <w:tcW w:w="4788" w:type="dxa"/>
          </w:tcPr>
          <w:p w:rsidR="007E09F1" w:rsidRPr="00257251" w:rsidRDefault="007E09F1" w:rsidP="007E09F1">
            <w:pPr>
              <w:widowControl w:val="0"/>
              <w:autoSpaceDE w:val="0"/>
              <w:autoSpaceDN w:val="0"/>
              <w:adjustRightInd w:val="0"/>
              <w:spacing w:after="0" w:line="240" w:lineRule="auto"/>
              <w:rPr>
                <w:moveTo w:id="869" w:author="Palacherla, Susmitha C (NONUS)" w:date="2017-05-18T13:33:00Z"/>
                <w:rFonts w:ascii="Times New Roman" w:hAnsi="Times New Roman"/>
                <w:noProof/>
              </w:rPr>
            </w:pPr>
            <w:moveTo w:id="870" w:author="Palacherla, Susmitha C (NONUS)" w:date="2017-05-18T13:33:00Z">
              <w:r w:rsidRPr="00257251">
                <w:rPr>
                  <w:rFonts w:ascii="Times New Roman" w:hAnsi="Times New Roman"/>
                  <w:noProof/>
                </w:rPr>
                <w:t>Expression:FromLine: @[User::FromEmail]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71" w:author="Palacherla, Susmitha C (NONUS)" w:date="2017-05-18T13:33:00Z"/>
                <w:rFonts w:ascii="Times New Roman" w:hAnsi="Times New Roman"/>
                <w:noProof/>
              </w:rPr>
            </w:pPr>
            <w:moveTo w:id="872" w:author="Palacherla, Susmitha C (NONUS)" w:date="2017-05-18T13:33:00Z">
              <w:r w:rsidRPr="00257251">
                <w:rPr>
                  <w:rFonts w:ascii="Times New Roman" w:hAnsi="Times New Roman"/>
                  <w:noProof/>
                </w:rPr>
                <w:t>CC</w:t>
              </w:r>
            </w:moveTo>
          </w:p>
        </w:tc>
        <w:tc>
          <w:tcPr>
            <w:tcW w:w="4788" w:type="dxa"/>
          </w:tcPr>
          <w:p w:rsidR="007E09F1" w:rsidRPr="00257251" w:rsidRDefault="007E09F1" w:rsidP="007E09F1">
            <w:pPr>
              <w:widowControl w:val="0"/>
              <w:autoSpaceDE w:val="0"/>
              <w:autoSpaceDN w:val="0"/>
              <w:adjustRightInd w:val="0"/>
              <w:spacing w:after="0" w:line="240" w:lineRule="auto"/>
              <w:rPr>
                <w:moveTo w:id="873" w:author="Palacherla, Susmitha C (NONUS)" w:date="2017-05-18T13:33:00Z"/>
                <w:rFonts w:ascii="Times New Roman" w:hAnsi="Times New Roman"/>
                <w:noProof/>
              </w:rPr>
            </w:pPr>
            <w:moveTo w:id="874" w:author="Palacherla, Susmitha C (NONUS)" w:date="2017-05-18T13:33:00Z">
              <w:r w:rsidRPr="00257251">
                <w:rPr>
                  <w:rFonts w:ascii="Times New Roman" w:hAnsi="Times New Roman"/>
                  <w:noProof/>
                </w:rPr>
                <w:t>Expression:CCLine: @[User::CcEmail]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75" w:author="Palacherla, Susmitha C (NONUS)" w:date="2017-05-18T13:33:00Z"/>
                <w:rFonts w:ascii="Times New Roman" w:hAnsi="Times New Roman"/>
                <w:noProof/>
              </w:rPr>
            </w:pPr>
            <w:moveTo w:id="876" w:author="Palacherla, Susmitha C (NONUS)" w:date="2017-05-18T13:33:00Z">
              <w:r w:rsidRPr="00257251">
                <w:rPr>
                  <w:rFonts w:ascii="Times New Roman" w:hAnsi="Times New Roman"/>
                  <w:noProof/>
                </w:rPr>
                <w:t>To</w:t>
              </w:r>
            </w:moveTo>
          </w:p>
        </w:tc>
        <w:tc>
          <w:tcPr>
            <w:tcW w:w="4788" w:type="dxa"/>
          </w:tcPr>
          <w:p w:rsidR="007E09F1" w:rsidRPr="00257251" w:rsidRDefault="007E09F1" w:rsidP="007E09F1">
            <w:pPr>
              <w:widowControl w:val="0"/>
              <w:autoSpaceDE w:val="0"/>
              <w:autoSpaceDN w:val="0"/>
              <w:adjustRightInd w:val="0"/>
              <w:spacing w:after="0" w:line="240" w:lineRule="auto"/>
              <w:rPr>
                <w:moveTo w:id="877" w:author="Palacherla, Susmitha C (NONUS)" w:date="2017-05-18T13:33:00Z"/>
                <w:rFonts w:ascii="Times New Roman" w:hAnsi="Times New Roman"/>
                <w:noProof/>
              </w:rPr>
            </w:pPr>
            <w:moveTo w:id="878" w:author="Palacherla, Susmitha C (NONUS)" w:date="2017-05-18T13:33:00Z">
              <w:r w:rsidRPr="00257251">
                <w:rPr>
                  <w:rFonts w:ascii="Times New Roman" w:hAnsi="Times New Roman"/>
                  <w:noProof/>
                </w:rPr>
                <w:t>Expression:ToLine: @[User::ToEmail]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79" w:author="Palacherla, Susmitha C (NONUS)" w:date="2017-05-18T13:33:00Z"/>
                <w:rFonts w:ascii="Times New Roman" w:hAnsi="Times New Roman"/>
                <w:noProof/>
              </w:rPr>
            </w:pPr>
            <w:moveTo w:id="880" w:author="Palacherla, Susmitha C (NONUS)" w:date="2017-05-18T13:33:00Z">
              <w:r w:rsidRPr="00257251">
                <w:rPr>
                  <w:rFonts w:ascii="Times New Roman" w:hAnsi="Times New Roman"/>
                  <w:noProof/>
                </w:rPr>
                <w:t>Subject</w:t>
              </w:r>
            </w:moveTo>
          </w:p>
        </w:tc>
        <w:tc>
          <w:tcPr>
            <w:tcW w:w="4788" w:type="dxa"/>
          </w:tcPr>
          <w:p w:rsidR="007E09F1" w:rsidRPr="00257251" w:rsidRDefault="007E09F1" w:rsidP="007E09F1">
            <w:pPr>
              <w:widowControl w:val="0"/>
              <w:autoSpaceDE w:val="0"/>
              <w:autoSpaceDN w:val="0"/>
              <w:adjustRightInd w:val="0"/>
              <w:spacing w:after="0" w:line="240" w:lineRule="auto"/>
              <w:rPr>
                <w:moveTo w:id="881" w:author="Palacherla, Susmitha C (NONUS)" w:date="2017-05-18T13:33:00Z"/>
                <w:rFonts w:ascii="Times New Roman" w:hAnsi="Times New Roman"/>
                <w:noProof/>
              </w:rPr>
            </w:pPr>
            <w:moveTo w:id="882" w:author="Palacherla, Susmitha C (NONUS)" w:date="2017-05-18T13:33:00Z">
              <w:r w:rsidRPr="00257251">
                <w:rPr>
                  <w:rFonts w:ascii="Times New Roman" w:hAnsi="Times New Roman"/>
                  <w:noProof/>
                </w:rPr>
                <w:t>Employee Load process has been terminated.</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83" w:author="Palacherla, Susmitha C (NONUS)" w:date="2017-05-18T13:33:00Z"/>
                <w:rFonts w:ascii="Times New Roman" w:hAnsi="Times New Roman"/>
                <w:noProof/>
              </w:rPr>
            </w:pPr>
            <w:moveTo w:id="884" w:author="Palacherla, Susmitha C (NONUS)" w:date="2017-05-18T13:33:00Z">
              <w:r w:rsidRPr="00257251">
                <w:rPr>
                  <w:rFonts w:ascii="Times New Roman" w:hAnsi="Times New Roman"/>
                  <w:noProof/>
                </w:rPr>
                <w:t>Message Source Type</w:t>
              </w:r>
            </w:moveTo>
          </w:p>
        </w:tc>
        <w:tc>
          <w:tcPr>
            <w:tcW w:w="4788" w:type="dxa"/>
          </w:tcPr>
          <w:p w:rsidR="007E09F1" w:rsidRPr="00257251" w:rsidRDefault="007E09F1" w:rsidP="007E09F1">
            <w:pPr>
              <w:widowControl w:val="0"/>
              <w:autoSpaceDE w:val="0"/>
              <w:autoSpaceDN w:val="0"/>
              <w:adjustRightInd w:val="0"/>
              <w:spacing w:after="0" w:line="240" w:lineRule="auto"/>
              <w:rPr>
                <w:moveTo w:id="885" w:author="Palacherla, Susmitha C (NONUS)" w:date="2017-05-18T13:33:00Z"/>
                <w:rFonts w:ascii="Times New Roman" w:hAnsi="Times New Roman"/>
                <w:noProof/>
              </w:rPr>
            </w:pPr>
            <w:moveTo w:id="886" w:author="Palacherla, Susmitha C (NONUS)" w:date="2017-05-18T13:33:00Z">
              <w:r w:rsidRPr="00257251">
                <w:rPr>
                  <w:rFonts w:ascii="Times New Roman" w:hAnsi="Times New Roman"/>
                  <w:noProof/>
                </w:rPr>
                <w:t>Direct Input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87" w:author="Palacherla, Susmitha C (NONUS)" w:date="2017-05-18T13:33:00Z"/>
                <w:rFonts w:ascii="Times New Roman" w:hAnsi="Times New Roman"/>
                <w:noProof/>
              </w:rPr>
            </w:pPr>
            <w:moveTo w:id="888" w:author="Palacherla, Susmitha C (NONUS)" w:date="2017-05-18T13:33:00Z">
              <w:r w:rsidRPr="00257251">
                <w:rPr>
                  <w:rFonts w:ascii="Times New Roman" w:hAnsi="Times New Roman"/>
                  <w:noProof/>
                </w:rPr>
                <w:t>Message Source</w:t>
              </w:r>
            </w:moveTo>
          </w:p>
        </w:tc>
        <w:tc>
          <w:tcPr>
            <w:tcW w:w="4788" w:type="dxa"/>
          </w:tcPr>
          <w:p w:rsidR="007E09F1" w:rsidRPr="00257251" w:rsidRDefault="007E09F1" w:rsidP="007E09F1">
            <w:pPr>
              <w:widowControl w:val="0"/>
              <w:autoSpaceDE w:val="0"/>
              <w:autoSpaceDN w:val="0"/>
              <w:adjustRightInd w:val="0"/>
              <w:spacing w:after="0" w:line="240" w:lineRule="auto"/>
              <w:rPr>
                <w:moveTo w:id="889" w:author="Palacherla, Susmitha C (NONUS)" w:date="2017-05-18T13:33:00Z"/>
                <w:rFonts w:ascii="Times New Roman" w:hAnsi="Times New Roman"/>
                <w:noProof/>
              </w:rPr>
            </w:pPr>
            <w:moveTo w:id="890" w:author="Palacherla, Susmitha C (NONUS)" w:date="2017-05-18T13:33:00Z">
              <w:r w:rsidRPr="00257251">
                <w:rPr>
                  <w:rFonts w:ascii="Times New Roman" w:hAnsi="Times New Roman"/>
                  <w:noProof/>
                </w:rPr>
                <w:t xml:space="preserve">PeopleSoft Employee File has no records. </w:t>
              </w:r>
            </w:moveTo>
          </w:p>
          <w:p w:rsidR="007E09F1" w:rsidRPr="00257251" w:rsidRDefault="007E09F1" w:rsidP="007E09F1">
            <w:pPr>
              <w:widowControl w:val="0"/>
              <w:autoSpaceDE w:val="0"/>
              <w:autoSpaceDN w:val="0"/>
              <w:adjustRightInd w:val="0"/>
              <w:spacing w:after="0" w:line="240" w:lineRule="auto"/>
              <w:rPr>
                <w:moveTo w:id="891" w:author="Palacherla, Susmitha C (NONUS)" w:date="2017-05-18T13:33:00Z"/>
                <w:rFonts w:ascii="Times New Roman" w:hAnsi="Times New Roman"/>
                <w:noProof/>
              </w:rPr>
            </w:pPr>
            <w:moveTo w:id="892" w:author="Palacherla, Susmitha C (NONUS)" w:date="2017-05-18T13:33:00Z">
              <w:r w:rsidRPr="00257251">
                <w:rPr>
                  <w:rFonts w:ascii="Times New Roman" w:hAnsi="Times New Roman"/>
                  <w:noProof/>
                </w:rPr>
                <w:t xml:space="preserve">Load process has been terminated. Please check it out.            </w:t>
              </w:r>
            </w:moveTo>
          </w:p>
        </w:tc>
      </w:tr>
      <w:moveToRangeEnd w:id="860"/>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Change w:id="893" w:author="Palacherla, Susmitha C (NONUS)" w:date="2017-05-18T13:23:00Z">
          <w:pPr>
            <w:pStyle w:val="ListParagraph"/>
            <w:widowControl w:val="0"/>
            <w:numPr>
              <w:numId w:val="21"/>
            </w:numPr>
            <w:tabs>
              <w:tab w:val="num" w:pos="360"/>
              <w:tab w:val="num" w:pos="720"/>
            </w:tabs>
            <w:autoSpaceDE w:val="0"/>
            <w:autoSpaceDN w:val="0"/>
            <w:adjustRightInd w:val="0"/>
            <w:spacing w:after="0" w:line="240" w:lineRule="auto"/>
            <w:ind w:hanging="720"/>
          </w:pPr>
        </w:pPrChange>
      </w:pPr>
      <w:r w:rsidRPr="00257251">
        <w:rPr>
          <w:rFonts w:ascii="Times New Roman" w:hAnsi="Times New Roman"/>
          <w:sz w:val="24"/>
          <w:szCs w:val="24"/>
        </w:rPr>
        <w:t>End process.</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AB6D91">
      <w:pPr>
        <w:ind w:left="360"/>
        <w:rPr>
          <w:rFonts w:ascii="Times New Roman" w:hAnsi="Times New Roman"/>
        </w:rPr>
      </w:pPr>
    </w:p>
    <w:p w:rsidR="00AB6D91" w:rsidRPr="00257251" w:rsidRDefault="007E09F1" w:rsidP="00AB6D91">
      <w:pPr>
        <w:ind w:left="360"/>
        <w:rPr>
          <w:rFonts w:ascii="Times New Roman" w:hAnsi="Times New Roman"/>
        </w:rPr>
      </w:pPr>
      <w:moveToRangeStart w:id="894" w:author="Palacherla, Susmitha C (NONUS)" w:date="2017-05-18T13:33:00Z" w:name="move482877727"/>
      <w:moveTo w:id="895" w:author="Palacherla, Susmitha C (NONUS)" w:date="2017-05-18T13:33:00Z">
        <w:r w:rsidRPr="00257251">
          <w:rPr>
            <w:rFonts w:ascii="Times New Roman" w:hAnsi="Times New Roman"/>
            <w:noProof/>
          </w:rPr>
          <w:lastRenderedPageBreak/>
          <w:drawing>
            <wp:inline distT="0" distB="0" distL="0" distR="0" wp14:anchorId="15EA466D" wp14:editId="579C79B2">
              <wp:extent cx="385762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533400"/>
                      </a:xfrm>
                      <a:prstGeom prst="rect">
                        <a:avLst/>
                      </a:prstGeom>
                    </pic:spPr>
                  </pic:pic>
                </a:graphicData>
              </a:graphic>
            </wp:inline>
          </w:drawing>
        </w:r>
      </w:moveTo>
      <w:moveFromRangeStart w:id="896" w:author="Palacherla, Susmitha C (NONUS)" w:date="2017-05-18T13:33:00Z" w:name="move482877727"/>
      <w:moveToRangeEnd w:id="894"/>
      <w:moveFrom w:id="897" w:author="Palacherla, Susmitha C (NONUS)" w:date="2017-05-18T13:33:00Z">
        <w:r w:rsidR="00AB6D91" w:rsidRPr="00257251" w:rsidDel="007E09F1">
          <w:rPr>
            <w:rFonts w:ascii="Times New Roman" w:hAnsi="Times New Roman"/>
            <w:noProof/>
          </w:rPr>
          <w:drawing>
            <wp:inline distT="0" distB="0" distL="0" distR="0" wp14:anchorId="3B4C1837" wp14:editId="734E1C7E">
              <wp:extent cx="3857625" cy="5334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533400"/>
                      </a:xfrm>
                      <a:prstGeom prst="rect">
                        <a:avLst/>
                      </a:prstGeom>
                    </pic:spPr>
                  </pic:pic>
                </a:graphicData>
              </a:graphic>
            </wp:inline>
          </w:drawing>
        </w:r>
      </w:moveFrom>
      <w:moveFromRangeEnd w:id="896"/>
    </w:p>
    <w:tbl>
      <w:tblPr>
        <w:tblStyle w:val="TableGrid"/>
        <w:tblW w:w="0" w:type="auto"/>
        <w:tblLook w:val="04A0" w:firstRow="1" w:lastRow="0" w:firstColumn="1" w:lastColumn="0" w:noHBand="0" w:noVBand="1"/>
      </w:tblPr>
      <w:tblGrid>
        <w:gridCol w:w="4788"/>
        <w:gridCol w:w="4788"/>
      </w:tblGrid>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898" w:author="Palacherla, Susmitha C (NONUS)" w:date="2017-05-18T13:33:00Z"/>
                <w:rFonts w:ascii="Times New Roman" w:hAnsi="Times New Roman"/>
                <w:noProof/>
              </w:rPr>
            </w:pPr>
            <w:moveFromRangeStart w:id="899" w:author="Palacherla, Susmitha C (NONUS)" w:date="2017-05-18T13:33:00Z" w:name="move482877732"/>
            <w:moveFrom w:id="900" w:author="Palacherla, Susmitha C (NONUS)" w:date="2017-05-18T13:33:00Z">
              <w:r w:rsidRPr="00257251" w:rsidDel="007E09F1">
                <w:rPr>
                  <w:rFonts w:ascii="Times New Roman" w:hAnsi="Times New Roman"/>
                  <w:noProof/>
                </w:rPr>
                <w:t>Evaluation Operation</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901" w:author="Palacherla, Susmitha C (NONUS)" w:date="2017-05-18T13:33:00Z"/>
                <w:rFonts w:ascii="Times New Roman" w:hAnsi="Times New Roman"/>
                <w:noProof/>
              </w:rPr>
            </w:pPr>
            <w:moveFrom w:id="902" w:author="Palacherla, Susmitha C (NONUS)" w:date="2017-05-18T13:33:00Z">
              <w:r w:rsidRPr="00257251" w:rsidDel="007E09F1">
                <w:rPr>
                  <w:rFonts w:ascii="Times New Roman" w:hAnsi="Times New Roman"/>
                  <w:noProof/>
                </w:rPr>
                <w:t>Expression and Constraint</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903" w:author="Palacherla, Susmitha C (NONUS)" w:date="2017-05-18T13:33:00Z"/>
                <w:rFonts w:ascii="Times New Roman" w:hAnsi="Times New Roman"/>
                <w:noProof/>
              </w:rPr>
            </w:pPr>
            <w:moveFrom w:id="904" w:author="Palacherla, Susmitha C (NONUS)" w:date="2017-05-18T13:33:00Z">
              <w:r w:rsidRPr="00257251" w:rsidDel="007E09F1">
                <w:rPr>
                  <w:rFonts w:ascii="Times New Roman" w:hAnsi="Times New Roman"/>
                  <w:noProof/>
                </w:rPr>
                <w:t xml:space="preserve">Value </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905" w:author="Palacherla, Susmitha C (NONUS)" w:date="2017-05-18T13:33:00Z"/>
                <w:rFonts w:ascii="Times New Roman" w:hAnsi="Times New Roman"/>
                <w:noProof/>
              </w:rPr>
            </w:pPr>
            <w:moveFrom w:id="906" w:author="Palacherla, Susmitha C (NONUS)" w:date="2017-05-18T13:33:00Z">
              <w:r w:rsidRPr="00257251" w:rsidDel="007E09F1">
                <w:rPr>
                  <w:rFonts w:ascii="Times New Roman" w:hAnsi="Times New Roman"/>
                  <w:noProof/>
                </w:rPr>
                <w:t>Success</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907" w:author="Palacherla, Susmitha C (NONUS)" w:date="2017-05-18T13:33:00Z"/>
                <w:rFonts w:ascii="Times New Roman" w:hAnsi="Times New Roman"/>
                <w:noProof/>
              </w:rPr>
            </w:pPr>
            <w:moveFrom w:id="908" w:author="Palacherla, Susmitha C (NONUS)" w:date="2017-05-18T13:33:00Z">
              <w:r w:rsidRPr="00257251" w:rsidDel="007E09F1">
                <w:rPr>
                  <w:rFonts w:ascii="Times New Roman" w:hAnsi="Times New Roman"/>
                  <w:noProof/>
                </w:rPr>
                <w:t>Expression</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909" w:author="Palacherla, Susmitha C (NONUS)" w:date="2017-05-18T13:33:00Z"/>
                <w:rFonts w:ascii="Times New Roman" w:hAnsi="Times New Roman"/>
                <w:noProof/>
              </w:rPr>
            </w:pPr>
            <w:moveFrom w:id="910" w:author="Palacherla, Susmitha C (NONUS)" w:date="2017-05-18T13:33:00Z">
              <w:r w:rsidRPr="00257251" w:rsidDel="007E09F1">
                <w:rPr>
                  <w:rFonts w:ascii="Times New Roman" w:hAnsi="Times New Roman"/>
                  <w:noProof/>
                </w:rPr>
                <w:t>@[User::PSRecordCount]&gt;0</w:t>
              </w:r>
            </w:moveFrom>
          </w:p>
        </w:tc>
      </w:tr>
      <w:tr w:rsidR="00AB6D91" w:rsidRPr="00257251" w:rsidDel="007E09F1" w:rsidTr="007E09F1">
        <w:tc>
          <w:tcPr>
            <w:tcW w:w="4788" w:type="dxa"/>
          </w:tcPr>
          <w:p w:rsidR="00AB6D91" w:rsidRPr="00257251" w:rsidDel="007E09F1" w:rsidRDefault="00AB6D91" w:rsidP="007E09F1">
            <w:pPr>
              <w:widowControl w:val="0"/>
              <w:autoSpaceDE w:val="0"/>
              <w:autoSpaceDN w:val="0"/>
              <w:adjustRightInd w:val="0"/>
              <w:spacing w:after="0" w:line="240" w:lineRule="auto"/>
              <w:rPr>
                <w:moveFrom w:id="911" w:author="Palacherla, Susmitha C (NONUS)" w:date="2017-05-18T13:33:00Z"/>
                <w:rFonts w:ascii="Times New Roman" w:hAnsi="Times New Roman"/>
                <w:noProof/>
              </w:rPr>
            </w:pPr>
            <w:moveFrom w:id="912" w:author="Palacherla, Susmitha C (NONUS)" w:date="2017-05-18T13:33:00Z">
              <w:r w:rsidRPr="00257251" w:rsidDel="007E09F1">
                <w:rPr>
                  <w:rFonts w:ascii="Times New Roman" w:hAnsi="Times New Roman"/>
                  <w:noProof/>
                </w:rPr>
                <w:t>Multiple Constraints</w:t>
              </w:r>
            </w:moveFrom>
          </w:p>
        </w:tc>
        <w:tc>
          <w:tcPr>
            <w:tcW w:w="4788" w:type="dxa"/>
          </w:tcPr>
          <w:p w:rsidR="00AB6D91" w:rsidRPr="00257251" w:rsidDel="007E09F1" w:rsidRDefault="00AB6D91" w:rsidP="007E09F1">
            <w:pPr>
              <w:widowControl w:val="0"/>
              <w:autoSpaceDE w:val="0"/>
              <w:autoSpaceDN w:val="0"/>
              <w:adjustRightInd w:val="0"/>
              <w:spacing w:after="0" w:line="240" w:lineRule="auto"/>
              <w:rPr>
                <w:moveFrom w:id="913" w:author="Palacherla, Susmitha C (NONUS)" w:date="2017-05-18T13:33:00Z"/>
                <w:rFonts w:ascii="Times New Roman" w:hAnsi="Times New Roman"/>
                <w:noProof/>
              </w:rPr>
            </w:pPr>
            <w:moveFrom w:id="914" w:author="Palacherla, Susmitha C (NONUS)" w:date="2017-05-18T13:33:00Z">
              <w:r w:rsidRPr="00257251" w:rsidDel="007E09F1">
                <w:rPr>
                  <w:rFonts w:ascii="Times New Roman" w:hAnsi="Times New Roman"/>
                  <w:noProof/>
                </w:rPr>
                <w:t>Logical AND.</w:t>
              </w:r>
            </w:moveFrom>
          </w:p>
        </w:tc>
      </w:tr>
      <w:moveFromRangeEnd w:id="899"/>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15" w:author="Palacherla, Susmitha C (NONUS)" w:date="2017-05-18T13:33:00Z"/>
                <w:rFonts w:ascii="Times New Roman" w:hAnsi="Times New Roman"/>
                <w:noProof/>
              </w:rPr>
            </w:pPr>
            <w:moveToRangeStart w:id="916" w:author="Palacherla, Susmitha C (NONUS)" w:date="2017-05-18T13:33:00Z" w:name="move482877732"/>
            <w:moveTo w:id="917" w:author="Palacherla, Susmitha C (NONUS)" w:date="2017-05-18T13:33: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918" w:author="Palacherla, Susmitha C (NONUS)" w:date="2017-05-18T13:33:00Z"/>
                <w:rFonts w:ascii="Times New Roman" w:hAnsi="Times New Roman"/>
                <w:noProof/>
              </w:rPr>
            </w:pPr>
            <w:moveTo w:id="919" w:author="Palacherla, Susmitha C (NONUS)" w:date="2017-05-18T13:33: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20" w:author="Palacherla, Susmitha C (NONUS)" w:date="2017-05-18T13:33:00Z"/>
                <w:rFonts w:ascii="Times New Roman" w:hAnsi="Times New Roman"/>
                <w:noProof/>
              </w:rPr>
            </w:pPr>
            <w:moveTo w:id="921" w:author="Palacherla, Susmitha C (NONUS)" w:date="2017-05-18T13:33: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922" w:author="Palacherla, Susmitha C (NONUS)" w:date="2017-05-18T13:33:00Z"/>
                <w:rFonts w:ascii="Times New Roman" w:hAnsi="Times New Roman"/>
                <w:noProof/>
              </w:rPr>
            </w:pPr>
            <w:moveTo w:id="923" w:author="Palacherla, Susmitha C (NONUS)" w:date="2017-05-18T13:33: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24" w:author="Palacherla, Susmitha C (NONUS)" w:date="2017-05-18T13:33:00Z"/>
                <w:rFonts w:ascii="Times New Roman" w:hAnsi="Times New Roman"/>
                <w:noProof/>
              </w:rPr>
            </w:pPr>
            <w:moveTo w:id="925" w:author="Palacherla, Susmitha C (NONUS)" w:date="2017-05-18T13:33: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926" w:author="Palacherla, Susmitha C (NONUS)" w:date="2017-05-18T13:33:00Z"/>
                <w:rFonts w:ascii="Times New Roman" w:hAnsi="Times New Roman"/>
                <w:noProof/>
              </w:rPr>
            </w:pPr>
            <w:moveTo w:id="927" w:author="Palacherla, Susmitha C (NONUS)" w:date="2017-05-18T13:33:00Z">
              <w:r w:rsidRPr="00257251">
                <w:rPr>
                  <w:rFonts w:ascii="Times New Roman" w:hAnsi="Times New Roman"/>
                  <w:noProof/>
                </w:rPr>
                <w:t>@[User::PSRecordCount]&gt;0</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28" w:author="Palacherla, Susmitha C (NONUS)" w:date="2017-05-18T13:33:00Z"/>
                <w:rFonts w:ascii="Times New Roman" w:hAnsi="Times New Roman"/>
                <w:noProof/>
              </w:rPr>
            </w:pPr>
            <w:moveTo w:id="929" w:author="Palacherla, Susmitha C (NONUS)" w:date="2017-05-18T13:33: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930" w:author="Palacherla, Susmitha C (NONUS)" w:date="2017-05-18T13:33:00Z"/>
                <w:rFonts w:ascii="Times New Roman" w:hAnsi="Times New Roman"/>
                <w:noProof/>
              </w:rPr>
            </w:pPr>
            <w:moveTo w:id="931" w:author="Palacherla, Susmitha C (NONUS)" w:date="2017-05-18T13:33:00Z">
              <w:r w:rsidRPr="00257251">
                <w:rPr>
                  <w:rFonts w:ascii="Times New Roman" w:hAnsi="Times New Roman"/>
                  <w:noProof/>
                </w:rPr>
                <w:t>Logical AND.</w:t>
              </w:r>
            </w:moveTo>
          </w:p>
        </w:tc>
      </w:tr>
      <w:moveToRangeEnd w:id="916"/>
    </w:tbl>
    <w:p w:rsidR="007E09F1" w:rsidRDefault="007E09F1" w:rsidP="007E09F1">
      <w:pPr>
        <w:ind w:left="360"/>
        <w:rPr>
          <w:ins w:id="932" w:author="Palacherla, Susmitha C (NONUS)" w:date="2017-05-18T13:33:00Z"/>
          <w:rFonts w:ascii="Times New Roman" w:hAnsi="Times New Roman"/>
        </w:rPr>
      </w:pPr>
    </w:p>
    <w:p w:rsidR="007E09F1" w:rsidRDefault="007E09F1" w:rsidP="007E09F1">
      <w:pPr>
        <w:ind w:left="360"/>
        <w:rPr>
          <w:ins w:id="933" w:author="Palacherla, Susmitha C (NONUS)" w:date="2017-05-18T13:33:00Z"/>
          <w:rFonts w:ascii="Times New Roman" w:hAnsi="Times New Roman"/>
        </w:rPr>
      </w:pPr>
    </w:p>
    <w:p w:rsidR="007E09F1" w:rsidRPr="00257251" w:rsidRDefault="007E09F1" w:rsidP="007E09F1">
      <w:pPr>
        <w:ind w:left="360"/>
        <w:rPr>
          <w:moveTo w:id="934" w:author="Palacherla, Susmitha C (NONUS)" w:date="2017-05-18T13:33:00Z"/>
          <w:rFonts w:ascii="Times New Roman" w:hAnsi="Times New Roman"/>
        </w:rPr>
      </w:pPr>
      <w:moveToRangeStart w:id="935" w:author="Palacherla, Susmitha C (NONUS)" w:date="2017-05-18T13:33:00Z" w:name="move482877741"/>
      <w:moveTo w:id="936" w:author="Palacherla, Susmitha C (NONUS)" w:date="2017-05-18T13:33:00Z">
        <w:r w:rsidRPr="00257251">
          <w:rPr>
            <w:rFonts w:ascii="Times New Roman" w:hAnsi="Times New Roman"/>
          </w:rPr>
          <w:t>Step</w:t>
        </w:r>
        <w:r>
          <w:rPr>
            <w:rFonts w:ascii="Times New Roman" w:hAnsi="Times New Roman"/>
          </w:rPr>
          <w:t xml:space="preserve"> </w:t>
        </w:r>
        <w:r w:rsidRPr="00257251">
          <w:rPr>
            <w:rFonts w:ascii="Times New Roman" w:hAnsi="Times New Roman"/>
          </w:rPr>
          <w:t>5: SQL Task - Truncate HR Staging Table</w:t>
        </w:r>
      </w:moveTo>
    </w:p>
    <w:p w:rsidR="007E09F1" w:rsidRPr="00257251" w:rsidRDefault="007E09F1" w:rsidP="007E09F1">
      <w:pPr>
        <w:ind w:left="360"/>
        <w:rPr>
          <w:moveTo w:id="937" w:author="Palacherla, Susmitha C (NONUS)" w:date="2017-05-18T13:33:00Z"/>
          <w:rFonts w:ascii="Times New Roman" w:hAnsi="Times New Roman"/>
        </w:rPr>
      </w:pPr>
      <w:proofErr w:type="gramStart"/>
      <w:moveTo w:id="938" w:author="Palacherla, Susmitha C (NONUS)" w:date="2017-05-18T13:33:00Z">
        <w:r w:rsidRPr="00257251">
          <w:rPr>
            <w:rFonts w:ascii="Times New Roman" w:hAnsi="Times New Roman"/>
          </w:rPr>
          <w:t>IF  EXISTS</w:t>
        </w:r>
        <w:proofErr w:type="gramEnd"/>
        <w:r w:rsidRPr="00257251">
          <w:rPr>
            <w:rFonts w:ascii="Times New Roman" w:hAnsi="Times New Roman"/>
          </w:rPr>
          <w:t xml:space="preserve"> (SELECT * FROM </w:t>
        </w:r>
        <w:proofErr w:type="spellStart"/>
        <w:r w:rsidRPr="00257251">
          <w:rPr>
            <w:rFonts w:ascii="Times New Roman" w:hAnsi="Times New Roman"/>
          </w:rPr>
          <w:t>sys.objects</w:t>
        </w:r>
        <w:proofErr w:type="spellEnd"/>
        <w:r w:rsidRPr="00257251">
          <w:rPr>
            <w:rFonts w:ascii="Times New Roman" w:hAnsi="Times New Roman"/>
          </w:rPr>
          <w:t xml:space="preserve"> WHERE </w:t>
        </w:r>
        <w:proofErr w:type="spellStart"/>
        <w:r w:rsidRPr="00257251">
          <w:rPr>
            <w:rFonts w:ascii="Times New Roman" w:hAnsi="Times New Roman"/>
          </w:rPr>
          <w:t>object_id</w:t>
        </w:r>
        <w:proofErr w:type="spellEnd"/>
        <w:r w:rsidRPr="00257251">
          <w:rPr>
            <w:rFonts w:ascii="Times New Roman" w:hAnsi="Times New Roman"/>
          </w:rPr>
          <w:t xml:space="preserve"> = OBJECT_ID(N'[EC].[</w:t>
        </w:r>
        <w:proofErr w:type="spellStart"/>
        <w:r w:rsidRPr="00257251">
          <w:rPr>
            <w:rFonts w:ascii="Times New Roman" w:hAnsi="Times New Roman"/>
          </w:rPr>
          <w:t>HR_Hierarchy_Stage</w:t>
        </w:r>
        <w:proofErr w:type="spellEnd"/>
        <w:r w:rsidRPr="00257251">
          <w:rPr>
            <w:rFonts w:ascii="Times New Roman" w:hAnsi="Times New Roman"/>
          </w:rPr>
          <w:t>]') AND type in (N'U'))</w:t>
        </w:r>
      </w:moveTo>
    </w:p>
    <w:p w:rsidR="007E09F1" w:rsidRPr="00257251" w:rsidRDefault="007E09F1" w:rsidP="007E09F1">
      <w:pPr>
        <w:spacing w:after="0"/>
        <w:ind w:left="360"/>
        <w:rPr>
          <w:moveTo w:id="939" w:author="Palacherla, Susmitha C (NONUS)" w:date="2017-05-18T13:33:00Z"/>
          <w:rFonts w:ascii="Times New Roman" w:hAnsi="Times New Roman"/>
        </w:rPr>
      </w:pPr>
      <w:moveTo w:id="940" w:author="Palacherla, Susmitha C (NONUS)" w:date="2017-05-18T13:33:00Z">
        <w:r w:rsidRPr="00257251">
          <w:rPr>
            <w:rFonts w:ascii="Times New Roman" w:hAnsi="Times New Roman"/>
          </w:rPr>
          <w:t>Truncate TABLE [EC]</w:t>
        </w:r>
        <w:proofErr w:type="gramStart"/>
        <w:r w:rsidRPr="00257251">
          <w:rPr>
            <w:rFonts w:ascii="Times New Roman" w:hAnsi="Times New Roman"/>
          </w:rPr>
          <w:t>.[</w:t>
        </w:r>
        <w:proofErr w:type="spellStart"/>
        <w:proofErr w:type="gramEnd"/>
        <w:r w:rsidRPr="00257251">
          <w:rPr>
            <w:rFonts w:ascii="Times New Roman" w:hAnsi="Times New Roman"/>
          </w:rPr>
          <w:t>HR_Hierarchy_Stage</w:t>
        </w:r>
        <w:proofErr w:type="spellEnd"/>
        <w:r w:rsidRPr="00257251">
          <w:rPr>
            <w:rFonts w:ascii="Times New Roman" w:hAnsi="Times New Roman"/>
          </w:rPr>
          <w:t>]</w:t>
        </w:r>
      </w:moveTo>
    </w:p>
    <w:p w:rsidR="007E09F1" w:rsidRPr="00257251" w:rsidRDefault="007E09F1" w:rsidP="007E09F1">
      <w:pPr>
        <w:widowControl w:val="0"/>
        <w:autoSpaceDE w:val="0"/>
        <w:autoSpaceDN w:val="0"/>
        <w:adjustRightInd w:val="0"/>
        <w:spacing w:after="0" w:line="240" w:lineRule="auto"/>
        <w:rPr>
          <w:moveTo w:id="941" w:author="Palacherla, Susmitha C (NONUS)" w:date="2017-05-18T13:33:00Z"/>
          <w:rFonts w:ascii="Times New Roman" w:hAnsi="Times New Roman"/>
          <w:sz w:val="24"/>
          <w:szCs w:val="24"/>
        </w:rPr>
      </w:pPr>
    </w:p>
    <w:p w:rsidR="007E09F1" w:rsidRPr="00257251" w:rsidRDefault="007E09F1" w:rsidP="007E09F1">
      <w:pPr>
        <w:ind w:left="360"/>
        <w:rPr>
          <w:moveTo w:id="942" w:author="Palacherla, Susmitha C (NONUS)" w:date="2017-05-18T13:33:00Z"/>
          <w:rFonts w:ascii="Times New Roman" w:hAnsi="Times New Roman"/>
        </w:rPr>
      </w:pPr>
      <w:moveTo w:id="943" w:author="Palacherla, Susmitha C (NONUS)" w:date="2017-05-18T13:33:00Z">
        <w:r w:rsidRPr="00257251">
          <w:rPr>
            <w:rFonts w:ascii="Times New Roman" w:hAnsi="Times New Roman"/>
          </w:rPr>
          <w:t>Step6: DFT - Load HR Staging Table</w:t>
        </w:r>
      </w:moveTo>
    </w:p>
    <w:moveToRangeEnd w:id="935"/>
    <w:p w:rsidR="00AB6D91" w:rsidRPr="00257251" w:rsidRDefault="007E09F1" w:rsidP="00AB6D91">
      <w:pPr>
        <w:ind w:left="360"/>
        <w:rPr>
          <w:rFonts w:ascii="Times New Roman" w:hAnsi="Times New Roman"/>
        </w:rPr>
      </w:pPr>
      <w:ins w:id="944" w:author="Palacherla, Susmitha C (NONUS)" w:date="2017-05-18T13:33:00Z">
        <w:r w:rsidRPr="00257251">
          <w:rPr>
            <w:rFonts w:ascii="Times New Roman" w:hAnsi="Times New Roman"/>
            <w:noProof/>
          </w:rPr>
          <w:drawing>
            <wp:inline distT="0" distB="0" distL="0" distR="0" wp14:anchorId="1A633F89" wp14:editId="6C893BB1">
              <wp:extent cx="841248"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41248" cy="1828800"/>
                      </a:xfrm>
                      <a:prstGeom prst="rect">
                        <a:avLst/>
                      </a:prstGeom>
                    </pic:spPr>
                  </pic:pic>
                </a:graphicData>
              </a:graphic>
            </wp:inline>
          </w:drawing>
        </w:r>
      </w:ins>
    </w:p>
    <w:p w:rsidR="00AB6D91" w:rsidRPr="00257251" w:rsidDel="007E09F1" w:rsidRDefault="00AB6D91" w:rsidP="00AB6D91">
      <w:pPr>
        <w:ind w:left="360"/>
        <w:rPr>
          <w:moveFrom w:id="945" w:author="Palacherla, Susmitha C (NONUS)" w:date="2017-05-18T13:33:00Z"/>
          <w:rFonts w:ascii="Times New Roman" w:hAnsi="Times New Roman"/>
        </w:rPr>
      </w:pPr>
      <w:moveFromRangeStart w:id="946" w:author="Palacherla, Susmitha C (NONUS)" w:date="2017-05-18T13:33:00Z" w:name="move482877741"/>
      <w:moveFrom w:id="947" w:author="Palacherla, Susmitha C (NONUS)" w:date="2017-05-18T13:33:00Z">
        <w:r w:rsidRPr="00257251" w:rsidDel="007E09F1">
          <w:rPr>
            <w:rFonts w:ascii="Times New Roman" w:hAnsi="Times New Roman"/>
          </w:rPr>
          <w:t>Step</w:t>
        </w:r>
        <w:r w:rsidR="00187481" w:rsidDel="007E09F1">
          <w:rPr>
            <w:rFonts w:ascii="Times New Roman" w:hAnsi="Times New Roman"/>
          </w:rPr>
          <w:t xml:space="preserve"> </w:t>
        </w:r>
        <w:r w:rsidRPr="00257251" w:rsidDel="007E09F1">
          <w:rPr>
            <w:rFonts w:ascii="Times New Roman" w:hAnsi="Times New Roman"/>
          </w:rPr>
          <w:t>5: SQL Task - Truncate HR Staging Table</w:t>
        </w:r>
      </w:moveFrom>
    </w:p>
    <w:p w:rsidR="00AB6D91" w:rsidRPr="00257251" w:rsidDel="007E09F1" w:rsidRDefault="00AB6D91" w:rsidP="00257251">
      <w:pPr>
        <w:ind w:left="360"/>
        <w:rPr>
          <w:moveFrom w:id="948" w:author="Palacherla, Susmitha C (NONUS)" w:date="2017-05-18T13:33:00Z"/>
          <w:rFonts w:ascii="Times New Roman" w:hAnsi="Times New Roman"/>
        </w:rPr>
      </w:pPr>
      <w:moveFrom w:id="949" w:author="Palacherla, Susmitha C (NONUS)" w:date="2017-05-18T13:33:00Z">
        <w:r w:rsidRPr="00257251" w:rsidDel="007E09F1">
          <w:rPr>
            <w:rFonts w:ascii="Times New Roman" w:hAnsi="Times New Roman"/>
          </w:rPr>
          <w:t>IF  EXISTS (SELECT * FROM sys.objects WHERE object_id = OBJECT_ID(N'[EC].[HR_Hierarchy_Stage]') AND type in (N'U'))</w:t>
        </w:r>
      </w:moveFrom>
    </w:p>
    <w:p w:rsidR="00AB6D91" w:rsidRPr="00257251" w:rsidDel="007E09F1" w:rsidRDefault="00AB6D91" w:rsidP="00AB6D91">
      <w:pPr>
        <w:spacing w:after="0"/>
        <w:ind w:left="360"/>
        <w:rPr>
          <w:moveFrom w:id="950" w:author="Palacherla, Susmitha C (NONUS)" w:date="2017-05-18T13:33:00Z"/>
          <w:rFonts w:ascii="Times New Roman" w:hAnsi="Times New Roman"/>
        </w:rPr>
      </w:pPr>
      <w:moveFrom w:id="951" w:author="Palacherla, Susmitha C (NONUS)" w:date="2017-05-18T13:33:00Z">
        <w:r w:rsidRPr="00257251" w:rsidDel="007E09F1">
          <w:rPr>
            <w:rFonts w:ascii="Times New Roman" w:hAnsi="Times New Roman"/>
          </w:rPr>
          <w:t>Truncate TABLE [EC].[HR_Hierarchy_Stage]</w:t>
        </w:r>
      </w:moveFrom>
    </w:p>
    <w:p w:rsidR="007931F8" w:rsidRPr="00257251" w:rsidDel="007E09F1" w:rsidRDefault="007931F8" w:rsidP="007931F8">
      <w:pPr>
        <w:widowControl w:val="0"/>
        <w:autoSpaceDE w:val="0"/>
        <w:autoSpaceDN w:val="0"/>
        <w:adjustRightInd w:val="0"/>
        <w:spacing w:after="0" w:line="240" w:lineRule="auto"/>
        <w:rPr>
          <w:moveFrom w:id="952" w:author="Palacherla, Susmitha C (NONUS)" w:date="2017-05-18T13:33:00Z"/>
          <w:rFonts w:ascii="Times New Roman" w:hAnsi="Times New Roman"/>
          <w:sz w:val="24"/>
          <w:szCs w:val="24"/>
        </w:rPr>
      </w:pPr>
    </w:p>
    <w:p w:rsidR="00EC4F28" w:rsidRPr="00257251" w:rsidDel="007E09F1" w:rsidRDefault="00AB6D91" w:rsidP="00EC4F28">
      <w:pPr>
        <w:ind w:left="360"/>
        <w:rPr>
          <w:moveFrom w:id="953" w:author="Palacherla, Susmitha C (NONUS)" w:date="2017-05-18T13:33:00Z"/>
          <w:rFonts w:ascii="Times New Roman" w:hAnsi="Times New Roman"/>
        </w:rPr>
      </w:pPr>
      <w:moveFrom w:id="954" w:author="Palacherla, Susmitha C (NONUS)" w:date="2017-05-18T13:33:00Z">
        <w:r w:rsidRPr="00257251" w:rsidDel="007E09F1">
          <w:rPr>
            <w:rFonts w:ascii="Times New Roman" w:hAnsi="Times New Roman"/>
          </w:rPr>
          <w:t>Step6</w:t>
        </w:r>
        <w:r w:rsidR="00EC4F28" w:rsidRPr="00257251" w:rsidDel="007E09F1">
          <w:rPr>
            <w:rFonts w:ascii="Times New Roman" w:hAnsi="Times New Roman"/>
          </w:rPr>
          <w:t xml:space="preserve">: </w:t>
        </w:r>
        <w:r w:rsidR="00DD3780" w:rsidRPr="00257251" w:rsidDel="007E09F1">
          <w:rPr>
            <w:rFonts w:ascii="Times New Roman" w:hAnsi="Times New Roman"/>
          </w:rPr>
          <w:t xml:space="preserve">DFT - </w:t>
        </w:r>
        <w:r w:rsidR="00EC4F28" w:rsidRPr="00257251" w:rsidDel="007E09F1">
          <w:rPr>
            <w:rFonts w:ascii="Times New Roman" w:hAnsi="Times New Roman"/>
          </w:rPr>
          <w:t>Load HR Staging Table</w:t>
        </w:r>
      </w:moveFrom>
    </w:p>
    <w:p w:rsidR="00EC4F28" w:rsidRPr="00257251" w:rsidRDefault="00AB6D91" w:rsidP="00EC4F28">
      <w:pPr>
        <w:ind w:left="360"/>
        <w:rPr>
          <w:rFonts w:ascii="Times New Roman" w:hAnsi="Times New Roman"/>
          <w:highlight w:val="yellow"/>
        </w:rPr>
      </w:pPr>
      <w:moveFrom w:id="955" w:author="Palacherla, Susmitha C (NONUS)" w:date="2017-05-18T13:33:00Z">
        <w:r w:rsidRPr="00257251" w:rsidDel="007E09F1">
          <w:rPr>
            <w:rFonts w:ascii="Times New Roman" w:hAnsi="Times New Roman"/>
            <w:noProof/>
          </w:rPr>
          <w:t xml:space="preserve"> </w:t>
        </w:r>
      </w:moveFrom>
      <w:moveFromRangeEnd w:id="946"/>
      <w:del w:id="956" w:author="Palacherla, Susmitha C (NONUS)" w:date="2017-05-18T13:33:00Z">
        <w:r w:rsidRPr="00257251" w:rsidDel="007E09F1">
          <w:rPr>
            <w:rFonts w:ascii="Times New Roman" w:hAnsi="Times New Roman"/>
            <w:noProof/>
          </w:rPr>
          <w:drawing>
            <wp:inline distT="0" distB="0" distL="0" distR="0" wp14:anchorId="234C7A79" wp14:editId="3F25FB4D">
              <wp:extent cx="841248" cy="1828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41248" cy="1828800"/>
                      </a:xfrm>
                      <a:prstGeom prst="rect">
                        <a:avLst/>
                      </a:prstGeom>
                    </pic:spPr>
                  </pic:pic>
                </a:graphicData>
              </a:graphic>
            </wp:inline>
          </w:drawing>
        </w:r>
      </w:del>
    </w:p>
    <w:p w:rsidR="00EC4F28" w:rsidRPr="00257251" w:rsidRDefault="00EC4F28" w:rsidP="00EC4F28">
      <w:pPr>
        <w:ind w:left="360"/>
        <w:rPr>
          <w:rFonts w:ascii="Times New Roman" w:hAnsi="Times New Roman"/>
          <w:highlight w:val="yellow"/>
        </w:rPr>
      </w:pPr>
      <w:r w:rsidRPr="00257251">
        <w:rPr>
          <w:rFonts w:ascii="Times New Roman" w:hAnsi="Times New Roman"/>
          <w:noProof/>
        </w:rPr>
        <w:lastRenderedPageBreak/>
        <w:drawing>
          <wp:inline distT="0" distB="0" distL="0" distR="0" wp14:anchorId="1BB31156" wp14:editId="6756599D">
            <wp:extent cx="4014216" cy="18288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4216" cy="18288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20B67CD9" wp14:editId="23376B3F">
            <wp:extent cx="324612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612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lastRenderedPageBreak/>
        <w:drawing>
          <wp:inline distT="0" distB="0" distL="0" distR="0" wp14:anchorId="1B78FE3A" wp14:editId="4DEB248D">
            <wp:extent cx="2468880" cy="27432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888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6FBA8137" wp14:editId="202B3049">
            <wp:extent cx="42336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672"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lastRenderedPageBreak/>
        <w:drawing>
          <wp:inline distT="0" distB="0" distL="0" distR="0" wp14:anchorId="6A5574BD" wp14:editId="2A14A9FD">
            <wp:extent cx="3886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20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756A8D35" wp14:editId="237AC1DC">
            <wp:extent cx="2468880" cy="27432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8880" cy="2743200"/>
                    </a:xfrm>
                    <a:prstGeom prst="rect">
                      <a:avLst/>
                    </a:prstGeom>
                  </pic:spPr>
                </pic:pic>
              </a:graphicData>
            </a:graphic>
          </wp:inline>
        </w:drawing>
      </w:r>
    </w:p>
    <w:p w:rsidR="00AB6D91" w:rsidRPr="00257251" w:rsidRDefault="00AB6D91" w:rsidP="00EC4F28">
      <w:pPr>
        <w:ind w:left="360"/>
        <w:rPr>
          <w:rFonts w:ascii="Times New Roman" w:hAnsi="Times New Roman"/>
          <w:highlight w:val="yellow"/>
        </w:rPr>
      </w:pPr>
      <w:moveFromRangeStart w:id="957" w:author="Palacherla, Susmitha C (NONUS)" w:date="2017-05-18T13:33:00Z" w:name="move482877767"/>
      <w:moveFrom w:id="958" w:author="Palacherla, Susmitha C (NONUS)" w:date="2017-05-18T13:33:00Z">
        <w:r w:rsidRPr="00257251" w:rsidDel="007E09F1">
          <w:rPr>
            <w:rFonts w:ascii="Times New Roman" w:hAnsi="Times New Roman"/>
            <w:noProof/>
          </w:rPr>
          <w:drawing>
            <wp:inline distT="0" distB="0" distL="0" distR="0" wp14:anchorId="63EF1D04" wp14:editId="150A832E">
              <wp:extent cx="4019550" cy="533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550" cy="533400"/>
                      </a:xfrm>
                      <a:prstGeom prst="rect">
                        <a:avLst/>
                      </a:prstGeom>
                    </pic:spPr>
                  </pic:pic>
                </a:graphicData>
              </a:graphic>
            </wp:inline>
          </w:drawing>
        </w:r>
      </w:moveFrom>
      <w:moveFromRangeEnd w:id="957"/>
    </w:p>
    <w:p w:rsidR="00D73E89" w:rsidRPr="00257251" w:rsidRDefault="007E09F1" w:rsidP="00EC4F28">
      <w:pPr>
        <w:ind w:left="360"/>
        <w:rPr>
          <w:rFonts w:ascii="Times New Roman" w:hAnsi="Times New Roman"/>
          <w:highlight w:val="yellow"/>
        </w:rPr>
      </w:pPr>
      <w:moveToRangeStart w:id="959" w:author="Palacherla, Susmitha C (NONUS)" w:date="2017-05-18T13:33:00Z" w:name="move482877767"/>
      <w:moveTo w:id="960" w:author="Palacherla, Susmitha C (NONUS)" w:date="2017-05-18T13:33:00Z">
        <w:r w:rsidRPr="00257251">
          <w:rPr>
            <w:rFonts w:ascii="Times New Roman" w:hAnsi="Times New Roman"/>
            <w:noProof/>
          </w:rPr>
          <w:drawing>
            <wp:inline distT="0" distB="0" distL="0" distR="0" wp14:anchorId="06930A64" wp14:editId="52026309">
              <wp:extent cx="4019550" cy="53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550" cy="533400"/>
                      </a:xfrm>
                      <a:prstGeom prst="rect">
                        <a:avLst/>
                      </a:prstGeom>
                    </pic:spPr>
                  </pic:pic>
                </a:graphicData>
              </a:graphic>
            </wp:inline>
          </w:drawing>
        </w:r>
      </w:moveTo>
      <w:moveToRangeEnd w:id="959"/>
    </w:p>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D73E89" w:rsidRPr="00257251" w:rsidDel="007E09F1" w:rsidTr="00646711">
        <w:trPr>
          <w:del w:id="961" w:author="Palacherla, Susmitha C (NONUS)" w:date="2017-05-18T13:34:00Z"/>
        </w:trPr>
        <w:tc>
          <w:tcPr>
            <w:tcW w:w="4788" w:type="dxa"/>
          </w:tcPr>
          <w:p w:rsidR="00D73E89" w:rsidRPr="00257251" w:rsidDel="007E09F1" w:rsidRDefault="00D73E89" w:rsidP="00646711">
            <w:pPr>
              <w:widowControl w:val="0"/>
              <w:autoSpaceDE w:val="0"/>
              <w:autoSpaceDN w:val="0"/>
              <w:adjustRightInd w:val="0"/>
              <w:spacing w:after="0" w:line="240" w:lineRule="auto"/>
              <w:rPr>
                <w:del w:id="962" w:author="Palacherla, Susmitha C (NONUS)" w:date="2017-05-18T13:34:00Z"/>
                <w:rFonts w:ascii="Times New Roman" w:hAnsi="Times New Roman"/>
                <w:noProof/>
              </w:rPr>
            </w:pPr>
            <w:del w:id="963" w:author="Palacherla, Susmitha C (NONUS)" w:date="2017-05-18T13:34:00Z">
              <w:r w:rsidRPr="00257251" w:rsidDel="007E09F1">
                <w:rPr>
                  <w:rFonts w:ascii="Times New Roman" w:hAnsi="Times New Roman"/>
                  <w:noProof/>
                </w:rPr>
                <w:delText>Evaluation Operation</w:delText>
              </w:r>
            </w:del>
          </w:p>
        </w:tc>
        <w:tc>
          <w:tcPr>
            <w:tcW w:w="4788" w:type="dxa"/>
          </w:tcPr>
          <w:p w:rsidR="00D73E89" w:rsidRPr="00257251" w:rsidDel="007E09F1" w:rsidRDefault="00D73E89" w:rsidP="00646711">
            <w:pPr>
              <w:widowControl w:val="0"/>
              <w:autoSpaceDE w:val="0"/>
              <w:autoSpaceDN w:val="0"/>
              <w:adjustRightInd w:val="0"/>
              <w:spacing w:after="0" w:line="240" w:lineRule="auto"/>
              <w:rPr>
                <w:del w:id="964" w:author="Palacherla, Susmitha C (NONUS)" w:date="2017-05-18T13:34:00Z"/>
                <w:rFonts w:ascii="Times New Roman" w:hAnsi="Times New Roman"/>
                <w:noProof/>
              </w:rPr>
            </w:pPr>
            <w:del w:id="965" w:author="Palacherla, Susmitha C (NONUS)" w:date="2017-05-18T13:34:00Z">
              <w:r w:rsidRPr="00257251" w:rsidDel="007E09F1">
                <w:rPr>
                  <w:rFonts w:ascii="Times New Roman" w:hAnsi="Times New Roman"/>
                  <w:noProof/>
                </w:rPr>
                <w:delText>Expression and Constraint</w:delText>
              </w:r>
            </w:del>
          </w:p>
        </w:tc>
      </w:tr>
      <w:tr w:rsidR="00D73E89" w:rsidRPr="00257251" w:rsidDel="007E09F1" w:rsidTr="00646711">
        <w:trPr>
          <w:del w:id="966" w:author="Palacherla, Susmitha C (NONUS)" w:date="2017-05-18T13:34:00Z"/>
        </w:trPr>
        <w:tc>
          <w:tcPr>
            <w:tcW w:w="4788" w:type="dxa"/>
          </w:tcPr>
          <w:p w:rsidR="00D73E89" w:rsidRPr="00257251" w:rsidDel="007E09F1" w:rsidRDefault="00D73E89" w:rsidP="00646711">
            <w:pPr>
              <w:widowControl w:val="0"/>
              <w:autoSpaceDE w:val="0"/>
              <w:autoSpaceDN w:val="0"/>
              <w:adjustRightInd w:val="0"/>
              <w:spacing w:after="0" w:line="240" w:lineRule="auto"/>
              <w:rPr>
                <w:del w:id="967" w:author="Palacherla, Susmitha C (NONUS)" w:date="2017-05-18T13:34:00Z"/>
                <w:rFonts w:ascii="Times New Roman" w:hAnsi="Times New Roman"/>
                <w:noProof/>
              </w:rPr>
            </w:pPr>
            <w:del w:id="968" w:author="Palacherla, Susmitha C (NONUS)" w:date="2017-05-18T13:34:00Z">
              <w:r w:rsidRPr="00257251" w:rsidDel="007E09F1">
                <w:rPr>
                  <w:rFonts w:ascii="Times New Roman" w:hAnsi="Times New Roman"/>
                  <w:noProof/>
                </w:rPr>
                <w:delText xml:space="preserve">Value </w:delText>
              </w:r>
            </w:del>
          </w:p>
        </w:tc>
        <w:tc>
          <w:tcPr>
            <w:tcW w:w="4788" w:type="dxa"/>
          </w:tcPr>
          <w:p w:rsidR="00D73E89" w:rsidRPr="00257251" w:rsidDel="007E09F1" w:rsidRDefault="00D73E89" w:rsidP="00646711">
            <w:pPr>
              <w:widowControl w:val="0"/>
              <w:autoSpaceDE w:val="0"/>
              <w:autoSpaceDN w:val="0"/>
              <w:adjustRightInd w:val="0"/>
              <w:spacing w:after="0" w:line="240" w:lineRule="auto"/>
              <w:rPr>
                <w:del w:id="969" w:author="Palacherla, Susmitha C (NONUS)" w:date="2017-05-18T13:34:00Z"/>
                <w:rFonts w:ascii="Times New Roman" w:hAnsi="Times New Roman"/>
                <w:noProof/>
              </w:rPr>
            </w:pPr>
            <w:del w:id="970" w:author="Palacherla, Susmitha C (NONUS)" w:date="2017-05-18T13:34:00Z">
              <w:r w:rsidRPr="00257251" w:rsidDel="007E09F1">
                <w:rPr>
                  <w:rFonts w:ascii="Times New Roman" w:hAnsi="Times New Roman"/>
                  <w:noProof/>
                </w:rPr>
                <w:delText>Success</w:delText>
              </w:r>
            </w:del>
          </w:p>
        </w:tc>
      </w:tr>
      <w:tr w:rsidR="00D73E89" w:rsidRPr="00257251" w:rsidDel="007E09F1" w:rsidTr="00646711">
        <w:trPr>
          <w:del w:id="971" w:author="Palacherla, Susmitha C (NONUS)" w:date="2017-05-18T13:34:00Z"/>
        </w:trPr>
        <w:tc>
          <w:tcPr>
            <w:tcW w:w="4788" w:type="dxa"/>
          </w:tcPr>
          <w:p w:rsidR="00D73E89" w:rsidRPr="00257251" w:rsidDel="007E09F1" w:rsidRDefault="00D73E89" w:rsidP="00646711">
            <w:pPr>
              <w:widowControl w:val="0"/>
              <w:autoSpaceDE w:val="0"/>
              <w:autoSpaceDN w:val="0"/>
              <w:adjustRightInd w:val="0"/>
              <w:spacing w:after="0" w:line="240" w:lineRule="auto"/>
              <w:rPr>
                <w:del w:id="972" w:author="Palacherla, Susmitha C (NONUS)" w:date="2017-05-18T13:34:00Z"/>
                <w:rFonts w:ascii="Times New Roman" w:hAnsi="Times New Roman"/>
                <w:noProof/>
              </w:rPr>
            </w:pPr>
            <w:del w:id="973" w:author="Palacherla, Susmitha C (NONUS)" w:date="2017-05-18T13:34:00Z">
              <w:r w:rsidRPr="00257251" w:rsidDel="007E09F1">
                <w:rPr>
                  <w:rFonts w:ascii="Times New Roman" w:hAnsi="Times New Roman"/>
                  <w:noProof/>
                </w:rPr>
                <w:delText>Expression</w:delText>
              </w:r>
            </w:del>
          </w:p>
        </w:tc>
        <w:tc>
          <w:tcPr>
            <w:tcW w:w="4788" w:type="dxa"/>
          </w:tcPr>
          <w:p w:rsidR="00D73E89" w:rsidRPr="00257251" w:rsidDel="007E09F1" w:rsidRDefault="00D73E89" w:rsidP="00646711">
            <w:pPr>
              <w:widowControl w:val="0"/>
              <w:autoSpaceDE w:val="0"/>
              <w:autoSpaceDN w:val="0"/>
              <w:adjustRightInd w:val="0"/>
              <w:spacing w:after="0" w:line="240" w:lineRule="auto"/>
              <w:rPr>
                <w:del w:id="974" w:author="Palacherla, Susmitha C (NONUS)" w:date="2017-05-18T13:34:00Z"/>
                <w:rFonts w:ascii="Times New Roman" w:hAnsi="Times New Roman"/>
                <w:noProof/>
              </w:rPr>
            </w:pPr>
            <w:del w:id="975" w:author="Palacherla, Susmitha C (NONUS)" w:date="2017-05-18T13:34:00Z">
              <w:r w:rsidRPr="00257251" w:rsidDel="007E09F1">
                <w:rPr>
                  <w:rFonts w:ascii="Times New Roman" w:hAnsi="Times New Roman"/>
                  <w:noProof/>
                </w:rPr>
                <w:delText>@[User::HRRecordCount]== 0</w:delText>
              </w:r>
            </w:del>
          </w:p>
        </w:tc>
      </w:tr>
      <w:tr w:rsidR="00D73E89" w:rsidRPr="00257251" w:rsidDel="007E09F1" w:rsidTr="00646711">
        <w:trPr>
          <w:del w:id="976" w:author="Palacherla, Susmitha C (NONUS)" w:date="2017-05-18T13:34:00Z"/>
        </w:trPr>
        <w:tc>
          <w:tcPr>
            <w:tcW w:w="4788" w:type="dxa"/>
          </w:tcPr>
          <w:p w:rsidR="00D73E89" w:rsidRPr="00257251" w:rsidDel="007E09F1" w:rsidRDefault="00D73E89" w:rsidP="00646711">
            <w:pPr>
              <w:widowControl w:val="0"/>
              <w:autoSpaceDE w:val="0"/>
              <w:autoSpaceDN w:val="0"/>
              <w:adjustRightInd w:val="0"/>
              <w:spacing w:after="0" w:line="240" w:lineRule="auto"/>
              <w:rPr>
                <w:del w:id="977" w:author="Palacherla, Susmitha C (NONUS)" w:date="2017-05-18T13:34:00Z"/>
                <w:rFonts w:ascii="Times New Roman" w:hAnsi="Times New Roman"/>
                <w:noProof/>
              </w:rPr>
            </w:pPr>
            <w:del w:id="978" w:author="Palacherla, Susmitha C (NONUS)" w:date="2017-05-18T13:34:00Z">
              <w:r w:rsidRPr="00257251" w:rsidDel="007E09F1">
                <w:rPr>
                  <w:rFonts w:ascii="Times New Roman" w:hAnsi="Times New Roman"/>
                  <w:noProof/>
                </w:rPr>
                <w:delText>Multiple Constraints</w:delText>
              </w:r>
            </w:del>
          </w:p>
        </w:tc>
        <w:tc>
          <w:tcPr>
            <w:tcW w:w="4788" w:type="dxa"/>
          </w:tcPr>
          <w:p w:rsidR="00D73E89" w:rsidRPr="00257251" w:rsidDel="007E09F1" w:rsidRDefault="00D73E89" w:rsidP="00646711">
            <w:pPr>
              <w:widowControl w:val="0"/>
              <w:autoSpaceDE w:val="0"/>
              <w:autoSpaceDN w:val="0"/>
              <w:adjustRightInd w:val="0"/>
              <w:spacing w:after="0" w:line="240" w:lineRule="auto"/>
              <w:rPr>
                <w:del w:id="979" w:author="Palacherla, Susmitha C (NONUS)" w:date="2017-05-18T13:34:00Z"/>
                <w:rFonts w:ascii="Times New Roman" w:hAnsi="Times New Roman"/>
                <w:noProof/>
              </w:rPr>
            </w:pPr>
            <w:del w:id="980" w:author="Palacherla, Susmitha C (NONUS)" w:date="2017-05-18T13:34:00Z">
              <w:r w:rsidRPr="00257251" w:rsidDel="007E09F1">
                <w:rPr>
                  <w:rFonts w:ascii="Times New Roman" w:hAnsi="Times New Roman"/>
                  <w:noProof/>
                </w:rPr>
                <w:delText>Logical AND.</w:delText>
              </w:r>
            </w:del>
          </w:p>
        </w:tc>
      </w:tr>
    </w:tbl>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lastRenderedPageBreak/>
              <w:t xml:space="preserve">From </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Expression:FromLine: @[User::FromEmail]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CC</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Expression:CCLine: @[User::CcEmail]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Expression:ToLine: @[User::ToEmail]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HR File has no records. </w:t>
            </w:r>
          </w:p>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Load process has been terminated. Please check it out.            </w:t>
            </w:r>
          </w:p>
        </w:tc>
      </w:tr>
    </w:tbl>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p w:rsidR="00D73E89" w:rsidRPr="00257251" w:rsidRDefault="00D73E89">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Change w:id="981" w:author="Palacherla, Susmitha C (NONUS)" w:date="2017-05-18T13:23:00Z">
          <w:pPr>
            <w:pStyle w:val="ListParagraph"/>
            <w:widowControl w:val="0"/>
            <w:numPr>
              <w:numId w:val="21"/>
            </w:numPr>
            <w:tabs>
              <w:tab w:val="num" w:pos="360"/>
              <w:tab w:val="num" w:pos="720"/>
            </w:tabs>
            <w:autoSpaceDE w:val="0"/>
            <w:autoSpaceDN w:val="0"/>
            <w:adjustRightInd w:val="0"/>
            <w:spacing w:after="0" w:line="240" w:lineRule="auto"/>
            <w:ind w:hanging="720"/>
          </w:pPr>
        </w:pPrChange>
      </w:pPr>
      <w:r w:rsidRPr="00257251">
        <w:rPr>
          <w:rFonts w:ascii="Times New Roman" w:hAnsi="Times New Roman"/>
          <w:sz w:val="24"/>
          <w:szCs w:val="24"/>
        </w:rPr>
        <w:t>End process.</w:t>
      </w:r>
    </w:p>
    <w:p w:rsidR="00D73E89" w:rsidRPr="00257251" w:rsidRDefault="00D73E89" w:rsidP="00EC4F28">
      <w:pPr>
        <w:ind w:left="360"/>
        <w:rPr>
          <w:rFonts w:ascii="Times New Roman" w:hAnsi="Times New Roman"/>
          <w:highlight w:val="yellow"/>
        </w:rPr>
      </w:pPr>
    </w:p>
    <w:p w:rsidR="00D73E89" w:rsidRPr="00257251" w:rsidRDefault="00A24B13" w:rsidP="00EC4F28">
      <w:pPr>
        <w:ind w:left="360"/>
        <w:rPr>
          <w:rFonts w:ascii="Times New Roman" w:hAnsi="Times New Roman"/>
          <w:highlight w:val="yellow"/>
        </w:rPr>
      </w:pPr>
      <w:moveToRangeStart w:id="982" w:author="Palacherla, Susmitha C (NONUS)" w:date="2017-05-18T13:34:00Z" w:name="move482877787"/>
      <w:moveTo w:id="983" w:author="Palacherla, Susmitha C (NONUS)" w:date="2017-05-18T13:34:00Z">
        <w:r w:rsidRPr="00257251">
          <w:rPr>
            <w:rFonts w:ascii="Times New Roman" w:hAnsi="Times New Roman"/>
            <w:noProof/>
          </w:rPr>
          <w:drawing>
            <wp:inline distT="0" distB="0" distL="0" distR="0" wp14:anchorId="7780DBA2" wp14:editId="2576C4E6">
              <wp:extent cx="4352925" cy="628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628650"/>
                      </a:xfrm>
                      <a:prstGeom prst="rect">
                        <a:avLst/>
                      </a:prstGeom>
                    </pic:spPr>
                  </pic:pic>
                </a:graphicData>
              </a:graphic>
            </wp:inline>
          </w:drawing>
        </w:r>
      </w:moveTo>
      <w:moveFromRangeStart w:id="984" w:author="Palacherla, Susmitha C (NONUS)" w:date="2017-05-18T13:34:00Z" w:name="move482877787"/>
      <w:moveToRangeEnd w:id="982"/>
      <w:moveFrom w:id="985" w:author="Palacherla, Susmitha C (NONUS)" w:date="2017-05-18T13:34:00Z">
        <w:r w:rsidR="00D73E89" w:rsidRPr="00257251" w:rsidDel="00A24B13">
          <w:rPr>
            <w:rFonts w:ascii="Times New Roman" w:hAnsi="Times New Roman"/>
            <w:noProof/>
          </w:rPr>
          <w:drawing>
            <wp:inline distT="0" distB="0" distL="0" distR="0" wp14:anchorId="0D658D4C" wp14:editId="4CA41735">
              <wp:extent cx="4352925" cy="6286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628650"/>
                      </a:xfrm>
                      <a:prstGeom prst="rect">
                        <a:avLst/>
                      </a:prstGeom>
                    </pic:spPr>
                  </pic:pic>
                </a:graphicData>
              </a:graphic>
            </wp:inline>
          </w:drawing>
        </w:r>
      </w:moveFrom>
      <w:moveFromRangeEnd w:id="984"/>
    </w:p>
    <w:tbl>
      <w:tblPr>
        <w:tblStyle w:val="TableGrid"/>
        <w:tblW w:w="0" w:type="auto"/>
        <w:tblLook w:val="04A0" w:firstRow="1" w:lastRow="0" w:firstColumn="1" w:lastColumn="0" w:noHBand="0" w:noVBand="1"/>
      </w:tblPr>
      <w:tblGrid>
        <w:gridCol w:w="4788"/>
        <w:gridCol w:w="4788"/>
      </w:tblGrid>
      <w:tr w:rsidR="00A24B13" w:rsidRPr="00257251" w:rsidTr="00337AE0">
        <w:tc>
          <w:tcPr>
            <w:tcW w:w="4788" w:type="dxa"/>
          </w:tcPr>
          <w:p w:rsidR="00A24B13" w:rsidRPr="00257251" w:rsidRDefault="00A24B13" w:rsidP="00337AE0">
            <w:pPr>
              <w:widowControl w:val="0"/>
              <w:autoSpaceDE w:val="0"/>
              <w:autoSpaceDN w:val="0"/>
              <w:adjustRightInd w:val="0"/>
              <w:spacing w:after="0" w:line="240" w:lineRule="auto"/>
              <w:rPr>
                <w:moveTo w:id="986" w:author="Palacherla, Susmitha C (NONUS)" w:date="2017-05-18T13:34:00Z"/>
                <w:rFonts w:ascii="Times New Roman" w:hAnsi="Times New Roman"/>
                <w:noProof/>
              </w:rPr>
            </w:pPr>
            <w:moveToRangeStart w:id="987" w:author="Palacherla, Susmitha C (NONUS)" w:date="2017-05-18T13:34:00Z" w:name="move482877792"/>
            <w:moveTo w:id="988" w:author="Palacherla, Susmitha C (NONUS)" w:date="2017-05-18T13:34:00Z">
              <w:r w:rsidRPr="00257251">
                <w:rPr>
                  <w:rFonts w:ascii="Times New Roman" w:hAnsi="Times New Roman"/>
                  <w:noProof/>
                </w:rPr>
                <w:t>Evaluation Operation</w:t>
              </w:r>
            </w:moveTo>
          </w:p>
        </w:tc>
        <w:tc>
          <w:tcPr>
            <w:tcW w:w="4788" w:type="dxa"/>
          </w:tcPr>
          <w:p w:rsidR="00A24B13" w:rsidRPr="00257251" w:rsidRDefault="00A24B13" w:rsidP="00337AE0">
            <w:pPr>
              <w:widowControl w:val="0"/>
              <w:autoSpaceDE w:val="0"/>
              <w:autoSpaceDN w:val="0"/>
              <w:adjustRightInd w:val="0"/>
              <w:spacing w:after="0" w:line="240" w:lineRule="auto"/>
              <w:rPr>
                <w:moveTo w:id="989" w:author="Palacherla, Susmitha C (NONUS)" w:date="2017-05-18T13:34:00Z"/>
                <w:rFonts w:ascii="Times New Roman" w:hAnsi="Times New Roman"/>
                <w:noProof/>
              </w:rPr>
            </w:pPr>
            <w:moveTo w:id="990" w:author="Palacherla, Susmitha C (NONUS)" w:date="2017-05-18T13:34:00Z">
              <w:r w:rsidRPr="00257251">
                <w:rPr>
                  <w:rFonts w:ascii="Times New Roman" w:hAnsi="Times New Roman"/>
                  <w:noProof/>
                </w:rPr>
                <w:t>Expression and Constraint</w:t>
              </w:r>
            </w:moveTo>
          </w:p>
        </w:tc>
      </w:tr>
      <w:tr w:rsidR="00A24B13" w:rsidRPr="00257251" w:rsidTr="00337AE0">
        <w:tc>
          <w:tcPr>
            <w:tcW w:w="4788" w:type="dxa"/>
          </w:tcPr>
          <w:p w:rsidR="00A24B13" w:rsidRPr="00257251" w:rsidRDefault="00A24B13" w:rsidP="00337AE0">
            <w:pPr>
              <w:widowControl w:val="0"/>
              <w:autoSpaceDE w:val="0"/>
              <w:autoSpaceDN w:val="0"/>
              <w:adjustRightInd w:val="0"/>
              <w:spacing w:after="0" w:line="240" w:lineRule="auto"/>
              <w:rPr>
                <w:moveTo w:id="991" w:author="Palacherla, Susmitha C (NONUS)" w:date="2017-05-18T13:34:00Z"/>
                <w:rFonts w:ascii="Times New Roman" w:hAnsi="Times New Roman"/>
                <w:noProof/>
              </w:rPr>
            </w:pPr>
            <w:moveTo w:id="992" w:author="Palacherla, Susmitha C (NONUS)" w:date="2017-05-18T13:34:00Z">
              <w:r w:rsidRPr="00257251">
                <w:rPr>
                  <w:rFonts w:ascii="Times New Roman" w:hAnsi="Times New Roman"/>
                  <w:noProof/>
                </w:rPr>
                <w:t xml:space="preserve">Value </w:t>
              </w:r>
            </w:moveTo>
          </w:p>
        </w:tc>
        <w:tc>
          <w:tcPr>
            <w:tcW w:w="4788" w:type="dxa"/>
          </w:tcPr>
          <w:p w:rsidR="00A24B13" w:rsidRPr="00257251" w:rsidRDefault="00A24B13" w:rsidP="00337AE0">
            <w:pPr>
              <w:widowControl w:val="0"/>
              <w:autoSpaceDE w:val="0"/>
              <w:autoSpaceDN w:val="0"/>
              <w:adjustRightInd w:val="0"/>
              <w:spacing w:after="0" w:line="240" w:lineRule="auto"/>
              <w:rPr>
                <w:moveTo w:id="993" w:author="Palacherla, Susmitha C (NONUS)" w:date="2017-05-18T13:34:00Z"/>
                <w:rFonts w:ascii="Times New Roman" w:hAnsi="Times New Roman"/>
                <w:noProof/>
              </w:rPr>
            </w:pPr>
            <w:moveTo w:id="994" w:author="Palacherla, Susmitha C (NONUS)" w:date="2017-05-18T13:34:00Z">
              <w:r w:rsidRPr="00257251">
                <w:rPr>
                  <w:rFonts w:ascii="Times New Roman" w:hAnsi="Times New Roman"/>
                  <w:noProof/>
                </w:rPr>
                <w:t>Success</w:t>
              </w:r>
            </w:moveTo>
          </w:p>
        </w:tc>
      </w:tr>
      <w:tr w:rsidR="00A24B13" w:rsidRPr="00257251" w:rsidTr="00337AE0">
        <w:tc>
          <w:tcPr>
            <w:tcW w:w="4788" w:type="dxa"/>
          </w:tcPr>
          <w:p w:rsidR="00A24B13" w:rsidRPr="00257251" w:rsidRDefault="00A24B13" w:rsidP="00337AE0">
            <w:pPr>
              <w:widowControl w:val="0"/>
              <w:autoSpaceDE w:val="0"/>
              <w:autoSpaceDN w:val="0"/>
              <w:adjustRightInd w:val="0"/>
              <w:spacing w:after="0" w:line="240" w:lineRule="auto"/>
              <w:rPr>
                <w:moveTo w:id="995" w:author="Palacherla, Susmitha C (NONUS)" w:date="2017-05-18T13:34:00Z"/>
                <w:rFonts w:ascii="Times New Roman" w:hAnsi="Times New Roman"/>
                <w:noProof/>
              </w:rPr>
            </w:pPr>
            <w:moveTo w:id="996" w:author="Palacherla, Susmitha C (NONUS)" w:date="2017-05-18T13:34:00Z">
              <w:r w:rsidRPr="00257251">
                <w:rPr>
                  <w:rFonts w:ascii="Times New Roman" w:hAnsi="Times New Roman"/>
                  <w:noProof/>
                </w:rPr>
                <w:t>Expression</w:t>
              </w:r>
            </w:moveTo>
          </w:p>
        </w:tc>
        <w:tc>
          <w:tcPr>
            <w:tcW w:w="4788" w:type="dxa"/>
          </w:tcPr>
          <w:p w:rsidR="00A24B13" w:rsidRPr="00257251" w:rsidRDefault="00A24B13" w:rsidP="00337AE0">
            <w:pPr>
              <w:widowControl w:val="0"/>
              <w:autoSpaceDE w:val="0"/>
              <w:autoSpaceDN w:val="0"/>
              <w:adjustRightInd w:val="0"/>
              <w:spacing w:after="0" w:line="240" w:lineRule="auto"/>
              <w:rPr>
                <w:moveTo w:id="997" w:author="Palacherla, Susmitha C (NONUS)" w:date="2017-05-18T13:34:00Z"/>
                <w:rFonts w:ascii="Times New Roman" w:hAnsi="Times New Roman"/>
                <w:noProof/>
              </w:rPr>
            </w:pPr>
            <w:moveTo w:id="998" w:author="Palacherla, Susmitha C (NONUS)" w:date="2017-05-18T13:34:00Z">
              <w:r w:rsidRPr="00257251">
                <w:rPr>
                  <w:rFonts w:ascii="Times New Roman" w:hAnsi="Times New Roman"/>
                  <w:noProof/>
                </w:rPr>
                <w:t>@[User::HRRecordCount]&gt;0</w:t>
              </w:r>
            </w:moveTo>
          </w:p>
        </w:tc>
      </w:tr>
      <w:tr w:rsidR="00A24B13" w:rsidRPr="00257251" w:rsidTr="00337AE0">
        <w:tc>
          <w:tcPr>
            <w:tcW w:w="4788" w:type="dxa"/>
          </w:tcPr>
          <w:p w:rsidR="00A24B13" w:rsidRPr="00257251" w:rsidRDefault="00A24B13" w:rsidP="00337AE0">
            <w:pPr>
              <w:widowControl w:val="0"/>
              <w:autoSpaceDE w:val="0"/>
              <w:autoSpaceDN w:val="0"/>
              <w:adjustRightInd w:val="0"/>
              <w:spacing w:after="0" w:line="240" w:lineRule="auto"/>
              <w:rPr>
                <w:moveTo w:id="999" w:author="Palacherla, Susmitha C (NONUS)" w:date="2017-05-18T13:34:00Z"/>
                <w:rFonts w:ascii="Times New Roman" w:hAnsi="Times New Roman"/>
                <w:noProof/>
              </w:rPr>
            </w:pPr>
            <w:moveTo w:id="1000" w:author="Palacherla, Susmitha C (NONUS)" w:date="2017-05-18T13:34:00Z">
              <w:r w:rsidRPr="00257251">
                <w:rPr>
                  <w:rFonts w:ascii="Times New Roman" w:hAnsi="Times New Roman"/>
                  <w:noProof/>
                </w:rPr>
                <w:t>Multiple Constraints</w:t>
              </w:r>
            </w:moveTo>
          </w:p>
        </w:tc>
        <w:tc>
          <w:tcPr>
            <w:tcW w:w="4788" w:type="dxa"/>
          </w:tcPr>
          <w:p w:rsidR="00A24B13" w:rsidRPr="00257251" w:rsidRDefault="00A24B13" w:rsidP="00337AE0">
            <w:pPr>
              <w:widowControl w:val="0"/>
              <w:autoSpaceDE w:val="0"/>
              <w:autoSpaceDN w:val="0"/>
              <w:adjustRightInd w:val="0"/>
              <w:spacing w:after="0" w:line="240" w:lineRule="auto"/>
              <w:rPr>
                <w:moveTo w:id="1001" w:author="Palacherla, Susmitha C (NONUS)" w:date="2017-05-18T13:34:00Z"/>
                <w:rFonts w:ascii="Times New Roman" w:hAnsi="Times New Roman"/>
                <w:noProof/>
              </w:rPr>
            </w:pPr>
            <w:moveTo w:id="1002" w:author="Palacherla, Susmitha C (NONUS)" w:date="2017-05-18T13:34:00Z">
              <w:r w:rsidRPr="00257251">
                <w:rPr>
                  <w:rFonts w:ascii="Times New Roman" w:hAnsi="Times New Roman"/>
                  <w:noProof/>
                </w:rPr>
                <w:t>Logical AND.</w:t>
              </w:r>
            </w:moveTo>
          </w:p>
        </w:tc>
      </w:tr>
      <w:tr w:rsidR="00D73E89" w:rsidRPr="00257251" w:rsidDel="00A24B13" w:rsidTr="007E09F1">
        <w:tc>
          <w:tcPr>
            <w:tcW w:w="4788" w:type="dxa"/>
          </w:tcPr>
          <w:p w:rsidR="00D73E89" w:rsidRPr="00257251" w:rsidDel="00A24B13" w:rsidRDefault="00D73E89" w:rsidP="007E09F1">
            <w:pPr>
              <w:widowControl w:val="0"/>
              <w:autoSpaceDE w:val="0"/>
              <w:autoSpaceDN w:val="0"/>
              <w:adjustRightInd w:val="0"/>
              <w:spacing w:after="0" w:line="240" w:lineRule="auto"/>
              <w:rPr>
                <w:moveFrom w:id="1003" w:author="Palacherla, Susmitha C (NONUS)" w:date="2017-05-18T13:34:00Z"/>
                <w:rFonts w:ascii="Times New Roman" w:hAnsi="Times New Roman"/>
                <w:noProof/>
              </w:rPr>
            </w:pPr>
            <w:moveFromRangeStart w:id="1004" w:author="Palacherla, Susmitha C (NONUS)" w:date="2017-05-18T13:34:00Z" w:name="move482877792"/>
            <w:moveToRangeEnd w:id="987"/>
            <w:moveFrom w:id="1005" w:author="Palacherla, Susmitha C (NONUS)" w:date="2017-05-18T13:34:00Z">
              <w:r w:rsidRPr="00257251" w:rsidDel="00A24B13">
                <w:rPr>
                  <w:rFonts w:ascii="Times New Roman" w:hAnsi="Times New Roman"/>
                  <w:noProof/>
                </w:rPr>
                <w:t>Evaluation Operation</w:t>
              </w:r>
            </w:moveFrom>
          </w:p>
        </w:tc>
        <w:tc>
          <w:tcPr>
            <w:tcW w:w="4788" w:type="dxa"/>
          </w:tcPr>
          <w:p w:rsidR="00D73E89" w:rsidRPr="00257251" w:rsidDel="00A24B13" w:rsidRDefault="00D73E89" w:rsidP="007E09F1">
            <w:pPr>
              <w:widowControl w:val="0"/>
              <w:autoSpaceDE w:val="0"/>
              <w:autoSpaceDN w:val="0"/>
              <w:adjustRightInd w:val="0"/>
              <w:spacing w:after="0" w:line="240" w:lineRule="auto"/>
              <w:rPr>
                <w:moveFrom w:id="1006" w:author="Palacherla, Susmitha C (NONUS)" w:date="2017-05-18T13:34:00Z"/>
                <w:rFonts w:ascii="Times New Roman" w:hAnsi="Times New Roman"/>
                <w:noProof/>
              </w:rPr>
            </w:pPr>
            <w:moveFrom w:id="1007" w:author="Palacherla, Susmitha C (NONUS)" w:date="2017-05-18T13:34:00Z">
              <w:r w:rsidRPr="00257251" w:rsidDel="00A24B13">
                <w:rPr>
                  <w:rFonts w:ascii="Times New Roman" w:hAnsi="Times New Roman"/>
                  <w:noProof/>
                </w:rPr>
                <w:t>Expression and Constraint</w:t>
              </w:r>
            </w:moveFrom>
          </w:p>
        </w:tc>
      </w:tr>
      <w:tr w:rsidR="00D73E89" w:rsidRPr="00257251" w:rsidDel="00A24B13" w:rsidTr="007E09F1">
        <w:tc>
          <w:tcPr>
            <w:tcW w:w="4788" w:type="dxa"/>
          </w:tcPr>
          <w:p w:rsidR="00D73E89" w:rsidRPr="00257251" w:rsidDel="00A24B13" w:rsidRDefault="00D73E89" w:rsidP="007E09F1">
            <w:pPr>
              <w:widowControl w:val="0"/>
              <w:autoSpaceDE w:val="0"/>
              <w:autoSpaceDN w:val="0"/>
              <w:adjustRightInd w:val="0"/>
              <w:spacing w:after="0" w:line="240" w:lineRule="auto"/>
              <w:rPr>
                <w:moveFrom w:id="1008" w:author="Palacherla, Susmitha C (NONUS)" w:date="2017-05-18T13:34:00Z"/>
                <w:rFonts w:ascii="Times New Roman" w:hAnsi="Times New Roman"/>
                <w:noProof/>
              </w:rPr>
            </w:pPr>
            <w:moveFrom w:id="1009" w:author="Palacherla, Susmitha C (NONUS)" w:date="2017-05-18T13:34:00Z">
              <w:r w:rsidRPr="00257251" w:rsidDel="00A24B13">
                <w:rPr>
                  <w:rFonts w:ascii="Times New Roman" w:hAnsi="Times New Roman"/>
                  <w:noProof/>
                </w:rPr>
                <w:t xml:space="preserve">Value </w:t>
              </w:r>
            </w:moveFrom>
          </w:p>
        </w:tc>
        <w:tc>
          <w:tcPr>
            <w:tcW w:w="4788" w:type="dxa"/>
          </w:tcPr>
          <w:p w:rsidR="00D73E89" w:rsidRPr="00257251" w:rsidDel="00A24B13" w:rsidRDefault="00D73E89" w:rsidP="007E09F1">
            <w:pPr>
              <w:widowControl w:val="0"/>
              <w:autoSpaceDE w:val="0"/>
              <w:autoSpaceDN w:val="0"/>
              <w:adjustRightInd w:val="0"/>
              <w:spacing w:after="0" w:line="240" w:lineRule="auto"/>
              <w:rPr>
                <w:moveFrom w:id="1010" w:author="Palacherla, Susmitha C (NONUS)" w:date="2017-05-18T13:34:00Z"/>
                <w:rFonts w:ascii="Times New Roman" w:hAnsi="Times New Roman"/>
                <w:noProof/>
              </w:rPr>
            </w:pPr>
            <w:moveFrom w:id="1011" w:author="Palacherla, Susmitha C (NONUS)" w:date="2017-05-18T13:34:00Z">
              <w:r w:rsidRPr="00257251" w:rsidDel="00A24B13">
                <w:rPr>
                  <w:rFonts w:ascii="Times New Roman" w:hAnsi="Times New Roman"/>
                  <w:noProof/>
                </w:rPr>
                <w:t>Success</w:t>
              </w:r>
            </w:moveFrom>
          </w:p>
        </w:tc>
      </w:tr>
      <w:tr w:rsidR="00D73E89" w:rsidRPr="00257251" w:rsidDel="00A24B13" w:rsidTr="007E09F1">
        <w:tc>
          <w:tcPr>
            <w:tcW w:w="4788" w:type="dxa"/>
          </w:tcPr>
          <w:p w:rsidR="00D73E89" w:rsidRPr="00257251" w:rsidDel="00A24B13" w:rsidRDefault="00D73E89" w:rsidP="007E09F1">
            <w:pPr>
              <w:widowControl w:val="0"/>
              <w:autoSpaceDE w:val="0"/>
              <w:autoSpaceDN w:val="0"/>
              <w:adjustRightInd w:val="0"/>
              <w:spacing w:after="0" w:line="240" w:lineRule="auto"/>
              <w:rPr>
                <w:moveFrom w:id="1012" w:author="Palacherla, Susmitha C (NONUS)" w:date="2017-05-18T13:34:00Z"/>
                <w:rFonts w:ascii="Times New Roman" w:hAnsi="Times New Roman"/>
                <w:noProof/>
              </w:rPr>
            </w:pPr>
            <w:moveFrom w:id="1013" w:author="Palacherla, Susmitha C (NONUS)" w:date="2017-05-18T13:34:00Z">
              <w:r w:rsidRPr="00257251" w:rsidDel="00A24B13">
                <w:rPr>
                  <w:rFonts w:ascii="Times New Roman" w:hAnsi="Times New Roman"/>
                  <w:noProof/>
                </w:rPr>
                <w:t>Expression</w:t>
              </w:r>
            </w:moveFrom>
          </w:p>
        </w:tc>
        <w:tc>
          <w:tcPr>
            <w:tcW w:w="4788" w:type="dxa"/>
          </w:tcPr>
          <w:p w:rsidR="00D73E89" w:rsidRPr="00257251" w:rsidDel="00A24B13" w:rsidRDefault="00D73E89" w:rsidP="007E09F1">
            <w:pPr>
              <w:widowControl w:val="0"/>
              <w:autoSpaceDE w:val="0"/>
              <w:autoSpaceDN w:val="0"/>
              <w:adjustRightInd w:val="0"/>
              <w:spacing w:after="0" w:line="240" w:lineRule="auto"/>
              <w:rPr>
                <w:moveFrom w:id="1014" w:author="Palacherla, Susmitha C (NONUS)" w:date="2017-05-18T13:34:00Z"/>
                <w:rFonts w:ascii="Times New Roman" w:hAnsi="Times New Roman"/>
                <w:noProof/>
              </w:rPr>
            </w:pPr>
            <w:moveFrom w:id="1015" w:author="Palacherla, Susmitha C (NONUS)" w:date="2017-05-18T13:34:00Z">
              <w:r w:rsidRPr="00257251" w:rsidDel="00A24B13">
                <w:rPr>
                  <w:rFonts w:ascii="Times New Roman" w:hAnsi="Times New Roman"/>
                  <w:noProof/>
                </w:rPr>
                <w:t>@[User::HRRecordCount]&gt;0</w:t>
              </w:r>
            </w:moveFrom>
          </w:p>
        </w:tc>
      </w:tr>
      <w:tr w:rsidR="00D73E89" w:rsidRPr="00257251" w:rsidDel="00A24B13" w:rsidTr="007E09F1">
        <w:tc>
          <w:tcPr>
            <w:tcW w:w="4788" w:type="dxa"/>
          </w:tcPr>
          <w:p w:rsidR="00D73E89" w:rsidRPr="00257251" w:rsidDel="00A24B13" w:rsidRDefault="00D73E89" w:rsidP="007E09F1">
            <w:pPr>
              <w:widowControl w:val="0"/>
              <w:autoSpaceDE w:val="0"/>
              <w:autoSpaceDN w:val="0"/>
              <w:adjustRightInd w:val="0"/>
              <w:spacing w:after="0" w:line="240" w:lineRule="auto"/>
              <w:rPr>
                <w:moveFrom w:id="1016" w:author="Palacherla, Susmitha C (NONUS)" w:date="2017-05-18T13:34:00Z"/>
                <w:rFonts w:ascii="Times New Roman" w:hAnsi="Times New Roman"/>
                <w:noProof/>
              </w:rPr>
            </w:pPr>
            <w:moveFrom w:id="1017" w:author="Palacherla, Susmitha C (NONUS)" w:date="2017-05-18T13:34:00Z">
              <w:r w:rsidRPr="00257251" w:rsidDel="00A24B13">
                <w:rPr>
                  <w:rFonts w:ascii="Times New Roman" w:hAnsi="Times New Roman"/>
                  <w:noProof/>
                </w:rPr>
                <w:t>Multiple Constraints</w:t>
              </w:r>
            </w:moveFrom>
          </w:p>
        </w:tc>
        <w:tc>
          <w:tcPr>
            <w:tcW w:w="4788" w:type="dxa"/>
          </w:tcPr>
          <w:p w:rsidR="00D73E89" w:rsidRPr="00257251" w:rsidDel="00A24B13" w:rsidRDefault="00D73E89" w:rsidP="007E09F1">
            <w:pPr>
              <w:widowControl w:val="0"/>
              <w:autoSpaceDE w:val="0"/>
              <w:autoSpaceDN w:val="0"/>
              <w:adjustRightInd w:val="0"/>
              <w:spacing w:after="0" w:line="240" w:lineRule="auto"/>
              <w:rPr>
                <w:moveFrom w:id="1018" w:author="Palacherla, Susmitha C (NONUS)" w:date="2017-05-18T13:34:00Z"/>
                <w:rFonts w:ascii="Times New Roman" w:hAnsi="Times New Roman"/>
                <w:noProof/>
              </w:rPr>
            </w:pPr>
            <w:moveFrom w:id="1019" w:author="Palacherla, Susmitha C (NONUS)" w:date="2017-05-18T13:34:00Z">
              <w:r w:rsidRPr="00257251" w:rsidDel="00A24B13">
                <w:rPr>
                  <w:rFonts w:ascii="Times New Roman" w:hAnsi="Times New Roman"/>
                  <w:noProof/>
                </w:rPr>
                <w:t>Logical AND.</w:t>
              </w:r>
            </w:moveFrom>
          </w:p>
        </w:tc>
      </w:tr>
      <w:moveFromRangeEnd w:id="1004"/>
    </w:tbl>
    <w:p w:rsidR="00895F04" w:rsidRPr="00257251" w:rsidRDefault="00895F04" w:rsidP="00EC4F28">
      <w:pPr>
        <w:ind w:left="360"/>
        <w:rPr>
          <w:rFonts w:ascii="Times New Roman" w:hAnsi="Times New Roman"/>
          <w:highlight w:val="yellow"/>
        </w:rPr>
      </w:pPr>
    </w:p>
    <w:tbl>
      <w:tblPr>
        <w:tblStyle w:val="TableGrid"/>
        <w:tblW w:w="0" w:type="auto"/>
        <w:tblLook w:val="04A0" w:firstRow="1" w:lastRow="0" w:firstColumn="1" w:lastColumn="0" w:noHBand="0" w:noVBand="1"/>
        <w:tblPrChange w:id="1020" w:author="Palacherla, Susmitha C (NONUS)" w:date="2017-05-18T13:34:00Z">
          <w:tblPr>
            <w:tblStyle w:val="TableGrid"/>
            <w:tblW w:w="0" w:type="auto"/>
            <w:tblInd w:w="360" w:type="dxa"/>
            <w:tblLook w:val="04A0" w:firstRow="1" w:lastRow="0" w:firstColumn="1" w:lastColumn="0" w:noHBand="0" w:noVBand="1"/>
          </w:tblPr>
        </w:tblPrChange>
      </w:tblPr>
      <w:tblGrid>
        <w:gridCol w:w="1908"/>
        <w:gridCol w:w="7308"/>
        <w:tblGridChange w:id="1021">
          <w:tblGrid>
            <w:gridCol w:w="1908"/>
            <w:gridCol w:w="7308"/>
          </w:tblGrid>
        </w:tblGridChange>
      </w:tblGrid>
      <w:tr w:rsidR="00895F04" w:rsidRPr="00257251" w:rsidTr="00A24B13">
        <w:tc>
          <w:tcPr>
            <w:tcW w:w="1908" w:type="dxa"/>
            <w:tcPrChange w:id="1022" w:author="Palacherla, Susmitha C (NONUS)" w:date="2017-05-18T13:34:00Z">
              <w:tcPr>
                <w:tcW w:w="1908" w:type="dxa"/>
              </w:tcPr>
            </w:tcPrChange>
          </w:tcPr>
          <w:p w:rsidR="00895F04" w:rsidRPr="001E57B7" w:rsidRDefault="00895F04" w:rsidP="00AB6D91">
            <w:pPr>
              <w:rPr>
                <w:rFonts w:ascii="Times New Roman" w:hAnsi="Times New Roman"/>
                <w:rPrChange w:id="1023" w:author="Palacherla, Susmitha C (NONUS)" w:date="2017-05-18T13:39:00Z">
                  <w:rPr>
                    <w:rFonts w:ascii="Times New Roman" w:hAnsi="Times New Roman"/>
                  </w:rPr>
                </w:rPrChange>
              </w:rPr>
            </w:pPr>
            <w:r w:rsidRPr="001E57B7">
              <w:rPr>
                <w:rFonts w:ascii="Times New Roman" w:hAnsi="Times New Roman"/>
                <w:rPrChange w:id="1024" w:author="Palacherla, Susmitha C (NONUS)" w:date="2017-05-18T13:39:00Z">
                  <w:rPr>
                    <w:rFonts w:ascii="Times New Roman" w:hAnsi="Times New Roman"/>
                  </w:rPr>
                </w:rPrChange>
              </w:rPr>
              <w:t>Step 7: SQL Task</w:t>
            </w:r>
          </w:p>
        </w:tc>
        <w:tc>
          <w:tcPr>
            <w:tcW w:w="7308" w:type="dxa"/>
            <w:tcPrChange w:id="1025" w:author="Palacherla, Susmitha C (NONUS)" w:date="2017-05-18T13:34:00Z">
              <w:tcPr>
                <w:tcW w:w="7308" w:type="dxa"/>
              </w:tcPr>
            </w:tcPrChange>
          </w:tcPr>
          <w:p w:rsidR="00895F04" w:rsidRPr="001E57B7" w:rsidRDefault="00895F04" w:rsidP="001E57B7">
            <w:pPr>
              <w:pStyle w:val="NoSpacing"/>
              <w:rPr>
                <w:rFonts w:ascii="Times New Roman" w:hAnsi="Times New Roman"/>
                <w:rPrChange w:id="1026" w:author="Palacherla, Susmitha C (NONUS)" w:date="2017-05-18T13:39:00Z">
                  <w:rPr/>
                </w:rPrChange>
              </w:rPr>
              <w:pPrChange w:id="1027" w:author="Palacherla, Susmitha C (NONUS)" w:date="2017-05-18T13:38:00Z">
                <w:pPr/>
              </w:pPrChange>
            </w:pPr>
            <w:r w:rsidRPr="001E57B7">
              <w:rPr>
                <w:rFonts w:ascii="Times New Roman" w:hAnsi="Times New Roman"/>
                <w:rPrChange w:id="1028" w:author="Palacherla, Susmitha C (NONUS)" w:date="2017-05-18T13:39:00Z">
                  <w:rPr/>
                </w:rPrChange>
              </w:rPr>
              <w:t>Delete HR Employees from Employee Staging Table –</w:t>
            </w:r>
          </w:p>
          <w:p w:rsidR="00895F04" w:rsidRPr="001E57B7" w:rsidRDefault="00895F04" w:rsidP="001E57B7">
            <w:pPr>
              <w:pStyle w:val="NoSpacing"/>
              <w:rPr>
                <w:rFonts w:ascii="Times New Roman" w:hAnsi="Times New Roman"/>
                <w:rPrChange w:id="1029" w:author="Palacherla, Susmitha C (NONUS)" w:date="2017-05-18T13:39:00Z">
                  <w:rPr/>
                </w:rPrChange>
              </w:rPr>
              <w:pPrChange w:id="1030" w:author="Palacherla, Susmitha C (NONUS)" w:date="2017-05-18T13:38:00Z">
                <w:pPr>
                  <w:spacing w:after="0"/>
                </w:pPr>
              </w:pPrChange>
            </w:pPr>
            <w:r w:rsidRPr="001E57B7">
              <w:rPr>
                <w:rFonts w:ascii="Times New Roman" w:hAnsi="Times New Roman"/>
                <w:rPrChange w:id="1031" w:author="Palacherla, Susmitha C (NONUS)" w:date="2017-05-18T13:39:00Z">
                  <w:rPr/>
                </w:rPrChange>
              </w:rPr>
              <w:t xml:space="preserve">  DELETE FROM [EC].[</w:t>
            </w:r>
            <w:proofErr w:type="spellStart"/>
            <w:r w:rsidRPr="001E57B7">
              <w:rPr>
                <w:rFonts w:ascii="Times New Roman" w:hAnsi="Times New Roman"/>
                <w:rPrChange w:id="1032" w:author="Palacherla, Susmitha C (NONUS)" w:date="2017-05-18T13:39:00Z">
                  <w:rPr/>
                </w:rPrChange>
              </w:rPr>
              <w:t>Employee_Hierarchy_Stage</w:t>
            </w:r>
            <w:proofErr w:type="spellEnd"/>
            <w:r w:rsidRPr="001E57B7">
              <w:rPr>
                <w:rFonts w:ascii="Times New Roman" w:hAnsi="Times New Roman"/>
                <w:rPrChange w:id="1033" w:author="Palacherla, Susmitha C (NONUS)" w:date="2017-05-18T13:39:00Z">
                  <w:rPr/>
                </w:rPrChange>
              </w:rPr>
              <w:t>]</w:t>
            </w:r>
          </w:p>
          <w:p w:rsidR="00895F04" w:rsidRPr="001E57B7" w:rsidRDefault="00895F04" w:rsidP="001E57B7">
            <w:pPr>
              <w:pStyle w:val="NoSpacing"/>
              <w:rPr>
                <w:rFonts w:ascii="Times New Roman" w:hAnsi="Times New Roman"/>
                <w:rPrChange w:id="1034" w:author="Palacherla, Susmitha C (NONUS)" w:date="2017-05-18T13:39:00Z">
                  <w:rPr/>
                </w:rPrChange>
              </w:rPr>
              <w:pPrChange w:id="1035" w:author="Palacherla, Susmitha C (NONUS)" w:date="2017-05-18T13:38:00Z">
                <w:pPr>
                  <w:spacing w:after="0"/>
                </w:pPr>
              </w:pPrChange>
            </w:pPr>
            <w:r w:rsidRPr="001E57B7">
              <w:rPr>
                <w:rFonts w:ascii="Times New Roman" w:hAnsi="Times New Roman"/>
                <w:rPrChange w:id="1036" w:author="Palacherla, Susmitha C (NONUS)" w:date="2017-05-18T13:39:00Z">
                  <w:rPr/>
                </w:rPrChange>
              </w:rPr>
              <w:t xml:space="preserve">  WHERE </w:t>
            </w:r>
            <w:proofErr w:type="spellStart"/>
            <w:r w:rsidRPr="001E57B7">
              <w:rPr>
                <w:rFonts w:ascii="Times New Roman" w:hAnsi="Times New Roman"/>
                <w:rPrChange w:id="1037" w:author="Palacherla, Susmitha C (NONUS)" w:date="2017-05-18T13:39:00Z">
                  <w:rPr/>
                </w:rPrChange>
              </w:rPr>
              <w:t>Emp_JOB_Code</w:t>
            </w:r>
            <w:proofErr w:type="spellEnd"/>
            <w:r w:rsidRPr="001E57B7">
              <w:rPr>
                <w:rFonts w:ascii="Times New Roman" w:hAnsi="Times New Roman"/>
                <w:rPrChange w:id="1038" w:author="Palacherla, Susmitha C (NONUS)" w:date="2017-05-18T13:39:00Z">
                  <w:rPr/>
                </w:rPrChange>
              </w:rPr>
              <w:t xml:space="preserve"> like 'WH%'</w:t>
            </w:r>
          </w:p>
          <w:p w:rsidR="00895F04" w:rsidRPr="001E57B7" w:rsidRDefault="00895F04" w:rsidP="00AB6D91">
            <w:pPr>
              <w:rPr>
                <w:rFonts w:ascii="Times New Roman" w:hAnsi="Times New Roman"/>
                <w:rPrChange w:id="1039" w:author="Palacherla, Susmitha C (NONUS)" w:date="2017-05-18T13:39:00Z">
                  <w:rPr>
                    <w:rFonts w:ascii="Times New Roman" w:hAnsi="Times New Roman"/>
                  </w:rPr>
                </w:rPrChange>
              </w:rPr>
            </w:pPr>
          </w:p>
        </w:tc>
      </w:tr>
      <w:tr w:rsidR="00895F04" w:rsidRPr="00257251" w:rsidTr="00A24B13">
        <w:tc>
          <w:tcPr>
            <w:tcW w:w="1908" w:type="dxa"/>
            <w:tcPrChange w:id="1040" w:author="Palacherla, Susmitha C (NONUS)" w:date="2017-05-18T13:34:00Z">
              <w:tcPr>
                <w:tcW w:w="1908" w:type="dxa"/>
              </w:tcPr>
            </w:tcPrChange>
          </w:tcPr>
          <w:p w:rsidR="00895F04" w:rsidRPr="001E57B7" w:rsidRDefault="00895F04" w:rsidP="00257251">
            <w:pPr>
              <w:rPr>
                <w:rFonts w:ascii="Times New Roman" w:hAnsi="Times New Roman"/>
                <w:rPrChange w:id="1041" w:author="Palacherla, Susmitha C (NONUS)" w:date="2017-05-18T13:39:00Z">
                  <w:rPr>
                    <w:rFonts w:ascii="Times New Roman" w:hAnsi="Times New Roman"/>
                  </w:rPr>
                </w:rPrChange>
              </w:rPr>
            </w:pPr>
            <w:r w:rsidRPr="001E57B7">
              <w:rPr>
                <w:rFonts w:ascii="Times New Roman" w:hAnsi="Times New Roman"/>
                <w:rPrChange w:id="1042" w:author="Palacherla, Susmitha C (NONUS)" w:date="2017-05-18T13:39:00Z">
                  <w:rPr>
                    <w:rFonts w:ascii="Times New Roman" w:hAnsi="Times New Roman"/>
                  </w:rPr>
                </w:rPrChange>
              </w:rPr>
              <w:t>Step 8: SQL Task</w:t>
            </w:r>
          </w:p>
        </w:tc>
        <w:tc>
          <w:tcPr>
            <w:tcW w:w="7308" w:type="dxa"/>
            <w:tcPrChange w:id="1043" w:author="Palacherla, Susmitha C (NONUS)" w:date="2017-05-18T13:34:00Z">
              <w:tcPr>
                <w:tcW w:w="7308" w:type="dxa"/>
              </w:tcPr>
            </w:tcPrChange>
          </w:tcPr>
          <w:p w:rsidR="00895F04" w:rsidRPr="001E57B7" w:rsidRDefault="00895F04" w:rsidP="001E57B7">
            <w:pPr>
              <w:pStyle w:val="NoSpacing"/>
              <w:rPr>
                <w:rFonts w:ascii="Times New Roman" w:hAnsi="Times New Roman"/>
                <w:rPrChange w:id="1044" w:author="Palacherla, Susmitha C (NONUS)" w:date="2017-05-18T13:39:00Z">
                  <w:rPr/>
                </w:rPrChange>
              </w:rPr>
              <w:pPrChange w:id="1045" w:author="Palacherla, Susmitha C (NONUS)" w:date="2017-05-18T13:38:00Z">
                <w:pPr>
                  <w:ind w:left="360"/>
                </w:pPr>
              </w:pPrChange>
            </w:pPr>
            <w:r w:rsidRPr="001E57B7">
              <w:rPr>
                <w:rFonts w:ascii="Times New Roman" w:hAnsi="Times New Roman"/>
                <w:rPrChange w:id="1046" w:author="Palacherla, Susmitha C (NONUS)" w:date="2017-05-18T13:39:00Z">
                  <w:rPr/>
                </w:rPrChange>
              </w:rPr>
              <w:t>Merge HR Employees into main Employee staging table –</w:t>
            </w:r>
          </w:p>
          <w:p w:rsidR="00895F04" w:rsidRPr="001E57B7" w:rsidRDefault="00895F04" w:rsidP="001E57B7">
            <w:pPr>
              <w:pStyle w:val="NoSpacing"/>
              <w:rPr>
                <w:ins w:id="1047" w:author="Palacherla, Susmitha C (NONUS)" w:date="2017-05-18T13:38:00Z"/>
                <w:rFonts w:ascii="Times New Roman" w:hAnsi="Times New Roman"/>
                <w:rPrChange w:id="1048" w:author="Palacherla, Susmitha C (NONUS)" w:date="2017-05-18T13:39:00Z">
                  <w:rPr>
                    <w:ins w:id="1049" w:author="Palacherla, Susmitha C (NONUS)" w:date="2017-05-18T13:38:00Z"/>
                  </w:rPr>
                </w:rPrChange>
              </w:rPr>
              <w:pPrChange w:id="1050" w:author="Palacherla, Susmitha C (NONUS)" w:date="2017-05-18T13:38:00Z">
                <w:pPr>
                  <w:spacing w:after="0"/>
                  <w:ind w:left="360"/>
                </w:pPr>
              </w:pPrChange>
            </w:pPr>
            <w:r w:rsidRPr="001E57B7">
              <w:rPr>
                <w:rFonts w:ascii="Times New Roman" w:hAnsi="Times New Roman"/>
                <w:rPrChange w:id="1051" w:author="Palacherla, Susmitha C (NONUS)" w:date="2017-05-18T13:39:00Z">
                  <w:rPr/>
                </w:rPrChange>
              </w:rPr>
              <w:t>Exec [EC].[</w:t>
            </w:r>
            <w:proofErr w:type="spellStart"/>
            <w:r w:rsidRPr="001E57B7">
              <w:rPr>
                <w:rFonts w:ascii="Times New Roman" w:hAnsi="Times New Roman"/>
                <w:rPrChange w:id="1052" w:author="Palacherla, Susmitha C (NONUS)" w:date="2017-05-18T13:39:00Z">
                  <w:rPr/>
                </w:rPrChange>
              </w:rPr>
              <w:t>sp_Merge_HR_Employee_Hierarchy_Stage</w:t>
            </w:r>
            <w:proofErr w:type="spellEnd"/>
            <w:r w:rsidRPr="001E57B7">
              <w:rPr>
                <w:rFonts w:ascii="Times New Roman" w:hAnsi="Times New Roman"/>
                <w:rPrChange w:id="1053" w:author="Palacherla, Susmitha C (NONUS)" w:date="2017-05-18T13:39:00Z">
                  <w:rPr/>
                </w:rPrChange>
              </w:rPr>
              <w:t>]</w:t>
            </w:r>
          </w:p>
          <w:p w:rsidR="001E57B7" w:rsidRPr="001E57B7" w:rsidRDefault="001E57B7" w:rsidP="001E57B7">
            <w:pPr>
              <w:pStyle w:val="NoSpacing"/>
              <w:rPr>
                <w:rFonts w:ascii="Times New Roman" w:hAnsi="Times New Roman"/>
                <w:rPrChange w:id="1054" w:author="Palacherla, Susmitha C (NONUS)" w:date="2017-05-18T13:39:00Z">
                  <w:rPr/>
                </w:rPrChange>
              </w:rPr>
              <w:pPrChange w:id="1055" w:author="Palacherla, Susmitha C (NONUS)" w:date="2017-05-18T13:38:00Z">
                <w:pPr>
                  <w:spacing w:after="0"/>
                  <w:ind w:left="360"/>
                </w:pPr>
              </w:pPrChange>
            </w:pPr>
          </w:p>
        </w:tc>
      </w:tr>
      <w:tr w:rsidR="00895F04" w:rsidRPr="00257251" w:rsidTr="00A24B13">
        <w:tc>
          <w:tcPr>
            <w:tcW w:w="1908" w:type="dxa"/>
            <w:tcPrChange w:id="1056" w:author="Palacherla, Susmitha C (NONUS)" w:date="2017-05-18T13:34:00Z">
              <w:tcPr>
                <w:tcW w:w="1908" w:type="dxa"/>
              </w:tcPr>
            </w:tcPrChange>
          </w:tcPr>
          <w:p w:rsidR="00895F04" w:rsidRPr="001E57B7" w:rsidRDefault="00895F04" w:rsidP="00257251">
            <w:pPr>
              <w:rPr>
                <w:rFonts w:ascii="Times New Roman" w:hAnsi="Times New Roman"/>
                <w:rPrChange w:id="1057" w:author="Palacherla, Susmitha C (NONUS)" w:date="2017-05-18T13:39:00Z">
                  <w:rPr>
                    <w:rFonts w:ascii="Times New Roman" w:hAnsi="Times New Roman"/>
                  </w:rPr>
                </w:rPrChange>
              </w:rPr>
            </w:pPr>
            <w:r w:rsidRPr="001E57B7">
              <w:rPr>
                <w:rFonts w:ascii="Times New Roman" w:hAnsi="Times New Roman"/>
                <w:rPrChange w:id="1058" w:author="Palacherla, Susmitha C (NONUS)" w:date="2017-05-18T13:39:00Z">
                  <w:rPr>
                    <w:rFonts w:ascii="Times New Roman" w:hAnsi="Times New Roman"/>
                  </w:rPr>
                </w:rPrChange>
              </w:rPr>
              <w:t>Step 9: SQL Task</w:t>
            </w:r>
          </w:p>
        </w:tc>
        <w:tc>
          <w:tcPr>
            <w:tcW w:w="7308" w:type="dxa"/>
            <w:tcPrChange w:id="1059" w:author="Palacherla, Susmitha C (NONUS)" w:date="2017-05-18T13:34:00Z">
              <w:tcPr>
                <w:tcW w:w="7308" w:type="dxa"/>
              </w:tcPr>
            </w:tcPrChange>
          </w:tcPr>
          <w:p w:rsidR="00895F04" w:rsidRPr="001E57B7" w:rsidRDefault="00895F04" w:rsidP="001E57B7">
            <w:pPr>
              <w:pStyle w:val="NoSpacing"/>
              <w:rPr>
                <w:rFonts w:ascii="Times New Roman" w:hAnsi="Times New Roman"/>
                <w:rPrChange w:id="1060" w:author="Palacherla, Susmitha C (NONUS)" w:date="2017-05-18T13:39:00Z">
                  <w:rPr/>
                </w:rPrChange>
              </w:rPr>
              <w:pPrChange w:id="1061" w:author="Palacherla, Susmitha C (NONUS)" w:date="2017-05-18T13:38:00Z">
                <w:pPr/>
              </w:pPrChange>
            </w:pPr>
            <w:r w:rsidRPr="001E57B7">
              <w:rPr>
                <w:rFonts w:ascii="Times New Roman" w:hAnsi="Times New Roman"/>
                <w:rPrChange w:id="1062" w:author="Palacherla, Susmitha C (NONUS)" w:date="2017-05-18T13:39:00Z">
                  <w:rPr/>
                </w:rPrChange>
              </w:rPr>
              <w:t>Update Employee Hierarchy Staging Table</w:t>
            </w:r>
          </w:p>
          <w:p w:rsidR="00895F04" w:rsidRPr="001E57B7" w:rsidDel="001E57B7" w:rsidRDefault="00895F04" w:rsidP="001E57B7">
            <w:pPr>
              <w:pStyle w:val="NoSpacing"/>
              <w:rPr>
                <w:del w:id="1063" w:author="Palacherla, Susmitha C (NONUS)" w:date="2017-05-18T13:38:00Z"/>
                <w:rFonts w:ascii="Times New Roman" w:hAnsi="Times New Roman"/>
                <w:sz w:val="24"/>
                <w:szCs w:val="24"/>
                <w:rPrChange w:id="1064" w:author="Palacherla, Susmitha C (NONUS)" w:date="2017-05-18T13:39:00Z">
                  <w:rPr>
                    <w:del w:id="1065" w:author="Palacherla, Susmitha C (NONUS)" w:date="2017-05-18T13:38:00Z"/>
                    <w:sz w:val="24"/>
                    <w:szCs w:val="24"/>
                  </w:rPr>
                </w:rPrChange>
              </w:rPr>
              <w:pPrChange w:id="1066" w:author="Palacherla, Susmitha C (NONUS)" w:date="2017-05-18T13:38:00Z">
                <w:pPr>
                  <w:widowControl w:val="0"/>
                  <w:autoSpaceDE w:val="0"/>
                  <w:autoSpaceDN w:val="0"/>
                  <w:adjustRightInd w:val="0"/>
                  <w:spacing w:after="0" w:line="240" w:lineRule="auto"/>
                </w:pPr>
              </w:pPrChange>
            </w:pPr>
          </w:p>
          <w:p w:rsidR="00895F04" w:rsidRPr="001E57B7" w:rsidRDefault="00895F04" w:rsidP="001E57B7">
            <w:pPr>
              <w:pStyle w:val="NoSpacing"/>
              <w:rPr>
                <w:rFonts w:ascii="Times New Roman" w:hAnsi="Times New Roman"/>
                <w:noProof/>
                <w:rPrChange w:id="1067" w:author="Palacherla, Susmitha C (NONUS)" w:date="2017-05-18T13:39:00Z">
                  <w:rPr>
                    <w:noProof/>
                  </w:rPr>
                </w:rPrChange>
              </w:rPr>
              <w:pPrChange w:id="1068" w:author="Palacherla, Susmitha C (NONUS)" w:date="2017-05-18T13:38:00Z">
                <w:pPr>
                  <w:widowControl w:val="0"/>
                  <w:autoSpaceDE w:val="0"/>
                  <w:autoSpaceDN w:val="0"/>
                  <w:adjustRightInd w:val="0"/>
                  <w:spacing w:after="0" w:line="240" w:lineRule="auto"/>
                </w:pPr>
              </w:pPrChange>
            </w:pPr>
            <w:r w:rsidRPr="001E57B7">
              <w:rPr>
                <w:rFonts w:ascii="Times New Roman" w:hAnsi="Times New Roman"/>
                <w:noProof/>
                <w:rPrChange w:id="1069" w:author="Palacherla, Susmitha C (NONUS)" w:date="2017-05-18T13:39:00Z">
                  <w:rPr>
                    <w:noProof/>
                  </w:rPr>
                </w:rPrChange>
              </w:rPr>
              <w:t>EXEC  [EC].[sp_Update_Employee_Hierarchy_Stage]</w:t>
            </w:r>
          </w:p>
          <w:p w:rsidR="00895F04" w:rsidRPr="001E57B7" w:rsidRDefault="00895F04" w:rsidP="00895F04">
            <w:pPr>
              <w:rPr>
                <w:rFonts w:ascii="Times New Roman" w:hAnsi="Times New Roman"/>
                <w:rPrChange w:id="1070" w:author="Palacherla, Susmitha C (NONUS)" w:date="2017-05-18T13:39:00Z">
                  <w:rPr>
                    <w:rFonts w:ascii="Times New Roman" w:hAnsi="Times New Roman"/>
                  </w:rPr>
                </w:rPrChange>
              </w:rPr>
            </w:pPr>
            <w:bookmarkStart w:id="1071" w:name="_GoBack"/>
            <w:bookmarkEnd w:id="1071"/>
          </w:p>
        </w:tc>
      </w:tr>
      <w:tr w:rsidR="00895F04" w:rsidRPr="00257251" w:rsidTr="00A24B13">
        <w:tc>
          <w:tcPr>
            <w:tcW w:w="1908" w:type="dxa"/>
            <w:tcPrChange w:id="1072" w:author="Palacherla, Susmitha C (NONUS)" w:date="2017-05-18T13:34:00Z">
              <w:tcPr>
                <w:tcW w:w="1908" w:type="dxa"/>
              </w:tcPr>
            </w:tcPrChange>
          </w:tcPr>
          <w:p w:rsidR="00895F04" w:rsidRPr="001E57B7" w:rsidRDefault="00895F04" w:rsidP="00257251">
            <w:pPr>
              <w:rPr>
                <w:rFonts w:ascii="Times New Roman" w:hAnsi="Times New Roman"/>
                <w:rPrChange w:id="1073" w:author="Palacherla, Susmitha C (NONUS)" w:date="2017-05-18T13:39:00Z">
                  <w:rPr>
                    <w:rFonts w:ascii="Times New Roman" w:hAnsi="Times New Roman"/>
                  </w:rPr>
                </w:rPrChange>
              </w:rPr>
            </w:pPr>
            <w:r w:rsidRPr="001E57B7">
              <w:rPr>
                <w:rFonts w:ascii="Times New Roman" w:hAnsi="Times New Roman"/>
                <w:rPrChange w:id="1074" w:author="Palacherla, Susmitha C (NONUS)" w:date="2017-05-18T13:39:00Z">
                  <w:rPr>
                    <w:rFonts w:ascii="Times New Roman" w:hAnsi="Times New Roman"/>
                  </w:rPr>
                </w:rPrChange>
              </w:rPr>
              <w:t>Step 10: SQL Task</w:t>
            </w:r>
          </w:p>
        </w:tc>
        <w:tc>
          <w:tcPr>
            <w:tcW w:w="7308" w:type="dxa"/>
            <w:tcPrChange w:id="1075" w:author="Palacherla, Susmitha C (NONUS)" w:date="2017-05-18T13:34:00Z">
              <w:tcPr>
                <w:tcW w:w="7308" w:type="dxa"/>
              </w:tcPr>
            </w:tcPrChange>
          </w:tcPr>
          <w:p w:rsidR="00895F04" w:rsidRPr="001E57B7" w:rsidRDefault="00895F04" w:rsidP="001E57B7">
            <w:pPr>
              <w:pStyle w:val="NoSpacing"/>
              <w:rPr>
                <w:rFonts w:ascii="Times New Roman" w:hAnsi="Times New Roman"/>
                <w:rPrChange w:id="1076" w:author="Palacherla, Susmitha C (NONUS)" w:date="2017-05-18T13:39:00Z">
                  <w:rPr/>
                </w:rPrChange>
              </w:rPr>
              <w:pPrChange w:id="1077" w:author="Palacherla, Susmitha C (NONUS)" w:date="2017-05-18T13:38:00Z">
                <w:pPr/>
              </w:pPrChange>
            </w:pPr>
            <w:r w:rsidRPr="001E57B7">
              <w:rPr>
                <w:rFonts w:ascii="Times New Roman" w:hAnsi="Times New Roman"/>
                <w:rPrChange w:id="1078" w:author="Palacherla, Susmitha C (NONUS)" w:date="2017-05-18T13:39:00Z">
                  <w:rPr/>
                </w:rPrChange>
              </w:rPr>
              <w:t xml:space="preserve">Populate </w:t>
            </w:r>
            <w:proofErr w:type="spellStart"/>
            <w:r w:rsidRPr="001E57B7">
              <w:rPr>
                <w:rFonts w:ascii="Times New Roman" w:hAnsi="Times New Roman"/>
                <w:rPrChange w:id="1079" w:author="Palacherla, Susmitha C (NONUS)" w:date="2017-05-18T13:39:00Z">
                  <w:rPr/>
                </w:rPrChange>
              </w:rPr>
              <w:t>Employee_Hierarchy</w:t>
            </w:r>
            <w:proofErr w:type="spellEnd"/>
            <w:r w:rsidRPr="001E57B7">
              <w:rPr>
                <w:rFonts w:ascii="Times New Roman" w:hAnsi="Times New Roman"/>
                <w:rPrChange w:id="1080" w:author="Palacherla, Susmitha C (NONUS)" w:date="2017-05-18T13:39:00Z">
                  <w:rPr/>
                </w:rPrChange>
              </w:rPr>
              <w:t xml:space="preserve"> Table</w:t>
            </w:r>
          </w:p>
          <w:p w:rsidR="00895F04" w:rsidRPr="001E57B7" w:rsidRDefault="00895F04" w:rsidP="001E57B7">
            <w:pPr>
              <w:pStyle w:val="NoSpacing"/>
              <w:rPr>
                <w:rFonts w:ascii="Times New Roman" w:hAnsi="Times New Roman"/>
                <w:noProof/>
                <w:rPrChange w:id="1081" w:author="Palacherla, Susmitha C (NONUS)" w:date="2017-05-18T13:39:00Z">
                  <w:rPr>
                    <w:noProof/>
                  </w:rPr>
                </w:rPrChange>
              </w:rPr>
              <w:pPrChange w:id="1082" w:author="Palacherla, Susmitha C (NONUS)" w:date="2017-05-18T13:38:00Z">
                <w:pPr>
                  <w:widowControl w:val="0"/>
                  <w:autoSpaceDE w:val="0"/>
                  <w:autoSpaceDN w:val="0"/>
                  <w:adjustRightInd w:val="0"/>
                  <w:spacing w:after="0" w:line="240" w:lineRule="auto"/>
                </w:pPr>
              </w:pPrChange>
            </w:pPr>
            <w:r w:rsidRPr="001E57B7">
              <w:rPr>
                <w:rFonts w:ascii="Times New Roman" w:hAnsi="Times New Roman"/>
                <w:noProof/>
                <w:rPrChange w:id="1083" w:author="Palacherla, Susmitha C (NONUS)" w:date="2017-05-18T13:39:00Z">
                  <w:rPr>
                    <w:noProof/>
                  </w:rPr>
                </w:rPrChange>
              </w:rPr>
              <w:t>Exec [EC].[sp_Populate_Employee_Hierarchy]</w:t>
            </w:r>
          </w:p>
          <w:p w:rsidR="00895F04" w:rsidRPr="001E57B7" w:rsidRDefault="00895F04" w:rsidP="00895F04">
            <w:pPr>
              <w:rPr>
                <w:rFonts w:ascii="Times New Roman" w:hAnsi="Times New Roman"/>
                <w:rPrChange w:id="1084" w:author="Palacherla, Susmitha C (NONUS)" w:date="2017-05-18T13:39:00Z">
                  <w:rPr>
                    <w:rFonts w:ascii="Times New Roman" w:hAnsi="Times New Roman"/>
                  </w:rPr>
                </w:rPrChange>
              </w:rPr>
            </w:pPr>
          </w:p>
        </w:tc>
      </w:tr>
      <w:tr w:rsidR="00895F04" w:rsidRPr="00257251" w:rsidTr="00A24B13">
        <w:tc>
          <w:tcPr>
            <w:tcW w:w="1908" w:type="dxa"/>
            <w:tcPrChange w:id="1085" w:author="Palacherla, Susmitha C (NONUS)" w:date="2017-05-18T13:34:00Z">
              <w:tcPr>
                <w:tcW w:w="1908" w:type="dxa"/>
              </w:tcPr>
            </w:tcPrChange>
          </w:tcPr>
          <w:p w:rsidR="00895F04" w:rsidRPr="001E57B7" w:rsidRDefault="00895F04" w:rsidP="00257251">
            <w:pPr>
              <w:rPr>
                <w:rFonts w:ascii="Times New Roman" w:hAnsi="Times New Roman"/>
                <w:rPrChange w:id="1086" w:author="Palacherla, Susmitha C (NONUS)" w:date="2017-05-18T13:39:00Z">
                  <w:rPr>
                    <w:rFonts w:ascii="Times New Roman" w:hAnsi="Times New Roman"/>
                  </w:rPr>
                </w:rPrChange>
              </w:rPr>
            </w:pPr>
            <w:r w:rsidRPr="001E57B7">
              <w:rPr>
                <w:rFonts w:ascii="Times New Roman" w:hAnsi="Times New Roman"/>
                <w:rPrChange w:id="1087" w:author="Palacherla, Susmitha C (NONUS)" w:date="2017-05-18T13:39:00Z">
                  <w:rPr>
                    <w:rFonts w:ascii="Times New Roman" w:hAnsi="Times New Roman"/>
                  </w:rPr>
                </w:rPrChange>
              </w:rPr>
              <w:t>Step 11: SQL Task</w:t>
            </w:r>
          </w:p>
        </w:tc>
        <w:tc>
          <w:tcPr>
            <w:tcW w:w="7308" w:type="dxa"/>
            <w:tcPrChange w:id="1088" w:author="Palacherla, Susmitha C (NONUS)" w:date="2017-05-18T13:34:00Z">
              <w:tcPr>
                <w:tcW w:w="7308" w:type="dxa"/>
              </w:tcPr>
            </w:tcPrChange>
          </w:tcPr>
          <w:p w:rsidR="00895F04" w:rsidRPr="001E57B7" w:rsidRDefault="00895F04" w:rsidP="001E57B7">
            <w:pPr>
              <w:pStyle w:val="NoSpacing"/>
              <w:rPr>
                <w:rFonts w:ascii="Times New Roman" w:hAnsi="Times New Roman"/>
                <w:rPrChange w:id="1089" w:author="Palacherla, Susmitha C (NONUS)" w:date="2017-05-18T13:39:00Z">
                  <w:rPr/>
                </w:rPrChange>
              </w:rPr>
              <w:pPrChange w:id="1090" w:author="Palacherla, Susmitha C (NONUS)" w:date="2017-05-18T13:38:00Z">
                <w:pPr/>
              </w:pPrChange>
            </w:pPr>
            <w:r w:rsidRPr="001E57B7">
              <w:rPr>
                <w:rFonts w:ascii="Times New Roman" w:hAnsi="Times New Roman"/>
                <w:rPrChange w:id="1091" w:author="Palacherla, Susmitha C (NONUS)" w:date="2017-05-18T13:39:00Z">
                  <w:rPr/>
                </w:rPrChange>
              </w:rPr>
              <w:t>Inactivate Coaching Logs for Terms</w:t>
            </w:r>
          </w:p>
          <w:p w:rsidR="00895F04" w:rsidRPr="001E57B7" w:rsidRDefault="00895F04" w:rsidP="001E57B7">
            <w:pPr>
              <w:pStyle w:val="NoSpacing"/>
              <w:rPr>
                <w:rFonts w:ascii="Times New Roman" w:hAnsi="Times New Roman"/>
                <w:noProof/>
                <w:rPrChange w:id="1092" w:author="Palacherla, Susmitha C (NONUS)" w:date="2017-05-18T13:39:00Z">
                  <w:rPr>
                    <w:noProof/>
                  </w:rPr>
                </w:rPrChange>
              </w:rPr>
              <w:pPrChange w:id="1093" w:author="Palacherla, Susmitha C (NONUS)" w:date="2017-05-18T13:38:00Z">
                <w:pPr>
                  <w:widowControl w:val="0"/>
                  <w:autoSpaceDE w:val="0"/>
                  <w:autoSpaceDN w:val="0"/>
                  <w:adjustRightInd w:val="0"/>
                  <w:spacing w:after="0" w:line="240" w:lineRule="auto"/>
                </w:pPr>
              </w:pPrChange>
            </w:pPr>
            <w:r w:rsidRPr="001E57B7">
              <w:rPr>
                <w:rFonts w:ascii="Times New Roman" w:hAnsi="Times New Roman"/>
                <w:noProof/>
                <w:rPrChange w:id="1094" w:author="Palacherla, Susmitha C (NONUS)" w:date="2017-05-18T13:39:00Z">
                  <w:rPr>
                    <w:noProof/>
                  </w:rPr>
                </w:rPrChange>
              </w:rPr>
              <w:t>Exec [EC].[sp_InactivateCoachingLogsForTerms]</w:t>
            </w:r>
          </w:p>
          <w:p w:rsidR="00895F04" w:rsidRPr="001E57B7" w:rsidRDefault="00895F04" w:rsidP="00895F04">
            <w:pPr>
              <w:rPr>
                <w:rFonts w:ascii="Times New Roman" w:hAnsi="Times New Roman"/>
                <w:rPrChange w:id="1095" w:author="Palacherla, Susmitha C (NONUS)" w:date="2017-05-18T13:39:00Z">
                  <w:rPr>
                    <w:rFonts w:ascii="Times New Roman" w:hAnsi="Times New Roman"/>
                  </w:rPr>
                </w:rPrChange>
              </w:rPr>
            </w:pPr>
          </w:p>
        </w:tc>
      </w:tr>
      <w:tr w:rsidR="00895F04" w:rsidRPr="00257251" w:rsidTr="00A24B13">
        <w:tc>
          <w:tcPr>
            <w:tcW w:w="1908" w:type="dxa"/>
            <w:tcPrChange w:id="1096" w:author="Palacherla, Susmitha C (NONUS)" w:date="2017-05-18T13:34:00Z">
              <w:tcPr>
                <w:tcW w:w="1908" w:type="dxa"/>
              </w:tcPr>
            </w:tcPrChange>
          </w:tcPr>
          <w:p w:rsidR="00895F04" w:rsidRPr="001E57B7" w:rsidRDefault="00895F04" w:rsidP="00257251">
            <w:pPr>
              <w:rPr>
                <w:rFonts w:ascii="Times New Roman" w:hAnsi="Times New Roman"/>
                <w:rPrChange w:id="1097" w:author="Palacherla, Susmitha C (NONUS)" w:date="2017-05-18T13:39:00Z">
                  <w:rPr>
                    <w:rFonts w:ascii="Times New Roman" w:hAnsi="Times New Roman"/>
                  </w:rPr>
                </w:rPrChange>
              </w:rPr>
            </w:pPr>
            <w:r w:rsidRPr="001E57B7">
              <w:rPr>
                <w:rFonts w:ascii="Times New Roman" w:hAnsi="Times New Roman"/>
                <w:rPrChange w:id="1098" w:author="Palacherla, Susmitha C (NONUS)" w:date="2017-05-18T13:39:00Z">
                  <w:rPr>
                    <w:rFonts w:ascii="Times New Roman" w:hAnsi="Times New Roman"/>
                  </w:rPr>
                </w:rPrChange>
              </w:rPr>
              <w:t>Step 12: SQL Task</w:t>
            </w:r>
          </w:p>
        </w:tc>
        <w:tc>
          <w:tcPr>
            <w:tcW w:w="7308" w:type="dxa"/>
            <w:tcPrChange w:id="1099" w:author="Palacherla, Susmitha C (NONUS)" w:date="2017-05-18T13:34:00Z">
              <w:tcPr>
                <w:tcW w:w="7308" w:type="dxa"/>
              </w:tcPr>
            </w:tcPrChange>
          </w:tcPr>
          <w:p w:rsidR="00895F04" w:rsidRPr="001E57B7" w:rsidRDefault="00895F04" w:rsidP="001E57B7">
            <w:pPr>
              <w:pStyle w:val="NoSpacing"/>
              <w:rPr>
                <w:rFonts w:ascii="Times New Roman" w:hAnsi="Times New Roman"/>
                <w:rPrChange w:id="1100" w:author="Palacherla, Susmitha C (NONUS)" w:date="2017-05-18T13:39:00Z">
                  <w:rPr/>
                </w:rPrChange>
              </w:rPr>
              <w:pPrChange w:id="1101" w:author="Palacherla, Susmitha C (NONUS)" w:date="2017-05-18T13:38:00Z">
                <w:pPr/>
              </w:pPrChange>
            </w:pPr>
            <w:r w:rsidRPr="001E57B7">
              <w:rPr>
                <w:rFonts w:ascii="Times New Roman" w:hAnsi="Times New Roman"/>
                <w:rPrChange w:id="1102" w:author="Palacherla, Susmitha C (NONUS)" w:date="2017-05-18T13:39:00Z">
                  <w:rPr/>
                </w:rPrChange>
              </w:rPr>
              <w:t>Update CSR Hierarchy Table</w:t>
            </w:r>
          </w:p>
          <w:p w:rsidR="00895F04" w:rsidRPr="001E57B7" w:rsidRDefault="00895F04" w:rsidP="001E57B7">
            <w:pPr>
              <w:pStyle w:val="NoSpacing"/>
              <w:rPr>
                <w:rFonts w:ascii="Times New Roman" w:hAnsi="Times New Roman"/>
                <w:noProof/>
                <w:rPrChange w:id="1103" w:author="Palacherla, Susmitha C (NONUS)" w:date="2017-05-18T13:39:00Z">
                  <w:rPr>
                    <w:noProof/>
                  </w:rPr>
                </w:rPrChange>
              </w:rPr>
              <w:pPrChange w:id="1104" w:author="Palacherla, Susmitha C (NONUS)" w:date="2017-05-18T13:38:00Z">
                <w:pPr>
                  <w:widowControl w:val="0"/>
                  <w:autoSpaceDE w:val="0"/>
                  <w:autoSpaceDN w:val="0"/>
                  <w:adjustRightInd w:val="0"/>
                  <w:spacing w:after="0" w:line="240" w:lineRule="auto"/>
                </w:pPr>
              </w:pPrChange>
            </w:pPr>
            <w:r w:rsidRPr="001E57B7">
              <w:rPr>
                <w:rFonts w:ascii="Times New Roman" w:hAnsi="Times New Roman"/>
                <w:noProof/>
                <w:rPrChange w:id="1105" w:author="Palacherla, Susmitha C (NONUS)" w:date="2017-05-18T13:39:00Z">
                  <w:rPr>
                    <w:noProof/>
                  </w:rPr>
                </w:rPrChange>
              </w:rPr>
              <w:t>Exec [EC].[sp_Update_CSR_Hierarchy]</w:t>
            </w:r>
          </w:p>
          <w:p w:rsidR="00895F04" w:rsidRPr="001E57B7" w:rsidRDefault="00895F04" w:rsidP="00895F04">
            <w:pPr>
              <w:rPr>
                <w:rFonts w:ascii="Times New Roman" w:hAnsi="Times New Roman"/>
                <w:rPrChange w:id="1106" w:author="Palacherla, Susmitha C (NONUS)" w:date="2017-05-18T13:39:00Z">
                  <w:rPr>
                    <w:rFonts w:ascii="Times New Roman" w:hAnsi="Times New Roman"/>
                  </w:rPr>
                </w:rPrChange>
              </w:rPr>
            </w:pPr>
          </w:p>
        </w:tc>
      </w:tr>
      <w:tr w:rsidR="00895F04" w:rsidRPr="00257251" w:rsidTr="00A24B13">
        <w:tc>
          <w:tcPr>
            <w:tcW w:w="1908" w:type="dxa"/>
            <w:tcPrChange w:id="1107" w:author="Palacherla, Susmitha C (NONUS)" w:date="2017-05-18T13:34:00Z">
              <w:tcPr>
                <w:tcW w:w="1908" w:type="dxa"/>
              </w:tcPr>
            </w:tcPrChange>
          </w:tcPr>
          <w:p w:rsidR="00895F04" w:rsidRPr="001E57B7" w:rsidRDefault="00895F04" w:rsidP="00257251">
            <w:pPr>
              <w:rPr>
                <w:rFonts w:ascii="Times New Roman" w:hAnsi="Times New Roman"/>
                <w:rPrChange w:id="1108" w:author="Palacherla, Susmitha C (NONUS)" w:date="2017-05-18T13:39:00Z">
                  <w:rPr>
                    <w:rFonts w:ascii="Times New Roman" w:hAnsi="Times New Roman"/>
                  </w:rPr>
                </w:rPrChange>
              </w:rPr>
            </w:pPr>
            <w:r w:rsidRPr="001E57B7">
              <w:rPr>
                <w:rFonts w:ascii="Times New Roman" w:hAnsi="Times New Roman"/>
                <w:rPrChange w:id="1109" w:author="Palacherla, Susmitha C (NONUS)" w:date="2017-05-18T13:39:00Z">
                  <w:rPr>
                    <w:rFonts w:ascii="Times New Roman" w:hAnsi="Times New Roman"/>
                  </w:rPr>
                </w:rPrChange>
              </w:rPr>
              <w:lastRenderedPageBreak/>
              <w:t>Step 13: SQL Task</w:t>
            </w:r>
          </w:p>
        </w:tc>
        <w:tc>
          <w:tcPr>
            <w:tcW w:w="7308" w:type="dxa"/>
            <w:tcPrChange w:id="1110" w:author="Palacherla, Susmitha C (NONUS)" w:date="2017-05-18T13:34:00Z">
              <w:tcPr>
                <w:tcW w:w="7308" w:type="dxa"/>
              </w:tcPr>
            </w:tcPrChange>
          </w:tcPr>
          <w:p w:rsidR="00895F04" w:rsidRPr="001E57B7" w:rsidRDefault="00895F04" w:rsidP="001E57B7">
            <w:pPr>
              <w:pStyle w:val="NoSpacing"/>
              <w:rPr>
                <w:rFonts w:ascii="Times New Roman" w:hAnsi="Times New Roman"/>
                <w:rPrChange w:id="1111" w:author="Palacherla, Susmitha C (NONUS)" w:date="2017-05-18T13:39:00Z">
                  <w:rPr/>
                </w:rPrChange>
              </w:rPr>
              <w:pPrChange w:id="1112" w:author="Palacherla, Susmitha C (NONUS)" w:date="2017-05-18T13:39:00Z">
                <w:pPr/>
              </w:pPrChange>
            </w:pPr>
            <w:r w:rsidRPr="001E57B7">
              <w:rPr>
                <w:rFonts w:ascii="Times New Roman" w:hAnsi="Times New Roman"/>
                <w:rPrChange w:id="1113" w:author="Palacherla, Susmitha C (NONUS)" w:date="2017-05-18T13:39:00Z">
                  <w:rPr/>
                </w:rPrChange>
              </w:rPr>
              <w:t>Update Coaching Logs for migrated users</w:t>
            </w:r>
          </w:p>
          <w:p w:rsidR="00895F04" w:rsidRPr="001E57B7" w:rsidRDefault="00895F04" w:rsidP="001E57B7">
            <w:pPr>
              <w:pStyle w:val="NoSpacing"/>
              <w:rPr>
                <w:rFonts w:ascii="Times New Roman" w:hAnsi="Times New Roman"/>
                <w:rPrChange w:id="1114" w:author="Palacherla, Susmitha C (NONUS)" w:date="2017-05-18T13:39:00Z">
                  <w:rPr/>
                </w:rPrChange>
              </w:rPr>
              <w:pPrChange w:id="1115" w:author="Palacherla, Susmitha C (NONUS)" w:date="2017-05-18T13:39:00Z">
                <w:pPr/>
              </w:pPrChange>
            </w:pPr>
            <w:r w:rsidRPr="001E57B7">
              <w:rPr>
                <w:rFonts w:ascii="Times New Roman" w:hAnsi="Times New Roman"/>
                <w:rPrChange w:id="1116" w:author="Palacherla, Susmitha C (NONUS)" w:date="2017-05-18T13:39:00Z">
                  <w:rPr/>
                </w:rPrChange>
              </w:rPr>
              <w:t>Exec [EC].[</w:t>
            </w:r>
            <w:proofErr w:type="spellStart"/>
            <w:r w:rsidRPr="001E57B7">
              <w:rPr>
                <w:rFonts w:ascii="Times New Roman" w:hAnsi="Times New Roman"/>
                <w:rPrChange w:id="1117" w:author="Palacherla, Susmitha C (NONUS)" w:date="2017-05-18T13:39:00Z">
                  <w:rPr/>
                </w:rPrChange>
              </w:rPr>
              <w:t>sp_Update_Migrated_User_Logs</w:t>
            </w:r>
            <w:proofErr w:type="spellEnd"/>
            <w:r w:rsidRPr="001E57B7">
              <w:rPr>
                <w:rFonts w:ascii="Times New Roman" w:hAnsi="Times New Roman"/>
                <w:rPrChange w:id="1118" w:author="Palacherla, Susmitha C (NONUS)" w:date="2017-05-18T13:39:00Z">
                  <w:rPr/>
                </w:rPrChange>
              </w:rPr>
              <w:t>]</w:t>
            </w:r>
          </w:p>
        </w:tc>
      </w:tr>
      <w:tr w:rsidR="00895F04" w:rsidRPr="00257251" w:rsidTr="00A24B13">
        <w:tc>
          <w:tcPr>
            <w:tcW w:w="1908" w:type="dxa"/>
            <w:tcPrChange w:id="1119" w:author="Palacherla, Susmitha C (NONUS)" w:date="2017-05-18T13:34:00Z">
              <w:tcPr>
                <w:tcW w:w="1908" w:type="dxa"/>
              </w:tcPr>
            </w:tcPrChange>
          </w:tcPr>
          <w:p w:rsidR="00895F04" w:rsidRPr="001E57B7" w:rsidRDefault="00895F04" w:rsidP="00257251">
            <w:pPr>
              <w:rPr>
                <w:rFonts w:ascii="Times New Roman" w:hAnsi="Times New Roman"/>
                <w:rPrChange w:id="1120" w:author="Palacherla, Susmitha C (NONUS)" w:date="2017-05-18T13:39:00Z">
                  <w:rPr>
                    <w:rFonts w:ascii="Times New Roman" w:hAnsi="Times New Roman"/>
                  </w:rPr>
                </w:rPrChange>
              </w:rPr>
            </w:pPr>
            <w:r w:rsidRPr="001E57B7">
              <w:rPr>
                <w:rFonts w:ascii="Times New Roman" w:hAnsi="Times New Roman"/>
                <w:rPrChange w:id="1121" w:author="Palacherla, Susmitha C (NONUS)" w:date="2017-05-18T13:39:00Z">
                  <w:rPr>
                    <w:rFonts w:ascii="Times New Roman" w:hAnsi="Times New Roman"/>
                  </w:rPr>
                </w:rPrChange>
              </w:rPr>
              <w:t>Step 14: SQL Task</w:t>
            </w:r>
          </w:p>
        </w:tc>
        <w:tc>
          <w:tcPr>
            <w:tcW w:w="7308" w:type="dxa"/>
            <w:tcPrChange w:id="1122" w:author="Palacherla, Susmitha C (NONUS)" w:date="2017-05-18T13:34:00Z">
              <w:tcPr>
                <w:tcW w:w="7308" w:type="dxa"/>
              </w:tcPr>
            </w:tcPrChange>
          </w:tcPr>
          <w:p w:rsidR="00895F04" w:rsidRPr="001E57B7" w:rsidRDefault="00895F04" w:rsidP="001E57B7">
            <w:pPr>
              <w:pStyle w:val="NoSpacing"/>
              <w:rPr>
                <w:rFonts w:ascii="Times New Roman" w:hAnsi="Times New Roman"/>
                <w:rPrChange w:id="1123" w:author="Palacherla, Susmitha C (NONUS)" w:date="2017-05-18T13:39:00Z">
                  <w:rPr/>
                </w:rPrChange>
              </w:rPr>
              <w:pPrChange w:id="1124" w:author="Palacherla, Susmitha C (NONUS)" w:date="2017-05-18T13:39:00Z">
                <w:pPr/>
              </w:pPrChange>
            </w:pPr>
            <w:r w:rsidRPr="001E57B7">
              <w:rPr>
                <w:rFonts w:ascii="Times New Roman" w:hAnsi="Times New Roman"/>
                <w:rPrChange w:id="1125" w:author="Palacherla, Susmitha C (NONUS)" w:date="2017-05-18T13:39:00Z">
                  <w:rPr/>
                </w:rPrChange>
              </w:rPr>
              <w:t>Update Employee ID To Lan ID Table</w:t>
            </w:r>
          </w:p>
          <w:p w:rsidR="00895F04" w:rsidRPr="001E57B7" w:rsidRDefault="00895F04" w:rsidP="001E57B7">
            <w:pPr>
              <w:pStyle w:val="NoSpacing"/>
              <w:rPr>
                <w:rFonts w:ascii="Times New Roman" w:hAnsi="Times New Roman"/>
                <w:rPrChange w:id="1126" w:author="Palacherla, Susmitha C (NONUS)" w:date="2017-05-18T13:39:00Z">
                  <w:rPr/>
                </w:rPrChange>
              </w:rPr>
              <w:pPrChange w:id="1127" w:author="Palacherla, Susmitha C (NONUS)" w:date="2017-05-18T13:39:00Z">
                <w:pPr/>
              </w:pPrChange>
            </w:pPr>
            <w:r w:rsidRPr="001E57B7">
              <w:rPr>
                <w:rFonts w:ascii="Times New Roman" w:hAnsi="Times New Roman"/>
                <w:rPrChange w:id="1128" w:author="Palacherla, Susmitha C (NONUS)" w:date="2017-05-18T13:39:00Z">
                  <w:rPr/>
                </w:rPrChange>
              </w:rPr>
              <w:t>Exec [EC].[</w:t>
            </w:r>
            <w:proofErr w:type="spellStart"/>
            <w:r w:rsidRPr="001E57B7">
              <w:rPr>
                <w:rFonts w:ascii="Times New Roman" w:hAnsi="Times New Roman"/>
                <w:rPrChange w:id="1129" w:author="Palacherla, Susmitha C (NONUS)" w:date="2017-05-18T13:39:00Z">
                  <w:rPr/>
                </w:rPrChange>
              </w:rPr>
              <w:t>sp_Update_EmployeeID_To_LanID</w:t>
            </w:r>
            <w:proofErr w:type="spellEnd"/>
            <w:r w:rsidRPr="001E57B7">
              <w:rPr>
                <w:rFonts w:ascii="Times New Roman" w:hAnsi="Times New Roman"/>
                <w:rPrChange w:id="1130" w:author="Palacherla, Susmitha C (NONUS)" w:date="2017-05-18T13:39:00Z">
                  <w:rPr/>
                </w:rPrChange>
              </w:rPr>
              <w:t>]</w:t>
            </w:r>
          </w:p>
        </w:tc>
      </w:tr>
      <w:tr w:rsidR="00895F04" w:rsidRPr="00257251" w:rsidTr="00A24B13">
        <w:tc>
          <w:tcPr>
            <w:tcW w:w="1908" w:type="dxa"/>
            <w:tcPrChange w:id="1131" w:author="Palacherla, Susmitha C (NONUS)" w:date="2017-05-18T13:34:00Z">
              <w:tcPr>
                <w:tcW w:w="1908" w:type="dxa"/>
              </w:tcPr>
            </w:tcPrChange>
          </w:tcPr>
          <w:p w:rsidR="00895F04" w:rsidRPr="001E57B7" w:rsidRDefault="00895F04" w:rsidP="00257251">
            <w:pPr>
              <w:rPr>
                <w:rFonts w:ascii="Times New Roman" w:hAnsi="Times New Roman"/>
                <w:rPrChange w:id="1132" w:author="Palacherla, Susmitha C (NONUS)" w:date="2017-05-18T13:39:00Z">
                  <w:rPr>
                    <w:rFonts w:ascii="Times New Roman" w:hAnsi="Times New Roman"/>
                  </w:rPr>
                </w:rPrChange>
              </w:rPr>
            </w:pPr>
            <w:r w:rsidRPr="001E57B7">
              <w:rPr>
                <w:rFonts w:ascii="Times New Roman" w:hAnsi="Times New Roman"/>
                <w:rPrChange w:id="1133" w:author="Palacherla, Susmitha C (NONUS)" w:date="2017-05-18T13:39:00Z">
                  <w:rPr>
                    <w:rFonts w:ascii="Times New Roman" w:hAnsi="Times New Roman"/>
                  </w:rPr>
                </w:rPrChange>
              </w:rPr>
              <w:t>Step 15: SQL Task</w:t>
            </w:r>
          </w:p>
        </w:tc>
        <w:tc>
          <w:tcPr>
            <w:tcW w:w="7308" w:type="dxa"/>
            <w:tcPrChange w:id="1134" w:author="Palacherla, Susmitha C (NONUS)" w:date="2017-05-18T13:34:00Z">
              <w:tcPr>
                <w:tcW w:w="7308" w:type="dxa"/>
              </w:tcPr>
            </w:tcPrChange>
          </w:tcPr>
          <w:p w:rsidR="00895F04" w:rsidRPr="001E57B7" w:rsidRDefault="00895F04" w:rsidP="001E57B7">
            <w:pPr>
              <w:pStyle w:val="NoSpacing"/>
              <w:rPr>
                <w:rFonts w:ascii="Times New Roman" w:hAnsi="Times New Roman"/>
                <w:rPrChange w:id="1135" w:author="Palacherla, Susmitha C (NONUS)" w:date="2017-05-18T13:39:00Z">
                  <w:rPr/>
                </w:rPrChange>
              </w:rPr>
              <w:pPrChange w:id="1136" w:author="Palacherla, Susmitha C (NONUS)" w:date="2017-05-18T13:39:00Z">
                <w:pPr/>
              </w:pPrChange>
            </w:pPr>
            <w:r w:rsidRPr="001E57B7">
              <w:rPr>
                <w:rFonts w:ascii="Times New Roman" w:hAnsi="Times New Roman"/>
                <w:rPrChange w:id="1137" w:author="Palacherla, Susmitha C (NONUS)" w:date="2017-05-18T13:39:00Z">
                  <w:rPr/>
                </w:rPrChange>
              </w:rPr>
              <w:t>Inactivate expired warning logs</w:t>
            </w:r>
          </w:p>
          <w:p w:rsidR="00895F04" w:rsidRPr="001E57B7" w:rsidRDefault="00895F04" w:rsidP="001E57B7">
            <w:pPr>
              <w:pStyle w:val="NoSpacing"/>
              <w:rPr>
                <w:rFonts w:ascii="Times New Roman" w:hAnsi="Times New Roman"/>
                <w:rPrChange w:id="1138" w:author="Palacherla, Susmitha C (NONUS)" w:date="2017-05-18T13:39:00Z">
                  <w:rPr/>
                </w:rPrChange>
              </w:rPr>
              <w:pPrChange w:id="1139" w:author="Palacherla, Susmitha C (NONUS)" w:date="2017-05-18T13:39:00Z">
                <w:pPr/>
              </w:pPrChange>
            </w:pPr>
            <w:r w:rsidRPr="001E57B7">
              <w:rPr>
                <w:rFonts w:ascii="Times New Roman" w:hAnsi="Times New Roman"/>
                <w:rPrChange w:id="1140" w:author="Palacherla, Susmitha C (NONUS)" w:date="2017-05-18T13:39:00Z">
                  <w:rPr/>
                </w:rPrChange>
              </w:rPr>
              <w:t>Exec [EC].[</w:t>
            </w:r>
            <w:proofErr w:type="spellStart"/>
            <w:r w:rsidRPr="001E57B7">
              <w:rPr>
                <w:rFonts w:ascii="Times New Roman" w:hAnsi="Times New Roman"/>
                <w:rPrChange w:id="1141" w:author="Palacherla, Susmitha C (NONUS)" w:date="2017-05-18T13:39:00Z">
                  <w:rPr/>
                </w:rPrChange>
              </w:rPr>
              <w:t>sp_InactivateExpiredWarningLogs</w:t>
            </w:r>
            <w:proofErr w:type="spellEnd"/>
            <w:r w:rsidRPr="001E57B7">
              <w:rPr>
                <w:rFonts w:ascii="Times New Roman" w:hAnsi="Times New Roman"/>
                <w:rPrChange w:id="1142" w:author="Palacherla, Susmitha C (NONUS)" w:date="2017-05-18T13:39:00Z">
                  <w:rPr/>
                </w:rPrChange>
              </w:rPr>
              <w:t>]</w:t>
            </w:r>
          </w:p>
        </w:tc>
      </w:tr>
      <w:tr w:rsidR="00895F04" w:rsidRPr="00257251" w:rsidTr="00A24B13">
        <w:tc>
          <w:tcPr>
            <w:tcW w:w="1908" w:type="dxa"/>
            <w:tcPrChange w:id="1143" w:author="Palacherla, Susmitha C (NONUS)" w:date="2017-05-18T13:34:00Z">
              <w:tcPr>
                <w:tcW w:w="1908" w:type="dxa"/>
              </w:tcPr>
            </w:tcPrChange>
          </w:tcPr>
          <w:p w:rsidR="00895F04" w:rsidRPr="001E57B7" w:rsidRDefault="00895F04" w:rsidP="00257251">
            <w:pPr>
              <w:rPr>
                <w:rFonts w:ascii="Times New Roman" w:hAnsi="Times New Roman"/>
                <w:rPrChange w:id="1144" w:author="Palacherla, Susmitha C (NONUS)" w:date="2017-05-18T13:39:00Z">
                  <w:rPr>
                    <w:rFonts w:ascii="Times New Roman" w:hAnsi="Times New Roman"/>
                  </w:rPr>
                </w:rPrChange>
              </w:rPr>
            </w:pPr>
            <w:r w:rsidRPr="001E57B7">
              <w:rPr>
                <w:rFonts w:ascii="Times New Roman" w:hAnsi="Times New Roman"/>
                <w:rPrChange w:id="1145" w:author="Palacherla, Susmitha C (NONUS)" w:date="2017-05-18T13:39:00Z">
                  <w:rPr>
                    <w:rFonts w:ascii="Times New Roman" w:hAnsi="Times New Roman"/>
                  </w:rPr>
                </w:rPrChange>
              </w:rPr>
              <w:t>Step 17: SQL Task</w:t>
            </w:r>
          </w:p>
        </w:tc>
        <w:tc>
          <w:tcPr>
            <w:tcW w:w="7308" w:type="dxa"/>
            <w:tcPrChange w:id="1146" w:author="Palacherla, Susmitha C (NONUS)" w:date="2017-05-18T13:34:00Z">
              <w:tcPr>
                <w:tcW w:w="7308" w:type="dxa"/>
              </w:tcPr>
            </w:tcPrChange>
          </w:tcPr>
          <w:p w:rsidR="00895F04" w:rsidRPr="001E57B7" w:rsidRDefault="00FB1182" w:rsidP="001E57B7">
            <w:pPr>
              <w:pStyle w:val="NoSpacing"/>
              <w:rPr>
                <w:rFonts w:ascii="Times New Roman" w:hAnsi="Times New Roman"/>
                <w:rPrChange w:id="1147" w:author="Palacherla, Susmitha C (NONUS)" w:date="2017-05-18T13:39:00Z">
                  <w:rPr/>
                </w:rPrChange>
              </w:rPr>
              <w:pPrChange w:id="1148" w:author="Palacherla, Susmitha C (NONUS)" w:date="2017-05-18T13:39:00Z">
                <w:pPr/>
              </w:pPrChange>
            </w:pPr>
            <w:r w:rsidRPr="001E57B7">
              <w:rPr>
                <w:rFonts w:ascii="Times New Roman" w:hAnsi="Times New Roman"/>
                <w:rPrChange w:id="1149" w:author="Palacherla, Susmitha C (NONUS)" w:date="2017-05-18T13:39:00Z">
                  <w:rPr/>
                </w:rPrChange>
              </w:rPr>
              <w:t>Populate AT user Table</w:t>
            </w:r>
          </w:p>
          <w:p w:rsidR="00FB1182" w:rsidRPr="001E57B7" w:rsidRDefault="00FB1182" w:rsidP="001E57B7">
            <w:pPr>
              <w:pStyle w:val="NoSpacing"/>
              <w:rPr>
                <w:rFonts w:ascii="Times New Roman" w:hAnsi="Times New Roman"/>
                <w:rPrChange w:id="1150" w:author="Palacherla, Susmitha C (NONUS)" w:date="2017-05-18T13:39:00Z">
                  <w:rPr/>
                </w:rPrChange>
              </w:rPr>
              <w:pPrChange w:id="1151" w:author="Palacherla, Susmitha C (NONUS)" w:date="2017-05-18T13:39:00Z">
                <w:pPr/>
              </w:pPrChange>
            </w:pPr>
            <w:r w:rsidRPr="001E57B7">
              <w:rPr>
                <w:rFonts w:ascii="Times New Roman" w:hAnsi="Times New Roman"/>
                <w:rPrChange w:id="1152" w:author="Palacherla, Susmitha C (NONUS)" w:date="2017-05-18T13:39:00Z">
                  <w:rPr/>
                </w:rPrChange>
              </w:rPr>
              <w:t>Exec [EC].[</w:t>
            </w:r>
            <w:proofErr w:type="spellStart"/>
            <w:r w:rsidRPr="001E57B7">
              <w:rPr>
                <w:rFonts w:ascii="Times New Roman" w:hAnsi="Times New Roman"/>
                <w:rPrChange w:id="1153" w:author="Palacherla, Susmitha C (NONUS)" w:date="2017-05-18T13:39:00Z">
                  <w:rPr/>
                </w:rPrChange>
              </w:rPr>
              <w:t>sp_AT_Populate_User</w:t>
            </w:r>
            <w:proofErr w:type="spellEnd"/>
            <w:r w:rsidRPr="001E57B7">
              <w:rPr>
                <w:rFonts w:ascii="Times New Roman" w:hAnsi="Times New Roman"/>
                <w:rPrChange w:id="1154" w:author="Palacherla, Susmitha C (NONUS)" w:date="2017-05-18T13:39:00Z">
                  <w:rPr/>
                </w:rPrChange>
              </w:rPr>
              <w:t>]</w:t>
            </w:r>
          </w:p>
        </w:tc>
      </w:tr>
    </w:tbl>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EC4F28" w:rsidRDefault="00EC4F28" w:rsidP="007931F8">
      <w:pPr>
        <w:widowControl w:val="0"/>
        <w:autoSpaceDE w:val="0"/>
        <w:autoSpaceDN w:val="0"/>
        <w:adjustRightInd w:val="0"/>
        <w:spacing w:after="0" w:line="240" w:lineRule="auto"/>
        <w:rPr>
          <w:ins w:id="1155" w:author="Palacherla, Susmitha C (NONUS)" w:date="2017-05-18T13:34:00Z"/>
          <w:rFonts w:ascii="Times New Roman" w:hAnsi="Times New Roman"/>
        </w:rPr>
      </w:pPr>
      <w:r w:rsidRPr="00257251">
        <w:rPr>
          <w:rFonts w:ascii="Times New Roman" w:hAnsi="Times New Roman"/>
          <w:noProof/>
        </w:rPr>
        <w:t xml:space="preserve">Step16: </w:t>
      </w:r>
      <w:r w:rsidR="00DD3780" w:rsidRPr="00257251">
        <w:rPr>
          <w:rFonts w:ascii="Times New Roman" w:hAnsi="Times New Roman"/>
          <w:noProof/>
        </w:rPr>
        <w:t xml:space="preserve">File System Task - </w:t>
      </w:r>
      <w:r w:rsidR="002D07E5" w:rsidRPr="00257251">
        <w:rPr>
          <w:rFonts w:ascii="Times New Roman" w:hAnsi="Times New Roman"/>
        </w:rPr>
        <w:t>Make backup of loaded HR file</w:t>
      </w:r>
    </w:p>
    <w:p w:rsidR="00A24B13" w:rsidRPr="00257251" w:rsidRDefault="00A24B13" w:rsidP="007931F8">
      <w:pPr>
        <w:widowControl w:val="0"/>
        <w:autoSpaceDE w:val="0"/>
        <w:autoSpaceDN w:val="0"/>
        <w:adjustRightInd w:val="0"/>
        <w:spacing w:after="0" w:line="240" w:lineRule="auto"/>
        <w:rPr>
          <w:rFonts w:ascii="Times New Roman" w:hAnsi="Times New Roman"/>
        </w:rPr>
      </w:pPr>
    </w:p>
    <w:p w:rsidR="002D07E5" w:rsidRPr="00257251" w:rsidRDefault="002D07E5"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drawing>
          <wp:inline distT="0" distB="0" distL="0" distR="0" wp14:anchorId="0FE8DC21" wp14:editId="71AC4D74">
            <wp:extent cx="4745736"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5736" cy="2743200"/>
                    </a:xfrm>
                    <a:prstGeom prst="rect">
                      <a:avLst/>
                    </a:prstGeom>
                  </pic:spPr>
                </pic:pic>
              </a:graphicData>
            </a:graphic>
          </wp:inline>
        </w:drawing>
      </w:r>
    </w:p>
    <w:p w:rsidR="002D07E5" w:rsidRPr="00257251" w:rsidRDefault="002D07E5" w:rsidP="007931F8">
      <w:pPr>
        <w:widowControl w:val="0"/>
        <w:autoSpaceDE w:val="0"/>
        <w:autoSpaceDN w:val="0"/>
        <w:adjustRightInd w:val="0"/>
        <w:spacing w:after="0" w:line="240" w:lineRule="auto"/>
        <w:rPr>
          <w:rFonts w:ascii="Times New Roman" w:hAnsi="Times New Roman"/>
          <w:noProof/>
        </w:rPr>
      </w:pPr>
    </w:p>
    <w:p w:rsidR="00415F0C" w:rsidRPr="00257251" w:rsidRDefault="00415F0C" w:rsidP="007931F8">
      <w:pPr>
        <w:widowControl w:val="0"/>
        <w:autoSpaceDE w:val="0"/>
        <w:autoSpaceDN w:val="0"/>
        <w:adjustRightInd w:val="0"/>
        <w:spacing w:after="0" w:line="240" w:lineRule="auto"/>
        <w:rPr>
          <w:rFonts w:ascii="Times New Roman" w:hAnsi="Times New Roman"/>
          <w:noProof/>
        </w:rPr>
      </w:pPr>
    </w:p>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DD3780" w:rsidRPr="00257251" w:rsidDel="00A24B13" w:rsidRDefault="00DD3780" w:rsidP="007931F8">
      <w:pPr>
        <w:widowControl w:val="0"/>
        <w:autoSpaceDE w:val="0"/>
        <w:autoSpaceDN w:val="0"/>
        <w:adjustRightInd w:val="0"/>
        <w:spacing w:after="0" w:line="240" w:lineRule="auto"/>
        <w:rPr>
          <w:del w:id="1156" w:author="Palacherla, Susmitha C (NONUS)" w:date="2017-05-18T13:34:00Z"/>
          <w:rFonts w:ascii="Times New Roman" w:hAnsi="Times New Roman"/>
          <w:noProof/>
        </w:rPr>
      </w:pPr>
      <w:bookmarkStart w:id="1157" w:name="_Toc482877927"/>
      <w:bookmarkEnd w:id="1157"/>
    </w:p>
    <w:p w:rsidR="00DD3780" w:rsidRPr="00257251" w:rsidDel="00A24B13" w:rsidRDefault="00DD3780" w:rsidP="007931F8">
      <w:pPr>
        <w:widowControl w:val="0"/>
        <w:autoSpaceDE w:val="0"/>
        <w:autoSpaceDN w:val="0"/>
        <w:adjustRightInd w:val="0"/>
        <w:spacing w:after="0" w:line="240" w:lineRule="auto"/>
        <w:rPr>
          <w:del w:id="1158" w:author="Palacherla, Susmitha C (NONUS)" w:date="2017-05-18T13:34:00Z"/>
          <w:rFonts w:ascii="Times New Roman" w:hAnsi="Times New Roman"/>
          <w:noProof/>
        </w:rPr>
      </w:pPr>
      <w:bookmarkStart w:id="1159" w:name="_Toc482877928"/>
      <w:bookmarkEnd w:id="1159"/>
    </w:p>
    <w:p w:rsidR="00DD3780" w:rsidRPr="00257251" w:rsidDel="00A24B13" w:rsidRDefault="00DD3780" w:rsidP="007931F8">
      <w:pPr>
        <w:widowControl w:val="0"/>
        <w:autoSpaceDE w:val="0"/>
        <w:autoSpaceDN w:val="0"/>
        <w:adjustRightInd w:val="0"/>
        <w:spacing w:after="0" w:line="240" w:lineRule="auto"/>
        <w:rPr>
          <w:del w:id="1160" w:author="Palacherla, Susmitha C (NONUS)" w:date="2017-05-18T13:34:00Z"/>
          <w:rFonts w:ascii="Times New Roman" w:hAnsi="Times New Roman"/>
          <w:noProof/>
        </w:rPr>
      </w:pPr>
      <w:bookmarkStart w:id="1161" w:name="_Toc482877929"/>
      <w:bookmarkEnd w:id="1161"/>
    </w:p>
    <w:p w:rsidR="00DD3780" w:rsidRPr="00257251" w:rsidDel="00A24B13" w:rsidRDefault="00DD3780" w:rsidP="007931F8">
      <w:pPr>
        <w:widowControl w:val="0"/>
        <w:autoSpaceDE w:val="0"/>
        <w:autoSpaceDN w:val="0"/>
        <w:adjustRightInd w:val="0"/>
        <w:spacing w:after="0" w:line="240" w:lineRule="auto"/>
        <w:rPr>
          <w:del w:id="1162" w:author="Palacherla, Susmitha C (NONUS)" w:date="2017-05-18T13:34:00Z"/>
          <w:rFonts w:ascii="Times New Roman" w:hAnsi="Times New Roman"/>
          <w:noProof/>
        </w:rPr>
      </w:pPr>
      <w:bookmarkStart w:id="1163" w:name="_Toc482877930"/>
      <w:bookmarkEnd w:id="1163"/>
    </w:p>
    <w:p w:rsidR="00DD3780" w:rsidRPr="00257251" w:rsidDel="00A24B13" w:rsidRDefault="00DD3780" w:rsidP="007931F8">
      <w:pPr>
        <w:widowControl w:val="0"/>
        <w:autoSpaceDE w:val="0"/>
        <w:autoSpaceDN w:val="0"/>
        <w:adjustRightInd w:val="0"/>
        <w:spacing w:after="0" w:line="240" w:lineRule="auto"/>
        <w:rPr>
          <w:del w:id="1164" w:author="Palacherla, Susmitha C (NONUS)" w:date="2017-05-18T13:34:00Z"/>
          <w:rFonts w:ascii="Times New Roman" w:hAnsi="Times New Roman"/>
          <w:noProof/>
        </w:rPr>
      </w:pPr>
      <w:bookmarkStart w:id="1165" w:name="_Toc482877931"/>
      <w:bookmarkEnd w:id="1165"/>
    </w:p>
    <w:p w:rsidR="002326CC" w:rsidRPr="00257251" w:rsidRDefault="002326CC">
      <w:pPr>
        <w:pStyle w:val="Heading3"/>
        <w:numPr>
          <w:ilvl w:val="2"/>
          <w:numId w:val="10"/>
        </w:numPr>
        <w:rPr>
          <w:rFonts w:ascii="Times New Roman" w:hAnsi="Times New Roman" w:cs="Times New Roman"/>
          <w:color w:val="auto"/>
        </w:rPr>
        <w:pPrChange w:id="1166" w:author="Palacherla, Susmitha C (NONUS)" w:date="2017-05-18T13:23:00Z">
          <w:pPr>
            <w:pStyle w:val="Heading3"/>
            <w:numPr>
              <w:numId w:val="18"/>
            </w:numPr>
            <w:tabs>
              <w:tab w:val="num" w:pos="360"/>
              <w:tab w:val="num" w:pos="2160"/>
            </w:tabs>
            <w:ind w:left="2160"/>
          </w:pPr>
        </w:pPrChange>
      </w:pPr>
      <w:bookmarkStart w:id="1167" w:name="_Toc482877932"/>
      <w:r w:rsidRPr="00257251">
        <w:rPr>
          <w:rFonts w:ascii="Times New Roman" w:hAnsi="Times New Roman" w:cs="Times New Roman"/>
          <w:color w:val="auto"/>
        </w:rPr>
        <w:t>Tables</w:t>
      </w:r>
      <w:bookmarkEnd w:id="116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257251" w:rsidTr="00DD3780">
        <w:trPr>
          <w:trHeight w:val="396"/>
          <w:tblHeader/>
          <w:jc w:val="center"/>
        </w:trPr>
        <w:tc>
          <w:tcPr>
            <w:tcW w:w="745" w:type="dxa"/>
            <w:shd w:val="clear" w:color="auto" w:fill="E6E6E6"/>
          </w:tcPr>
          <w:p w:rsidR="002326CC" w:rsidRPr="00257251" w:rsidRDefault="002326CC" w:rsidP="00DD3780">
            <w:pPr>
              <w:keepNext/>
              <w:keepLines/>
              <w:spacing w:line="240" w:lineRule="auto"/>
              <w:rPr>
                <w:rFonts w:ascii="Times New Roman" w:hAnsi="Times New Roman"/>
                <w:b/>
                <w:bCs/>
              </w:rPr>
            </w:pPr>
          </w:p>
        </w:tc>
        <w:tc>
          <w:tcPr>
            <w:tcW w:w="4209"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Name</w:t>
            </w:r>
          </w:p>
          <w:p w:rsidR="002326CC" w:rsidRPr="00257251" w:rsidRDefault="002326CC" w:rsidP="00DD3780">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Description</w:t>
            </w:r>
          </w:p>
          <w:p w:rsidR="002326CC" w:rsidRPr="00257251" w:rsidRDefault="002326CC" w:rsidP="00DD3780">
            <w:pPr>
              <w:keepNext/>
              <w:keepLines/>
              <w:spacing w:line="240" w:lineRule="auto"/>
              <w:jc w:val="center"/>
              <w:rPr>
                <w:rFonts w:ascii="Times New Roman" w:hAnsi="Times New Roman"/>
                <w:b/>
              </w:rPr>
            </w:pP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for storing Employee Information.</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Employee Information from PeopleSoft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EmpID_To_SupID_Stage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 xml:space="preserve">Table used for staging the Sup Ids from Aspect </w:t>
            </w:r>
            <w:proofErr w:type="spellStart"/>
            <w:r w:rsidRPr="00257251">
              <w:rPr>
                <w:rFonts w:ascii="Times New Roman" w:hAnsi="Times New Roman"/>
              </w:rPr>
              <w:t>eWFM</w:t>
            </w:r>
            <w:proofErr w:type="spellEnd"/>
            <w:r w:rsidRPr="00257251">
              <w:rPr>
                <w:rFonts w:ascii="Times New Roman" w:hAnsi="Times New Roman"/>
              </w:rPr>
              <w:t xml:space="preserve">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Employee ID to Lan ID links over time.</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CSR Hierarchy records over time.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72BC4" w:rsidRPr="00257251" w:rsidRDefault="00E72BC4" w:rsidP="00E72BC4">
            <w:pPr>
              <w:spacing w:line="240" w:lineRule="auto"/>
              <w:rPr>
                <w:rFonts w:ascii="Times New Roman" w:hAnsi="Times New Roman"/>
              </w:rPr>
            </w:pPr>
            <w:proofErr w:type="spellStart"/>
            <w:r w:rsidRPr="00257251">
              <w:rPr>
                <w:rFonts w:ascii="Times New Roman" w:hAnsi="Times New Roman"/>
              </w:rPr>
              <w:t>HR_Hierarchy_Stage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DD3780">
            <w:pPr>
              <w:spacing w:line="240" w:lineRule="auto"/>
              <w:rPr>
                <w:rFonts w:ascii="Times New Roman" w:hAnsi="Times New Roman"/>
              </w:rPr>
            </w:pPr>
            <w:r w:rsidRPr="00257251">
              <w:rPr>
                <w:rFonts w:ascii="Times New Roman" w:hAnsi="Times New Roman"/>
              </w:rPr>
              <w:t>Table used to stage HR Hierarchy records</w:t>
            </w:r>
          </w:p>
        </w:tc>
      </w:tr>
      <w:tr w:rsidR="00DD3780"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DD3780" w:rsidRPr="00257251" w:rsidRDefault="00DD3780"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DD3780" w:rsidRPr="00257251" w:rsidRDefault="00DD3780" w:rsidP="00E72BC4">
            <w:pPr>
              <w:spacing w:line="240" w:lineRule="auto"/>
              <w:rPr>
                <w:rFonts w:ascii="Times New Roman" w:hAnsi="Times New Roman"/>
              </w:rPr>
            </w:pPr>
            <w:proofErr w:type="spellStart"/>
            <w:r w:rsidRPr="00257251">
              <w:rPr>
                <w:rFonts w:ascii="Times New Roman" w:hAnsi="Times New Roman"/>
              </w:rPr>
              <w:t>AT_User</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DD3780" w:rsidRPr="00257251" w:rsidRDefault="00DD3780" w:rsidP="00DD3780">
            <w:pPr>
              <w:spacing w:line="240" w:lineRule="auto"/>
              <w:rPr>
                <w:rFonts w:ascii="Times New Roman" w:hAnsi="Times New Roman"/>
              </w:rPr>
            </w:pPr>
            <w:r w:rsidRPr="00257251">
              <w:rPr>
                <w:rFonts w:ascii="Times New Roman" w:hAnsi="Times New Roman"/>
              </w:rPr>
              <w:t>Table for storing Admin Tool users</w:t>
            </w:r>
          </w:p>
        </w:tc>
      </w:tr>
    </w:tbl>
    <w:p w:rsidR="00A24B13" w:rsidRPr="00257251" w:rsidRDefault="00A24B13" w:rsidP="00A24B13">
      <w:pPr>
        <w:widowControl w:val="0"/>
        <w:autoSpaceDE w:val="0"/>
        <w:autoSpaceDN w:val="0"/>
        <w:adjustRightInd w:val="0"/>
        <w:spacing w:after="0" w:line="240" w:lineRule="auto"/>
        <w:rPr>
          <w:moveTo w:id="1168" w:author="Palacherla, Susmitha C (NONUS)" w:date="2017-05-18T13:35:00Z"/>
          <w:rFonts w:ascii="Times New Roman" w:hAnsi="Times New Roman"/>
          <w:noProof/>
        </w:rPr>
      </w:pPr>
      <w:moveToRangeStart w:id="1169" w:author="Palacherla, Susmitha C (NONUS)" w:date="2017-05-18T13:35:00Z" w:name="move482877832"/>
      <w:moveTo w:id="1170" w:author="Palacherla, Susmitha C (NONUS)" w:date="2017-05-18T13:35:00Z">
        <w:r w:rsidRPr="00257251">
          <w:rPr>
            <w:rFonts w:ascii="Times New Roman" w:hAnsi="Times New Roman"/>
            <w:noProof/>
          </w:rPr>
          <w:t>Table creates in TFS Source control at: \cms\eCoaching_V2\Code\DB\Tables\</w:t>
        </w:r>
        <w:r w:rsidRPr="00257251">
          <w:rPr>
            <w:rFonts w:ascii="Times New Roman" w:hAnsi="Times New Roman"/>
          </w:rPr>
          <w:t xml:space="preserve"> </w:t>
        </w:r>
        <w:r w:rsidRPr="00257251">
          <w:rPr>
            <w:rFonts w:ascii="Times New Roman" w:hAnsi="Times New Roman"/>
            <w:noProof/>
          </w:rPr>
          <w:t>CCO_eCoaching_EmployeeHierarchy_Load_Tables_Create.sql</w:t>
        </w:r>
      </w:moveTo>
    </w:p>
    <w:p w:rsidR="002326CC" w:rsidRPr="00257251" w:rsidDel="00A24B13" w:rsidRDefault="002326CC" w:rsidP="002326CC">
      <w:pPr>
        <w:widowControl w:val="0"/>
        <w:autoSpaceDE w:val="0"/>
        <w:autoSpaceDN w:val="0"/>
        <w:adjustRightInd w:val="0"/>
        <w:spacing w:after="0" w:line="240" w:lineRule="auto"/>
        <w:rPr>
          <w:moveFrom w:id="1171" w:author="Palacherla, Susmitha C (NONUS)" w:date="2017-05-18T13:35:00Z"/>
          <w:rFonts w:ascii="Times New Roman" w:hAnsi="Times New Roman"/>
          <w:noProof/>
        </w:rPr>
      </w:pPr>
      <w:moveFromRangeStart w:id="1172" w:author="Palacherla, Susmitha C (NONUS)" w:date="2017-05-18T13:35:00Z" w:name="move482877832"/>
      <w:moveToRangeEnd w:id="1169"/>
      <w:moveFrom w:id="1173" w:author="Palacherla, Susmitha C (NONUS)" w:date="2017-05-18T13:35:00Z">
        <w:r w:rsidRPr="00257251" w:rsidDel="00A24B13">
          <w:rPr>
            <w:rFonts w:ascii="Times New Roman" w:hAnsi="Times New Roman"/>
            <w:noProof/>
          </w:rPr>
          <w:t xml:space="preserve">Table </w:t>
        </w:r>
        <w:r w:rsidR="000B10A9" w:rsidRPr="00257251" w:rsidDel="00A24B13">
          <w:rPr>
            <w:rFonts w:ascii="Times New Roman" w:hAnsi="Times New Roman"/>
            <w:noProof/>
          </w:rPr>
          <w:t>creates in TFS Source control at: \cms\eCoaching_V2\Code\DB\Tables\</w:t>
        </w:r>
        <w:r w:rsidR="000B10A9" w:rsidRPr="00257251" w:rsidDel="00A24B13">
          <w:rPr>
            <w:rFonts w:ascii="Times New Roman" w:hAnsi="Times New Roman"/>
          </w:rPr>
          <w:t xml:space="preserve"> </w:t>
        </w:r>
        <w:r w:rsidR="000B10A9" w:rsidRPr="00257251" w:rsidDel="00A24B13">
          <w:rPr>
            <w:rFonts w:ascii="Times New Roman" w:hAnsi="Times New Roman"/>
            <w:noProof/>
          </w:rPr>
          <w:t>CCO_eCoaching_EmployeeHierarchy_Load_Tables_Create.sql</w:t>
        </w:r>
      </w:moveFrom>
    </w:p>
    <w:moveFromRangeEnd w:id="1172"/>
    <w:p w:rsidR="002326CC" w:rsidRPr="00257251" w:rsidRDefault="002326CC" w:rsidP="009F2A51">
      <w:pPr>
        <w:widowControl w:val="0"/>
        <w:autoSpaceDE w:val="0"/>
        <w:autoSpaceDN w:val="0"/>
        <w:adjustRightInd w:val="0"/>
        <w:spacing w:after="0" w:line="240" w:lineRule="auto"/>
        <w:rPr>
          <w:rFonts w:ascii="Times New Roman" w:hAnsi="Times New Roman"/>
          <w:noProof/>
        </w:rPr>
      </w:pPr>
    </w:p>
    <w:p w:rsidR="005E5CD7" w:rsidRPr="00257251" w:rsidRDefault="00360E8C">
      <w:pPr>
        <w:pStyle w:val="Heading3"/>
        <w:numPr>
          <w:ilvl w:val="2"/>
          <w:numId w:val="10"/>
        </w:numPr>
        <w:rPr>
          <w:rFonts w:ascii="Times New Roman" w:hAnsi="Times New Roman" w:cs="Times New Roman"/>
          <w:color w:val="auto"/>
        </w:rPr>
        <w:pPrChange w:id="1174" w:author="Palacherla, Susmitha C (NONUS)" w:date="2017-05-18T13:23:00Z">
          <w:pPr>
            <w:pStyle w:val="Heading3"/>
            <w:numPr>
              <w:numId w:val="18"/>
            </w:numPr>
            <w:tabs>
              <w:tab w:val="num" w:pos="360"/>
              <w:tab w:val="num" w:pos="2160"/>
            </w:tabs>
            <w:ind w:left="2160"/>
          </w:pPr>
        </w:pPrChange>
      </w:pPr>
      <w:bookmarkStart w:id="1175" w:name="_Toc482877933"/>
      <w:r w:rsidRPr="00257251">
        <w:rPr>
          <w:rFonts w:ascii="Times New Roman" w:hAnsi="Times New Roman" w:cs="Times New Roman"/>
          <w:color w:val="auto"/>
        </w:rPr>
        <w:t>Procedures</w:t>
      </w:r>
      <w:bookmarkEnd w:id="1175"/>
      <w:r w:rsidRPr="00257251">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257251" w:rsidTr="00DD3780">
        <w:trPr>
          <w:trHeight w:val="396"/>
          <w:tblHeader/>
          <w:jc w:val="center"/>
        </w:trPr>
        <w:tc>
          <w:tcPr>
            <w:tcW w:w="745" w:type="dxa"/>
            <w:shd w:val="clear" w:color="auto" w:fill="E6E6E6"/>
          </w:tcPr>
          <w:p w:rsidR="005E5CD7" w:rsidRPr="00257251" w:rsidRDefault="005E5CD7" w:rsidP="00DD3780">
            <w:pPr>
              <w:keepNext/>
              <w:keepLines/>
              <w:spacing w:line="240" w:lineRule="auto"/>
              <w:rPr>
                <w:rFonts w:ascii="Times New Roman" w:hAnsi="Times New Roman"/>
                <w:b/>
                <w:bCs/>
              </w:rPr>
            </w:pPr>
          </w:p>
        </w:tc>
        <w:tc>
          <w:tcPr>
            <w:tcW w:w="4209"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Procedure Name</w:t>
            </w:r>
          </w:p>
          <w:p w:rsidR="005E5CD7" w:rsidRPr="00257251" w:rsidRDefault="005E5CD7" w:rsidP="00DD3780">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Usage</w:t>
            </w:r>
          </w:p>
          <w:p w:rsidR="005E5CD7" w:rsidRPr="00257251" w:rsidRDefault="005E5CD7" w:rsidP="00DD3780">
            <w:pPr>
              <w:keepNext/>
              <w:keepLines/>
              <w:spacing w:line="240" w:lineRule="auto"/>
              <w:jc w:val="center"/>
              <w:rPr>
                <w:rFonts w:ascii="Times New Roman" w:hAnsi="Times New Roman"/>
                <w:b/>
              </w:rPr>
            </w:pP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sp_Populate_Employee_Hierarchy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E72BC4" w:rsidP="00DD3780">
            <w:pPr>
              <w:spacing w:line="240" w:lineRule="auto"/>
              <w:rPr>
                <w:rFonts w:ascii="Times New Roman" w:hAnsi="Times New Roman"/>
              </w:rPr>
            </w:pPr>
            <w:r w:rsidRPr="00257251">
              <w:rPr>
                <w:rFonts w:ascii="Times New Roman" w:hAnsi="Times New Roman"/>
              </w:rPr>
              <w:lastRenderedPageBreak/>
              <w:t>5</w:t>
            </w:r>
            <w:r w:rsidR="005E5CD7" w:rsidRPr="00257251">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Housekeeping: Migrated user log update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E72BC4" w:rsidRPr="00257251" w:rsidRDefault="00E72BC4" w:rsidP="00DD3780">
            <w:pPr>
              <w:rPr>
                <w:rFonts w:ascii="Times New Roman" w:hAnsi="Times New Roman"/>
                <w:color w:val="000000"/>
              </w:rPr>
            </w:pPr>
            <w:proofErr w:type="spellStart"/>
            <w:r w:rsidRPr="00257251">
              <w:rPr>
                <w:rFonts w:ascii="Times New Roman" w:hAnsi="Times New Roman"/>
                <w:color w:val="000000"/>
              </w:rPr>
              <w:t>sp_Merge_HR_Employee_Hierarchy_Stage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E72BC4">
            <w:pPr>
              <w:spacing w:line="240" w:lineRule="auto"/>
              <w:rPr>
                <w:rFonts w:ascii="Times New Roman" w:hAnsi="Times New Roman"/>
              </w:rPr>
            </w:pPr>
            <w:r w:rsidRPr="00257251">
              <w:rPr>
                <w:rFonts w:ascii="Times New Roman" w:hAnsi="Times New Roman"/>
              </w:rPr>
              <w:t>Load: Employee Data</w:t>
            </w:r>
          </w:p>
        </w:tc>
      </w:tr>
      <w:tr w:rsidR="00901E81"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901E81" w:rsidRPr="00257251" w:rsidRDefault="00901E81"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901E81" w:rsidRPr="00257251" w:rsidRDefault="00901E81" w:rsidP="00DD3780">
            <w:pPr>
              <w:rPr>
                <w:rFonts w:ascii="Times New Roman" w:hAnsi="Times New Roman"/>
                <w:color w:val="000000"/>
              </w:rPr>
            </w:pPr>
            <w:r w:rsidRPr="00257251">
              <w:rPr>
                <w:rFonts w:ascii="Times New Roman" w:hAnsi="Times New Roman"/>
                <w:noProof/>
              </w:rPr>
              <w:t>sp_AT_Populate_User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901E81" w:rsidRPr="00257251" w:rsidRDefault="00901E81" w:rsidP="00E72BC4">
            <w:pPr>
              <w:spacing w:line="240" w:lineRule="auto"/>
              <w:rPr>
                <w:rFonts w:ascii="Times New Roman" w:hAnsi="Times New Roman"/>
              </w:rPr>
            </w:pPr>
            <w:r w:rsidRPr="00257251">
              <w:rPr>
                <w:rFonts w:ascii="Times New Roman" w:hAnsi="Times New Roman"/>
              </w:rPr>
              <w:t>Load: AT user Data</w:t>
            </w:r>
          </w:p>
        </w:tc>
      </w:tr>
    </w:tbl>
    <w:p w:rsidR="0017605E" w:rsidRPr="00257251" w:rsidDel="00A24B13" w:rsidRDefault="00A24B13" w:rsidP="00A24B13">
      <w:pPr>
        <w:widowControl w:val="0"/>
        <w:autoSpaceDE w:val="0"/>
        <w:autoSpaceDN w:val="0"/>
        <w:adjustRightInd w:val="0"/>
        <w:spacing w:after="0" w:line="240" w:lineRule="auto"/>
        <w:rPr>
          <w:del w:id="1176" w:author="Palacherla, Susmitha C (NONUS)" w:date="2017-05-18T13:35:00Z"/>
          <w:rFonts w:ascii="Times New Roman" w:hAnsi="Times New Roman"/>
          <w:noProof/>
        </w:rPr>
        <w:pPrChange w:id="1177" w:author="Palacherla, Susmitha C (NONUS)" w:date="2017-05-18T13:35:00Z">
          <w:pPr>
            <w:widowControl w:val="0"/>
            <w:autoSpaceDE w:val="0"/>
            <w:autoSpaceDN w:val="0"/>
            <w:adjustRightInd w:val="0"/>
            <w:spacing w:after="0" w:line="240" w:lineRule="auto"/>
          </w:pPr>
        </w:pPrChange>
      </w:pPr>
      <w:ins w:id="1178" w:author="Palacherla, Susmitha C (NONUS)" w:date="2017-05-18T13:35:00Z">
        <w:r w:rsidRPr="00257251">
          <w:rPr>
            <w:rFonts w:ascii="Times New Roman" w:hAnsi="Times New Roman"/>
            <w:noProof/>
          </w:rPr>
          <w:t>Stored Procedure creates in TFS Source control at: \cms\eCoaching_V2\Code\DB\</w:t>
        </w:r>
        <w:r w:rsidRPr="00257251">
          <w:rPr>
            <w:rFonts w:ascii="Times New Roman" w:hAnsi="Times New Roman"/>
          </w:rPr>
          <w:t xml:space="preserve"> </w:t>
        </w:r>
        <w:r w:rsidRPr="00257251">
          <w:rPr>
            <w:rFonts w:ascii="Times New Roman" w:hAnsi="Times New Roman"/>
            <w:noProof/>
          </w:rPr>
          <w:t>Stored Procedures</w:t>
        </w:r>
        <w:r>
          <w:rPr>
            <w:rFonts w:ascii="Times New Roman" w:hAnsi="Times New Roman"/>
            <w:noProof/>
          </w:rPr>
          <w:t>\*.sql</w:t>
        </w:r>
      </w:ins>
      <w:del w:id="1179" w:author="Palacherla, Susmitha C (NONUS)" w:date="2017-05-18T13:35:00Z">
        <w:r w:rsidR="000B10A9" w:rsidRPr="00257251" w:rsidDel="00A24B13">
          <w:rPr>
            <w:rFonts w:ascii="Times New Roman" w:hAnsi="Times New Roman"/>
            <w:noProof/>
          </w:rPr>
          <w:delText>Stored Procedure creates in TFS Source control at: \cms\eCoaching_V2\Code\DB\</w:delText>
        </w:r>
        <w:r w:rsidR="000B10A9" w:rsidRPr="00257251" w:rsidDel="00A24B13">
          <w:rPr>
            <w:rFonts w:ascii="Times New Roman" w:hAnsi="Times New Roman"/>
          </w:rPr>
          <w:delText xml:space="preserve"> </w:delText>
        </w:r>
        <w:r w:rsidR="000B10A9" w:rsidRPr="00257251" w:rsidDel="00A24B13">
          <w:rPr>
            <w:rFonts w:ascii="Times New Roman" w:hAnsi="Times New Roman"/>
            <w:noProof/>
          </w:rPr>
          <w:delText>Stored Procedures\</w:delText>
        </w:r>
        <w:r w:rsidR="000B10A9" w:rsidRPr="00257251" w:rsidDel="00A24B13">
          <w:rPr>
            <w:rFonts w:ascii="Times New Roman" w:hAnsi="Times New Roman"/>
          </w:rPr>
          <w:delText xml:space="preserve"> </w:delText>
        </w:r>
      </w:del>
    </w:p>
    <w:p w:rsidR="0017605E" w:rsidRPr="00257251" w:rsidRDefault="0017605E" w:rsidP="00A24B13">
      <w:pPr>
        <w:widowControl w:val="0"/>
        <w:autoSpaceDE w:val="0"/>
        <w:autoSpaceDN w:val="0"/>
        <w:adjustRightInd w:val="0"/>
        <w:spacing w:after="0" w:line="240" w:lineRule="auto"/>
        <w:rPr>
          <w:rFonts w:ascii="Times New Roman" w:hAnsi="Times New Roman"/>
          <w:sz w:val="24"/>
          <w:szCs w:val="24"/>
        </w:rPr>
        <w:pPrChange w:id="1180" w:author="Palacherla, Susmitha C (NONUS)" w:date="2017-05-18T13:35:00Z">
          <w:pPr>
            <w:widowControl w:val="0"/>
            <w:autoSpaceDE w:val="0"/>
            <w:autoSpaceDN w:val="0"/>
            <w:adjustRightInd w:val="0"/>
            <w:spacing w:after="0" w:line="240" w:lineRule="auto"/>
          </w:pPr>
        </w:pPrChange>
      </w:pPr>
    </w:p>
    <w:p w:rsidR="0017605E" w:rsidRPr="00257251" w:rsidRDefault="0017605E" w:rsidP="009F2A51">
      <w:pPr>
        <w:widowControl w:val="0"/>
        <w:autoSpaceDE w:val="0"/>
        <w:autoSpaceDN w:val="0"/>
        <w:adjustRightInd w:val="0"/>
        <w:spacing w:after="0" w:line="240" w:lineRule="auto"/>
        <w:rPr>
          <w:rFonts w:ascii="Times New Roman" w:hAnsi="Times New Roman"/>
          <w:sz w:val="24"/>
          <w:szCs w:val="24"/>
        </w:rPr>
      </w:pPr>
    </w:p>
    <w:p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footerReference w:type="default" r:id="rId5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146B" w:rsidRDefault="0058146B" w:rsidP="009F2A51">
      <w:pPr>
        <w:spacing w:after="0" w:line="240" w:lineRule="auto"/>
      </w:pPr>
      <w:r>
        <w:separator/>
      </w:r>
    </w:p>
  </w:endnote>
  <w:endnote w:type="continuationSeparator" w:id="0">
    <w:p w:rsidR="0058146B" w:rsidRDefault="0058146B"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F1" w:rsidRDefault="007E09F1" w:rsidP="009F2A51">
    <w:pPr>
      <w:rPr>
        <w:b/>
        <w:sz w:val="18"/>
      </w:rPr>
    </w:pPr>
    <w:r>
      <w:rPr>
        <w:noProof/>
      </w:rPr>
      <mc:AlternateContent>
        <mc:Choice Requires="wps">
          <w:drawing>
            <wp:anchor distT="0" distB="0" distL="114300" distR="114300" simplePos="0" relativeHeight="251656192"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EEC1"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7E09F1" w:rsidRDefault="007E09F1" w:rsidP="009F2A51">
    <w:pPr>
      <w:tabs>
        <w:tab w:val="right" w:pos="9630"/>
      </w:tabs>
      <w:rPr>
        <w:sz w:val="18"/>
      </w:rPr>
    </w:pPr>
    <w:r>
      <w:rPr>
        <w:b/>
        <w:sz w:val="18"/>
      </w:rPr>
      <w:t>VANGENT, INC. CONFIDENTIAL</w:t>
    </w:r>
    <w:r>
      <w:rPr>
        <w:b/>
        <w:sz w:val="18"/>
      </w:rPr>
      <w:tab/>
      <w:t xml:space="preserve">Employee Hierarchy SSIS </w:t>
    </w:r>
    <w:r w:rsidRPr="00E67201">
      <w:rPr>
        <w:b/>
        <w:sz w:val="18"/>
      </w:rPr>
      <w:t>Detail Design</w:t>
    </w:r>
    <w:r>
      <w:rPr>
        <w:sz w:val="18"/>
      </w:rPr>
      <w:t xml:space="preserve"> </w:t>
    </w:r>
  </w:p>
  <w:p w:rsidR="007E09F1" w:rsidRDefault="007E09F1" w:rsidP="009F2A51">
    <w:pPr>
      <w:tabs>
        <w:tab w:val="right" w:pos="9630"/>
      </w:tabs>
      <w:rPr>
        <w:sz w:val="18"/>
      </w:rPr>
    </w:pPr>
    <w:r>
      <w:rPr>
        <w:sz w:val="18"/>
      </w:rPr>
      <w:tab/>
      <w:t xml:space="preserve">Revised </w:t>
    </w:r>
    <w:r>
      <w:rPr>
        <w:sz w:val="18"/>
      </w:rPr>
      <w:fldChar w:fldCharType="begin"/>
    </w:r>
    <w:r>
      <w:rPr>
        <w:sz w:val="18"/>
      </w:rPr>
      <w:instrText xml:space="preserve"> DATE \@ "M/d/yy" </w:instrText>
    </w:r>
    <w:r>
      <w:rPr>
        <w:sz w:val="18"/>
      </w:rPr>
      <w:fldChar w:fldCharType="separate"/>
    </w:r>
    <w:r>
      <w:rPr>
        <w:noProof/>
        <w:sz w:val="18"/>
      </w:rPr>
      <w:t>5/18/17</w:t>
    </w:r>
    <w:r>
      <w:rPr>
        <w:sz w:val="18"/>
      </w:rPr>
      <w:fldChar w:fldCharType="end"/>
    </w:r>
  </w:p>
  <w:p w:rsidR="007E09F1" w:rsidRDefault="007E09F1"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1E57B7">
      <w:rPr>
        <w:rStyle w:val="PageNumber"/>
        <w:noProof/>
        <w:sz w:val="18"/>
      </w:rPr>
      <w:t>27</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146B" w:rsidRDefault="0058146B" w:rsidP="009F2A51">
      <w:pPr>
        <w:spacing w:after="0" w:line="240" w:lineRule="auto"/>
      </w:pPr>
      <w:r>
        <w:separator/>
      </w:r>
    </w:p>
  </w:footnote>
  <w:footnote w:type="continuationSeparator" w:id="0">
    <w:p w:rsidR="0058146B" w:rsidRDefault="0058146B"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F48D"/>
      </v:shape>
    </w:pict>
  </w:numPicBullet>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B613F4D"/>
    <w:multiLevelType w:val="hybridMultilevel"/>
    <w:tmpl w:val="D4A2E7D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0"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2"/>
  </w:num>
  <w:num w:numId="4">
    <w:abstractNumId w:val="5"/>
  </w:num>
  <w:num w:numId="5">
    <w:abstractNumId w:val="1"/>
  </w:num>
  <w:num w:numId="6">
    <w:abstractNumId w:val="4"/>
  </w:num>
  <w:num w:numId="7">
    <w:abstractNumId w:val="10"/>
  </w:num>
  <w:num w:numId="8">
    <w:abstractNumId w:val="9"/>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3"/>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005C"/>
    <w:rsid w:val="00022CCE"/>
    <w:rsid w:val="00023142"/>
    <w:rsid w:val="00024AB2"/>
    <w:rsid w:val="00026033"/>
    <w:rsid w:val="0004360A"/>
    <w:rsid w:val="00060E62"/>
    <w:rsid w:val="00063847"/>
    <w:rsid w:val="00066E21"/>
    <w:rsid w:val="00096C08"/>
    <w:rsid w:val="00096F53"/>
    <w:rsid w:val="000B10A9"/>
    <w:rsid w:val="000B5EF7"/>
    <w:rsid w:val="000C1C25"/>
    <w:rsid w:val="000E074D"/>
    <w:rsid w:val="000E23FA"/>
    <w:rsid w:val="000E56D1"/>
    <w:rsid w:val="000E616C"/>
    <w:rsid w:val="00100E4E"/>
    <w:rsid w:val="001022D0"/>
    <w:rsid w:val="00111203"/>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87481"/>
    <w:rsid w:val="001B35F6"/>
    <w:rsid w:val="001B4BE1"/>
    <w:rsid w:val="001E1452"/>
    <w:rsid w:val="001E57B7"/>
    <w:rsid w:val="00202048"/>
    <w:rsid w:val="002074EC"/>
    <w:rsid w:val="00211CAC"/>
    <w:rsid w:val="00213A1B"/>
    <w:rsid w:val="00217802"/>
    <w:rsid w:val="00217E7F"/>
    <w:rsid w:val="002326CC"/>
    <w:rsid w:val="002431EB"/>
    <w:rsid w:val="00257251"/>
    <w:rsid w:val="00260C5D"/>
    <w:rsid w:val="00263314"/>
    <w:rsid w:val="00265A6D"/>
    <w:rsid w:val="00272744"/>
    <w:rsid w:val="0027630C"/>
    <w:rsid w:val="0028710A"/>
    <w:rsid w:val="00290CD1"/>
    <w:rsid w:val="002B6EC8"/>
    <w:rsid w:val="002C3B04"/>
    <w:rsid w:val="002D07E5"/>
    <w:rsid w:val="002D5D3B"/>
    <w:rsid w:val="002F47D9"/>
    <w:rsid w:val="002F5746"/>
    <w:rsid w:val="003011AB"/>
    <w:rsid w:val="00301C85"/>
    <w:rsid w:val="00304EEA"/>
    <w:rsid w:val="00320E41"/>
    <w:rsid w:val="00323C43"/>
    <w:rsid w:val="003376CE"/>
    <w:rsid w:val="00350946"/>
    <w:rsid w:val="00360E8C"/>
    <w:rsid w:val="00360EAA"/>
    <w:rsid w:val="0038466D"/>
    <w:rsid w:val="0039003A"/>
    <w:rsid w:val="003B7A81"/>
    <w:rsid w:val="003D2977"/>
    <w:rsid w:val="00401F64"/>
    <w:rsid w:val="004020EE"/>
    <w:rsid w:val="004150EA"/>
    <w:rsid w:val="00415F0C"/>
    <w:rsid w:val="004371F1"/>
    <w:rsid w:val="00452D84"/>
    <w:rsid w:val="004532A6"/>
    <w:rsid w:val="00481F6E"/>
    <w:rsid w:val="00487E89"/>
    <w:rsid w:val="00490C4F"/>
    <w:rsid w:val="0049254A"/>
    <w:rsid w:val="00494DF0"/>
    <w:rsid w:val="004A132D"/>
    <w:rsid w:val="004C48CE"/>
    <w:rsid w:val="004E0735"/>
    <w:rsid w:val="004F7CB4"/>
    <w:rsid w:val="00503B8D"/>
    <w:rsid w:val="00504005"/>
    <w:rsid w:val="00514612"/>
    <w:rsid w:val="0055277D"/>
    <w:rsid w:val="00553C9B"/>
    <w:rsid w:val="00572F34"/>
    <w:rsid w:val="00574DF5"/>
    <w:rsid w:val="0058146B"/>
    <w:rsid w:val="005858ED"/>
    <w:rsid w:val="005A139D"/>
    <w:rsid w:val="005A6695"/>
    <w:rsid w:val="005B36FF"/>
    <w:rsid w:val="005C2591"/>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045F5"/>
    <w:rsid w:val="007077F6"/>
    <w:rsid w:val="00714708"/>
    <w:rsid w:val="00720707"/>
    <w:rsid w:val="00732F3C"/>
    <w:rsid w:val="00743901"/>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D2F58"/>
    <w:rsid w:val="007E09F1"/>
    <w:rsid w:val="007E4ABC"/>
    <w:rsid w:val="007E660F"/>
    <w:rsid w:val="007F0FE6"/>
    <w:rsid w:val="007F36E6"/>
    <w:rsid w:val="008212C1"/>
    <w:rsid w:val="00835C80"/>
    <w:rsid w:val="00836621"/>
    <w:rsid w:val="008705BE"/>
    <w:rsid w:val="00876FE2"/>
    <w:rsid w:val="00881025"/>
    <w:rsid w:val="00894FF0"/>
    <w:rsid w:val="00895F04"/>
    <w:rsid w:val="008C2FA7"/>
    <w:rsid w:val="008C584B"/>
    <w:rsid w:val="008E6A9B"/>
    <w:rsid w:val="00901E81"/>
    <w:rsid w:val="009152BD"/>
    <w:rsid w:val="00926339"/>
    <w:rsid w:val="00932115"/>
    <w:rsid w:val="009330C3"/>
    <w:rsid w:val="00946573"/>
    <w:rsid w:val="00950B2C"/>
    <w:rsid w:val="009773E7"/>
    <w:rsid w:val="00987C80"/>
    <w:rsid w:val="009A4223"/>
    <w:rsid w:val="009D1884"/>
    <w:rsid w:val="009D447D"/>
    <w:rsid w:val="009E6009"/>
    <w:rsid w:val="009F2A51"/>
    <w:rsid w:val="009F77F3"/>
    <w:rsid w:val="00A1321B"/>
    <w:rsid w:val="00A204D3"/>
    <w:rsid w:val="00A24B13"/>
    <w:rsid w:val="00A25EBD"/>
    <w:rsid w:val="00A34C11"/>
    <w:rsid w:val="00A45C57"/>
    <w:rsid w:val="00A47122"/>
    <w:rsid w:val="00A52549"/>
    <w:rsid w:val="00A912FD"/>
    <w:rsid w:val="00A96E41"/>
    <w:rsid w:val="00AB6D91"/>
    <w:rsid w:val="00AC6E0C"/>
    <w:rsid w:val="00AE6907"/>
    <w:rsid w:val="00B148DC"/>
    <w:rsid w:val="00B15619"/>
    <w:rsid w:val="00B31B0A"/>
    <w:rsid w:val="00B7425F"/>
    <w:rsid w:val="00B853DF"/>
    <w:rsid w:val="00B94B3A"/>
    <w:rsid w:val="00B971C8"/>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3E89"/>
    <w:rsid w:val="00D74D2B"/>
    <w:rsid w:val="00D74FAF"/>
    <w:rsid w:val="00D8014B"/>
    <w:rsid w:val="00D82A66"/>
    <w:rsid w:val="00D93C14"/>
    <w:rsid w:val="00DA3001"/>
    <w:rsid w:val="00DC43BA"/>
    <w:rsid w:val="00DD0B27"/>
    <w:rsid w:val="00DD3780"/>
    <w:rsid w:val="00E012D4"/>
    <w:rsid w:val="00E26657"/>
    <w:rsid w:val="00E3438D"/>
    <w:rsid w:val="00E3461D"/>
    <w:rsid w:val="00E36F9D"/>
    <w:rsid w:val="00E5171C"/>
    <w:rsid w:val="00E55462"/>
    <w:rsid w:val="00E566F9"/>
    <w:rsid w:val="00E654C3"/>
    <w:rsid w:val="00E66759"/>
    <w:rsid w:val="00E67201"/>
    <w:rsid w:val="00E72BC4"/>
    <w:rsid w:val="00E97561"/>
    <w:rsid w:val="00EA7EB2"/>
    <w:rsid w:val="00EC4F28"/>
    <w:rsid w:val="00EC642C"/>
    <w:rsid w:val="00EC66F6"/>
    <w:rsid w:val="00ED79F3"/>
    <w:rsid w:val="00EE06FD"/>
    <w:rsid w:val="00EE25CC"/>
    <w:rsid w:val="00F00100"/>
    <w:rsid w:val="00F37693"/>
    <w:rsid w:val="00F57FBA"/>
    <w:rsid w:val="00F62370"/>
    <w:rsid w:val="00F8420E"/>
    <w:rsid w:val="00F85550"/>
    <w:rsid w:val="00F94DAF"/>
    <w:rsid w:val="00FA6FC3"/>
    <w:rsid w:val="00FB1182"/>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DENSSDBP07\scorecard-ssis\Coaching\Employee_Hierarchy.dts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file:///\\vrivscors01\BCC%20Scorecards\Coaching\HR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vrivscors01\BCC%20Scorecards\Coaching\EmpInf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VRIVSCORS01\BCC%20Scorecards\Coaching\HRInfo\HR_Employee_Information.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file:///\\vrivscors01\BCC%20Scorecards\Coaching\HRInfo\"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VRIVSCORS01\BCC%20Scorecards\" TargetMode="External"/><Relationship Id="rId14" Type="http://schemas.openxmlformats.org/officeDocument/2006/relationships/hyperlink" Target="file:///\\VRIVSCORS01\BCC%20Scorecards\Coaching\HRInfo\PS_Employee_Information_mmddyyyy.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3BE84-E587-43C7-A61C-15C3C73C5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28</Pages>
  <Words>3636</Words>
  <Characters>20731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24319</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66</cp:revision>
  <dcterms:created xsi:type="dcterms:W3CDTF">2014-05-12T13:26:00Z</dcterms:created>
  <dcterms:modified xsi:type="dcterms:W3CDTF">2017-05-18T17:39:00Z</dcterms:modified>
</cp:coreProperties>
</file>