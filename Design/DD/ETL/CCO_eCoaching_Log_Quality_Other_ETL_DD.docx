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Title: </w:t>
      </w: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533"/>
        <w:gridCol w:w="5130"/>
      </w:tblGrid>
      <w:tr w:rsidR="009F2A51" w:rsidRPr="00D37C04" w:rsidTr="00925A7E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53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13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925A7E" w:rsidRPr="00D37C04" w:rsidTr="00925A7E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25A7E" w:rsidRPr="00FF578D" w:rsidRDefault="00925A7E" w:rsidP="00925A7E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 (NONUS)" w:date="2019-08-18T12:41:00Z">
              <w:r w:rsidDel="00C22C83">
                <w:rPr>
                  <w:rFonts w:ascii="Times New Roman (PCL6)" w:hAnsi="Times New Roman (PCL6)"/>
                </w:rPr>
                <w:delText>7/10/2019</w:delText>
              </w:r>
            </w:del>
            <w:ins w:id="2" w:author="Palacherla, Susmitha C (NONUS)" w:date="2019-08-18T12:41:00Z">
              <w:r w:rsidR="00C22C83">
                <w:rPr>
                  <w:rFonts w:ascii="Times New Roman (PCL6)" w:hAnsi="Times New Roman (PCL6)"/>
                </w:rPr>
                <w:t>8/16/2019</w:t>
              </w:r>
            </w:ins>
          </w:p>
        </w:tc>
        <w:tc>
          <w:tcPr>
            <w:tcW w:w="153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25A7E" w:rsidRPr="00D37C04" w:rsidRDefault="00925A7E" w:rsidP="00925A7E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13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25A7E" w:rsidRPr="00D37C04" w:rsidRDefault="00C22C83" w:rsidP="00C22C83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 (NONUS)" w:date="2019-08-18T12:41:00Z">
              <w:r w:rsidRPr="00C22C83">
                <w:rPr>
                  <w:rFonts w:ascii="Times New Roman (PCL6)" w:hAnsi="Times New Roman (PCL6)"/>
                </w:rPr>
                <w:t>TFS 15063 - Quality Now Rewards and Recognition (Bingo)</w:t>
              </w:r>
            </w:ins>
            <w:del w:id="4" w:author="Palacherla, Susmitha C (NONUS)" w:date="2019-08-18T12:41:00Z">
              <w:r w:rsidR="00925A7E" w:rsidRPr="00A53AE3" w:rsidDel="00C22C83">
                <w:rPr>
                  <w:rFonts w:ascii="Times New Roman (PCL6)" w:hAnsi="Times New Roman (PCL6)"/>
                </w:rPr>
                <w:delText>TFS 14706 - Switch smtpout.gdit.com to ironport.maximus.com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:rsidTr="00B63D5F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:rsidTr="00B63D5F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:rsidTr="00B63D5F">
        <w:tc>
          <w:tcPr>
            <w:tcW w:w="144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:rsidTr="00B63D5F">
        <w:tc>
          <w:tcPr>
            <w:tcW w:w="1440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:rsidTr="00B63D5F">
        <w:tc>
          <w:tcPr>
            <w:tcW w:w="1440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22C83">
              <w:rPr>
                <w:sz w:val="22"/>
                <w:szCs w:val="22"/>
                <w:rPrChange w:id="5" w:author="Palacherla, Susmitha C (NONUS)" w:date="2019-08-18T12:41:00Z">
                  <w:rPr/>
                </w:rPrChange>
              </w:rPr>
              <w:t>07/10/2019</w:t>
            </w:r>
          </w:p>
        </w:tc>
        <w:tc>
          <w:tcPr>
            <w:tcW w:w="5238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22C83">
              <w:rPr>
                <w:sz w:val="22"/>
                <w:szCs w:val="22"/>
                <w:rPrChange w:id="6" w:author="Palacherla, Susmitha C (NONUS)" w:date="2019-08-18T12:41:00Z">
                  <w:rPr/>
                </w:rPrChange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22C83">
              <w:rPr>
                <w:sz w:val="22"/>
                <w:szCs w:val="22"/>
                <w:rPrChange w:id="7" w:author="Palacherla, Susmitha C (NONUS)" w:date="2019-08-18T12:41:00Z">
                  <w:rPr/>
                </w:rPrChange>
              </w:rPr>
              <w:t>Susmitha Palacherla</w:t>
            </w:r>
          </w:p>
        </w:tc>
      </w:tr>
      <w:tr w:rsidR="00C22C83" w:rsidRPr="001D6CCE" w:rsidTr="00B63D5F">
        <w:trPr>
          <w:ins w:id="8" w:author="Palacherla, Susmitha C (NONUS)" w:date="2019-08-18T12:41:00Z"/>
        </w:trPr>
        <w:tc>
          <w:tcPr>
            <w:tcW w:w="1440" w:type="dxa"/>
          </w:tcPr>
          <w:p w:rsidR="00C22C83" w:rsidRPr="00C22C83" w:rsidRDefault="00C22C83" w:rsidP="00925A7E">
            <w:pPr>
              <w:pStyle w:val="hdr1"/>
              <w:ind w:left="0"/>
              <w:jc w:val="left"/>
              <w:rPr>
                <w:ins w:id="9" w:author="Palacherla, Susmitha C (NONUS)" w:date="2019-08-18T12:41:00Z"/>
                <w:sz w:val="22"/>
                <w:szCs w:val="22"/>
                <w:rPrChange w:id="10" w:author="Palacherla, Susmitha C (NONUS)" w:date="2019-08-18T12:41:00Z">
                  <w:rPr>
                    <w:ins w:id="11" w:author="Palacherla, Susmitha C (NONUS)" w:date="2019-08-18T12:41:00Z"/>
                  </w:rPr>
                </w:rPrChange>
              </w:rPr>
            </w:pPr>
            <w:ins w:id="12" w:author="Palacherla, Susmitha C (NONUS)" w:date="2019-08-18T12:41:00Z">
              <w:r>
                <w:rPr>
                  <w:sz w:val="22"/>
                  <w:szCs w:val="22"/>
                </w:rPr>
                <w:t>08/16/2019</w:t>
              </w:r>
            </w:ins>
          </w:p>
        </w:tc>
        <w:tc>
          <w:tcPr>
            <w:tcW w:w="5238" w:type="dxa"/>
          </w:tcPr>
          <w:p w:rsidR="00C22C83" w:rsidRPr="00C22C83" w:rsidRDefault="00C22C83" w:rsidP="00C22C83">
            <w:pPr>
              <w:pStyle w:val="hdr1"/>
              <w:ind w:left="0"/>
              <w:rPr>
                <w:ins w:id="13" w:author="Palacherla, Susmitha C (NONUS)" w:date="2019-08-18T12:41:00Z"/>
                <w:sz w:val="22"/>
                <w:szCs w:val="22"/>
                <w:rPrChange w:id="14" w:author="Palacherla, Susmitha C (NONUS)" w:date="2019-08-18T12:41:00Z">
                  <w:rPr>
                    <w:ins w:id="15" w:author="Palacherla, Susmitha C (NONUS)" w:date="2019-08-18T12:41:00Z"/>
                  </w:rPr>
                </w:rPrChange>
              </w:rPr>
              <w:pPrChange w:id="16" w:author="Palacherla, Susmitha C (NONUS)" w:date="2019-08-18T12:41:00Z">
                <w:pPr>
                  <w:pStyle w:val="hdr1"/>
                  <w:ind w:left="0"/>
                  <w:jc w:val="left"/>
                </w:pPr>
              </w:pPrChange>
            </w:pPr>
            <w:ins w:id="17" w:author="Palacherla, Susmitha C (NONUS)" w:date="2019-08-18T12:41:00Z">
              <w:r w:rsidRPr="00C22C83">
                <w:rPr>
                  <w:sz w:val="22"/>
                  <w:szCs w:val="22"/>
                  <w:rPrChange w:id="18" w:author="Palacherla, Susmitha C (NONUS)" w:date="2019-08-18T12:41:00Z">
                    <w:rPr/>
                  </w:rPrChange>
                </w:rPr>
                <w:t>9.0 TFS 15063 - Quality Now Rewards and Recognition (Bingo)</w:t>
              </w:r>
            </w:ins>
          </w:p>
        </w:tc>
        <w:tc>
          <w:tcPr>
            <w:tcW w:w="2790" w:type="dxa"/>
          </w:tcPr>
          <w:p w:rsidR="00C22C83" w:rsidRPr="00C22C83" w:rsidRDefault="00C22C83" w:rsidP="00925A7E">
            <w:pPr>
              <w:pStyle w:val="hdr1"/>
              <w:ind w:left="0"/>
              <w:jc w:val="left"/>
              <w:rPr>
                <w:ins w:id="19" w:author="Palacherla, Susmitha C (NONUS)" w:date="2019-08-18T12:41:00Z"/>
                <w:sz w:val="22"/>
                <w:szCs w:val="22"/>
                <w:rPrChange w:id="20" w:author="Palacherla, Susmitha C (NONUS)" w:date="2019-08-18T12:41:00Z">
                  <w:rPr>
                    <w:ins w:id="21" w:author="Palacherla, Susmitha C (NONUS)" w:date="2019-08-18T12:41:00Z"/>
                  </w:rPr>
                </w:rPrChange>
              </w:rPr>
            </w:pPr>
            <w:ins w:id="22" w:author="Palacherla, Susmitha C (NONUS)" w:date="2019-08-18T12:41:00Z">
              <w:r w:rsidRPr="00C22C83">
                <w:rPr>
                  <w:sz w:val="22"/>
                  <w:szCs w:val="22"/>
                  <w:rPrChange w:id="23" w:author="Palacherla, Susmitha C (NONUS)" w:date="2019-08-18T12:41:00Z">
                    <w:rPr/>
                  </w:rPrChange>
                </w:rPr>
                <w:t>Susmitha Palacherla</w:t>
              </w:r>
            </w:ins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24" w:name="_Toc434743870"/>
      <w:r w:rsidRPr="002431EB">
        <w:br w:type="page"/>
      </w:r>
      <w:bookmarkEnd w:id="24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22C8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5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25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26"/>
    </w:p>
    <w:p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</w:t>
      </w:r>
      <w:proofErr w:type="gramStart"/>
      <w:r w:rsidR="001B4454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 work-flow, items can be tracked from start to finish to verify if items have been addressed. 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7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27"/>
    </w:p>
    <w:p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8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8"/>
    </w:p>
    <w:p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9" w:history="1">
        <w:r w:rsidR="001F3C08" w:rsidRPr="00925A7E">
          <w:rPr>
            <w:rStyle w:val="Hyperlink"/>
          </w:rPr>
          <w:t>\\</w:t>
        </w:r>
        <w:r w:rsidR="001F3C08" w:rsidRPr="00700164">
          <w:rPr>
            <w:rStyle w:val="Hyperlink"/>
            <w:rFonts w:ascii="Times New Roman" w:hAnsi="Times New Roman"/>
          </w:rPr>
          <w:t>f3420-ecldbp01\data\Coaching\Quality_Other\Encrypt_Out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proofErr w:type="spellStart"/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 </w:t>
      </w:r>
    </w:p>
    <w:p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proofErr w:type="gramStart"/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</w:t>
      </w:r>
      <w:proofErr w:type="gramEnd"/>
      <w:r w:rsidRPr="001D6CCE">
        <w:rPr>
          <w:rFonts w:ascii="Times New Roman" w:hAnsi="Times New Roman"/>
          <w:color w:val="000000" w:themeColor="text1"/>
        </w:rPr>
        <w:t xml:space="preserve"> xxx is the 3 letter Report code.</w:t>
      </w:r>
    </w:p>
    <w:p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491"/>
        <w:gridCol w:w="4435"/>
        <w:gridCol w:w="815"/>
        <w:gridCol w:w="803"/>
        <w:gridCol w:w="1878"/>
        <w:gridCol w:w="766"/>
        <w:gridCol w:w="1292"/>
      </w:tblGrid>
      <w:tr w:rsidR="0053330A" w:rsidRPr="001D6CCE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del w:id="29" w:author="Palacherla, Susmitha C (NONUS)" w:date="2019-08-18T12:42:00Z">
              <w:r w:rsidRPr="001D6CCE" w:rsidDel="00C22C83">
                <w:rPr>
                  <w:rFonts w:ascii="Times New Roman" w:hAnsi="Times New Roman"/>
                  <w:color w:val="000000"/>
                </w:rPr>
                <w:lastRenderedPageBreak/>
                <w:delText>3</w:delText>
              </w:r>
            </w:del>
            <w:ins w:id="30" w:author="Palacherla, Susmitha C (NONUS)" w:date="2019-08-18T12:42:00Z">
              <w:r w:rsidR="00C22C83">
                <w:rPr>
                  <w:rFonts w:ascii="Times New Roman" w:hAnsi="Times New Roman"/>
                  <w:color w:val="000000"/>
                </w:rPr>
                <w:t>4</w:t>
              </w:r>
            </w:ins>
            <w:r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:rsidTr="00374892">
        <w:trPr>
          <w:trHeight w:val="690"/>
          <w:ins w:id="31" w:author="Palacherla, Susmitha C (NONUS)" w:date="2019-08-18T12:42:00Z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Del="00C22C83" w:rsidRDefault="00C22C83" w:rsidP="00374892">
            <w:pPr>
              <w:spacing w:after="0" w:line="240" w:lineRule="auto"/>
              <w:jc w:val="right"/>
              <w:rPr>
                <w:ins w:id="32" w:author="Palacherla, Susmitha C (NONUS)" w:date="2019-08-18T12:42:00Z"/>
                <w:rFonts w:ascii="Times New Roman" w:hAnsi="Times New Roman"/>
                <w:color w:val="000000"/>
              </w:rPr>
            </w:pPr>
            <w:ins w:id="33" w:author="Palacherla, Susmitha C (NONUS)" w:date="2019-08-18T12:42:00Z">
              <w:r>
                <w:rPr>
                  <w:rFonts w:ascii="Times New Roman" w:hAnsi="Times New Roman"/>
                  <w:color w:val="000000"/>
                </w:rPr>
                <w:t>5.</w:t>
              </w:r>
            </w:ins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ins w:id="34" w:author="Palacherla, Susmitha C (NONUS)" w:date="2019-08-18T12:42:00Z"/>
                <w:rFonts w:ascii="Times New Roman" w:hAnsi="Times New Roman"/>
                <w:color w:val="000000" w:themeColor="text1"/>
              </w:rPr>
            </w:pPr>
            <w:ins w:id="35" w:author="Palacherla, Susmitha C (NONUS)" w:date="2019-08-18T12:42:00Z">
              <w:r>
                <w:rPr>
                  <w:rFonts w:ascii="Times New Roman" w:hAnsi="Times New Roman"/>
                  <w:color w:val="000000" w:themeColor="text1"/>
                </w:rPr>
                <w:t>Bingo Quality Now and Bingo quality Now Supervisor</w:t>
              </w:r>
            </w:ins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ins w:id="36" w:author="Palacherla, Susmitha C (NONUS)" w:date="2019-08-18T12:42:00Z"/>
                <w:rFonts w:ascii="Times New Roman" w:hAnsi="Times New Roman"/>
                <w:color w:val="000000"/>
              </w:rPr>
            </w:pPr>
            <w:ins w:id="37" w:author="Palacherla, Susmitha C (NONUS)" w:date="2019-08-18T12:42:00Z">
              <w:r>
                <w:rPr>
                  <w:rFonts w:ascii="Times New Roman" w:hAnsi="Times New Roman"/>
                  <w:color w:val="000000"/>
                </w:rPr>
                <w:t>Y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ins w:id="38" w:author="Palacherla, Susmitha C (NONUS)" w:date="2019-08-18T12:42:00Z"/>
                <w:rFonts w:ascii="Times New Roman" w:hAnsi="Times New Roman"/>
                <w:color w:val="000000"/>
              </w:rPr>
            </w:pPr>
            <w:ins w:id="39" w:author="Palacherla, Susmitha C (NONUS)" w:date="2019-08-18T12:42:00Z">
              <w:r>
                <w:rPr>
                  <w:rFonts w:ascii="Times New Roman" w:hAnsi="Times New Roman"/>
                  <w:color w:val="000000"/>
                </w:rPr>
                <w:t>BQN and BQNS</w:t>
              </w:r>
            </w:ins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C22C83" w:rsidRPr="001D6CCE" w:rsidRDefault="00C22C83" w:rsidP="00C22C83">
            <w:pPr>
              <w:rPr>
                <w:ins w:id="40" w:author="Palacherla, Susmitha C (NONUS)" w:date="2019-08-18T12:42:00Z"/>
                <w:rFonts w:ascii="Times New Roman" w:hAnsi="Times New Roman"/>
                <w:color w:val="000000"/>
              </w:rPr>
              <w:pPrChange w:id="41" w:author="Palacherla, Susmitha C (NONUS)" w:date="2019-08-18T12:43:00Z">
                <w:pPr/>
              </w:pPrChange>
            </w:pPr>
            <w:ins w:id="42" w:author="Palacherla, Susmitha C (NONUS)" w:date="2019-08-18T12:42:00Z">
              <w:r>
                <w:rPr>
                  <w:rFonts w:ascii="Times New Roman" w:hAnsi="Times New Roman"/>
                  <w:color w:val="000000"/>
                </w:rPr>
                <w:t xml:space="preserve">Pending </w:t>
              </w:r>
            </w:ins>
            <w:ins w:id="43" w:author="Palacherla, Susmitha C (NONUS)" w:date="2019-08-18T12:43:00Z">
              <w:r>
                <w:rPr>
                  <w:rFonts w:ascii="Times New Roman" w:hAnsi="Times New Roman"/>
                  <w:color w:val="000000"/>
                </w:rPr>
                <w:t>A</w:t>
              </w:r>
            </w:ins>
            <w:ins w:id="44" w:author="Palacherla, Susmitha C (NONUS)" w:date="2019-08-18T12:42:00Z">
              <w:r>
                <w:rPr>
                  <w:rFonts w:ascii="Times New Roman" w:hAnsi="Times New Roman"/>
                  <w:color w:val="000000"/>
                </w:rPr>
                <w:t>cknowledgement</w:t>
              </w:r>
            </w:ins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ins w:id="45" w:author="Palacherla, Susmitha C (NONUS)" w:date="2019-08-18T12:42:00Z"/>
                <w:rFonts w:ascii="Times New Roman" w:hAnsi="Times New Roman"/>
                <w:color w:val="000000"/>
              </w:rPr>
            </w:pPr>
            <w:ins w:id="46" w:author="Palacherla, Susmitha C (NONUS)" w:date="2019-08-18T12:43:00Z">
              <w:r>
                <w:rPr>
                  <w:rFonts w:ascii="Times New Roman" w:hAnsi="Times New Roman"/>
                  <w:color w:val="000000"/>
                </w:rPr>
                <w:t>Feed</w:t>
              </w:r>
            </w:ins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ins w:id="47" w:author="Palacherla, Susmitha C (NONUS)" w:date="2019-08-18T12:42:00Z"/>
                <w:rFonts w:ascii="Times New Roman" w:hAnsi="Times New Roman"/>
                <w:color w:val="000000"/>
              </w:rPr>
            </w:pPr>
            <w:ins w:id="48" w:author="Palacherla, Susmitha C (NONUS)" w:date="2019-08-18T12:43:00Z">
              <w:r>
                <w:rPr>
                  <w:rFonts w:ascii="Times New Roman" w:hAnsi="Times New Roman"/>
                  <w:color w:val="000000"/>
                </w:rPr>
                <w:t>Quality</w:t>
              </w:r>
            </w:ins>
          </w:p>
        </w:tc>
      </w:tr>
    </w:tbl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49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49"/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0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50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51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51"/>
    </w:p>
    <w:p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52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52"/>
    </w:p>
    <w:p w:rsidR="00DA5AD6" w:rsidRPr="00810310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DA5AD6" w:rsidRDefault="00C22C83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DA5AD6" w:rsidRPr="00257251" w:rsidRDefault="00C22C83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DA5AD6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DA5AD6" w:rsidRPr="00257251" w:rsidRDefault="00C22C83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5C3A7B" w:rsidRPr="00700164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="005C3A7B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C3A7B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3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53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54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54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55" w:name="_Toc387654370"/>
      <w:bookmarkStart w:id="56" w:name="_Toc387758815"/>
      <w:bookmarkStart w:id="57" w:name="_Toc387821326"/>
      <w:bookmarkStart w:id="58" w:name="_Toc387821375"/>
      <w:bookmarkStart w:id="59" w:name="_Toc430607220"/>
      <w:bookmarkStart w:id="60" w:name="_Toc430607321"/>
      <w:bookmarkStart w:id="61" w:name="_Toc430607359"/>
      <w:bookmarkStart w:id="62" w:name="_Toc50396063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63" w:name="_Toc387654371"/>
      <w:bookmarkStart w:id="64" w:name="_Toc387758816"/>
      <w:bookmarkStart w:id="65" w:name="_Toc387821327"/>
      <w:bookmarkStart w:id="66" w:name="_Toc387821376"/>
      <w:bookmarkStart w:id="67" w:name="_Toc430607221"/>
      <w:bookmarkStart w:id="68" w:name="_Toc430607322"/>
      <w:bookmarkStart w:id="69" w:name="_Toc430607360"/>
      <w:bookmarkStart w:id="70" w:name="_Toc503960635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71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71"/>
    </w:p>
    <w:p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</w:t>
      </w:r>
      <w:proofErr w:type="gramStart"/>
      <w:r w:rsidR="00381B5A" w:rsidRPr="001D6CCE">
        <w:rPr>
          <w:rFonts w:ascii="Times New Roman" w:hAnsi="Times New Roman"/>
        </w:rPr>
        <w:t>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3" w:history="1">
        <w:r w:rsidR="005C3A7B" w:rsidRPr="00700164">
          <w:rPr>
            <w:rStyle w:val="Hyperlink"/>
            <w:rFonts w:ascii="Times New Roman" w:hAnsi="Times New Roman"/>
          </w:rPr>
          <w:t>\\f3420-ecldbp01\data\Coaching\Quality_Other\Dencrypt_Out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1D6CCE" w:rsidRDefault="006F770C" w:rsidP="006F770C">
      <w:pPr>
        <w:rPr>
          <w:rFonts w:ascii="Times New Roman" w:hAnsi="Times New Roman"/>
        </w:rPr>
      </w:pPr>
    </w:p>
    <w:p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72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72"/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73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73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DA5AD6">
        <w:rPr>
          <w:rFonts w:ascii="Times New Roman" w:hAnsi="Times New Roman"/>
        </w:rPr>
        <w:t>F3420-ECLDBP01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  <w:proofErr w:type="spellEnd"/>
    </w:p>
    <w:p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4" w:history="1">
        <w:r w:rsidR="00DA5AD6" w:rsidRPr="00DA5AD6">
          <w:rPr>
            <w:rStyle w:val="Hyperlink"/>
            <w:rFonts w:ascii="Times New Roman" w:hAnsi="Times New Roman"/>
          </w:rPr>
          <w:t>\\F3420-ECLDBP01\ssis\Coaching\Packages\Quality_Other _</w:t>
        </w:r>
        <w:proofErr w:type="spellStart"/>
        <w:r w:rsidR="00DA5AD6" w:rsidRPr="00DA5AD6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 w:rsidR="00DA5AD6">
        <w:rPr>
          <w:rFonts w:ascii="Times New Roman" w:hAnsi="Times New Roman"/>
        </w:rPr>
        <w:t>ecljobowner</w:t>
      </w:r>
      <w:proofErr w:type="spellEnd"/>
    </w:p>
    <w:p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 w:rsidR="00DA5AD6">
        <w:rPr>
          <w:rFonts w:ascii="Times New Roman" w:hAnsi="Times New Roman"/>
        </w:rPr>
        <w:t>ECLProxy</w:t>
      </w:r>
      <w:proofErr w:type="spellEnd"/>
      <w:r w:rsidR="00DA5AD6">
        <w:rPr>
          <w:rFonts w:ascii="Times New Roman" w:hAnsi="Times New Roman"/>
        </w:rPr>
        <w:t xml:space="preserve"> (ECL Credential using application service account VNGT\SVC-SQLECLP01</w:t>
      </w:r>
    </w:p>
    <w:p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74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74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1"/>
        <w:gridCol w:w="2319"/>
        <w:gridCol w:w="1094"/>
        <w:gridCol w:w="3956"/>
      </w:tblGrid>
      <w:tr w:rsidR="00E42C88" w:rsidRPr="001D6CCE" w:rsidTr="00925A7E">
        <w:tc>
          <w:tcPr>
            <w:tcW w:w="1799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98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56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70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EncryptedOutPath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 xml:space="preserve">"Quality Other Coaching Load of file \"" + </w:t>
            </w:r>
            <w:proofErr w:type="gramStart"/>
            <w:r w:rsidR="001F3C08" w:rsidRPr="001F3C08">
              <w:rPr>
                <w:rFonts w:ascii="Times New Roman" w:hAnsi="Times New Roman"/>
                <w:color w:val="000000" w:themeColor="text1"/>
              </w:rPr>
              <w:t>@[</w:t>
            </w:r>
            <w:proofErr w:type="gramEnd"/>
            <w:r w:rsidR="001F3C08" w:rsidRPr="001F3C08">
              <w:rPr>
                <w:rFonts w:ascii="Times New Roman" w:hAnsi="Times New Roman"/>
                <w:color w:val="000000" w:themeColor="text1"/>
              </w:rPr>
              <w:t>User::</w:t>
            </w:r>
            <w:proofErr w:type="spellStart"/>
            <w:r w:rsidR="001F3C08" w:rsidRPr="001F3C08">
              <w:rPr>
                <w:rFonts w:ascii="Times New Roman" w:hAnsi="Times New Roman"/>
                <w:color w:val="000000" w:themeColor="text1"/>
              </w:rPr>
              <w:t>VarFileName</w:t>
            </w:r>
            <w:proofErr w:type="spellEnd"/>
            <w:r w:rsidR="001F3C08" w:rsidRPr="001F3C08">
              <w:rPr>
                <w:rFonts w:ascii="Times New Roman" w:hAnsi="Times New Roman"/>
                <w:color w:val="000000" w:themeColor="text1"/>
              </w:rPr>
              <w:t>] + "\"  failed in " +  @[User::</w:t>
            </w:r>
            <w:proofErr w:type="spellStart"/>
            <w:r w:rsidR="001F3C08" w:rsidRPr="001F3C08">
              <w:rPr>
                <w:rFonts w:ascii="Times New Roman" w:hAnsi="Times New Roman"/>
                <w:color w:val="000000" w:themeColor="text1"/>
              </w:rPr>
              <w:t>VarDBName</w:t>
            </w:r>
            <w:proofErr w:type="spellEnd"/>
            <w:r w:rsidR="001F3C08" w:rsidRPr="001F3C08">
              <w:rPr>
                <w:rFonts w:ascii="Times New Roman" w:hAnsi="Times New Roman"/>
                <w:color w:val="000000" w:themeColor="text1"/>
              </w:rPr>
              <w:t>]+"."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E42C88" w:rsidRPr="001D6CCE" w:rsidTr="00925A7E">
        <w:trPr>
          <w:trHeight w:val="368"/>
        </w:trPr>
        <w:tc>
          <w:tcPr>
            <w:tcW w:w="1799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98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856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0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VarFileName</w:t>
      </w:r>
      <w:proofErr w:type="spellEnd"/>
      <w:r w:rsidRPr="001F3C08">
        <w:rPr>
          <w:rFonts w:ascii="Times New Roman" w:hAnsi="Times New Roman"/>
        </w:rPr>
        <w:t>]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5855512" wp14:editId="04E2D59E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75" w:author="Palacherla, Susmitha C (NONUS)" w:date="2019-08-18T12:44:00Z">
        <w:r w:rsidRPr="001D6CCE" w:rsidDel="00C22C83">
          <w:rPr>
            <w:rFonts w:ascii="Times New Roman" w:hAnsi="Times New Roman"/>
            <w:color w:val="000000" w:themeColor="text1"/>
          </w:rPr>
          <w:delText>NonCTC</w:delText>
        </w:r>
      </w:del>
      <w:proofErr w:type="spellStart"/>
      <w:ins w:id="76" w:author="Palacherla, Susmitha C (NONUS)" w:date="2019-08-18T12:44:00Z">
        <w:r w:rsidR="00C22C83">
          <w:rPr>
            <w:rFonts w:ascii="Times New Roman" w:hAnsi="Times New Roman"/>
            <w:color w:val="000000" w:themeColor="text1"/>
          </w:rPr>
          <w:t>BQN</w:t>
        </w:r>
      </w:ins>
      <w:r w:rsidRPr="001D6CCE">
        <w:rPr>
          <w:rFonts w:ascii="Times New Roman" w:hAnsi="Times New Roman"/>
        </w:rPr>
        <w:t>_File</w:t>
      </w:r>
      <w:proofErr w:type="spellEnd"/>
    </w:p>
    <w:p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ins w:id="77" w:author="Palacherla, Susmitha C (NONUS)" w:date="2019-08-18T12:45:00Z"/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VarFileName</w:t>
      </w:r>
      <w:proofErr w:type="spellEnd"/>
      <w:r w:rsidRPr="001F3C08">
        <w:rPr>
          <w:rFonts w:ascii="Times New Roman" w:hAnsi="Times New Roman"/>
        </w:rPr>
        <w:t>]</w:t>
      </w:r>
    </w:p>
    <w:p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ins w:id="78" w:author="Palacherla, Susmitha C (NONUS)" w:date="2019-08-18T12:45:00Z"/>
          <w:rFonts w:ascii="Times New Roman" w:hAnsi="Times New Roman"/>
        </w:rPr>
      </w:pPr>
    </w:p>
    <w:p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79" w:author="Palacherla, Susmitha C (NONUS)" w:date="2019-08-18T12:45:00Z"/>
          <w:rFonts w:ascii="Times New Roman" w:hAnsi="Times New Roman"/>
        </w:rPr>
      </w:pPr>
      <w:proofErr w:type="spellStart"/>
      <w:ins w:id="80" w:author="Palacherla, Susmitha C (NONUS)" w:date="2019-08-18T12:45:00Z">
        <w:r>
          <w:rPr>
            <w:rFonts w:ascii="Times New Roman" w:hAnsi="Times New Roman"/>
            <w:color w:val="000000" w:themeColor="text1"/>
          </w:rPr>
          <w:t>OTH</w:t>
        </w:r>
        <w:r w:rsidRPr="001D6CCE">
          <w:rPr>
            <w:rFonts w:ascii="Times New Roman" w:hAnsi="Times New Roman"/>
          </w:rPr>
          <w:t>_File</w:t>
        </w:r>
        <w:proofErr w:type="spellEnd"/>
      </w:ins>
    </w:p>
    <w:p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ins w:id="81" w:author="Palacherla, Susmitha C (NONUS)" w:date="2019-08-18T12:45:00Z"/>
          <w:rFonts w:ascii="Times New Roman" w:hAnsi="Times New Roman"/>
        </w:rPr>
      </w:pPr>
      <w:ins w:id="82" w:author="Palacherla, Susmitha C (NONUS)" w:date="2019-08-18T12:45:00Z">
        <w:r>
          <w:rPr>
            <w:rFonts w:ascii="Times New Roman" w:hAnsi="Times New Roman"/>
          </w:rPr>
          <w:t xml:space="preserve">Expression: </w:t>
        </w:r>
        <w:proofErr w:type="gramStart"/>
        <w:r w:rsidRPr="001F3C08">
          <w:rPr>
            <w:rFonts w:ascii="Times New Roman" w:hAnsi="Times New Roman"/>
          </w:rPr>
          <w:t>@[</w:t>
        </w:r>
        <w:proofErr w:type="gramEnd"/>
        <w:r w:rsidRPr="001F3C08">
          <w:rPr>
            <w:rFonts w:ascii="Times New Roman" w:hAnsi="Times New Roman"/>
          </w:rPr>
          <w:t>User::</w:t>
        </w:r>
        <w:proofErr w:type="spellStart"/>
        <w:r w:rsidRPr="001F3C08">
          <w:rPr>
            <w:rFonts w:ascii="Times New Roman" w:hAnsi="Times New Roman"/>
          </w:rPr>
          <w:t>DecryptedOutPath</w:t>
        </w:r>
        <w:proofErr w:type="spellEnd"/>
        <w:r w:rsidRPr="001F3C08">
          <w:rPr>
            <w:rFonts w:ascii="Times New Roman" w:hAnsi="Times New Roman"/>
          </w:rPr>
          <w:t>] +  @[User::</w:t>
        </w:r>
        <w:proofErr w:type="spellStart"/>
        <w:r w:rsidRPr="001F3C08">
          <w:rPr>
            <w:rFonts w:ascii="Times New Roman" w:hAnsi="Times New Roman"/>
          </w:rPr>
          <w:t>VarFileName</w:t>
        </w:r>
        <w:proofErr w:type="spellEnd"/>
        <w:r w:rsidRPr="001F3C08">
          <w:rPr>
            <w:rFonts w:ascii="Times New Roman" w:hAnsi="Times New Roman"/>
          </w:rPr>
          <w:t>]</w:t>
        </w:r>
      </w:ins>
    </w:p>
    <w:p w:rsidR="00C22C83" w:rsidRPr="00925A7E" w:rsidDel="00C22C83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del w:id="83" w:author="Palacherla, Susmitha C (NONUS)" w:date="2019-08-18T12:45:00Z"/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  <w:proofErr w:type="spellEnd"/>
    </w:p>
    <w:p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]+ @[User::</w:t>
      </w:r>
      <w:proofErr w:type="spellStart"/>
      <w:r w:rsidRPr="001F3C08">
        <w:rPr>
          <w:rFonts w:ascii="Times New Roman" w:hAnsi="Times New Roman"/>
        </w:rPr>
        <w:t>varFailedFile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  <w:proofErr w:type="spellEnd"/>
    </w:p>
    <w:p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EncryptedOutPath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varEncryptedFileName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925A7E" w:rsidRPr="00C57F4D" w:rsidRDefault="00925A7E" w:rsidP="00C22C83">
      <w:pPr>
        <w:ind w:left="2880"/>
      </w:pPr>
      <w:r>
        <w:t>ironport.maximus.com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  <w:del w:id="84" w:author="Palacherla, Susmitha C (NONUS)" w:date="2019-08-18T12:49:00Z">
        <w:r w:rsidDel="00C22C83">
          <w:rPr>
            <w:noProof/>
          </w:rPr>
          <w:drawing>
            <wp:inline distT="0" distB="0" distL="0" distR="0" wp14:anchorId="37448E47" wp14:editId="1DB8F07B">
              <wp:extent cx="5943600" cy="421513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215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C22C83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ins w:id="85" w:author="Palacherla, Susmitha C (NONUS)" w:date="2019-08-18T12:49:00Z">
        <w:r>
          <w:rPr>
            <w:noProof/>
          </w:rPr>
          <w:drawing>
            <wp:inline distT="0" distB="0" distL="0" distR="0" wp14:anchorId="15888411" wp14:editId="44EF88E7">
              <wp:extent cx="4215384" cy="18288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15384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Del="00C22C83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86" w:author="Palacherla, Susmitha C (NONUS)" w:date="2019-08-18T12:49:00Z"/>
          <w:rFonts w:ascii="Times New Roman" w:hAnsi="Times New Roman"/>
          <w:b/>
        </w:rPr>
      </w:pPr>
    </w:p>
    <w:p w:rsidR="001D6CCE" w:rsidDel="00C22C83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87" w:author="Palacherla, Susmitha C (NONUS)" w:date="2019-08-18T12:49:00Z"/>
          <w:rFonts w:ascii="Times New Roman" w:hAnsi="Times New Roman"/>
          <w:b/>
        </w:rPr>
      </w:pPr>
    </w:p>
    <w:p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ins w:id="88" w:author="Palacherla, Susmitha C (NONUS)" w:date="2019-08-18T12:50:00Z"/>
          <w:rFonts w:ascii="Times New Roman" w:hAnsi="Times New Roman"/>
          <w:b/>
        </w:rPr>
      </w:pPr>
    </w:p>
    <w:p w:rsidR="00C22C83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ins w:id="89" w:author="Palacherla, Susmitha C (NONUS)" w:date="2019-08-18T12:50:00Z"/>
          <w:rFonts w:ascii="Times New Roman" w:hAnsi="Times New Roman"/>
          <w:b/>
        </w:rPr>
        <w:pPrChange w:id="90" w:author="Palacherla, Susmitha C (NONUS)" w:date="2019-08-18T12:50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91" w:author="Palacherla, Susmitha C (NONUS)" w:date="2019-08-18T12:50:00Z">
        <w:r>
          <w:rPr>
            <w:noProof/>
          </w:rPr>
          <w:drawing>
            <wp:inline distT="0" distB="0" distL="0" distR="0" wp14:anchorId="0D89451A" wp14:editId="4BA8B1F9">
              <wp:extent cx="1161288" cy="1828800"/>
              <wp:effectExtent l="0" t="0" r="127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128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22C83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ins w:id="92" w:author="Palacherla, Susmitha C (NONUS)" w:date="2019-08-18T12:50:00Z"/>
          <w:rFonts w:ascii="Times New Roman" w:hAnsi="Times New Roman"/>
          <w:b/>
        </w:rPr>
      </w:pPr>
    </w:p>
    <w:p w:rsidR="00C22C83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ins w:id="93" w:author="Palacherla, Susmitha C (NONUS)" w:date="2019-08-18T12:50:00Z"/>
          <w:rFonts w:ascii="Times New Roman" w:hAnsi="Times New Roman"/>
          <w:b/>
        </w:rPr>
      </w:pPr>
    </w:p>
    <w:p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 xml:space="preserve">File system task – Backup </w:t>
      </w:r>
      <w:r>
        <w:rPr>
          <w:rFonts w:ascii="Times New Roman" w:hAnsi="Times New Roman"/>
        </w:rPr>
        <w:t>encrypted files</w:t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proofErr w:type="gramStart"/>
      <w:r w:rsidRPr="00CA5EB0">
        <w:rPr>
          <w:rFonts w:ascii="Times New Roman" w:hAnsi="Times New Roman"/>
        </w:rPr>
        <w:t>each  File</w:t>
      </w:r>
      <w:proofErr w:type="gramEnd"/>
      <w:r w:rsidRPr="00CA5EB0">
        <w:rPr>
          <w:rFonts w:ascii="Times New Roman" w:hAnsi="Times New Roman"/>
        </w:rPr>
        <w:t xml:space="preserve"> Loop 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\\f3420-ecldb</w:t>
      </w:r>
      <w:r>
        <w:rPr>
          <w:rFonts w:ascii="Times New Roman" w:hAnsi="Times New Roman"/>
        </w:rPr>
        <w:t>p01\data\coaching\Quality</w:t>
      </w:r>
      <w:r w:rsidRPr="003B4096">
        <w:rPr>
          <w:rFonts w:ascii="Times New Roman" w:hAnsi="Times New Roman"/>
        </w:rPr>
        <w:t>\Encrypt_out\</w:t>
      </w:r>
    </w:p>
    <w:p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proofErr w:type="gramStart"/>
      <w:r w:rsidRPr="003B4096">
        <w:rPr>
          <w:rFonts w:ascii="Times New Roman" w:hAnsi="Times New Roman"/>
        </w:rPr>
        <w:t>eCL*</w:t>
      </w:r>
      <w:proofErr w:type="gramEnd"/>
      <w:r w:rsidRPr="003B4096">
        <w:rPr>
          <w:rFonts w:ascii="Times New Roman" w:hAnsi="Times New Roman"/>
        </w:rPr>
        <w:t>ETS_*.encrypt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:rsidR="00522634" w:rsidRPr="00CA5EB0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C0D76A" wp14:editId="1514BC00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77D1235" wp14:editId="74305CA8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Sleep for 10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seconds  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*1000)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10000);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59B023F" wp14:editId="56B22D7C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94" w:author="Palacherla, Susmitha C (NONUS)" w:date="2019-08-18T12:52:00Z"/>
          <w:rFonts w:ascii="Times New Roman" w:hAnsi="Times New Roman"/>
        </w:rPr>
      </w:pPr>
      <w:moveToRangeStart w:id="95" w:author="Palacherla, Susmitha C (NONUS)" w:date="2019-08-18T12:52:00Z" w:name="move17025142"/>
    </w:p>
    <w:p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moveTo w:id="96" w:author="Palacherla, Susmitha C (NONUS)" w:date="2019-08-18T12:52:00Z"/>
          <w:rFonts w:ascii="Times New Roman" w:hAnsi="Times New Roman"/>
          <w:b/>
        </w:rPr>
      </w:pPr>
      <w:moveTo w:id="97" w:author="Palacherla, Susmitha C (NONUS)" w:date="2019-08-18T12:52:00Z">
        <w:r w:rsidRPr="001D6CCE">
          <w:rPr>
            <w:rFonts w:ascii="Times New Roman" w:hAnsi="Times New Roman"/>
            <w:b/>
          </w:rPr>
          <w:t xml:space="preserve">For each </w:t>
        </w:r>
        <w:r w:rsidRPr="001D6CCE">
          <w:rPr>
            <w:rFonts w:ascii="Times New Roman" w:hAnsi="Times New Roman"/>
            <w:b/>
            <w:color w:val="000000" w:themeColor="text1"/>
          </w:rPr>
          <w:t>CTC</w:t>
        </w:r>
        <w:r w:rsidRPr="001D6CCE">
          <w:rPr>
            <w:rFonts w:ascii="Times New Roman" w:hAnsi="Times New Roman"/>
            <w:b/>
          </w:rPr>
          <w:t xml:space="preserve"> file in Staging directory Workflow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moveTo w:id="98" w:author="Palacherla, Susmitha C (NONUS)" w:date="2019-08-18T12:52:00Z"/>
          <w:rFonts w:ascii="Times New Roman" w:hAnsi="Times New Roman"/>
          <w:b/>
        </w:rPr>
        <w:pPrChange w:id="99" w:author="Palacherla, Susmitha C (NONUS)" w:date="2019-08-18T12:55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C06FFD" w:rsidRPr="001D6CCE" w:rsidRDefault="00C06FFD" w:rsidP="00C06FFD">
      <w:pPr>
        <w:ind w:left="1080"/>
        <w:rPr>
          <w:moveTo w:id="100" w:author="Palacherla, Susmitha C (NONUS)" w:date="2019-08-18T12:52:00Z"/>
          <w:rFonts w:ascii="Times New Roman" w:hAnsi="Times New Roman"/>
        </w:rPr>
      </w:pPr>
      <w:moveTo w:id="101" w:author="Palacherla, Susmitha C (NONUS)" w:date="2019-08-18T12:52:00Z">
        <w:r w:rsidRPr="001D6CCE">
          <w:rPr>
            <w:rFonts w:ascii="Times New Roman" w:hAnsi="Times New Roman"/>
            <w:b/>
          </w:rPr>
          <w:t>Container properties to set</w:t>
        </w:r>
      </w:moveTo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moveTo w:id="102" w:author="Palacherla, Susmitha C (NONUS)" w:date="2019-08-18T12:52:00Z"/>
          <w:rFonts w:ascii="Times New Roman" w:hAnsi="Times New Roman"/>
        </w:rPr>
      </w:pPr>
      <w:moveTo w:id="103" w:author="Palacherla, Susmitha C (NONUS)" w:date="2019-08-18T12:52:00Z">
        <w:r w:rsidRPr="001D6CCE">
          <w:rPr>
            <w:rFonts w:ascii="Times New Roman" w:hAnsi="Times New Roman"/>
          </w:rPr>
          <w:t>Fail Package on failure- True</w:t>
        </w:r>
      </w:moveTo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moveTo w:id="104" w:author="Palacherla, Susmitha C (NONUS)" w:date="2019-08-18T12:52:00Z"/>
          <w:rFonts w:ascii="Times New Roman" w:hAnsi="Times New Roman"/>
        </w:rPr>
      </w:pPr>
      <w:moveTo w:id="105" w:author="Palacherla, Susmitha C (NONUS)" w:date="2019-08-18T12:52:00Z">
        <w:r w:rsidRPr="001D6CCE">
          <w:rPr>
            <w:rFonts w:ascii="Times New Roman" w:hAnsi="Times New Roman"/>
          </w:rPr>
          <w:t>Fail Parent on failure- False</w:t>
        </w:r>
      </w:moveTo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moveTo w:id="106" w:author="Palacherla, Susmitha C (NONUS)" w:date="2019-08-18T12:52:00Z"/>
          <w:rFonts w:ascii="Times New Roman" w:hAnsi="Times New Roman"/>
        </w:rPr>
      </w:pPr>
      <w:moveTo w:id="107" w:author="Palacherla, Susmitha C (NONUS)" w:date="2019-08-18T12:52:00Z">
        <w:r w:rsidRPr="001D6CCE">
          <w:rPr>
            <w:rFonts w:ascii="Times New Roman" w:hAnsi="Times New Roman"/>
          </w:rPr>
          <w:t>Maximum Error count – 1</w:t>
        </w:r>
      </w:moveTo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moveTo w:id="108" w:author="Palacherla, Susmitha C (NONUS)" w:date="2019-08-18T12:52:00Z"/>
          <w:rFonts w:ascii="Times New Roman" w:hAnsi="Times New Roman"/>
        </w:rPr>
      </w:pPr>
      <w:moveTo w:id="109" w:author="Palacherla, Susmitha C (NONUS)" w:date="2019-08-18T12:52:00Z">
        <w:r w:rsidRPr="001D6CCE">
          <w:rPr>
            <w:rFonts w:ascii="Times New Roman" w:hAnsi="Times New Roman"/>
          </w:rPr>
          <w:t>Event handlers – System Variables – Propagate - True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10" w:author="Palacherla, Susmitha C (NONUS)" w:date="2019-08-18T12:52:00Z"/>
          <w:rFonts w:ascii="Times New Roman" w:hAnsi="Times New Roman"/>
          <w:b/>
        </w:rPr>
      </w:pPr>
    </w:p>
    <w:p w:rsidR="00C06FFD" w:rsidRPr="001D6CCE" w:rsidRDefault="00C06FFD" w:rsidP="00C06FFD">
      <w:pPr>
        <w:spacing w:after="0"/>
        <w:ind w:left="1080"/>
        <w:rPr>
          <w:moveTo w:id="111" w:author="Palacherla, Susmitha C (NONUS)" w:date="2019-08-18T12:52:00Z"/>
          <w:rFonts w:ascii="Times New Roman" w:hAnsi="Times New Roman"/>
        </w:rPr>
      </w:pPr>
      <w:moveTo w:id="112" w:author="Palacherla, Susmitha C (NONUS)" w:date="2019-08-18T12:52:00Z">
        <w:r w:rsidRPr="001D6CCE">
          <w:rPr>
            <w:rFonts w:ascii="Times New Roman" w:hAnsi="Times New Roman"/>
          </w:rPr>
          <w:t xml:space="preserve">Container: </w:t>
        </w:r>
        <w:proofErr w:type="spellStart"/>
        <w:r w:rsidRPr="001D6CCE">
          <w:rPr>
            <w:rFonts w:ascii="Times New Roman" w:hAnsi="Times New Roman"/>
          </w:rPr>
          <w:t>Foreach</w:t>
        </w:r>
        <w:proofErr w:type="spellEnd"/>
        <w:r w:rsidRPr="001D6CCE">
          <w:rPr>
            <w:rFonts w:ascii="Times New Roman" w:hAnsi="Times New Roman"/>
          </w:rPr>
          <w:t xml:space="preserve"> Loop</w:t>
        </w:r>
      </w:moveTo>
    </w:p>
    <w:p w:rsidR="00C06FFD" w:rsidRPr="001D6CCE" w:rsidRDefault="00C06FFD" w:rsidP="00C06FFD">
      <w:pPr>
        <w:spacing w:after="0"/>
        <w:ind w:left="1080"/>
        <w:rPr>
          <w:moveTo w:id="113" w:author="Palacherla, Susmitha C (NONUS)" w:date="2019-08-18T12:52:00Z"/>
          <w:rFonts w:ascii="Times New Roman" w:hAnsi="Times New Roman"/>
        </w:rPr>
      </w:pPr>
      <w:moveTo w:id="114" w:author="Palacherla, Susmitha C (NONUS)" w:date="2019-08-18T12:52:00Z">
        <w:r w:rsidRPr="001D6CCE">
          <w:rPr>
            <w:rFonts w:ascii="Times New Roman" w:hAnsi="Times New Roman"/>
          </w:rPr>
          <w:t>Folder: \\vrivscors01\BCC Scorecards\Coaching\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</w:moveTo>
    </w:p>
    <w:p w:rsidR="00C06FFD" w:rsidRPr="001D6CCE" w:rsidRDefault="00C06FFD" w:rsidP="00C06FFD">
      <w:pPr>
        <w:spacing w:after="0"/>
        <w:ind w:left="1080"/>
        <w:rPr>
          <w:moveTo w:id="115" w:author="Palacherla, Susmitha C (NONUS)" w:date="2019-08-18T12:52:00Z"/>
          <w:rFonts w:ascii="Times New Roman" w:hAnsi="Times New Roman"/>
        </w:rPr>
      </w:pPr>
      <w:moveTo w:id="116" w:author="Palacherla, Susmitha C (NONUS)" w:date="2019-08-18T12:52:00Z">
        <w:r w:rsidRPr="001D6CCE">
          <w:rPr>
            <w:rFonts w:ascii="Times New Roman" w:hAnsi="Times New Roman"/>
          </w:rPr>
          <w:t>Files: eCL_Quality_Feed_*.csv</w:t>
        </w:r>
      </w:moveTo>
    </w:p>
    <w:p w:rsidR="00C06FFD" w:rsidRPr="001D6CCE" w:rsidRDefault="00C06FFD" w:rsidP="00C06FFD">
      <w:pPr>
        <w:spacing w:after="0"/>
        <w:ind w:left="1080"/>
        <w:rPr>
          <w:moveTo w:id="117" w:author="Palacherla, Susmitha C (NONUS)" w:date="2019-08-18T12:52:00Z"/>
          <w:rFonts w:ascii="Times New Roman" w:hAnsi="Times New Roman"/>
        </w:rPr>
      </w:pPr>
      <w:moveTo w:id="118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4A2B21BA" wp14:editId="73B9B462">
              <wp:extent cx="4251960" cy="1463040"/>
              <wp:effectExtent l="0" t="0" r="0" b="381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51960" cy="1463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spacing w:after="0"/>
        <w:ind w:left="1080"/>
        <w:rPr>
          <w:moveTo w:id="119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moveTo w:id="120" w:author="Palacherla, Susmitha C (NONUS)" w:date="2019-08-18T12:52:00Z"/>
          <w:rFonts w:ascii="Times New Roman" w:hAnsi="Times New Roman"/>
        </w:rPr>
      </w:pPr>
      <w:moveTo w:id="121" w:author="Palacherla, Susmitha C (NONUS)" w:date="2019-08-18T12:52:00Z">
        <w:r w:rsidRPr="001D6CCE">
          <w:rPr>
            <w:rFonts w:ascii="Times New Roman" w:hAnsi="Times New Roman"/>
            <w:noProof/>
          </w:rPr>
          <w:lastRenderedPageBreak/>
          <w:drawing>
            <wp:inline distT="0" distB="0" distL="0" distR="0" wp14:anchorId="364A0F4F" wp14:editId="523A1F57">
              <wp:extent cx="2898648" cy="1828800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9864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spacing w:after="0"/>
        <w:ind w:left="1080"/>
        <w:rPr>
          <w:moveTo w:id="12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moveTo w:id="123" w:author="Palacherla, Susmitha C (NONUS)" w:date="2019-08-18T12:52:00Z"/>
          <w:rFonts w:ascii="Times New Roman" w:hAnsi="Times New Roman"/>
        </w:rPr>
      </w:pPr>
      <w:moveTo w:id="124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1AD13E0D" wp14:editId="68462C59">
              <wp:extent cx="3502152" cy="2706624"/>
              <wp:effectExtent l="0" t="0" r="3175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02152" cy="27066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spacing w:after="0"/>
        <w:ind w:left="1080"/>
        <w:rPr>
          <w:moveTo w:id="125" w:author="Palacherla, Susmitha C (NONUS)" w:date="2019-08-18T12:52:00Z"/>
          <w:rFonts w:ascii="Times New Roman" w:hAnsi="Times New Roman"/>
        </w:rPr>
      </w:pPr>
      <w:moveTo w:id="126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672031F0" wp14:editId="5928BBB2">
              <wp:extent cx="4343400" cy="1408176"/>
              <wp:effectExtent l="0" t="0" r="0" b="190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43400" cy="14081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spacing w:after="0"/>
        <w:ind w:left="1080"/>
        <w:rPr>
          <w:moveTo w:id="127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moveTo w:id="128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moveTo w:id="129" w:author="Palacherla, Susmitha C (NONUS)" w:date="2019-08-18T12:52:00Z"/>
          <w:rFonts w:ascii="Times New Roman" w:hAnsi="Times New Roman"/>
        </w:rPr>
      </w:pPr>
      <w:ins w:id="130" w:author="Palacherla, Susmitha C (NONUS)" w:date="2019-08-18T12:56:00Z">
        <w:r>
          <w:rPr>
            <w:noProof/>
          </w:rPr>
          <w:lastRenderedPageBreak/>
          <w:drawing>
            <wp:inline distT="0" distB="0" distL="0" distR="0" wp14:anchorId="579B719F" wp14:editId="4754ECCF">
              <wp:extent cx="1133856" cy="3657600"/>
              <wp:effectExtent l="0" t="0" r="9525" b="0"/>
              <wp:docPr id="93" name="Picture 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33856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spacing w:after="0"/>
        <w:ind w:left="1080"/>
        <w:rPr>
          <w:moveTo w:id="131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rPr>
          <w:moveTo w:id="132" w:author="Palacherla, Susmitha C (NONUS)" w:date="2019-08-18T12:52:00Z"/>
          <w:rFonts w:ascii="Times New Roman" w:hAnsi="Times New Roman"/>
          <w:b/>
        </w:rPr>
      </w:pPr>
      <w:moveTo w:id="133" w:author="Palacherla, Susmitha C (NONUS)" w:date="2019-08-18T12:52:00Z">
        <w:r w:rsidRPr="001D6CCE">
          <w:rPr>
            <w:rFonts w:ascii="Times New Roman" w:hAnsi="Times New Roman"/>
            <w:b/>
          </w:rPr>
          <w:t>Summary of Steps</w:t>
        </w:r>
      </w:moveTo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moveTo w:id="134" w:author="Palacherla, Susmitha C (NONUS)" w:date="2019-08-18T12:52:00Z"/>
          <w:rFonts w:ascii="Times New Roman" w:hAnsi="Times New Roman"/>
        </w:rPr>
      </w:pPr>
      <w:moveTo w:id="135" w:author="Palacherla, Susmitha C (NONUS)" w:date="2019-08-18T12:52:00Z">
        <w:r w:rsidRPr="001D6CCE">
          <w:rPr>
            <w:rFonts w:ascii="Times New Roman" w:hAnsi="Times New Roman"/>
          </w:rPr>
          <w:t xml:space="preserve">SQL task – Truncate 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 xml:space="preserve"> Staging table</w:t>
        </w:r>
      </w:moveTo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moveTo w:id="136" w:author="Palacherla, Susmitha C (NONUS)" w:date="2019-08-18T12:52:00Z"/>
          <w:rFonts w:ascii="Times New Roman" w:hAnsi="Times New Roman"/>
        </w:rPr>
      </w:pPr>
      <w:moveTo w:id="137" w:author="Palacherla, Susmitha C (NONUS)" w:date="2019-08-18T12:52:00Z">
        <w:r w:rsidRPr="001D6CCE">
          <w:rPr>
            <w:rFonts w:ascii="Times New Roman" w:hAnsi="Times New Roman"/>
          </w:rPr>
          <w:t xml:space="preserve">DFT – </w:t>
        </w:r>
        <w:r>
          <w:rPr>
            <w:rFonts w:ascii="Times New Roman" w:hAnsi="Times New Roman"/>
          </w:rPr>
          <w:t>Load</w:t>
        </w:r>
        <w:r w:rsidRPr="001D6CCE">
          <w:rPr>
            <w:rFonts w:ascii="Times New Roman" w:hAnsi="Times New Roman"/>
          </w:rPr>
          <w:t xml:space="preserve"> 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 xml:space="preserve"> Staging table</w:t>
        </w:r>
      </w:moveTo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moveTo w:id="138" w:author="Palacherla, Susmitha C (NONUS)" w:date="2019-08-18T12:52:00Z"/>
          <w:rFonts w:ascii="Times New Roman" w:hAnsi="Times New Roman"/>
        </w:rPr>
      </w:pPr>
      <w:moveTo w:id="139" w:author="Palacherla, Susmitha C (NONUS)" w:date="2019-08-18T12:52:00Z">
        <w:r w:rsidRPr="001D6CCE">
          <w:rPr>
            <w:rFonts w:ascii="Times New Roman" w:hAnsi="Times New Roman"/>
          </w:rPr>
          <w:t xml:space="preserve">SQL task – </w:t>
        </w:r>
        <w:r>
          <w:rPr>
            <w:rFonts w:ascii="Times New Roman" w:hAnsi="Times New Roman"/>
          </w:rPr>
          <w:t>Update Staging table and Reject Logs</w:t>
        </w:r>
      </w:moveTo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moveTo w:id="140" w:author="Palacherla, Susmitha C (NONUS)" w:date="2019-08-18T12:52:00Z"/>
          <w:rFonts w:ascii="Times New Roman" w:hAnsi="Times New Roman"/>
        </w:rPr>
      </w:pPr>
      <w:moveTo w:id="141" w:author="Palacherla, Susmitha C (NONUS)" w:date="2019-08-18T12:52:00Z">
        <w:r w:rsidRPr="001D6CCE">
          <w:rPr>
            <w:rFonts w:ascii="Times New Roman" w:hAnsi="Times New Roman"/>
          </w:rPr>
          <w:t xml:space="preserve">SQL task Load </w:t>
        </w:r>
        <w:r>
          <w:rPr>
            <w:rFonts w:ascii="Times New Roman" w:hAnsi="Times New Roman"/>
          </w:rPr>
          <w:t>C</w:t>
        </w:r>
        <w:r w:rsidRPr="001D6CCE">
          <w:rPr>
            <w:rFonts w:ascii="Times New Roman" w:hAnsi="Times New Roman"/>
          </w:rPr>
          <w:t>oaching_Log and Coaching_Log_Reason tables</w:t>
        </w:r>
      </w:moveTo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moveTo w:id="142" w:author="Palacherla, Susmitha C (NONUS)" w:date="2019-08-18T12:52:00Z"/>
          <w:rFonts w:ascii="Times New Roman" w:hAnsi="Times New Roman"/>
        </w:rPr>
      </w:pPr>
      <w:moveTo w:id="143" w:author="Palacherla, Susmitha C (NONUS)" w:date="2019-08-18T12:52:00Z">
        <w:r w:rsidRPr="001D6CCE">
          <w:rPr>
            <w:rFonts w:ascii="Times New Roman" w:hAnsi="Times New Roman"/>
          </w:rPr>
          <w:t>SQL task – Load File list table</w:t>
        </w:r>
      </w:moveTo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moveTo w:id="144" w:author="Palacherla, Susmitha C (NONUS)" w:date="2019-08-18T12:52:00Z"/>
          <w:rFonts w:ascii="Times New Roman" w:hAnsi="Times New Roman"/>
        </w:rPr>
      </w:pPr>
      <w:moveTo w:id="145" w:author="Palacherla, Susmitha C (NONUS)" w:date="2019-08-18T12:52:00Z">
        <w:r w:rsidRPr="001D6CCE">
          <w:rPr>
            <w:rFonts w:ascii="Times New Roman" w:hAnsi="Times New Roman"/>
          </w:rPr>
          <w:t xml:space="preserve">File system task – </w:t>
        </w:r>
        <w:r>
          <w:rPr>
            <w:rFonts w:ascii="Times New Roman" w:hAnsi="Times New Roman"/>
          </w:rPr>
          <w:t>Delete loaded file</w:t>
        </w:r>
      </w:moveTo>
    </w:p>
    <w:p w:rsidR="00C06FFD" w:rsidRPr="001D6CCE" w:rsidRDefault="00C06FFD" w:rsidP="00C06FFD">
      <w:pPr>
        <w:spacing w:after="0"/>
        <w:ind w:left="1080"/>
        <w:rPr>
          <w:moveTo w:id="146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rPr>
          <w:moveTo w:id="147" w:author="Palacherla, Susmitha C (NONUS)" w:date="2019-08-18T12:52:00Z"/>
          <w:rFonts w:ascii="Times New Roman" w:hAnsi="Times New Roman"/>
          <w:b/>
        </w:rPr>
      </w:pPr>
      <w:moveTo w:id="148" w:author="Palacherla, Susmitha C (NONUS)" w:date="2019-08-18T12:52:00Z">
        <w:r w:rsidRPr="001D6CCE">
          <w:rPr>
            <w:rFonts w:ascii="Times New Roman" w:hAnsi="Times New Roman"/>
            <w:b/>
          </w:rPr>
          <w:t>Details of Steps</w:t>
        </w:r>
      </w:moveTo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moveTo w:id="149" w:author="Palacherla, Susmitha C (NONUS)" w:date="2019-08-18T12:52:00Z"/>
          <w:rFonts w:ascii="Times New Roman" w:hAnsi="Times New Roman"/>
        </w:rPr>
      </w:pPr>
      <w:moveTo w:id="150" w:author="Palacherla, Susmitha C (NONUS)" w:date="2019-08-18T12:52:00Z">
        <w:r w:rsidRPr="001D6CCE">
          <w:rPr>
            <w:rFonts w:ascii="Times New Roman" w:hAnsi="Times New Roman"/>
          </w:rPr>
          <w:t xml:space="preserve">SQL task – Truncate 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 xml:space="preserve"> Staging table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151" w:author="Palacherla, Susmitha C (NONUS)" w:date="2019-08-18T12:52:00Z"/>
          <w:rFonts w:ascii="Times New Roman" w:hAnsi="Times New Roman"/>
        </w:rPr>
      </w:pPr>
      <w:moveTo w:id="152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0AB59101" wp14:editId="72889812">
              <wp:extent cx="2362200" cy="895350"/>
              <wp:effectExtent l="0" t="0" r="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2200" cy="895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15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154" w:author="Palacherla, Susmitha C (NONUS)" w:date="2019-08-18T12:52:00Z"/>
          <w:rFonts w:ascii="Times New Roman" w:hAnsi="Times New Roman"/>
        </w:rPr>
      </w:pPr>
      <w:moveTo w:id="155" w:author="Palacherla, Susmitha C (NONUS)" w:date="2019-08-18T12:52:00Z">
        <w:r w:rsidRPr="001D6CCE">
          <w:rPr>
            <w:rFonts w:ascii="Times New Roman" w:hAnsi="Times New Roman"/>
          </w:rPr>
          <w:t>Executes Truncate Table [EC]</w:t>
        </w:r>
        <w:proofErr w:type="gramStart"/>
        <w:r w:rsidRPr="001D6CCE">
          <w:rPr>
            <w:rFonts w:ascii="Times New Roman" w:hAnsi="Times New Roman"/>
          </w:rPr>
          <w:t>.[</w:t>
        </w:r>
        <w:proofErr w:type="gramEnd"/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>_Coaching_Stage]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156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157" w:author="Palacherla, Susmitha C (NONUS)" w:date="2019-08-18T12:52:00Z"/>
          <w:rFonts w:ascii="Times New Roman" w:hAnsi="Times New Roman"/>
        </w:rPr>
      </w:pPr>
      <w:moveTo w:id="158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7D3EDA07" wp14:editId="6F3F4988">
              <wp:extent cx="2404872" cy="1828800"/>
              <wp:effectExtent l="0" t="0" r="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04872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159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160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161" w:author="Palacherla, Susmitha C (NONUS)" w:date="2019-08-18T12:52:00Z"/>
          <w:rFonts w:ascii="Times New Roman" w:hAnsi="Times New Roman"/>
        </w:rPr>
      </w:pPr>
      <w:proofErr w:type="gramStart"/>
      <w:moveTo w:id="162" w:author="Palacherla, Susmitha C (NONUS)" w:date="2019-08-18T12:52:00Z">
        <w:r w:rsidRPr="001D6CCE">
          <w:rPr>
            <w:rFonts w:ascii="Times New Roman" w:hAnsi="Times New Roman"/>
          </w:rPr>
          <w:t>FINDSTRING(</w:t>
        </w:r>
        <w:proofErr w:type="gramEnd"/>
        <w:r w:rsidRPr="001D6CCE">
          <w:rPr>
            <w:rFonts w:ascii="Times New Roman" w:hAnsi="Times New Roman"/>
          </w:rPr>
          <w:t>@[User::</w:t>
        </w:r>
        <w:proofErr w:type="spellStart"/>
        <w:r w:rsidRPr="001D6CCE">
          <w:rPr>
            <w:rFonts w:ascii="Times New Roman" w:hAnsi="Times New Roman"/>
          </w:rPr>
          <w:t>VarFileName</w:t>
        </w:r>
        <w:proofErr w:type="spellEnd"/>
        <w:r w:rsidRPr="001D6CCE">
          <w:rPr>
            <w:rFonts w:ascii="Times New Roman" w:hAnsi="Times New Roman"/>
          </w:rPr>
          <w:t>],"CTC",1 ) &gt; 1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16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moveTo w:id="164" w:author="Palacherla, Susmitha C (NONUS)" w:date="2019-08-18T12:52:00Z"/>
          <w:rFonts w:ascii="Times New Roman" w:hAnsi="Times New Roman"/>
        </w:rPr>
      </w:pPr>
      <w:moveTo w:id="165" w:author="Palacherla, Susmitha C (NONUS)" w:date="2019-08-18T12:52:00Z">
        <w:r w:rsidRPr="001D6CCE">
          <w:rPr>
            <w:rFonts w:ascii="Times New Roman" w:hAnsi="Times New Roman"/>
          </w:rPr>
          <w:t xml:space="preserve">DFT: Load 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 xml:space="preserve"> staging table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66" w:author="Palacherla, Susmitha C (NONUS)" w:date="2019-08-18T12:52:00Z"/>
          <w:rFonts w:ascii="Times New Roman" w:hAnsi="Times New Roman"/>
        </w:rPr>
      </w:pPr>
      <w:moveTo w:id="167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69F4E482" wp14:editId="72EF4409">
              <wp:extent cx="1905000" cy="781050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781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68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69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70" w:author="Palacherla, Susmitha C (NONUS)" w:date="2019-08-18T12:52:00Z"/>
          <w:rFonts w:ascii="Times New Roman" w:hAnsi="Times New Roman"/>
        </w:rPr>
      </w:pPr>
      <w:moveTo w:id="171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6012144A" wp14:editId="30A14103">
              <wp:extent cx="2414016" cy="2542032"/>
              <wp:effectExtent l="0" t="0" r="5715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4016" cy="25420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7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moveTo w:id="173" w:author="Palacherla, Susmitha C (NONUS)" w:date="2019-08-18T12:52:00Z"/>
          <w:rFonts w:ascii="Times New Roman" w:hAnsi="Times New Roman"/>
        </w:rPr>
      </w:pPr>
      <w:moveTo w:id="174" w:author="Palacherla, Susmitha C (NONUS)" w:date="2019-08-18T12:52:00Z">
        <w:r w:rsidRPr="001D6CCE">
          <w:rPr>
            <w:rFonts w:ascii="Times New Roman" w:hAnsi="Times New Roman"/>
          </w:rPr>
          <w:t>Flat File source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7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76" w:author="Palacherla, Susmitha C (NONUS)" w:date="2019-08-18T12:52:00Z"/>
          <w:rFonts w:ascii="Times New Roman" w:hAnsi="Times New Roman"/>
        </w:rPr>
      </w:pPr>
      <w:moveTo w:id="177" w:author="Palacherla, Susmitha C (NONUS)" w:date="2019-08-18T12:52:00Z">
        <w:r w:rsidRPr="001D6CCE">
          <w:rPr>
            <w:rFonts w:ascii="Times New Roman" w:hAnsi="Times New Roman"/>
            <w:noProof/>
          </w:rPr>
          <w:lastRenderedPageBreak/>
          <w:drawing>
            <wp:inline distT="0" distB="0" distL="0" distR="0" wp14:anchorId="3547D9AC" wp14:editId="20765D33">
              <wp:extent cx="2514600" cy="2743200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1460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78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79" w:author="Palacherla, Susmitha C (NONUS)" w:date="2019-08-18T12:52:00Z"/>
          <w:rFonts w:ascii="Times New Roman" w:hAnsi="Times New Roman"/>
        </w:rPr>
      </w:pPr>
      <w:moveTo w:id="180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77E22C77" wp14:editId="3AD0C140">
              <wp:extent cx="3172968" cy="1828800"/>
              <wp:effectExtent l="0" t="0" r="8890" b="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296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81" w:author="Palacherla, Susmitha C (NONUS)" w:date="2019-08-18T12:52:00Z"/>
          <w:rFonts w:ascii="Times New Roman" w:hAnsi="Times New Roman"/>
          <w:noProof/>
        </w:rPr>
      </w:pPr>
    </w:p>
    <w:p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82" w:author="Palacherla, Susmitha C (NONUS)" w:date="2019-08-18T12:52:00Z"/>
          <w:rFonts w:ascii="Times New Roman" w:hAnsi="Times New Roman"/>
          <w:noProof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moveTo w:id="183" w:author="Palacherla, Susmitha C (NONUS)" w:date="2019-08-18T12:52:00Z"/>
          <w:rFonts w:ascii="Times New Roman" w:hAnsi="Times New Roman"/>
        </w:rPr>
      </w:pPr>
      <w:moveTo w:id="184" w:author="Palacherla, Susmitha C (NONUS)" w:date="2019-08-18T12:52:00Z">
        <w:r w:rsidRPr="001D6CCE">
          <w:rPr>
            <w:rFonts w:ascii="Times New Roman" w:hAnsi="Times New Roman"/>
          </w:rPr>
          <w:t>Derived column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85" w:author="Palacherla, Susmitha C (NONUS)" w:date="2019-08-18T12:52:00Z"/>
          <w:rFonts w:ascii="Times New Roman" w:hAnsi="Times New Roman"/>
        </w:rPr>
      </w:pPr>
      <w:moveTo w:id="186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75927D01" wp14:editId="0FD27784">
              <wp:extent cx="3191256" cy="2286000"/>
              <wp:effectExtent l="0" t="0" r="9525" b="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91256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87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88" w:author="Palacherla, Susmitha C (NONUS)" w:date="2019-08-18T12:52:00Z"/>
          <w:rFonts w:ascii="Times New Roman" w:hAnsi="Times New Roman"/>
        </w:rPr>
      </w:pPr>
      <w:moveTo w:id="189" w:author="Palacherla, Susmitha C (NONUS)" w:date="2019-08-18T12:52:00Z">
        <w:r w:rsidRPr="001D6CCE">
          <w:rPr>
            <w:rFonts w:ascii="Times New Roman" w:hAnsi="Times New Roman"/>
          </w:rPr>
          <w:t>(DT_STR</w:t>
        </w:r>
        <w:proofErr w:type="gramStart"/>
        <w:r w:rsidRPr="001D6CCE">
          <w:rPr>
            <w:rFonts w:ascii="Times New Roman" w:hAnsi="Times New Roman"/>
          </w:rPr>
          <w:t>,4000,1252</w:t>
        </w:r>
        <w:proofErr w:type="gramEnd"/>
        <w:r w:rsidRPr="001D6CCE">
          <w:rPr>
            <w:rFonts w:ascii="Times New Roman" w:hAnsi="Times New Roman"/>
          </w:rPr>
          <w:t>)((</w:t>
        </w:r>
        <w:proofErr w:type="gramStart"/>
        <w:r w:rsidRPr="001D6CCE">
          <w:rPr>
            <w:rFonts w:ascii="Times New Roman" w:hAnsi="Times New Roman"/>
          </w:rPr>
          <w:t>ISNULL(</w:t>
        </w:r>
        <w:proofErr w:type="spellStart"/>
        <w:proofErr w:type="gramEnd"/>
        <w:r w:rsidRPr="001D6CCE">
          <w:rPr>
            <w:rFonts w:ascii="Times New Roman" w:hAnsi="Times New Roman"/>
          </w:rPr>
          <w:t>ProblemText</w:t>
        </w:r>
        <w:proofErr w:type="spellEnd"/>
        <w:r w:rsidRPr="001D6CCE">
          <w:rPr>
            <w:rFonts w:ascii="Times New Roman" w:hAnsi="Times New Roman"/>
          </w:rPr>
          <w:t>) ? "Problem: N/A|</w:t>
        </w:r>
        <w:proofErr w:type="gramStart"/>
        <w:r w:rsidRPr="001D6CCE">
          <w:rPr>
            <w:rFonts w:ascii="Times New Roman" w:hAnsi="Times New Roman"/>
          </w:rPr>
          <w:t>" :</w:t>
        </w:r>
        <w:proofErr w:type="gramEnd"/>
        <w:r w:rsidRPr="001D6CCE">
          <w:rPr>
            <w:rFonts w:ascii="Times New Roman" w:hAnsi="Times New Roman"/>
          </w:rPr>
          <w:t xml:space="preserve"> </w:t>
        </w:r>
        <w:proofErr w:type="spellStart"/>
        <w:r w:rsidRPr="001D6CCE">
          <w:rPr>
            <w:rFonts w:ascii="Times New Roman" w:hAnsi="Times New Roman"/>
          </w:rPr>
          <w:t>ProblemText</w:t>
        </w:r>
        <w:proofErr w:type="spellEnd"/>
        <w:r w:rsidRPr="001D6CCE">
          <w:rPr>
            <w:rFonts w:ascii="Times New Roman" w:hAnsi="Times New Roman"/>
          </w:rPr>
          <w:t xml:space="preserve"> + "|") + (ISNULL(</w:t>
        </w:r>
        <w:proofErr w:type="spellStart"/>
        <w:r w:rsidRPr="001D6CCE">
          <w:rPr>
            <w:rFonts w:ascii="Times New Roman" w:hAnsi="Times New Roman"/>
          </w:rPr>
          <w:t>BehaviorText</w:t>
        </w:r>
        <w:proofErr w:type="spellEnd"/>
        <w:r w:rsidRPr="001D6CCE">
          <w:rPr>
            <w:rFonts w:ascii="Times New Roman" w:hAnsi="Times New Roman"/>
          </w:rPr>
          <w:t>) ? "Behavior: N/A|</w:t>
        </w:r>
        <w:proofErr w:type="gramStart"/>
        <w:r w:rsidRPr="001D6CCE">
          <w:rPr>
            <w:rFonts w:ascii="Times New Roman" w:hAnsi="Times New Roman"/>
          </w:rPr>
          <w:t>" :</w:t>
        </w:r>
        <w:proofErr w:type="gramEnd"/>
        <w:r w:rsidRPr="001D6CCE">
          <w:rPr>
            <w:rFonts w:ascii="Times New Roman" w:hAnsi="Times New Roman"/>
          </w:rPr>
          <w:t xml:space="preserve"> </w:t>
        </w:r>
        <w:proofErr w:type="spellStart"/>
        <w:r w:rsidRPr="001D6CCE">
          <w:rPr>
            <w:rFonts w:ascii="Times New Roman" w:hAnsi="Times New Roman"/>
          </w:rPr>
          <w:t>BehaviorText</w:t>
        </w:r>
        <w:proofErr w:type="spellEnd"/>
        <w:r w:rsidRPr="001D6CCE">
          <w:rPr>
            <w:rFonts w:ascii="Times New Roman" w:hAnsi="Times New Roman"/>
          </w:rPr>
          <w:t xml:space="preserve"> + "|") + (ISNULL(</w:t>
        </w:r>
        <w:proofErr w:type="spellStart"/>
        <w:r w:rsidRPr="001D6CCE">
          <w:rPr>
            <w:rFonts w:ascii="Times New Roman" w:hAnsi="Times New Roman"/>
          </w:rPr>
          <w:t>ResultText</w:t>
        </w:r>
        <w:proofErr w:type="spellEnd"/>
        <w:r w:rsidRPr="001D6CCE">
          <w:rPr>
            <w:rFonts w:ascii="Times New Roman" w:hAnsi="Times New Roman"/>
          </w:rPr>
          <w:t>) ? "Result: N/A|</w:t>
        </w:r>
        <w:proofErr w:type="gramStart"/>
        <w:r w:rsidRPr="001D6CCE">
          <w:rPr>
            <w:rFonts w:ascii="Times New Roman" w:hAnsi="Times New Roman"/>
          </w:rPr>
          <w:t>" :</w:t>
        </w:r>
        <w:proofErr w:type="gramEnd"/>
        <w:r w:rsidRPr="001D6CCE">
          <w:rPr>
            <w:rFonts w:ascii="Times New Roman" w:hAnsi="Times New Roman"/>
          </w:rPr>
          <w:t xml:space="preserve"> </w:t>
        </w:r>
        <w:proofErr w:type="spellStart"/>
        <w:r w:rsidRPr="001D6CCE">
          <w:rPr>
            <w:rFonts w:ascii="Times New Roman" w:hAnsi="Times New Roman"/>
          </w:rPr>
          <w:t>ResultText</w:t>
        </w:r>
        <w:proofErr w:type="spellEnd"/>
        <w:r w:rsidRPr="001D6CCE">
          <w:rPr>
            <w:rFonts w:ascii="Times New Roman" w:hAnsi="Times New Roman"/>
          </w:rPr>
          <w:t xml:space="preserve"> + "|") + (ISNULL(</w:t>
        </w:r>
        <w:proofErr w:type="spellStart"/>
        <w:r w:rsidRPr="001D6CCE">
          <w:rPr>
            <w:rFonts w:ascii="Times New Roman" w:hAnsi="Times New Roman"/>
          </w:rPr>
          <w:t>FollowUpText</w:t>
        </w:r>
        <w:proofErr w:type="spellEnd"/>
        <w:r w:rsidRPr="001D6CCE">
          <w:rPr>
            <w:rFonts w:ascii="Times New Roman" w:hAnsi="Times New Roman"/>
          </w:rPr>
          <w:t>) ? "Follow Up: N/A|</w:t>
        </w:r>
        <w:proofErr w:type="gramStart"/>
        <w:r w:rsidRPr="001D6CCE">
          <w:rPr>
            <w:rFonts w:ascii="Times New Roman" w:hAnsi="Times New Roman"/>
          </w:rPr>
          <w:t>" :</w:t>
        </w:r>
        <w:proofErr w:type="gramEnd"/>
        <w:r w:rsidRPr="001D6CCE">
          <w:rPr>
            <w:rFonts w:ascii="Times New Roman" w:hAnsi="Times New Roman"/>
          </w:rPr>
          <w:t xml:space="preserve"> </w:t>
        </w:r>
        <w:proofErr w:type="spellStart"/>
        <w:r w:rsidRPr="001D6CCE">
          <w:rPr>
            <w:rFonts w:ascii="Times New Roman" w:hAnsi="Times New Roman"/>
          </w:rPr>
          <w:t>FollowUpText</w:t>
        </w:r>
        <w:proofErr w:type="spellEnd"/>
        <w:r w:rsidRPr="001D6CCE">
          <w:rPr>
            <w:rFonts w:ascii="Times New Roman" w:hAnsi="Times New Roman"/>
          </w:rPr>
          <w:t>))</w:t>
        </w:r>
      </w:moveTo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90" w:author="Palacherla, Susmitha C (NONUS)" w:date="2019-08-18T12:52:00Z"/>
          <w:rFonts w:ascii="Times New Roman" w:hAnsi="Times New Roman"/>
        </w:rPr>
      </w:pP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91" w:author="Palacherla, Susmitha C (NONUS)" w:date="2019-08-18T12:52:00Z"/>
          <w:rFonts w:ascii="Times New Roman" w:hAnsi="Times New Roman"/>
        </w:rPr>
      </w:pP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9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9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moveTo w:id="194" w:author="Palacherla, Susmitha C (NONUS)" w:date="2019-08-18T12:52:00Z"/>
          <w:rFonts w:ascii="Times New Roman" w:hAnsi="Times New Roman"/>
        </w:rPr>
      </w:pPr>
      <w:moveTo w:id="195" w:author="Palacherla, Susmitha C (NONUS)" w:date="2019-08-18T12:52:00Z">
        <w:r w:rsidRPr="001D6CCE">
          <w:rPr>
            <w:rFonts w:ascii="Times New Roman" w:hAnsi="Times New Roman"/>
          </w:rPr>
          <w:t>Data Conversion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96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97" w:author="Palacherla, Susmitha C (NONUS)" w:date="2019-08-18T12:52:00Z"/>
          <w:rFonts w:ascii="Times New Roman" w:hAnsi="Times New Roman"/>
        </w:rPr>
      </w:pPr>
      <w:moveTo w:id="198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183FC904" wp14:editId="620F4B8F">
              <wp:extent cx="3090672" cy="2532888"/>
              <wp:effectExtent l="0" t="0" r="0" b="127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0672" cy="25328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199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00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moveTo w:id="201" w:author="Palacherla, Susmitha C (NONUS)" w:date="2019-08-18T12:52:00Z"/>
          <w:rFonts w:ascii="Times New Roman" w:hAnsi="Times New Roman"/>
        </w:rPr>
      </w:pPr>
      <w:moveTo w:id="202" w:author="Palacherla, Susmitha C (NONUS)" w:date="2019-08-18T12:52:00Z">
        <w:r w:rsidRPr="001D6CCE">
          <w:rPr>
            <w:rFonts w:ascii="Times New Roman" w:hAnsi="Times New Roman"/>
          </w:rPr>
          <w:t>Row Count Transformation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0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04" w:author="Palacherla, Susmitha C (NONUS)" w:date="2019-08-18T12:52:00Z"/>
          <w:rFonts w:ascii="Times New Roman" w:hAnsi="Times New Roman"/>
        </w:rPr>
      </w:pPr>
      <w:moveTo w:id="205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7FD2941F" wp14:editId="4C896E09">
              <wp:extent cx="3282696" cy="2743200"/>
              <wp:effectExtent l="0" t="0" r="0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8269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moveTo w:id="206" w:author="Palacherla, Susmitha C (NONUS)" w:date="2019-08-18T12:52:00Z"/>
          <w:rFonts w:ascii="Times New Roman" w:hAnsi="Times New Roman"/>
        </w:rPr>
      </w:pPr>
      <w:proofErr w:type="spellStart"/>
      <w:moveTo w:id="207" w:author="Palacherla, Susmitha C (NONUS)" w:date="2019-08-18T12:52:00Z">
        <w:r>
          <w:rPr>
            <w:rFonts w:ascii="Times New Roman" w:hAnsi="Times New Roman"/>
          </w:rPr>
          <w:lastRenderedPageBreak/>
          <w:t>o</w:t>
        </w:r>
        <w:r w:rsidRPr="001D6CCE">
          <w:rPr>
            <w:rFonts w:ascii="Times New Roman" w:hAnsi="Times New Roman"/>
          </w:rPr>
          <w:t>ledb</w:t>
        </w:r>
        <w:proofErr w:type="spellEnd"/>
        <w:r w:rsidRPr="001D6CCE">
          <w:rPr>
            <w:rFonts w:ascii="Times New Roman" w:hAnsi="Times New Roman"/>
          </w:rPr>
          <w:t xml:space="preserve"> destination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08" w:author="Palacherla, Susmitha C (NONUS)" w:date="2019-08-18T12:52:00Z"/>
          <w:rFonts w:ascii="Times New Roman" w:hAnsi="Times New Roman"/>
        </w:rPr>
      </w:pPr>
      <w:moveTo w:id="209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4F4F2403" wp14:editId="2A2571A4">
              <wp:extent cx="3977640" cy="2679192"/>
              <wp:effectExtent l="0" t="0" r="3810" b="6985"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77640" cy="26791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10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11" w:author="Palacherla, Susmitha C (NONUS)" w:date="2019-08-18T12:52:00Z"/>
          <w:rFonts w:ascii="Times New Roman" w:hAnsi="Times New Roman"/>
        </w:rPr>
      </w:pPr>
      <w:moveTo w:id="212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79855F4A" wp14:editId="0CA59B5D">
              <wp:extent cx="3054096" cy="3374136"/>
              <wp:effectExtent l="0" t="0" r="0" b="0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4096" cy="33741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1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14" w:author="Palacherla, Susmitha C (NONUS)" w:date="2019-08-18T12:52:00Z"/>
          <w:rFonts w:ascii="Times New Roman" w:hAnsi="Times New Roman"/>
        </w:rPr>
      </w:pPr>
      <w:moveTo w:id="215" w:author="Palacherla, Susmitha C (NONUS)" w:date="2019-08-18T12:52:00Z">
        <w:r w:rsidRPr="001D6CCE">
          <w:rPr>
            <w:rFonts w:ascii="Times New Roman" w:hAnsi="Times New Roman"/>
            <w:noProof/>
          </w:rPr>
          <w:lastRenderedPageBreak/>
          <w:drawing>
            <wp:inline distT="0" distB="0" distL="0" distR="0" wp14:anchorId="4845ED77" wp14:editId="3DB3CE4A">
              <wp:extent cx="4764024" cy="1728216"/>
              <wp:effectExtent l="0" t="0" r="0" b="5715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4024" cy="1728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16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17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18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19" w:author="Palacherla, Susmitha C (NONUS)" w:date="2019-08-18T12:52:00Z"/>
          <w:rFonts w:ascii="Times New Roman" w:hAnsi="Times New Roman"/>
        </w:rPr>
      </w:pPr>
    </w:p>
    <w:p w:rsidR="00C06FFD" w:rsidRDefault="00C06FFD" w:rsidP="00C06FFD">
      <w:pPr>
        <w:pStyle w:val="ListParagraph"/>
        <w:numPr>
          <w:ilvl w:val="0"/>
          <w:numId w:val="40"/>
        </w:numPr>
        <w:rPr>
          <w:moveTo w:id="220" w:author="Palacherla, Susmitha C (NONUS)" w:date="2019-08-18T12:52:00Z"/>
          <w:rFonts w:ascii="Times New Roman" w:hAnsi="Times New Roman"/>
        </w:rPr>
      </w:pPr>
      <w:moveTo w:id="221" w:author="Palacherla, Susmitha C (NONUS)" w:date="2019-08-18T12:52:00Z">
        <w:r w:rsidRPr="001D6CCE">
          <w:rPr>
            <w:rFonts w:ascii="Times New Roman" w:hAnsi="Times New Roman"/>
          </w:rPr>
          <w:t xml:space="preserve">SQL Task: </w:t>
        </w:r>
        <w:r>
          <w:rPr>
            <w:rFonts w:ascii="Times New Roman" w:hAnsi="Times New Roman"/>
          </w:rPr>
          <w:t>Update Staging table and reject logs</w:t>
        </w:r>
      </w:moveTo>
    </w:p>
    <w:p w:rsidR="00C06FFD" w:rsidRPr="00925A7E" w:rsidRDefault="00C06FFD" w:rsidP="00C06FFD">
      <w:pPr>
        <w:rPr>
          <w:moveTo w:id="222" w:author="Palacherla, Susmitha C (NONUS)" w:date="2019-08-18T12:52:00Z"/>
          <w:rFonts w:ascii="Times New Roman" w:hAnsi="Times New Roman"/>
        </w:rPr>
      </w:pPr>
      <w:moveTo w:id="223" w:author="Palacherla, Susmitha C (NONUS)" w:date="2019-08-18T12:52:00Z">
        <w:r>
          <w:rPr>
            <w:rFonts w:ascii="Times New Roman" w:hAnsi="Times New Roman"/>
          </w:rPr>
          <w:t xml:space="preserve">                       </w:t>
        </w:r>
        <w:r w:rsidRPr="00847702">
          <w:rPr>
            <w:rFonts w:ascii="Times New Roman" w:hAnsi="Times New Roman"/>
          </w:rPr>
          <w:t>Exec [EC]</w:t>
        </w:r>
        <w:proofErr w:type="gramStart"/>
        <w:r w:rsidRPr="00847702">
          <w:rPr>
            <w:rFonts w:ascii="Times New Roman" w:hAnsi="Times New Roman"/>
          </w:rPr>
          <w:t>.[</w:t>
        </w:r>
        <w:proofErr w:type="spellStart"/>
        <w:proofErr w:type="gramEnd"/>
        <w:r w:rsidRPr="00847702">
          <w:rPr>
            <w:rFonts w:ascii="Times New Roman" w:hAnsi="Times New Roman"/>
          </w:rPr>
          <w:t>sp_Update_Quality_Other_Coaching_Stage</w:t>
        </w:r>
        <w:proofErr w:type="spellEnd"/>
        <w:r w:rsidRPr="00847702">
          <w:rPr>
            <w:rFonts w:ascii="Times New Roman" w:hAnsi="Times New Roman"/>
          </w:rPr>
          <w:t xml:space="preserve">] ? </w:t>
        </w:r>
        <w:proofErr w:type="gramStart"/>
        <w:r w:rsidRPr="00847702">
          <w:rPr>
            <w:rFonts w:ascii="Times New Roman" w:hAnsi="Times New Roman"/>
          </w:rPr>
          <w:t>output</w:t>
        </w:r>
        <w:proofErr w:type="gramEnd"/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24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25" w:author="Palacherla, Susmitha C (NONUS)" w:date="2019-08-18T12:52:00Z"/>
          <w:rFonts w:ascii="Times New Roman" w:hAnsi="Times New Roman"/>
        </w:rPr>
      </w:pPr>
      <w:moveTo w:id="226" w:author="Palacherla, Susmitha C (NONUS)" w:date="2019-08-18T12:52:00Z">
        <w:r>
          <w:rPr>
            <w:noProof/>
          </w:rPr>
          <w:drawing>
            <wp:inline distT="0" distB="0" distL="0" distR="0" wp14:anchorId="35FDC17A" wp14:editId="62F441EE">
              <wp:extent cx="5093208" cy="1828800"/>
              <wp:effectExtent l="0" t="0" r="0" b="0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9320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27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28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29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moveTo w:id="230" w:author="Palacherla, Susmitha C (NONUS)" w:date="2019-08-18T12:52:00Z"/>
          <w:rFonts w:ascii="Times New Roman" w:hAnsi="Times New Roman"/>
        </w:rPr>
      </w:pPr>
      <w:moveTo w:id="231" w:author="Palacherla, Susmitha C (NONUS)" w:date="2019-08-18T12:52:00Z">
        <w:r w:rsidRPr="001D6CCE">
          <w:rPr>
            <w:rFonts w:ascii="Times New Roman" w:hAnsi="Times New Roman"/>
          </w:rPr>
          <w:t>SQL Task: Load Coaching_Log table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3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33" w:author="Palacherla, Susmitha C (NONUS)" w:date="2019-08-18T12:52:00Z"/>
          <w:rFonts w:ascii="Times New Roman" w:hAnsi="Times New Roman"/>
        </w:rPr>
      </w:pPr>
      <w:moveTo w:id="234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4F9234C8" wp14:editId="36FFB705">
              <wp:extent cx="2143125" cy="1181100"/>
              <wp:effectExtent l="0" t="0" r="9525" b="0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43125" cy="1181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3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36" w:author="Palacherla, Susmitha C (NONUS)" w:date="2019-08-18T12:52:00Z"/>
          <w:rFonts w:ascii="Times New Roman" w:hAnsi="Times New Roman"/>
        </w:rPr>
      </w:pPr>
      <w:moveTo w:id="237" w:author="Palacherla, Susmitha C (NONUS)" w:date="2019-08-18T12:52:00Z">
        <w:r w:rsidRPr="001D6CCE">
          <w:rPr>
            <w:rFonts w:ascii="Times New Roman" w:hAnsi="Times New Roman"/>
          </w:rPr>
          <w:t>Exec [EC]</w:t>
        </w:r>
        <w:proofErr w:type="gramStart"/>
        <w:r w:rsidRPr="001D6CCE">
          <w:rPr>
            <w:rFonts w:ascii="Times New Roman" w:hAnsi="Times New Roman"/>
          </w:rPr>
          <w:t>.[</w:t>
        </w:r>
        <w:proofErr w:type="gramEnd"/>
        <w:r w:rsidRPr="001D6CCE">
          <w:rPr>
            <w:rFonts w:ascii="Times New Roman" w:hAnsi="Times New Roman"/>
          </w:rPr>
          <w:t>sp_InsertInto_Coaching_Log_Quality_Other]</w:t>
        </w:r>
      </w:moveTo>
    </w:p>
    <w:p w:rsidR="00C06FFD" w:rsidRPr="001D6CCE" w:rsidRDefault="00C06FFD" w:rsidP="00C06FFD">
      <w:pPr>
        <w:spacing w:after="0"/>
        <w:ind w:left="1080"/>
        <w:rPr>
          <w:moveTo w:id="238" w:author="Palacherla, Susmitha C (NONUS)" w:date="2019-08-18T12:52:00Z"/>
          <w:rFonts w:ascii="Times New Roman" w:hAnsi="Times New Roman"/>
        </w:rPr>
      </w:pPr>
      <w:moveTo w:id="239" w:author="Palacherla, Susmitha C (NONUS)" w:date="2019-08-18T12:52:00Z">
        <w:r w:rsidRPr="001D6CCE">
          <w:rPr>
            <w:rFonts w:ascii="Times New Roman" w:hAnsi="Times New Roman"/>
          </w:rPr>
          <w:lastRenderedPageBreak/>
          <w:t xml:space="preserve">        </w:t>
        </w:r>
      </w:moveTo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moveTo w:id="240" w:author="Palacherla, Susmitha C (NONUS)" w:date="2019-08-18T12:52:00Z"/>
          <w:rFonts w:ascii="Times New Roman" w:hAnsi="Times New Roman"/>
        </w:rPr>
      </w:pPr>
      <w:moveTo w:id="241" w:author="Palacherla, Susmitha C (NONUS)" w:date="2019-08-18T12:52:00Z">
        <w:r w:rsidRPr="001D6CCE">
          <w:rPr>
            <w:rFonts w:ascii="Times New Roman" w:hAnsi="Times New Roman"/>
          </w:rPr>
          <w:t xml:space="preserve">SQL Task: Load 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 xml:space="preserve"> File List table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42" w:author="Palacherla, Susmitha C (NONUS)" w:date="2019-08-18T12:52:00Z"/>
          <w:rFonts w:ascii="Times New Roman" w:hAnsi="Times New Roman"/>
        </w:rPr>
      </w:pPr>
      <w:moveTo w:id="243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0B1D16E8" wp14:editId="76047ED2">
              <wp:extent cx="1733550" cy="666750"/>
              <wp:effectExtent l="0" t="0" r="0" b="0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33550" cy="666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44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45" w:author="Palacherla, Susmitha C (NONUS)" w:date="2019-08-18T12:52:00Z"/>
          <w:rFonts w:ascii="Times New Roman" w:hAnsi="Times New Roman"/>
        </w:rPr>
      </w:pPr>
      <w:moveTo w:id="246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25823580" wp14:editId="0F4B490B">
              <wp:extent cx="3209544" cy="2743200"/>
              <wp:effectExtent l="0" t="0" r="0" b="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9544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47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48" w:author="Palacherla, Susmitha C (NONUS)" w:date="2019-08-18T12:52:00Z"/>
          <w:rFonts w:ascii="Times New Roman" w:hAnsi="Times New Roman"/>
        </w:rPr>
      </w:pPr>
      <w:moveTo w:id="249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563DE0CB" wp14:editId="1EE5B59F">
              <wp:extent cx="3227832" cy="2743200"/>
              <wp:effectExtent l="0" t="0" r="0" b="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783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moveTo w:id="250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moveTo w:id="251" w:author="Palacherla, Susmitha C (NONUS)" w:date="2019-08-18T12:52:00Z"/>
          <w:rFonts w:ascii="Times New Roman" w:hAnsi="Times New Roman"/>
        </w:rPr>
      </w:pPr>
      <w:moveTo w:id="252" w:author="Palacherla, Susmitha C (NONUS)" w:date="2019-08-18T12:52:00Z">
        <w:r w:rsidRPr="001D6CCE">
          <w:rPr>
            <w:rFonts w:ascii="Times New Roman" w:hAnsi="Times New Roman"/>
          </w:rPr>
          <w:t>Executes the following sql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moveTo w:id="25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moveTo w:id="254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55" w:author="Palacherla, Susmitha C (NONUS)" w:date="2019-08-18T12:52:00Z"/>
          <w:rFonts w:ascii="Times New Roman" w:hAnsi="Times New Roman"/>
        </w:rPr>
      </w:pPr>
      <w:moveTo w:id="256" w:author="Palacherla, Susmitha C (NONUS)" w:date="2019-08-18T12:52:00Z">
        <w:r w:rsidRPr="001D6CCE">
          <w:rPr>
            <w:rFonts w:ascii="Times New Roman" w:hAnsi="Times New Roman"/>
          </w:rPr>
          <w:t>INSERT INTO [EC]</w:t>
        </w:r>
        <w:proofErr w:type="gramStart"/>
        <w:r w:rsidRPr="001D6CCE">
          <w:rPr>
            <w:rFonts w:ascii="Times New Roman" w:hAnsi="Times New Roman"/>
          </w:rPr>
          <w:t>.[</w:t>
        </w:r>
        <w:proofErr w:type="gramEnd"/>
        <w:r w:rsidRPr="001D6CCE">
          <w:rPr>
            <w:rFonts w:ascii="Times New Roman" w:hAnsi="Times New Roman"/>
          </w:rPr>
          <w:t>Quality_Other_FileList]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57" w:author="Palacherla, Susmitha C (NONUS)" w:date="2019-08-18T12:52:00Z"/>
          <w:rFonts w:ascii="Times New Roman" w:hAnsi="Times New Roman"/>
        </w:rPr>
      </w:pPr>
      <w:moveTo w:id="258" w:author="Palacherla, Susmitha C (NONUS)" w:date="2019-08-18T12:52:00Z">
        <w:r w:rsidRPr="001D6CCE">
          <w:rPr>
            <w:rFonts w:ascii="Times New Roman" w:hAnsi="Times New Roman"/>
          </w:rPr>
          <w:t xml:space="preserve">           ([</w:t>
        </w:r>
        <w:proofErr w:type="spellStart"/>
        <w:r w:rsidRPr="001D6CCE">
          <w:rPr>
            <w:rFonts w:ascii="Times New Roman" w:hAnsi="Times New Roman"/>
          </w:rPr>
          <w:t>File_Name</w:t>
        </w:r>
        <w:proofErr w:type="spellEnd"/>
        <w:r w:rsidRPr="001D6CCE">
          <w:rPr>
            <w:rFonts w:ascii="Times New Roman" w:hAnsi="Times New Roman"/>
          </w:rPr>
          <w:t>]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59" w:author="Palacherla, Susmitha C (NONUS)" w:date="2019-08-18T12:52:00Z"/>
          <w:rFonts w:ascii="Times New Roman" w:hAnsi="Times New Roman"/>
        </w:rPr>
      </w:pPr>
      <w:moveTo w:id="260" w:author="Palacherla, Susmitha C (NONUS)" w:date="2019-08-18T12:52:00Z">
        <w:r w:rsidRPr="001D6CCE">
          <w:rPr>
            <w:rFonts w:ascii="Times New Roman" w:hAnsi="Times New Roman"/>
          </w:rPr>
          <w:t xml:space="preserve">           </w:t>
        </w:r>
        <w:proofErr w:type="gramStart"/>
        <w:r w:rsidRPr="001D6CCE">
          <w:rPr>
            <w:rFonts w:ascii="Times New Roman" w:hAnsi="Times New Roman"/>
          </w:rPr>
          <w:t>,[</w:t>
        </w:r>
        <w:proofErr w:type="spellStart"/>
        <w:proofErr w:type="gramEnd"/>
        <w:r w:rsidRPr="001D6CCE">
          <w:rPr>
            <w:rFonts w:ascii="Times New Roman" w:hAnsi="Times New Roman"/>
          </w:rPr>
          <w:t>File_LoadDate</w:t>
        </w:r>
        <w:proofErr w:type="spellEnd"/>
        <w:r w:rsidRPr="001D6CCE">
          <w:rPr>
            <w:rFonts w:ascii="Times New Roman" w:hAnsi="Times New Roman"/>
          </w:rPr>
          <w:t>]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61" w:author="Palacherla, Susmitha C (NONUS)" w:date="2019-08-18T12:52:00Z"/>
          <w:rFonts w:ascii="Times New Roman" w:hAnsi="Times New Roman"/>
        </w:rPr>
      </w:pPr>
      <w:moveTo w:id="262" w:author="Palacherla, Susmitha C (NONUS)" w:date="2019-08-18T12:52:00Z">
        <w:r w:rsidRPr="001D6CCE">
          <w:rPr>
            <w:rFonts w:ascii="Times New Roman" w:hAnsi="Times New Roman"/>
          </w:rPr>
          <w:t xml:space="preserve">           </w:t>
        </w:r>
        <w:proofErr w:type="gramStart"/>
        <w:r w:rsidRPr="001D6CCE">
          <w:rPr>
            <w:rFonts w:ascii="Times New Roman" w:hAnsi="Times New Roman"/>
          </w:rPr>
          <w:t>,[</w:t>
        </w:r>
        <w:proofErr w:type="spellStart"/>
        <w:proofErr w:type="gramEnd"/>
        <w:r w:rsidRPr="001D6CCE">
          <w:rPr>
            <w:rFonts w:ascii="Times New Roman" w:hAnsi="Times New Roman"/>
          </w:rPr>
          <w:t>Count_Staged</w:t>
        </w:r>
        <w:proofErr w:type="spellEnd"/>
        <w:r w:rsidRPr="001D6CCE">
          <w:rPr>
            <w:rFonts w:ascii="Times New Roman" w:hAnsi="Times New Roman"/>
          </w:rPr>
          <w:t>]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63" w:author="Palacherla, Susmitha C (NONUS)" w:date="2019-08-18T12:52:00Z"/>
          <w:rFonts w:ascii="Times New Roman" w:hAnsi="Times New Roman"/>
        </w:rPr>
      </w:pPr>
      <w:moveTo w:id="264" w:author="Palacherla, Susmitha C (NONUS)" w:date="2019-08-18T12:52:00Z">
        <w:r w:rsidRPr="001D6CCE">
          <w:rPr>
            <w:rFonts w:ascii="Times New Roman" w:hAnsi="Times New Roman"/>
          </w:rPr>
          <w:t xml:space="preserve">           </w:t>
        </w:r>
        <w:proofErr w:type="gramStart"/>
        <w:r w:rsidRPr="001D6CCE">
          <w:rPr>
            <w:rFonts w:ascii="Times New Roman" w:hAnsi="Times New Roman"/>
          </w:rPr>
          <w:t>,[</w:t>
        </w:r>
        <w:proofErr w:type="spellStart"/>
        <w:proofErr w:type="gramEnd"/>
        <w:r w:rsidRPr="001D6CCE">
          <w:rPr>
            <w:rFonts w:ascii="Times New Roman" w:hAnsi="Times New Roman"/>
          </w:rPr>
          <w:t>Count_Loaded</w:t>
        </w:r>
        <w:proofErr w:type="spellEnd"/>
        <w:r w:rsidRPr="001D6CCE">
          <w:rPr>
            <w:rFonts w:ascii="Times New Roman" w:hAnsi="Times New Roman"/>
          </w:rPr>
          <w:t>]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65" w:author="Palacherla, Susmitha C (NONUS)" w:date="2019-08-18T12:52:00Z"/>
          <w:rFonts w:ascii="Times New Roman" w:hAnsi="Times New Roman"/>
        </w:rPr>
      </w:pPr>
      <w:moveTo w:id="266" w:author="Palacherla, Susmitha C (NONUS)" w:date="2019-08-18T12:52:00Z">
        <w:r w:rsidRPr="001D6CCE">
          <w:rPr>
            <w:rFonts w:ascii="Times New Roman" w:hAnsi="Times New Roman"/>
          </w:rPr>
          <w:t xml:space="preserve">            </w:t>
        </w:r>
        <w:proofErr w:type="gramStart"/>
        <w:r w:rsidRPr="001D6CCE">
          <w:rPr>
            <w:rFonts w:ascii="Times New Roman" w:hAnsi="Times New Roman"/>
          </w:rPr>
          <w:t>,[</w:t>
        </w:r>
        <w:proofErr w:type="spellStart"/>
        <w:proofErr w:type="gramEnd"/>
        <w:r w:rsidRPr="001D6CCE">
          <w:rPr>
            <w:rFonts w:ascii="Times New Roman" w:hAnsi="Times New Roman"/>
          </w:rPr>
          <w:t>Count_Rejected</w:t>
        </w:r>
        <w:proofErr w:type="spellEnd"/>
        <w:r w:rsidRPr="001D6CCE">
          <w:rPr>
            <w:rFonts w:ascii="Times New Roman" w:hAnsi="Times New Roman"/>
          </w:rPr>
          <w:t>])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67" w:author="Palacherla, Susmitha C (NONUS)" w:date="2019-08-18T12:52:00Z"/>
          <w:rFonts w:ascii="Times New Roman" w:hAnsi="Times New Roman"/>
        </w:rPr>
      </w:pPr>
      <w:moveTo w:id="268" w:author="Palacherla, Susmitha C (NONUS)" w:date="2019-08-18T12:52:00Z">
        <w:r w:rsidRPr="001D6CCE">
          <w:rPr>
            <w:rFonts w:ascii="Times New Roman" w:hAnsi="Times New Roman"/>
          </w:rPr>
          <w:t xml:space="preserve">  VALUES (?</w:t>
        </w:r>
        <w:proofErr w:type="gramStart"/>
        <w:r w:rsidRPr="001D6CCE">
          <w:rPr>
            <w:rFonts w:ascii="Times New Roman" w:hAnsi="Times New Roman"/>
          </w:rPr>
          <w:t>,</w:t>
        </w:r>
        <w:proofErr w:type="spellStart"/>
        <w:r w:rsidRPr="001D6CCE">
          <w:rPr>
            <w:rFonts w:ascii="Times New Roman" w:hAnsi="Times New Roman"/>
          </w:rPr>
          <w:t>GetDate</w:t>
        </w:r>
        <w:proofErr w:type="spellEnd"/>
        <w:proofErr w:type="gramEnd"/>
        <w:r w:rsidRPr="001D6CCE">
          <w:rPr>
            <w:rFonts w:ascii="Times New Roman" w:hAnsi="Times New Roman"/>
          </w:rPr>
          <w:t>(), ?, ?,?)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To w:id="269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70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moveTo w:id="271" w:author="Palacherla, Susmitha C (NONUS)" w:date="2019-08-18T12:52:00Z"/>
          <w:rFonts w:ascii="Times New Roman" w:hAnsi="Times New Roman"/>
        </w:rPr>
      </w:pPr>
      <w:moveTo w:id="272" w:author="Palacherla, Susmitha C (NONUS)" w:date="2019-08-18T12:52:00Z">
        <w:r w:rsidRPr="001D6CCE">
          <w:rPr>
            <w:rFonts w:ascii="Times New Roman" w:hAnsi="Times New Roman"/>
          </w:rPr>
          <w:t xml:space="preserve">File System Task: </w:t>
        </w:r>
        <w:r>
          <w:rPr>
            <w:rFonts w:ascii="Times New Roman" w:hAnsi="Times New Roman"/>
          </w:rPr>
          <w:t>Delete loaded file</w:t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7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74" w:author="Palacherla, Susmitha C (NONUS)" w:date="2019-08-18T12:52:00Z"/>
          <w:rFonts w:ascii="Times New Roman" w:hAnsi="Times New Roman"/>
        </w:rPr>
      </w:pPr>
      <w:moveTo w:id="275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6D75617C" wp14:editId="4B29D240">
              <wp:extent cx="2381250" cy="800100"/>
              <wp:effectExtent l="0" t="0" r="0" b="0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81250" cy="800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76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moveTo w:id="277" w:author="Palacherla, Susmitha C (NONUS)" w:date="2019-08-18T12:52:00Z"/>
          <w:rFonts w:ascii="Times New Roman" w:hAnsi="Times New Roman"/>
        </w:rPr>
      </w:pPr>
      <w:moveTo w:id="278" w:author="Palacherla, Susmitha C (NONUS)" w:date="2019-08-18T12:52:00Z">
        <w:r w:rsidRPr="00847702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1E73B300" wp14:editId="57A6C0FE">
              <wp:extent cx="3767328" cy="1828800"/>
              <wp:effectExtent l="0" t="0" r="5080" b="0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6732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</w:p>
    <w:moveToRangeEnd w:id="95"/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ins w:id="279" w:author="Palacherla, Susmitha C (NONUS)" w:date="2019-08-18T12:52:00Z"/>
          <w:rFonts w:ascii="Times New Roman" w:hAnsi="Times New Roman"/>
          <w:b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280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281" w:author="Palacherla, Susmitha C (NONUS)" w:date="2019-08-18T12:52:00Z"/>
          <w:rFonts w:ascii="Times New Roman" w:hAnsi="Times New Roman"/>
          <w:b/>
        </w:rPr>
      </w:pPr>
      <w:ins w:id="282" w:author="Palacherla, Susmitha C (NONUS)" w:date="2019-08-18T12:52:00Z">
        <w:r w:rsidRPr="001D6CCE">
          <w:rPr>
            <w:rFonts w:ascii="Times New Roman" w:hAnsi="Times New Roman"/>
            <w:b/>
          </w:rPr>
          <w:t xml:space="preserve">For each </w:t>
        </w:r>
      </w:ins>
      <w:ins w:id="283" w:author="Palacherla, Susmitha C (NONUS)" w:date="2019-08-18T12:56:00Z">
        <w:r>
          <w:rPr>
            <w:rFonts w:ascii="Times New Roman" w:hAnsi="Times New Roman"/>
            <w:b/>
            <w:color w:val="000000" w:themeColor="text1"/>
          </w:rPr>
          <w:t>BQN</w:t>
        </w:r>
      </w:ins>
      <w:ins w:id="284" w:author="Palacherla, Susmitha C (NONUS)" w:date="2019-08-18T12:52:00Z">
        <w:r w:rsidRPr="001D6CCE">
          <w:rPr>
            <w:rFonts w:ascii="Times New Roman" w:hAnsi="Times New Roman"/>
            <w:b/>
          </w:rPr>
          <w:t xml:space="preserve"> file in Staging directory Workflow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285" w:author="Palacherla, Susmitha C (NONUS)" w:date="2019-08-18T12:52:00Z"/>
          <w:rFonts w:ascii="Times New Roman" w:hAnsi="Times New Roman"/>
          <w:b/>
        </w:rPr>
      </w:pPr>
    </w:p>
    <w:p w:rsidR="00C06FFD" w:rsidRPr="001D6CCE" w:rsidRDefault="00C06FFD" w:rsidP="00C06FFD">
      <w:pPr>
        <w:ind w:left="1080"/>
        <w:rPr>
          <w:ins w:id="286" w:author="Palacherla, Susmitha C (NONUS)" w:date="2019-08-18T12:52:00Z"/>
          <w:rFonts w:ascii="Times New Roman" w:hAnsi="Times New Roman"/>
        </w:rPr>
      </w:pPr>
      <w:ins w:id="287" w:author="Palacherla, Susmitha C (NONUS)" w:date="2019-08-18T12:52:00Z">
        <w:r w:rsidRPr="001D6CCE">
          <w:rPr>
            <w:rFonts w:ascii="Times New Roman" w:hAnsi="Times New Roman"/>
            <w:b/>
          </w:rPr>
          <w:t>Container properties to set</w:t>
        </w:r>
      </w:ins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ins w:id="288" w:author="Palacherla, Susmitha C (NONUS)" w:date="2019-08-18T12:52:00Z"/>
          <w:rFonts w:ascii="Times New Roman" w:hAnsi="Times New Roman"/>
        </w:rPr>
      </w:pPr>
      <w:ins w:id="289" w:author="Palacherla, Susmitha C (NONUS)" w:date="2019-08-18T12:52:00Z">
        <w:r w:rsidRPr="001D6CCE">
          <w:rPr>
            <w:rFonts w:ascii="Times New Roman" w:hAnsi="Times New Roman"/>
          </w:rPr>
          <w:t>Fail Package on failure- True</w:t>
        </w:r>
      </w:ins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ins w:id="290" w:author="Palacherla, Susmitha C (NONUS)" w:date="2019-08-18T12:52:00Z"/>
          <w:rFonts w:ascii="Times New Roman" w:hAnsi="Times New Roman"/>
        </w:rPr>
      </w:pPr>
      <w:ins w:id="291" w:author="Palacherla, Susmitha C (NONUS)" w:date="2019-08-18T12:52:00Z">
        <w:r w:rsidRPr="001D6CCE">
          <w:rPr>
            <w:rFonts w:ascii="Times New Roman" w:hAnsi="Times New Roman"/>
          </w:rPr>
          <w:t>Fail Parent on failure- False</w:t>
        </w:r>
      </w:ins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ins w:id="292" w:author="Palacherla, Susmitha C (NONUS)" w:date="2019-08-18T12:52:00Z"/>
          <w:rFonts w:ascii="Times New Roman" w:hAnsi="Times New Roman"/>
        </w:rPr>
      </w:pPr>
      <w:ins w:id="293" w:author="Palacherla, Susmitha C (NONUS)" w:date="2019-08-18T12:52:00Z">
        <w:r w:rsidRPr="001D6CCE">
          <w:rPr>
            <w:rFonts w:ascii="Times New Roman" w:hAnsi="Times New Roman"/>
          </w:rPr>
          <w:t>Maximum Error count – 1</w:t>
        </w:r>
      </w:ins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ins w:id="294" w:author="Palacherla, Susmitha C (NONUS)" w:date="2019-08-18T12:52:00Z"/>
          <w:rFonts w:ascii="Times New Roman" w:hAnsi="Times New Roman"/>
        </w:rPr>
      </w:pPr>
      <w:ins w:id="295" w:author="Palacherla, Susmitha C (NONUS)" w:date="2019-08-18T12:52:00Z">
        <w:r w:rsidRPr="001D6CCE">
          <w:rPr>
            <w:rFonts w:ascii="Times New Roman" w:hAnsi="Times New Roman"/>
          </w:rPr>
          <w:t>Event handlers – System Variables – Propagate - True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296" w:author="Palacherla, Susmitha C (NONUS)" w:date="2019-08-18T12:52:00Z"/>
          <w:rFonts w:ascii="Times New Roman" w:hAnsi="Times New Roman"/>
          <w:b/>
        </w:rPr>
      </w:pPr>
    </w:p>
    <w:p w:rsidR="00C06FFD" w:rsidRPr="001D6CCE" w:rsidRDefault="00C06FFD" w:rsidP="00C06FFD">
      <w:pPr>
        <w:spacing w:after="0"/>
        <w:ind w:left="1080"/>
        <w:rPr>
          <w:ins w:id="297" w:author="Palacherla, Susmitha C (NONUS)" w:date="2019-08-18T12:52:00Z"/>
          <w:rFonts w:ascii="Times New Roman" w:hAnsi="Times New Roman"/>
        </w:rPr>
      </w:pPr>
      <w:ins w:id="298" w:author="Palacherla, Susmitha C (NONUS)" w:date="2019-08-18T12:52:00Z">
        <w:r w:rsidRPr="001D6CCE">
          <w:rPr>
            <w:rFonts w:ascii="Times New Roman" w:hAnsi="Times New Roman"/>
          </w:rPr>
          <w:t xml:space="preserve">Container: </w:t>
        </w:r>
        <w:proofErr w:type="spellStart"/>
        <w:r w:rsidRPr="001D6CCE">
          <w:rPr>
            <w:rFonts w:ascii="Times New Roman" w:hAnsi="Times New Roman"/>
          </w:rPr>
          <w:t>Foreach</w:t>
        </w:r>
        <w:proofErr w:type="spellEnd"/>
        <w:r w:rsidRPr="001D6CCE">
          <w:rPr>
            <w:rFonts w:ascii="Times New Roman" w:hAnsi="Times New Roman"/>
          </w:rPr>
          <w:t xml:space="preserve"> Loop</w:t>
        </w:r>
      </w:ins>
    </w:p>
    <w:p w:rsidR="00C06FFD" w:rsidRPr="001D6CCE" w:rsidRDefault="00C06FFD" w:rsidP="00C06FFD">
      <w:pPr>
        <w:spacing w:after="0"/>
        <w:ind w:left="1080"/>
        <w:rPr>
          <w:ins w:id="299" w:author="Palacherla, Susmitha C (NONUS)" w:date="2019-08-18T12:52:00Z"/>
          <w:rFonts w:ascii="Times New Roman" w:hAnsi="Times New Roman"/>
        </w:rPr>
      </w:pPr>
      <w:ins w:id="300" w:author="Palacherla, Susmitha C (NONUS)" w:date="2019-08-18T12:52:00Z">
        <w:r w:rsidRPr="001D6CCE">
          <w:rPr>
            <w:rFonts w:ascii="Times New Roman" w:hAnsi="Times New Roman"/>
          </w:rPr>
          <w:t>Folder: \\vrivscors01\BCC Scorecards\Coaching\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</w:ins>
    </w:p>
    <w:p w:rsidR="00C06FFD" w:rsidRPr="001D6CCE" w:rsidRDefault="00C06FFD" w:rsidP="00C06FFD">
      <w:pPr>
        <w:spacing w:after="0"/>
        <w:ind w:left="1080"/>
        <w:rPr>
          <w:ins w:id="301" w:author="Palacherla, Susmitha C (NONUS)" w:date="2019-08-18T12:52:00Z"/>
          <w:rFonts w:ascii="Times New Roman" w:hAnsi="Times New Roman"/>
        </w:rPr>
      </w:pPr>
      <w:ins w:id="302" w:author="Palacherla, Susmitha C (NONUS)" w:date="2019-08-18T12:52:00Z">
        <w:r w:rsidRPr="001D6CCE">
          <w:rPr>
            <w:rFonts w:ascii="Times New Roman" w:hAnsi="Times New Roman"/>
          </w:rPr>
          <w:lastRenderedPageBreak/>
          <w:t>Files: eCL_Quality_Feed_*.csv</w:t>
        </w:r>
      </w:ins>
    </w:p>
    <w:p w:rsidR="00C06FFD" w:rsidRPr="001D6CCE" w:rsidRDefault="00C06FFD" w:rsidP="00C06FFD">
      <w:pPr>
        <w:spacing w:after="0"/>
        <w:ind w:left="1080"/>
        <w:rPr>
          <w:ins w:id="303" w:author="Palacherla, Susmitha C (NONUS)" w:date="2019-08-18T12:52:00Z"/>
          <w:rFonts w:ascii="Times New Roman" w:hAnsi="Times New Roman"/>
        </w:rPr>
      </w:pPr>
      <w:ins w:id="304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4A2B21BA" wp14:editId="73B9B462">
              <wp:extent cx="4251960" cy="1463040"/>
              <wp:effectExtent l="0" t="0" r="0" b="3810"/>
              <wp:docPr id="51" name="Picture 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51960" cy="1463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spacing w:after="0"/>
        <w:ind w:left="1080"/>
        <w:rPr>
          <w:ins w:id="30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ins w:id="306" w:author="Palacherla, Susmitha C (NONUS)" w:date="2019-08-18T12:52:00Z"/>
          <w:rFonts w:ascii="Times New Roman" w:hAnsi="Times New Roman"/>
        </w:rPr>
      </w:pPr>
      <w:ins w:id="307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364A0F4F" wp14:editId="523A1F57">
              <wp:extent cx="4297680" cy="2715768"/>
              <wp:effectExtent l="0" t="0" r="7620" b="8890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97680" cy="27157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spacing w:after="0"/>
        <w:ind w:left="1080"/>
        <w:rPr>
          <w:ins w:id="308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ins w:id="309" w:author="Palacherla, Susmitha C (NONUS)" w:date="2019-08-18T12:52:00Z"/>
          <w:rFonts w:ascii="Times New Roman" w:hAnsi="Times New Roman"/>
        </w:rPr>
      </w:pPr>
      <w:ins w:id="310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1AD13E0D" wp14:editId="68462C59">
              <wp:extent cx="3502152" cy="2706624"/>
              <wp:effectExtent l="0" t="0" r="3175" b="0"/>
              <wp:docPr id="55" name="Picture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02152" cy="27066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spacing w:after="0"/>
        <w:ind w:left="1080"/>
        <w:rPr>
          <w:ins w:id="311" w:author="Palacherla, Susmitha C (NONUS)" w:date="2019-08-18T12:52:00Z"/>
          <w:rFonts w:ascii="Times New Roman" w:hAnsi="Times New Roman"/>
        </w:rPr>
      </w:pPr>
      <w:ins w:id="312" w:author="Palacherla, Susmitha C (NONUS)" w:date="2019-08-18T12:52:00Z">
        <w:r w:rsidRPr="001D6CCE">
          <w:rPr>
            <w:rFonts w:ascii="Times New Roman" w:hAnsi="Times New Roman"/>
            <w:noProof/>
          </w:rPr>
          <w:lastRenderedPageBreak/>
          <w:drawing>
            <wp:inline distT="0" distB="0" distL="0" distR="0" wp14:anchorId="672031F0" wp14:editId="5928BBB2">
              <wp:extent cx="4343400" cy="1408176"/>
              <wp:effectExtent l="0" t="0" r="0" b="1905"/>
              <wp:docPr id="56" name="Picture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43400" cy="14081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spacing w:after="0"/>
        <w:ind w:left="1080"/>
        <w:rPr>
          <w:ins w:id="31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ins w:id="314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ins w:id="31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ins w:id="316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rPr>
          <w:ins w:id="317" w:author="Palacherla, Susmitha C (NONUS)" w:date="2019-08-18T12:52:00Z"/>
          <w:rFonts w:ascii="Times New Roman" w:hAnsi="Times New Roman"/>
          <w:b/>
        </w:rPr>
      </w:pPr>
      <w:ins w:id="318" w:author="Palacherla, Susmitha C (NONUS)" w:date="2019-08-18T12:52:00Z">
        <w:r w:rsidRPr="001D6CCE">
          <w:rPr>
            <w:rFonts w:ascii="Times New Roman" w:hAnsi="Times New Roman"/>
            <w:b/>
          </w:rPr>
          <w:t>Summary of Steps</w:t>
        </w:r>
      </w:ins>
    </w:p>
    <w:p w:rsidR="00C06FFD" w:rsidRPr="001D6CCE" w:rsidRDefault="00C06FFD" w:rsidP="00C06FFD">
      <w:pPr>
        <w:pStyle w:val="ListParagraph"/>
        <w:numPr>
          <w:ilvl w:val="0"/>
          <w:numId w:val="45"/>
        </w:numPr>
        <w:rPr>
          <w:ins w:id="319" w:author="Palacherla, Susmitha C (NONUS)" w:date="2019-08-18T12:52:00Z"/>
          <w:rFonts w:ascii="Times New Roman" w:hAnsi="Times New Roman"/>
        </w:rPr>
        <w:pPrChange w:id="320" w:author="Palacherla, Susmitha C (NONUS)" w:date="2019-08-18T12:58:00Z">
          <w:pPr>
            <w:pStyle w:val="ListParagraph"/>
            <w:numPr>
              <w:numId w:val="39"/>
            </w:numPr>
            <w:ind w:left="1440" w:hanging="360"/>
          </w:pPr>
        </w:pPrChange>
      </w:pPr>
      <w:ins w:id="321" w:author="Palacherla, Susmitha C (NONUS)" w:date="2019-08-18T12:52:00Z">
        <w:r w:rsidRPr="001D6CCE">
          <w:rPr>
            <w:rFonts w:ascii="Times New Roman" w:hAnsi="Times New Roman"/>
          </w:rPr>
          <w:t xml:space="preserve">SQL task – Truncate 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 xml:space="preserve"> Staging table</w:t>
        </w:r>
      </w:ins>
    </w:p>
    <w:p w:rsidR="00C06FFD" w:rsidRPr="001D6CCE" w:rsidRDefault="00C06FFD" w:rsidP="00C06FFD">
      <w:pPr>
        <w:pStyle w:val="ListParagraph"/>
        <w:numPr>
          <w:ilvl w:val="0"/>
          <w:numId w:val="45"/>
        </w:numPr>
        <w:rPr>
          <w:ins w:id="322" w:author="Palacherla, Susmitha C (NONUS)" w:date="2019-08-18T12:52:00Z"/>
          <w:rFonts w:ascii="Times New Roman" w:hAnsi="Times New Roman"/>
        </w:rPr>
        <w:pPrChange w:id="323" w:author="Palacherla, Susmitha C (NONUS)" w:date="2019-08-18T12:58:00Z">
          <w:pPr>
            <w:pStyle w:val="ListParagraph"/>
            <w:numPr>
              <w:numId w:val="39"/>
            </w:numPr>
            <w:ind w:left="1440" w:hanging="360"/>
          </w:pPr>
        </w:pPrChange>
      </w:pPr>
      <w:ins w:id="324" w:author="Palacherla, Susmitha C (NONUS)" w:date="2019-08-18T12:52:00Z">
        <w:r w:rsidRPr="001D6CCE">
          <w:rPr>
            <w:rFonts w:ascii="Times New Roman" w:hAnsi="Times New Roman"/>
          </w:rPr>
          <w:t xml:space="preserve">DFT – </w:t>
        </w:r>
        <w:r>
          <w:rPr>
            <w:rFonts w:ascii="Times New Roman" w:hAnsi="Times New Roman"/>
          </w:rPr>
          <w:t>Load</w:t>
        </w:r>
        <w:r w:rsidRPr="001D6CCE">
          <w:rPr>
            <w:rFonts w:ascii="Times New Roman" w:hAnsi="Times New Roman"/>
          </w:rPr>
          <w:t xml:space="preserve"> 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 xml:space="preserve"> Staging table</w:t>
        </w:r>
      </w:ins>
    </w:p>
    <w:p w:rsidR="00C06FFD" w:rsidRPr="001D6CCE" w:rsidRDefault="00C06FFD" w:rsidP="00C06FFD">
      <w:pPr>
        <w:pStyle w:val="ListParagraph"/>
        <w:numPr>
          <w:ilvl w:val="0"/>
          <w:numId w:val="45"/>
        </w:numPr>
        <w:rPr>
          <w:ins w:id="325" w:author="Palacherla, Susmitha C (NONUS)" w:date="2019-08-18T12:52:00Z"/>
          <w:rFonts w:ascii="Times New Roman" w:hAnsi="Times New Roman"/>
        </w:rPr>
        <w:pPrChange w:id="326" w:author="Palacherla, Susmitha C (NONUS)" w:date="2019-08-18T12:58:00Z">
          <w:pPr>
            <w:pStyle w:val="ListParagraph"/>
            <w:numPr>
              <w:numId w:val="39"/>
            </w:numPr>
            <w:ind w:left="1440" w:hanging="360"/>
          </w:pPr>
        </w:pPrChange>
      </w:pPr>
      <w:ins w:id="327" w:author="Palacherla, Susmitha C (NONUS)" w:date="2019-08-18T12:52:00Z">
        <w:r w:rsidRPr="001D6CCE">
          <w:rPr>
            <w:rFonts w:ascii="Times New Roman" w:hAnsi="Times New Roman"/>
          </w:rPr>
          <w:t xml:space="preserve">SQL task – </w:t>
        </w:r>
        <w:r>
          <w:rPr>
            <w:rFonts w:ascii="Times New Roman" w:hAnsi="Times New Roman"/>
          </w:rPr>
          <w:t>Update Staging table and Reject Logs</w:t>
        </w:r>
      </w:ins>
    </w:p>
    <w:p w:rsidR="00C06FFD" w:rsidRPr="001D6CCE" w:rsidRDefault="00C06FFD" w:rsidP="00C06FFD">
      <w:pPr>
        <w:pStyle w:val="ListParagraph"/>
        <w:numPr>
          <w:ilvl w:val="0"/>
          <w:numId w:val="45"/>
        </w:numPr>
        <w:rPr>
          <w:ins w:id="328" w:author="Palacherla, Susmitha C (NONUS)" w:date="2019-08-18T12:52:00Z"/>
          <w:rFonts w:ascii="Times New Roman" w:hAnsi="Times New Roman"/>
        </w:rPr>
        <w:pPrChange w:id="329" w:author="Palacherla, Susmitha C (NONUS)" w:date="2019-08-18T12:58:00Z">
          <w:pPr>
            <w:pStyle w:val="ListParagraph"/>
            <w:numPr>
              <w:numId w:val="39"/>
            </w:numPr>
            <w:ind w:left="1440" w:hanging="360"/>
          </w:pPr>
        </w:pPrChange>
      </w:pPr>
      <w:ins w:id="330" w:author="Palacherla, Susmitha C (NONUS)" w:date="2019-08-18T12:52:00Z">
        <w:r w:rsidRPr="001D6CCE">
          <w:rPr>
            <w:rFonts w:ascii="Times New Roman" w:hAnsi="Times New Roman"/>
          </w:rPr>
          <w:t xml:space="preserve">SQL task Load </w:t>
        </w:r>
        <w:r>
          <w:rPr>
            <w:rFonts w:ascii="Times New Roman" w:hAnsi="Times New Roman"/>
          </w:rPr>
          <w:t>C</w:t>
        </w:r>
        <w:r w:rsidRPr="001D6CCE">
          <w:rPr>
            <w:rFonts w:ascii="Times New Roman" w:hAnsi="Times New Roman"/>
          </w:rPr>
          <w:t>oaching_Log and Coaching_Log_Reason tables</w:t>
        </w:r>
      </w:ins>
    </w:p>
    <w:p w:rsidR="00C06FFD" w:rsidRPr="001D6CCE" w:rsidRDefault="00C06FFD" w:rsidP="00C06FFD">
      <w:pPr>
        <w:pStyle w:val="ListParagraph"/>
        <w:numPr>
          <w:ilvl w:val="0"/>
          <w:numId w:val="45"/>
        </w:numPr>
        <w:rPr>
          <w:ins w:id="331" w:author="Palacherla, Susmitha C (NONUS)" w:date="2019-08-18T12:52:00Z"/>
          <w:rFonts w:ascii="Times New Roman" w:hAnsi="Times New Roman"/>
        </w:rPr>
        <w:pPrChange w:id="332" w:author="Palacherla, Susmitha C (NONUS)" w:date="2019-08-18T12:58:00Z">
          <w:pPr>
            <w:pStyle w:val="ListParagraph"/>
            <w:numPr>
              <w:numId w:val="39"/>
            </w:numPr>
            <w:ind w:left="1440" w:hanging="360"/>
          </w:pPr>
        </w:pPrChange>
      </w:pPr>
      <w:ins w:id="333" w:author="Palacherla, Susmitha C (NONUS)" w:date="2019-08-18T12:52:00Z">
        <w:r w:rsidRPr="001D6CCE">
          <w:rPr>
            <w:rFonts w:ascii="Times New Roman" w:hAnsi="Times New Roman"/>
          </w:rPr>
          <w:t>SQL task – Load File list table</w:t>
        </w:r>
      </w:ins>
    </w:p>
    <w:p w:rsidR="00C06FFD" w:rsidRPr="001D6CCE" w:rsidRDefault="00C06FFD" w:rsidP="00C06FFD">
      <w:pPr>
        <w:pStyle w:val="ListParagraph"/>
        <w:numPr>
          <w:ilvl w:val="0"/>
          <w:numId w:val="45"/>
        </w:numPr>
        <w:rPr>
          <w:ins w:id="334" w:author="Palacherla, Susmitha C (NONUS)" w:date="2019-08-18T12:52:00Z"/>
          <w:rFonts w:ascii="Times New Roman" w:hAnsi="Times New Roman"/>
        </w:rPr>
        <w:pPrChange w:id="335" w:author="Palacherla, Susmitha C (NONUS)" w:date="2019-08-18T12:58:00Z">
          <w:pPr>
            <w:pStyle w:val="ListParagraph"/>
            <w:numPr>
              <w:numId w:val="39"/>
            </w:numPr>
            <w:ind w:left="1440" w:hanging="360"/>
          </w:pPr>
        </w:pPrChange>
      </w:pPr>
      <w:ins w:id="336" w:author="Palacherla, Susmitha C (NONUS)" w:date="2019-08-18T12:52:00Z">
        <w:r w:rsidRPr="001D6CCE">
          <w:rPr>
            <w:rFonts w:ascii="Times New Roman" w:hAnsi="Times New Roman"/>
          </w:rPr>
          <w:t xml:space="preserve">File system task – </w:t>
        </w:r>
        <w:r>
          <w:rPr>
            <w:rFonts w:ascii="Times New Roman" w:hAnsi="Times New Roman"/>
          </w:rPr>
          <w:t>Delete loaded file</w:t>
        </w:r>
      </w:ins>
    </w:p>
    <w:p w:rsidR="00C06FFD" w:rsidRPr="001D6CCE" w:rsidRDefault="00C06FFD" w:rsidP="00C06FFD">
      <w:pPr>
        <w:spacing w:after="0"/>
        <w:ind w:left="1080"/>
        <w:rPr>
          <w:ins w:id="337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rPr>
          <w:ins w:id="338" w:author="Palacherla, Susmitha C (NONUS)" w:date="2019-08-18T12:52:00Z"/>
          <w:rFonts w:ascii="Times New Roman" w:hAnsi="Times New Roman"/>
          <w:b/>
        </w:rPr>
      </w:pPr>
      <w:ins w:id="339" w:author="Palacherla, Susmitha C (NONUS)" w:date="2019-08-18T12:52:00Z">
        <w:r w:rsidRPr="001D6CCE">
          <w:rPr>
            <w:rFonts w:ascii="Times New Roman" w:hAnsi="Times New Roman"/>
            <w:b/>
          </w:rPr>
          <w:t>Details of Steps</w:t>
        </w:r>
      </w:ins>
    </w:p>
    <w:p w:rsidR="00C06FFD" w:rsidRPr="001D6CCE" w:rsidRDefault="00C06FFD" w:rsidP="00C06FFD">
      <w:pPr>
        <w:pStyle w:val="ListParagraph"/>
        <w:numPr>
          <w:ilvl w:val="0"/>
          <w:numId w:val="46"/>
        </w:numPr>
        <w:rPr>
          <w:ins w:id="340" w:author="Palacherla, Susmitha C (NONUS)" w:date="2019-08-18T12:52:00Z"/>
          <w:rFonts w:ascii="Times New Roman" w:hAnsi="Times New Roman"/>
        </w:rPr>
        <w:pPrChange w:id="341" w:author="Palacherla, Susmitha C (NONUS)" w:date="2019-08-18T12:58:00Z">
          <w:pPr>
            <w:pStyle w:val="ListParagraph"/>
            <w:numPr>
              <w:numId w:val="40"/>
            </w:numPr>
            <w:ind w:left="1440" w:hanging="360"/>
          </w:pPr>
        </w:pPrChange>
      </w:pPr>
      <w:ins w:id="342" w:author="Palacherla, Susmitha C (NONUS)" w:date="2019-08-18T12:52:00Z">
        <w:r w:rsidRPr="001D6CCE">
          <w:rPr>
            <w:rFonts w:ascii="Times New Roman" w:hAnsi="Times New Roman"/>
          </w:rPr>
          <w:t xml:space="preserve">SQL task – Truncate 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 xml:space="preserve"> Staging table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343" w:author="Palacherla, Susmitha C (NONUS)" w:date="2019-08-18T12:52:00Z"/>
          <w:rFonts w:ascii="Times New Roman" w:hAnsi="Times New Roman"/>
        </w:rPr>
      </w:pPr>
      <w:ins w:id="344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0AB59101" wp14:editId="72889812">
              <wp:extent cx="2362200" cy="895350"/>
              <wp:effectExtent l="0" t="0" r="0" b="0"/>
              <wp:docPr id="57" name="Picture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2200" cy="895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34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346" w:author="Palacherla, Susmitha C (NONUS)" w:date="2019-08-18T12:52:00Z"/>
          <w:rFonts w:ascii="Times New Roman" w:hAnsi="Times New Roman"/>
        </w:rPr>
      </w:pPr>
      <w:ins w:id="347" w:author="Palacherla, Susmitha C (NONUS)" w:date="2019-08-18T12:52:00Z">
        <w:r w:rsidRPr="001D6CCE">
          <w:rPr>
            <w:rFonts w:ascii="Times New Roman" w:hAnsi="Times New Roman"/>
          </w:rPr>
          <w:t>Executes Truncate Table [EC]</w:t>
        </w:r>
        <w:proofErr w:type="gramStart"/>
        <w:r w:rsidRPr="001D6CCE">
          <w:rPr>
            <w:rFonts w:ascii="Times New Roman" w:hAnsi="Times New Roman"/>
          </w:rPr>
          <w:t>.[</w:t>
        </w:r>
        <w:proofErr w:type="gramEnd"/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>_Coaching_Stage]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348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349" w:author="Palacherla, Susmitha C (NONUS)" w:date="2019-08-18T12:52:00Z"/>
          <w:rFonts w:ascii="Times New Roman" w:hAnsi="Times New Roman"/>
        </w:rPr>
      </w:pPr>
      <w:ins w:id="350" w:author="Palacherla, Susmitha C (NONUS)" w:date="2019-08-18T12:52:00Z">
        <w:r w:rsidRPr="001D6CCE">
          <w:rPr>
            <w:rFonts w:ascii="Times New Roman" w:hAnsi="Times New Roman"/>
            <w:noProof/>
          </w:rPr>
          <w:lastRenderedPageBreak/>
          <w:drawing>
            <wp:inline distT="0" distB="0" distL="0" distR="0" wp14:anchorId="7D3EDA07" wp14:editId="6F3F4988">
              <wp:extent cx="3611880" cy="2752344"/>
              <wp:effectExtent l="0" t="0" r="7620" b="0"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1880" cy="27523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351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352" w:author="Palacherla, Susmitha C (NONUS)" w:date="2019-08-18T12:52:00Z"/>
          <w:rFonts w:ascii="Times New Roman" w:hAnsi="Times New Roman"/>
        </w:rPr>
      </w:pP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353" w:author="Palacherla, Susmitha C (NONUS)" w:date="2019-08-18T12:57:00Z"/>
          <w:rFonts w:ascii="Times New Roman" w:hAnsi="Times New Roman"/>
        </w:rPr>
      </w:pPr>
      <w:proofErr w:type="gramStart"/>
      <w:ins w:id="354" w:author="Palacherla, Susmitha C (NONUS)" w:date="2019-08-18T12:57:00Z">
        <w:r w:rsidRPr="00C06FFD">
          <w:rPr>
            <w:rFonts w:ascii="Times New Roman" w:hAnsi="Times New Roman"/>
          </w:rPr>
          <w:t>FINDSTRING(</w:t>
        </w:r>
        <w:proofErr w:type="gramEnd"/>
        <w:r w:rsidRPr="00C06FFD">
          <w:rPr>
            <w:rFonts w:ascii="Times New Roman" w:hAnsi="Times New Roman"/>
          </w:rPr>
          <w:t>@[User::</w:t>
        </w:r>
        <w:proofErr w:type="spellStart"/>
        <w:r w:rsidRPr="00C06FFD">
          <w:rPr>
            <w:rFonts w:ascii="Times New Roman" w:hAnsi="Times New Roman"/>
          </w:rPr>
          <w:t>VarFileName</w:t>
        </w:r>
        <w:proofErr w:type="spellEnd"/>
        <w:r w:rsidRPr="00C06FFD">
          <w:rPr>
            <w:rFonts w:ascii="Times New Roman" w:hAnsi="Times New Roman"/>
          </w:rPr>
          <w:t>],"BQN",1 ) &gt; 0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35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6"/>
        </w:numPr>
        <w:rPr>
          <w:ins w:id="356" w:author="Palacherla, Susmitha C (NONUS)" w:date="2019-08-18T12:52:00Z"/>
          <w:rFonts w:ascii="Times New Roman" w:hAnsi="Times New Roman"/>
        </w:rPr>
        <w:pPrChange w:id="357" w:author="Palacherla, Susmitha C (NONUS)" w:date="2019-08-18T12:58:00Z">
          <w:pPr>
            <w:pStyle w:val="ListParagraph"/>
            <w:numPr>
              <w:numId w:val="40"/>
            </w:numPr>
            <w:ind w:left="1440" w:hanging="360"/>
          </w:pPr>
        </w:pPrChange>
      </w:pPr>
      <w:ins w:id="358" w:author="Palacherla, Susmitha C (NONUS)" w:date="2019-08-18T12:52:00Z">
        <w:r w:rsidRPr="001D6CCE">
          <w:rPr>
            <w:rFonts w:ascii="Times New Roman" w:hAnsi="Times New Roman"/>
          </w:rPr>
          <w:t xml:space="preserve">DFT: Load 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 xml:space="preserve"> staging table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59" w:author="Palacherla, Susmitha C (NONUS)" w:date="2019-08-18T12:52:00Z"/>
          <w:rFonts w:ascii="Times New Roman" w:hAnsi="Times New Roman"/>
        </w:rPr>
      </w:pPr>
      <w:ins w:id="360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69F4E482" wp14:editId="72EF4409">
              <wp:extent cx="1905000" cy="781050"/>
              <wp:effectExtent l="0" t="0" r="0" b="0"/>
              <wp:docPr id="68" name="Picture 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781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61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6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63" w:author="Palacherla, Susmitha C (NONUS)" w:date="2019-08-18T12:52:00Z"/>
          <w:rFonts w:ascii="Times New Roman" w:hAnsi="Times New Roman"/>
        </w:rPr>
      </w:pPr>
      <w:ins w:id="364" w:author="Palacherla, Susmitha C (NONUS)" w:date="2019-08-18T12:58:00Z">
        <w:r>
          <w:rPr>
            <w:noProof/>
          </w:rPr>
          <w:drawing>
            <wp:inline distT="0" distB="0" distL="0" distR="0" wp14:anchorId="7C5DDF06" wp14:editId="58180135">
              <wp:extent cx="1289304" cy="1828800"/>
              <wp:effectExtent l="0" t="0" r="6350" b="0"/>
              <wp:docPr id="94" name="Picture 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89304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6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ins w:id="366" w:author="Palacherla, Susmitha C (NONUS)" w:date="2019-08-18T12:52:00Z"/>
          <w:rFonts w:ascii="Times New Roman" w:hAnsi="Times New Roman"/>
        </w:rPr>
        <w:pPrChange w:id="367" w:author="Palacherla, Susmitha C (NONUS)" w:date="2019-08-18T13:00:00Z">
          <w:pPr>
            <w:pStyle w:val="ListParagraph"/>
            <w:widowControl w:val="0"/>
            <w:numPr>
              <w:numId w:val="14"/>
            </w:numPr>
            <w:autoSpaceDE w:val="0"/>
            <w:autoSpaceDN w:val="0"/>
            <w:adjustRightInd w:val="0"/>
            <w:spacing w:after="0" w:line="240" w:lineRule="auto"/>
            <w:ind w:left="1080" w:hanging="360"/>
          </w:pPr>
        </w:pPrChange>
      </w:pPr>
      <w:ins w:id="368" w:author="Palacherla, Susmitha C (NONUS)" w:date="2019-08-18T12:52:00Z">
        <w:r w:rsidRPr="001D6CCE">
          <w:rPr>
            <w:rFonts w:ascii="Times New Roman" w:hAnsi="Times New Roman"/>
          </w:rPr>
          <w:t>Flat File source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69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70" w:author="Palacherla, Susmitha C (NONUS)" w:date="2019-08-18T12:52:00Z"/>
          <w:rFonts w:ascii="Times New Roman" w:hAnsi="Times New Roman"/>
        </w:rPr>
      </w:pPr>
    </w:p>
    <w:p w:rsidR="00C06FFD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71" w:author="Palacherla, Susmitha C (NONUS)" w:date="2019-08-18T12:52:00Z"/>
          <w:rFonts w:ascii="Times New Roman" w:hAnsi="Times New Roman"/>
        </w:rPr>
      </w:pPr>
      <w:ins w:id="372" w:author="Palacherla, Susmitha C (NONUS)" w:date="2019-08-18T13:07:00Z">
        <w:r>
          <w:rPr>
            <w:noProof/>
          </w:rPr>
          <w:lastRenderedPageBreak/>
          <w:drawing>
            <wp:inline distT="0" distB="0" distL="0" distR="0" wp14:anchorId="79599A7E" wp14:editId="606F9997">
              <wp:extent cx="3566160" cy="2743200"/>
              <wp:effectExtent l="0" t="0" r="0" b="0"/>
              <wp:docPr id="108" name="Picture 10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616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7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74" w:author="Palacherla, Susmitha C (NONUS)" w:date="2019-08-18T12:52:00Z"/>
          <w:rFonts w:ascii="Times New Roman" w:hAnsi="Times New Roman"/>
          <w:noProof/>
        </w:rPr>
      </w:pP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75" w:author="Palacherla, Susmitha C (NONUS)" w:date="2019-08-18T13:02:00Z"/>
          <w:rFonts w:ascii="Times New Roman" w:hAnsi="Times New Roman"/>
        </w:rPr>
      </w:pPr>
    </w:p>
    <w:p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76" w:author="Palacherla, Susmitha C (NONUS)" w:date="2019-08-18T13:02:00Z"/>
          <w:rFonts w:ascii="Times New Roman" w:hAnsi="Times New Roman"/>
        </w:rPr>
      </w:pPr>
    </w:p>
    <w:p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77" w:author="Palacherla, Susmitha C (NONUS)" w:date="2019-08-18T13:0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ins w:id="378" w:author="Palacherla, Susmitha C (NONUS)" w:date="2019-08-18T12:52:00Z"/>
          <w:rFonts w:ascii="Times New Roman" w:hAnsi="Times New Roman"/>
        </w:rPr>
        <w:pPrChange w:id="379" w:author="Palacherla, Susmitha C (NONUS)" w:date="2019-08-18T13:00:00Z">
          <w:pPr>
            <w:pStyle w:val="ListParagraph"/>
            <w:widowControl w:val="0"/>
            <w:numPr>
              <w:numId w:val="14"/>
            </w:numPr>
            <w:autoSpaceDE w:val="0"/>
            <w:autoSpaceDN w:val="0"/>
            <w:adjustRightInd w:val="0"/>
            <w:spacing w:after="0" w:line="240" w:lineRule="auto"/>
            <w:ind w:left="1080" w:hanging="360"/>
          </w:pPr>
        </w:pPrChange>
      </w:pPr>
      <w:ins w:id="380" w:author="Palacherla, Susmitha C (NONUS)" w:date="2019-08-18T12:52:00Z">
        <w:r w:rsidRPr="001D6CCE">
          <w:rPr>
            <w:rFonts w:ascii="Times New Roman" w:hAnsi="Times New Roman"/>
          </w:rPr>
          <w:t>Data Conversion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81" w:author="Palacherla, Susmitha C (NONUS)" w:date="2019-08-18T12:52:00Z"/>
          <w:rFonts w:ascii="Times New Roman" w:hAnsi="Times New Roman"/>
        </w:rPr>
      </w:pPr>
    </w:p>
    <w:p w:rsidR="00C06FFD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82" w:author="Palacherla, Susmitha C (NONUS)" w:date="2019-08-18T12:52:00Z"/>
          <w:rFonts w:ascii="Times New Roman" w:hAnsi="Times New Roman"/>
        </w:rPr>
      </w:pPr>
      <w:ins w:id="383" w:author="Palacherla, Susmitha C (NONUS)" w:date="2019-08-18T13:02:00Z">
        <w:r>
          <w:rPr>
            <w:noProof/>
          </w:rPr>
          <w:drawing>
            <wp:inline distT="0" distB="0" distL="0" distR="0" wp14:anchorId="6B7CD09D" wp14:editId="1F2DE20E">
              <wp:extent cx="2331720" cy="1828800"/>
              <wp:effectExtent l="0" t="0" r="0" b="0"/>
              <wp:docPr id="102" name="Picture 1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3172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84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8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0B06CF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ins w:id="386" w:author="Palacherla, Susmitha C (NONUS)" w:date="2019-08-18T12:52:00Z"/>
          <w:rFonts w:ascii="Times New Roman" w:hAnsi="Times New Roman"/>
        </w:rPr>
        <w:pPrChange w:id="387" w:author="Palacherla, Susmitha C (NONUS)" w:date="2019-08-18T13:07:00Z">
          <w:pPr>
            <w:pStyle w:val="ListParagraph"/>
            <w:widowControl w:val="0"/>
            <w:numPr>
              <w:numId w:val="14"/>
            </w:numPr>
            <w:autoSpaceDE w:val="0"/>
            <w:autoSpaceDN w:val="0"/>
            <w:adjustRightInd w:val="0"/>
            <w:spacing w:after="0" w:line="240" w:lineRule="auto"/>
            <w:ind w:left="1080" w:hanging="360"/>
          </w:pPr>
        </w:pPrChange>
      </w:pPr>
      <w:ins w:id="388" w:author="Palacherla, Susmitha C (NONUS)" w:date="2019-08-18T12:52:00Z">
        <w:r w:rsidRPr="001D6CCE">
          <w:rPr>
            <w:rFonts w:ascii="Times New Roman" w:hAnsi="Times New Roman"/>
          </w:rPr>
          <w:t>Row Count Transformation</w:t>
        </w:r>
      </w:ins>
    </w:p>
    <w:p w:rsidR="00C06FFD" w:rsidRPr="001D6CCE" w:rsidRDefault="000B06CF" w:rsidP="000B06C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389" w:author="Palacherla, Susmitha C (NONUS)" w:date="2019-08-18T12:52:00Z"/>
          <w:rFonts w:ascii="Times New Roman" w:hAnsi="Times New Roman"/>
        </w:rPr>
        <w:pPrChange w:id="390" w:author="Palacherla, Susmitha C (NONUS)" w:date="2019-08-18T13:0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391" w:author="Palacherla, Susmitha C (NONUS)" w:date="2019-08-18T13:06:00Z">
        <w:r>
          <w:rPr>
            <w:noProof/>
          </w:rPr>
          <w:drawing>
            <wp:inline distT="0" distB="0" distL="0" distR="0" wp14:anchorId="69CF6F73" wp14:editId="73EAABBE">
              <wp:extent cx="1947672" cy="914400"/>
              <wp:effectExtent l="0" t="0" r="0" b="0"/>
              <wp:docPr id="107" name="Picture 1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47672" cy="914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9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ins w:id="393" w:author="Palacherla, Susmitha C (NONUS)" w:date="2019-08-18T12:52:00Z"/>
          <w:rFonts w:ascii="Times New Roman" w:hAnsi="Times New Roman"/>
        </w:rPr>
        <w:pPrChange w:id="394" w:author="Palacherla, Susmitha C (NONUS)" w:date="2019-08-18T13:00:00Z">
          <w:pPr>
            <w:pStyle w:val="ListParagraph"/>
            <w:widowControl w:val="0"/>
            <w:numPr>
              <w:numId w:val="14"/>
            </w:numPr>
            <w:autoSpaceDE w:val="0"/>
            <w:autoSpaceDN w:val="0"/>
            <w:adjustRightInd w:val="0"/>
            <w:spacing w:after="0" w:line="240" w:lineRule="auto"/>
            <w:ind w:left="1080" w:hanging="360"/>
          </w:pPr>
        </w:pPrChange>
      </w:pPr>
      <w:proofErr w:type="spellStart"/>
      <w:ins w:id="395" w:author="Palacherla, Susmitha C (NONUS)" w:date="2019-08-18T12:52:00Z">
        <w:r>
          <w:rPr>
            <w:rFonts w:ascii="Times New Roman" w:hAnsi="Times New Roman"/>
          </w:rPr>
          <w:t>o</w:t>
        </w:r>
        <w:r w:rsidRPr="001D6CCE">
          <w:rPr>
            <w:rFonts w:ascii="Times New Roman" w:hAnsi="Times New Roman"/>
          </w:rPr>
          <w:t>ledb</w:t>
        </w:r>
        <w:proofErr w:type="spellEnd"/>
        <w:r w:rsidRPr="001D6CCE">
          <w:rPr>
            <w:rFonts w:ascii="Times New Roman" w:hAnsi="Times New Roman"/>
          </w:rPr>
          <w:t xml:space="preserve"> destination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396" w:author="Palacherla, Susmitha C (NONUS)" w:date="2019-08-18T12:52:00Z"/>
          <w:rFonts w:ascii="Times New Roman" w:hAnsi="Times New Roman"/>
        </w:rPr>
      </w:pPr>
    </w:p>
    <w:p w:rsidR="00C06FFD" w:rsidRPr="001D6CCE" w:rsidRDefault="000B06CF" w:rsidP="000B06CF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ins w:id="397" w:author="Palacherla, Susmitha C (NONUS)" w:date="2019-08-18T12:52:00Z"/>
          <w:rFonts w:ascii="Times New Roman" w:hAnsi="Times New Roman"/>
        </w:rPr>
        <w:pPrChange w:id="398" w:author="Palacherla, Susmitha C (NONUS)" w:date="2019-08-18T13:0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ins w:id="399" w:author="Palacherla, Susmitha C (NONUS)" w:date="2019-08-18T13:06:00Z">
        <w:r>
          <w:rPr>
            <w:noProof/>
          </w:rPr>
          <w:drawing>
            <wp:inline distT="0" distB="0" distL="0" distR="0" wp14:anchorId="54CBEE02" wp14:editId="3DA67A23">
              <wp:extent cx="3648456" cy="2743200"/>
              <wp:effectExtent l="0" t="0" r="9525" b="0"/>
              <wp:docPr id="106" name="Picture 1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4845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00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01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0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0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04" w:author="Palacherla, Susmitha C (NONUS)" w:date="2019-08-18T12:52:00Z"/>
          <w:rFonts w:ascii="Times New Roman" w:hAnsi="Times New Roman"/>
        </w:rPr>
      </w:pPr>
    </w:p>
    <w:p w:rsidR="00C06FFD" w:rsidRDefault="00C06FFD" w:rsidP="00C06FFD">
      <w:pPr>
        <w:pStyle w:val="ListParagraph"/>
        <w:numPr>
          <w:ilvl w:val="0"/>
          <w:numId w:val="46"/>
        </w:numPr>
        <w:rPr>
          <w:ins w:id="405" w:author="Palacherla, Susmitha C (NONUS)" w:date="2019-08-18T12:52:00Z"/>
          <w:rFonts w:ascii="Times New Roman" w:hAnsi="Times New Roman"/>
        </w:rPr>
        <w:pPrChange w:id="406" w:author="Palacherla, Susmitha C (NONUS)" w:date="2019-08-18T12:58:00Z">
          <w:pPr>
            <w:pStyle w:val="ListParagraph"/>
            <w:numPr>
              <w:numId w:val="40"/>
            </w:numPr>
            <w:ind w:left="1440" w:hanging="360"/>
          </w:pPr>
        </w:pPrChange>
      </w:pPr>
      <w:ins w:id="407" w:author="Palacherla, Susmitha C (NONUS)" w:date="2019-08-18T12:52:00Z">
        <w:r w:rsidRPr="001D6CCE">
          <w:rPr>
            <w:rFonts w:ascii="Times New Roman" w:hAnsi="Times New Roman"/>
          </w:rPr>
          <w:t xml:space="preserve">SQL Task: </w:t>
        </w:r>
        <w:r>
          <w:rPr>
            <w:rFonts w:ascii="Times New Roman" w:hAnsi="Times New Roman"/>
          </w:rPr>
          <w:t>Update Staging table and reject logs</w:t>
        </w:r>
      </w:ins>
    </w:p>
    <w:p w:rsidR="00C06FFD" w:rsidRPr="00925A7E" w:rsidRDefault="00C06FFD" w:rsidP="00C06FFD">
      <w:pPr>
        <w:rPr>
          <w:ins w:id="408" w:author="Palacherla, Susmitha C (NONUS)" w:date="2019-08-18T12:52:00Z"/>
          <w:rFonts w:ascii="Times New Roman" w:hAnsi="Times New Roman"/>
        </w:rPr>
      </w:pPr>
      <w:ins w:id="409" w:author="Palacherla, Susmitha C (NONUS)" w:date="2019-08-18T12:52:00Z">
        <w:r>
          <w:rPr>
            <w:rFonts w:ascii="Times New Roman" w:hAnsi="Times New Roman"/>
          </w:rPr>
          <w:t xml:space="preserve">                       </w:t>
        </w:r>
        <w:r w:rsidRPr="00847702">
          <w:rPr>
            <w:rFonts w:ascii="Times New Roman" w:hAnsi="Times New Roman"/>
          </w:rPr>
          <w:t>Exec [EC]</w:t>
        </w:r>
        <w:proofErr w:type="gramStart"/>
        <w:r w:rsidRPr="00847702">
          <w:rPr>
            <w:rFonts w:ascii="Times New Roman" w:hAnsi="Times New Roman"/>
          </w:rPr>
          <w:t>.[</w:t>
        </w:r>
        <w:proofErr w:type="spellStart"/>
        <w:proofErr w:type="gramEnd"/>
        <w:r w:rsidRPr="00847702">
          <w:rPr>
            <w:rFonts w:ascii="Times New Roman" w:hAnsi="Times New Roman"/>
          </w:rPr>
          <w:t>sp_Update_Quality_Other_Coaching_Stage</w:t>
        </w:r>
        <w:proofErr w:type="spellEnd"/>
        <w:r w:rsidRPr="00847702">
          <w:rPr>
            <w:rFonts w:ascii="Times New Roman" w:hAnsi="Times New Roman"/>
          </w:rPr>
          <w:t xml:space="preserve">] ? </w:t>
        </w:r>
        <w:proofErr w:type="gramStart"/>
        <w:r w:rsidRPr="00847702">
          <w:rPr>
            <w:rFonts w:ascii="Times New Roman" w:hAnsi="Times New Roman"/>
          </w:rPr>
          <w:t>output</w:t>
        </w:r>
        <w:proofErr w:type="gramEnd"/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10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11" w:author="Palacherla, Susmitha C (NONUS)" w:date="2019-08-18T12:52:00Z"/>
          <w:rFonts w:ascii="Times New Roman" w:hAnsi="Times New Roman"/>
        </w:rPr>
      </w:pPr>
      <w:ins w:id="412" w:author="Palacherla, Susmitha C (NONUS)" w:date="2019-08-18T12:52:00Z">
        <w:r>
          <w:rPr>
            <w:noProof/>
          </w:rPr>
          <w:drawing>
            <wp:inline distT="0" distB="0" distL="0" distR="0" wp14:anchorId="35FDC17A" wp14:editId="62F441EE">
              <wp:extent cx="5093208" cy="1828800"/>
              <wp:effectExtent l="0" t="0" r="0" b="0"/>
              <wp:docPr id="81" name="Picture 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9320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13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14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1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6"/>
        </w:numPr>
        <w:rPr>
          <w:ins w:id="416" w:author="Palacherla, Susmitha C (NONUS)" w:date="2019-08-18T12:52:00Z"/>
          <w:rFonts w:ascii="Times New Roman" w:hAnsi="Times New Roman"/>
        </w:rPr>
        <w:pPrChange w:id="417" w:author="Palacherla, Susmitha C (NONUS)" w:date="2019-08-18T12:58:00Z">
          <w:pPr>
            <w:pStyle w:val="ListParagraph"/>
            <w:numPr>
              <w:numId w:val="40"/>
            </w:numPr>
            <w:ind w:left="1440" w:hanging="360"/>
          </w:pPr>
        </w:pPrChange>
      </w:pPr>
      <w:ins w:id="418" w:author="Palacherla, Susmitha C (NONUS)" w:date="2019-08-18T12:52:00Z">
        <w:r w:rsidRPr="001D6CCE">
          <w:rPr>
            <w:rFonts w:ascii="Times New Roman" w:hAnsi="Times New Roman"/>
          </w:rPr>
          <w:t>SQL Task: Load Coaching_Log table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19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20" w:author="Palacherla, Susmitha C (NONUS)" w:date="2019-08-18T12:52:00Z"/>
          <w:rFonts w:ascii="Times New Roman" w:hAnsi="Times New Roman"/>
        </w:rPr>
      </w:pPr>
      <w:ins w:id="421" w:author="Palacherla, Susmitha C (NONUS)" w:date="2019-08-18T12:52:00Z">
        <w:r w:rsidRPr="001D6CCE">
          <w:rPr>
            <w:rFonts w:ascii="Times New Roman" w:hAnsi="Times New Roman"/>
            <w:noProof/>
          </w:rPr>
          <w:lastRenderedPageBreak/>
          <w:drawing>
            <wp:inline distT="0" distB="0" distL="0" distR="0" wp14:anchorId="4F9234C8" wp14:editId="36FFB705">
              <wp:extent cx="2143125" cy="1181100"/>
              <wp:effectExtent l="0" t="0" r="9525" b="0"/>
              <wp:docPr id="82" name="Picture 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43125" cy="1181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2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23" w:author="Palacherla, Susmitha C (NONUS)" w:date="2019-08-18T12:52:00Z"/>
          <w:rFonts w:ascii="Times New Roman" w:hAnsi="Times New Roman"/>
        </w:rPr>
      </w:pPr>
      <w:ins w:id="424" w:author="Palacherla, Susmitha C (NONUS)" w:date="2019-08-18T12:52:00Z">
        <w:r w:rsidRPr="001D6CCE">
          <w:rPr>
            <w:rFonts w:ascii="Times New Roman" w:hAnsi="Times New Roman"/>
          </w:rPr>
          <w:t>Exec [EC]</w:t>
        </w:r>
        <w:proofErr w:type="gramStart"/>
        <w:r w:rsidRPr="001D6CCE">
          <w:rPr>
            <w:rFonts w:ascii="Times New Roman" w:hAnsi="Times New Roman"/>
          </w:rPr>
          <w:t>.[</w:t>
        </w:r>
        <w:proofErr w:type="gramEnd"/>
        <w:r w:rsidRPr="001D6CCE">
          <w:rPr>
            <w:rFonts w:ascii="Times New Roman" w:hAnsi="Times New Roman"/>
          </w:rPr>
          <w:t>sp_InsertInto_Coaching_Log_Quality_Other]</w:t>
        </w:r>
      </w:ins>
    </w:p>
    <w:p w:rsidR="00C06FFD" w:rsidRPr="001D6CCE" w:rsidRDefault="00C06FFD" w:rsidP="00C06FFD">
      <w:pPr>
        <w:spacing w:after="0"/>
        <w:ind w:left="1080"/>
        <w:rPr>
          <w:ins w:id="425" w:author="Palacherla, Susmitha C (NONUS)" w:date="2019-08-18T12:52:00Z"/>
          <w:rFonts w:ascii="Times New Roman" w:hAnsi="Times New Roman"/>
        </w:rPr>
      </w:pPr>
      <w:ins w:id="426" w:author="Palacherla, Susmitha C (NONUS)" w:date="2019-08-18T12:52:00Z">
        <w:r w:rsidRPr="001D6CCE">
          <w:rPr>
            <w:rFonts w:ascii="Times New Roman" w:hAnsi="Times New Roman"/>
          </w:rPr>
          <w:t xml:space="preserve">        </w:t>
        </w:r>
      </w:ins>
    </w:p>
    <w:p w:rsidR="00C06FFD" w:rsidRPr="001D6CCE" w:rsidRDefault="00C06FFD" w:rsidP="00C06FFD">
      <w:pPr>
        <w:pStyle w:val="ListParagraph"/>
        <w:numPr>
          <w:ilvl w:val="0"/>
          <w:numId w:val="46"/>
        </w:numPr>
        <w:rPr>
          <w:ins w:id="427" w:author="Palacherla, Susmitha C (NONUS)" w:date="2019-08-18T12:52:00Z"/>
          <w:rFonts w:ascii="Times New Roman" w:hAnsi="Times New Roman"/>
        </w:rPr>
        <w:pPrChange w:id="428" w:author="Palacherla, Susmitha C (NONUS)" w:date="2019-08-18T12:58:00Z">
          <w:pPr>
            <w:pStyle w:val="ListParagraph"/>
            <w:numPr>
              <w:numId w:val="40"/>
            </w:numPr>
            <w:ind w:left="1440" w:hanging="360"/>
          </w:pPr>
        </w:pPrChange>
      </w:pPr>
      <w:ins w:id="429" w:author="Palacherla, Susmitha C (NONUS)" w:date="2019-08-18T12:52:00Z">
        <w:r w:rsidRPr="001D6CCE">
          <w:rPr>
            <w:rFonts w:ascii="Times New Roman" w:hAnsi="Times New Roman"/>
          </w:rPr>
          <w:t xml:space="preserve">SQL Task: Load </w:t>
        </w:r>
        <w:r w:rsidRPr="001D6CCE">
          <w:rPr>
            <w:rFonts w:ascii="Times New Roman" w:hAnsi="Times New Roman"/>
            <w:color w:val="000000" w:themeColor="text1"/>
          </w:rPr>
          <w:t>Quality_Other</w:t>
        </w:r>
        <w:r w:rsidRPr="001D6CCE">
          <w:rPr>
            <w:rFonts w:ascii="Times New Roman" w:hAnsi="Times New Roman"/>
          </w:rPr>
          <w:t xml:space="preserve"> File List table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30" w:author="Palacherla, Susmitha C (NONUS)" w:date="2019-08-18T12:52:00Z"/>
          <w:rFonts w:ascii="Times New Roman" w:hAnsi="Times New Roman"/>
        </w:rPr>
      </w:pPr>
      <w:ins w:id="431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0B1D16E8" wp14:editId="76047ED2">
              <wp:extent cx="1733550" cy="666750"/>
              <wp:effectExtent l="0" t="0" r="0" b="0"/>
              <wp:docPr id="84" name="Picture 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33550" cy="666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3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33" w:author="Palacherla, Susmitha C (NONUS)" w:date="2019-08-18T12:52:00Z"/>
          <w:rFonts w:ascii="Times New Roman" w:hAnsi="Times New Roman"/>
        </w:rPr>
      </w:pPr>
      <w:ins w:id="434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25823580" wp14:editId="0F4B490B">
              <wp:extent cx="2139696" cy="1828800"/>
              <wp:effectExtent l="0" t="0" r="0" b="0"/>
              <wp:docPr id="85" name="Picture 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39696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3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36" w:author="Palacherla, Susmitha C (NONUS)" w:date="2019-08-18T12:52:00Z"/>
          <w:rFonts w:ascii="Times New Roman" w:hAnsi="Times New Roman"/>
        </w:rPr>
      </w:pPr>
      <w:ins w:id="437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563DE0CB" wp14:editId="1EE5B59F">
              <wp:extent cx="2148840" cy="1828800"/>
              <wp:effectExtent l="0" t="0" r="3810" b="0"/>
              <wp:docPr id="87" name="Picture 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4884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438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439" w:author="Palacherla, Susmitha C (NONUS)" w:date="2019-08-18T12:52:00Z"/>
          <w:rFonts w:ascii="Times New Roman" w:hAnsi="Times New Roman"/>
        </w:rPr>
      </w:pPr>
      <w:ins w:id="440" w:author="Palacherla, Susmitha C (NONUS)" w:date="2019-08-18T12:52:00Z">
        <w:r w:rsidRPr="001D6CCE">
          <w:rPr>
            <w:rFonts w:ascii="Times New Roman" w:hAnsi="Times New Roman"/>
          </w:rPr>
          <w:t>Executes the following sql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441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44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43" w:author="Palacherla, Susmitha C (NONUS)" w:date="2019-08-18T12:52:00Z"/>
          <w:rFonts w:ascii="Times New Roman" w:hAnsi="Times New Roman"/>
        </w:rPr>
      </w:pPr>
      <w:ins w:id="444" w:author="Palacherla, Susmitha C (NONUS)" w:date="2019-08-18T12:52:00Z">
        <w:r w:rsidRPr="001D6CCE">
          <w:rPr>
            <w:rFonts w:ascii="Times New Roman" w:hAnsi="Times New Roman"/>
          </w:rPr>
          <w:t>INSERT INTO [EC]</w:t>
        </w:r>
        <w:proofErr w:type="gramStart"/>
        <w:r w:rsidRPr="001D6CCE">
          <w:rPr>
            <w:rFonts w:ascii="Times New Roman" w:hAnsi="Times New Roman"/>
          </w:rPr>
          <w:t>.[</w:t>
        </w:r>
        <w:proofErr w:type="gramEnd"/>
        <w:r w:rsidRPr="001D6CCE">
          <w:rPr>
            <w:rFonts w:ascii="Times New Roman" w:hAnsi="Times New Roman"/>
          </w:rPr>
          <w:t>Quality_Other_FileList]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45" w:author="Palacherla, Susmitha C (NONUS)" w:date="2019-08-18T12:52:00Z"/>
          <w:rFonts w:ascii="Times New Roman" w:hAnsi="Times New Roman"/>
        </w:rPr>
      </w:pPr>
      <w:ins w:id="446" w:author="Palacherla, Susmitha C (NONUS)" w:date="2019-08-18T12:52:00Z">
        <w:r w:rsidRPr="001D6CCE">
          <w:rPr>
            <w:rFonts w:ascii="Times New Roman" w:hAnsi="Times New Roman"/>
          </w:rPr>
          <w:lastRenderedPageBreak/>
          <w:t xml:space="preserve">           ([</w:t>
        </w:r>
        <w:proofErr w:type="spellStart"/>
        <w:r w:rsidRPr="001D6CCE">
          <w:rPr>
            <w:rFonts w:ascii="Times New Roman" w:hAnsi="Times New Roman"/>
          </w:rPr>
          <w:t>File_Name</w:t>
        </w:r>
        <w:proofErr w:type="spellEnd"/>
        <w:r w:rsidRPr="001D6CCE">
          <w:rPr>
            <w:rFonts w:ascii="Times New Roman" w:hAnsi="Times New Roman"/>
          </w:rPr>
          <w:t>]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47" w:author="Palacherla, Susmitha C (NONUS)" w:date="2019-08-18T12:52:00Z"/>
          <w:rFonts w:ascii="Times New Roman" w:hAnsi="Times New Roman"/>
        </w:rPr>
      </w:pPr>
      <w:ins w:id="448" w:author="Palacherla, Susmitha C (NONUS)" w:date="2019-08-18T12:52:00Z">
        <w:r w:rsidRPr="001D6CCE">
          <w:rPr>
            <w:rFonts w:ascii="Times New Roman" w:hAnsi="Times New Roman"/>
          </w:rPr>
          <w:t xml:space="preserve">           </w:t>
        </w:r>
        <w:proofErr w:type="gramStart"/>
        <w:r w:rsidRPr="001D6CCE">
          <w:rPr>
            <w:rFonts w:ascii="Times New Roman" w:hAnsi="Times New Roman"/>
          </w:rPr>
          <w:t>,[</w:t>
        </w:r>
        <w:proofErr w:type="spellStart"/>
        <w:proofErr w:type="gramEnd"/>
        <w:r w:rsidRPr="001D6CCE">
          <w:rPr>
            <w:rFonts w:ascii="Times New Roman" w:hAnsi="Times New Roman"/>
          </w:rPr>
          <w:t>File_LoadDate</w:t>
        </w:r>
        <w:proofErr w:type="spellEnd"/>
        <w:r w:rsidRPr="001D6CCE">
          <w:rPr>
            <w:rFonts w:ascii="Times New Roman" w:hAnsi="Times New Roman"/>
          </w:rPr>
          <w:t>]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49" w:author="Palacherla, Susmitha C (NONUS)" w:date="2019-08-18T12:52:00Z"/>
          <w:rFonts w:ascii="Times New Roman" w:hAnsi="Times New Roman"/>
        </w:rPr>
      </w:pPr>
      <w:ins w:id="450" w:author="Palacherla, Susmitha C (NONUS)" w:date="2019-08-18T12:52:00Z">
        <w:r w:rsidRPr="001D6CCE">
          <w:rPr>
            <w:rFonts w:ascii="Times New Roman" w:hAnsi="Times New Roman"/>
          </w:rPr>
          <w:t xml:space="preserve">           </w:t>
        </w:r>
        <w:proofErr w:type="gramStart"/>
        <w:r w:rsidRPr="001D6CCE">
          <w:rPr>
            <w:rFonts w:ascii="Times New Roman" w:hAnsi="Times New Roman"/>
          </w:rPr>
          <w:t>,[</w:t>
        </w:r>
        <w:proofErr w:type="spellStart"/>
        <w:proofErr w:type="gramEnd"/>
        <w:r w:rsidRPr="001D6CCE">
          <w:rPr>
            <w:rFonts w:ascii="Times New Roman" w:hAnsi="Times New Roman"/>
          </w:rPr>
          <w:t>Count_Staged</w:t>
        </w:r>
        <w:proofErr w:type="spellEnd"/>
        <w:r w:rsidRPr="001D6CCE">
          <w:rPr>
            <w:rFonts w:ascii="Times New Roman" w:hAnsi="Times New Roman"/>
          </w:rPr>
          <w:t>]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51" w:author="Palacherla, Susmitha C (NONUS)" w:date="2019-08-18T12:52:00Z"/>
          <w:rFonts w:ascii="Times New Roman" w:hAnsi="Times New Roman"/>
        </w:rPr>
      </w:pPr>
      <w:ins w:id="452" w:author="Palacherla, Susmitha C (NONUS)" w:date="2019-08-18T12:52:00Z">
        <w:r w:rsidRPr="001D6CCE">
          <w:rPr>
            <w:rFonts w:ascii="Times New Roman" w:hAnsi="Times New Roman"/>
          </w:rPr>
          <w:t xml:space="preserve">           </w:t>
        </w:r>
        <w:proofErr w:type="gramStart"/>
        <w:r w:rsidRPr="001D6CCE">
          <w:rPr>
            <w:rFonts w:ascii="Times New Roman" w:hAnsi="Times New Roman"/>
          </w:rPr>
          <w:t>,[</w:t>
        </w:r>
        <w:proofErr w:type="spellStart"/>
        <w:proofErr w:type="gramEnd"/>
        <w:r w:rsidRPr="001D6CCE">
          <w:rPr>
            <w:rFonts w:ascii="Times New Roman" w:hAnsi="Times New Roman"/>
          </w:rPr>
          <w:t>Count_Loaded</w:t>
        </w:r>
        <w:proofErr w:type="spellEnd"/>
        <w:r w:rsidRPr="001D6CCE">
          <w:rPr>
            <w:rFonts w:ascii="Times New Roman" w:hAnsi="Times New Roman"/>
          </w:rPr>
          <w:t>]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53" w:author="Palacherla, Susmitha C (NONUS)" w:date="2019-08-18T12:52:00Z"/>
          <w:rFonts w:ascii="Times New Roman" w:hAnsi="Times New Roman"/>
        </w:rPr>
      </w:pPr>
      <w:ins w:id="454" w:author="Palacherla, Susmitha C (NONUS)" w:date="2019-08-18T12:52:00Z">
        <w:r w:rsidRPr="001D6CCE">
          <w:rPr>
            <w:rFonts w:ascii="Times New Roman" w:hAnsi="Times New Roman"/>
          </w:rPr>
          <w:t xml:space="preserve">            </w:t>
        </w:r>
        <w:proofErr w:type="gramStart"/>
        <w:r w:rsidRPr="001D6CCE">
          <w:rPr>
            <w:rFonts w:ascii="Times New Roman" w:hAnsi="Times New Roman"/>
          </w:rPr>
          <w:t>,[</w:t>
        </w:r>
        <w:proofErr w:type="spellStart"/>
        <w:proofErr w:type="gramEnd"/>
        <w:r w:rsidRPr="001D6CCE">
          <w:rPr>
            <w:rFonts w:ascii="Times New Roman" w:hAnsi="Times New Roman"/>
          </w:rPr>
          <w:t>Count_Rejected</w:t>
        </w:r>
        <w:proofErr w:type="spellEnd"/>
        <w:r w:rsidRPr="001D6CCE">
          <w:rPr>
            <w:rFonts w:ascii="Times New Roman" w:hAnsi="Times New Roman"/>
          </w:rPr>
          <w:t>])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55" w:author="Palacherla, Susmitha C (NONUS)" w:date="2019-08-18T12:52:00Z"/>
          <w:rFonts w:ascii="Times New Roman" w:hAnsi="Times New Roman"/>
        </w:rPr>
      </w:pPr>
      <w:ins w:id="456" w:author="Palacherla, Susmitha C (NONUS)" w:date="2019-08-18T12:52:00Z">
        <w:r w:rsidRPr="001D6CCE">
          <w:rPr>
            <w:rFonts w:ascii="Times New Roman" w:hAnsi="Times New Roman"/>
          </w:rPr>
          <w:t xml:space="preserve">  VALUES (?</w:t>
        </w:r>
        <w:proofErr w:type="gramStart"/>
        <w:r w:rsidRPr="001D6CCE">
          <w:rPr>
            <w:rFonts w:ascii="Times New Roman" w:hAnsi="Times New Roman"/>
          </w:rPr>
          <w:t>,</w:t>
        </w:r>
        <w:proofErr w:type="spellStart"/>
        <w:r w:rsidRPr="001D6CCE">
          <w:rPr>
            <w:rFonts w:ascii="Times New Roman" w:hAnsi="Times New Roman"/>
          </w:rPr>
          <w:t>GetDate</w:t>
        </w:r>
        <w:proofErr w:type="spellEnd"/>
        <w:proofErr w:type="gramEnd"/>
        <w:r w:rsidRPr="001D6CCE">
          <w:rPr>
            <w:rFonts w:ascii="Times New Roman" w:hAnsi="Times New Roman"/>
          </w:rPr>
          <w:t>(), ?, ?,?)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57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58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6"/>
        </w:numPr>
        <w:rPr>
          <w:ins w:id="459" w:author="Palacherla, Susmitha C (NONUS)" w:date="2019-08-18T12:52:00Z"/>
          <w:rFonts w:ascii="Times New Roman" w:hAnsi="Times New Roman"/>
        </w:rPr>
        <w:pPrChange w:id="460" w:author="Palacherla, Susmitha C (NONUS)" w:date="2019-08-18T12:58:00Z">
          <w:pPr>
            <w:pStyle w:val="ListParagraph"/>
            <w:numPr>
              <w:numId w:val="40"/>
            </w:numPr>
            <w:ind w:left="1440" w:hanging="360"/>
          </w:pPr>
        </w:pPrChange>
      </w:pPr>
      <w:ins w:id="461" w:author="Palacherla, Susmitha C (NONUS)" w:date="2019-08-18T12:52:00Z">
        <w:r w:rsidRPr="001D6CCE">
          <w:rPr>
            <w:rFonts w:ascii="Times New Roman" w:hAnsi="Times New Roman"/>
          </w:rPr>
          <w:t xml:space="preserve">File System Task: </w:t>
        </w:r>
        <w:r>
          <w:rPr>
            <w:rFonts w:ascii="Times New Roman" w:hAnsi="Times New Roman"/>
          </w:rPr>
          <w:t>Delete loaded file</w:t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62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63" w:author="Palacherla, Susmitha C (NONUS)" w:date="2019-08-18T12:52:00Z"/>
          <w:rFonts w:ascii="Times New Roman" w:hAnsi="Times New Roman"/>
        </w:rPr>
      </w:pPr>
      <w:ins w:id="464" w:author="Palacherla, Susmitha C (NONUS)" w:date="2019-08-18T12:52:00Z">
        <w:r w:rsidRPr="001D6CCE">
          <w:rPr>
            <w:rFonts w:ascii="Times New Roman" w:hAnsi="Times New Roman"/>
            <w:noProof/>
          </w:rPr>
          <w:drawing>
            <wp:inline distT="0" distB="0" distL="0" distR="0" wp14:anchorId="6D75617C" wp14:editId="4B29D240">
              <wp:extent cx="2381250" cy="800100"/>
              <wp:effectExtent l="0" t="0" r="0" b="0"/>
              <wp:docPr id="91" name="Picture 9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81250" cy="800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65" w:author="Palacherla, Susmitha C (NONUS)" w:date="2019-08-18T12:52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466" w:author="Palacherla, Susmitha C (NONUS)" w:date="2019-08-18T12:52:00Z"/>
          <w:rFonts w:ascii="Times New Roman" w:hAnsi="Times New Roman"/>
        </w:rPr>
      </w:pPr>
      <w:ins w:id="467" w:author="Palacherla, Susmitha C (NONUS)" w:date="2019-08-18T12:52:00Z">
        <w:r w:rsidRPr="00847702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1E73B300" wp14:editId="57A6C0FE">
              <wp:extent cx="3767328" cy="1828800"/>
              <wp:effectExtent l="0" t="0" r="5080" b="0"/>
              <wp:docPr id="92" name="Picture 9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6732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ins w:id="468" w:author="Palacherla, Susmitha C (NONUS)" w:date="2019-08-18T12:52:00Z"/>
          <w:rFonts w:ascii="Times New Roman" w:hAnsi="Times New Roman"/>
          <w:b/>
        </w:rPr>
      </w:pPr>
    </w:p>
    <w:p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ins w:id="469" w:author="Palacherla, Susmitha C (NONUS)" w:date="2019-08-18T12:52:00Z"/>
          <w:rFonts w:ascii="Times New Roman" w:hAnsi="Times New Roman"/>
          <w:b/>
        </w:rPr>
      </w:pPr>
    </w:p>
    <w:p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22634" w:rsidRPr="001D6CCE" w:rsidRDefault="00522634" w:rsidP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For each Non</w:t>
      </w:r>
      <w:ins w:id="470" w:author="Palacherla, Susmitha C (NONUS)" w:date="2019-08-18T13:08:00Z">
        <w:r w:rsidR="000B06CF">
          <w:rPr>
            <w:rFonts w:ascii="Times New Roman" w:hAnsi="Times New Roman"/>
            <w:b/>
          </w:rPr>
          <w:t xml:space="preserve"> </w:t>
        </w:r>
      </w:ins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ins w:id="471" w:author="Palacherla, Susmitha C (NONUS)" w:date="2019-08-18T13:08:00Z">
        <w:r w:rsidR="000B06CF">
          <w:rPr>
            <w:rFonts w:ascii="Times New Roman" w:hAnsi="Times New Roman"/>
            <w:b/>
          </w:rPr>
          <w:t xml:space="preserve">and BQN </w:t>
        </w:r>
      </w:ins>
      <w:r w:rsidRPr="001D6CCE">
        <w:rPr>
          <w:rFonts w:ascii="Times New Roman" w:hAnsi="Times New Roman"/>
          <w:b/>
        </w:rPr>
        <w:t>file in Staging directory  Workflow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r w:rsidRPr="001D6CCE">
        <w:rPr>
          <w:rFonts w:ascii="Times New Roman" w:hAnsi="Times New Roman"/>
          <w:color w:val="000000" w:themeColor="text1"/>
        </w:rPr>
        <w:t>Quality_Other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4DF44DC" wp14:editId="10AE80FF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Maximum Error count – 0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Coaching_Log_Reason tables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AA48D07" wp14:editId="75C323BA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72" w:author="Palacherla, Susmitha C (NONUS)" w:date="2019-08-18T13:09:00Z"/>
          <w:rFonts w:ascii="Times New Roman" w:hAnsi="Times New Roman"/>
        </w:rPr>
      </w:pPr>
      <w:proofErr w:type="gramStart"/>
      <w:ins w:id="473" w:author="Palacherla, Susmitha C (NONUS)" w:date="2019-08-18T13:09:00Z">
        <w:r w:rsidRPr="000B06CF">
          <w:rPr>
            <w:rFonts w:ascii="Times New Roman" w:hAnsi="Times New Roman"/>
          </w:rPr>
          <w:lastRenderedPageBreak/>
          <w:t>FINDSTRING(</w:t>
        </w:r>
        <w:proofErr w:type="gramEnd"/>
        <w:r w:rsidRPr="000B06CF">
          <w:rPr>
            <w:rFonts w:ascii="Times New Roman" w:hAnsi="Times New Roman"/>
          </w:rPr>
          <w:t>@[User::</w:t>
        </w:r>
        <w:proofErr w:type="spellStart"/>
        <w:r w:rsidRPr="000B06CF">
          <w:rPr>
            <w:rFonts w:ascii="Times New Roman" w:hAnsi="Times New Roman"/>
          </w:rPr>
          <w:t>VarFileName</w:t>
        </w:r>
        <w:proofErr w:type="spellEnd"/>
        <w:r w:rsidRPr="000B06CF">
          <w:rPr>
            <w:rFonts w:ascii="Times New Roman" w:hAnsi="Times New Roman"/>
          </w:rPr>
          <w:t>],"CTC",1 ) == 0 &amp;&amp; FINDSTRING(@[User::</w:t>
        </w:r>
        <w:proofErr w:type="spellStart"/>
        <w:r w:rsidRPr="000B06CF">
          <w:rPr>
            <w:rFonts w:ascii="Times New Roman" w:hAnsi="Times New Roman"/>
          </w:rPr>
          <w:t>VarFileName</w:t>
        </w:r>
        <w:proofErr w:type="spellEnd"/>
        <w:r w:rsidRPr="000B06CF">
          <w:rPr>
            <w:rFonts w:ascii="Times New Roman" w:hAnsi="Times New Roman"/>
          </w:rPr>
          <w:t>],"BQN",1 ) == 0</w:t>
        </w:r>
      </w:ins>
    </w:p>
    <w:p w:rsidR="00807FCA" w:rsidRPr="001D6CCE" w:rsidDel="000B06CF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474" w:author="Palacherla, Susmitha C (NONUS)" w:date="2019-08-18T13:09:00Z"/>
          <w:rFonts w:ascii="Times New Roman" w:hAnsi="Times New Roman"/>
        </w:rPr>
      </w:pPr>
      <w:del w:id="475" w:author="Palacherla, Susmitha C (NONUS)" w:date="2019-08-18T13:09:00Z">
        <w:r w:rsidRPr="001D6CCE" w:rsidDel="000B06CF">
          <w:rPr>
            <w:rFonts w:ascii="Times New Roman" w:hAnsi="Times New Roman"/>
          </w:rPr>
          <w:delText>FINDSTRING(@[User::VarFileName],"CTC",1 ) == 0</w:delText>
        </w:r>
      </w:del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177190C" wp14:editId="055BAC94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AA514EC" wp14:editId="32ABF56D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8680067" wp14:editId="04CB21AC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C326E9F" wp14:editId="10379C55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ACFB82" wp14:editId="5639663E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3144551" wp14:editId="6BB42ABC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BC1535" wp14:editId="04B993BD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8031D" w:rsidRPr="00522634" w:rsidRDefault="0098031D" w:rsidP="0098031D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lastRenderedPageBreak/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</w:t>
      </w:r>
      <w:proofErr w:type="gramStart"/>
      <w:r w:rsidRPr="00335AE2">
        <w:rPr>
          <w:rFonts w:ascii="Times New Roman" w:hAnsi="Times New Roman"/>
        </w:rPr>
        <w:t>.[</w:t>
      </w:r>
      <w:proofErr w:type="spellStart"/>
      <w:proofErr w:type="gramEnd"/>
      <w:r w:rsidRPr="00335AE2">
        <w:rPr>
          <w:rFonts w:ascii="Times New Roman" w:hAnsi="Times New Roman"/>
        </w:rPr>
        <w:t>sp_Update_Quality_Other_Coaching_Stage</w:t>
      </w:r>
      <w:proofErr w:type="spellEnd"/>
      <w:r w:rsidRPr="00335AE2">
        <w:rPr>
          <w:rFonts w:ascii="Times New Roman" w:hAnsi="Times New Roman"/>
        </w:rPr>
        <w:t xml:space="preserve">] ? </w:t>
      </w:r>
      <w:proofErr w:type="gramStart"/>
      <w:r w:rsidRPr="00335AE2">
        <w:rPr>
          <w:rFonts w:ascii="Times New Roman" w:hAnsi="Times New Roman"/>
        </w:rPr>
        <w:t>output</w:t>
      </w:r>
      <w:proofErr w:type="gramEnd"/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54BA06" wp14:editId="6A013C13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sp_InsertInto_Coaching_Log_Quality_Other]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21BF4E" wp14:editId="2AE50568">
            <wp:extent cx="5943600" cy="2087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Quality_Other_FileList]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138F298" wp14:editId="66D22AEE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05002E7" wp14:editId="5A7C0B88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DD15B62" wp14:editId="512B71A9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Del="00C06FFD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moveFrom w:id="476" w:author="Palacherla, Susmitha C (NONUS)" w:date="2019-08-18T12:52:00Z"/>
          <w:rFonts w:ascii="Times New Roman" w:hAnsi="Times New Roman"/>
        </w:rPr>
      </w:pPr>
      <w:moveFromRangeStart w:id="477" w:author="Palacherla, Susmitha C (NONUS)" w:date="2019-08-18T12:52:00Z" w:name="move17025142"/>
    </w:p>
    <w:p w:rsidR="00843A3C" w:rsidRPr="001D6CCE" w:rsidDel="00C06FFD" w:rsidRDefault="00843A3C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moveFrom w:id="478" w:author="Palacherla, Susmitha C (NONUS)" w:date="2019-08-18T12:52:00Z"/>
          <w:rFonts w:ascii="Times New Roman" w:hAnsi="Times New Roman"/>
          <w:b/>
        </w:rPr>
      </w:pPr>
      <w:moveFrom w:id="479" w:author="Palacherla, Susmitha C (NONUS)" w:date="2019-08-18T12:52:00Z">
        <w:r w:rsidRPr="001D6CCE" w:rsidDel="00C06FFD">
          <w:rPr>
            <w:rFonts w:ascii="Times New Roman" w:hAnsi="Times New Roman"/>
            <w:b/>
          </w:rPr>
          <w:t xml:space="preserve">For each </w:t>
        </w:r>
        <w:r w:rsidRPr="001D6CCE" w:rsidDel="00C06FFD">
          <w:rPr>
            <w:rFonts w:ascii="Times New Roman" w:hAnsi="Times New Roman"/>
            <w:b/>
            <w:color w:val="000000" w:themeColor="text1"/>
          </w:rPr>
          <w:t>CTC</w:t>
        </w:r>
        <w:r w:rsidRPr="001D6CCE" w:rsidDel="00C06FFD">
          <w:rPr>
            <w:rFonts w:ascii="Times New Roman" w:hAnsi="Times New Roman"/>
            <w:b/>
          </w:rPr>
          <w:t xml:space="preserve"> file in Staging directory Workflow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480" w:author="Palacherla, Susmitha C (NONUS)" w:date="2019-08-18T12:52:00Z"/>
          <w:rFonts w:ascii="Times New Roman" w:hAnsi="Times New Roman"/>
          <w:b/>
        </w:rPr>
      </w:pPr>
    </w:p>
    <w:p w:rsidR="002C2CF1" w:rsidRPr="001D6CCE" w:rsidDel="00C06FFD" w:rsidRDefault="002C2CF1" w:rsidP="002C2CF1">
      <w:pPr>
        <w:ind w:left="1080"/>
        <w:rPr>
          <w:moveFrom w:id="481" w:author="Palacherla, Susmitha C (NONUS)" w:date="2019-08-18T12:52:00Z"/>
          <w:rFonts w:ascii="Times New Roman" w:hAnsi="Times New Roman"/>
        </w:rPr>
      </w:pPr>
      <w:moveFrom w:id="482" w:author="Palacherla, Susmitha C (NONUS)" w:date="2019-08-18T12:52:00Z">
        <w:r w:rsidRPr="001D6CCE" w:rsidDel="00C06FFD">
          <w:rPr>
            <w:rFonts w:ascii="Times New Roman" w:hAnsi="Times New Roman"/>
            <w:b/>
          </w:rPr>
          <w:t>Container properties to set</w:t>
        </w:r>
      </w:moveFrom>
    </w:p>
    <w:p w:rsidR="002C2CF1" w:rsidRPr="001D6CCE" w:rsidDel="00C06FFD" w:rsidRDefault="002C2CF1" w:rsidP="002C2CF1">
      <w:pPr>
        <w:pStyle w:val="ListParagraph"/>
        <w:numPr>
          <w:ilvl w:val="0"/>
          <w:numId w:val="35"/>
        </w:numPr>
        <w:rPr>
          <w:moveFrom w:id="483" w:author="Palacherla, Susmitha C (NONUS)" w:date="2019-08-18T12:52:00Z"/>
          <w:rFonts w:ascii="Times New Roman" w:hAnsi="Times New Roman"/>
        </w:rPr>
      </w:pPr>
      <w:moveFrom w:id="484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Fail Package on failure- </w:t>
        </w:r>
        <w:r w:rsidR="007F0559" w:rsidRPr="001D6CCE" w:rsidDel="00C06FFD">
          <w:rPr>
            <w:rFonts w:ascii="Times New Roman" w:hAnsi="Times New Roman"/>
          </w:rPr>
          <w:t>True</w:t>
        </w:r>
      </w:moveFrom>
    </w:p>
    <w:p w:rsidR="002C2CF1" w:rsidRPr="001D6CCE" w:rsidDel="00C06FFD" w:rsidRDefault="002C2CF1" w:rsidP="002C2CF1">
      <w:pPr>
        <w:pStyle w:val="ListParagraph"/>
        <w:numPr>
          <w:ilvl w:val="0"/>
          <w:numId w:val="35"/>
        </w:numPr>
        <w:rPr>
          <w:moveFrom w:id="485" w:author="Palacherla, Susmitha C (NONUS)" w:date="2019-08-18T12:52:00Z"/>
          <w:rFonts w:ascii="Times New Roman" w:hAnsi="Times New Roman"/>
        </w:rPr>
      </w:pPr>
      <w:moveFrom w:id="486" w:author="Palacherla, Susmitha C (NONUS)" w:date="2019-08-18T12:52:00Z">
        <w:r w:rsidRPr="001D6CCE" w:rsidDel="00C06FFD">
          <w:rPr>
            <w:rFonts w:ascii="Times New Roman" w:hAnsi="Times New Roman"/>
          </w:rPr>
          <w:t>Fail Parent on failure- False</w:t>
        </w:r>
      </w:moveFrom>
    </w:p>
    <w:p w:rsidR="002C2CF1" w:rsidRPr="001D6CCE" w:rsidDel="00C06FFD" w:rsidRDefault="002C2CF1" w:rsidP="002C2CF1">
      <w:pPr>
        <w:pStyle w:val="ListParagraph"/>
        <w:numPr>
          <w:ilvl w:val="0"/>
          <w:numId w:val="35"/>
        </w:numPr>
        <w:rPr>
          <w:moveFrom w:id="487" w:author="Palacherla, Susmitha C (NONUS)" w:date="2019-08-18T12:52:00Z"/>
          <w:rFonts w:ascii="Times New Roman" w:hAnsi="Times New Roman"/>
        </w:rPr>
      </w:pPr>
      <w:moveFrom w:id="488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Maximum Error count – </w:t>
        </w:r>
        <w:r w:rsidR="007F0559" w:rsidRPr="001D6CCE" w:rsidDel="00C06FFD">
          <w:rPr>
            <w:rFonts w:ascii="Times New Roman" w:hAnsi="Times New Roman"/>
          </w:rPr>
          <w:t>1</w:t>
        </w:r>
      </w:moveFrom>
    </w:p>
    <w:p w:rsidR="002C2CF1" w:rsidRPr="001D6CCE" w:rsidDel="00C06FFD" w:rsidRDefault="002C2CF1" w:rsidP="002C2CF1">
      <w:pPr>
        <w:pStyle w:val="ListParagraph"/>
        <w:numPr>
          <w:ilvl w:val="0"/>
          <w:numId w:val="35"/>
        </w:numPr>
        <w:rPr>
          <w:moveFrom w:id="489" w:author="Palacherla, Susmitha C (NONUS)" w:date="2019-08-18T12:52:00Z"/>
          <w:rFonts w:ascii="Times New Roman" w:hAnsi="Times New Roman"/>
        </w:rPr>
      </w:pPr>
      <w:moveFrom w:id="490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Event handlers – System Variables – Propagate - </w:t>
        </w:r>
        <w:r w:rsidR="007F0559" w:rsidRPr="001D6CCE" w:rsidDel="00C06FFD">
          <w:rPr>
            <w:rFonts w:ascii="Times New Roman" w:hAnsi="Times New Roman"/>
          </w:rPr>
          <w:t>True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491" w:author="Palacherla, Susmitha C (NONUS)" w:date="2019-08-18T12:52:00Z"/>
          <w:rFonts w:ascii="Times New Roman" w:hAnsi="Times New Roman"/>
          <w:b/>
        </w:rPr>
      </w:pPr>
    </w:p>
    <w:p w:rsidR="00843A3C" w:rsidRPr="001D6CCE" w:rsidDel="00C06FFD" w:rsidRDefault="00843A3C" w:rsidP="00843A3C">
      <w:pPr>
        <w:spacing w:after="0"/>
        <w:ind w:left="1080"/>
        <w:rPr>
          <w:moveFrom w:id="492" w:author="Palacherla, Susmitha C (NONUS)" w:date="2019-08-18T12:52:00Z"/>
          <w:rFonts w:ascii="Times New Roman" w:hAnsi="Times New Roman"/>
        </w:rPr>
      </w:pPr>
      <w:moveFrom w:id="493" w:author="Palacherla, Susmitha C (NONUS)" w:date="2019-08-18T12:52:00Z">
        <w:r w:rsidRPr="001D6CCE" w:rsidDel="00C06FFD">
          <w:rPr>
            <w:rFonts w:ascii="Times New Roman" w:hAnsi="Times New Roman"/>
          </w:rPr>
          <w:t>Container: Foreach Loop</w:t>
        </w:r>
      </w:moveFrom>
    </w:p>
    <w:p w:rsidR="00843A3C" w:rsidRPr="001D6CCE" w:rsidDel="00C06FFD" w:rsidRDefault="00843A3C" w:rsidP="00843A3C">
      <w:pPr>
        <w:spacing w:after="0"/>
        <w:ind w:left="1080"/>
        <w:rPr>
          <w:moveFrom w:id="494" w:author="Palacherla, Susmitha C (NONUS)" w:date="2019-08-18T12:52:00Z"/>
          <w:rFonts w:ascii="Times New Roman" w:hAnsi="Times New Roman"/>
        </w:rPr>
      </w:pPr>
      <w:moveFrom w:id="495" w:author="Palacherla, Susmitha C (NONUS)" w:date="2019-08-18T12:52:00Z">
        <w:r w:rsidRPr="001D6CCE" w:rsidDel="00C06FFD">
          <w:rPr>
            <w:rFonts w:ascii="Times New Roman" w:hAnsi="Times New Roman"/>
          </w:rPr>
          <w:t>Folder: \\vrivscors01\BCC Scorecards\Coaching\</w:t>
        </w:r>
        <w:r w:rsidRPr="001D6CCE" w:rsidDel="00C06FFD">
          <w:rPr>
            <w:rFonts w:ascii="Times New Roman" w:hAnsi="Times New Roman"/>
            <w:color w:val="000000" w:themeColor="text1"/>
          </w:rPr>
          <w:t>Quality_Other</w:t>
        </w:r>
      </w:moveFrom>
    </w:p>
    <w:p w:rsidR="00843A3C" w:rsidRPr="001D6CCE" w:rsidDel="00C06FFD" w:rsidRDefault="00843A3C" w:rsidP="00843A3C">
      <w:pPr>
        <w:spacing w:after="0"/>
        <w:ind w:left="1080"/>
        <w:rPr>
          <w:moveFrom w:id="496" w:author="Palacherla, Susmitha C (NONUS)" w:date="2019-08-18T12:52:00Z"/>
          <w:rFonts w:ascii="Times New Roman" w:hAnsi="Times New Roman"/>
        </w:rPr>
      </w:pPr>
      <w:moveFrom w:id="497" w:author="Palacherla, Susmitha C (NONUS)" w:date="2019-08-18T12:52:00Z">
        <w:r w:rsidRPr="001D6CCE" w:rsidDel="00C06FFD">
          <w:rPr>
            <w:rFonts w:ascii="Times New Roman" w:hAnsi="Times New Roman"/>
          </w:rPr>
          <w:t>Files: eCL_Quality_Feed_*.csv</w:t>
        </w:r>
      </w:moveFrom>
    </w:p>
    <w:p w:rsidR="00843A3C" w:rsidRPr="001D6CCE" w:rsidDel="00C06FFD" w:rsidRDefault="00843A3C" w:rsidP="00843A3C">
      <w:pPr>
        <w:spacing w:after="0"/>
        <w:ind w:left="1080"/>
        <w:rPr>
          <w:moveFrom w:id="498" w:author="Palacherla, Susmitha C (NONUS)" w:date="2019-08-18T12:52:00Z"/>
          <w:rFonts w:ascii="Times New Roman" w:hAnsi="Times New Roman"/>
        </w:rPr>
      </w:pPr>
      <w:moveFrom w:id="499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3AFD3C3F" wp14:editId="1FFD02A6">
              <wp:extent cx="4251960" cy="1463040"/>
              <wp:effectExtent l="0" t="0" r="0" b="381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51960" cy="1463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spacing w:after="0"/>
        <w:ind w:left="1080"/>
        <w:rPr>
          <w:moveFrom w:id="500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spacing w:after="0"/>
        <w:ind w:left="1080"/>
        <w:rPr>
          <w:moveFrom w:id="501" w:author="Palacherla, Susmitha C (NONUS)" w:date="2019-08-18T12:52:00Z"/>
          <w:rFonts w:ascii="Times New Roman" w:hAnsi="Times New Roman"/>
        </w:rPr>
      </w:pPr>
      <w:moveFrom w:id="502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485B51E7" wp14:editId="7261DC36">
              <wp:extent cx="4297680" cy="2715768"/>
              <wp:effectExtent l="0" t="0" r="7620" b="889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97680" cy="27157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spacing w:after="0"/>
        <w:ind w:left="1080"/>
        <w:rPr>
          <w:moveFrom w:id="503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spacing w:after="0"/>
        <w:ind w:left="1080"/>
        <w:rPr>
          <w:moveFrom w:id="504" w:author="Palacherla, Susmitha C (NONUS)" w:date="2019-08-18T12:52:00Z"/>
          <w:rFonts w:ascii="Times New Roman" w:hAnsi="Times New Roman"/>
        </w:rPr>
      </w:pPr>
      <w:moveFrom w:id="505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2F4A06E5" wp14:editId="45F73BA9">
              <wp:extent cx="3502152" cy="2706624"/>
              <wp:effectExtent l="0" t="0" r="3175" b="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02152" cy="27066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spacing w:after="0"/>
        <w:ind w:left="1080"/>
        <w:rPr>
          <w:moveFrom w:id="506" w:author="Palacherla, Susmitha C (NONUS)" w:date="2019-08-18T12:52:00Z"/>
          <w:rFonts w:ascii="Times New Roman" w:hAnsi="Times New Roman"/>
        </w:rPr>
      </w:pPr>
      <w:moveFrom w:id="507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38B88C46" wp14:editId="1AEA3705">
              <wp:extent cx="4343400" cy="1408176"/>
              <wp:effectExtent l="0" t="0" r="0" b="1905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43400" cy="14081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spacing w:after="0"/>
        <w:ind w:left="1080"/>
        <w:rPr>
          <w:moveFrom w:id="508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spacing w:after="0"/>
        <w:ind w:left="1080"/>
        <w:rPr>
          <w:moveFrom w:id="509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spacing w:after="0"/>
        <w:ind w:left="1080"/>
        <w:rPr>
          <w:moveFrom w:id="510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spacing w:after="0"/>
        <w:ind w:left="1080"/>
        <w:rPr>
          <w:moveFrom w:id="511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rPr>
          <w:moveFrom w:id="512" w:author="Palacherla, Susmitha C (NONUS)" w:date="2019-08-18T12:52:00Z"/>
          <w:rFonts w:ascii="Times New Roman" w:hAnsi="Times New Roman"/>
          <w:b/>
        </w:rPr>
      </w:pPr>
      <w:moveFrom w:id="513" w:author="Palacherla, Susmitha C (NONUS)" w:date="2019-08-18T12:52:00Z">
        <w:r w:rsidRPr="001D6CCE" w:rsidDel="00C06FFD">
          <w:rPr>
            <w:rFonts w:ascii="Times New Roman" w:hAnsi="Times New Roman"/>
            <w:b/>
          </w:rPr>
          <w:t>Summary of Steps</w:t>
        </w:r>
      </w:moveFrom>
    </w:p>
    <w:p w:rsidR="00843A3C" w:rsidRPr="001D6CCE" w:rsidDel="00C06FFD" w:rsidRDefault="00843A3C" w:rsidP="00925A7E">
      <w:pPr>
        <w:pStyle w:val="ListParagraph"/>
        <w:numPr>
          <w:ilvl w:val="0"/>
          <w:numId w:val="39"/>
        </w:numPr>
        <w:rPr>
          <w:moveFrom w:id="514" w:author="Palacherla, Susmitha C (NONUS)" w:date="2019-08-18T12:52:00Z"/>
          <w:rFonts w:ascii="Times New Roman" w:hAnsi="Times New Roman"/>
        </w:rPr>
      </w:pPr>
      <w:moveFrom w:id="515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SQL task – Truncate </w:t>
        </w:r>
        <w:r w:rsidRPr="001D6CCE" w:rsidDel="00C06FFD">
          <w:rPr>
            <w:rFonts w:ascii="Times New Roman" w:hAnsi="Times New Roman"/>
            <w:color w:val="000000" w:themeColor="text1"/>
          </w:rPr>
          <w:t>Quality_Other</w:t>
        </w:r>
        <w:r w:rsidRPr="001D6CCE" w:rsidDel="00C06FFD">
          <w:rPr>
            <w:rFonts w:ascii="Times New Roman" w:hAnsi="Times New Roman"/>
          </w:rPr>
          <w:t xml:space="preserve"> Staging table</w:t>
        </w:r>
      </w:moveFrom>
    </w:p>
    <w:p w:rsidR="00843A3C" w:rsidRPr="001D6CCE" w:rsidDel="00C06FFD" w:rsidRDefault="00843A3C" w:rsidP="00925A7E">
      <w:pPr>
        <w:pStyle w:val="ListParagraph"/>
        <w:numPr>
          <w:ilvl w:val="0"/>
          <w:numId w:val="39"/>
        </w:numPr>
        <w:rPr>
          <w:moveFrom w:id="516" w:author="Palacherla, Susmitha C (NONUS)" w:date="2019-08-18T12:52:00Z"/>
          <w:rFonts w:ascii="Times New Roman" w:hAnsi="Times New Roman"/>
        </w:rPr>
      </w:pPr>
      <w:moveFrom w:id="517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DFT – </w:t>
        </w:r>
        <w:r w:rsidR="00335AE2" w:rsidDel="00C06FFD">
          <w:rPr>
            <w:rFonts w:ascii="Times New Roman" w:hAnsi="Times New Roman"/>
          </w:rPr>
          <w:t>Load</w:t>
        </w:r>
        <w:r w:rsidR="00335AE2" w:rsidRPr="001D6CCE" w:rsidDel="00C06FFD">
          <w:rPr>
            <w:rFonts w:ascii="Times New Roman" w:hAnsi="Times New Roman"/>
          </w:rPr>
          <w:t xml:space="preserve"> </w:t>
        </w:r>
        <w:r w:rsidRPr="001D6CCE" w:rsidDel="00C06FFD">
          <w:rPr>
            <w:rFonts w:ascii="Times New Roman" w:hAnsi="Times New Roman"/>
            <w:color w:val="000000" w:themeColor="text1"/>
          </w:rPr>
          <w:t>Quality_Other</w:t>
        </w:r>
        <w:r w:rsidRPr="001D6CCE" w:rsidDel="00C06FFD">
          <w:rPr>
            <w:rFonts w:ascii="Times New Roman" w:hAnsi="Times New Roman"/>
          </w:rPr>
          <w:t xml:space="preserve"> Staging table</w:t>
        </w:r>
      </w:moveFrom>
    </w:p>
    <w:p w:rsidR="00843A3C" w:rsidRPr="001D6CCE" w:rsidDel="00C06FFD" w:rsidRDefault="00843A3C" w:rsidP="00925A7E">
      <w:pPr>
        <w:pStyle w:val="ListParagraph"/>
        <w:numPr>
          <w:ilvl w:val="0"/>
          <w:numId w:val="39"/>
        </w:numPr>
        <w:rPr>
          <w:moveFrom w:id="518" w:author="Palacherla, Susmitha C (NONUS)" w:date="2019-08-18T12:52:00Z"/>
          <w:rFonts w:ascii="Times New Roman" w:hAnsi="Times New Roman"/>
        </w:rPr>
      </w:pPr>
      <w:moveFrom w:id="519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SQL task – </w:t>
        </w:r>
        <w:r w:rsidR="00335AE2" w:rsidDel="00C06FFD">
          <w:rPr>
            <w:rFonts w:ascii="Times New Roman" w:hAnsi="Times New Roman"/>
          </w:rPr>
          <w:t>Update Staging table and Reject Logs</w:t>
        </w:r>
      </w:moveFrom>
    </w:p>
    <w:p w:rsidR="00843A3C" w:rsidRPr="001D6CCE" w:rsidDel="00C06FFD" w:rsidRDefault="00843A3C" w:rsidP="00925A7E">
      <w:pPr>
        <w:pStyle w:val="ListParagraph"/>
        <w:numPr>
          <w:ilvl w:val="0"/>
          <w:numId w:val="39"/>
        </w:numPr>
        <w:rPr>
          <w:moveFrom w:id="520" w:author="Palacherla, Susmitha C (NONUS)" w:date="2019-08-18T12:52:00Z"/>
          <w:rFonts w:ascii="Times New Roman" w:hAnsi="Times New Roman"/>
        </w:rPr>
      </w:pPr>
      <w:moveFrom w:id="521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SQL task Load </w:t>
        </w:r>
        <w:r w:rsidR="00335AE2" w:rsidDel="00C06FFD">
          <w:rPr>
            <w:rFonts w:ascii="Times New Roman" w:hAnsi="Times New Roman"/>
          </w:rPr>
          <w:t>C</w:t>
        </w:r>
        <w:r w:rsidRPr="001D6CCE" w:rsidDel="00C06FFD">
          <w:rPr>
            <w:rFonts w:ascii="Times New Roman" w:hAnsi="Times New Roman"/>
          </w:rPr>
          <w:t>oaching_Log and Coaching_Log_Reason tables</w:t>
        </w:r>
      </w:moveFrom>
    </w:p>
    <w:p w:rsidR="00843A3C" w:rsidRPr="001D6CCE" w:rsidDel="00C06FFD" w:rsidRDefault="00843A3C" w:rsidP="00925A7E">
      <w:pPr>
        <w:pStyle w:val="ListParagraph"/>
        <w:numPr>
          <w:ilvl w:val="0"/>
          <w:numId w:val="39"/>
        </w:numPr>
        <w:rPr>
          <w:moveFrom w:id="522" w:author="Palacherla, Susmitha C (NONUS)" w:date="2019-08-18T12:52:00Z"/>
          <w:rFonts w:ascii="Times New Roman" w:hAnsi="Times New Roman"/>
        </w:rPr>
      </w:pPr>
      <w:moveFrom w:id="523" w:author="Palacherla, Susmitha C (NONUS)" w:date="2019-08-18T12:52:00Z">
        <w:r w:rsidRPr="001D6CCE" w:rsidDel="00C06FFD">
          <w:rPr>
            <w:rFonts w:ascii="Times New Roman" w:hAnsi="Times New Roman"/>
          </w:rPr>
          <w:t>SQL task – Load File list table</w:t>
        </w:r>
      </w:moveFrom>
    </w:p>
    <w:p w:rsidR="00843A3C" w:rsidRPr="001D6CCE" w:rsidDel="00C06FFD" w:rsidRDefault="00843A3C" w:rsidP="00925A7E">
      <w:pPr>
        <w:pStyle w:val="ListParagraph"/>
        <w:numPr>
          <w:ilvl w:val="0"/>
          <w:numId w:val="39"/>
        </w:numPr>
        <w:rPr>
          <w:moveFrom w:id="524" w:author="Palacherla, Susmitha C (NONUS)" w:date="2019-08-18T12:52:00Z"/>
          <w:rFonts w:ascii="Times New Roman" w:hAnsi="Times New Roman"/>
        </w:rPr>
      </w:pPr>
      <w:moveFrom w:id="525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File system task – </w:t>
        </w:r>
        <w:r w:rsidR="00335AE2" w:rsidDel="00C06FFD">
          <w:rPr>
            <w:rFonts w:ascii="Times New Roman" w:hAnsi="Times New Roman"/>
          </w:rPr>
          <w:t>Delete loaded file</w:t>
        </w:r>
      </w:moveFrom>
    </w:p>
    <w:p w:rsidR="00843A3C" w:rsidRPr="001D6CCE" w:rsidDel="00C06FFD" w:rsidRDefault="00843A3C" w:rsidP="00843A3C">
      <w:pPr>
        <w:spacing w:after="0"/>
        <w:ind w:left="1080"/>
        <w:rPr>
          <w:moveFrom w:id="526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rPr>
          <w:moveFrom w:id="527" w:author="Palacherla, Susmitha C (NONUS)" w:date="2019-08-18T12:52:00Z"/>
          <w:rFonts w:ascii="Times New Roman" w:hAnsi="Times New Roman"/>
          <w:b/>
        </w:rPr>
      </w:pPr>
      <w:moveFrom w:id="528" w:author="Palacherla, Susmitha C (NONUS)" w:date="2019-08-18T12:52:00Z">
        <w:r w:rsidRPr="001D6CCE" w:rsidDel="00C06FFD">
          <w:rPr>
            <w:rFonts w:ascii="Times New Roman" w:hAnsi="Times New Roman"/>
            <w:b/>
          </w:rPr>
          <w:t>Details of Steps</w:t>
        </w:r>
      </w:moveFrom>
    </w:p>
    <w:p w:rsidR="00843A3C" w:rsidRPr="001D6CCE" w:rsidDel="00C06FFD" w:rsidRDefault="00843A3C" w:rsidP="00925A7E">
      <w:pPr>
        <w:pStyle w:val="ListParagraph"/>
        <w:numPr>
          <w:ilvl w:val="0"/>
          <w:numId w:val="40"/>
        </w:numPr>
        <w:rPr>
          <w:moveFrom w:id="529" w:author="Palacherla, Susmitha C (NONUS)" w:date="2019-08-18T12:52:00Z"/>
          <w:rFonts w:ascii="Times New Roman" w:hAnsi="Times New Roman"/>
        </w:rPr>
      </w:pPr>
      <w:moveFrom w:id="530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SQL task – Truncate </w:t>
        </w:r>
        <w:r w:rsidRPr="001D6CCE" w:rsidDel="00C06FFD">
          <w:rPr>
            <w:rFonts w:ascii="Times New Roman" w:hAnsi="Times New Roman"/>
            <w:color w:val="000000" w:themeColor="text1"/>
          </w:rPr>
          <w:t>Quality_Other</w:t>
        </w:r>
        <w:r w:rsidRPr="001D6CCE" w:rsidDel="00C06FFD">
          <w:rPr>
            <w:rFonts w:ascii="Times New Roman" w:hAnsi="Times New Roman"/>
          </w:rPr>
          <w:t xml:space="preserve"> Staging table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531" w:author="Palacherla, Susmitha C (NONUS)" w:date="2019-08-18T12:52:00Z"/>
          <w:rFonts w:ascii="Times New Roman" w:hAnsi="Times New Roman"/>
        </w:rPr>
      </w:pPr>
      <w:moveFrom w:id="532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264D6946" wp14:editId="02CC6D96">
              <wp:extent cx="2362200" cy="895350"/>
              <wp:effectExtent l="0" t="0" r="0" b="0"/>
              <wp:docPr id="54" name="Picture 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2200" cy="895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533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534" w:author="Palacherla, Susmitha C (NONUS)" w:date="2019-08-18T12:52:00Z"/>
          <w:rFonts w:ascii="Times New Roman" w:hAnsi="Times New Roman"/>
        </w:rPr>
      </w:pPr>
      <w:moveFrom w:id="535" w:author="Palacherla, Susmitha C (NONUS)" w:date="2019-08-18T12:52:00Z">
        <w:r w:rsidRPr="001D6CCE" w:rsidDel="00C06FFD">
          <w:rPr>
            <w:rFonts w:ascii="Times New Roman" w:hAnsi="Times New Roman"/>
          </w:rPr>
          <w:t>Executes Truncate Table [EC].[</w:t>
        </w:r>
        <w:r w:rsidRPr="001D6CCE" w:rsidDel="00C06FFD">
          <w:rPr>
            <w:rFonts w:ascii="Times New Roman" w:hAnsi="Times New Roman"/>
            <w:color w:val="000000" w:themeColor="text1"/>
          </w:rPr>
          <w:t>Quality_Other</w:t>
        </w:r>
        <w:r w:rsidRPr="001D6CCE" w:rsidDel="00C06FFD">
          <w:rPr>
            <w:rFonts w:ascii="Times New Roman" w:hAnsi="Times New Roman"/>
          </w:rPr>
          <w:t>_Coaching_Stage]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536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537" w:author="Palacherla, Susmitha C (NONUS)" w:date="2019-08-18T12:52:00Z"/>
          <w:rFonts w:ascii="Times New Roman" w:hAnsi="Times New Roman"/>
        </w:rPr>
      </w:pPr>
      <w:moveFrom w:id="538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7794CE15" wp14:editId="22B2FD7C">
              <wp:extent cx="3611880" cy="2752344"/>
              <wp:effectExtent l="0" t="0" r="7620" b="0"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1880" cy="27523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539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540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541" w:author="Palacherla, Susmitha C (NONUS)" w:date="2019-08-18T12:52:00Z"/>
          <w:rFonts w:ascii="Times New Roman" w:hAnsi="Times New Roman"/>
        </w:rPr>
      </w:pPr>
      <w:moveFrom w:id="542" w:author="Palacherla, Susmitha C (NONUS)" w:date="2019-08-18T12:52:00Z">
        <w:r w:rsidRPr="001D6CCE" w:rsidDel="00C06FFD">
          <w:rPr>
            <w:rFonts w:ascii="Times New Roman" w:hAnsi="Times New Roman"/>
          </w:rPr>
          <w:t>FINDSTRING(@[User::VarFileName],"CTC",1 ) &gt; 1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543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925A7E">
      <w:pPr>
        <w:pStyle w:val="ListParagraph"/>
        <w:numPr>
          <w:ilvl w:val="0"/>
          <w:numId w:val="40"/>
        </w:numPr>
        <w:rPr>
          <w:moveFrom w:id="544" w:author="Palacherla, Susmitha C (NONUS)" w:date="2019-08-18T12:52:00Z"/>
          <w:rFonts w:ascii="Times New Roman" w:hAnsi="Times New Roman"/>
        </w:rPr>
      </w:pPr>
      <w:moveFrom w:id="545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DFT: Load </w:t>
        </w:r>
        <w:r w:rsidRPr="001D6CCE" w:rsidDel="00C06FFD">
          <w:rPr>
            <w:rFonts w:ascii="Times New Roman" w:hAnsi="Times New Roman"/>
            <w:color w:val="000000" w:themeColor="text1"/>
          </w:rPr>
          <w:t>Quality_Other</w:t>
        </w:r>
        <w:r w:rsidRPr="001D6CCE" w:rsidDel="00C06FFD">
          <w:rPr>
            <w:rFonts w:ascii="Times New Roman" w:hAnsi="Times New Roman"/>
          </w:rPr>
          <w:t xml:space="preserve"> staging table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46" w:author="Palacherla, Susmitha C (NONUS)" w:date="2019-08-18T12:52:00Z"/>
          <w:rFonts w:ascii="Times New Roman" w:hAnsi="Times New Roman"/>
        </w:rPr>
      </w:pPr>
      <w:moveFrom w:id="547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47B34035" wp14:editId="42B31A01">
              <wp:extent cx="1905000" cy="781050"/>
              <wp:effectExtent l="0" t="0" r="0" b="0"/>
              <wp:docPr id="65" name="Picture 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781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48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49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50" w:author="Palacherla, Susmitha C (NONUS)" w:date="2019-08-18T12:52:00Z"/>
          <w:rFonts w:ascii="Times New Roman" w:hAnsi="Times New Roman"/>
        </w:rPr>
      </w:pPr>
      <w:moveFrom w:id="551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6BF96FA7" wp14:editId="5B3D4AF5">
              <wp:extent cx="2414016" cy="2542032"/>
              <wp:effectExtent l="0" t="0" r="5715" b="0"/>
              <wp:docPr id="66" name="Picture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4016" cy="25420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52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moveFrom w:id="553" w:author="Palacherla, Susmitha C (NONUS)" w:date="2019-08-18T12:52:00Z"/>
          <w:rFonts w:ascii="Times New Roman" w:hAnsi="Times New Roman"/>
        </w:rPr>
      </w:pPr>
      <w:moveFrom w:id="554" w:author="Palacherla, Susmitha C (NONUS)" w:date="2019-08-18T12:52:00Z">
        <w:r w:rsidRPr="001D6CCE" w:rsidDel="00C06FFD">
          <w:rPr>
            <w:rFonts w:ascii="Times New Roman" w:hAnsi="Times New Roman"/>
          </w:rPr>
          <w:t>Flat File source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55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56" w:author="Palacherla, Susmitha C (NONUS)" w:date="2019-08-18T12:52:00Z"/>
          <w:rFonts w:ascii="Times New Roman" w:hAnsi="Times New Roman"/>
        </w:rPr>
      </w:pPr>
      <w:moveFrom w:id="557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59718B6B" wp14:editId="73FE6FB8">
              <wp:extent cx="3566160" cy="3895344"/>
              <wp:effectExtent l="0" t="0" r="0" b="0"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6160" cy="38953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58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59" w:author="Palacherla, Susmitha C (NONUS)" w:date="2019-08-18T12:52:00Z"/>
          <w:rFonts w:ascii="Times New Roman" w:hAnsi="Times New Roman"/>
        </w:rPr>
      </w:pPr>
      <w:moveFrom w:id="560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0310DC9C" wp14:editId="38EBFC67">
              <wp:extent cx="4572000" cy="2633472"/>
              <wp:effectExtent l="0" t="0" r="0" b="0"/>
              <wp:docPr id="72" name="Picture 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2000" cy="26334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61" w:author="Palacherla, Susmitha C (NONUS)" w:date="2019-08-18T12:52:00Z"/>
          <w:rFonts w:ascii="Times New Roman" w:hAnsi="Times New Roman"/>
          <w:noProof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62" w:author="Palacherla, Susmitha C (NONUS)" w:date="2019-08-18T12:52:00Z"/>
          <w:rFonts w:ascii="Times New Roman" w:hAnsi="Times New Roman"/>
          <w:noProof/>
        </w:rPr>
      </w:pPr>
    </w:p>
    <w:p w:rsidR="00843A3C" w:rsidRPr="001D6CCE" w:rsidDel="00C06FFD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moveFrom w:id="563" w:author="Palacherla, Susmitha C (NONUS)" w:date="2019-08-18T12:52:00Z"/>
          <w:rFonts w:ascii="Times New Roman" w:hAnsi="Times New Roman"/>
        </w:rPr>
      </w:pPr>
      <w:moveFrom w:id="564" w:author="Palacherla, Susmitha C (NONUS)" w:date="2019-08-18T12:52:00Z">
        <w:r w:rsidRPr="001D6CCE" w:rsidDel="00C06FFD">
          <w:rPr>
            <w:rFonts w:ascii="Times New Roman" w:hAnsi="Times New Roman"/>
          </w:rPr>
          <w:t>Derived column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65" w:author="Palacherla, Susmitha C (NONUS)" w:date="2019-08-18T12:52:00Z"/>
          <w:rFonts w:ascii="Times New Roman" w:hAnsi="Times New Roman"/>
        </w:rPr>
      </w:pPr>
      <w:moveFrom w:id="566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503EC9F2" wp14:editId="13D6212F">
              <wp:extent cx="4517136" cy="3236976"/>
              <wp:effectExtent l="0" t="0" r="0" b="1905"/>
              <wp:docPr id="75" name="Picture 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17136" cy="32369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67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68" w:author="Palacherla, Susmitha C (NONUS)" w:date="2019-08-18T12:52:00Z"/>
          <w:rFonts w:ascii="Times New Roman" w:hAnsi="Times New Roman"/>
        </w:rPr>
      </w:pPr>
      <w:moveFrom w:id="569" w:author="Palacherla, Susmitha C (NONUS)" w:date="2019-08-18T12:52:00Z">
        <w:r w:rsidRPr="001D6CCE" w:rsidDel="00C06FFD">
          <w:rPr>
            <w:rFonts w:ascii="Times New Roman" w:hAnsi="Times New Roman"/>
          </w:rPr>
          <w:t>(DT_STR,4000,1252)((ISNULL(ProblemText) ? "Problem: N/A|" : ProblemText + "|") + (ISNULL(BehaviorText) ? "Behavior: N/A|" : BehaviorText + "|") + (ISNULL(ResultText) ? "Result: N/A|" : ResultText + "|") + (ISNULL(FollowUpText) ? "Follow Up: N/A|" : FollowUpText))</w:t>
        </w:r>
      </w:moveFrom>
    </w:p>
    <w:p w:rsidR="00843A3C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70" w:author="Palacherla, Susmitha C (NONUS)" w:date="2019-08-18T12:52:00Z"/>
          <w:rFonts w:ascii="Times New Roman" w:hAnsi="Times New Roman"/>
        </w:rPr>
      </w:pPr>
    </w:p>
    <w:p w:rsidR="001D6CCE" w:rsidDel="00C06FFD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71" w:author="Palacherla, Susmitha C (NONUS)" w:date="2019-08-18T12:52:00Z"/>
          <w:rFonts w:ascii="Times New Roman" w:hAnsi="Times New Roman"/>
        </w:rPr>
      </w:pPr>
    </w:p>
    <w:p w:rsidR="001D6CCE" w:rsidDel="00C06FFD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72" w:author="Palacherla, Susmitha C (NONUS)" w:date="2019-08-18T12:52:00Z"/>
          <w:rFonts w:ascii="Times New Roman" w:hAnsi="Times New Roman"/>
        </w:rPr>
      </w:pPr>
    </w:p>
    <w:p w:rsidR="001D6CCE" w:rsidRPr="001D6CCE" w:rsidDel="00C06FFD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73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moveFrom w:id="574" w:author="Palacherla, Susmitha C (NONUS)" w:date="2019-08-18T12:52:00Z"/>
          <w:rFonts w:ascii="Times New Roman" w:hAnsi="Times New Roman"/>
        </w:rPr>
      </w:pPr>
      <w:moveFrom w:id="575" w:author="Palacherla, Susmitha C (NONUS)" w:date="2019-08-18T12:52:00Z">
        <w:r w:rsidRPr="001D6CCE" w:rsidDel="00C06FFD">
          <w:rPr>
            <w:rFonts w:ascii="Times New Roman" w:hAnsi="Times New Roman"/>
          </w:rPr>
          <w:t>Data Conversion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76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77" w:author="Palacherla, Susmitha C (NONUS)" w:date="2019-08-18T12:52:00Z"/>
          <w:rFonts w:ascii="Times New Roman" w:hAnsi="Times New Roman"/>
        </w:rPr>
      </w:pPr>
      <w:moveFrom w:id="578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18C3BA81" wp14:editId="27D6A3B5">
              <wp:extent cx="3090672" cy="2532888"/>
              <wp:effectExtent l="0" t="0" r="0" b="1270"/>
              <wp:docPr id="76" name="Picture 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0672" cy="25328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79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80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moveFrom w:id="581" w:author="Palacherla, Susmitha C (NONUS)" w:date="2019-08-18T12:52:00Z"/>
          <w:rFonts w:ascii="Times New Roman" w:hAnsi="Times New Roman"/>
        </w:rPr>
      </w:pPr>
      <w:moveFrom w:id="582" w:author="Palacherla, Susmitha C (NONUS)" w:date="2019-08-18T12:52:00Z">
        <w:r w:rsidRPr="001D6CCE" w:rsidDel="00C06FFD">
          <w:rPr>
            <w:rFonts w:ascii="Times New Roman" w:hAnsi="Times New Roman"/>
          </w:rPr>
          <w:t>Row Count Transformation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83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84" w:author="Palacherla, Susmitha C (NONUS)" w:date="2019-08-18T12:52:00Z"/>
          <w:rFonts w:ascii="Times New Roman" w:hAnsi="Times New Roman"/>
        </w:rPr>
      </w:pPr>
      <w:moveFrom w:id="585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70531D1C" wp14:editId="3F90AA84">
              <wp:extent cx="4517136" cy="3776472"/>
              <wp:effectExtent l="0" t="0" r="0" b="0"/>
              <wp:docPr id="83" name="Picture 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17136" cy="37764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1D6CCE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moveFrom w:id="586" w:author="Palacherla, Susmitha C (NONUS)" w:date="2019-08-18T12:52:00Z"/>
          <w:rFonts w:ascii="Times New Roman" w:hAnsi="Times New Roman"/>
        </w:rPr>
      </w:pPr>
      <w:moveFrom w:id="587" w:author="Palacherla, Susmitha C (NONUS)" w:date="2019-08-18T12:52:00Z">
        <w:r w:rsidDel="00C06FFD">
          <w:rPr>
            <w:rFonts w:ascii="Times New Roman" w:hAnsi="Times New Roman"/>
          </w:rPr>
          <w:t>o</w:t>
        </w:r>
        <w:r w:rsidR="00843A3C" w:rsidRPr="001D6CCE" w:rsidDel="00C06FFD">
          <w:rPr>
            <w:rFonts w:ascii="Times New Roman" w:hAnsi="Times New Roman"/>
          </w:rPr>
          <w:t>ledb destination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88" w:author="Palacherla, Susmitha C (NONUS)" w:date="2019-08-18T12:52:00Z"/>
          <w:rFonts w:ascii="Times New Roman" w:hAnsi="Times New Roman"/>
        </w:rPr>
      </w:pPr>
      <w:moveFrom w:id="589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2BEA60CC" wp14:editId="59903997">
              <wp:extent cx="3977640" cy="2679192"/>
              <wp:effectExtent l="0" t="0" r="3810" b="6985"/>
              <wp:docPr id="86" name="Picture 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77640" cy="26791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90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91" w:author="Palacherla, Susmitha C (NONUS)" w:date="2019-08-18T12:52:00Z"/>
          <w:rFonts w:ascii="Times New Roman" w:hAnsi="Times New Roman"/>
        </w:rPr>
      </w:pPr>
      <w:moveFrom w:id="592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0CFE3AA3" wp14:editId="101C3E75">
              <wp:extent cx="3054096" cy="3374136"/>
              <wp:effectExtent l="0" t="0" r="0" b="0"/>
              <wp:docPr id="89" name="Picture 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4096" cy="33741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93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94" w:author="Palacherla, Susmitha C (NONUS)" w:date="2019-08-18T12:52:00Z"/>
          <w:rFonts w:ascii="Times New Roman" w:hAnsi="Times New Roman"/>
        </w:rPr>
      </w:pPr>
      <w:moveFrom w:id="595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2694CDAC" wp14:editId="35A2F7AE">
              <wp:extent cx="4764024" cy="1728216"/>
              <wp:effectExtent l="0" t="0" r="0" b="5715"/>
              <wp:docPr id="90" name="Picture 9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4024" cy="1728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96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97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98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599" w:author="Palacherla, Susmitha C (NONUS)" w:date="2019-08-18T12:52:00Z"/>
          <w:rFonts w:ascii="Times New Roman" w:hAnsi="Times New Roman"/>
        </w:rPr>
      </w:pPr>
    </w:p>
    <w:p w:rsidR="00847702" w:rsidDel="00C06FFD" w:rsidRDefault="00847702" w:rsidP="00847702">
      <w:pPr>
        <w:pStyle w:val="ListParagraph"/>
        <w:numPr>
          <w:ilvl w:val="0"/>
          <w:numId w:val="40"/>
        </w:numPr>
        <w:rPr>
          <w:moveFrom w:id="600" w:author="Palacherla, Susmitha C (NONUS)" w:date="2019-08-18T12:52:00Z"/>
          <w:rFonts w:ascii="Times New Roman" w:hAnsi="Times New Roman"/>
        </w:rPr>
      </w:pPr>
      <w:moveFrom w:id="601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SQL Task: </w:t>
        </w:r>
        <w:r w:rsidDel="00C06FFD">
          <w:rPr>
            <w:rFonts w:ascii="Times New Roman" w:hAnsi="Times New Roman"/>
          </w:rPr>
          <w:t>Update Staging table and reject logs</w:t>
        </w:r>
      </w:moveFrom>
    </w:p>
    <w:p w:rsidR="00847702" w:rsidRPr="00925A7E" w:rsidDel="00C06FFD" w:rsidRDefault="00847702" w:rsidP="00925A7E">
      <w:pPr>
        <w:rPr>
          <w:moveFrom w:id="602" w:author="Palacherla, Susmitha C (NONUS)" w:date="2019-08-18T12:52:00Z"/>
          <w:rFonts w:ascii="Times New Roman" w:hAnsi="Times New Roman"/>
        </w:rPr>
      </w:pPr>
      <w:moveFrom w:id="603" w:author="Palacherla, Susmitha C (NONUS)" w:date="2019-08-18T12:52:00Z">
        <w:r w:rsidDel="00C06FFD">
          <w:rPr>
            <w:rFonts w:ascii="Times New Roman" w:hAnsi="Times New Roman"/>
          </w:rPr>
          <w:t xml:space="preserve">                       </w:t>
        </w:r>
        <w:r w:rsidRPr="00847702" w:rsidDel="00C06FFD">
          <w:rPr>
            <w:rFonts w:ascii="Times New Roman" w:hAnsi="Times New Roman"/>
          </w:rPr>
          <w:t>Exec [EC].[sp_Update_Quality_Other_Coaching_Stage] ? output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04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7702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05" w:author="Palacherla, Susmitha C (NONUS)" w:date="2019-08-18T12:52:00Z"/>
          <w:rFonts w:ascii="Times New Roman" w:hAnsi="Times New Roman"/>
        </w:rPr>
      </w:pPr>
      <w:moveFrom w:id="606" w:author="Palacherla, Susmitha C (NONUS)" w:date="2019-08-18T12:52:00Z">
        <w:r w:rsidDel="00C06FFD">
          <w:rPr>
            <w:noProof/>
          </w:rPr>
          <w:drawing>
            <wp:inline distT="0" distB="0" distL="0" distR="0" wp14:anchorId="30E42825" wp14:editId="4309A8DA">
              <wp:extent cx="5093208" cy="1828800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9320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07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08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09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925A7E">
      <w:pPr>
        <w:pStyle w:val="ListParagraph"/>
        <w:numPr>
          <w:ilvl w:val="0"/>
          <w:numId w:val="40"/>
        </w:numPr>
        <w:rPr>
          <w:moveFrom w:id="610" w:author="Palacherla, Susmitha C (NONUS)" w:date="2019-08-18T12:52:00Z"/>
          <w:rFonts w:ascii="Times New Roman" w:hAnsi="Times New Roman"/>
        </w:rPr>
      </w:pPr>
      <w:moveFrom w:id="611" w:author="Palacherla, Susmitha C (NONUS)" w:date="2019-08-18T12:52:00Z">
        <w:r w:rsidRPr="001D6CCE" w:rsidDel="00C06FFD">
          <w:rPr>
            <w:rFonts w:ascii="Times New Roman" w:hAnsi="Times New Roman"/>
          </w:rPr>
          <w:t>SQL Task: Load Coaching_Log table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12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13" w:author="Palacherla, Susmitha C (NONUS)" w:date="2019-08-18T12:52:00Z"/>
          <w:rFonts w:ascii="Times New Roman" w:hAnsi="Times New Roman"/>
        </w:rPr>
      </w:pPr>
      <w:moveFrom w:id="614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3633FCA2" wp14:editId="036FAE31">
              <wp:extent cx="2143125" cy="1181100"/>
              <wp:effectExtent l="0" t="0" r="9525" b="0"/>
              <wp:docPr id="117" name="Picture 1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43125" cy="1181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15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16" w:author="Palacherla, Susmitha C (NONUS)" w:date="2019-08-18T12:52:00Z"/>
          <w:rFonts w:ascii="Times New Roman" w:hAnsi="Times New Roman"/>
        </w:rPr>
      </w:pPr>
      <w:moveFrom w:id="617" w:author="Palacherla, Susmitha C (NONUS)" w:date="2019-08-18T12:52:00Z">
        <w:r w:rsidRPr="001D6CCE" w:rsidDel="00C06FFD">
          <w:rPr>
            <w:rFonts w:ascii="Times New Roman" w:hAnsi="Times New Roman"/>
          </w:rPr>
          <w:t>Exec [EC].[sp_InsertInto_Coaching_Log_Quality_Other]</w:t>
        </w:r>
      </w:moveFrom>
    </w:p>
    <w:p w:rsidR="00843A3C" w:rsidRPr="001D6CCE" w:rsidDel="00C06FFD" w:rsidRDefault="00843A3C" w:rsidP="00843A3C">
      <w:pPr>
        <w:spacing w:after="0"/>
        <w:ind w:left="1080"/>
        <w:rPr>
          <w:moveFrom w:id="618" w:author="Palacherla, Susmitha C (NONUS)" w:date="2019-08-18T12:52:00Z"/>
          <w:rFonts w:ascii="Times New Roman" w:hAnsi="Times New Roman"/>
        </w:rPr>
      </w:pPr>
      <w:moveFrom w:id="619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        </w:t>
        </w:r>
      </w:moveFrom>
    </w:p>
    <w:p w:rsidR="00843A3C" w:rsidRPr="001D6CCE" w:rsidDel="00C06FFD" w:rsidRDefault="00843A3C" w:rsidP="00925A7E">
      <w:pPr>
        <w:pStyle w:val="ListParagraph"/>
        <w:numPr>
          <w:ilvl w:val="0"/>
          <w:numId w:val="40"/>
        </w:numPr>
        <w:rPr>
          <w:moveFrom w:id="620" w:author="Palacherla, Susmitha C (NONUS)" w:date="2019-08-18T12:52:00Z"/>
          <w:rFonts w:ascii="Times New Roman" w:hAnsi="Times New Roman"/>
        </w:rPr>
      </w:pPr>
      <w:moveFrom w:id="621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SQL Task: Load </w:t>
        </w:r>
        <w:r w:rsidRPr="001D6CCE" w:rsidDel="00C06FFD">
          <w:rPr>
            <w:rFonts w:ascii="Times New Roman" w:hAnsi="Times New Roman"/>
            <w:color w:val="000000" w:themeColor="text1"/>
          </w:rPr>
          <w:t>Quality_Other</w:t>
        </w:r>
        <w:r w:rsidRPr="001D6CCE" w:rsidDel="00C06FFD">
          <w:rPr>
            <w:rFonts w:ascii="Times New Roman" w:hAnsi="Times New Roman"/>
          </w:rPr>
          <w:t xml:space="preserve"> File List table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22" w:author="Palacherla, Susmitha C (NONUS)" w:date="2019-08-18T12:52:00Z"/>
          <w:rFonts w:ascii="Times New Roman" w:hAnsi="Times New Roman"/>
        </w:rPr>
      </w:pPr>
      <w:moveFrom w:id="623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6E7A5162" wp14:editId="659116A8">
              <wp:extent cx="1733550" cy="666750"/>
              <wp:effectExtent l="0" t="0" r="0" b="0"/>
              <wp:docPr id="118" name="Picture 1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33550" cy="666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24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25" w:author="Palacherla, Susmitha C (NONUS)" w:date="2019-08-18T12:52:00Z"/>
          <w:rFonts w:ascii="Times New Roman" w:hAnsi="Times New Roman"/>
        </w:rPr>
      </w:pPr>
      <w:moveFrom w:id="626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0A1F2731" wp14:editId="682F3573">
              <wp:extent cx="4197096" cy="3584448"/>
              <wp:effectExtent l="0" t="0" r="0" b="0"/>
              <wp:docPr id="119" name="Picture 1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7096" cy="35844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27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28" w:author="Palacherla, Susmitha C (NONUS)" w:date="2019-08-18T12:52:00Z"/>
          <w:rFonts w:ascii="Times New Roman" w:hAnsi="Times New Roman"/>
        </w:rPr>
      </w:pPr>
      <w:moveFrom w:id="629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762274E2" wp14:editId="22EB08D3">
              <wp:extent cx="4288536" cy="3648456"/>
              <wp:effectExtent l="0" t="0" r="0" b="9525"/>
              <wp:docPr id="120" name="Picture 1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8536" cy="36484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moveFrom w:id="630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moveFrom w:id="631" w:author="Palacherla, Susmitha C (NONUS)" w:date="2019-08-18T12:52:00Z"/>
          <w:rFonts w:ascii="Times New Roman" w:hAnsi="Times New Roman"/>
        </w:rPr>
      </w:pPr>
      <w:moveFrom w:id="632" w:author="Palacherla, Susmitha C (NONUS)" w:date="2019-08-18T12:52:00Z">
        <w:r w:rsidRPr="001D6CCE" w:rsidDel="00C06FFD">
          <w:rPr>
            <w:rFonts w:ascii="Times New Roman" w:hAnsi="Times New Roman"/>
          </w:rPr>
          <w:t>Executes the following sql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moveFrom w:id="633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moveFrom w:id="634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35" w:author="Palacherla, Susmitha C (NONUS)" w:date="2019-08-18T12:52:00Z"/>
          <w:rFonts w:ascii="Times New Roman" w:hAnsi="Times New Roman"/>
        </w:rPr>
      </w:pPr>
      <w:moveFrom w:id="636" w:author="Palacherla, Susmitha C (NONUS)" w:date="2019-08-18T12:52:00Z">
        <w:r w:rsidRPr="001D6CCE" w:rsidDel="00C06FFD">
          <w:rPr>
            <w:rFonts w:ascii="Times New Roman" w:hAnsi="Times New Roman"/>
          </w:rPr>
          <w:t>INSERT INTO [EC].[Quality_Other_FileList]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37" w:author="Palacherla, Susmitha C (NONUS)" w:date="2019-08-18T12:52:00Z"/>
          <w:rFonts w:ascii="Times New Roman" w:hAnsi="Times New Roman"/>
        </w:rPr>
      </w:pPr>
      <w:moveFrom w:id="638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           ([File_Name]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39" w:author="Palacherla, Susmitha C (NONUS)" w:date="2019-08-18T12:52:00Z"/>
          <w:rFonts w:ascii="Times New Roman" w:hAnsi="Times New Roman"/>
        </w:rPr>
      </w:pPr>
      <w:moveFrom w:id="640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           ,[File_LoadDate]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41" w:author="Palacherla, Susmitha C (NONUS)" w:date="2019-08-18T12:52:00Z"/>
          <w:rFonts w:ascii="Times New Roman" w:hAnsi="Times New Roman"/>
        </w:rPr>
      </w:pPr>
      <w:moveFrom w:id="642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           ,[Count_Staged]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43" w:author="Palacherla, Susmitha C (NONUS)" w:date="2019-08-18T12:52:00Z"/>
          <w:rFonts w:ascii="Times New Roman" w:hAnsi="Times New Roman"/>
        </w:rPr>
      </w:pPr>
      <w:moveFrom w:id="644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           ,[Count_Loaded]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45" w:author="Palacherla, Susmitha C (NONUS)" w:date="2019-08-18T12:52:00Z"/>
          <w:rFonts w:ascii="Times New Roman" w:hAnsi="Times New Roman"/>
        </w:rPr>
      </w:pPr>
      <w:moveFrom w:id="646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            ,[Count_Rejected])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47" w:author="Palacherla, Susmitha C (NONUS)" w:date="2019-08-18T12:52:00Z"/>
          <w:rFonts w:ascii="Times New Roman" w:hAnsi="Times New Roman"/>
        </w:rPr>
      </w:pPr>
      <w:moveFrom w:id="648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  VALUES (?,GetDate(), ?, ?,?)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moveFrom w:id="649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50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925A7E">
      <w:pPr>
        <w:pStyle w:val="ListParagraph"/>
        <w:numPr>
          <w:ilvl w:val="0"/>
          <w:numId w:val="40"/>
        </w:numPr>
        <w:rPr>
          <w:moveFrom w:id="651" w:author="Palacherla, Susmitha C (NONUS)" w:date="2019-08-18T12:52:00Z"/>
          <w:rFonts w:ascii="Times New Roman" w:hAnsi="Times New Roman"/>
        </w:rPr>
      </w:pPr>
      <w:moveFrom w:id="652" w:author="Palacherla, Susmitha C (NONUS)" w:date="2019-08-18T12:52:00Z">
        <w:r w:rsidRPr="001D6CCE" w:rsidDel="00C06FFD">
          <w:rPr>
            <w:rFonts w:ascii="Times New Roman" w:hAnsi="Times New Roman"/>
          </w:rPr>
          <w:t xml:space="preserve">File System Task: </w:t>
        </w:r>
        <w:r w:rsidR="00847702" w:rsidDel="00C06FFD">
          <w:rPr>
            <w:rFonts w:ascii="Times New Roman" w:hAnsi="Times New Roman"/>
          </w:rPr>
          <w:t>Delete loaded file</w:t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53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54" w:author="Palacherla, Susmitha C (NONUS)" w:date="2019-08-18T12:52:00Z"/>
          <w:rFonts w:ascii="Times New Roman" w:hAnsi="Times New Roman"/>
        </w:rPr>
      </w:pPr>
      <w:moveFrom w:id="655" w:author="Palacherla, Susmitha C (NONUS)" w:date="2019-08-18T12:52:00Z">
        <w:r w:rsidRPr="001D6CCE" w:rsidDel="00C06FFD">
          <w:rPr>
            <w:rFonts w:ascii="Times New Roman" w:hAnsi="Times New Roman"/>
            <w:noProof/>
          </w:rPr>
          <w:drawing>
            <wp:inline distT="0" distB="0" distL="0" distR="0" wp14:anchorId="2DBE50E8" wp14:editId="7932AE58">
              <wp:extent cx="2381250" cy="800100"/>
              <wp:effectExtent l="0" t="0" r="0" b="0"/>
              <wp:docPr id="121" name="Picture 1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81250" cy="800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:rsidR="00843A3C" w:rsidRPr="001D6CCE" w:rsidDel="00C06FFD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56" w:author="Palacherla, Susmitha C (NONUS)" w:date="2019-08-18T12:52:00Z"/>
          <w:rFonts w:ascii="Times New Roman" w:hAnsi="Times New Roman"/>
        </w:rPr>
      </w:pPr>
    </w:p>
    <w:p w:rsidR="00843A3C" w:rsidRPr="001D6CCE" w:rsidDel="00C06FFD" w:rsidRDefault="00847702" w:rsidP="00843A3C">
      <w:pPr>
        <w:widowControl w:val="0"/>
        <w:autoSpaceDE w:val="0"/>
        <w:autoSpaceDN w:val="0"/>
        <w:adjustRightInd w:val="0"/>
        <w:spacing w:after="0" w:line="240" w:lineRule="auto"/>
        <w:rPr>
          <w:moveFrom w:id="657" w:author="Palacherla, Susmitha C (NONUS)" w:date="2019-08-18T12:52:00Z"/>
          <w:rFonts w:ascii="Times New Roman" w:hAnsi="Times New Roman"/>
        </w:rPr>
      </w:pPr>
      <w:moveFrom w:id="658" w:author="Palacherla, Susmitha C (NONUS)" w:date="2019-08-18T12:52:00Z">
        <w:r w:rsidRPr="00847702" w:rsidDel="00C06FFD">
          <w:rPr>
            <w:noProof/>
          </w:rPr>
          <w:t xml:space="preserve"> </w:t>
        </w:r>
        <w:r w:rsidDel="00C06FFD">
          <w:rPr>
            <w:noProof/>
          </w:rPr>
          <w:drawing>
            <wp:inline distT="0" distB="0" distL="0" distR="0" wp14:anchorId="44385765" wp14:editId="7301F137">
              <wp:extent cx="3767328" cy="1828800"/>
              <wp:effectExtent l="0" t="0" r="508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6732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moveFromRangeEnd w:id="477"/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Pr="001D6CCE" w:rsidRDefault="00847702" w:rsidP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proofErr w:type="gramStart"/>
      <w:r w:rsidRPr="00CA5EB0">
        <w:rPr>
          <w:rFonts w:ascii="Times New Roman" w:hAnsi="Times New Roman"/>
        </w:rPr>
        <w:t>each  File</w:t>
      </w:r>
      <w:proofErr w:type="gramEnd"/>
      <w:r w:rsidRPr="00CA5EB0">
        <w:rPr>
          <w:rFonts w:ascii="Times New Roman" w:hAnsi="Times New Roman"/>
        </w:rPr>
        <w:t xml:space="preserve"> Loop </w:t>
      </w:r>
    </w:p>
    <w:p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\\f3420-ecldb</w:t>
      </w:r>
      <w:r>
        <w:rPr>
          <w:rFonts w:ascii="Times New Roman" w:hAnsi="Times New Roman"/>
        </w:rPr>
        <w:t>p</w:t>
      </w:r>
      <w:r w:rsidRPr="003B4096">
        <w:rPr>
          <w:rFonts w:ascii="Times New Roman" w:hAnsi="Times New Roman"/>
        </w:rPr>
        <w:t>01\data\coaching\ETS\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proofErr w:type="gramStart"/>
      <w:r w:rsidRPr="00776274">
        <w:rPr>
          <w:rFonts w:ascii="Times New Roman" w:hAnsi="Times New Roman"/>
        </w:rPr>
        <w:t>eCL</w:t>
      </w:r>
      <w:proofErr w:type="gramEnd"/>
      <w:r w:rsidRPr="00776274">
        <w:rPr>
          <w:rFonts w:ascii="Times New Roman" w:hAnsi="Times New Roman"/>
        </w:rPr>
        <w:t>*.csv</w:t>
      </w:r>
    </w:p>
    <w:p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:rsidR="00847702" w:rsidRPr="00CA5EB0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DB28F" wp14:editId="2A77C1D6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F53F6D3" wp14:editId="6330CC73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Sleep for 10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seconds  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*1000)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10000);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7702" w:rsidRPr="00403AC7" w:rsidRDefault="00847702" w:rsidP="00847702">
      <w:pPr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E2E93" w:rsidRPr="001D6CCE" w:rsidRDefault="00BE2E93" w:rsidP="00847702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Content(Event Handlers)</w:t>
      </w:r>
    </w:p>
    <w:p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72723DE" wp14:editId="3A7EE59F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A8452AE" wp14:editId="7164DB1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5C56093" wp14:editId="2127DE4A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59" w:name="_Toc503960640"/>
      <w:bookmarkStart w:id="660" w:name="_Toc503960641"/>
      <w:bookmarkStart w:id="661" w:name="_Toc503960642"/>
      <w:bookmarkStart w:id="662" w:name="_Toc503960643"/>
      <w:bookmarkStart w:id="663" w:name="_Toc503960644"/>
      <w:bookmarkStart w:id="664" w:name="_Toc503960645"/>
      <w:bookmarkStart w:id="665" w:name="_Toc503960646"/>
      <w:bookmarkStart w:id="666" w:name="_Toc503960647"/>
      <w:bookmarkStart w:id="667" w:name="_Toc503960648"/>
      <w:bookmarkStart w:id="668" w:name="_Toc503960649"/>
      <w:bookmarkStart w:id="669" w:name="_Toc503960650"/>
      <w:bookmarkStart w:id="670" w:name="_Toc503960651"/>
      <w:bookmarkStart w:id="671" w:name="_Toc503960652"/>
      <w:bookmarkStart w:id="672" w:name="_Toc503960653"/>
      <w:bookmarkStart w:id="673" w:name="_Toc503960654"/>
      <w:bookmarkStart w:id="674" w:name="_Toc503960655"/>
      <w:bookmarkStart w:id="675" w:name="_Toc503960656"/>
      <w:bookmarkStart w:id="676" w:name="_Toc503960657"/>
      <w:bookmarkStart w:id="677" w:name="_Toc503960658"/>
      <w:bookmarkStart w:id="678" w:name="_Toc503960659"/>
      <w:bookmarkStart w:id="679" w:name="_Toc503960660"/>
      <w:bookmarkStart w:id="680" w:name="_Toc503960661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r w:rsidRPr="001D6CCE">
        <w:rPr>
          <w:rFonts w:ascii="Times New Roman" w:hAnsi="Times New Roman" w:cs="Times New Roman"/>
          <w:color w:val="auto"/>
        </w:rPr>
        <w:t>Tables</w:t>
      </w:r>
      <w:bookmarkEnd w:id="680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:rsidTr="000B06CF">
        <w:trPr>
          <w:trHeight w:val="279"/>
          <w:jc w:val="center"/>
          <w:ins w:id="681" w:author="Palacherla, Susmitha C (NONUS)" w:date="2019-08-18T13:12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Pr="001D6CCE" w:rsidRDefault="000B06CF" w:rsidP="000B06CF">
            <w:pPr>
              <w:spacing w:line="240" w:lineRule="auto"/>
              <w:rPr>
                <w:ins w:id="682" w:author="Palacherla, Susmitha C (NONUS)" w:date="2019-08-18T13:12:00Z"/>
                <w:rFonts w:ascii="Times New Roman" w:hAnsi="Times New Roman"/>
              </w:rPr>
            </w:pPr>
            <w:ins w:id="683" w:author="Palacherla, Susmitha C (NONUS)" w:date="2019-08-18T13:12:00Z">
              <w:r>
                <w:rPr>
                  <w:rFonts w:ascii="Times New Roman" w:hAnsi="Times New Roman"/>
                </w:rPr>
                <w:t>5.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0B06CF" w:rsidRPr="001D6CCE" w:rsidRDefault="000B06CF" w:rsidP="000B06CF">
            <w:pPr>
              <w:spacing w:line="240" w:lineRule="auto"/>
              <w:rPr>
                <w:ins w:id="684" w:author="Palacherla, Susmitha C (NONUS)" w:date="2019-08-18T13:12:00Z"/>
                <w:rFonts w:ascii="Times New Roman" w:hAnsi="Times New Roman"/>
              </w:rPr>
            </w:pPr>
            <w:ins w:id="685" w:author="Palacherla, Susmitha C (NONUS)" w:date="2019-08-18T13:12:00Z">
              <w:r w:rsidRPr="000B06CF">
                <w:rPr>
                  <w:rFonts w:ascii="Times New Roman" w:hAnsi="Times New Roman"/>
                  <w:rPrChange w:id="686" w:author="Palacherla, Susmitha C (NONUS)" w:date="2019-08-18T13:12:00Z">
                    <w:rPr>
                      <w:rStyle w:val="Hyperlink"/>
                    </w:rPr>
                  </w:rPrChange>
                </w:rPr>
                <w:fldChar w:fldCharType="begin"/>
              </w:r>
              <w:r w:rsidRPr="000B06CF">
                <w:rPr>
                  <w:rFonts w:ascii="Times New Roman" w:hAnsi="Times New Roman"/>
                  <w:rPrChange w:id="687" w:author="Palacherla, Susmitha C (NONUS)" w:date="2019-08-18T13:12:00Z">
                    <w:rPr>
                      <w:rStyle w:val="Hyperlink"/>
                    </w:rPr>
                  </w:rPrChange>
                </w:rPr>
                <w:instrText xml:space="preserve"> HYPERLINK  \l "_EC._Coaching_Log_Quality_Now_Bingo" </w:instrText>
              </w:r>
              <w:r w:rsidRPr="000B06CF">
                <w:rPr>
                  <w:rFonts w:ascii="Times New Roman" w:hAnsi="Times New Roman"/>
                  <w:rPrChange w:id="688" w:author="Palacherla, Susmitha C (NONUS)" w:date="2019-08-18T13:12:00Z">
                    <w:rPr>
                      <w:rStyle w:val="Hyperlink"/>
                    </w:rPr>
                  </w:rPrChange>
                </w:rPr>
                <w:fldChar w:fldCharType="separate"/>
              </w:r>
              <w:r w:rsidRPr="000B06CF">
                <w:rPr>
                  <w:rFonts w:ascii="Times New Roman" w:hAnsi="Times New Roman"/>
                  <w:rPrChange w:id="689" w:author="Palacherla, Susmitha C (NONUS)" w:date="2019-08-18T13:12:00Z">
                    <w:rPr>
                      <w:rStyle w:val="Hyperlink"/>
                    </w:rPr>
                  </w:rPrChange>
                </w:rPr>
                <w:t xml:space="preserve">EC. </w:t>
              </w:r>
              <w:proofErr w:type="spellStart"/>
              <w:r w:rsidRPr="000B06CF">
                <w:rPr>
                  <w:rFonts w:ascii="Times New Roman" w:hAnsi="Times New Roman"/>
                  <w:rPrChange w:id="690" w:author="Palacherla, Susmitha C (NONUS)" w:date="2019-08-18T13:12:00Z">
                    <w:rPr>
                      <w:rStyle w:val="Hyperlink"/>
                    </w:rPr>
                  </w:rPrChange>
                </w:rPr>
                <w:t>Coaching_Log_Quality_Now_Bingo</w:t>
              </w:r>
              <w:proofErr w:type="spellEnd"/>
              <w:r w:rsidRPr="000B06CF">
                <w:rPr>
                  <w:rFonts w:ascii="Times New Roman" w:hAnsi="Times New Roman"/>
                  <w:rPrChange w:id="691" w:author="Palacherla, Susmitha C (NONUS)" w:date="2019-08-18T13:12:00Z">
                    <w:rPr>
                      <w:rStyle w:val="Hyperlink"/>
                    </w:rPr>
                  </w:rPrChange>
                </w:rPr>
                <w:fldChar w:fldCharType="end"/>
              </w:r>
            </w:ins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1D6CCE" w:rsidRDefault="000B06CF" w:rsidP="000B06CF">
            <w:pPr>
              <w:spacing w:line="240" w:lineRule="auto"/>
              <w:rPr>
                <w:ins w:id="692" w:author="Palacherla, Susmitha C (NONUS)" w:date="2019-08-18T13:12:00Z"/>
                <w:rFonts w:ascii="Times New Roman" w:hAnsi="Times New Roman"/>
              </w:rPr>
            </w:pPr>
            <w:ins w:id="693" w:author="Palacherla, Susmitha C (NONUS)" w:date="2019-08-18T13:12:00Z">
              <w:r>
                <w:t>Holds the details of Achievements earned by the employee for each month. An agent can have 1 through 7 achievements (detail records) for a month that are tied to one parent eCL.</w:t>
              </w:r>
            </w:ins>
          </w:p>
        </w:tc>
      </w:tr>
      <w:tr w:rsidR="000B06CF" w:rsidRPr="001D6CCE" w:rsidTr="000B06CF">
        <w:trPr>
          <w:trHeight w:val="279"/>
          <w:jc w:val="center"/>
          <w:ins w:id="694" w:author="Palacherla, Susmitha C (NONUS)" w:date="2019-08-18T13:12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Pr="001D6CCE" w:rsidRDefault="000B06CF" w:rsidP="000B06CF">
            <w:pPr>
              <w:spacing w:line="240" w:lineRule="auto"/>
              <w:rPr>
                <w:ins w:id="695" w:author="Palacherla, Susmitha C (NONUS)" w:date="2019-08-18T13:12:00Z"/>
                <w:rFonts w:ascii="Times New Roman" w:hAnsi="Times New Roman"/>
              </w:rPr>
            </w:pPr>
            <w:ins w:id="696" w:author="Palacherla, Susmitha C (NONUS)" w:date="2019-08-18T13:12:00Z">
              <w:r>
                <w:rPr>
                  <w:rFonts w:ascii="Times New Roman" w:hAnsi="Times New Roman"/>
                </w:rPr>
                <w:t>6.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0B06CF" w:rsidRPr="001D6CCE" w:rsidRDefault="000B06CF" w:rsidP="000B06CF">
            <w:pPr>
              <w:spacing w:line="240" w:lineRule="auto"/>
              <w:rPr>
                <w:ins w:id="697" w:author="Palacherla, Susmitha C (NONUS)" w:date="2019-08-18T13:12:00Z"/>
                <w:rFonts w:ascii="Times New Roman" w:hAnsi="Times New Roman"/>
              </w:rPr>
            </w:pPr>
            <w:ins w:id="698" w:author="Palacherla, Susmitha C (NONUS)" w:date="2019-08-18T13:12:00Z">
              <w:r w:rsidRPr="000B06CF">
                <w:rPr>
                  <w:rFonts w:ascii="Times New Roman" w:hAnsi="Times New Roman"/>
                  <w:rPrChange w:id="699" w:author="Palacherla, Susmitha C (NONUS)" w:date="2019-08-18T13:12:00Z">
                    <w:rPr>
                      <w:rStyle w:val="Hyperlink"/>
                    </w:rPr>
                  </w:rPrChange>
                </w:rPr>
                <w:fldChar w:fldCharType="begin"/>
              </w:r>
              <w:r w:rsidRPr="000B06CF">
                <w:rPr>
                  <w:rFonts w:ascii="Times New Roman" w:hAnsi="Times New Roman"/>
                  <w:rPrChange w:id="700" w:author="Palacherla, Susmitha C (NONUS)" w:date="2019-08-18T13:12:00Z">
                    <w:rPr>
                      <w:rStyle w:val="Hyperlink"/>
                    </w:rPr>
                  </w:rPrChange>
                </w:rPr>
                <w:instrText xml:space="preserve"> HYPERLINK  \l "_EC._Quality_Now_Bingo_Images" </w:instrText>
              </w:r>
              <w:r w:rsidRPr="000B06CF">
                <w:rPr>
                  <w:rFonts w:ascii="Times New Roman" w:hAnsi="Times New Roman"/>
                  <w:rPrChange w:id="701" w:author="Palacherla, Susmitha C (NONUS)" w:date="2019-08-18T13:12:00Z">
                    <w:rPr>
                      <w:rStyle w:val="Hyperlink"/>
                    </w:rPr>
                  </w:rPrChange>
                </w:rPr>
                <w:fldChar w:fldCharType="separate"/>
              </w:r>
              <w:r w:rsidRPr="000B06CF">
                <w:rPr>
                  <w:rFonts w:ascii="Times New Roman" w:hAnsi="Times New Roman"/>
                  <w:rPrChange w:id="702" w:author="Palacherla, Susmitha C (NONUS)" w:date="2019-08-18T13:12:00Z">
                    <w:rPr>
                      <w:rStyle w:val="Hyperlink"/>
                    </w:rPr>
                  </w:rPrChange>
                </w:rPr>
                <w:t xml:space="preserve">EC. </w:t>
              </w:r>
              <w:proofErr w:type="spellStart"/>
              <w:r w:rsidRPr="000B06CF">
                <w:rPr>
                  <w:rFonts w:ascii="Times New Roman" w:hAnsi="Times New Roman"/>
                  <w:rPrChange w:id="703" w:author="Palacherla, Susmitha C (NONUS)" w:date="2019-08-18T13:12:00Z">
                    <w:rPr>
                      <w:rStyle w:val="Hyperlink"/>
                    </w:rPr>
                  </w:rPrChange>
                </w:rPr>
                <w:t>Quality_Now_Bingo_Images</w:t>
              </w:r>
              <w:proofErr w:type="spellEnd"/>
              <w:r w:rsidRPr="000B06CF">
                <w:rPr>
                  <w:rFonts w:ascii="Times New Roman" w:hAnsi="Times New Roman"/>
                  <w:rPrChange w:id="704" w:author="Palacherla, Susmitha C (NONUS)" w:date="2019-08-18T13:12:00Z">
                    <w:rPr>
                      <w:rStyle w:val="Hyperlink"/>
                    </w:rPr>
                  </w:rPrChange>
                </w:rPr>
                <w:fldChar w:fldCharType="end"/>
              </w:r>
            </w:ins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Default="000B06CF" w:rsidP="000B06CF">
            <w:pPr>
              <w:spacing w:line="240" w:lineRule="auto"/>
              <w:jc w:val="both"/>
              <w:rPr>
                <w:ins w:id="705" w:author="Palacherla, Susmitha C (NONUS)" w:date="2019-08-18T13:12:00Z"/>
              </w:rPr>
            </w:pPr>
            <w:ins w:id="706" w:author="Palacherla, Susmitha C (NONUS)" w:date="2019-08-18T13:12:00Z">
              <w:r>
                <w:t>A table to hold the list of Images for the Quality Now and the competency the image is associated with.</w:t>
              </w:r>
            </w:ins>
          </w:p>
          <w:p w:rsidR="000B06CF" w:rsidRPr="001D6CCE" w:rsidRDefault="000B06CF" w:rsidP="000B06CF">
            <w:pPr>
              <w:spacing w:line="240" w:lineRule="auto"/>
              <w:rPr>
                <w:ins w:id="707" w:author="Palacherla, Susmitha C (NONUS)" w:date="2019-08-18T13:12:00Z"/>
                <w:rFonts w:ascii="Times New Roman" w:hAnsi="Times New Roman"/>
              </w:rPr>
            </w:pPr>
          </w:p>
        </w:tc>
      </w:tr>
    </w:tbl>
    <w:p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ins w:id="708" w:author="Palacherla, Susmitha C (NONUS)" w:date="2019-08-18T13:13:00Z">
        <w:r w:rsidR="000B06CF" w:rsidRPr="000B06CF">
          <w:rPr>
            <w:rFonts w:ascii="Times New Roman" w:hAnsi="Times New Roman"/>
            <w:noProof/>
          </w:rPr>
          <w:t>CCO_eCoaching_Quality_Other_Load_Tables_Create.sql</w:t>
        </w:r>
      </w:ins>
      <w:del w:id="709" w:author="Palacherla, Susmitha C (NONUS)" w:date="2019-08-18T13:13:00Z">
        <w:r w:rsidRPr="001D6CCE" w:rsidDel="000B06CF">
          <w:rPr>
            <w:rFonts w:ascii="Times New Roman" w:hAnsi="Times New Roman"/>
            <w:noProof/>
          </w:rPr>
          <w:delText>eCoaching_Database_DD.docx</w:delText>
        </w:r>
      </w:del>
    </w:p>
    <w:p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710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710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335AE2">
              <w:rPr>
                <w:rFonts w:ascii="Times New Roman" w:hAnsi="Times New Roman"/>
              </w:rPr>
              <w:t>sp_Update_Quality_Other_Coaching_Stage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:rsidTr="00A71CC9">
        <w:trPr>
          <w:trHeight w:val="279"/>
          <w:jc w:val="center"/>
          <w:ins w:id="711" w:author="Palacherla, Susmitha C (NONUS)" w:date="2019-08-18T13:13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Default="000B06CF" w:rsidP="00A71CC9">
            <w:pPr>
              <w:keepNext/>
              <w:keepLines/>
              <w:spacing w:line="240" w:lineRule="auto"/>
              <w:rPr>
                <w:ins w:id="712" w:author="Palacherla, Susmitha C (NONUS)" w:date="2019-08-18T13:13:00Z"/>
                <w:rFonts w:ascii="Times New Roman" w:hAnsi="Times New Roman"/>
              </w:rPr>
            </w:pPr>
            <w:ins w:id="713" w:author="Palacherla, Susmitha C (NONUS)" w:date="2019-08-18T13:13:00Z">
              <w:r>
                <w:rPr>
                  <w:rFonts w:ascii="Times New Roman" w:hAnsi="Times New Roman"/>
                </w:rPr>
                <w:t>3.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B06CF" w:rsidRPr="00335AE2" w:rsidRDefault="00AF199B" w:rsidP="0095088D">
            <w:pPr>
              <w:rPr>
                <w:ins w:id="714" w:author="Palacherla, Susmitha C (NONUS)" w:date="2019-08-18T13:13:00Z"/>
                <w:rFonts w:ascii="Times New Roman" w:hAnsi="Times New Roman"/>
              </w:rPr>
            </w:pPr>
            <w:ins w:id="715" w:author="Palacherla, Susmitha C (NONUS)" w:date="2019-08-18T13:14:00Z">
              <w:r w:rsidRPr="002B0A1E">
                <w:t>sp_SelectCoaching4QNBingo</w:t>
              </w:r>
            </w:ins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847702" w:rsidRDefault="00AF199B" w:rsidP="0095088D">
            <w:pPr>
              <w:spacing w:line="240" w:lineRule="auto"/>
              <w:rPr>
                <w:ins w:id="716" w:author="Palacherla, Susmitha C (NONUS)" w:date="2019-08-18T13:13:00Z"/>
                <w:rFonts w:ascii="Times New Roman" w:hAnsi="Times New Roman"/>
              </w:rPr>
            </w:pPr>
            <w:ins w:id="717" w:author="Palacherla, Susmitha C (NONUS)" w:date="2019-08-18T13:14:00Z">
              <w:r>
                <w:rPr>
                  <w:rFonts w:ascii="Times New Roman" w:hAnsi="Times New Roman"/>
                </w:rPr>
                <w:t>Notifications: Quality Now Bingo Data</w:t>
              </w:r>
            </w:ins>
          </w:p>
        </w:tc>
      </w:tr>
      <w:tr w:rsidR="000B06CF" w:rsidRPr="001D6CCE" w:rsidTr="00A71CC9">
        <w:trPr>
          <w:trHeight w:val="279"/>
          <w:jc w:val="center"/>
          <w:ins w:id="718" w:author="Palacherla, Susmitha C (NONUS)" w:date="2019-08-18T13:13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Default="000B06CF" w:rsidP="00A71CC9">
            <w:pPr>
              <w:keepNext/>
              <w:keepLines/>
              <w:spacing w:line="240" w:lineRule="auto"/>
              <w:rPr>
                <w:ins w:id="719" w:author="Palacherla, Susmitha C (NONUS)" w:date="2019-08-18T13:13:00Z"/>
                <w:rFonts w:ascii="Times New Roman" w:hAnsi="Times New Roman"/>
              </w:rPr>
            </w:pPr>
            <w:ins w:id="720" w:author="Palacherla, Susmitha C (NONUS)" w:date="2019-08-18T13:13:00Z">
              <w:r>
                <w:rPr>
                  <w:rFonts w:ascii="Times New Roman" w:hAnsi="Times New Roman"/>
                </w:rPr>
                <w:t>4.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B06CF" w:rsidRPr="00335AE2" w:rsidRDefault="000B06CF" w:rsidP="0095088D">
            <w:pPr>
              <w:rPr>
                <w:ins w:id="721" w:author="Palacherla, Susmitha C (NONUS)" w:date="2019-08-18T13:13:00Z"/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847702" w:rsidRDefault="000B06CF" w:rsidP="0095088D">
            <w:pPr>
              <w:spacing w:line="240" w:lineRule="auto"/>
              <w:rPr>
                <w:ins w:id="722" w:author="Palacherla, Susmitha C (NONUS)" w:date="2019-08-18T13:13:00Z"/>
                <w:rFonts w:ascii="Times New Roman" w:hAnsi="Times New Roman"/>
              </w:rPr>
            </w:pPr>
          </w:p>
        </w:tc>
      </w:tr>
    </w:tbl>
    <w:p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723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723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  <w:tblGridChange w:id="724">
          <w:tblGrid>
            <w:gridCol w:w="745"/>
            <w:gridCol w:w="4209"/>
            <w:gridCol w:w="4456"/>
          </w:tblGrid>
        </w:tblGridChange>
      </w:tblGrid>
      <w:tr w:rsidR="008A093F" w:rsidRPr="001D6CCE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:rsidTr="00AF199B">
        <w:tblPrEx>
          <w:tblW w:w="9410" w:type="dxa"/>
          <w:jc w:val="center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tblLayout w:type="fixed"/>
          <w:tblCellMar>
            <w:top w:w="43" w:type="dxa"/>
            <w:left w:w="115" w:type="dxa"/>
            <w:bottom w:w="43" w:type="dxa"/>
            <w:right w:w="115" w:type="dxa"/>
          </w:tblCellMar>
          <w:tblLook w:val="0000" w:firstRow="0" w:lastRow="0" w:firstColumn="0" w:lastColumn="0" w:noHBand="0" w:noVBand="0"/>
          <w:tblPrExChange w:id="725" w:author="Palacherla, Susmitha C (NONUS)" w:date="2019-08-18T13:15:00Z">
            <w:tblPrEx>
              <w:tblW w:w="0" w:type="auto"/>
              <w:jc w:val="center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43" w:type="dxa"/>
                <w:left w:w="115" w:type="dxa"/>
                <w:bottom w:w="43" w:type="dxa"/>
                <w:right w:w="115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79"/>
          <w:jc w:val="center"/>
          <w:trPrChange w:id="726" w:author="Palacherla, Susmitha C (NONUS)" w:date="2019-08-18T13:15:00Z">
            <w:trPr>
              <w:trHeight w:val="279"/>
              <w:jc w:val="center"/>
            </w:trPr>
          </w:trPrChange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PrChange w:id="727" w:author="Palacherla, Susmitha C (NONUS)" w:date="2019-08-18T13:15:00Z">
              <w:tcPr>
                <w:tcW w:w="745" w:type="dxa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</w:tcPr>
            </w:tcPrChange>
          </w:tcPr>
          <w:p w:rsidR="008A093F" w:rsidRPr="001D6CCE" w:rsidRDefault="008A093F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  <w:pPrChange w:id="728" w:author="Palacherla, Susmitha C (NONUS)" w:date="2019-08-18T13:15:00Z">
                <w:pPr>
                  <w:keepNext/>
                  <w:keepLines/>
                  <w:spacing w:line="240" w:lineRule="auto"/>
                </w:pPr>
              </w:pPrChange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PrChange w:id="729" w:author="Palacherla, Susmitha C (NONUS)" w:date="2019-08-18T13:15:00Z">
              <w:tcPr>
                <w:tcW w:w="4209" w:type="dxa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:rsidR="008A093F" w:rsidRPr="001D6CCE" w:rsidRDefault="00AF199B" w:rsidP="00AF199B">
            <w:pPr>
              <w:jc w:val="center"/>
              <w:rPr>
                <w:rFonts w:ascii="Times New Roman" w:hAnsi="Times New Roman"/>
                <w:color w:val="000000"/>
              </w:rPr>
              <w:pPrChange w:id="730" w:author="Palacherla, Susmitha C (NONUS)" w:date="2019-08-18T13:15:00Z">
                <w:pPr/>
              </w:pPrChange>
            </w:pPr>
            <w:proofErr w:type="spellStart"/>
            <w:ins w:id="731" w:author="Palacherla, Susmitha C (NONUS)" w:date="2019-08-18T13:14:00Z">
              <w:r w:rsidRPr="00D249BB">
                <w:rPr>
                  <w:color w:val="000000"/>
                </w:rPr>
                <w:t>fn_str</w:t>
              </w:r>
              <w:r w:rsidRPr="00AF199B">
                <w:rPr>
                  <w:rPrChange w:id="732" w:author="Palacherla, Susmitha C (NONUS)" w:date="2019-08-18T13:14:00Z">
                    <w:rPr>
                      <w:color w:val="000000"/>
                    </w:rPr>
                  </w:rPrChange>
                </w:rPr>
                <w:t>QNB</w:t>
              </w:r>
              <w:bookmarkStart w:id="733" w:name="_GoBack"/>
              <w:bookmarkEnd w:id="733"/>
              <w:r w:rsidRPr="00AF199B">
                <w:rPr>
                  <w:rPrChange w:id="734" w:author="Palacherla, Susmitha C (NONUS)" w:date="2019-08-18T13:14:00Z">
                    <w:rPr>
                      <w:color w:val="000000"/>
                    </w:rPr>
                  </w:rPrChange>
                </w:rPr>
                <w:t>DescriptionFromCompDesc</w:t>
              </w:r>
            </w:ins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PrChange w:id="735" w:author="Palacherla, Susmitha C (NONUS)" w:date="2019-08-18T13:15:00Z">
              <w:tcPr>
                <w:tcW w:w="4456" w:type="dxa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uto"/>
              </w:tcPr>
            </w:tcPrChange>
          </w:tcPr>
          <w:p w:rsidR="008A093F" w:rsidRPr="001D6CCE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  <w:pPrChange w:id="736" w:author="Palacherla, Susmitha C (NONUS)" w:date="2019-08-18T13:15:00Z">
                <w:pPr>
                  <w:spacing w:line="240" w:lineRule="auto"/>
                </w:pPr>
              </w:pPrChange>
            </w:pPr>
            <w:ins w:id="737" w:author="Palacherla, Susmitha C (NONUS)" w:date="2019-08-18T13:14:00Z">
              <w:r w:rsidRPr="00AF199B">
                <w:rPr>
                  <w:rFonts w:ascii="Times New Roman" w:hAnsi="Times New Roman"/>
                  <w:rPrChange w:id="738" w:author="Palacherla, Susmitha C (NONUS)" w:date="2019-08-18T13:15:00Z">
                    <w:rPr>
                      <w:noProof/>
                      <w:color w:val="008000"/>
                    </w:rPr>
                  </w:rPrChange>
                </w:rPr>
                <w:t>Given an EmpID Consolidates individual Descriptions for each competency to a single value for the Employee</w:t>
              </w:r>
            </w:ins>
          </w:p>
        </w:tc>
      </w:tr>
      <w:tr w:rsidR="00AF199B" w:rsidRPr="001D6CCE" w:rsidTr="00AF199B">
        <w:trPr>
          <w:trHeight w:val="279"/>
          <w:jc w:val="center"/>
          <w:ins w:id="739" w:author="Palacherla, Susmitha C (NONUS)" w:date="2019-08-18T13:15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ins w:id="740" w:author="Palacherla, Susmitha C (NONUS)" w:date="2019-08-18T13:15:00Z"/>
                <w:rFonts w:ascii="Times New Roman" w:hAnsi="Times New Roman"/>
              </w:rPr>
            </w:pPr>
            <w:ins w:id="741" w:author="Palacherla, Susmitha C (NONUS)" w:date="2019-08-18T13:15:00Z">
              <w:r>
                <w:rPr>
                  <w:rFonts w:ascii="Times New Roman" w:hAnsi="Times New Roman"/>
                </w:rPr>
                <w:t>2.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F199B" w:rsidRPr="00D249BB" w:rsidRDefault="00AF199B" w:rsidP="00AF199B">
            <w:pPr>
              <w:jc w:val="center"/>
              <w:rPr>
                <w:ins w:id="742" w:author="Palacherla, Susmitha C (NONUS)" w:date="2019-08-18T13:15:00Z"/>
                <w:color w:val="000000"/>
              </w:rPr>
            </w:pPr>
            <w:proofErr w:type="spellStart"/>
            <w:ins w:id="743" w:author="Palacherla, Susmitha C (NONUS)" w:date="2019-08-18T13:15:00Z">
              <w:r w:rsidRPr="00D249BB">
                <w:rPr>
                  <w:color w:val="000000"/>
                </w:rPr>
                <w:t>fn_strAchievementsForCoachingId</w:t>
              </w:r>
              <w:proofErr w:type="spellEnd"/>
            </w:ins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F199B" w:rsidRPr="00AF199B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ins w:id="744" w:author="Palacherla, Susmitha C (NONUS)" w:date="2019-08-18T13:15:00Z"/>
                <w:rFonts w:ascii="Times New Roman" w:hAnsi="Times New Roman"/>
                <w:rPrChange w:id="745" w:author="Palacherla, Susmitha C (NONUS)" w:date="2019-08-18T13:15:00Z">
                  <w:rPr>
                    <w:ins w:id="746" w:author="Palacherla, Susmitha C (NONUS)" w:date="2019-08-18T13:15:00Z"/>
                    <w:noProof/>
                    <w:color w:val="008000"/>
                  </w:rPr>
                </w:rPrChange>
              </w:rPr>
            </w:pPr>
            <w:ins w:id="747" w:author="Palacherla, Susmitha C (NONUS)" w:date="2019-08-18T13:15:00Z">
              <w:r w:rsidRPr="00AF199B">
                <w:rPr>
                  <w:rFonts w:ascii="Times New Roman" w:hAnsi="Times New Roman"/>
                  <w:rPrChange w:id="748" w:author="Palacherla, Susmitha C (NONUS)" w:date="2019-08-18T13:15:00Z">
                    <w:rPr>
                      <w:noProof/>
                      <w:color w:val="008000"/>
                    </w:rPr>
                  </w:rPrChange>
                </w:rPr>
                <w:t>Given a CoachingID consolidates all the Competency Image refrences to a single string</w:t>
              </w:r>
            </w:ins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footerReference w:type="default" r:id="rId6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51D1" w:rsidRDefault="00B951D1" w:rsidP="009F2A51">
      <w:pPr>
        <w:spacing w:after="0" w:line="240" w:lineRule="auto"/>
      </w:pPr>
      <w:r>
        <w:separator/>
      </w:r>
    </w:p>
  </w:endnote>
  <w:endnote w:type="continuationSeparator" w:id="0">
    <w:p w:rsidR="00B951D1" w:rsidRDefault="00B951D1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2C83" w:rsidRDefault="00C22C83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C22C83" w:rsidRDefault="00C22C83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8/18/19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C22C83" w:rsidRDefault="00C22C83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C22C83" w:rsidRDefault="00C22C83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AF199B">
      <w:rPr>
        <w:rStyle w:val="PageNumber"/>
        <w:noProof/>
        <w:sz w:val="18"/>
      </w:rPr>
      <w:t>41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51D1" w:rsidRDefault="00B951D1" w:rsidP="009F2A51">
      <w:pPr>
        <w:spacing w:after="0" w:line="240" w:lineRule="auto"/>
      </w:pPr>
      <w:r>
        <w:separator/>
      </w:r>
    </w:p>
  </w:footnote>
  <w:footnote w:type="continuationSeparator" w:id="0">
    <w:p w:rsidR="00B951D1" w:rsidRDefault="00B951D1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9A1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1A3342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0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22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8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87B4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4"/>
  </w:num>
  <w:num w:numId="2">
    <w:abstractNumId w:val="25"/>
  </w:num>
  <w:num w:numId="3">
    <w:abstractNumId w:val="7"/>
  </w:num>
  <w:num w:numId="4">
    <w:abstractNumId w:val="19"/>
  </w:num>
  <w:num w:numId="5">
    <w:abstractNumId w:val="15"/>
  </w:num>
  <w:num w:numId="6">
    <w:abstractNumId w:val="38"/>
  </w:num>
  <w:num w:numId="7">
    <w:abstractNumId w:val="37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</w:num>
  <w:num w:numId="11">
    <w:abstractNumId w:val="11"/>
  </w:num>
  <w:num w:numId="12">
    <w:abstractNumId w:val="33"/>
  </w:num>
  <w:num w:numId="13">
    <w:abstractNumId w:val="2"/>
  </w:num>
  <w:num w:numId="14">
    <w:abstractNumId w:val="20"/>
  </w:num>
  <w:num w:numId="15">
    <w:abstractNumId w:val="30"/>
  </w:num>
  <w:num w:numId="16">
    <w:abstractNumId w:val="16"/>
  </w:num>
  <w:num w:numId="17">
    <w:abstractNumId w:val="23"/>
  </w:num>
  <w:num w:numId="18">
    <w:abstractNumId w:val="10"/>
  </w:num>
  <w:num w:numId="19">
    <w:abstractNumId w:val="4"/>
  </w:num>
  <w:num w:numId="20">
    <w:abstractNumId w:val="32"/>
  </w:num>
  <w:num w:numId="21">
    <w:abstractNumId w:val="28"/>
  </w:num>
  <w:num w:numId="22">
    <w:abstractNumId w:val="9"/>
  </w:num>
  <w:num w:numId="23">
    <w:abstractNumId w:val="31"/>
  </w:num>
  <w:num w:numId="24">
    <w:abstractNumId w:val="26"/>
  </w:num>
  <w:num w:numId="25">
    <w:abstractNumId w:val="18"/>
  </w:num>
  <w:num w:numId="26">
    <w:abstractNumId w:val="14"/>
  </w:num>
  <w:num w:numId="27">
    <w:abstractNumId w:val="0"/>
  </w:num>
  <w:num w:numId="28">
    <w:abstractNumId w:val="39"/>
  </w:num>
  <w:num w:numId="29">
    <w:abstractNumId w:val="29"/>
  </w:num>
  <w:num w:numId="30">
    <w:abstractNumId w:val="12"/>
  </w:num>
  <w:num w:numId="31">
    <w:abstractNumId w:val="35"/>
  </w:num>
  <w:num w:numId="32">
    <w:abstractNumId w:val="27"/>
  </w:num>
  <w:num w:numId="33">
    <w:abstractNumId w:val="8"/>
  </w:num>
  <w:num w:numId="34">
    <w:abstractNumId w:val="22"/>
  </w:num>
  <w:num w:numId="35">
    <w:abstractNumId w:val="43"/>
  </w:num>
  <w:num w:numId="36">
    <w:abstractNumId w:val="21"/>
  </w:num>
  <w:num w:numId="37">
    <w:abstractNumId w:val="1"/>
  </w:num>
  <w:num w:numId="38">
    <w:abstractNumId w:val="41"/>
  </w:num>
  <w:num w:numId="39">
    <w:abstractNumId w:val="42"/>
  </w:num>
  <w:num w:numId="40">
    <w:abstractNumId w:val="36"/>
  </w:num>
  <w:num w:numId="41">
    <w:abstractNumId w:val="6"/>
  </w:num>
  <w:num w:numId="42">
    <w:abstractNumId w:val="3"/>
  </w:num>
  <w:num w:numId="43">
    <w:abstractNumId w:val="5"/>
  </w:num>
  <w:num w:numId="44">
    <w:abstractNumId w:val="44"/>
  </w:num>
  <w:num w:numId="45">
    <w:abstractNumId w:val="17"/>
  </w:num>
  <w:num w:numId="46">
    <w:abstractNumId w:val="40"/>
  </w:num>
  <w:num w:numId="47">
    <w:abstractNumId w:val="13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E35AA"/>
    <w:rsid w:val="0091231B"/>
    <w:rsid w:val="009152BD"/>
    <w:rsid w:val="009212E2"/>
    <w:rsid w:val="00925A7E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484A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data\Coaching\Quality_Other\Dencrypt_Ou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F3420-ECLDBT01\data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file:///\\F3420-ECLDBD01\data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Quality_Other\Encrypt_Out" TargetMode="External"/><Relationship Id="rId14" Type="http://schemas.openxmlformats.org/officeDocument/2006/relationships/hyperlink" Target="file:///\\F3420-ECLDBP01\ssis\Coaching\Packages\Quality_Other%20_Coaching.dts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file:///\\F3420-ECLDBP01\data\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5E32F3-EC48-4DEB-84E4-AE01849B9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42</Pages>
  <Words>2759</Words>
  <Characters>15731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18454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37</cp:revision>
  <dcterms:created xsi:type="dcterms:W3CDTF">2016-04-12T19:32:00Z</dcterms:created>
  <dcterms:modified xsi:type="dcterms:W3CDTF">2019-08-18T17:15:00Z</dcterms:modified>
</cp:coreProperties>
</file>