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1D6CCE" w:rsidRDefault="001B4454" w:rsidP="001B4454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Title: </w:t>
      </w:r>
      <w:proofErr w:type="spellStart"/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Quality_Other</w:t>
      </w:r>
      <w:r w:rsidRPr="001D6CCE">
        <w:rPr>
          <w:b/>
          <w:sz w:val="32"/>
          <w:szCs w:val="32"/>
        </w:rPr>
        <w:t>_Load</w:t>
      </w:r>
      <w:proofErr w:type="spellEnd"/>
    </w:p>
    <w:p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8193" w:type="dxa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  <w:tblPrChange w:id="1" w:author="Palacherla, Susmitha C (NONUS)" w:date="2018-01-17T11:14:00Z">
          <w:tblPr>
            <w:tblW w:w="0" w:type="auto"/>
            <w:tblInd w:w="1519" w:type="dxa"/>
            <w:tblLayout w:type="fixed"/>
            <w:tblCellMar>
              <w:left w:w="79" w:type="dxa"/>
              <w:right w:w="79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1530"/>
        <w:gridCol w:w="1533"/>
        <w:gridCol w:w="5130"/>
        <w:tblGridChange w:id="2">
          <w:tblGrid>
            <w:gridCol w:w="1530"/>
            <w:gridCol w:w="1620"/>
            <w:gridCol w:w="3783"/>
          </w:tblGrid>
        </w:tblGridChange>
      </w:tblGrid>
      <w:tr w:rsidR="009F2A51" w:rsidRPr="00D37C04" w:rsidTr="005C3A7B">
        <w:trPr>
          <w:cantSplit/>
          <w:trHeight w:val="282"/>
          <w:trPrChange w:id="3" w:author="Palacherla, Susmitha C (NONUS)" w:date="2018-01-17T11:14:00Z">
            <w:trPr>
              <w:cantSplit/>
              <w:trHeight w:val="282"/>
            </w:trPr>
          </w:trPrChange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4" w:author="Palacherla, Susmitha C (NONUS)" w:date="2018-01-17T11:14:00Z">
              <w:tcPr>
                <w:tcW w:w="153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53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5" w:author="Palacherla, Susmitha C (NONUS)" w:date="2018-01-17T11:14:00Z">
              <w:tcPr>
                <w:tcW w:w="162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1D6CCE" w:rsidRDefault="009F2A51" w:rsidP="005C3A7B">
            <w:pPr>
              <w:ind w:right="-270"/>
              <w:rPr>
                <w:rFonts w:ascii="Times New Roman" w:hAnsi="Times New Roman"/>
              </w:rPr>
              <w:pPrChange w:id="6" w:author="Palacherla, Susmitha C (NONUS)" w:date="2018-01-17T11:14:00Z">
                <w:pPr>
                  <w:ind w:right="-270"/>
                  <w:jc w:val="center"/>
                </w:pPr>
              </w:pPrChange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5130" w:type="dxa"/>
            <w:tcBorders>
              <w:top w:val="single" w:sz="6" w:space="0" w:color="auto"/>
              <w:right w:val="single" w:sz="6" w:space="0" w:color="auto"/>
            </w:tcBorders>
            <w:vAlign w:val="center"/>
            <w:tcPrChange w:id="7" w:author="Palacherla, Susmitha C (NONUS)" w:date="2018-01-17T11:14:00Z">
              <w:tcPr>
                <w:tcW w:w="3783" w:type="dxa"/>
                <w:tcBorders>
                  <w:top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5C3A7B" w:rsidRPr="00D37C04" w:rsidTr="005C3A7B">
        <w:trPr>
          <w:cantSplit/>
          <w:trHeight w:val="348"/>
          <w:trPrChange w:id="8" w:author="Palacherla, Susmitha C (NONUS)" w:date="2018-01-17T11:14:00Z">
            <w:trPr>
              <w:cantSplit/>
              <w:trHeight w:val="348"/>
            </w:trPr>
          </w:trPrChange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9" w:author="Palacherla, Susmitha C (NONUS)" w:date="2018-01-17T11:14:00Z">
              <w:tcPr>
                <w:tcW w:w="153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5C3A7B" w:rsidRPr="00FF578D" w:rsidRDefault="005C3A7B" w:rsidP="005C3A7B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ins w:id="10" w:author="Palacherla, Susmitha C (NONUS)" w:date="2018-01-17T11:14:00Z">
              <w:r>
                <w:rPr>
                  <w:rFonts w:ascii="Times New Roman (PCL6)" w:hAnsi="Times New Roman (PCL6)"/>
                </w:rPr>
                <w:t>12/28/2017</w:t>
              </w:r>
            </w:ins>
            <w:del w:id="11" w:author="Palacherla, Susmitha C (NONUS)" w:date="2018-01-17T11:14:00Z">
              <w:r w:rsidDel="00F25EF9">
                <w:rPr>
                  <w:rFonts w:ascii="Times New Roman (PCL6)" w:hAnsi="Times New Roman (PCL6)"/>
                </w:rPr>
                <w:delText>8/14/2017</w:delText>
              </w:r>
            </w:del>
          </w:p>
        </w:tc>
        <w:tc>
          <w:tcPr>
            <w:tcW w:w="153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12" w:author="Palacherla, Susmitha C (NONUS)" w:date="2018-01-17T11:14:00Z">
              <w:tcPr>
                <w:tcW w:w="162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5C3A7B" w:rsidRPr="00D37C04" w:rsidRDefault="005C3A7B" w:rsidP="005C3A7B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13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tcPrChange w:id="13" w:author="Palacherla, Susmitha C (NONUS)" w:date="2018-01-17T11:14:00Z">
              <w:tcPr>
                <w:tcW w:w="3783" w:type="dxa"/>
                <w:tcBorders>
                  <w:top w:val="single" w:sz="12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5C3A7B" w:rsidRPr="00D37C04" w:rsidRDefault="005C3A7B" w:rsidP="005C3A7B">
            <w:pPr>
              <w:ind w:right="-270"/>
              <w:rPr>
                <w:rFonts w:ascii="Times New Roman (PCL6)" w:hAnsi="Times New Roman (PCL6)"/>
              </w:rPr>
            </w:pPr>
            <w:ins w:id="14" w:author="Palacherla, Susmitha C (NONUS)" w:date="2018-01-17T11:14:00Z">
              <w:r>
                <w:rPr>
                  <w:rFonts w:ascii="Times New Roman (PCL6)" w:hAnsi="Times New Roman (PCL6)"/>
                </w:rPr>
                <w:t>TFS 7854 – Encryption related changes for feed files and staging tables</w:t>
              </w:r>
            </w:ins>
            <w:del w:id="15" w:author="Palacherla, Susmitha C (NONUS)" w:date="2018-01-17T11:14:00Z">
              <w:r w:rsidDel="00F25EF9">
                <w:rPr>
                  <w:rFonts w:ascii="Times New Roman (PCL6)" w:hAnsi="Times New Roman (PCL6)"/>
                </w:rPr>
                <w:delText>TFS 7105 – Upgrade to SQL Server 2012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446391" w:rsidRPr="001D6CCE">
        <w:rPr>
          <w:rFonts w:ascii="Times New Roman" w:hAnsi="Times New Roman"/>
          <w:b w:val="0"/>
          <w:sz w:val="22"/>
          <w:szCs w:val="22"/>
        </w:rPr>
        <w:t>6/11</w:t>
      </w:r>
      <w:r w:rsidR="00B4614B" w:rsidRPr="001D6CCE">
        <w:rPr>
          <w:rFonts w:ascii="Times New Roman" w:hAnsi="Times New Roman"/>
          <w:b w:val="0"/>
          <w:sz w:val="22"/>
          <w:szCs w:val="22"/>
        </w:rPr>
        <w:t>/2016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1D6CCE" w:rsidTr="00B63D5F">
        <w:trPr>
          <w:tblHeader/>
        </w:trPr>
        <w:tc>
          <w:tcPr>
            <w:tcW w:w="144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B4614B" w:rsidP="00A440F9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6</w:t>
            </w:r>
            <w:r w:rsidR="00446391" w:rsidRPr="001D6CCE">
              <w:rPr>
                <w:sz w:val="22"/>
                <w:szCs w:val="22"/>
              </w:rPr>
              <w:t>/</w:t>
            </w:r>
            <w:r w:rsidR="0094076B" w:rsidRPr="001D6CCE">
              <w:rPr>
                <w:sz w:val="22"/>
                <w:szCs w:val="22"/>
              </w:rPr>
              <w:t>11/2016</w:t>
            </w:r>
          </w:p>
        </w:tc>
        <w:tc>
          <w:tcPr>
            <w:tcW w:w="5238" w:type="dxa"/>
          </w:tcPr>
          <w:p w:rsidR="009F2A51" w:rsidRPr="001D6CCE" w:rsidRDefault="00A67A9C" w:rsidP="00EB552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1.0 </w:t>
            </w:r>
            <w:r w:rsidR="00202048" w:rsidRPr="001D6CCE">
              <w:rPr>
                <w:sz w:val="22"/>
                <w:szCs w:val="22"/>
              </w:rPr>
              <w:t>Initial revision</w:t>
            </w:r>
            <w:r w:rsidR="007C6827" w:rsidRPr="001D6CCE">
              <w:rPr>
                <w:sz w:val="22"/>
                <w:szCs w:val="22"/>
              </w:rPr>
              <w:t xml:space="preserve">. </w:t>
            </w:r>
            <w:r w:rsidR="00B4614B" w:rsidRPr="001D6CCE">
              <w:rPr>
                <w:sz w:val="22"/>
                <w:szCs w:val="22"/>
              </w:rPr>
              <w:t xml:space="preserve">CTC Feed per </w:t>
            </w:r>
            <w:r w:rsidR="007C6827" w:rsidRPr="001D6CCE">
              <w:rPr>
                <w:sz w:val="22"/>
                <w:szCs w:val="22"/>
              </w:rPr>
              <w:t xml:space="preserve">TFS </w:t>
            </w:r>
            <w:r w:rsidR="00A440F9" w:rsidRPr="001D6CCE">
              <w:rPr>
                <w:sz w:val="22"/>
                <w:szCs w:val="22"/>
              </w:rPr>
              <w:t>2</w:t>
            </w:r>
            <w:r w:rsidR="00EB552F" w:rsidRPr="001D6CCE">
              <w:rPr>
                <w:sz w:val="22"/>
                <w:szCs w:val="22"/>
              </w:rPr>
              <w:t>268</w:t>
            </w:r>
          </w:p>
        </w:tc>
        <w:tc>
          <w:tcPr>
            <w:tcW w:w="2790" w:type="dxa"/>
          </w:tcPr>
          <w:p w:rsidR="009F2A51" w:rsidRPr="001D6CCE" w:rsidRDefault="00202048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7/15/2016</w:t>
            </w:r>
          </w:p>
        </w:tc>
        <w:tc>
          <w:tcPr>
            <w:tcW w:w="5238" w:type="dxa"/>
          </w:tcPr>
          <w:p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2.0 Updates for HFC and KUD Feeds per TFS 3179 &amp; 3186</w:t>
            </w:r>
          </w:p>
        </w:tc>
        <w:tc>
          <w:tcPr>
            <w:tcW w:w="2790" w:type="dxa"/>
          </w:tcPr>
          <w:p w:rsidR="009F2A51" w:rsidRPr="001D6CCE" w:rsidRDefault="00B4614B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8/2/2016</w:t>
            </w:r>
          </w:p>
        </w:tc>
        <w:tc>
          <w:tcPr>
            <w:tcW w:w="5238" w:type="dxa"/>
          </w:tcPr>
          <w:p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3.0 Updates for KUD feed per TFS 3179</w:t>
            </w:r>
          </w:p>
        </w:tc>
        <w:tc>
          <w:tcPr>
            <w:tcW w:w="2790" w:type="dxa"/>
            <w:vAlign w:val="bottom"/>
          </w:tcPr>
          <w:p w:rsidR="009F2A51" w:rsidRPr="001D6CCE" w:rsidRDefault="0044639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F25D8A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9/7/2016</w:t>
            </w:r>
          </w:p>
        </w:tc>
        <w:tc>
          <w:tcPr>
            <w:tcW w:w="5238" w:type="dxa"/>
          </w:tcPr>
          <w:p w:rsidR="00997A45" w:rsidRPr="001D6CCE" w:rsidRDefault="00F25D8A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4.0 Update to Description derived column expression in CTC files when any of the 4 text fields are NULL</w:t>
            </w:r>
            <w:r w:rsidR="00004197" w:rsidRPr="001D6CCE">
              <w:rPr>
                <w:sz w:val="22"/>
                <w:szCs w:val="22"/>
              </w:rPr>
              <w:t xml:space="preserve"> (2.2.2.3.1 step II b)</w:t>
            </w:r>
          </w:p>
        </w:tc>
        <w:tc>
          <w:tcPr>
            <w:tcW w:w="2790" w:type="dxa"/>
          </w:tcPr>
          <w:p w:rsidR="009F2A51" w:rsidRPr="001D6CCE" w:rsidRDefault="00F25D8A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B63D5F" w:rsidRPr="001D6CCE" w:rsidTr="00B63D5F">
        <w:tc>
          <w:tcPr>
            <w:tcW w:w="1440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2/5/2017</w:t>
            </w:r>
          </w:p>
        </w:tc>
        <w:tc>
          <w:tcPr>
            <w:tcW w:w="5238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5.0 Updates for NPN feed per TFS 5903</w:t>
            </w:r>
          </w:p>
        </w:tc>
        <w:tc>
          <w:tcPr>
            <w:tcW w:w="2790" w:type="dxa"/>
            <w:vAlign w:val="bottom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2/8/2017</w:t>
            </w:r>
          </w:p>
        </w:tc>
        <w:tc>
          <w:tcPr>
            <w:tcW w:w="5238" w:type="dxa"/>
          </w:tcPr>
          <w:p w:rsidR="009F2A51" w:rsidRPr="001D6CCE" w:rsidRDefault="00100524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</w:t>
            </w:r>
            <w:r>
              <w:rPr>
                <w:sz w:val="22"/>
                <w:szCs w:val="22"/>
              </w:rPr>
              <w:t>1</w:t>
            </w:r>
            <w:r w:rsidRPr="001D6CCE">
              <w:rPr>
                <w:sz w:val="22"/>
                <w:szCs w:val="22"/>
              </w:rPr>
              <w:t xml:space="preserve"> Updates </w:t>
            </w:r>
            <w:r>
              <w:rPr>
                <w:sz w:val="22"/>
                <w:szCs w:val="22"/>
              </w:rPr>
              <w:t xml:space="preserve">from V&amp;V </w:t>
            </w:r>
            <w:r w:rsidRPr="001D6CCE">
              <w:rPr>
                <w:sz w:val="22"/>
                <w:szCs w:val="22"/>
              </w:rPr>
              <w:t>for NPN feed per TFS 5903</w:t>
            </w:r>
          </w:p>
        </w:tc>
        <w:tc>
          <w:tcPr>
            <w:tcW w:w="2790" w:type="dxa"/>
          </w:tcPr>
          <w:p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DA5AD6" w:rsidRPr="001D6CCE" w:rsidTr="00B63D5F">
        <w:tc>
          <w:tcPr>
            <w:tcW w:w="1440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5C3A7B">
              <w:rPr>
                <w:sz w:val="22"/>
                <w:szCs w:val="22"/>
                <w:rPrChange w:id="16" w:author="Palacherla, Susmitha C (NONUS)" w:date="2018-01-17T11:15:00Z">
                  <w:rPr/>
                </w:rPrChange>
              </w:rPr>
              <w:t>8/14/2017</w:t>
            </w:r>
          </w:p>
        </w:tc>
        <w:tc>
          <w:tcPr>
            <w:tcW w:w="5238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5C3A7B">
              <w:rPr>
                <w:sz w:val="22"/>
                <w:szCs w:val="22"/>
                <w:rPrChange w:id="17" w:author="Palacherla, Susmitha C (NONUS)" w:date="2018-01-17T11:15:00Z">
                  <w:rPr>
                    <w:rFonts w:ascii="Times New Roman (PCL6)" w:hAnsi="Times New Roman (PCL6)"/>
                  </w:rPr>
                </w:rPrChange>
              </w:rPr>
              <w:t>6.0 TFS 7105 – Upgrade to SQL Server 2012</w:t>
            </w:r>
          </w:p>
        </w:tc>
        <w:tc>
          <w:tcPr>
            <w:tcW w:w="2790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5C3A7B">
              <w:rPr>
                <w:sz w:val="22"/>
                <w:szCs w:val="22"/>
                <w:rPrChange w:id="18" w:author="Palacherla, Susmitha C (NONUS)" w:date="2018-01-17T11:15:00Z">
                  <w:rPr/>
                </w:rPrChange>
              </w:rPr>
              <w:t>Susmitha Palacherla</w:t>
            </w:r>
          </w:p>
        </w:tc>
      </w:tr>
      <w:tr w:rsidR="005C3A7B" w:rsidRPr="001D6CCE" w:rsidTr="00B63D5F">
        <w:trPr>
          <w:ins w:id="19" w:author="Palacherla, Susmitha C (NONUS)" w:date="2018-01-17T11:14:00Z"/>
        </w:trPr>
        <w:tc>
          <w:tcPr>
            <w:tcW w:w="1440" w:type="dxa"/>
          </w:tcPr>
          <w:p w:rsidR="005C3A7B" w:rsidRPr="005C3A7B" w:rsidRDefault="005C3A7B" w:rsidP="005C3A7B">
            <w:pPr>
              <w:pStyle w:val="hdr1"/>
              <w:ind w:left="0"/>
              <w:jc w:val="left"/>
              <w:rPr>
                <w:ins w:id="20" w:author="Palacherla, Susmitha C (NONUS)" w:date="2018-01-17T11:14:00Z"/>
                <w:sz w:val="22"/>
                <w:szCs w:val="22"/>
                <w:rPrChange w:id="21" w:author="Palacherla, Susmitha C (NONUS)" w:date="2018-01-17T11:15:00Z">
                  <w:rPr>
                    <w:ins w:id="22" w:author="Palacherla, Susmitha C (NONUS)" w:date="2018-01-17T11:14:00Z"/>
                  </w:rPr>
                </w:rPrChange>
              </w:rPr>
            </w:pPr>
            <w:ins w:id="23" w:author="Palacherla, Susmitha C (NONUS)" w:date="2018-01-17T11:15:00Z">
              <w:r w:rsidRPr="005C3A7B">
                <w:rPr>
                  <w:sz w:val="22"/>
                  <w:szCs w:val="22"/>
                  <w:rPrChange w:id="24" w:author="Palacherla, Susmitha C (NONUS)" w:date="2018-01-17T11:15:00Z">
                    <w:rPr/>
                  </w:rPrChange>
                </w:rPr>
                <w:t>12/28/2017</w:t>
              </w:r>
            </w:ins>
          </w:p>
        </w:tc>
        <w:tc>
          <w:tcPr>
            <w:tcW w:w="5238" w:type="dxa"/>
          </w:tcPr>
          <w:p w:rsidR="005C3A7B" w:rsidRPr="005C3A7B" w:rsidRDefault="005C3A7B" w:rsidP="005C3A7B">
            <w:pPr>
              <w:pStyle w:val="hdr1"/>
              <w:ind w:left="0"/>
              <w:jc w:val="left"/>
              <w:rPr>
                <w:ins w:id="25" w:author="Palacherla, Susmitha C (NONUS)" w:date="2018-01-17T11:14:00Z"/>
                <w:sz w:val="22"/>
                <w:szCs w:val="22"/>
                <w:rPrChange w:id="26" w:author="Palacherla, Susmitha C (NONUS)" w:date="2018-01-17T11:15:00Z">
                  <w:rPr>
                    <w:ins w:id="27" w:author="Palacherla, Susmitha C (NONUS)" w:date="2018-01-17T11:14:00Z"/>
                    <w:rFonts w:ascii="Times New Roman (PCL6)" w:hAnsi="Times New Roman (PCL6)"/>
                  </w:rPr>
                </w:rPrChange>
              </w:rPr>
            </w:pPr>
            <w:ins w:id="28" w:author="Palacherla, Susmitha C (NONUS)" w:date="2018-01-17T11:15:00Z">
              <w:r w:rsidRPr="005C3A7B">
                <w:rPr>
                  <w:sz w:val="22"/>
                  <w:szCs w:val="22"/>
                  <w:rPrChange w:id="29" w:author="Palacherla, Susmitha C (NONUS)" w:date="2018-01-17T11:15:00Z">
                    <w:rPr>
                      <w:rFonts w:ascii="Times New Roman (PCL6)" w:hAnsi="Times New Roman (PCL6)"/>
                    </w:rPr>
                  </w:rPrChange>
                </w:rPr>
                <w:t>7.0 TFS 7854 – Encryption related changes for feed files and staging tables</w:t>
              </w:r>
            </w:ins>
          </w:p>
        </w:tc>
        <w:tc>
          <w:tcPr>
            <w:tcW w:w="2790" w:type="dxa"/>
          </w:tcPr>
          <w:p w:rsidR="005C3A7B" w:rsidRPr="005C3A7B" w:rsidRDefault="005C3A7B" w:rsidP="005C3A7B">
            <w:pPr>
              <w:pStyle w:val="hdr1"/>
              <w:ind w:left="0"/>
              <w:jc w:val="left"/>
              <w:rPr>
                <w:ins w:id="30" w:author="Palacherla, Susmitha C (NONUS)" w:date="2018-01-17T11:14:00Z"/>
                <w:sz w:val="22"/>
                <w:szCs w:val="22"/>
                <w:rPrChange w:id="31" w:author="Palacherla, Susmitha C (NONUS)" w:date="2018-01-17T11:15:00Z">
                  <w:rPr>
                    <w:ins w:id="32" w:author="Palacherla, Susmitha C (NONUS)" w:date="2018-01-17T11:14:00Z"/>
                  </w:rPr>
                </w:rPrChange>
              </w:rPr>
            </w:pPr>
            <w:ins w:id="33" w:author="Palacherla, Susmitha C (NONUS)" w:date="2018-01-17T11:15:00Z">
              <w:r w:rsidRPr="005C3A7B">
                <w:rPr>
                  <w:sz w:val="22"/>
                  <w:szCs w:val="22"/>
                  <w:rPrChange w:id="34" w:author="Palacherla, Susmitha C (NONUS)" w:date="2018-01-17T11:15:00Z">
                    <w:rPr/>
                  </w:rPrChange>
                </w:rPr>
                <w:t>Susmitha Palacherla</w:t>
              </w:r>
            </w:ins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35" w:name="_Toc434743870"/>
      <w:r w:rsidRPr="002431EB">
        <w:br w:type="page"/>
      </w:r>
      <w:bookmarkEnd w:id="35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C484A" w:rsidRDefault="00481F6E">
          <w:pPr>
            <w:pStyle w:val="TOC1"/>
            <w:tabs>
              <w:tab w:val="left" w:pos="440"/>
              <w:tab w:val="right" w:leader="dot" w:pos="9350"/>
            </w:tabs>
            <w:rPr>
              <w:ins w:id="36" w:author="Palacherla, Susmitha C (NONUS)" w:date="2018-01-17T13:54:00Z"/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37" w:author="Palacherla, Susmitha C (NONUS)" w:date="2018-01-17T13:54:00Z">
            <w:r w:rsidR="00CC484A" w:rsidRPr="005D481D">
              <w:rPr>
                <w:rStyle w:val="Hyperlink"/>
                <w:noProof/>
              </w:rPr>
              <w:fldChar w:fldCharType="begin"/>
            </w:r>
            <w:r w:rsidR="00CC484A" w:rsidRPr="005D481D">
              <w:rPr>
                <w:rStyle w:val="Hyperlink"/>
                <w:noProof/>
              </w:rPr>
              <w:instrText xml:space="preserve"> </w:instrText>
            </w:r>
            <w:r w:rsidR="00CC484A">
              <w:rPr>
                <w:noProof/>
              </w:rPr>
              <w:instrText>HYPERLINK \l "_Toc503960624"</w:instrText>
            </w:r>
            <w:r w:rsidR="00CC484A" w:rsidRPr="005D481D">
              <w:rPr>
                <w:rStyle w:val="Hyperlink"/>
                <w:noProof/>
              </w:rPr>
              <w:instrText xml:space="preserve"> </w:instrText>
            </w:r>
            <w:r w:rsidR="00CC484A" w:rsidRPr="005D481D">
              <w:rPr>
                <w:rStyle w:val="Hyperlink"/>
                <w:noProof/>
              </w:rPr>
            </w:r>
            <w:r w:rsidR="00CC484A" w:rsidRPr="005D481D">
              <w:rPr>
                <w:rStyle w:val="Hyperlink"/>
                <w:noProof/>
              </w:rPr>
              <w:fldChar w:fldCharType="separate"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_Toc503960624 \h </w:instrText>
            </w:r>
            <w:r w:rsidR="00CC484A">
              <w:rPr>
                <w:noProof/>
                <w:webHidden/>
              </w:rPr>
            </w:r>
          </w:ins>
          <w:r w:rsidR="00CC484A">
            <w:rPr>
              <w:noProof/>
              <w:webHidden/>
            </w:rPr>
            <w:fldChar w:fldCharType="separate"/>
          </w:r>
          <w:ins w:id="38" w:author="Palacherla, Susmitha C (NONUS)" w:date="2018-01-17T13:54:00Z"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  <w:r w:rsidR="00CC484A" w:rsidRPr="005D481D">
              <w:rPr>
                <w:rStyle w:val="Hyperlink"/>
                <w:noProof/>
              </w:rPr>
              <w:fldChar w:fldCharType="end"/>
            </w:r>
          </w:ins>
        </w:p>
        <w:p w:rsidR="00CC484A" w:rsidRDefault="00CC484A">
          <w:pPr>
            <w:pStyle w:val="TOC2"/>
            <w:tabs>
              <w:tab w:val="left" w:pos="880"/>
              <w:tab w:val="right" w:leader="dot" w:pos="9350"/>
            </w:tabs>
            <w:rPr>
              <w:ins w:id="39" w:author="Palacherla, Susmitha C (NONUS)" w:date="2018-01-17T13:54:00Z"/>
              <w:noProof/>
              <w:lang w:eastAsia="en-US"/>
            </w:rPr>
          </w:pPr>
          <w:ins w:id="40" w:author="Palacherla, Susmitha C (NONUS)" w:date="2018-01-17T13:54:00Z">
            <w:r w:rsidRPr="005D481D">
              <w:rPr>
                <w:rStyle w:val="Hyperlink"/>
                <w:noProof/>
              </w:rPr>
              <w:fldChar w:fldCharType="begin"/>
            </w:r>
            <w:r w:rsidRPr="005D481D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"_Toc503960625"</w:instrText>
            </w:r>
            <w:r w:rsidRPr="005D481D">
              <w:rPr>
                <w:rStyle w:val="Hyperlink"/>
                <w:noProof/>
              </w:rPr>
              <w:instrText xml:space="preserve"> </w:instrText>
            </w:r>
            <w:r w:rsidRPr="005D481D">
              <w:rPr>
                <w:rStyle w:val="Hyperlink"/>
                <w:noProof/>
              </w:rPr>
            </w:r>
            <w:r w:rsidRPr="005D481D">
              <w:rPr>
                <w:rStyle w:val="Hyperlink"/>
                <w:noProof/>
              </w:rPr>
              <w:fldChar w:fldCharType="separate"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_Toc503960625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1" w:author="Palacherla, Susmitha C (NONUS)" w:date="2018-01-17T13:54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5D481D">
              <w:rPr>
                <w:rStyle w:val="Hyperlink"/>
                <w:noProof/>
              </w:rPr>
              <w:fldChar w:fldCharType="end"/>
            </w:r>
          </w:ins>
        </w:p>
        <w:p w:rsidR="00CC484A" w:rsidRDefault="00CC484A">
          <w:pPr>
            <w:pStyle w:val="TOC2"/>
            <w:tabs>
              <w:tab w:val="left" w:pos="880"/>
              <w:tab w:val="right" w:leader="dot" w:pos="9350"/>
            </w:tabs>
            <w:rPr>
              <w:ins w:id="42" w:author="Palacherla, Susmitha C (NONUS)" w:date="2018-01-17T13:54:00Z"/>
              <w:noProof/>
              <w:lang w:eastAsia="en-US"/>
            </w:rPr>
          </w:pPr>
          <w:ins w:id="43" w:author="Palacherla, Susmitha C (NONUS)" w:date="2018-01-17T13:54:00Z">
            <w:r w:rsidRPr="005D481D">
              <w:rPr>
                <w:rStyle w:val="Hyperlink"/>
                <w:noProof/>
              </w:rPr>
              <w:fldChar w:fldCharType="begin"/>
            </w:r>
            <w:r w:rsidRPr="005D481D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"_Toc503960626"</w:instrText>
            </w:r>
            <w:r w:rsidRPr="005D481D">
              <w:rPr>
                <w:rStyle w:val="Hyperlink"/>
                <w:noProof/>
              </w:rPr>
              <w:instrText xml:space="preserve"> </w:instrText>
            </w:r>
            <w:r w:rsidRPr="005D481D">
              <w:rPr>
                <w:rStyle w:val="Hyperlink"/>
                <w:noProof/>
              </w:rPr>
            </w:r>
            <w:r w:rsidRPr="005D481D">
              <w:rPr>
                <w:rStyle w:val="Hyperlink"/>
                <w:noProof/>
              </w:rPr>
              <w:fldChar w:fldCharType="separate"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_Toc503960626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4" w:author="Palacherla, Susmitha C (NONUS)" w:date="2018-01-17T13:54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5D481D">
              <w:rPr>
                <w:rStyle w:val="Hyperlink"/>
                <w:noProof/>
              </w:rPr>
              <w:fldChar w:fldCharType="end"/>
            </w:r>
          </w:ins>
        </w:p>
        <w:p w:rsidR="00CC484A" w:rsidRDefault="00CC484A">
          <w:pPr>
            <w:pStyle w:val="TOC2"/>
            <w:tabs>
              <w:tab w:val="left" w:pos="880"/>
              <w:tab w:val="right" w:leader="dot" w:pos="9350"/>
            </w:tabs>
            <w:rPr>
              <w:ins w:id="45" w:author="Palacherla, Susmitha C (NONUS)" w:date="2018-01-17T13:54:00Z"/>
              <w:noProof/>
              <w:lang w:eastAsia="en-US"/>
            </w:rPr>
          </w:pPr>
          <w:ins w:id="46" w:author="Palacherla, Susmitha C (NONUS)" w:date="2018-01-17T13:54:00Z">
            <w:r w:rsidRPr="005D481D">
              <w:rPr>
                <w:rStyle w:val="Hyperlink"/>
                <w:noProof/>
              </w:rPr>
              <w:fldChar w:fldCharType="begin"/>
            </w:r>
            <w:r w:rsidRPr="005D481D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"_Toc503960627"</w:instrText>
            </w:r>
            <w:r w:rsidRPr="005D481D">
              <w:rPr>
                <w:rStyle w:val="Hyperlink"/>
                <w:noProof/>
              </w:rPr>
              <w:instrText xml:space="preserve"> </w:instrText>
            </w:r>
            <w:r w:rsidRPr="005D481D">
              <w:rPr>
                <w:rStyle w:val="Hyperlink"/>
                <w:noProof/>
              </w:rPr>
            </w:r>
            <w:r w:rsidRPr="005D481D">
              <w:rPr>
                <w:rStyle w:val="Hyperlink"/>
                <w:noProof/>
              </w:rPr>
              <w:fldChar w:fldCharType="separate"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_Toc503960627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7" w:author="Palacherla, Susmitha C (NONUS)" w:date="2018-01-17T13:54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5D481D">
              <w:rPr>
                <w:rStyle w:val="Hyperlink"/>
                <w:noProof/>
              </w:rPr>
              <w:fldChar w:fldCharType="end"/>
            </w:r>
          </w:ins>
        </w:p>
        <w:p w:rsidR="00CC484A" w:rsidRDefault="00CC484A">
          <w:pPr>
            <w:pStyle w:val="TOC2"/>
            <w:tabs>
              <w:tab w:val="left" w:pos="880"/>
              <w:tab w:val="right" w:leader="dot" w:pos="9350"/>
            </w:tabs>
            <w:rPr>
              <w:ins w:id="48" w:author="Palacherla, Susmitha C (NONUS)" w:date="2018-01-17T13:54:00Z"/>
              <w:noProof/>
              <w:lang w:eastAsia="en-US"/>
            </w:rPr>
          </w:pPr>
          <w:ins w:id="49" w:author="Palacherla, Susmitha C (NONUS)" w:date="2018-01-17T13:54:00Z">
            <w:r w:rsidRPr="005D481D">
              <w:rPr>
                <w:rStyle w:val="Hyperlink"/>
                <w:noProof/>
              </w:rPr>
              <w:fldChar w:fldCharType="begin"/>
            </w:r>
            <w:r w:rsidRPr="005D481D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"_Toc503960628"</w:instrText>
            </w:r>
            <w:r w:rsidRPr="005D481D">
              <w:rPr>
                <w:rStyle w:val="Hyperlink"/>
                <w:noProof/>
              </w:rPr>
              <w:instrText xml:space="preserve"> </w:instrText>
            </w:r>
            <w:r w:rsidRPr="005D481D">
              <w:rPr>
                <w:rStyle w:val="Hyperlink"/>
                <w:noProof/>
              </w:rPr>
            </w:r>
            <w:r w:rsidRPr="005D481D">
              <w:rPr>
                <w:rStyle w:val="Hyperlink"/>
                <w:noProof/>
              </w:rPr>
              <w:fldChar w:fldCharType="separate"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Module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_Toc503960628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0" w:author="Palacherla, Susmitha C (NONUS)" w:date="2018-01-17T13:54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5D481D">
              <w:rPr>
                <w:rStyle w:val="Hyperlink"/>
                <w:noProof/>
              </w:rPr>
              <w:fldChar w:fldCharType="end"/>
            </w:r>
          </w:ins>
        </w:p>
        <w:p w:rsidR="00CC484A" w:rsidRDefault="00CC484A">
          <w:pPr>
            <w:pStyle w:val="TOC2"/>
            <w:tabs>
              <w:tab w:val="left" w:pos="880"/>
              <w:tab w:val="right" w:leader="dot" w:pos="9350"/>
            </w:tabs>
            <w:rPr>
              <w:ins w:id="51" w:author="Palacherla, Susmitha C (NONUS)" w:date="2018-01-17T13:54:00Z"/>
              <w:noProof/>
              <w:lang w:eastAsia="en-US"/>
            </w:rPr>
          </w:pPr>
          <w:ins w:id="52" w:author="Palacherla, Susmitha C (NONUS)" w:date="2018-01-17T13:54:00Z">
            <w:r w:rsidRPr="005D481D">
              <w:rPr>
                <w:rStyle w:val="Hyperlink"/>
                <w:noProof/>
              </w:rPr>
              <w:fldChar w:fldCharType="begin"/>
            </w:r>
            <w:r w:rsidRPr="005D481D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"_Toc503960629"</w:instrText>
            </w:r>
            <w:r w:rsidRPr="005D481D">
              <w:rPr>
                <w:rStyle w:val="Hyperlink"/>
                <w:noProof/>
              </w:rPr>
              <w:instrText xml:space="preserve"> </w:instrText>
            </w:r>
            <w:r w:rsidRPr="005D481D">
              <w:rPr>
                <w:rStyle w:val="Hyperlink"/>
                <w:noProof/>
              </w:rPr>
            </w:r>
            <w:r w:rsidRPr="005D481D">
              <w:rPr>
                <w:rStyle w:val="Hyperlink"/>
                <w:noProof/>
              </w:rPr>
              <w:fldChar w:fldCharType="separate"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1.5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_Toc503960629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3" w:author="Palacherla, Susmitha C (NONUS)" w:date="2018-01-17T13:54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5D481D">
              <w:rPr>
                <w:rStyle w:val="Hyperlink"/>
                <w:noProof/>
              </w:rPr>
              <w:fldChar w:fldCharType="end"/>
            </w:r>
          </w:ins>
        </w:p>
        <w:p w:rsidR="00CC484A" w:rsidRDefault="00CC484A">
          <w:pPr>
            <w:pStyle w:val="TOC3"/>
            <w:tabs>
              <w:tab w:val="left" w:pos="1320"/>
              <w:tab w:val="right" w:leader="dot" w:pos="9350"/>
            </w:tabs>
            <w:rPr>
              <w:ins w:id="54" w:author="Palacherla, Susmitha C (NONUS)" w:date="2018-01-17T13:54:00Z"/>
              <w:noProof/>
              <w:lang w:eastAsia="en-US"/>
            </w:rPr>
          </w:pPr>
          <w:ins w:id="55" w:author="Palacherla, Susmitha C (NONUS)" w:date="2018-01-17T13:54:00Z">
            <w:r w:rsidRPr="005D481D">
              <w:rPr>
                <w:rStyle w:val="Hyperlink"/>
                <w:noProof/>
              </w:rPr>
              <w:fldChar w:fldCharType="begin"/>
            </w:r>
            <w:r w:rsidRPr="005D481D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"_Toc503960630"</w:instrText>
            </w:r>
            <w:r w:rsidRPr="005D481D">
              <w:rPr>
                <w:rStyle w:val="Hyperlink"/>
                <w:noProof/>
              </w:rPr>
              <w:instrText xml:space="preserve"> </w:instrText>
            </w:r>
            <w:r w:rsidRPr="005D481D">
              <w:rPr>
                <w:rStyle w:val="Hyperlink"/>
                <w:noProof/>
              </w:rPr>
            </w:r>
            <w:r w:rsidRPr="005D481D">
              <w:rPr>
                <w:rStyle w:val="Hyperlink"/>
                <w:noProof/>
              </w:rPr>
              <w:fldChar w:fldCharType="separate"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1.5.1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_Toc503960630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6" w:author="Palacherla, Susmitha C (NONUS)" w:date="2018-01-17T13:54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5D481D">
              <w:rPr>
                <w:rStyle w:val="Hyperlink"/>
                <w:noProof/>
              </w:rPr>
              <w:fldChar w:fldCharType="end"/>
            </w:r>
          </w:ins>
        </w:p>
        <w:p w:rsidR="00CC484A" w:rsidRDefault="00CC484A">
          <w:pPr>
            <w:pStyle w:val="TOC3"/>
            <w:tabs>
              <w:tab w:val="left" w:pos="1320"/>
              <w:tab w:val="right" w:leader="dot" w:pos="9350"/>
            </w:tabs>
            <w:rPr>
              <w:ins w:id="57" w:author="Palacherla, Susmitha C (NONUS)" w:date="2018-01-17T13:54:00Z"/>
              <w:noProof/>
              <w:lang w:eastAsia="en-US"/>
            </w:rPr>
          </w:pPr>
          <w:ins w:id="58" w:author="Palacherla, Susmitha C (NONUS)" w:date="2018-01-17T13:54:00Z">
            <w:r w:rsidRPr="005D481D">
              <w:rPr>
                <w:rStyle w:val="Hyperlink"/>
                <w:noProof/>
              </w:rPr>
              <w:fldChar w:fldCharType="begin"/>
            </w:r>
            <w:r w:rsidRPr="005D481D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"_Toc503960631"</w:instrText>
            </w:r>
            <w:r w:rsidRPr="005D481D">
              <w:rPr>
                <w:rStyle w:val="Hyperlink"/>
                <w:noProof/>
              </w:rPr>
              <w:instrText xml:space="preserve"> </w:instrText>
            </w:r>
            <w:r w:rsidRPr="005D481D">
              <w:rPr>
                <w:rStyle w:val="Hyperlink"/>
                <w:noProof/>
              </w:rPr>
            </w:r>
            <w:r w:rsidRPr="005D481D">
              <w:rPr>
                <w:rStyle w:val="Hyperlink"/>
                <w:noProof/>
              </w:rPr>
              <w:fldChar w:fldCharType="separate"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1.5.2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_Toc503960631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9" w:author="Palacherla, Susmitha C (NONUS)" w:date="2018-01-17T13:54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5D481D">
              <w:rPr>
                <w:rStyle w:val="Hyperlink"/>
                <w:noProof/>
              </w:rPr>
              <w:fldChar w:fldCharType="end"/>
            </w:r>
          </w:ins>
        </w:p>
        <w:p w:rsidR="00CC484A" w:rsidRDefault="00CC484A">
          <w:pPr>
            <w:pStyle w:val="TOC2"/>
            <w:tabs>
              <w:tab w:val="left" w:pos="880"/>
              <w:tab w:val="right" w:leader="dot" w:pos="9350"/>
            </w:tabs>
            <w:rPr>
              <w:ins w:id="60" w:author="Palacherla, Susmitha C (NONUS)" w:date="2018-01-17T13:54:00Z"/>
              <w:noProof/>
              <w:lang w:eastAsia="en-US"/>
            </w:rPr>
          </w:pPr>
          <w:ins w:id="61" w:author="Palacherla, Susmitha C (NONUS)" w:date="2018-01-17T13:54:00Z">
            <w:r w:rsidRPr="005D481D">
              <w:rPr>
                <w:rStyle w:val="Hyperlink"/>
                <w:noProof/>
              </w:rPr>
              <w:fldChar w:fldCharType="begin"/>
            </w:r>
            <w:r w:rsidRPr="005D481D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"_Toc503960632"</w:instrText>
            </w:r>
            <w:r w:rsidRPr="005D481D">
              <w:rPr>
                <w:rStyle w:val="Hyperlink"/>
                <w:noProof/>
              </w:rPr>
              <w:instrText xml:space="preserve"> </w:instrText>
            </w:r>
            <w:r w:rsidRPr="005D481D">
              <w:rPr>
                <w:rStyle w:val="Hyperlink"/>
                <w:noProof/>
              </w:rPr>
            </w:r>
            <w:r w:rsidRPr="005D481D">
              <w:rPr>
                <w:rStyle w:val="Hyperlink"/>
                <w:noProof/>
              </w:rPr>
              <w:fldChar w:fldCharType="separate"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1.6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_Toc503960632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2" w:author="Palacherla, Susmitha C (NONUS)" w:date="2018-01-17T13:54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5D481D">
              <w:rPr>
                <w:rStyle w:val="Hyperlink"/>
                <w:noProof/>
              </w:rPr>
              <w:fldChar w:fldCharType="end"/>
            </w:r>
          </w:ins>
        </w:p>
        <w:p w:rsidR="00CC484A" w:rsidRDefault="00CC484A">
          <w:pPr>
            <w:pStyle w:val="TOC1"/>
            <w:tabs>
              <w:tab w:val="left" w:pos="440"/>
              <w:tab w:val="right" w:leader="dot" w:pos="9350"/>
            </w:tabs>
            <w:rPr>
              <w:ins w:id="63" w:author="Palacherla, Susmitha C (NONUS)" w:date="2018-01-17T13:54:00Z"/>
              <w:rFonts w:asciiTheme="minorHAnsi" w:eastAsiaTheme="minorEastAsia" w:hAnsiTheme="minorHAnsi" w:cstheme="minorBidi"/>
              <w:noProof/>
            </w:rPr>
          </w:pPr>
          <w:ins w:id="64" w:author="Palacherla, Susmitha C (NONUS)" w:date="2018-01-17T13:54:00Z">
            <w:r w:rsidRPr="005D481D">
              <w:rPr>
                <w:rStyle w:val="Hyperlink"/>
                <w:noProof/>
              </w:rPr>
              <w:fldChar w:fldCharType="begin"/>
            </w:r>
            <w:r w:rsidRPr="005D481D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"_Toc503960633"</w:instrText>
            </w:r>
            <w:r w:rsidRPr="005D481D">
              <w:rPr>
                <w:rStyle w:val="Hyperlink"/>
                <w:noProof/>
              </w:rPr>
              <w:instrText xml:space="preserve"> </w:instrText>
            </w:r>
            <w:r w:rsidRPr="005D481D">
              <w:rPr>
                <w:rStyle w:val="Hyperlink"/>
                <w:noProof/>
              </w:rPr>
            </w:r>
            <w:r w:rsidRPr="005D481D">
              <w:rPr>
                <w:rStyle w:val="Hyperlink"/>
                <w:noProof/>
              </w:rPr>
              <w:fldChar w:fldCharType="separate"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_Toc503960633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5" w:author="Palacherla, Susmitha C (NONUS)" w:date="2018-01-17T13:54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5D481D">
              <w:rPr>
                <w:rStyle w:val="Hyperlink"/>
                <w:noProof/>
              </w:rPr>
              <w:fldChar w:fldCharType="end"/>
            </w:r>
          </w:ins>
        </w:p>
        <w:p w:rsidR="00CC484A" w:rsidRDefault="00CC484A">
          <w:pPr>
            <w:pStyle w:val="TOC2"/>
            <w:tabs>
              <w:tab w:val="left" w:pos="880"/>
              <w:tab w:val="right" w:leader="dot" w:pos="9350"/>
            </w:tabs>
            <w:rPr>
              <w:ins w:id="66" w:author="Palacherla, Susmitha C (NONUS)" w:date="2018-01-17T13:54:00Z"/>
              <w:noProof/>
              <w:lang w:eastAsia="en-US"/>
            </w:rPr>
          </w:pPr>
          <w:ins w:id="67" w:author="Palacherla, Susmitha C (NONUS)" w:date="2018-01-17T13:54:00Z">
            <w:r w:rsidRPr="005D481D">
              <w:rPr>
                <w:rStyle w:val="Hyperlink"/>
                <w:noProof/>
              </w:rPr>
              <w:fldChar w:fldCharType="begin"/>
            </w:r>
            <w:r w:rsidRPr="005D481D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"_Toc503960636"</w:instrText>
            </w:r>
            <w:r w:rsidRPr="005D481D">
              <w:rPr>
                <w:rStyle w:val="Hyperlink"/>
                <w:noProof/>
              </w:rPr>
              <w:instrText xml:space="preserve"> </w:instrText>
            </w:r>
            <w:r w:rsidRPr="005D481D">
              <w:rPr>
                <w:rStyle w:val="Hyperlink"/>
                <w:noProof/>
              </w:rPr>
            </w:r>
            <w:r w:rsidRPr="005D481D">
              <w:rPr>
                <w:rStyle w:val="Hyperlink"/>
                <w:noProof/>
              </w:rPr>
              <w:fldChar w:fldCharType="separate"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_Toc503960636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8" w:author="Palacherla, Susmitha C (NONUS)" w:date="2018-01-17T13:54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5D481D">
              <w:rPr>
                <w:rStyle w:val="Hyperlink"/>
                <w:noProof/>
              </w:rPr>
              <w:fldChar w:fldCharType="end"/>
            </w:r>
          </w:ins>
        </w:p>
        <w:p w:rsidR="00CC484A" w:rsidRDefault="00CC484A">
          <w:pPr>
            <w:pStyle w:val="TOC2"/>
            <w:tabs>
              <w:tab w:val="left" w:pos="880"/>
              <w:tab w:val="right" w:leader="dot" w:pos="9350"/>
            </w:tabs>
            <w:rPr>
              <w:ins w:id="69" w:author="Palacherla, Susmitha C (NONUS)" w:date="2018-01-17T13:54:00Z"/>
              <w:noProof/>
              <w:lang w:eastAsia="en-US"/>
            </w:rPr>
          </w:pPr>
          <w:ins w:id="70" w:author="Palacherla, Susmitha C (NONUS)" w:date="2018-01-17T13:54:00Z">
            <w:r w:rsidRPr="005D481D">
              <w:rPr>
                <w:rStyle w:val="Hyperlink"/>
                <w:noProof/>
              </w:rPr>
              <w:fldChar w:fldCharType="begin"/>
            </w:r>
            <w:r w:rsidRPr="005D481D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"_Toc503960637"</w:instrText>
            </w:r>
            <w:r w:rsidRPr="005D481D">
              <w:rPr>
                <w:rStyle w:val="Hyperlink"/>
                <w:noProof/>
              </w:rPr>
              <w:instrText xml:space="preserve"> </w:instrText>
            </w:r>
            <w:r w:rsidRPr="005D481D">
              <w:rPr>
                <w:rStyle w:val="Hyperlink"/>
                <w:noProof/>
              </w:rPr>
            </w:r>
            <w:r w:rsidRPr="005D481D">
              <w:rPr>
                <w:rStyle w:val="Hyperlink"/>
                <w:noProof/>
              </w:rPr>
              <w:fldChar w:fldCharType="separate"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2.2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Module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_Toc503960637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1" w:author="Palacherla, Susmitha C (NONUS)" w:date="2018-01-17T13:54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5D481D">
              <w:rPr>
                <w:rStyle w:val="Hyperlink"/>
                <w:noProof/>
              </w:rPr>
              <w:fldChar w:fldCharType="end"/>
            </w:r>
          </w:ins>
        </w:p>
        <w:p w:rsidR="00CC484A" w:rsidRDefault="00CC484A">
          <w:pPr>
            <w:pStyle w:val="TOC3"/>
            <w:tabs>
              <w:tab w:val="left" w:pos="1320"/>
              <w:tab w:val="right" w:leader="dot" w:pos="9350"/>
            </w:tabs>
            <w:rPr>
              <w:ins w:id="72" w:author="Palacherla, Susmitha C (NONUS)" w:date="2018-01-17T13:54:00Z"/>
              <w:noProof/>
              <w:lang w:eastAsia="en-US"/>
            </w:rPr>
          </w:pPr>
          <w:ins w:id="73" w:author="Palacherla, Susmitha C (NONUS)" w:date="2018-01-17T13:54:00Z">
            <w:r w:rsidRPr="005D481D">
              <w:rPr>
                <w:rStyle w:val="Hyperlink"/>
                <w:noProof/>
              </w:rPr>
              <w:fldChar w:fldCharType="begin"/>
            </w:r>
            <w:r w:rsidRPr="005D481D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"_Toc503960638"</w:instrText>
            </w:r>
            <w:r w:rsidRPr="005D481D">
              <w:rPr>
                <w:rStyle w:val="Hyperlink"/>
                <w:noProof/>
              </w:rPr>
              <w:instrText xml:space="preserve"> </w:instrText>
            </w:r>
            <w:r w:rsidRPr="005D481D">
              <w:rPr>
                <w:rStyle w:val="Hyperlink"/>
                <w:noProof/>
              </w:rPr>
            </w:r>
            <w:r w:rsidRPr="005D481D">
              <w:rPr>
                <w:rStyle w:val="Hyperlink"/>
                <w:noProof/>
              </w:rPr>
              <w:fldChar w:fldCharType="separate"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2.2.1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SQL agent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_Toc503960638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4" w:author="Palacherla, Susmitha C (NONUS)" w:date="2018-01-17T13:54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5D481D">
              <w:rPr>
                <w:rStyle w:val="Hyperlink"/>
                <w:noProof/>
              </w:rPr>
              <w:fldChar w:fldCharType="end"/>
            </w:r>
          </w:ins>
        </w:p>
        <w:p w:rsidR="00CC484A" w:rsidRDefault="00CC484A">
          <w:pPr>
            <w:pStyle w:val="TOC3"/>
            <w:tabs>
              <w:tab w:val="left" w:pos="1320"/>
              <w:tab w:val="right" w:leader="dot" w:pos="9350"/>
            </w:tabs>
            <w:rPr>
              <w:ins w:id="75" w:author="Palacherla, Susmitha C (NONUS)" w:date="2018-01-17T13:54:00Z"/>
              <w:noProof/>
              <w:lang w:eastAsia="en-US"/>
            </w:rPr>
          </w:pPr>
          <w:ins w:id="76" w:author="Palacherla, Susmitha C (NONUS)" w:date="2018-01-17T13:54:00Z">
            <w:r w:rsidRPr="005D481D">
              <w:rPr>
                <w:rStyle w:val="Hyperlink"/>
                <w:noProof/>
              </w:rPr>
              <w:fldChar w:fldCharType="begin"/>
            </w:r>
            <w:r w:rsidRPr="005D481D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"_Toc503960639"</w:instrText>
            </w:r>
            <w:r w:rsidRPr="005D481D">
              <w:rPr>
                <w:rStyle w:val="Hyperlink"/>
                <w:noProof/>
              </w:rPr>
              <w:instrText xml:space="preserve"> </w:instrText>
            </w:r>
            <w:r w:rsidRPr="005D481D">
              <w:rPr>
                <w:rStyle w:val="Hyperlink"/>
                <w:noProof/>
              </w:rPr>
            </w:r>
            <w:r w:rsidRPr="005D481D">
              <w:rPr>
                <w:rStyle w:val="Hyperlink"/>
                <w:noProof/>
              </w:rPr>
              <w:fldChar w:fldCharType="separate"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2.2.2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SSIS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_Toc503960639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7" w:author="Palacherla, Susmitha C (NONUS)" w:date="2018-01-17T13:54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5D481D">
              <w:rPr>
                <w:rStyle w:val="Hyperlink"/>
                <w:noProof/>
              </w:rPr>
              <w:fldChar w:fldCharType="end"/>
            </w:r>
          </w:ins>
        </w:p>
        <w:p w:rsidR="00CC484A" w:rsidRDefault="00CC484A">
          <w:pPr>
            <w:pStyle w:val="TOC3"/>
            <w:tabs>
              <w:tab w:val="left" w:pos="1320"/>
              <w:tab w:val="right" w:leader="dot" w:pos="9350"/>
            </w:tabs>
            <w:rPr>
              <w:ins w:id="78" w:author="Palacherla, Susmitha C (NONUS)" w:date="2018-01-17T13:54:00Z"/>
              <w:noProof/>
              <w:lang w:eastAsia="en-US"/>
            </w:rPr>
          </w:pPr>
          <w:ins w:id="79" w:author="Palacherla, Susmitha C (NONUS)" w:date="2018-01-17T13:54:00Z">
            <w:r w:rsidRPr="005D481D">
              <w:rPr>
                <w:rStyle w:val="Hyperlink"/>
                <w:noProof/>
              </w:rPr>
              <w:fldChar w:fldCharType="begin"/>
            </w:r>
            <w:r w:rsidRPr="005D481D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"_Toc503960661"</w:instrText>
            </w:r>
            <w:r w:rsidRPr="005D481D">
              <w:rPr>
                <w:rStyle w:val="Hyperlink"/>
                <w:noProof/>
              </w:rPr>
              <w:instrText xml:space="preserve"> </w:instrText>
            </w:r>
            <w:r w:rsidRPr="005D481D">
              <w:rPr>
                <w:rStyle w:val="Hyperlink"/>
                <w:noProof/>
              </w:rPr>
            </w:r>
            <w:r w:rsidRPr="005D481D">
              <w:rPr>
                <w:rStyle w:val="Hyperlink"/>
                <w:noProof/>
              </w:rPr>
              <w:fldChar w:fldCharType="separate"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2.2.3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_Toc503960661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0" w:author="Palacherla, Susmitha C (NONUS)" w:date="2018-01-17T13:54:00Z"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  <w:r w:rsidRPr="005D481D">
              <w:rPr>
                <w:rStyle w:val="Hyperlink"/>
                <w:noProof/>
              </w:rPr>
              <w:fldChar w:fldCharType="end"/>
            </w:r>
          </w:ins>
        </w:p>
        <w:p w:rsidR="00CC484A" w:rsidRDefault="00CC484A">
          <w:pPr>
            <w:pStyle w:val="TOC3"/>
            <w:tabs>
              <w:tab w:val="left" w:pos="1320"/>
              <w:tab w:val="right" w:leader="dot" w:pos="9350"/>
            </w:tabs>
            <w:rPr>
              <w:ins w:id="81" w:author="Palacherla, Susmitha C (NONUS)" w:date="2018-01-17T13:54:00Z"/>
              <w:noProof/>
              <w:lang w:eastAsia="en-US"/>
            </w:rPr>
          </w:pPr>
          <w:ins w:id="82" w:author="Palacherla, Susmitha C (NONUS)" w:date="2018-01-17T13:54:00Z">
            <w:r w:rsidRPr="005D481D">
              <w:rPr>
                <w:rStyle w:val="Hyperlink"/>
                <w:noProof/>
              </w:rPr>
              <w:fldChar w:fldCharType="begin"/>
            </w:r>
            <w:r w:rsidRPr="005D481D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"_Toc503960662"</w:instrText>
            </w:r>
            <w:r w:rsidRPr="005D481D">
              <w:rPr>
                <w:rStyle w:val="Hyperlink"/>
                <w:noProof/>
              </w:rPr>
              <w:instrText xml:space="preserve"> </w:instrText>
            </w:r>
            <w:r w:rsidRPr="005D481D">
              <w:rPr>
                <w:rStyle w:val="Hyperlink"/>
                <w:noProof/>
              </w:rPr>
            </w:r>
            <w:r w:rsidRPr="005D481D">
              <w:rPr>
                <w:rStyle w:val="Hyperlink"/>
                <w:noProof/>
              </w:rPr>
              <w:fldChar w:fldCharType="separate"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2.2.4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_Toc503960662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3" w:author="Palacherla, Susmitha C (NONUS)" w:date="2018-01-17T13:54:00Z"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  <w:r w:rsidRPr="005D481D">
              <w:rPr>
                <w:rStyle w:val="Hyperlink"/>
                <w:noProof/>
              </w:rPr>
              <w:fldChar w:fldCharType="end"/>
            </w:r>
          </w:ins>
        </w:p>
        <w:p w:rsidR="00CC484A" w:rsidRDefault="00CC484A">
          <w:pPr>
            <w:pStyle w:val="TOC3"/>
            <w:tabs>
              <w:tab w:val="left" w:pos="1320"/>
              <w:tab w:val="right" w:leader="dot" w:pos="9350"/>
            </w:tabs>
            <w:rPr>
              <w:ins w:id="84" w:author="Palacherla, Susmitha C (NONUS)" w:date="2018-01-17T13:54:00Z"/>
              <w:noProof/>
              <w:lang w:eastAsia="en-US"/>
            </w:rPr>
          </w:pPr>
          <w:ins w:id="85" w:author="Palacherla, Susmitha C (NONUS)" w:date="2018-01-17T13:54:00Z">
            <w:r w:rsidRPr="005D481D">
              <w:rPr>
                <w:rStyle w:val="Hyperlink"/>
                <w:noProof/>
              </w:rPr>
              <w:fldChar w:fldCharType="begin"/>
            </w:r>
            <w:r w:rsidRPr="005D481D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"_Toc503960663"</w:instrText>
            </w:r>
            <w:r w:rsidRPr="005D481D">
              <w:rPr>
                <w:rStyle w:val="Hyperlink"/>
                <w:noProof/>
              </w:rPr>
              <w:instrText xml:space="preserve"> </w:instrText>
            </w:r>
            <w:r w:rsidRPr="005D481D">
              <w:rPr>
                <w:rStyle w:val="Hyperlink"/>
                <w:noProof/>
              </w:rPr>
            </w:r>
            <w:r w:rsidRPr="005D481D">
              <w:rPr>
                <w:rStyle w:val="Hyperlink"/>
                <w:noProof/>
              </w:rPr>
              <w:fldChar w:fldCharType="separate"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2.2.5</w:t>
            </w:r>
            <w:r>
              <w:rPr>
                <w:noProof/>
                <w:lang w:eastAsia="en-US"/>
              </w:rPr>
              <w:tab/>
            </w:r>
            <w:r w:rsidRPr="005D481D">
              <w:rPr>
                <w:rStyle w:val="Hyperlink"/>
                <w:rFonts w:ascii="Times New Roman" w:hAnsi="Times New Roman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_Toc503960663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6" w:author="Palacherla, Susmitha C (NONUS)" w:date="2018-01-17T13:54:00Z"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  <w:r w:rsidRPr="005D481D">
              <w:rPr>
                <w:rStyle w:val="Hyperlink"/>
                <w:noProof/>
              </w:rPr>
              <w:fldChar w:fldCharType="end"/>
            </w:r>
          </w:ins>
        </w:p>
        <w:p w:rsidR="00C5412A" w:rsidDel="00CC484A" w:rsidRDefault="00C5412A">
          <w:pPr>
            <w:pStyle w:val="TOC1"/>
            <w:tabs>
              <w:tab w:val="left" w:pos="440"/>
              <w:tab w:val="right" w:leader="dot" w:pos="9350"/>
            </w:tabs>
            <w:rPr>
              <w:del w:id="87" w:author="Palacherla, Susmitha C (NONUS)" w:date="2018-01-17T13:54:00Z"/>
              <w:rFonts w:asciiTheme="minorHAnsi" w:eastAsiaTheme="minorEastAsia" w:hAnsiTheme="minorHAnsi" w:cstheme="minorBidi"/>
              <w:noProof/>
            </w:rPr>
          </w:pPr>
          <w:del w:id="88" w:author="Palacherla, Susmitha C (NONUS)" w:date="2018-01-17T13:54:00Z">
            <w:r w:rsidRPr="00CC484A" w:rsidDel="00CC484A">
              <w:rPr>
                <w:noProof/>
                <w:rPrChange w:id="89" w:author="Palacherla, Susmitha C (NONUS)" w:date="2018-01-17T13:54:00Z">
                  <w:rPr>
                    <w:rStyle w:val="Hyperlink"/>
                    <w:noProof/>
                  </w:rPr>
                </w:rPrChange>
              </w:rPr>
              <w:delText>1.</w:delText>
            </w:r>
            <w:r w:rsidDel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C484A" w:rsidDel="00CC484A">
              <w:rPr>
                <w:noProof/>
                <w:rPrChange w:id="90" w:author="Palacherla, Susmitha C (NONUS)" w:date="2018-01-17T13:54:00Z">
                  <w:rPr>
                    <w:rStyle w:val="Hyperlink"/>
                    <w:noProof/>
                  </w:rPr>
                </w:rPrChange>
              </w:rPr>
              <w:delText>Overview</w:delText>
            </w:r>
            <w:r w:rsidDel="00CC484A">
              <w:rPr>
                <w:noProof/>
                <w:webHidden/>
              </w:rPr>
              <w:tab/>
              <w:delText>4</w:delText>
            </w:r>
          </w:del>
        </w:p>
        <w:p w:rsidR="00C5412A" w:rsidDel="00CC484A" w:rsidRDefault="00C5412A">
          <w:pPr>
            <w:pStyle w:val="TOC2"/>
            <w:tabs>
              <w:tab w:val="left" w:pos="880"/>
              <w:tab w:val="right" w:leader="dot" w:pos="9350"/>
            </w:tabs>
            <w:rPr>
              <w:del w:id="91" w:author="Palacherla, Susmitha C (NONUS)" w:date="2018-01-17T13:54:00Z"/>
              <w:noProof/>
              <w:lang w:eastAsia="en-US"/>
            </w:rPr>
          </w:pPr>
          <w:del w:id="92" w:author="Palacherla, Susmitha C (NONUS)" w:date="2018-01-17T13:54:00Z">
            <w:r w:rsidRPr="00CC484A" w:rsidDel="00CC484A">
              <w:rPr>
                <w:rFonts w:ascii="Calibri" w:hAnsi="Calibri" w:cs="Times New Roman"/>
                <w:noProof/>
                <w:rPrChange w:id="93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1.1</w:delText>
            </w:r>
            <w:r w:rsidDel="00CC484A">
              <w:rPr>
                <w:noProof/>
                <w:lang w:eastAsia="en-US"/>
              </w:rPr>
              <w:tab/>
            </w:r>
            <w:r w:rsidRPr="00CC484A" w:rsidDel="00CC484A">
              <w:rPr>
                <w:rFonts w:ascii="Calibri" w:hAnsi="Calibri" w:cs="Times New Roman"/>
                <w:noProof/>
                <w:rPrChange w:id="94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Project Description</w:delText>
            </w:r>
            <w:r w:rsidDel="00CC484A">
              <w:rPr>
                <w:noProof/>
                <w:webHidden/>
              </w:rPr>
              <w:tab/>
              <w:delText>4</w:delText>
            </w:r>
          </w:del>
        </w:p>
        <w:p w:rsidR="00C5412A" w:rsidDel="00CC484A" w:rsidRDefault="00C5412A">
          <w:pPr>
            <w:pStyle w:val="TOC2"/>
            <w:tabs>
              <w:tab w:val="left" w:pos="880"/>
              <w:tab w:val="right" w:leader="dot" w:pos="9350"/>
            </w:tabs>
            <w:rPr>
              <w:del w:id="95" w:author="Palacherla, Susmitha C (NONUS)" w:date="2018-01-17T13:54:00Z"/>
              <w:noProof/>
              <w:lang w:eastAsia="en-US"/>
            </w:rPr>
          </w:pPr>
          <w:del w:id="96" w:author="Palacherla, Susmitha C (NONUS)" w:date="2018-01-17T13:54:00Z">
            <w:r w:rsidRPr="00CC484A" w:rsidDel="00CC484A">
              <w:rPr>
                <w:rFonts w:ascii="Calibri" w:hAnsi="Calibri" w:cs="Times New Roman"/>
                <w:noProof/>
                <w:rPrChange w:id="97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1.2</w:delText>
            </w:r>
            <w:r w:rsidDel="00CC484A">
              <w:rPr>
                <w:noProof/>
                <w:lang w:eastAsia="en-US"/>
              </w:rPr>
              <w:tab/>
            </w:r>
            <w:r w:rsidRPr="00CC484A" w:rsidDel="00CC484A">
              <w:rPr>
                <w:rFonts w:ascii="Calibri" w:hAnsi="Calibri" w:cs="Times New Roman"/>
                <w:noProof/>
                <w:rPrChange w:id="98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Document Scope</w:delText>
            </w:r>
            <w:r w:rsidDel="00CC484A">
              <w:rPr>
                <w:noProof/>
                <w:webHidden/>
              </w:rPr>
              <w:tab/>
              <w:delText>4</w:delText>
            </w:r>
          </w:del>
        </w:p>
        <w:p w:rsidR="00C5412A" w:rsidDel="00CC484A" w:rsidRDefault="00C5412A">
          <w:pPr>
            <w:pStyle w:val="TOC2"/>
            <w:tabs>
              <w:tab w:val="left" w:pos="880"/>
              <w:tab w:val="right" w:leader="dot" w:pos="9350"/>
            </w:tabs>
            <w:rPr>
              <w:del w:id="99" w:author="Palacherla, Susmitha C (NONUS)" w:date="2018-01-17T13:54:00Z"/>
              <w:noProof/>
              <w:lang w:eastAsia="en-US"/>
            </w:rPr>
          </w:pPr>
          <w:del w:id="100" w:author="Palacherla, Susmitha C (NONUS)" w:date="2018-01-17T13:54:00Z">
            <w:r w:rsidRPr="00CC484A" w:rsidDel="00CC484A">
              <w:rPr>
                <w:rFonts w:ascii="Calibri" w:hAnsi="Calibri" w:cs="Times New Roman"/>
                <w:noProof/>
                <w:rPrChange w:id="101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1.3</w:delText>
            </w:r>
            <w:r w:rsidDel="00CC484A">
              <w:rPr>
                <w:noProof/>
                <w:lang w:eastAsia="en-US"/>
              </w:rPr>
              <w:tab/>
            </w:r>
            <w:r w:rsidRPr="00CC484A" w:rsidDel="00CC484A">
              <w:rPr>
                <w:rFonts w:ascii="Calibri" w:hAnsi="Calibri" w:cs="Times New Roman"/>
                <w:noProof/>
                <w:rPrChange w:id="102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Source Files</w:delText>
            </w:r>
            <w:r w:rsidDel="00CC484A">
              <w:rPr>
                <w:noProof/>
                <w:webHidden/>
              </w:rPr>
              <w:tab/>
              <w:delText>4</w:delText>
            </w:r>
          </w:del>
        </w:p>
        <w:p w:rsidR="00C5412A" w:rsidDel="00CC484A" w:rsidRDefault="00C5412A">
          <w:pPr>
            <w:pStyle w:val="TOC2"/>
            <w:tabs>
              <w:tab w:val="left" w:pos="880"/>
              <w:tab w:val="right" w:leader="dot" w:pos="9350"/>
            </w:tabs>
            <w:rPr>
              <w:del w:id="103" w:author="Palacherla, Susmitha C (NONUS)" w:date="2018-01-17T13:54:00Z"/>
              <w:noProof/>
              <w:lang w:eastAsia="en-US"/>
            </w:rPr>
          </w:pPr>
          <w:del w:id="104" w:author="Palacherla, Susmitha C (NONUS)" w:date="2018-01-17T13:54:00Z">
            <w:r w:rsidRPr="00CC484A" w:rsidDel="00CC484A">
              <w:rPr>
                <w:rFonts w:ascii="Calibri" w:hAnsi="Calibri" w:cs="Times New Roman"/>
                <w:noProof/>
                <w:rPrChange w:id="105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1.4</w:delText>
            </w:r>
            <w:r w:rsidDel="00CC484A">
              <w:rPr>
                <w:noProof/>
                <w:lang w:eastAsia="en-US"/>
              </w:rPr>
              <w:tab/>
            </w:r>
            <w:r w:rsidRPr="00CC484A" w:rsidDel="00CC484A">
              <w:rPr>
                <w:rFonts w:ascii="Calibri" w:hAnsi="Calibri" w:cs="Times New Roman"/>
                <w:noProof/>
                <w:rPrChange w:id="106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Module List</w:delText>
            </w:r>
            <w:r w:rsidDel="00CC484A">
              <w:rPr>
                <w:noProof/>
                <w:webHidden/>
              </w:rPr>
              <w:tab/>
              <w:delText>6</w:delText>
            </w:r>
          </w:del>
        </w:p>
        <w:p w:rsidR="00C5412A" w:rsidDel="00CC484A" w:rsidRDefault="00C5412A">
          <w:pPr>
            <w:pStyle w:val="TOC2"/>
            <w:tabs>
              <w:tab w:val="left" w:pos="880"/>
              <w:tab w:val="right" w:leader="dot" w:pos="9350"/>
            </w:tabs>
            <w:rPr>
              <w:del w:id="107" w:author="Palacherla, Susmitha C (NONUS)" w:date="2018-01-17T13:54:00Z"/>
              <w:noProof/>
              <w:lang w:eastAsia="en-US"/>
            </w:rPr>
          </w:pPr>
          <w:del w:id="108" w:author="Palacherla, Susmitha C (NONUS)" w:date="2018-01-17T13:54:00Z">
            <w:r w:rsidRPr="00CC484A" w:rsidDel="00CC484A">
              <w:rPr>
                <w:rFonts w:ascii="Calibri" w:hAnsi="Calibri" w:cs="Times New Roman"/>
                <w:noProof/>
                <w:rPrChange w:id="109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1.5</w:delText>
            </w:r>
            <w:r w:rsidDel="00CC484A">
              <w:rPr>
                <w:noProof/>
                <w:lang w:eastAsia="en-US"/>
              </w:rPr>
              <w:tab/>
            </w:r>
            <w:r w:rsidRPr="00CC484A" w:rsidDel="00CC484A">
              <w:rPr>
                <w:rFonts w:ascii="Calibri" w:hAnsi="Calibri" w:cs="Times New Roman"/>
                <w:noProof/>
                <w:rPrChange w:id="110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Software and Hardware Interfaces</w:delText>
            </w:r>
            <w:r w:rsidDel="00CC484A">
              <w:rPr>
                <w:noProof/>
                <w:webHidden/>
              </w:rPr>
              <w:tab/>
              <w:delText>6</w:delText>
            </w:r>
          </w:del>
        </w:p>
        <w:p w:rsidR="00C5412A" w:rsidDel="00CC484A" w:rsidRDefault="00C5412A">
          <w:pPr>
            <w:pStyle w:val="TOC3"/>
            <w:tabs>
              <w:tab w:val="left" w:pos="1320"/>
              <w:tab w:val="right" w:leader="dot" w:pos="9350"/>
            </w:tabs>
            <w:rPr>
              <w:del w:id="111" w:author="Palacherla, Susmitha C (NONUS)" w:date="2018-01-17T13:54:00Z"/>
              <w:noProof/>
              <w:lang w:eastAsia="en-US"/>
            </w:rPr>
          </w:pPr>
          <w:del w:id="112" w:author="Palacherla, Susmitha C (NONUS)" w:date="2018-01-17T13:54:00Z">
            <w:r w:rsidRPr="00CC484A" w:rsidDel="00CC484A">
              <w:rPr>
                <w:rFonts w:cs="Times New Roman"/>
                <w:noProof/>
                <w:rPrChange w:id="113" w:author="Palacherla, Susmitha C (NONUS)" w:date="2018-01-17T13:54:00Z">
                  <w:rPr>
                    <w:rStyle w:val="Hyperlink"/>
                    <w:noProof/>
                  </w:rPr>
                </w:rPrChange>
              </w:rPr>
              <w:delText>1.5.1</w:delText>
            </w:r>
            <w:r w:rsidDel="00CC484A">
              <w:rPr>
                <w:noProof/>
                <w:lang w:eastAsia="en-US"/>
              </w:rPr>
              <w:tab/>
            </w:r>
            <w:r w:rsidRPr="00CC484A" w:rsidDel="00CC484A">
              <w:rPr>
                <w:rFonts w:cs="Times New Roman"/>
                <w:noProof/>
                <w:rPrChange w:id="114" w:author="Palacherla, Susmitha C (NONUS)" w:date="2018-01-17T13:54:00Z">
                  <w:rPr>
                    <w:rStyle w:val="Hyperlink"/>
                    <w:noProof/>
                  </w:rPr>
                </w:rPrChange>
              </w:rPr>
              <w:delText>Software</w:delText>
            </w:r>
            <w:r w:rsidDel="00CC484A">
              <w:rPr>
                <w:noProof/>
                <w:webHidden/>
              </w:rPr>
              <w:tab/>
              <w:delText>6</w:delText>
            </w:r>
          </w:del>
        </w:p>
        <w:p w:rsidR="00C5412A" w:rsidDel="00CC484A" w:rsidRDefault="00C5412A">
          <w:pPr>
            <w:pStyle w:val="TOC3"/>
            <w:tabs>
              <w:tab w:val="left" w:pos="1320"/>
              <w:tab w:val="right" w:leader="dot" w:pos="9350"/>
            </w:tabs>
            <w:rPr>
              <w:del w:id="115" w:author="Palacherla, Susmitha C (NONUS)" w:date="2018-01-17T13:54:00Z"/>
              <w:noProof/>
              <w:lang w:eastAsia="en-US"/>
            </w:rPr>
          </w:pPr>
          <w:del w:id="116" w:author="Palacherla, Susmitha C (NONUS)" w:date="2018-01-17T13:54:00Z">
            <w:r w:rsidRPr="00CC484A" w:rsidDel="00CC484A">
              <w:rPr>
                <w:rFonts w:cs="Times New Roman"/>
                <w:noProof/>
                <w:rPrChange w:id="117" w:author="Palacherla, Susmitha C (NONUS)" w:date="2018-01-17T13:54:00Z">
                  <w:rPr>
                    <w:rStyle w:val="Hyperlink"/>
                    <w:noProof/>
                  </w:rPr>
                </w:rPrChange>
              </w:rPr>
              <w:delText>1.5.2</w:delText>
            </w:r>
            <w:r w:rsidDel="00CC484A">
              <w:rPr>
                <w:noProof/>
                <w:lang w:eastAsia="en-US"/>
              </w:rPr>
              <w:tab/>
            </w:r>
            <w:r w:rsidRPr="00CC484A" w:rsidDel="00CC484A">
              <w:rPr>
                <w:rFonts w:cs="Times New Roman"/>
                <w:noProof/>
                <w:rPrChange w:id="118" w:author="Palacherla, Susmitha C (NONUS)" w:date="2018-01-17T13:54:00Z">
                  <w:rPr>
                    <w:rStyle w:val="Hyperlink"/>
                    <w:noProof/>
                  </w:rPr>
                </w:rPrChange>
              </w:rPr>
              <w:delText>Hardware</w:delText>
            </w:r>
            <w:r w:rsidDel="00CC484A">
              <w:rPr>
                <w:noProof/>
                <w:webHidden/>
              </w:rPr>
              <w:tab/>
              <w:delText>6</w:delText>
            </w:r>
          </w:del>
        </w:p>
        <w:p w:rsidR="00C5412A" w:rsidDel="00CC484A" w:rsidRDefault="00C5412A">
          <w:pPr>
            <w:pStyle w:val="TOC2"/>
            <w:tabs>
              <w:tab w:val="left" w:pos="880"/>
              <w:tab w:val="right" w:leader="dot" w:pos="9350"/>
            </w:tabs>
            <w:rPr>
              <w:del w:id="119" w:author="Palacherla, Susmitha C (NONUS)" w:date="2018-01-17T13:54:00Z"/>
              <w:noProof/>
              <w:lang w:eastAsia="en-US"/>
            </w:rPr>
          </w:pPr>
          <w:del w:id="120" w:author="Palacherla, Susmitha C (NONUS)" w:date="2018-01-17T13:54:00Z">
            <w:r w:rsidRPr="00CC484A" w:rsidDel="00CC484A">
              <w:rPr>
                <w:rFonts w:ascii="Calibri" w:hAnsi="Calibri" w:cs="Times New Roman"/>
                <w:noProof/>
                <w:rPrChange w:id="121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1.6</w:delText>
            </w:r>
            <w:r w:rsidDel="00CC484A">
              <w:rPr>
                <w:noProof/>
                <w:lang w:eastAsia="en-US"/>
              </w:rPr>
              <w:tab/>
            </w:r>
            <w:r w:rsidRPr="00CC484A" w:rsidDel="00CC484A">
              <w:rPr>
                <w:rFonts w:ascii="Calibri" w:hAnsi="Calibri" w:cs="Times New Roman"/>
                <w:noProof/>
                <w:rPrChange w:id="122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Users</w:delText>
            </w:r>
            <w:r w:rsidDel="00CC484A">
              <w:rPr>
                <w:noProof/>
                <w:webHidden/>
              </w:rPr>
              <w:tab/>
              <w:delText>6</w:delText>
            </w:r>
          </w:del>
        </w:p>
        <w:p w:rsidR="00C5412A" w:rsidDel="00CC484A" w:rsidRDefault="00C5412A">
          <w:pPr>
            <w:pStyle w:val="TOC1"/>
            <w:tabs>
              <w:tab w:val="left" w:pos="440"/>
              <w:tab w:val="right" w:leader="dot" w:pos="9350"/>
            </w:tabs>
            <w:rPr>
              <w:del w:id="123" w:author="Palacherla, Susmitha C (NONUS)" w:date="2018-01-17T13:54:00Z"/>
              <w:rFonts w:asciiTheme="minorHAnsi" w:eastAsiaTheme="minorEastAsia" w:hAnsiTheme="minorHAnsi" w:cstheme="minorBidi"/>
              <w:noProof/>
            </w:rPr>
          </w:pPr>
          <w:del w:id="124" w:author="Palacherla, Susmitha C (NONUS)" w:date="2018-01-17T13:54:00Z">
            <w:r w:rsidRPr="00CC484A" w:rsidDel="00CC484A">
              <w:rPr>
                <w:noProof/>
                <w:rPrChange w:id="125" w:author="Palacherla, Susmitha C (NONUS)" w:date="2018-01-17T13:54:00Z">
                  <w:rPr>
                    <w:rStyle w:val="Hyperlink"/>
                    <w:noProof/>
                  </w:rPr>
                </w:rPrChange>
              </w:rPr>
              <w:delText>2.</w:delText>
            </w:r>
            <w:r w:rsidDel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C484A" w:rsidDel="00CC484A">
              <w:rPr>
                <w:noProof/>
                <w:rPrChange w:id="126" w:author="Palacherla, Susmitha C (NONUS)" w:date="2018-01-17T13:54:00Z">
                  <w:rPr>
                    <w:rStyle w:val="Hyperlink"/>
                    <w:noProof/>
                  </w:rPr>
                </w:rPrChange>
              </w:rPr>
              <w:delText>Details</w:delText>
            </w:r>
            <w:r w:rsidDel="00CC484A">
              <w:rPr>
                <w:noProof/>
                <w:webHidden/>
              </w:rPr>
              <w:tab/>
              <w:delText>6</w:delText>
            </w:r>
          </w:del>
        </w:p>
        <w:p w:rsidR="00C5412A" w:rsidDel="00CC484A" w:rsidRDefault="00C5412A">
          <w:pPr>
            <w:pStyle w:val="TOC2"/>
            <w:tabs>
              <w:tab w:val="left" w:pos="880"/>
              <w:tab w:val="right" w:leader="dot" w:pos="9350"/>
            </w:tabs>
            <w:rPr>
              <w:del w:id="127" w:author="Palacherla, Susmitha C (NONUS)" w:date="2018-01-17T13:54:00Z"/>
              <w:noProof/>
              <w:lang w:eastAsia="en-US"/>
            </w:rPr>
          </w:pPr>
          <w:del w:id="128" w:author="Palacherla, Susmitha C (NONUS)" w:date="2018-01-17T13:54:00Z">
            <w:r w:rsidRPr="00CC484A" w:rsidDel="00CC484A">
              <w:rPr>
                <w:rFonts w:ascii="Calibri" w:hAnsi="Calibri" w:cs="Times New Roman"/>
                <w:noProof/>
                <w:rPrChange w:id="129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2.1</w:delText>
            </w:r>
            <w:r w:rsidDel="00CC484A">
              <w:rPr>
                <w:noProof/>
                <w:lang w:eastAsia="en-US"/>
              </w:rPr>
              <w:tab/>
            </w:r>
            <w:r w:rsidRPr="00CC484A" w:rsidDel="00CC484A">
              <w:rPr>
                <w:rFonts w:ascii="Calibri" w:hAnsi="Calibri" w:cs="Times New Roman"/>
                <w:noProof/>
                <w:rPrChange w:id="130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Source Files</w:delText>
            </w:r>
            <w:r w:rsidDel="00CC484A">
              <w:rPr>
                <w:noProof/>
                <w:webHidden/>
              </w:rPr>
              <w:tab/>
              <w:delText>6</w:delText>
            </w:r>
          </w:del>
        </w:p>
        <w:p w:rsidR="00C5412A" w:rsidDel="00CC484A" w:rsidRDefault="00C5412A">
          <w:pPr>
            <w:pStyle w:val="TOC2"/>
            <w:tabs>
              <w:tab w:val="left" w:pos="880"/>
              <w:tab w:val="right" w:leader="dot" w:pos="9350"/>
            </w:tabs>
            <w:rPr>
              <w:del w:id="131" w:author="Palacherla, Susmitha C (NONUS)" w:date="2018-01-17T13:54:00Z"/>
              <w:noProof/>
              <w:lang w:eastAsia="en-US"/>
            </w:rPr>
          </w:pPr>
          <w:del w:id="132" w:author="Palacherla, Susmitha C (NONUS)" w:date="2018-01-17T13:54:00Z">
            <w:r w:rsidRPr="00CC484A" w:rsidDel="00CC484A">
              <w:rPr>
                <w:rFonts w:ascii="Calibri" w:hAnsi="Calibri" w:cs="Times New Roman"/>
                <w:noProof/>
                <w:rPrChange w:id="133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</w:delText>
            </w:r>
            <w:r w:rsidDel="00CC484A">
              <w:rPr>
                <w:noProof/>
                <w:lang w:eastAsia="en-US"/>
              </w:rPr>
              <w:tab/>
            </w:r>
            <w:r w:rsidRPr="00CC484A" w:rsidDel="00CC484A">
              <w:rPr>
                <w:rFonts w:ascii="Calibri" w:hAnsi="Calibri" w:cs="Times New Roman"/>
                <w:noProof/>
                <w:rPrChange w:id="134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Module Details</w:delText>
            </w:r>
            <w:r w:rsidDel="00CC484A">
              <w:rPr>
                <w:noProof/>
                <w:webHidden/>
              </w:rPr>
              <w:tab/>
              <w:delText>7</w:delText>
            </w:r>
          </w:del>
        </w:p>
        <w:p w:rsidR="00C5412A" w:rsidDel="00CC484A" w:rsidRDefault="00C5412A">
          <w:pPr>
            <w:pStyle w:val="TOC3"/>
            <w:tabs>
              <w:tab w:val="left" w:pos="1320"/>
              <w:tab w:val="right" w:leader="dot" w:pos="9350"/>
            </w:tabs>
            <w:rPr>
              <w:del w:id="135" w:author="Palacherla, Susmitha C (NONUS)" w:date="2018-01-17T13:54:00Z"/>
              <w:noProof/>
              <w:lang w:eastAsia="en-US"/>
            </w:rPr>
          </w:pPr>
          <w:del w:id="136" w:author="Palacherla, Susmitha C (NONUS)" w:date="2018-01-17T13:54:00Z">
            <w:r w:rsidRPr="00CC484A" w:rsidDel="00CC484A">
              <w:rPr>
                <w:rFonts w:ascii="Calibri" w:hAnsi="Calibri" w:cs="Times New Roman"/>
                <w:noProof/>
                <w:rPrChange w:id="137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2.2.1</w:delText>
            </w:r>
            <w:r w:rsidDel="00CC484A">
              <w:rPr>
                <w:noProof/>
                <w:lang w:eastAsia="en-US"/>
              </w:rPr>
              <w:tab/>
            </w:r>
            <w:r w:rsidRPr="00CC484A" w:rsidDel="00CC484A">
              <w:rPr>
                <w:rFonts w:ascii="Calibri" w:hAnsi="Calibri" w:cs="Times New Roman"/>
                <w:noProof/>
                <w:rPrChange w:id="138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SQL agent job</w:delText>
            </w:r>
            <w:r w:rsidDel="00CC484A">
              <w:rPr>
                <w:noProof/>
                <w:webHidden/>
              </w:rPr>
              <w:tab/>
              <w:delText>7</w:delText>
            </w:r>
          </w:del>
        </w:p>
        <w:p w:rsidR="00C5412A" w:rsidDel="00CC484A" w:rsidRDefault="00C5412A">
          <w:pPr>
            <w:pStyle w:val="TOC3"/>
            <w:tabs>
              <w:tab w:val="left" w:pos="1320"/>
              <w:tab w:val="right" w:leader="dot" w:pos="9350"/>
            </w:tabs>
            <w:rPr>
              <w:del w:id="139" w:author="Palacherla, Susmitha C (NONUS)" w:date="2018-01-17T13:54:00Z"/>
              <w:noProof/>
              <w:lang w:eastAsia="en-US"/>
            </w:rPr>
          </w:pPr>
          <w:del w:id="140" w:author="Palacherla, Susmitha C (NONUS)" w:date="2018-01-17T13:54:00Z">
            <w:r w:rsidRPr="00CC484A" w:rsidDel="00CC484A">
              <w:rPr>
                <w:rFonts w:ascii="Calibri" w:hAnsi="Calibri" w:cs="Times New Roman"/>
                <w:noProof/>
                <w:rPrChange w:id="141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2.2.2</w:delText>
            </w:r>
            <w:r w:rsidDel="00CC484A">
              <w:rPr>
                <w:noProof/>
                <w:lang w:eastAsia="en-US"/>
              </w:rPr>
              <w:tab/>
            </w:r>
            <w:r w:rsidRPr="00CC484A" w:rsidDel="00CC484A">
              <w:rPr>
                <w:rFonts w:ascii="Calibri" w:hAnsi="Calibri" w:cs="Times New Roman"/>
                <w:noProof/>
                <w:rPrChange w:id="142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SSIS Package</w:delText>
            </w:r>
            <w:r w:rsidDel="00CC484A">
              <w:rPr>
                <w:noProof/>
                <w:webHidden/>
              </w:rPr>
              <w:tab/>
              <w:delText>7</w:delText>
            </w:r>
          </w:del>
        </w:p>
        <w:p w:rsidR="00C5412A" w:rsidDel="00CC484A" w:rsidRDefault="00C5412A">
          <w:pPr>
            <w:pStyle w:val="TOC3"/>
            <w:tabs>
              <w:tab w:val="left" w:pos="1320"/>
              <w:tab w:val="right" w:leader="dot" w:pos="9350"/>
            </w:tabs>
            <w:rPr>
              <w:del w:id="143" w:author="Palacherla, Susmitha C (NONUS)" w:date="2018-01-17T13:54:00Z"/>
              <w:noProof/>
              <w:lang w:eastAsia="en-US"/>
            </w:rPr>
          </w:pPr>
          <w:del w:id="144" w:author="Palacherla, Susmitha C (NONUS)" w:date="2018-01-17T13:54:00Z">
            <w:r w:rsidRPr="00CC484A" w:rsidDel="00CC484A">
              <w:rPr>
                <w:rFonts w:ascii="Calibri" w:hAnsi="Calibri" w:cs="Times New Roman"/>
                <w:noProof/>
                <w:rPrChange w:id="145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2.2.3</w:delText>
            </w:r>
            <w:r w:rsidDel="00CC484A">
              <w:rPr>
                <w:noProof/>
                <w:lang w:eastAsia="en-US"/>
              </w:rPr>
              <w:tab/>
            </w:r>
            <w:r w:rsidRPr="00CC484A" w:rsidDel="00CC484A">
              <w:rPr>
                <w:rFonts w:ascii="Calibri" w:hAnsi="Calibri" w:cs="Times New Roman"/>
                <w:noProof/>
                <w:rPrChange w:id="146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Tables</w:delText>
            </w:r>
            <w:r w:rsidDel="00CC484A">
              <w:rPr>
                <w:noProof/>
                <w:webHidden/>
              </w:rPr>
              <w:tab/>
              <w:delText>82</w:delText>
            </w:r>
          </w:del>
        </w:p>
        <w:p w:rsidR="00C5412A" w:rsidDel="00CC484A" w:rsidRDefault="00C5412A">
          <w:pPr>
            <w:pStyle w:val="TOC3"/>
            <w:tabs>
              <w:tab w:val="left" w:pos="1320"/>
              <w:tab w:val="right" w:leader="dot" w:pos="9350"/>
            </w:tabs>
            <w:rPr>
              <w:del w:id="147" w:author="Palacherla, Susmitha C (NONUS)" w:date="2018-01-17T13:54:00Z"/>
              <w:noProof/>
              <w:lang w:eastAsia="en-US"/>
            </w:rPr>
          </w:pPr>
          <w:del w:id="148" w:author="Palacherla, Susmitha C (NONUS)" w:date="2018-01-17T13:54:00Z">
            <w:r w:rsidRPr="00CC484A" w:rsidDel="00CC484A">
              <w:rPr>
                <w:rFonts w:ascii="Calibri" w:hAnsi="Calibri" w:cs="Times New Roman"/>
                <w:noProof/>
                <w:rPrChange w:id="149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2.2.4</w:delText>
            </w:r>
            <w:r w:rsidDel="00CC484A">
              <w:rPr>
                <w:noProof/>
                <w:lang w:eastAsia="en-US"/>
              </w:rPr>
              <w:tab/>
            </w:r>
            <w:r w:rsidRPr="00CC484A" w:rsidDel="00CC484A">
              <w:rPr>
                <w:rFonts w:ascii="Calibri" w:hAnsi="Calibri" w:cs="Times New Roman"/>
                <w:noProof/>
                <w:rPrChange w:id="150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Procedures</w:delText>
            </w:r>
            <w:r w:rsidDel="00CC484A">
              <w:rPr>
                <w:noProof/>
                <w:webHidden/>
              </w:rPr>
              <w:tab/>
              <w:delText>82</w:delText>
            </w:r>
          </w:del>
        </w:p>
        <w:p w:rsidR="00C5412A" w:rsidDel="00CC484A" w:rsidRDefault="00C5412A">
          <w:pPr>
            <w:pStyle w:val="TOC3"/>
            <w:tabs>
              <w:tab w:val="left" w:pos="1320"/>
              <w:tab w:val="right" w:leader="dot" w:pos="9350"/>
            </w:tabs>
            <w:rPr>
              <w:del w:id="151" w:author="Palacherla, Susmitha C (NONUS)" w:date="2018-01-17T13:54:00Z"/>
              <w:noProof/>
              <w:lang w:eastAsia="en-US"/>
            </w:rPr>
          </w:pPr>
          <w:del w:id="152" w:author="Palacherla, Susmitha C (NONUS)" w:date="2018-01-17T13:54:00Z">
            <w:r w:rsidRPr="00CC484A" w:rsidDel="00CC484A">
              <w:rPr>
                <w:rFonts w:ascii="Calibri" w:hAnsi="Calibri" w:cs="Times New Roman"/>
                <w:noProof/>
                <w:rPrChange w:id="153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2.2.5</w:delText>
            </w:r>
            <w:r w:rsidDel="00CC484A">
              <w:rPr>
                <w:noProof/>
                <w:lang w:eastAsia="en-US"/>
              </w:rPr>
              <w:tab/>
            </w:r>
            <w:r w:rsidRPr="00CC484A" w:rsidDel="00CC484A">
              <w:rPr>
                <w:rFonts w:ascii="Calibri" w:hAnsi="Calibri" w:cs="Times New Roman"/>
                <w:noProof/>
                <w:rPrChange w:id="154" w:author="Palacherla, Susmitha C (NONUS)" w:date="2018-01-17T13:54:00Z">
                  <w:rPr>
                    <w:rStyle w:val="Hyperlink"/>
                    <w:rFonts w:ascii="Calibri" w:hAnsi="Calibri"/>
                    <w:noProof/>
                  </w:rPr>
                </w:rPrChange>
              </w:rPr>
              <w:delText>Functions</w:delText>
            </w:r>
            <w:r w:rsidDel="00CC484A">
              <w:rPr>
                <w:noProof/>
                <w:webHidden/>
              </w:rPr>
              <w:tab/>
              <w:delText>82</w:delText>
            </w:r>
          </w:del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55" w:name="_Toc503960624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155"/>
    </w:p>
    <w:p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56" w:name="_Toc503960625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56"/>
    </w:p>
    <w:p w:rsidR="001B4454" w:rsidRPr="001D6CCE" w:rsidRDefault="00A47122" w:rsidP="001B4454">
      <w:pPr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1D6CCE">
        <w:rPr>
          <w:rFonts w:ascii="Times New Roman" w:hAnsi="Times New Roman"/>
          <w:color w:val="000000" w:themeColor="text1"/>
        </w:rPr>
        <w:t xml:space="preserve">The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EB552F" w:rsidRPr="001D6CCE">
        <w:rPr>
          <w:rFonts w:ascii="Times New Roman" w:hAnsi="Times New Roman"/>
          <w:color w:val="000000" w:themeColor="text1"/>
        </w:rPr>
        <w:t xml:space="preserve"> </w:t>
      </w:r>
      <w:r w:rsidR="007C6827" w:rsidRPr="001D6CCE">
        <w:rPr>
          <w:rFonts w:ascii="Times New Roman" w:hAnsi="Times New Roman"/>
          <w:color w:val="000000" w:themeColor="text1"/>
        </w:rPr>
        <w:t>feed</w:t>
      </w:r>
      <w:r w:rsidR="0094076B" w:rsidRPr="001D6CCE">
        <w:rPr>
          <w:rFonts w:ascii="Times New Roman" w:hAnsi="Times New Roman"/>
          <w:color w:val="000000" w:themeColor="text1"/>
        </w:rPr>
        <w:t>(s)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="0094076B" w:rsidRPr="001D6CCE">
        <w:rPr>
          <w:rFonts w:ascii="Times New Roman" w:hAnsi="Times New Roman"/>
          <w:color w:val="000000" w:themeColor="text1"/>
        </w:rPr>
        <w:t xml:space="preserve">will be used for mass loading of ecls </w:t>
      </w:r>
      <w:r w:rsidR="00EB552F" w:rsidRPr="001D6CCE">
        <w:rPr>
          <w:rFonts w:ascii="Times New Roman" w:hAnsi="Times New Roman"/>
          <w:color w:val="000000" w:themeColor="text1"/>
        </w:rPr>
        <w:t xml:space="preserve">from the Quality system </w:t>
      </w:r>
      <w:r w:rsidR="0094076B" w:rsidRPr="001D6CCE">
        <w:rPr>
          <w:rFonts w:ascii="Times New Roman" w:hAnsi="Times New Roman"/>
          <w:color w:val="000000" w:themeColor="text1"/>
        </w:rPr>
        <w:t>that would have normally been submitted through the User Interface into the database</w:t>
      </w:r>
      <w:r w:rsidR="007C6827" w:rsidRPr="001D6CCE">
        <w:rPr>
          <w:rFonts w:ascii="Times New Roman" w:hAnsi="Times New Roman"/>
          <w:color w:val="000000" w:themeColor="text1"/>
        </w:rPr>
        <w:t xml:space="preserve">. </w:t>
      </w:r>
      <w:r w:rsidR="001B4454" w:rsidRPr="001D6CCE">
        <w:rPr>
          <w:rFonts w:ascii="Times New Roman" w:hAnsi="Times New Roman"/>
          <w:color w:val="000000" w:themeColor="text1"/>
        </w:rPr>
        <w:t xml:space="preserve">Utilizing the </w:t>
      </w:r>
      <w:proofErr w:type="gramStart"/>
      <w:r w:rsidR="001B4454" w:rsidRPr="001D6CCE">
        <w:rPr>
          <w:rFonts w:ascii="Times New Roman" w:hAnsi="Times New Roman"/>
          <w:color w:val="000000" w:themeColor="text1"/>
        </w:rPr>
        <w:t>eCL</w:t>
      </w:r>
      <w:proofErr w:type="gramEnd"/>
      <w:r w:rsidR="001B4454" w:rsidRPr="001D6CCE">
        <w:rPr>
          <w:rFonts w:ascii="Times New Roman" w:hAnsi="Times New Roman"/>
          <w:color w:val="000000" w:themeColor="text1"/>
        </w:rPr>
        <w:t xml:space="preserve"> work-flow, items can be tracked from start to finish to verify if items have been addressed. </w:t>
      </w: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57" w:name="_Toc503960626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57"/>
    </w:p>
    <w:p w:rsidR="00A47122" w:rsidRPr="001D6CCE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94076B" w:rsidRPr="001D6CCE">
        <w:rPr>
          <w:rFonts w:ascii="Times New Roman" w:hAnsi="Times New Roman"/>
          <w:color w:val="000000" w:themeColor="text1"/>
        </w:rPr>
        <w:t>’ feeds</w:t>
      </w:r>
      <w:r w:rsidR="00EB552F" w:rsidRPr="001D6CCE">
        <w:rPr>
          <w:rFonts w:ascii="Times New Roman" w:hAnsi="Times New Roman"/>
          <w:color w:val="000000" w:themeColor="text1"/>
        </w:rPr>
        <w:t xml:space="preserve"> (Related to Quality systems but not directly based on the actual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evalautions</w:t>
      </w:r>
      <w:proofErr w:type="spellEnd"/>
      <w:r w:rsidR="00EB552F" w:rsidRPr="001D6CCE">
        <w:rPr>
          <w:rFonts w:ascii="Times New Roman" w:hAnsi="Times New Roman"/>
          <w:color w:val="000000" w:themeColor="text1"/>
        </w:rPr>
        <w:t>)</w:t>
      </w:r>
      <w:r w:rsidR="0094076B" w:rsidRPr="001D6CCE">
        <w:rPr>
          <w:rFonts w:ascii="Times New Roman" w:hAnsi="Times New Roman"/>
          <w:color w:val="000000" w:themeColor="text1"/>
        </w:rPr>
        <w:t xml:space="preserve"> that will be used to mass load ecls into the database.</w:t>
      </w:r>
      <w:r w:rsidR="001B4454" w:rsidRPr="001D6CCE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Pr="00822AA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</w:p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2C3B04" w:rsidRPr="001D6CCE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58" w:name="_Toc503960627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58"/>
    </w:p>
    <w:p w:rsidR="007C6827" w:rsidRPr="001D6CCE" w:rsidRDefault="007C6827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1D6CCE">
        <w:rPr>
          <w:rFonts w:ascii="Times New Roman" w:hAnsi="Times New Roman"/>
          <w:color w:val="000000" w:themeColor="text1"/>
        </w:rPr>
        <w:t xml:space="preserve">the </w:t>
      </w:r>
      <w:r w:rsidRPr="001D6CCE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94076B" w:rsidRPr="001D6CCE">
        <w:rPr>
          <w:rFonts w:ascii="Times New Roman" w:hAnsi="Times New Roman"/>
          <w:color w:val="000000" w:themeColor="text1"/>
        </w:rPr>
        <w:t>’</w:t>
      </w:r>
      <w:r w:rsidR="0053330A" w:rsidRPr="001D6CCE">
        <w:rPr>
          <w:rFonts w:ascii="Times New Roman" w:hAnsi="Times New Roman"/>
          <w:color w:val="000000" w:themeColor="text1"/>
        </w:rPr>
        <w:t xml:space="preserve"> report</w:t>
      </w:r>
      <w:r w:rsidR="00381B5A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>.</w:t>
      </w:r>
      <w:r w:rsidR="0053330A" w:rsidRPr="001D6CCE">
        <w:rPr>
          <w:rFonts w:ascii="Times New Roman" w:hAnsi="Times New Roman"/>
          <w:color w:val="000000" w:themeColor="text1"/>
        </w:rPr>
        <w:t xml:space="preserve"> </w:t>
      </w:r>
    </w:p>
    <w:p w:rsidR="007C6827" w:rsidRPr="001D6CCE" w:rsidDel="005C3A7B" w:rsidRDefault="0053330A" w:rsidP="0053330A">
      <w:pPr>
        <w:rPr>
          <w:del w:id="159" w:author="Palacherla, Susmitha C (NONUS)" w:date="2018-01-17T11:17:00Z"/>
          <w:rFonts w:ascii="Times New Roman" w:hAnsi="Times New Roman"/>
          <w:color w:val="000000" w:themeColor="text1"/>
        </w:rPr>
      </w:pPr>
      <w:del w:id="160" w:author="Palacherla, Susmitha C (NONUS)" w:date="2018-01-17T11:17:00Z">
        <w:r w:rsidRPr="001D6CCE" w:rsidDel="005C3A7B">
          <w:rPr>
            <w:rFonts w:ascii="Times New Roman" w:hAnsi="Times New Roman"/>
            <w:color w:val="000000" w:themeColor="text1"/>
          </w:rPr>
          <w:delText>Files have a naming convention eCL_</w:delText>
        </w:r>
        <w:r w:rsidR="00EB552F" w:rsidRPr="001D6CCE" w:rsidDel="005C3A7B">
          <w:rPr>
            <w:rFonts w:ascii="Times New Roman" w:hAnsi="Times New Roman"/>
            <w:color w:val="000000" w:themeColor="text1"/>
          </w:rPr>
          <w:delText>Quality_</w:delText>
        </w:r>
        <w:r w:rsidR="00381B5A" w:rsidRPr="001D6CCE" w:rsidDel="005C3A7B">
          <w:rPr>
            <w:rFonts w:ascii="Times New Roman" w:hAnsi="Times New Roman"/>
            <w:color w:val="000000" w:themeColor="text1"/>
          </w:rPr>
          <w:delText>Feed_</w:delText>
        </w:r>
        <w:r w:rsidR="00381B5A" w:rsidRPr="001D6CCE" w:rsidDel="005C3A7B">
          <w:rPr>
            <w:rFonts w:ascii="Times New Roman" w:hAnsi="Times New Roman"/>
            <w:b/>
            <w:color w:val="000000" w:themeColor="text1"/>
          </w:rPr>
          <w:delText>xxx</w:delText>
        </w:r>
        <w:r w:rsidR="00F56A29" w:rsidRPr="001D6CCE" w:rsidDel="005C3A7B">
          <w:rPr>
            <w:rFonts w:ascii="Times New Roman" w:hAnsi="Times New Roman"/>
            <w:color w:val="000000" w:themeColor="text1"/>
          </w:rPr>
          <w:delText>yyyymmdd</w:delText>
        </w:r>
        <w:r w:rsidRPr="001D6CCE" w:rsidDel="005C3A7B">
          <w:rPr>
            <w:rFonts w:ascii="Times New Roman" w:hAnsi="Times New Roman"/>
            <w:color w:val="000000" w:themeColor="text1"/>
          </w:rPr>
          <w:delText xml:space="preserve">.csv </w:delText>
        </w:r>
        <w:r w:rsidR="00381B5A" w:rsidRPr="001D6CCE" w:rsidDel="005C3A7B">
          <w:rPr>
            <w:rFonts w:ascii="Times New Roman" w:hAnsi="Times New Roman"/>
            <w:color w:val="000000" w:themeColor="text1"/>
          </w:rPr>
          <w:delText xml:space="preserve"> where xxx is the 3 letter Report code.</w:delText>
        </w:r>
      </w:del>
    </w:p>
    <w:p w:rsidR="005C3A7B" w:rsidRPr="001D6CCE" w:rsidRDefault="005C3A7B" w:rsidP="005C3A7B">
      <w:pPr>
        <w:rPr>
          <w:ins w:id="161" w:author="Palacherla, Susmitha C (NONUS)" w:date="2018-01-17T11:18:00Z"/>
          <w:rFonts w:ascii="Times New Roman" w:hAnsi="Times New Roman"/>
          <w:color w:val="000000" w:themeColor="text1"/>
        </w:rPr>
      </w:pPr>
      <w:ins w:id="162" w:author="Palacherla, Susmitha C (NONUS)" w:date="2018-01-17T11:16:00Z">
        <w:r>
          <w:rPr>
            <w:rFonts w:ascii="Times New Roman" w:hAnsi="Times New Roman"/>
            <w:color w:val="000000" w:themeColor="text1"/>
          </w:rPr>
          <w:t xml:space="preserve">Encrypted </w:t>
        </w:r>
      </w:ins>
      <w:r w:rsidR="0053330A" w:rsidRPr="001D6CCE">
        <w:rPr>
          <w:rFonts w:ascii="Times New Roman" w:hAnsi="Times New Roman"/>
          <w:color w:val="000000" w:themeColor="text1"/>
        </w:rPr>
        <w:t xml:space="preserve">Files are staged </w:t>
      </w:r>
      <w:r w:rsidR="0053330A" w:rsidRPr="005C3A7B">
        <w:rPr>
          <w:rFonts w:ascii="Times New Roman" w:hAnsi="Times New Roman"/>
          <w:color w:val="000000" w:themeColor="text1"/>
          <w:rPrChange w:id="163" w:author="Palacherla, Susmitha C (NONUS)" w:date="2018-01-17T11:16:00Z">
            <w:rPr>
              <w:rFonts w:ascii="Times New Roman" w:hAnsi="Times New Roman"/>
              <w:color w:val="000000" w:themeColor="text1"/>
            </w:rPr>
          </w:rPrChange>
        </w:rPr>
        <w:t xml:space="preserve">at </w:t>
      </w:r>
      <w:ins w:id="164" w:author="Palacherla, Susmitha C (NONUS)" w:date="2018-01-17T11:36:00Z">
        <w:r w:rsidR="001F3C08">
          <w:rPr>
            <w:rStyle w:val="Hyperlink"/>
            <w:rFonts w:ascii="Times New Roman" w:hAnsi="Times New Roman"/>
          </w:rPr>
          <w:fldChar w:fldCharType="begin"/>
        </w:r>
        <w:r w:rsidR="001F3C08">
          <w:rPr>
            <w:rStyle w:val="Hyperlink"/>
            <w:rFonts w:ascii="Times New Roman" w:hAnsi="Times New Roman"/>
          </w:rPr>
          <w:instrText xml:space="preserve"> HYPERLINK "</w:instrText>
        </w:r>
      </w:ins>
      <w:ins w:id="165" w:author="Palacherla, Susmitha C (NONUS)" w:date="2018-01-17T11:16:00Z">
        <w:r w:rsidR="001F3C08" w:rsidRPr="001F3C08">
          <w:rPr>
            <w:rStyle w:val="Hyperlink"/>
            <w:rFonts w:ascii="Times New Roman" w:hAnsi="Times New Roman"/>
            <w:rPrChange w:id="166" w:author="Palacherla, Susmitha C (NONUS)" w:date="2018-01-17T11:36:00Z">
              <w:rPr>
                <w:rStyle w:val="Hyperlink"/>
                <w:rFonts w:ascii="Times New Roman" w:hAnsi="Times New Roman"/>
              </w:rPr>
            </w:rPrChange>
          </w:rPr>
          <w:instrText>\</w:instrText>
        </w:r>
        <w:r w:rsidR="001F3C08" w:rsidRPr="001F3C08">
          <w:rPr>
            <w:rStyle w:val="Hyperlink"/>
            <w:rFonts w:ascii="Times New Roman" w:hAnsi="Times New Roman"/>
            <w:rPrChange w:id="167" w:author="Palacherla, Susmitha C (NONUS)" w:date="2018-01-17T11:36:00Z">
              <w:rPr>
                <w:rFonts w:ascii="Times New Roman" w:hAnsi="Times New Roman"/>
                <w:color w:val="000000" w:themeColor="text1"/>
              </w:rPr>
            </w:rPrChange>
          </w:rPr>
          <w:instrText>\</w:instrText>
        </w:r>
        <w:r w:rsidR="001F3C08" w:rsidRPr="001F3C08">
          <w:rPr>
            <w:rStyle w:val="Hyperlink"/>
            <w:rFonts w:ascii="Times New Roman" w:hAnsi="Times New Roman"/>
            <w:rPrChange w:id="168" w:author="Palacherla, Susmitha C (NONUS)" w:date="2018-01-17T11:36:00Z">
              <w:rPr>
                <w:rStyle w:val="Hyperlink"/>
                <w:rFonts w:ascii="Times New Roman" w:hAnsi="Times New Roman"/>
              </w:rPr>
            </w:rPrChange>
          </w:rPr>
          <w:instrText>\</w:instrText>
        </w:r>
        <w:r w:rsidR="001F3C08" w:rsidRPr="001F3C08">
          <w:rPr>
            <w:rStyle w:val="Hyperlink"/>
            <w:rFonts w:ascii="Times New Roman" w:hAnsi="Times New Roman"/>
            <w:rPrChange w:id="169" w:author="Palacherla, Susmitha C (NONUS)" w:date="2018-01-17T11:36:00Z">
              <w:rPr>
                <w:rFonts w:ascii="Times New Roman" w:hAnsi="Times New Roman"/>
                <w:color w:val="000000" w:themeColor="text1"/>
              </w:rPr>
            </w:rPrChange>
          </w:rPr>
          <w:instrText>\</w:instrText>
        </w:r>
        <w:r w:rsidR="001F3C08" w:rsidRPr="001F3C08">
          <w:rPr>
            <w:rStyle w:val="Hyperlink"/>
            <w:rFonts w:ascii="Times New Roman" w:hAnsi="Times New Roman"/>
            <w:rPrChange w:id="170" w:author="Palacherla, Susmitha C (NONUS)" w:date="2018-01-17T11:36:00Z">
              <w:rPr>
                <w:rStyle w:val="Hyperlink"/>
                <w:rFonts w:ascii="Times New Roman" w:hAnsi="Times New Roman"/>
              </w:rPr>
            </w:rPrChange>
          </w:rPr>
          <w:instrText>f3420-ecldbp01\\data\\Coaching</w:instrText>
        </w:r>
      </w:ins>
      <w:r w:rsidR="001F3C08" w:rsidRPr="001F3C08">
        <w:rPr>
          <w:rStyle w:val="Hyperlink"/>
          <w:rFonts w:ascii="Times New Roman" w:hAnsi="Times New Roman"/>
          <w:rPrChange w:id="171" w:author="Palacherla, Susmitha C (NONUS)" w:date="2018-01-17T11:36:00Z">
            <w:rPr>
              <w:rStyle w:val="Hyperlink"/>
              <w:rFonts w:ascii="Times New Roman" w:hAnsi="Times New Roman"/>
            </w:rPr>
          </w:rPrChange>
        </w:rPr>
        <w:instrText>\\Quality_Other\\</w:instrText>
      </w:r>
      <w:ins w:id="172" w:author="Palacherla, Susmitha C (NONUS)" w:date="2018-01-17T11:16:00Z">
        <w:r w:rsidR="001F3C08" w:rsidRPr="001F3C08">
          <w:rPr>
            <w:rStyle w:val="Hyperlink"/>
            <w:rFonts w:ascii="Times New Roman" w:hAnsi="Times New Roman"/>
            <w:rPrChange w:id="173" w:author="Palacherla, Susmitha C (NONUS)" w:date="2018-01-17T11:36:00Z">
              <w:rPr>
                <w:rStyle w:val="Hyperlink"/>
                <w:rFonts w:ascii="Times New Roman" w:hAnsi="Times New Roman"/>
              </w:rPr>
            </w:rPrChange>
          </w:rPr>
          <w:instrText>Encrypt_Out</w:instrText>
        </w:r>
      </w:ins>
      <w:ins w:id="174" w:author="Palacherla, Susmitha C (NONUS)" w:date="2018-01-17T11:36:00Z">
        <w:r w:rsidR="001F3C08">
          <w:rPr>
            <w:rStyle w:val="Hyperlink"/>
            <w:rFonts w:ascii="Times New Roman" w:hAnsi="Times New Roman"/>
          </w:rPr>
          <w:instrText xml:space="preserve">" </w:instrText>
        </w:r>
        <w:r w:rsidR="001F3C08">
          <w:rPr>
            <w:rStyle w:val="Hyperlink"/>
            <w:rFonts w:ascii="Times New Roman" w:hAnsi="Times New Roman"/>
          </w:rPr>
          <w:fldChar w:fldCharType="separate"/>
        </w:r>
      </w:ins>
      <w:ins w:id="175" w:author="Palacherla, Susmitha C (NONUS)" w:date="2018-01-17T11:16:00Z">
        <w:r w:rsidR="001F3C08" w:rsidRPr="00700164">
          <w:rPr>
            <w:rStyle w:val="Hyperlink"/>
            <w:rFonts w:ascii="Times New Roman" w:hAnsi="Times New Roman"/>
            <w:rPrChange w:id="176" w:author="Palacherla, Susmitha C (NONUS)" w:date="2018-01-17T11:36:00Z">
              <w:rPr>
                <w:rFonts w:ascii="Times New Roman" w:hAnsi="Times New Roman"/>
                <w:color w:val="000000" w:themeColor="text1"/>
              </w:rPr>
            </w:rPrChange>
          </w:rPr>
          <w:t>\\</w:t>
        </w:r>
        <w:r w:rsidR="001F3C08" w:rsidRPr="00700164">
          <w:rPr>
            <w:rStyle w:val="Hyperlink"/>
            <w:rFonts w:ascii="Times New Roman" w:hAnsi="Times New Roman"/>
            <w:rPrChange w:id="177" w:author="Palacherla, Susmitha C (NONUS)" w:date="2018-01-17T11:36:00Z">
              <w:rPr>
                <w:rStyle w:val="Hyperlink"/>
                <w:rFonts w:ascii="Times New Roman" w:hAnsi="Times New Roman"/>
              </w:rPr>
            </w:rPrChange>
          </w:rPr>
          <w:t>f3420-ecldbp01\data\Coaching</w:t>
        </w:r>
      </w:ins>
      <w:del w:id="178" w:author="Palacherla, Susmitha C (NONUS)" w:date="2018-01-17T11:16:00Z">
        <w:r w:rsidR="001F3C08" w:rsidRPr="00700164" w:rsidDel="005C3A7B">
          <w:rPr>
            <w:rStyle w:val="Hyperlink"/>
            <w:rFonts w:ascii="Times New Roman" w:hAnsi="Times New Roman"/>
            <w:rPrChange w:id="179" w:author="Palacherla, Susmitha C (NONUS)" w:date="2018-01-17T11:36:00Z">
              <w:rPr>
                <w:rStyle w:val="Hyperlink"/>
                <w:rFonts w:ascii="Times New Roman" w:hAnsi="Times New Roman"/>
              </w:rPr>
            </w:rPrChange>
          </w:rPr>
          <w:delText>\\VRIVSCORS01\BCC Scorecards\Coaching</w:delText>
        </w:r>
      </w:del>
      <w:r w:rsidR="001F3C08" w:rsidRPr="00700164">
        <w:rPr>
          <w:rStyle w:val="Hyperlink"/>
          <w:rFonts w:ascii="Times New Roman" w:hAnsi="Times New Roman"/>
          <w:rPrChange w:id="180" w:author="Palacherla, Susmitha C (NONUS)" w:date="2018-01-17T11:36:00Z">
            <w:rPr>
              <w:rStyle w:val="Hyperlink"/>
              <w:rFonts w:ascii="Times New Roman" w:hAnsi="Times New Roman"/>
            </w:rPr>
          </w:rPrChange>
        </w:rPr>
        <w:t>\Quality_Other\</w:t>
      </w:r>
      <w:ins w:id="181" w:author="Palacherla, Susmitha C (NONUS)" w:date="2018-01-17T11:16:00Z">
        <w:r w:rsidR="001F3C08" w:rsidRPr="00700164">
          <w:rPr>
            <w:rStyle w:val="Hyperlink"/>
            <w:rFonts w:ascii="Times New Roman" w:hAnsi="Times New Roman"/>
            <w:rPrChange w:id="182" w:author="Palacherla, Susmitha C (NONUS)" w:date="2018-01-17T11:36:00Z">
              <w:rPr>
                <w:rStyle w:val="Hyperlink"/>
                <w:rFonts w:ascii="Times New Roman" w:hAnsi="Times New Roman"/>
              </w:rPr>
            </w:rPrChange>
          </w:rPr>
          <w:t>Encrypt_Out</w:t>
        </w:r>
      </w:ins>
      <w:ins w:id="183" w:author="Palacherla, Susmitha C (NONUS)" w:date="2018-01-17T11:36:00Z">
        <w:r w:rsidR="001F3C08">
          <w:rPr>
            <w:rStyle w:val="Hyperlink"/>
            <w:rFonts w:ascii="Times New Roman" w:hAnsi="Times New Roman"/>
          </w:rPr>
          <w:fldChar w:fldCharType="end"/>
        </w:r>
      </w:ins>
      <w:ins w:id="184" w:author="Palacherla, Susmitha C (NONUS)" w:date="2018-01-17T11:17:00Z">
        <w:r>
          <w:rPr>
            <w:rStyle w:val="Hyperlink"/>
            <w:rFonts w:ascii="Times New Roman" w:hAnsi="Times New Roman"/>
          </w:rPr>
          <w:t xml:space="preserve">  </w:t>
        </w:r>
        <w:r w:rsidRPr="005C3A7B">
          <w:rPr>
            <w:color w:val="000000" w:themeColor="text1"/>
            <w:rPrChange w:id="185" w:author="Palacherla, Susmitha C (NONUS)" w:date="2018-01-17T11:17:00Z">
              <w:rPr>
                <w:rStyle w:val="Hyperlink"/>
                <w:rFonts w:ascii="Times New Roman" w:hAnsi="Times New Roman"/>
              </w:rPr>
            </w:rPrChange>
          </w:rPr>
          <w:t xml:space="preserve">until </w:t>
        </w:r>
        <w:r w:rsidRPr="005C3A7B">
          <w:rPr>
            <w:rFonts w:ascii="Times New Roman" w:hAnsi="Times New Roman"/>
            <w:color w:val="000000" w:themeColor="text1"/>
            <w:rPrChange w:id="186" w:author="Palacherla, Susmitha C (NONUS)" w:date="2018-01-17T11:18:00Z">
              <w:rPr>
                <w:rStyle w:val="Hyperlink"/>
                <w:rFonts w:ascii="Times New Roman" w:hAnsi="Times New Roman"/>
              </w:rPr>
            </w:rPrChange>
          </w:rPr>
          <w:t xml:space="preserve">loaded. Encrypted files have naming convention </w:t>
        </w:r>
      </w:ins>
      <w:proofErr w:type="spellStart"/>
      <w:ins w:id="187" w:author="Palacherla, Susmitha C (NONUS)" w:date="2018-01-17T11:18:00Z">
        <w:r w:rsidRPr="001D6CCE">
          <w:rPr>
            <w:rFonts w:ascii="Times New Roman" w:hAnsi="Times New Roman"/>
            <w:color w:val="000000" w:themeColor="text1"/>
          </w:rPr>
          <w:t>eCL_Quality_Feed_</w:t>
        </w:r>
        <w:r w:rsidRPr="005C3A7B">
          <w:rPr>
            <w:rFonts w:ascii="Times New Roman" w:hAnsi="Times New Roman"/>
            <w:color w:val="000000" w:themeColor="text1"/>
            <w:rPrChange w:id="188" w:author="Palacherla, Susmitha C (NONUS)" w:date="2018-01-17T11:18:00Z">
              <w:rPr>
                <w:rFonts w:ascii="Times New Roman" w:hAnsi="Times New Roman"/>
                <w:b/>
                <w:color w:val="000000" w:themeColor="text1"/>
              </w:rPr>
            </w:rPrChange>
          </w:rPr>
          <w:t>xxx</w:t>
        </w:r>
        <w:r w:rsidRPr="001D6CCE">
          <w:rPr>
            <w:rFonts w:ascii="Times New Roman" w:hAnsi="Times New Roman"/>
            <w:color w:val="000000" w:themeColor="text1"/>
          </w:rPr>
          <w:t>yyyymmdd.csv</w:t>
        </w:r>
        <w:r w:rsidRPr="00124D8C">
          <w:rPr>
            <w:rFonts w:ascii="Times New Roman" w:hAnsi="Times New Roman"/>
            <w:sz w:val="20"/>
            <w:szCs w:val="20"/>
          </w:rPr>
          <w:t>.zip.encrypt</w:t>
        </w:r>
        <w:proofErr w:type="spellEnd"/>
        <w:r w:rsidRPr="001D6CCE">
          <w:rPr>
            <w:rFonts w:ascii="Times New Roman" w:hAnsi="Times New Roman"/>
            <w:color w:val="000000" w:themeColor="text1"/>
          </w:rPr>
          <w:t xml:space="preserve">  </w:t>
        </w:r>
      </w:ins>
    </w:p>
    <w:p w:rsidR="005C3A7B" w:rsidRPr="001D6CCE" w:rsidRDefault="005C3A7B" w:rsidP="005C3A7B">
      <w:pPr>
        <w:rPr>
          <w:ins w:id="189" w:author="Palacherla, Susmitha C (NONUS)" w:date="2018-01-17T11:17:00Z"/>
          <w:rFonts w:ascii="Times New Roman" w:hAnsi="Times New Roman"/>
          <w:color w:val="000000" w:themeColor="text1"/>
        </w:rPr>
      </w:pPr>
      <w:ins w:id="190" w:author="Palacherla, Susmitha C (NONUS)" w:date="2018-01-17T11:17:00Z">
        <w:r>
          <w:rPr>
            <w:rFonts w:ascii="Times New Roman" w:hAnsi="Times New Roman"/>
            <w:color w:val="000000" w:themeColor="text1"/>
          </w:rPr>
          <w:t xml:space="preserve">Decrypted files ready to load have </w:t>
        </w:r>
        <w:r w:rsidRPr="001D6CCE">
          <w:rPr>
            <w:rFonts w:ascii="Times New Roman" w:hAnsi="Times New Roman"/>
            <w:color w:val="000000" w:themeColor="text1"/>
          </w:rPr>
          <w:t>Files have a naming convention eCL_Quality_Feed_</w:t>
        </w:r>
        <w:proofErr w:type="gramStart"/>
        <w:r w:rsidRPr="001D6CCE">
          <w:rPr>
            <w:rFonts w:ascii="Times New Roman" w:hAnsi="Times New Roman"/>
            <w:b/>
            <w:color w:val="000000" w:themeColor="text1"/>
          </w:rPr>
          <w:t>xxx</w:t>
        </w:r>
        <w:r w:rsidRPr="001D6CCE">
          <w:rPr>
            <w:rFonts w:ascii="Times New Roman" w:hAnsi="Times New Roman"/>
            <w:color w:val="000000" w:themeColor="text1"/>
          </w:rPr>
          <w:t>yyyymmdd.csv  where</w:t>
        </w:r>
        <w:proofErr w:type="gramEnd"/>
        <w:r w:rsidRPr="001D6CCE">
          <w:rPr>
            <w:rFonts w:ascii="Times New Roman" w:hAnsi="Times New Roman"/>
            <w:color w:val="000000" w:themeColor="text1"/>
          </w:rPr>
          <w:t xml:space="preserve"> xxx is the 3 letter Report code.</w:t>
        </w:r>
      </w:ins>
    </w:p>
    <w:p w:rsidR="005C3A7B" w:rsidRPr="001D6CCE" w:rsidRDefault="005C3A7B" w:rsidP="0053330A">
      <w:pPr>
        <w:rPr>
          <w:rFonts w:ascii="Times New Roman" w:hAnsi="Times New Roman"/>
          <w:color w:val="000000" w:themeColor="text1"/>
        </w:rPr>
      </w:pP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81"/>
        <w:gridCol w:w="4435"/>
        <w:gridCol w:w="815"/>
        <w:gridCol w:w="705"/>
        <w:gridCol w:w="1878"/>
        <w:gridCol w:w="766"/>
        <w:gridCol w:w="1292"/>
      </w:tblGrid>
      <w:tr w:rsidR="0053330A" w:rsidRPr="001D6CCE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Coaching Reason</w:t>
            </w:r>
          </w:p>
        </w:tc>
      </w:tr>
      <w:tr w:rsidR="0053330A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1D6CCE" w:rsidRDefault="00EB552F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 </w:t>
            </w:r>
            <w:r w:rsidR="00381B5A"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843A3C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Coaching</w:t>
            </w:r>
            <w:r w:rsidR="0053330A" w:rsidRPr="001D6CCE">
              <w:rPr>
                <w:rFonts w:ascii="Times New Roman" w:hAnsi="Times New Roman"/>
                <w:color w:val="000000"/>
              </w:rPr>
              <w:t xml:space="preserve">  </w:t>
            </w:r>
          </w:p>
        </w:tc>
      </w:tr>
      <w:tr w:rsidR="00374892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Recognition  </w:t>
            </w:r>
          </w:p>
        </w:tc>
      </w:tr>
      <w:tr w:rsidR="00374892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Quality  </w:t>
            </w:r>
          </w:p>
        </w:tc>
      </w:tr>
      <w:tr w:rsidR="00843A3C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lastRenderedPageBreak/>
              <w:t>3.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National Producer Number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NPN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843A3C" w:rsidRPr="001D6CCE" w:rsidRDefault="00843A3C" w:rsidP="00843A3C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Pending Supervisor Review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Current Coaching Initiatives  </w:t>
            </w:r>
          </w:p>
        </w:tc>
      </w:tr>
    </w:tbl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91" w:name="_Toc503960628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191"/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:rsidR="009D1884" w:rsidRPr="001D6CCE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92" w:name="_Toc503960629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192"/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193" w:name="_Toc503960630"/>
      <w:r w:rsidRPr="001D6CCE">
        <w:rPr>
          <w:rFonts w:ascii="Times New Roman" w:hAnsi="Times New Roman" w:cs="Times New Roman"/>
          <w:color w:val="auto"/>
        </w:rPr>
        <w:t>Software</w:t>
      </w:r>
      <w:bookmarkEnd w:id="193"/>
    </w:p>
    <w:p w:rsidR="00DA5AD6" w:rsidRPr="00257251" w:rsidRDefault="00DA5AD6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>SQL Server 20</w:t>
      </w:r>
      <w:r>
        <w:rPr>
          <w:rFonts w:ascii="Times New Roman" w:hAnsi="Times New Roman"/>
          <w:color w:val="000000" w:themeColor="text1"/>
          <w:sz w:val="20"/>
          <w:szCs w:val="20"/>
        </w:rPr>
        <w:t>12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SP</w:t>
      </w:r>
      <w:r>
        <w:rPr>
          <w:rFonts w:ascii="Times New Roman" w:hAnsi="Times New Roman"/>
          <w:color w:val="000000" w:themeColor="text1"/>
          <w:sz w:val="20"/>
          <w:szCs w:val="20"/>
        </w:rPr>
        <w:t>3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Suite</w:t>
      </w:r>
    </w:p>
    <w:p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194" w:name="_Toc503960631"/>
      <w:r w:rsidRPr="001D6CCE">
        <w:rPr>
          <w:rFonts w:ascii="Times New Roman" w:hAnsi="Times New Roman" w:cs="Times New Roman"/>
          <w:color w:val="auto"/>
        </w:rPr>
        <w:t>Hardware</w:t>
      </w:r>
      <w:bookmarkEnd w:id="194"/>
    </w:p>
    <w:p w:rsidR="00DA5AD6" w:rsidRPr="00810310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810310">
        <w:rPr>
          <w:rFonts w:ascii="Arial" w:hAnsi="Arial" w:cs="Arial"/>
          <w:color w:val="000000"/>
          <w:sz w:val="20"/>
          <w:szCs w:val="20"/>
        </w:rPr>
        <w:t>F3420-ECLDBD01</w:t>
      </w:r>
      <w:r w:rsidRPr="00810310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– Dev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DA5AD6" w:rsidRPr="00257251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A21C8">
        <w:rPr>
          <w:rFonts w:ascii="Arial" w:hAnsi="Arial" w:cs="Arial"/>
          <w:color w:val="000000"/>
          <w:sz w:val="20"/>
          <w:szCs w:val="20"/>
        </w:rPr>
        <w:t>F3420-ECLDB</w:t>
      </w:r>
      <w:r>
        <w:rPr>
          <w:rFonts w:ascii="Arial" w:hAnsi="Arial" w:cs="Arial"/>
          <w:color w:val="000000"/>
          <w:sz w:val="20"/>
          <w:szCs w:val="20"/>
        </w:rPr>
        <w:t>T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Test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DA5AD6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F3420-ECLDBP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</w:t>
      </w:r>
      <w:r>
        <w:rPr>
          <w:rFonts w:ascii="Times New Roman" w:hAnsi="Times New Roman"/>
          <w:color w:val="000000" w:themeColor="text1"/>
          <w:sz w:val="20"/>
          <w:szCs w:val="20"/>
        </w:rPr>
        <w:t>Prod Server</w:t>
      </w:r>
    </w:p>
    <w:p w:rsidR="00DA5AD6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9" w:history="1">
        <w:r>
          <w:rPr>
            <w:rStyle w:val="Hyperlink"/>
            <w:rFonts w:ascii="Arial" w:hAnsi="Arial" w:cs="Arial"/>
            <w:sz w:val="20"/>
            <w:szCs w:val="20"/>
          </w:rPr>
          <w:t>\\F3420-ECLDBD01\data\</w:t>
        </w:r>
      </w:hyperlink>
      <w:r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DA5AD6" w:rsidRPr="00257251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>
          <w:rPr>
            <w:rStyle w:val="Hyperlink"/>
            <w:rFonts w:ascii="Arial" w:hAnsi="Arial" w:cs="Arial"/>
            <w:sz w:val="20"/>
            <w:szCs w:val="20"/>
          </w:rPr>
          <w:t>\\F3420-ECLDBT01\data\</w:t>
        </w:r>
      </w:hyperlink>
      <w:r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- Test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  <w:r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DA5AD6" w:rsidRPr="00257251" w:rsidRDefault="005C3A7B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ins w:id="195" w:author="Palacherla, Susmitha C (NONUS)" w:date="2018-01-17T11:19:00Z">
        <w:r>
          <w:rPr>
            <w:rFonts w:ascii="Arial" w:hAnsi="Arial" w:cs="Arial"/>
            <w:color w:val="000000"/>
            <w:sz w:val="20"/>
            <w:szCs w:val="20"/>
          </w:rPr>
          <w:fldChar w:fldCharType="begin"/>
        </w:r>
        <w:r>
          <w:rPr>
            <w:rFonts w:ascii="Arial" w:hAnsi="Arial" w:cs="Arial"/>
            <w:color w:val="000000"/>
            <w:sz w:val="20"/>
            <w:szCs w:val="20"/>
          </w:rPr>
          <w:instrText xml:space="preserve"> HYPERLINK "</w:instrText>
        </w:r>
        <w:r w:rsidRPr="005C3A7B">
          <w:rPr>
            <w:rFonts w:ascii="Arial" w:hAnsi="Arial" w:cs="Arial"/>
            <w:color w:val="000000"/>
            <w:sz w:val="20"/>
            <w:szCs w:val="20"/>
            <w:rPrChange w:id="196" w:author="Palacherla, Susmitha C (NONUS)" w:date="2018-01-17T11:19:00Z">
              <w:rPr>
                <w:rFonts w:ascii="Arial" w:hAnsi="Arial" w:cs="Arial"/>
                <w:color w:val="000000"/>
                <w:sz w:val="20"/>
                <w:szCs w:val="20"/>
              </w:rPr>
            </w:rPrChange>
          </w:rPr>
          <w:instrText>\</w:instrText>
        </w:r>
        <w:r w:rsidRPr="005C3A7B">
          <w:rPr>
            <w:rFonts w:ascii="Arial" w:hAnsi="Arial" w:cs="Arial"/>
            <w:color w:val="000000"/>
            <w:sz w:val="20"/>
            <w:szCs w:val="20"/>
            <w:rPrChange w:id="197" w:author="Palacherla, Susmitha C (NONUS)" w:date="2018-01-17T11:19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instrText>\</w:instrText>
        </w:r>
        <w:r w:rsidRPr="005C3A7B">
          <w:rPr>
            <w:rFonts w:ascii="Arial" w:hAnsi="Arial" w:cs="Arial"/>
            <w:color w:val="000000"/>
            <w:sz w:val="20"/>
            <w:szCs w:val="20"/>
            <w:rPrChange w:id="198" w:author="Palacherla, Susmitha C (NONUS)" w:date="2018-01-17T11:19:00Z">
              <w:rPr>
                <w:rFonts w:ascii="Arial" w:hAnsi="Arial" w:cs="Arial"/>
                <w:color w:val="000000"/>
                <w:sz w:val="20"/>
                <w:szCs w:val="20"/>
              </w:rPr>
            </w:rPrChange>
          </w:rPr>
          <w:instrText>\</w:instrText>
        </w:r>
        <w:r w:rsidRPr="005C3A7B">
          <w:rPr>
            <w:rFonts w:ascii="Arial" w:hAnsi="Arial" w:cs="Arial"/>
            <w:color w:val="000000"/>
            <w:sz w:val="20"/>
            <w:szCs w:val="20"/>
            <w:rPrChange w:id="199" w:author="Palacherla, Susmitha C (NONUS)" w:date="2018-01-17T11:19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instrText>\F3420-ECLDBP01</w:instrText>
        </w:r>
        <w:r w:rsidRPr="005C3A7B">
          <w:rPr>
            <w:rFonts w:ascii="Arial" w:hAnsi="Arial" w:cs="Arial"/>
            <w:color w:val="000000"/>
            <w:sz w:val="20"/>
            <w:szCs w:val="20"/>
            <w:rPrChange w:id="200" w:author="Palacherla, Susmitha C (NONUS)" w:date="2018-01-17T11:19:00Z">
              <w:rPr>
                <w:rFonts w:ascii="Arial" w:hAnsi="Arial" w:cs="Arial"/>
                <w:color w:val="000000"/>
                <w:sz w:val="20"/>
                <w:szCs w:val="20"/>
              </w:rPr>
            </w:rPrChange>
          </w:rPr>
          <w:instrText>\</w:instrText>
        </w:r>
        <w:r w:rsidRPr="005C3A7B">
          <w:rPr>
            <w:rFonts w:ascii="Arial" w:hAnsi="Arial" w:cs="Arial"/>
            <w:color w:val="000000"/>
            <w:sz w:val="20"/>
            <w:szCs w:val="20"/>
            <w:rPrChange w:id="201" w:author="Palacherla, Susmitha C (NONUS)" w:date="2018-01-17T11:19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instrText>\data</w:instrText>
        </w:r>
        <w:r w:rsidRPr="005C3A7B">
          <w:rPr>
            <w:rFonts w:ascii="Arial" w:hAnsi="Arial" w:cs="Arial"/>
            <w:color w:val="000000"/>
            <w:sz w:val="20"/>
            <w:szCs w:val="20"/>
            <w:rPrChange w:id="202" w:author="Palacherla, Susmitha C (NONUS)" w:date="2018-01-17T11:19:00Z">
              <w:rPr>
                <w:rFonts w:ascii="Arial" w:hAnsi="Arial" w:cs="Arial"/>
                <w:color w:val="000000"/>
                <w:sz w:val="20"/>
                <w:szCs w:val="20"/>
              </w:rPr>
            </w:rPrChange>
          </w:rPr>
          <w:instrText>\</w:instrText>
        </w:r>
        <w:r w:rsidRPr="005C3A7B">
          <w:rPr>
            <w:rFonts w:ascii="Arial" w:hAnsi="Arial" w:cs="Arial"/>
            <w:color w:val="000000"/>
            <w:sz w:val="20"/>
            <w:szCs w:val="20"/>
            <w:rPrChange w:id="203" w:author="Palacherla, Susmitha C (NONUS)" w:date="2018-01-17T11:19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instrText>\</w:instrText>
        </w:r>
        <w:r>
          <w:rPr>
            <w:rFonts w:ascii="Arial" w:hAnsi="Arial" w:cs="Arial"/>
            <w:color w:val="000000"/>
            <w:sz w:val="20"/>
            <w:szCs w:val="20"/>
          </w:rPr>
          <w:instrText xml:space="preserve">" </w:instrText>
        </w:r>
        <w:r>
          <w:rPr>
            <w:rFonts w:ascii="Arial" w:hAnsi="Arial" w:cs="Arial"/>
            <w:color w:val="000000"/>
            <w:sz w:val="20"/>
            <w:szCs w:val="20"/>
          </w:rPr>
          <w:fldChar w:fldCharType="separate"/>
        </w:r>
        <w:r w:rsidRPr="00700164">
          <w:rPr>
            <w:rStyle w:val="Hyperlink"/>
            <w:rFonts w:ascii="Arial" w:hAnsi="Arial" w:cs="Arial"/>
            <w:sz w:val="20"/>
            <w:szCs w:val="20"/>
            <w:rPrChange w:id="204" w:author="Palacherla, Susmitha C (NONUS)" w:date="2018-01-17T11:19:00Z">
              <w:rPr>
                <w:rStyle w:val="Hyperlink"/>
                <w:rFonts w:ascii="Arial" w:hAnsi="Arial" w:cs="Arial"/>
                <w:sz w:val="20"/>
                <w:szCs w:val="20"/>
              </w:rPr>
            </w:rPrChange>
          </w:rPr>
          <w:t>\\F3420-ECLDBP01\data\</w:t>
        </w:r>
        <w:r>
          <w:rPr>
            <w:rFonts w:ascii="Arial" w:hAnsi="Arial" w:cs="Arial"/>
            <w:color w:val="000000"/>
            <w:sz w:val="20"/>
            <w:szCs w:val="20"/>
          </w:rPr>
          <w:fldChar w:fldCharType="end"/>
        </w:r>
        <w:r w:rsidRPr="00257251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  <w:del w:id="205" w:author="Palacherla, Susmitha C (NONUS)" w:date="2018-01-17T11:19:00Z">
        <w:r w:rsidR="00DA5AD6" w:rsidDel="005C3A7B">
          <w:fldChar w:fldCharType="begin"/>
        </w:r>
        <w:r w:rsidR="00DA5AD6" w:rsidDel="005C3A7B">
          <w:delInstrText xml:space="preserve"> HYPERLINK "file:///\\\\VRIVSCORS01\\BCC%20Scorecards\\" </w:delInstrText>
        </w:r>
        <w:r w:rsidR="00DA5AD6" w:rsidDel="005C3A7B">
          <w:fldChar w:fldCharType="separate"/>
        </w:r>
        <w:r w:rsidR="00DA5AD6" w:rsidRPr="00257251" w:rsidDel="005C3A7B">
          <w:rPr>
            <w:rStyle w:val="Hyperlink"/>
            <w:rFonts w:ascii="Times New Roman" w:hAnsi="Times New Roman"/>
            <w:sz w:val="20"/>
            <w:szCs w:val="20"/>
          </w:rPr>
          <w:delText>\\VRIVSCORS01\BCC Scorecards\</w:delText>
        </w:r>
        <w:r w:rsidR="00DA5AD6" w:rsidDel="005C3A7B">
          <w:rPr>
            <w:rStyle w:val="Hyperlink"/>
            <w:rFonts w:ascii="Times New Roman" w:hAnsi="Times New Roman"/>
            <w:sz w:val="20"/>
            <w:szCs w:val="20"/>
          </w:rPr>
          <w:fldChar w:fldCharType="end"/>
        </w:r>
      </w:del>
      <w:r w:rsidR="00DA5AD6"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-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Prod </w:t>
      </w:r>
      <w:r w:rsidR="00DA5AD6" w:rsidRPr="00257251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06" w:name="_Toc503960632"/>
      <w:r w:rsidRPr="001D6CCE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206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</w:t>
      </w:r>
      <w:proofErr w:type="gramStart"/>
      <w:r w:rsidR="00B41F6B" w:rsidRPr="001D6CCE">
        <w:rPr>
          <w:rFonts w:ascii="Times New Roman" w:hAnsi="Times New Roman"/>
          <w:color w:val="000000" w:themeColor="text1"/>
        </w:rPr>
        <w:t>eCL</w:t>
      </w:r>
      <w:proofErr w:type="gramEnd"/>
      <w:r w:rsidR="00B41F6B" w:rsidRPr="001D6CCE">
        <w:rPr>
          <w:rFonts w:ascii="Times New Roman" w:hAnsi="Times New Roman"/>
          <w:color w:val="000000" w:themeColor="text1"/>
        </w:rPr>
        <w:t xml:space="preserve">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207" w:name="_Toc503960633"/>
      <w:r w:rsidRPr="001D6CCE">
        <w:rPr>
          <w:rFonts w:ascii="Times New Roman" w:hAnsi="Times New Roman" w:cs="Times New Roman"/>
          <w:color w:val="auto"/>
        </w:rPr>
        <w:t>Details</w:t>
      </w:r>
      <w:bookmarkEnd w:id="207"/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208" w:name="_Toc387654370"/>
      <w:bookmarkStart w:id="209" w:name="_Toc387758815"/>
      <w:bookmarkStart w:id="210" w:name="_Toc387821326"/>
      <w:bookmarkStart w:id="211" w:name="_Toc387821375"/>
      <w:bookmarkStart w:id="212" w:name="_Toc430607220"/>
      <w:bookmarkStart w:id="213" w:name="_Toc430607321"/>
      <w:bookmarkStart w:id="214" w:name="_Toc430607359"/>
      <w:bookmarkStart w:id="215" w:name="_Toc503960634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216" w:name="_Toc387654371"/>
      <w:bookmarkStart w:id="217" w:name="_Toc387758816"/>
      <w:bookmarkStart w:id="218" w:name="_Toc387821327"/>
      <w:bookmarkStart w:id="219" w:name="_Toc387821376"/>
      <w:bookmarkStart w:id="220" w:name="_Toc430607221"/>
      <w:bookmarkStart w:id="221" w:name="_Toc430607322"/>
      <w:bookmarkStart w:id="222" w:name="_Toc430607360"/>
      <w:bookmarkStart w:id="223" w:name="_Toc50396063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224" w:name="_Toc503960636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224"/>
    </w:p>
    <w:p w:rsidR="00381B5A" w:rsidRPr="001D6CCE" w:rsidRDefault="00E64317" w:rsidP="00381B5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</w:rPr>
        <w:t>Feed_</w:t>
      </w:r>
      <w:proofErr w:type="gramStart"/>
      <w:r w:rsidR="00381B5A" w:rsidRPr="001D6CCE">
        <w:rPr>
          <w:rFonts w:ascii="Times New Roman" w:hAnsi="Times New Roman"/>
        </w:rPr>
        <w:t>xxx</w:t>
      </w:r>
      <w:r w:rsidR="00F56A29" w:rsidRPr="001D6CCE">
        <w:rPr>
          <w:rFonts w:ascii="Times New Roman" w:hAnsi="Times New Roman"/>
        </w:rPr>
        <w:t>yyyymmdd</w:t>
      </w:r>
      <w:r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</w:t>
      </w:r>
      <w:proofErr w:type="gramEnd"/>
      <w:r w:rsidR="005C5F9F" w:rsidRPr="001D6CCE">
        <w:rPr>
          <w:rFonts w:ascii="Times New Roman" w:hAnsi="Times New Roman"/>
        </w:rPr>
        <w:t xml:space="preserve"> the naming convention for the feed</w:t>
      </w:r>
      <w:r w:rsidR="00381B5A" w:rsidRPr="001D6CCE">
        <w:rPr>
          <w:rFonts w:ascii="Times New Roman" w:hAnsi="Times New Roman"/>
        </w:rPr>
        <w:t xml:space="preserve"> </w:t>
      </w:r>
      <w:r w:rsidR="00381B5A" w:rsidRPr="001D6CCE">
        <w:rPr>
          <w:rFonts w:ascii="Times New Roman" w:hAnsi="Times New Roman"/>
          <w:color w:val="000000" w:themeColor="text1"/>
        </w:rPr>
        <w:t>where xxx is the 3 letter Report code.</w:t>
      </w:r>
    </w:p>
    <w:p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ins w:id="225" w:author="Palacherla, Susmitha C (NONUS)" w:date="2018-01-17T11:20:00Z">
        <w:r w:rsidR="005C3A7B">
          <w:rPr>
            <w:rStyle w:val="Hyperlink"/>
            <w:rFonts w:ascii="Times New Roman" w:hAnsi="Times New Roman"/>
          </w:rPr>
          <w:fldChar w:fldCharType="begin"/>
        </w:r>
        <w:r w:rsidR="005C3A7B">
          <w:rPr>
            <w:rStyle w:val="Hyperlink"/>
            <w:rFonts w:ascii="Times New Roman" w:hAnsi="Times New Roman"/>
          </w:rPr>
          <w:instrText xml:space="preserve"> HYPERLINK "</w:instrText>
        </w:r>
      </w:ins>
      <w:ins w:id="226" w:author="Palacherla, Susmitha C (NONUS)" w:date="2018-01-17T11:19:00Z">
        <w:r w:rsidR="005C3A7B" w:rsidRPr="005C3A7B">
          <w:rPr>
            <w:rStyle w:val="Hyperlink"/>
            <w:rFonts w:ascii="Times New Roman" w:hAnsi="Times New Roman"/>
            <w:rPrChange w:id="227" w:author="Palacherla, Susmitha C (NONUS)" w:date="2018-01-17T11:20:00Z">
              <w:rPr>
                <w:rStyle w:val="Hyperlink"/>
                <w:rFonts w:ascii="Times New Roman" w:hAnsi="Times New Roman"/>
              </w:rPr>
            </w:rPrChange>
          </w:rPr>
          <w:instrText>\\\\f3420-ecldbp01\\data\\Coaching\\Quality_Other\\Dencrypt_Out</w:instrText>
        </w:r>
      </w:ins>
      <w:ins w:id="228" w:author="Palacherla, Susmitha C (NONUS)" w:date="2018-01-17T11:20:00Z">
        <w:r w:rsidR="005C3A7B">
          <w:rPr>
            <w:rStyle w:val="Hyperlink"/>
            <w:rFonts w:ascii="Times New Roman" w:hAnsi="Times New Roman"/>
          </w:rPr>
          <w:instrText xml:space="preserve">" </w:instrText>
        </w:r>
        <w:r w:rsidR="005C3A7B">
          <w:rPr>
            <w:rStyle w:val="Hyperlink"/>
            <w:rFonts w:ascii="Times New Roman" w:hAnsi="Times New Roman"/>
          </w:rPr>
          <w:fldChar w:fldCharType="separate"/>
        </w:r>
      </w:ins>
      <w:ins w:id="229" w:author="Palacherla, Susmitha C (NONUS)" w:date="2018-01-17T11:19:00Z">
        <w:r w:rsidR="005C3A7B" w:rsidRPr="00700164">
          <w:rPr>
            <w:rStyle w:val="Hyperlink"/>
            <w:rFonts w:ascii="Times New Roman" w:hAnsi="Times New Roman"/>
            <w:rPrChange w:id="230" w:author="Palacherla, Susmitha C (NONUS)" w:date="2018-01-17T11:20:00Z">
              <w:rPr>
                <w:rStyle w:val="Hyperlink"/>
                <w:rFonts w:ascii="Times New Roman" w:hAnsi="Times New Roman"/>
              </w:rPr>
            </w:rPrChange>
          </w:rPr>
          <w:t>\\f3420-ecldbp01\data\Coaching\Quality_Other\Dencrypt_Out</w:t>
        </w:r>
      </w:ins>
      <w:ins w:id="231" w:author="Palacherla, Susmitha C (NONUS)" w:date="2018-01-17T11:20:00Z">
        <w:r w:rsidR="005C3A7B">
          <w:rPr>
            <w:rStyle w:val="Hyperlink"/>
            <w:rFonts w:ascii="Times New Roman" w:hAnsi="Times New Roman"/>
          </w:rPr>
          <w:fldChar w:fldCharType="end"/>
        </w:r>
      </w:ins>
      <w:del w:id="232" w:author="Palacherla, Susmitha C (NONUS)" w:date="2018-01-17T11:19:00Z">
        <w:r w:rsidR="005C3A7B" w:rsidDel="005C3A7B">
          <w:fldChar w:fldCharType="begin"/>
        </w:r>
        <w:r w:rsidR="005C3A7B" w:rsidDel="005C3A7B">
          <w:delInstrText xml:space="preserve"> HYPERLINK "file:///\\\\vrivscors01\\BCC%20Scorecards\\Coaching\\Quality\\" </w:delInstrText>
        </w:r>
        <w:r w:rsidR="005C3A7B" w:rsidDel="005C3A7B">
          <w:fldChar w:fldCharType="separate"/>
        </w:r>
        <w:r w:rsidR="00EB552F" w:rsidRPr="001D6CCE" w:rsidDel="005C3A7B">
          <w:rPr>
            <w:rStyle w:val="Hyperlink"/>
            <w:rFonts w:ascii="Times New Roman" w:hAnsi="Times New Roman"/>
          </w:rPr>
          <w:delText>\\vrivscors01\BCC Scorecards\Coaching\Quality\</w:delText>
        </w:r>
        <w:r w:rsidR="005C3A7B" w:rsidDel="005C3A7B">
          <w:rPr>
            <w:rStyle w:val="Hyperlink"/>
            <w:rFonts w:ascii="Times New Roman" w:hAnsi="Times New Roman"/>
          </w:rPr>
          <w:fldChar w:fldCharType="end"/>
        </w:r>
      </w:del>
    </w:p>
    <w:p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E64317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94076B" w:rsidRPr="001D6CCE">
        <w:rPr>
          <w:rFonts w:ascii="Times New Roman" w:hAnsi="Times New Roman"/>
        </w:rPr>
        <w:t>Ad-hoc</w:t>
      </w:r>
    </w:p>
    <w:p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arrival time: 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Destination Table: </w:t>
      </w:r>
      <w:proofErr w:type="spellStart"/>
      <w:r w:rsidR="00E64317" w:rsidRPr="001D6CCE">
        <w:rPr>
          <w:rFonts w:ascii="Times New Roman" w:hAnsi="Times New Roman"/>
        </w:rPr>
        <w:t>Coaching_Log</w:t>
      </w:r>
      <w:proofErr w:type="spellEnd"/>
      <w:r w:rsidR="00E64317" w:rsidRPr="001D6CCE">
        <w:rPr>
          <w:rFonts w:ascii="Times New Roman" w:hAnsi="Times New Roman"/>
        </w:rPr>
        <w:t xml:space="preserve"> and </w:t>
      </w:r>
      <w:proofErr w:type="spellStart"/>
      <w:r w:rsidR="00E64317" w:rsidRPr="001D6CCE">
        <w:rPr>
          <w:rFonts w:ascii="Times New Roman" w:hAnsi="Times New Roman"/>
        </w:rPr>
        <w:t>Coaching_Log_Reason</w:t>
      </w:r>
      <w:proofErr w:type="spellEnd"/>
    </w:p>
    <w:p w:rsidR="00C74EEA" w:rsidRPr="001D6CCE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6F770C" w:rsidRPr="001D6CCE" w:rsidRDefault="006F770C" w:rsidP="006F770C">
      <w:pPr>
        <w:rPr>
          <w:rFonts w:ascii="Times New Roman" w:hAnsi="Times New Roman"/>
        </w:rPr>
      </w:pPr>
    </w:p>
    <w:p w:rsidR="007B5133" w:rsidRPr="001D6CCE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233" w:name="_Toc503960637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233"/>
    </w:p>
    <w:p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234" w:name="_Toc503960638"/>
      <w:r w:rsidRPr="001D6CCE">
        <w:rPr>
          <w:rFonts w:ascii="Times New Roman" w:hAnsi="Times New Roman" w:cs="Times New Roman"/>
          <w:color w:val="auto"/>
        </w:rPr>
        <w:t>SQL agent job</w:t>
      </w:r>
      <w:bookmarkEnd w:id="234"/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r w:rsidR="00DA5AD6">
        <w:rPr>
          <w:rFonts w:ascii="Times New Roman" w:hAnsi="Times New Roman"/>
        </w:rPr>
        <w:t>F3420-ECLDBP01</w:t>
      </w:r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proofErr w:type="spellStart"/>
      <w:r w:rsidR="00DA5AD6">
        <w:rPr>
          <w:rFonts w:ascii="Times New Roman" w:hAnsi="Times New Roman"/>
        </w:rPr>
        <w:t>Coaching</w:t>
      </w:r>
      <w:r w:rsidR="00EB552F" w:rsidRPr="001D6CCE">
        <w:rPr>
          <w:rFonts w:ascii="Times New Roman" w:hAnsi="Times New Roman"/>
          <w:color w:val="000000" w:themeColor="text1"/>
        </w:rPr>
        <w:t>QualityOther</w:t>
      </w:r>
      <w:r w:rsidR="00DA5AD6">
        <w:rPr>
          <w:rFonts w:ascii="Times New Roman" w:hAnsi="Times New Roman"/>
        </w:rPr>
        <w:t>Load</w:t>
      </w:r>
      <w:proofErr w:type="spellEnd"/>
    </w:p>
    <w:p w:rsidR="005C5900" w:rsidRPr="001D6CCE" w:rsidRDefault="005C5900" w:rsidP="00DA5AD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hyperlink r:id="rId11" w:history="1">
        <w:r w:rsidR="00DA5AD6" w:rsidRPr="00DA5AD6">
          <w:rPr>
            <w:rStyle w:val="Hyperlink"/>
            <w:rFonts w:ascii="Times New Roman" w:hAnsi="Times New Roman"/>
          </w:rPr>
          <w:t>\\F3420-ECLDBP01\ssis\Coaching\Packages\Quality_Other _</w:t>
        </w:r>
        <w:proofErr w:type="spellStart"/>
        <w:r w:rsidR="00DA5AD6" w:rsidRPr="00DA5AD6">
          <w:rPr>
            <w:rStyle w:val="Hyperlink"/>
            <w:rFonts w:ascii="Times New Roman" w:hAnsi="Times New Roman"/>
          </w:rPr>
          <w:t>Coaching.dtsx</w:t>
        </w:r>
        <w:proofErr w:type="spellEnd"/>
      </w:hyperlink>
    </w:p>
    <w:p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</w:t>
      </w:r>
      <w:proofErr w:type="spellStart"/>
      <w:r w:rsidRPr="001D6CCE">
        <w:rPr>
          <w:rFonts w:ascii="Times New Roman" w:hAnsi="Times New Roman"/>
        </w:rPr>
        <w:t>Config</w:t>
      </w:r>
      <w:proofErr w:type="spellEnd"/>
      <w:r w:rsidRPr="001D6CCE">
        <w:rPr>
          <w:rFonts w:ascii="Times New Roman" w:hAnsi="Times New Roman"/>
        </w:rPr>
        <w:t xml:space="preserve"> File: </w:t>
      </w:r>
      <w:proofErr w:type="spellStart"/>
      <w:r w:rsidRPr="001D6CCE">
        <w:rPr>
          <w:rFonts w:ascii="Times New Roman" w:hAnsi="Times New Roman"/>
        </w:rPr>
        <w:t>Prod_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141B19" w:rsidRPr="001D6CCE">
        <w:rPr>
          <w:rFonts w:ascii="Times New Roman" w:hAnsi="Times New Roman"/>
        </w:rPr>
        <w:t>_Coaching</w:t>
      </w:r>
      <w:r w:rsidRPr="001D6CCE">
        <w:rPr>
          <w:rFonts w:ascii="Times New Roman" w:hAnsi="Times New Roman"/>
        </w:rPr>
        <w:t>.dtsConfig</w:t>
      </w:r>
      <w:proofErr w:type="spellEnd"/>
    </w:p>
    <w:p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proofErr w:type="spellStart"/>
      <w:r w:rsidR="00DA5AD6">
        <w:rPr>
          <w:rFonts w:ascii="Times New Roman" w:hAnsi="Times New Roman"/>
        </w:rPr>
        <w:t>ecljobowner</w:t>
      </w:r>
      <w:proofErr w:type="spellEnd"/>
    </w:p>
    <w:p w:rsidR="00DA5AD6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proofErr w:type="spellStart"/>
      <w:r w:rsidR="00DA5AD6">
        <w:rPr>
          <w:rFonts w:ascii="Times New Roman" w:hAnsi="Times New Roman"/>
        </w:rPr>
        <w:t>ECLProxy</w:t>
      </w:r>
      <w:proofErr w:type="spellEnd"/>
      <w:r w:rsidR="00DA5AD6">
        <w:rPr>
          <w:rFonts w:ascii="Times New Roman" w:hAnsi="Times New Roman"/>
        </w:rPr>
        <w:t xml:space="preserve"> (ECL Credential using application service account VNGT\SVC-SQLECLP01</w:t>
      </w:r>
    </w:p>
    <w:p w:rsidR="005C5900" w:rsidRPr="00DA5AD6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r w:rsidR="00DA5AD6">
        <w:rPr>
          <w:rFonts w:ascii="Times New Roman" w:hAnsi="Times New Roman"/>
        </w:rPr>
        <w:t>Daily 10 PM EST</w:t>
      </w:r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File Location: N/A</w:t>
      </w:r>
    </w:p>
    <w:p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235" w:name="_Toc503960639"/>
      <w:r w:rsidRPr="001D6CCE">
        <w:rPr>
          <w:rFonts w:ascii="Times New Roman" w:hAnsi="Times New Roman" w:cs="Times New Roman"/>
          <w:color w:val="auto"/>
        </w:rPr>
        <w:t>SSIS Package</w:t>
      </w:r>
      <w:bookmarkEnd w:id="235"/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PrChange w:id="236" w:author="Palacherla, Susmitha C (NONUS)" w:date="2018-01-17T11:39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799"/>
        <w:gridCol w:w="2987"/>
        <w:gridCol w:w="856"/>
        <w:gridCol w:w="3708"/>
        <w:tblGridChange w:id="237">
          <w:tblGrid>
            <w:gridCol w:w="1799"/>
            <w:gridCol w:w="2987"/>
            <w:gridCol w:w="856"/>
            <w:gridCol w:w="3708"/>
          </w:tblGrid>
        </w:tblGridChange>
      </w:tblGrid>
      <w:tr w:rsidR="00E42C88" w:rsidRPr="001D6CCE" w:rsidTr="001F3C08">
        <w:tc>
          <w:tcPr>
            <w:tcW w:w="1799" w:type="dxa"/>
            <w:tcPrChange w:id="238" w:author="Palacherla, Susmitha C (NONUS)" w:date="2018-01-17T11:39:00Z">
              <w:tcPr>
                <w:tcW w:w="2000" w:type="dxa"/>
              </w:tcPr>
            </w:tcPrChange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987" w:type="dxa"/>
            <w:tcPrChange w:id="239" w:author="Palacherla, Susmitha C (NONUS)" w:date="2018-01-17T11:39:00Z">
              <w:tcPr>
                <w:tcW w:w="2636" w:type="dxa"/>
              </w:tcPr>
            </w:tcPrChange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856" w:type="dxa"/>
            <w:tcPrChange w:id="240" w:author="Palacherla, Susmitha C (NONUS)" w:date="2018-01-17T11:39:00Z">
              <w:tcPr>
                <w:tcW w:w="937" w:type="dxa"/>
              </w:tcPr>
            </w:tcPrChange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proofErr w:type="spellStart"/>
            <w:r w:rsidRPr="001D6CCE">
              <w:rPr>
                <w:rFonts w:ascii="Times New Roman" w:hAnsi="Times New Roman"/>
                <w:b/>
              </w:rPr>
              <w:t>DataType</w:t>
            </w:r>
            <w:proofErr w:type="spellEnd"/>
          </w:p>
        </w:tc>
        <w:tc>
          <w:tcPr>
            <w:tcW w:w="3708" w:type="dxa"/>
            <w:tcPrChange w:id="241" w:author="Palacherla, Susmitha C (NONUS)" w:date="2018-01-17T11:39:00Z">
              <w:tcPr>
                <w:tcW w:w="3777" w:type="dxa"/>
              </w:tcPr>
            </w:tcPrChange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1F3C08" w:rsidRPr="001D6CCE" w:rsidTr="001F3C08">
        <w:trPr>
          <w:trHeight w:val="368"/>
          <w:trPrChange w:id="242" w:author="Palacherla, Susmitha C (NONUS)" w:date="2018-01-17T11:39:00Z">
            <w:trPr>
              <w:trHeight w:val="368"/>
            </w:trPr>
          </w:trPrChange>
        </w:trPr>
        <w:tc>
          <w:tcPr>
            <w:tcW w:w="1799" w:type="dxa"/>
            <w:tcPrChange w:id="243" w:author="Palacherla, Susmitha C (NONUS)" w:date="2018-01-17T11:39:00Z">
              <w:tcPr>
                <w:tcW w:w="2000" w:type="dxa"/>
              </w:tcPr>
            </w:tcPrChange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ins w:id="244" w:author="Palacherla, Susmitha C (NONUS)" w:date="2018-01-17T11:37:00Z">
              <w:r>
                <w:rPr>
                  <w:rFonts w:ascii="Times New Roman" w:hAnsi="Times New Roman"/>
                  <w:sz w:val="20"/>
                  <w:szCs w:val="20"/>
                </w:rPr>
                <w:t>DecryptedOut</w:t>
              </w:r>
              <w:r w:rsidRPr="00CA5EB0">
                <w:rPr>
                  <w:rFonts w:ascii="Times New Roman" w:hAnsi="Times New Roman"/>
                  <w:sz w:val="20"/>
                  <w:szCs w:val="20"/>
                </w:rPr>
                <w:t>Path</w:t>
              </w:r>
            </w:ins>
            <w:proofErr w:type="spellEnd"/>
            <w:del w:id="245" w:author="Palacherla, Susmitha C (NONUS)" w:date="2018-01-17T11:37:00Z">
              <w:r w:rsidRPr="001D6CCE" w:rsidDel="00125417">
                <w:rPr>
                  <w:rFonts w:ascii="Times New Roman" w:hAnsi="Times New Roman"/>
                </w:rPr>
                <w:delText>FilebakPath</w:delText>
              </w:r>
            </w:del>
          </w:p>
        </w:tc>
        <w:tc>
          <w:tcPr>
            <w:tcW w:w="2987" w:type="dxa"/>
            <w:tcPrChange w:id="246" w:author="Palacherla, Susmitha C (NONUS)" w:date="2018-01-17T11:39:00Z">
              <w:tcPr>
                <w:tcW w:w="2636" w:type="dxa"/>
              </w:tcPr>
            </w:tcPrChange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ins w:id="247" w:author="Palacherla, Susmitha C (NONUS)" w:date="2018-01-17T11:37:00Z">
              <w:r w:rsidRPr="00272E85"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272E85">
                <w:rPr>
                  <w:rFonts w:ascii="Times New Roman" w:hAnsi="Times New Roman"/>
                </w:rPr>
                <w:t>_Coaching</w:t>
              </w:r>
            </w:ins>
            <w:del w:id="248" w:author="Palacherla, Susmitha C (NONUS)" w:date="2018-01-17T11:37:00Z">
              <w:r w:rsidRPr="001D6CCE" w:rsidDel="00125417">
                <w:rPr>
                  <w:rFonts w:ascii="Times New Roman" w:hAnsi="Times New Roman"/>
                  <w:color w:val="000000" w:themeColor="text1"/>
                </w:rPr>
                <w:delText>Quality_Other</w:delText>
              </w:r>
              <w:r w:rsidRPr="001D6CCE" w:rsidDel="00125417">
                <w:rPr>
                  <w:rFonts w:ascii="Times New Roman" w:hAnsi="Times New Roman"/>
                </w:rPr>
                <w:delText>_Coaching</w:delText>
              </w:r>
            </w:del>
          </w:p>
        </w:tc>
        <w:tc>
          <w:tcPr>
            <w:tcW w:w="856" w:type="dxa"/>
            <w:tcPrChange w:id="249" w:author="Palacherla, Susmitha C (NONUS)" w:date="2018-01-17T11:39:00Z">
              <w:tcPr>
                <w:tcW w:w="937" w:type="dxa"/>
              </w:tcPr>
            </w:tcPrChange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ins w:id="250" w:author="Palacherla, Susmitha C (NONUS)" w:date="2018-01-17T11:37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  <w:del w:id="251" w:author="Palacherla, Susmitha C (NONUS)" w:date="2018-01-17T11:37:00Z">
              <w:r w:rsidRPr="001D6CCE" w:rsidDel="00125417">
                <w:rPr>
                  <w:rFonts w:ascii="Times New Roman" w:hAnsi="Times New Roman"/>
                </w:rPr>
                <w:delText>String</w:delText>
              </w:r>
            </w:del>
          </w:p>
        </w:tc>
        <w:tc>
          <w:tcPr>
            <w:tcW w:w="3708" w:type="dxa"/>
            <w:tcPrChange w:id="252" w:author="Palacherla, Susmitha C (NONUS)" w:date="2018-01-17T11:39:00Z">
              <w:tcPr>
                <w:tcW w:w="3777" w:type="dxa"/>
              </w:tcPr>
            </w:tcPrChange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ins w:id="253" w:author="Palacherla, Susmitha C (NONUS)" w:date="2018-01-17T11:37:00Z">
              <w:r w:rsidRPr="007362D2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</w:t>
              </w:r>
              <w:r w:rsidRPr="007362D2">
                <w:rPr>
                  <w:rFonts w:ascii="Times New Roman" w:hAnsi="Times New Roman"/>
                  <w:sz w:val="20"/>
                  <w:szCs w:val="20"/>
                </w:rPr>
                <w:t>01\data\coaching\</w:t>
              </w:r>
            </w:ins>
            <w:ins w:id="254" w:author="Palacherla, Susmitha C (NONUS)" w:date="2018-01-17T11:38:00Z">
              <w:r>
                <w:rPr>
                  <w:rFonts w:ascii="Times New Roman" w:hAnsi="Times New Roman"/>
                  <w:sz w:val="20"/>
                  <w:szCs w:val="20"/>
                </w:rPr>
                <w:t>QUALITY</w:t>
              </w:r>
            </w:ins>
            <w:ins w:id="255" w:author="Palacherla, Susmitha C (NONUS)" w:date="2018-01-17T11:37:00Z">
              <w:r w:rsidRPr="007362D2">
                <w:rPr>
                  <w:rFonts w:ascii="Times New Roman" w:hAnsi="Times New Roman"/>
                  <w:sz w:val="20"/>
                  <w:szCs w:val="20"/>
                </w:rPr>
                <w:t>\Decrypt_out\</w:t>
              </w:r>
            </w:ins>
            <w:del w:id="256" w:author="Palacherla, Susmitha C (NONUS)" w:date="2018-01-17T11:37:00Z">
              <w:r w:rsidRPr="001D6CCE" w:rsidDel="00125417">
                <w:rPr>
                  <w:rFonts w:ascii="Times New Roman" w:hAnsi="Times New Roman"/>
                </w:rPr>
                <w:delText>\\vrivscors01\BCC Scorecards\Coaching\</w:delText>
              </w:r>
              <w:r w:rsidRPr="001D6CCE" w:rsidDel="00125417">
                <w:rPr>
                  <w:rFonts w:ascii="Times New Roman" w:hAnsi="Times New Roman"/>
                  <w:color w:val="000000" w:themeColor="text1"/>
                </w:rPr>
                <w:delText xml:space="preserve"> Quality</w:delText>
              </w:r>
              <w:r w:rsidRPr="001D6CCE" w:rsidDel="00125417">
                <w:rPr>
                  <w:rFonts w:ascii="Times New Roman" w:hAnsi="Times New Roman"/>
                </w:rPr>
                <w:delText>\Backups</w:delText>
              </w:r>
            </w:del>
          </w:p>
        </w:tc>
      </w:tr>
      <w:tr w:rsidR="001F3C08" w:rsidRPr="001D6CCE" w:rsidTr="001F3C08">
        <w:trPr>
          <w:trHeight w:val="368"/>
          <w:trPrChange w:id="257" w:author="Palacherla, Susmitha C (NONUS)" w:date="2018-01-17T11:39:00Z">
            <w:trPr>
              <w:trHeight w:val="368"/>
            </w:trPr>
          </w:trPrChange>
        </w:trPr>
        <w:tc>
          <w:tcPr>
            <w:tcW w:w="1799" w:type="dxa"/>
            <w:tcPrChange w:id="258" w:author="Palacherla, Susmitha C (NONUS)" w:date="2018-01-17T11:39:00Z">
              <w:tcPr>
                <w:tcW w:w="2000" w:type="dxa"/>
              </w:tcPr>
            </w:tcPrChange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ins w:id="259" w:author="Palacherla, Susmitha C (NONUS)" w:date="2018-01-17T11:37:00Z">
              <w:r>
                <w:rPr>
                  <w:rFonts w:ascii="Times New Roman" w:hAnsi="Times New Roman"/>
                  <w:sz w:val="20"/>
                  <w:szCs w:val="20"/>
                </w:rPr>
                <w:t>DecryptIn</w:t>
              </w:r>
              <w:r w:rsidRPr="00CA5EB0">
                <w:rPr>
                  <w:rFonts w:ascii="Times New Roman" w:hAnsi="Times New Roman"/>
                  <w:sz w:val="20"/>
                  <w:szCs w:val="20"/>
                </w:rPr>
                <w:t>Path</w:t>
              </w:r>
            </w:ins>
            <w:proofErr w:type="spellEnd"/>
            <w:del w:id="260" w:author="Palacherla, Susmitha C (NONUS)" w:date="2018-01-17T11:37:00Z">
              <w:r w:rsidRPr="001D6CCE" w:rsidDel="00125417">
                <w:rPr>
                  <w:rFonts w:ascii="Times New Roman" w:hAnsi="Times New Roman"/>
                </w:rPr>
                <w:delText>FileNum</w:delText>
              </w:r>
            </w:del>
          </w:p>
        </w:tc>
        <w:tc>
          <w:tcPr>
            <w:tcW w:w="2987" w:type="dxa"/>
            <w:tcPrChange w:id="261" w:author="Palacherla, Susmitha C (NONUS)" w:date="2018-01-17T11:39:00Z">
              <w:tcPr>
                <w:tcW w:w="2636" w:type="dxa"/>
              </w:tcPr>
            </w:tcPrChange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ins w:id="262" w:author="Palacherla, Susmitha C (NONUS)" w:date="2018-01-17T11:37:00Z">
              <w:r w:rsidRPr="00272E85"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272E85">
                <w:rPr>
                  <w:rFonts w:ascii="Times New Roman" w:hAnsi="Times New Roman"/>
                </w:rPr>
                <w:t>_Coaching</w:t>
              </w:r>
            </w:ins>
            <w:del w:id="263" w:author="Palacherla, Susmitha C (NONUS)" w:date="2018-01-17T11:37:00Z">
              <w:r w:rsidRPr="001D6CCE" w:rsidDel="00125417">
                <w:rPr>
                  <w:rFonts w:ascii="Times New Roman" w:hAnsi="Times New Roman"/>
                  <w:color w:val="000000" w:themeColor="text1"/>
                </w:rPr>
                <w:delText>Quality_Other</w:delText>
              </w:r>
              <w:r w:rsidRPr="001D6CCE" w:rsidDel="00125417">
                <w:rPr>
                  <w:rFonts w:ascii="Times New Roman" w:hAnsi="Times New Roman"/>
                </w:rPr>
                <w:delText>_Coaching</w:delText>
              </w:r>
            </w:del>
          </w:p>
        </w:tc>
        <w:tc>
          <w:tcPr>
            <w:tcW w:w="856" w:type="dxa"/>
            <w:tcPrChange w:id="264" w:author="Palacherla, Susmitha C (NONUS)" w:date="2018-01-17T11:39:00Z">
              <w:tcPr>
                <w:tcW w:w="937" w:type="dxa"/>
              </w:tcPr>
            </w:tcPrChange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ins w:id="265" w:author="Palacherla, Susmitha C (NONUS)" w:date="2018-01-17T11:37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  <w:del w:id="266" w:author="Palacherla, Susmitha C (NONUS)" w:date="2018-01-17T11:37:00Z">
              <w:r w:rsidRPr="001D6CCE" w:rsidDel="00125417">
                <w:rPr>
                  <w:rFonts w:ascii="Times New Roman" w:hAnsi="Times New Roman"/>
                </w:rPr>
                <w:delText>Int32</w:delText>
              </w:r>
            </w:del>
          </w:p>
        </w:tc>
        <w:tc>
          <w:tcPr>
            <w:tcW w:w="3708" w:type="dxa"/>
            <w:tcPrChange w:id="267" w:author="Palacherla, Susmitha C (NONUS)" w:date="2018-01-17T11:39:00Z">
              <w:tcPr>
                <w:tcW w:w="3777" w:type="dxa"/>
              </w:tcPr>
            </w:tcPrChange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ins w:id="268" w:author="Palacherla, Susmitha C (NONUS)" w:date="2018-01-17T11:37:00Z">
              <w:r w:rsidRPr="007362D2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p01\data\coaching\</w:t>
              </w:r>
            </w:ins>
            <w:ins w:id="269" w:author="Palacherla, Susmitha C (NONUS)" w:date="2018-01-17T11:38:00Z">
              <w:r>
                <w:rPr>
                  <w:rFonts w:ascii="Times New Roman" w:hAnsi="Times New Roman"/>
                  <w:sz w:val="20"/>
                  <w:szCs w:val="20"/>
                </w:rPr>
                <w:t>QUALITY</w:t>
              </w:r>
            </w:ins>
            <w:ins w:id="270" w:author="Palacherla, Susmitha C (NONUS)" w:date="2018-01-17T11:37:00Z">
              <w:r>
                <w:rPr>
                  <w:rFonts w:ascii="Times New Roman" w:hAnsi="Times New Roman"/>
                  <w:sz w:val="20"/>
                  <w:szCs w:val="20"/>
                </w:rPr>
                <w:t>\Decrypt_in</w:t>
              </w:r>
              <w:r w:rsidRPr="007362D2">
                <w:rPr>
                  <w:rFonts w:ascii="Times New Roman" w:hAnsi="Times New Roman"/>
                  <w:sz w:val="20"/>
                  <w:szCs w:val="20"/>
                </w:rPr>
                <w:t>\</w:t>
              </w:r>
            </w:ins>
            <w:del w:id="271" w:author="Palacherla, Susmitha C (NONUS)" w:date="2018-01-17T11:37:00Z">
              <w:r w:rsidRPr="001D6CCE" w:rsidDel="00125417">
                <w:rPr>
                  <w:rFonts w:ascii="Times New Roman" w:hAnsi="Times New Roman"/>
                </w:rPr>
                <w:delText>0</w:delText>
              </w:r>
            </w:del>
          </w:p>
        </w:tc>
      </w:tr>
      <w:tr w:rsidR="001F3C08" w:rsidRPr="001D6CCE" w:rsidTr="001F3C08">
        <w:trPr>
          <w:trHeight w:val="368"/>
          <w:ins w:id="272" w:author="Palacherla, Susmitha C (NONUS)" w:date="2018-01-17T11:37:00Z"/>
          <w:trPrChange w:id="273" w:author="Palacherla, Susmitha C (NONUS)" w:date="2018-01-17T11:39:00Z">
            <w:trPr>
              <w:trHeight w:val="368"/>
            </w:trPr>
          </w:trPrChange>
        </w:trPr>
        <w:tc>
          <w:tcPr>
            <w:tcW w:w="1799" w:type="dxa"/>
            <w:tcPrChange w:id="274" w:author="Palacherla, Susmitha C (NONUS)" w:date="2018-01-17T11:39:00Z">
              <w:tcPr>
                <w:tcW w:w="2000" w:type="dxa"/>
              </w:tcPr>
            </w:tcPrChange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75" w:author="Palacherla, Susmitha C (NONUS)" w:date="2018-01-17T11:37:00Z"/>
                <w:rFonts w:ascii="Times New Roman" w:hAnsi="Times New Roman"/>
              </w:rPr>
            </w:pPr>
            <w:proofErr w:type="spellStart"/>
            <w:ins w:id="276" w:author="Palacherla, Susmitha C (NONUS)" w:date="2018-01-17T11:37:00Z">
              <w:r>
                <w:rPr>
                  <w:rFonts w:ascii="Times New Roman" w:hAnsi="Times New Roman"/>
                  <w:sz w:val="20"/>
                  <w:szCs w:val="20"/>
                </w:rPr>
                <w:t>EncryptedBackupPath</w:t>
              </w:r>
              <w:proofErr w:type="spellEnd"/>
            </w:ins>
          </w:p>
        </w:tc>
        <w:tc>
          <w:tcPr>
            <w:tcW w:w="2987" w:type="dxa"/>
            <w:tcPrChange w:id="277" w:author="Palacherla, Susmitha C (NONUS)" w:date="2018-01-17T11:39:00Z">
              <w:tcPr>
                <w:tcW w:w="2636" w:type="dxa"/>
              </w:tcPr>
            </w:tcPrChange>
          </w:tcPr>
          <w:p w:rsidR="001F3C08" w:rsidRPr="001D6CCE" w:rsidRDefault="001F3C08" w:rsidP="001F3C08">
            <w:pPr>
              <w:rPr>
                <w:ins w:id="278" w:author="Palacherla, Susmitha C (NONUS)" w:date="2018-01-17T11:37:00Z"/>
                <w:rFonts w:ascii="Times New Roman" w:hAnsi="Times New Roman"/>
                <w:color w:val="000000" w:themeColor="text1"/>
              </w:rPr>
            </w:pPr>
            <w:ins w:id="279" w:author="Palacherla, Susmitha C (NONUS)" w:date="2018-01-17T11:37:00Z">
              <w:r w:rsidRPr="00272E85"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272E85">
                <w:rPr>
                  <w:rFonts w:ascii="Times New Roman" w:hAnsi="Times New Roman"/>
                </w:rPr>
                <w:t>_Coaching</w:t>
              </w:r>
            </w:ins>
          </w:p>
        </w:tc>
        <w:tc>
          <w:tcPr>
            <w:tcW w:w="856" w:type="dxa"/>
            <w:tcPrChange w:id="280" w:author="Palacherla, Susmitha C (NONUS)" w:date="2018-01-17T11:39:00Z">
              <w:tcPr>
                <w:tcW w:w="937" w:type="dxa"/>
              </w:tcPr>
            </w:tcPrChange>
          </w:tcPr>
          <w:p w:rsidR="001F3C08" w:rsidRPr="001D6CCE" w:rsidRDefault="001F3C08" w:rsidP="001F3C08">
            <w:pPr>
              <w:rPr>
                <w:ins w:id="281" w:author="Palacherla, Susmitha C (NONUS)" w:date="2018-01-17T11:37:00Z"/>
                <w:rFonts w:ascii="Times New Roman" w:hAnsi="Times New Roman"/>
              </w:rPr>
            </w:pPr>
            <w:ins w:id="282" w:author="Palacherla, Susmitha C (NONUS)" w:date="2018-01-17T11:37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3708" w:type="dxa"/>
            <w:tcPrChange w:id="283" w:author="Palacherla, Susmitha C (NONUS)" w:date="2018-01-17T11:39:00Z">
              <w:tcPr>
                <w:tcW w:w="3777" w:type="dxa"/>
              </w:tcPr>
            </w:tcPrChange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84" w:author="Palacherla, Susmitha C (NONUS)" w:date="2018-01-17T11:37:00Z"/>
                <w:rFonts w:ascii="Times New Roman" w:hAnsi="Times New Roman"/>
              </w:rPr>
            </w:pPr>
            <w:ins w:id="285" w:author="Palacherla, Susmitha C (NONUS)" w:date="2018-01-17T11:37:00Z">
              <w:r w:rsidRPr="005E52B7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</w:t>
              </w:r>
              <w:r w:rsidRPr="005E52B7">
                <w:rPr>
                  <w:rFonts w:ascii="Times New Roman" w:hAnsi="Times New Roman"/>
                  <w:sz w:val="20"/>
                  <w:szCs w:val="20"/>
                </w:rPr>
                <w:t>01\data\coaching\</w:t>
              </w:r>
            </w:ins>
            <w:ins w:id="286" w:author="Palacherla, Susmitha C (NONUS)" w:date="2018-01-17T11:38:00Z">
              <w:r>
                <w:rPr>
                  <w:rFonts w:ascii="Times New Roman" w:hAnsi="Times New Roman"/>
                  <w:sz w:val="20"/>
                  <w:szCs w:val="20"/>
                </w:rPr>
                <w:t>QUALITY</w:t>
              </w:r>
            </w:ins>
            <w:ins w:id="287" w:author="Palacherla, Susmitha C (NONUS)" w:date="2018-01-17T11:37:00Z">
              <w:r w:rsidRPr="005E52B7">
                <w:rPr>
                  <w:rFonts w:ascii="Times New Roman" w:hAnsi="Times New Roman"/>
                  <w:sz w:val="20"/>
                  <w:szCs w:val="20"/>
                </w:rPr>
                <w:t>\Backups\</w:t>
              </w:r>
            </w:ins>
          </w:p>
        </w:tc>
      </w:tr>
      <w:tr w:rsidR="001F3C08" w:rsidRPr="001D6CCE" w:rsidTr="001F3C08">
        <w:trPr>
          <w:trHeight w:val="368"/>
          <w:ins w:id="288" w:author="Palacherla, Susmitha C (NONUS)" w:date="2018-01-17T11:37:00Z"/>
          <w:trPrChange w:id="289" w:author="Palacherla, Susmitha C (NONUS)" w:date="2018-01-17T11:39:00Z">
            <w:trPr>
              <w:trHeight w:val="368"/>
            </w:trPr>
          </w:trPrChange>
        </w:trPr>
        <w:tc>
          <w:tcPr>
            <w:tcW w:w="1799" w:type="dxa"/>
            <w:tcPrChange w:id="290" w:author="Palacherla, Susmitha C (NONUS)" w:date="2018-01-17T11:39:00Z">
              <w:tcPr>
                <w:tcW w:w="2000" w:type="dxa"/>
              </w:tcPr>
            </w:tcPrChange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91" w:author="Palacherla, Susmitha C (NONUS)" w:date="2018-01-17T11:37:00Z"/>
                <w:rFonts w:ascii="Times New Roman" w:hAnsi="Times New Roman"/>
              </w:rPr>
            </w:pPr>
            <w:proofErr w:type="spellStart"/>
            <w:ins w:id="292" w:author="Palacherla, Susmitha C (NONUS)" w:date="2018-01-17T11:37:00Z">
              <w:r>
                <w:rPr>
                  <w:rFonts w:ascii="Times New Roman" w:hAnsi="Times New Roman"/>
                  <w:sz w:val="20"/>
                  <w:szCs w:val="20"/>
                </w:rPr>
                <w:t>EncryptedOutPath</w:t>
              </w:r>
              <w:proofErr w:type="spellEnd"/>
            </w:ins>
          </w:p>
        </w:tc>
        <w:tc>
          <w:tcPr>
            <w:tcW w:w="2987" w:type="dxa"/>
            <w:tcPrChange w:id="293" w:author="Palacherla, Susmitha C (NONUS)" w:date="2018-01-17T11:39:00Z">
              <w:tcPr>
                <w:tcW w:w="2636" w:type="dxa"/>
              </w:tcPr>
            </w:tcPrChange>
          </w:tcPr>
          <w:p w:rsidR="001F3C08" w:rsidRPr="001D6CCE" w:rsidRDefault="001F3C08" w:rsidP="001F3C08">
            <w:pPr>
              <w:rPr>
                <w:ins w:id="294" w:author="Palacherla, Susmitha C (NONUS)" w:date="2018-01-17T11:37:00Z"/>
                <w:rFonts w:ascii="Times New Roman" w:hAnsi="Times New Roman"/>
                <w:color w:val="000000" w:themeColor="text1"/>
              </w:rPr>
            </w:pPr>
            <w:ins w:id="295" w:author="Palacherla, Susmitha C (NONUS)" w:date="2018-01-17T11:37:00Z">
              <w:r w:rsidRPr="00272E85"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272E85">
                <w:rPr>
                  <w:rFonts w:ascii="Times New Roman" w:hAnsi="Times New Roman"/>
                </w:rPr>
                <w:t>_Coaching</w:t>
              </w:r>
            </w:ins>
          </w:p>
        </w:tc>
        <w:tc>
          <w:tcPr>
            <w:tcW w:w="856" w:type="dxa"/>
            <w:tcPrChange w:id="296" w:author="Palacherla, Susmitha C (NONUS)" w:date="2018-01-17T11:39:00Z">
              <w:tcPr>
                <w:tcW w:w="937" w:type="dxa"/>
              </w:tcPr>
            </w:tcPrChange>
          </w:tcPr>
          <w:p w:rsidR="001F3C08" w:rsidRPr="001D6CCE" w:rsidRDefault="001F3C08" w:rsidP="001F3C08">
            <w:pPr>
              <w:rPr>
                <w:ins w:id="297" w:author="Palacherla, Susmitha C (NONUS)" w:date="2018-01-17T11:37:00Z"/>
                <w:rFonts w:ascii="Times New Roman" w:hAnsi="Times New Roman"/>
              </w:rPr>
            </w:pPr>
            <w:ins w:id="298" w:author="Palacherla, Susmitha C (NONUS)" w:date="2018-01-17T11:37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3708" w:type="dxa"/>
            <w:tcPrChange w:id="299" w:author="Palacherla, Susmitha C (NONUS)" w:date="2018-01-17T11:39:00Z">
              <w:tcPr>
                <w:tcW w:w="3777" w:type="dxa"/>
              </w:tcPr>
            </w:tcPrChange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00" w:author="Palacherla, Susmitha C (NONUS)" w:date="2018-01-17T11:37:00Z"/>
                <w:rFonts w:ascii="Times New Roman" w:hAnsi="Times New Roman"/>
              </w:rPr>
            </w:pPr>
            <w:ins w:id="301" w:author="Palacherla, Susmitha C (NONUS)" w:date="2018-01-17T11:37:00Z">
              <w:r w:rsidRPr="005E52B7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</w:t>
              </w:r>
              <w:r w:rsidRPr="005E52B7">
                <w:rPr>
                  <w:rFonts w:ascii="Times New Roman" w:hAnsi="Times New Roman"/>
                  <w:sz w:val="20"/>
                  <w:szCs w:val="20"/>
                </w:rPr>
                <w:t>01\data\coaching\</w:t>
              </w:r>
            </w:ins>
            <w:ins w:id="302" w:author="Palacherla, Susmitha C (NONUS)" w:date="2018-01-17T11:38:00Z">
              <w:r>
                <w:rPr>
                  <w:rFonts w:ascii="Times New Roman" w:hAnsi="Times New Roman"/>
                  <w:sz w:val="20"/>
                  <w:szCs w:val="20"/>
                </w:rPr>
                <w:t>QUALITY</w:t>
              </w:r>
            </w:ins>
            <w:ins w:id="303" w:author="Palacherla, Susmitha C (NONUS)" w:date="2018-01-17T11:37:00Z">
              <w:r w:rsidRPr="005E52B7">
                <w:rPr>
                  <w:rFonts w:ascii="Times New Roman" w:hAnsi="Times New Roman"/>
                  <w:sz w:val="20"/>
                  <w:szCs w:val="20"/>
                </w:rPr>
                <w:t>\Encrypt_out\</w:t>
              </w:r>
            </w:ins>
          </w:p>
        </w:tc>
      </w:tr>
      <w:tr w:rsidR="001F3C08" w:rsidRPr="001D6CCE" w:rsidTr="001F3C08">
        <w:trPr>
          <w:trHeight w:val="368"/>
          <w:trPrChange w:id="304" w:author="Palacherla, Susmitha C (NONUS)" w:date="2018-01-17T11:39:00Z">
            <w:trPr>
              <w:trHeight w:val="368"/>
            </w:trPr>
          </w:trPrChange>
        </w:trPr>
        <w:tc>
          <w:tcPr>
            <w:tcW w:w="1799" w:type="dxa"/>
            <w:tcPrChange w:id="305" w:author="Palacherla, Susmitha C (NONUS)" w:date="2018-01-17T11:39:00Z">
              <w:tcPr>
                <w:tcW w:w="2000" w:type="dxa"/>
              </w:tcPr>
            </w:tcPrChange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ins w:id="306" w:author="Palacherla, Susmitha C (NONUS)" w:date="2018-01-17T11:37:00Z">
              <w:r>
                <w:rPr>
                  <w:rFonts w:ascii="Times New Roman" w:hAnsi="Times New Roman"/>
                  <w:sz w:val="20"/>
                  <w:szCs w:val="20"/>
                </w:rPr>
                <w:t>EncryptInPath</w:t>
              </w:r>
            </w:ins>
            <w:proofErr w:type="spellEnd"/>
            <w:del w:id="307" w:author="Palacherla, Susmitha C (NONUS)" w:date="2018-01-17T11:37:00Z">
              <w:r w:rsidRPr="001D6CCE" w:rsidDel="00125417">
                <w:rPr>
                  <w:rFonts w:ascii="Times New Roman" w:hAnsi="Times New Roman"/>
                </w:rPr>
                <w:delText>FilePath</w:delText>
              </w:r>
            </w:del>
          </w:p>
        </w:tc>
        <w:tc>
          <w:tcPr>
            <w:tcW w:w="2987" w:type="dxa"/>
            <w:tcPrChange w:id="308" w:author="Palacherla, Susmitha C (NONUS)" w:date="2018-01-17T11:39:00Z">
              <w:tcPr>
                <w:tcW w:w="2636" w:type="dxa"/>
              </w:tcPr>
            </w:tcPrChange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ins w:id="309" w:author="Palacherla, Susmitha C (NONUS)" w:date="2018-01-17T11:37:00Z">
              <w:r w:rsidRPr="00272E85"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272E85">
                <w:rPr>
                  <w:rFonts w:ascii="Times New Roman" w:hAnsi="Times New Roman"/>
                </w:rPr>
                <w:t>_Coaching</w:t>
              </w:r>
            </w:ins>
            <w:del w:id="310" w:author="Palacherla, Susmitha C (NONUS)" w:date="2018-01-17T11:37:00Z">
              <w:r w:rsidRPr="001D6CCE" w:rsidDel="00125417">
                <w:rPr>
                  <w:rFonts w:ascii="Times New Roman" w:hAnsi="Times New Roman"/>
                  <w:color w:val="000000" w:themeColor="text1"/>
                </w:rPr>
                <w:delText>Quality_Other</w:delText>
              </w:r>
              <w:r w:rsidRPr="001D6CCE" w:rsidDel="00125417">
                <w:rPr>
                  <w:rFonts w:ascii="Times New Roman" w:hAnsi="Times New Roman"/>
                </w:rPr>
                <w:delText>_Coaching</w:delText>
              </w:r>
            </w:del>
          </w:p>
        </w:tc>
        <w:tc>
          <w:tcPr>
            <w:tcW w:w="856" w:type="dxa"/>
            <w:tcPrChange w:id="311" w:author="Palacherla, Susmitha C (NONUS)" w:date="2018-01-17T11:39:00Z">
              <w:tcPr>
                <w:tcW w:w="937" w:type="dxa"/>
              </w:tcPr>
            </w:tcPrChange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ins w:id="312" w:author="Palacherla, Susmitha C (NONUS)" w:date="2018-01-17T11:37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  <w:del w:id="313" w:author="Palacherla, Susmitha C (NONUS)" w:date="2018-01-17T11:37:00Z">
              <w:r w:rsidRPr="001D6CCE" w:rsidDel="00125417">
                <w:rPr>
                  <w:rFonts w:ascii="Times New Roman" w:hAnsi="Times New Roman"/>
                </w:rPr>
                <w:delText>String</w:delText>
              </w:r>
            </w:del>
          </w:p>
        </w:tc>
        <w:tc>
          <w:tcPr>
            <w:tcW w:w="3708" w:type="dxa"/>
            <w:tcPrChange w:id="314" w:author="Palacherla, Susmitha C (NONUS)" w:date="2018-01-17T11:39:00Z">
              <w:tcPr>
                <w:tcW w:w="3777" w:type="dxa"/>
              </w:tcPr>
            </w:tcPrChange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ins w:id="315" w:author="Palacherla, Susmitha C (NONUS)" w:date="2018-01-17T11:37:00Z">
              <w:r w:rsidRPr="005E52B7">
                <w:rPr>
                  <w:rFonts w:ascii="Times New Roman" w:hAnsi="Times New Roman"/>
                  <w:sz w:val="20"/>
                  <w:szCs w:val="20"/>
                </w:rPr>
                <w:t>\\f3420-ecldb</w:t>
              </w:r>
              <w:r>
                <w:rPr>
                  <w:rFonts w:ascii="Times New Roman" w:hAnsi="Times New Roman"/>
                  <w:sz w:val="20"/>
                  <w:szCs w:val="20"/>
                </w:rPr>
                <w:t>p</w:t>
              </w:r>
              <w:r w:rsidRPr="005E52B7">
                <w:rPr>
                  <w:rFonts w:ascii="Times New Roman" w:hAnsi="Times New Roman"/>
                  <w:sz w:val="20"/>
                  <w:szCs w:val="20"/>
                </w:rPr>
                <w:t>01\data\coaching\</w:t>
              </w:r>
            </w:ins>
            <w:ins w:id="316" w:author="Palacherla, Susmitha C (NONUS)" w:date="2018-01-17T11:38:00Z">
              <w:r>
                <w:rPr>
                  <w:rFonts w:ascii="Times New Roman" w:hAnsi="Times New Roman"/>
                  <w:sz w:val="20"/>
                  <w:szCs w:val="20"/>
                </w:rPr>
                <w:t>QUALITY</w:t>
              </w:r>
            </w:ins>
            <w:ins w:id="317" w:author="Palacherla, Susmitha C (NONUS)" w:date="2018-01-17T11:37:00Z">
              <w:r w:rsidRPr="005E52B7">
                <w:rPr>
                  <w:rFonts w:ascii="Times New Roman" w:hAnsi="Times New Roman"/>
                  <w:sz w:val="20"/>
                  <w:szCs w:val="20"/>
                </w:rPr>
                <w:t>\Encrypt_in\</w:t>
              </w:r>
            </w:ins>
            <w:del w:id="318" w:author="Palacherla, Susmitha C (NONUS)" w:date="2018-01-17T11:37:00Z">
              <w:r w:rsidRPr="001D6CCE" w:rsidDel="00125417">
                <w:rPr>
                  <w:rFonts w:ascii="Times New Roman" w:hAnsi="Times New Roman"/>
                </w:rPr>
                <w:delText>\\vrivscors01\BCC Scorecards\Coaching\</w:delText>
              </w:r>
              <w:r w:rsidRPr="001D6CCE" w:rsidDel="00125417">
                <w:rPr>
                  <w:rFonts w:ascii="Times New Roman" w:hAnsi="Times New Roman"/>
                  <w:color w:val="000000" w:themeColor="text1"/>
                </w:rPr>
                <w:delText>Quality\</w:delText>
              </w:r>
            </w:del>
          </w:p>
        </w:tc>
      </w:tr>
      <w:tr w:rsidR="00D03711" w:rsidRPr="001D6CCE" w:rsidTr="001F3C08">
        <w:trPr>
          <w:trHeight w:val="368"/>
          <w:trPrChange w:id="319" w:author="Palacherla, Susmitha C (NONUS)" w:date="2018-01-17T11:39:00Z">
            <w:trPr>
              <w:trHeight w:val="368"/>
            </w:trPr>
          </w:trPrChange>
        </w:trPr>
        <w:tc>
          <w:tcPr>
            <w:tcW w:w="1799" w:type="dxa"/>
            <w:tcPrChange w:id="320" w:author="Palacherla, Susmitha C (NONUS)" w:date="2018-01-17T11:39:00Z">
              <w:tcPr>
                <w:tcW w:w="2000" w:type="dxa"/>
              </w:tcPr>
            </w:tcPrChange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varDBName</w:t>
            </w:r>
            <w:proofErr w:type="spellEnd"/>
          </w:p>
        </w:tc>
        <w:tc>
          <w:tcPr>
            <w:tcW w:w="2987" w:type="dxa"/>
            <w:tcPrChange w:id="321" w:author="Palacherla, Susmitha C (NONUS)" w:date="2018-01-17T11:39:00Z">
              <w:tcPr>
                <w:tcW w:w="2636" w:type="dxa"/>
              </w:tcPr>
            </w:tcPrChange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856" w:type="dxa"/>
            <w:tcPrChange w:id="322" w:author="Palacherla, Susmitha C (NONUS)" w:date="2018-01-17T11:39:00Z">
              <w:tcPr>
                <w:tcW w:w="937" w:type="dxa"/>
              </w:tcPr>
            </w:tcPrChange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708" w:type="dxa"/>
            <w:tcPrChange w:id="323" w:author="Palacherla, Susmitha C (NONUS)" w:date="2018-01-17T11:39:00Z">
              <w:tcPr>
                <w:tcW w:w="3777" w:type="dxa"/>
              </w:tcPr>
            </w:tcPrChange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Dev</w:t>
            </w:r>
          </w:p>
        </w:tc>
      </w:tr>
      <w:tr w:rsidR="00D03711" w:rsidRPr="001D6CCE" w:rsidDel="001F3C08" w:rsidTr="001F3C08">
        <w:trPr>
          <w:trHeight w:val="368"/>
          <w:del w:id="324" w:author="Palacherla, Susmitha C (NONUS)" w:date="2018-01-17T11:39:00Z"/>
          <w:trPrChange w:id="325" w:author="Palacherla, Susmitha C (NONUS)" w:date="2018-01-17T11:39:00Z">
            <w:trPr>
              <w:trHeight w:val="368"/>
            </w:trPr>
          </w:trPrChange>
        </w:trPr>
        <w:tc>
          <w:tcPr>
            <w:tcW w:w="1799" w:type="dxa"/>
            <w:tcPrChange w:id="326" w:author="Palacherla, Susmitha C (NONUS)" w:date="2018-01-17T11:39:00Z">
              <w:tcPr>
                <w:tcW w:w="2000" w:type="dxa"/>
              </w:tcPr>
            </w:tcPrChange>
          </w:tcPr>
          <w:p w:rsidR="00D03711" w:rsidRPr="001D6CCE" w:rsidDel="001F3C08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27" w:author="Palacherla, Susmitha C (NONUS)" w:date="2018-01-17T11:39:00Z"/>
                <w:rFonts w:ascii="Times New Roman" w:hAnsi="Times New Roman"/>
              </w:rPr>
            </w:pPr>
            <w:del w:id="328" w:author="Palacherla, Susmitha C (NONUS)" w:date="2018-01-17T11:39:00Z">
              <w:r w:rsidRPr="001D6CCE" w:rsidDel="001F3C08">
                <w:rPr>
                  <w:rFonts w:ascii="Times New Roman" w:hAnsi="Times New Roman"/>
                </w:rPr>
                <w:delText>varFileName</w:delText>
              </w:r>
            </w:del>
          </w:p>
        </w:tc>
        <w:tc>
          <w:tcPr>
            <w:tcW w:w="2987" w:type="dxa"/>
            <w:tcPrChange w:id="329" w:author="Palacherla, Susmitha C (NONUS)" w:date="2018-01-17T11:39:00Z">
              <w:tcPr>
                <w:tcW w:w="2636" w:type="dxa"/>
              </w:tcPr>
            </w:tcPrChange>
          </w:tcPr>
          <w:p w:rsidR="00D03711" w:rsidRPr="001D6CCE" w:rsidDel="001F3C08" w:rsidRDefault="00EB552F">
            <w:pPr>
              <w:rPr>
                <w:del w:id="330" w:author="Palacherla, Susmitha C (NONUS)" w:date="2018-01-17T11:39:00Z"/>
                <w:rFonts w:ascii="Times New Roman" w:hAnsi="Times New Roman"/>
              </w:rPr>
            </w:pPr>
            <w:del w:id="331" w:author="Palacherla, Susmitha C (NONUS)" w:date="2018-01-17T11:39:00Z">
              <w:r w:rsidRPr="001D6CCE" w:rsidDel="001F3C08">
                <w:rPr>
                  <w:rFonts w:ascii="Times New Roman" w:hAnsi="Times New Roman"/>
                  <w:color w:val="000000" w:themeColor="text1"/>
                </w:rPr>
                <w:delText>Quality_Other</w:delText>
              </w:r>
              <w:r w:rsidR="00D03711" w:rsidRPr="001D6CCE" w:rsidDel="001F3C08">
                <w:rPr>
                  <w:rFonts w:ascii="Times New Roman" w:hAnsi="Times New Roman"/>
                </w:rPr>
                <w:delText>_Coaching</w:delText>
              </w:r>
            </w:del>
          </w:p>
        </w:tc>
        <w:tc>
          <w:tcPr>
            <w:tcW w:w="856" w:type="dxa"/>
            <w:tcPrChange w:id="332" w:author="Palacherla, Susmitha C (NONUS)" w:date="2018-01-17T11:39:00Z">
              <w:tcPr>
                <w:tcW w:w="937" w:type="dxa"/>
              </w:tcPr>
            </w:tcPrChange>
          </w:tcPr>
          <w:p w:rsidR="00D03711" w:rsidRPr="001D6CCE" w:rsidDel="001F3C08" w:rsidRDefault="00D03711" w:rsidP="0095088D">
            <w:pPr>
              <w:rPr>
                <w:del w:id="333" w:author="Palacherla, Susmitha C (NONUS)" w:date="2018-01-17T11:39:00Z"/>
                <w:rFonts w:ascii="Times New Roman" w:hAnsi="Times New Roman"/>
              </w:rPr>
            </w:pPr>
            <w:del w:id="334" w:author="Palacherla, Susmitha C (NONUS)" w:date="2018-01-17T11:39:00Z">
              <w:r w:rsidRPr="001D6CCE" w:rsidDel="001F3C08">
                <w:rPr>
                  <w:rFonts w:ascii="Times New Roman" w:hAnsi="Times New Roman"/>
                </w:rPr>
                <w:delText>String</w:delText>
              </w:r>
            </w:del>
          </w:p>
        </w:tc>
        <w:tc>
          <w:tcPr>
            <w:tcW w:w="3708" w:type="dxa"/>
            <w:tcPrChange w:id="335" w:author="Palacherla, Susmitha C (NONUS)" w:date="2018-01-17T11:39:00Z">
              <w:tcPr>
                <w:tcW w:w="3777" w:type="dxa"/>
              </w:tcPr>
            </w:tcPrChange>
          </w:tcPr>
          <w:p w:rsidR="00D03711" w:rsidRPr="001D6CCE" w:rsidDel="001F3C08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36" w:author="Palacherla, Susmitha C (NONUS)" w:date="2018-01-17T11:39:00Z"/>
                <w:rFonts w:ascii="Times New Roman" w:hAnsi="Times New Roman"/>
              </w:rPr>
            </w:pPr>
          </w:p>
        </w:tc>
      </w:tr>
      <w:tr w:rsidR="00D03711" w:rsidRPr="001D6CCE" w:rsidTr="001F3C08">
        <w:trPr>
          <w:trHeight w:val="368"/>
          <w:trPrChange w:id="337" w:author="Palacherla, Susmitha C (NONUS)" w:date="2018-01-17T11:39:00Z">
            <w:trPr>
              <w:trHeight w:val="368"/>
            </w:trPr>
          </w:trPrChange>
        </w:trPr>
        <w:tc>
          <w:tcPr>
            <w:tcW w:w="1799" w:type="dxa"/>
            <w:tcPrChange w:id="338" w:author="Palacherla, Susmitha C (NONUS)" w:date="2018-01-17T11:39:00Z">
              <w:tcPr>
                <w:tcW w:w="2000" w:type="dxa"/>
              </w:tcPr>
            </w:tcPrChange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FailMessage</w:t>
            </w:r>
            <w:proofErr w:type="spellEnd"/>
          </w:p>
        </w:tc>
        <w:tc>
          <w:tcPr>
            <w:tcW w:w="2987" w:type="dxa"/>
            <w:tcPrChange w:id="339" w:author="Palacherla, Susmitha C (NONUS)" w:date="2018-01-17T11:39:00Z">
              <w:tcPr>
                <w:tcW w:w="2636" w:type="dxa"/>
              </w:tcPr>
            </w:tcPrChange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856" w:type="dxa"/>
            <w:tcPrChange w:id="340" w:author="Palacherla, Susmitha C (NONUS)" w:date="2018-01-17T11:39:00Z">
              <w:tcPr>
                <w:tcW w:w="937" w:type="dxa"/>
              </w:tcPr>
            </w:tcPrChange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708" w:type="dxa"/>
            <w:tcPrChange w:id="341" w:author="Palacherla, Susmitha C (NONUS)" w:date="2018-01-17T11:39:00Z">
              <w:tcPr>
                <w:tcW w:w="3777" w:type="dxa"/>
              </w:tcPr>
            </w:tcPrChange>
          </w:tcPr>
          <w:p w:rsidR="00D03711" w:rsidRPr="001D6CCE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ins w:id="342" w:author="Palacherla, Susmitha C (NONUS)" w:date="2018-01-17T11:38:00Z">
              <w:r w:rsidR="001F3C08" w:rsidRPr="001F3C08">
                <w:rPr>
                  <w:rFonts w:ascii="Times New Roman" w:hAnsi="Times New Roman"/>
                  <w:color w:val="000000" w:themeColor="text1"/>
                </w:rPr>
                <w:t xml:space="preserve">"Quality Other Coaching Load of file \"" + </w:t>
              </w:r>
              <w:proofErr w:type="gramStart"/>
              <w:r w:rsidR="001F3C08" w:rsidRPr="001F3C08">
                <w:rPr>
                  <w:rFonts w:ascii="Times New Roman" w:hAnsi="Times New Roman"/>
                  <w:color w:val="000000" w:themeColor="text1"/>
                </w:rPr>
                <w:t>@[</w:t>
              </w:r>
              <w:proofErr w:type="gramEnd"/>
              <w:r w:rsidR="001F3C08" w:rsidRPr="001F3C08">
                <w:rPr>
                  <w:rFonts w:ascii="Times New Roman" w:hAnsi="Times New Roman"/>
                  <w:color w:val="000000" w:themeColor="text1"/>
                </w:rPr>
                <w:t>User::</w:t>
              </w:r>
              <w:proofErr w:type="spellStart"/>
              <w:r w:rsidR="001F3C08" w:rsidRPr="001F3C08">
                <w:rPr>
                  <w:rFonts w:ascii="Times New Roman" w:hAnsi="Times New Roman"/>
                  <w:color w:val="000000" w:themeColor="text1"/>
                </w:rPr>
                <w:t>VarFileName</w:t>
              </w:r>
              <w:proofErr w:type="spellEnd"/>
              <w:r w:rsidR="001F3C08" w:rsidRPr="001F3C08">
                <w:rPr>
                  <w:rFonts w:ascii="Times New Roman" w:hAnsi="Times New Roman"/>
                  <w:color w:val="000000" w:themeColor="text1"/>
                </w:rPr>
                <w:t xml:space="preserve">] + "\"  </w:t>
              </w:r>
              <w:r w:rsidR="001F3C08" w:rsidRPr="001F3C08">
                <w:rPr>
                  <w:rFonts w:ascii="Times New Roman" w:hAnsi="Times New Roman"/>
                  <w:color w:val="000000" w:themeColor="text1"/>
                </w:rPr>
                <w:lastRenderedPageBreak/>
                <w:t>failed in " +  @[User::</w:t>
              </w:r>
              <w:proofErr w:type="spellStart"/>
              <w:r w:rsidR="001F3C08" w:rsidRPr="001F3C08">
                <w:rPr>
                  <w:rFonts w:ascii="Times New Roman" w:hAnsi="Times New Roman"/>
                  <w:color w:val="000000" w:themeColor="text1"/>
                </w:rPr>
                <w:t>VarDBName</w:t>
              </w:r>
              <w:proofErr w:type="spellEnd"/>
              <w:r w:rsidR="001F3C08" w:rsidRPr="001F3C08">
                <w:rPr>
                  <w:rFonts w:ascii="Times New Roman" w:hAnsi="Times New Roman"/>
                  <w:color w:val="000000" w:themeColor="text1"/>
                </w:rPr>
                <w:t>]+"."</w:t>
              </w:r>
            </w:ins>
            <w:del w:id="343" w:author="Palacherla, Susmitha C (NONUS)" w:date="2018-01-17T11:38:00Z">
              <w:r w:rsidR="00EB552F" w:rsidRPr="001D6CCE" w:rsidDel="001F3C08">
                <w:rPr>
                  <w:rFonts w:ascii="Times New Roman" w:hAnsi="Times New Roman"/>
                  <w:color w:val="000000" w:themeColor="text1"/>
                </w:rPr>
                <w:delText>Quality Other</w:delText>
              </w:r>
              <w:r w:rsidRPr="001D6CCE" w:rsidDel="001F3C08">
                <w:rPr>
                  <w:rFonts w:ascii="Times New Roman" w:hAnsi="Times New Roman"/>
                  <w:color w:val="000000" w:themeColor="text1"/>
                </w:rPr>
                <w:delText xml:space="preserve"> </w:delText>
              </w:r>
              <w:r w:rsidRPr="001D6CCE" w:rsidDel="001F3C08">
                <w:rPr>
                  <w:rFonts w:ascii="Times New Roman" w:hAnsi="Times New Roman"/>
                </w:rPr>
                <w:delText>Coaching Load failed in Dev</w:delText>
              </w:r>
            </w:del>
          </w:p>
        </w:tc>
      </w:tr>
      <w:tr w:rsidR="00D03711" w:rsidRPr="001D6CCE" w:rsidTr="001F3C08">
        <w:trPr>
          <w:trHeight w:val="368"/>
          <w:trPrChange w:id="344" w:author="Palacherla, Susmitha C (NONUS)" w:date="2018-01-17T11:39:00Z">
            <w:trPr>
              <w:trHeight w:val="368"/>
            </w:trPr>
          </w:trPrChange>
        </w:trPr>
        <w:tc>
          <w:tcPr>
            <w:tcW w:w="1799" w:type="dxa"/>
            <w:tcPrChange w:id="345" w:author="Palacherla, Susmitha C (NONUS)" w:date="2018-01-17T11:39:00Z">
              <w:tcPr>
                <w:tcW w:w="2000" w:type="dxa"/>
              </w:tcPr>
            </w:tcPrChange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lastRenderedPageBreak/>
              <w:t>StagedCount</w:t>
            </w:r>
            <w:proofErr w:type="spellEnd"/>
          </w:p>
        </w:tc>
        <w:tc>
          <w:tcPr>
            <w:tcW w:w="2987" w:type="dxa"/>
            <w:tcPrChange w:id="346" w:author="Palacherla, Susmitha C (NONUS)" w:date="2018-01-17T11:39:00Z">
              <w:tcPr>
                <w:tcW w:w="2636" w:type="dxa"/>
              </w:tcPr>
            </w:tcPrChange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856" w:type="dxa"/>
            <w:tcPrChange w:id="347" w:author="Palacherla, Susmitha C (NONUS)" w:date="2018-01-17T11:39:00Z">
              <w:tcPr>
                <w:tcW w:w="937" w:type="dxa"/>
              </w:tcPr>
            </w:tcPrChange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  <w:tcPrChange w:id="348" w:author="Palacherla, Susmitha C (NONUS)" w:date="2018-01-17T11:39:00Z">
              <w:tcPr>
                <w:tcW w:w="3777" w:type="dxa"/>
              </w:tcPr>
            </w:tcPrChange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1F3C08">
        <w:trPr>
          <w:trHeight w:val="368"/>
          <w:trPrChange w:id="349" w:author="Palacherla, Susmitha C (NONUS)" w:date="2018-01-17T11:39:00Z">
            <w:trPr>
              <w:trHeight w:val="368"/>
            </w:trPr>
          </w:trPrChange>
        </w:trPr>
        <w:tc>
          <w:tcPr>
            <w:tcW w:w="1799" w:type="dxa"/>
            <w:tcPrChange w:id="350" w:author="Palacherla, Susmitha C (NONUS)" w:date="2018-01-17T11:39:00Z">
              <w:tcPr>
                <w:tcW w:w="2000" w:type="dxa"/>
              </w:tcPr>
            </w:tcPrChange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RejectedCount</w:t>
            </w:r>
            <w:proofErr w:type="spellEnd"/>
          </w:p>
        </w:tc>
        <w:tc>
          <w:tcPr>
            <w:tcW w:w="2987" w:type="dxa"/>
            <w:tcPrChange w:id="351" w:author="Palacherla, Susmitha C (NONUS)" w:date="2018-01-17T11:39:00Z">
              <w:tcPr>
                <w:tcW w:w="2636" w:type="dxa"/>
              </w:tcPr>
            </w:tcPrChange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856" w:type="dxa"/>
            <w:tcPrChange w:id="352" w:author="Palacherla, Susmitha C (NONUS)" w:date="2018-01-17T11:39:00Z">
              <w:tcPr>
                <w:tcW w:w="937" w:type="dxa"/>
              </w:tcPr>
            </w:tcPrChange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  <w:tcPrChange w:id="353" w:author="Palacherla, Susmitha C (NONUS)" w:date="2018-01-17T11:39:00Z">
              <w:tcPr>
                <w:tcW w:w="3777" w:type="dxa"/>
              </w:tcPr>
            </w:tcPrChange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1F3C08">
        <w:trPr>
          <w:trHeight w:val="368"/>
          <w:trPrChange w:id="354" w:author="Palacherla, Susmitha C (NONUS)" w:date="2018-01-17T11:39:00Z">
            <w:trPr>
              <w:trHeight w:val="368"/>
            </w:trPr>
          </w:trPrChange>
        </w:trPr>
        <w:tc>
          <w:tcPr>
            <w:tcW w:w="1799" w:type="dxa"/>
            <w:tcPrChange w:id="355" w:author="Palacherla, Susmitha C (NONUS)" w:date="2018-01-17T11:39:00Z">
              <w:tcPr>
                <w:tcW w:w="2000" w:type="dxa"/>
              </w:tcPr>
            </w:tcPrChange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LoadedCount</w:t>
            </w:r>
            <w:proofErr w:type="spellEnd"/>
          </w:p>
        </w:tc>
        <w:tc>
          <w:tcPr>
            <w:tcW w:w="2987" w:type="dxa"/>
            <w:tcPrChange w:id="356" w:author="Palacherla, Susmitha C (NONUS)" w:date="2018-01-17T11:39:00Z">
              <w:tcPr>
                <w:tcW w:w="2636" w:type="dxa"/>
              </w:tcPr>
            </w:tcPrChange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856" w:type="dxa"/>
            <w:tcPrChange w:id="357" w:author="Palacherla, Susmitha C (NONUS)" w:date="2018-01-17T11:39:00Z">
              <w:tcPr>
                <w:tcW w:w="937" w:type="dxa"/>
              </w:tcPr>
            </w:tcPrChange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  <w:tcPrChange w:id="358" w:author="Palacherla, Susmitha C (NONUS)" w:date="2018-01-17T11:39:00Z">
              <w:tcPr>
                <w:tcW w:w="3777" w:type="dxa"/>
              </w:tcPr>
            </w:tcPrChange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1F3C08" w:rsidRPr="001D6CCE" w:rsidTr="001F3C08">
        <w:trPr>
          <w:trHeight w:val="368"/>
          <w:ins w:id="359" w:author="Palacherla, Susmitha C (NONUS)" w:date="2018-01-17T11:39:00Z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60" w:author="Palacherla, Susmitha C (NONUS)" w:date="2018-01-17T11:39:00Z"/>
                <w:rFonts w:ascii="Times New Roman" w:hAnsi="Times New Roman"/>
              </w:rPr>
            </w:pPr>
            <w:proofErr w:type="spellStart"/>
            <w:ins w:id="361" w:author="Palacherla, Susmitha C (NONUS)" w:date="2018-01-17T11:39:00Z">
              <w:r w:rsidRPr="00CA5EB0">
                <w:rPr>
                  <w:rFonts w:ascii="Times New Roman" w:hAnsi="Times New Roman"/>
                  <w:sz w:val="20"/>
                  <w:szCs w:val="20"/>
                </w:rPr>
                <w:t>varFileName</w:t>
              </w:r>
              <w:proofErr w:type="spellEnd"/>
            </w:ins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ins w:id="362" w:author="Palacherla, Susmitha C (NONUS)" w:date="2018-01-17T11:39:00Z"/>
                <w:rFonts w:ascii="Times New Roman" w:hAnsi="Times New Roman"/>
                <w:color w:val="000000" w:themeColor="text1"/>
              </w:rPr>
            </w:pPr>
            <w:ins w:id="363" w:author="Palacherla, Susmitha C (NONUS)" w:date="2018-01-17T11:39:00Z">
              <w:r w:rsidRPr="00597A7A"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597A7A">
                <w:rPr>
                  <w:rFonts w:ascii="Times New Roman" w:hAnsi="Times New Roman"/>
                </w:rPr>
                <w:t>_Coaching</w:t>
              </w:r>
            </w:ins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64" w:author="Palacherla, Susmitha C (NONUS)" w:date="2018-01-17T11:39:00Z"/>
                <w:rFonts w:ascii="Times New Roman" w:hAnsi="Times New Roman"/>
              </w:rPr>
            </w:pPr>
            <w:ins w:id="365" w:author="Palacherla, Susmitha C (NONUS)" w:date="2018-01-17T11:39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66" w:author="Palacherla, Susmitha C (NONUS)" w:date="2018-01-17T11:39:00Z"/>
                <w:rFonts w:ascii="Times New Roman" w:hAnsi="Times New Roman"/>
              </w:rPr>
            </w:pPr>
          </w:p>
        </w:tc>
      </w:tr>
      <w:tr w:rsidR="001F3C08" w:rsidRPr="001D6CCE" w:rsidTr="001F3C08">
        <w:trPr>
          <w:trHeight w:val="368"/>
          <w:ins w:id="367" w:author="Palacherla, Susmitha C (NONUS)" w:date="2018-01-17T11:39:00Z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68" w:author="Palacherla, Susmitha C (NONUS)" w:date="2018-01-17T11:39:00Z"/>
                <w:rFonts w:ascii="Times New Roman" w:hAnsi="Times New Roman"/>
              </w:rPr>
            </w:pPr>
            <w:proofErr w:type="spellStart"/>
            <w:ins w:id="369" w:author="Palacherla, Susmitha C (NONUS)" w:date="2018-01-17T11:39:00Z">
              <w:r w:rsidRPr="00CA5EB0">
                <w:rPr>
                  <w:rFonts w:ascii="Times New Roman" w:hAnsi="Times New Roman"/>
                  <w:sz w:val="20"/>
                  <w:szCs w:val="20"/>
                </w:rPr>
                <w:t>var</w:t>
              </w:r>
              <w:r>
                <w:rPr>
                  <w:rFonts w:ascii="Times New Roman" w:hAnsi="Times New Roman"/>
                  <w:sz w:val="20"/>
                  <w:szCs w:val="20"/>
                </w:rPr>
                <w:t>Encrypted</w:t>
              </w:r>
              <w:r w:rsidRPr="00CA5EB0">
                <w:rPr>
                  <w:rFonts w:ascii="Times New Roman" w:hAnsi="Times New Roman"/>
                  <w:sz w:val="20"/>
                  <w:szCs w:val="20"/>
                </w:rPr>
                <w:t>FileName</w:t>
              </w:r>
              <w:proofErr w:type="spellEnd"/>
            </w:ins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ins w:id="370" w:author="Palacherla, Susmitha C (NONUS)" w:date="2018-01-17T11:39:00Z"/>
                <w:rFonts w:ascii="Times New Roman" w:hAnsi="Times New Roman"/>
                <w:color w:val="000000" w:themeColor="text1"/>
              </w:rPr>
            </w:pPr>
            <w:ins w:id="371" w:author="Palacherla, Susmitha C (NONUS)" w:date="2018-01-17T11:39:00Z">
              <w:r w:rsidRPr="00597A7A"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597A7A">
                <w:rPr>
                  <w:rFonts w:ascii="Times New Roman" w:hAnsi="Times New Roman"/>
                </w:rPr>
                <w:t>_Coaching</w:t>
              </w:r>
            </w:ins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72" w:author="Palacherla, Susmitha C (NONUS)" w:date="2018-01-17T11:39:00Z"/>
                <w:rFonts w:ascii="Times New Roman" w:hAnsi="Times New Roman"/>
              </w:rPr>
            </w:pPr>
            <w:ins w:id="373" w:author="Palacherla, Susmitha C (NONUS)" w:date="2018-01-17T11:39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74" w:author="Palacherla, Susmitha C (NONUS)" w:date="2018-01-17T11:39:00Z"/>
                <w:rFonts w:ascii="Times New Roman" w:hAnsi="Times New Roman"/>
              </w:rPr>
            </w:pPr>
          </w:p>
        </w:tc>
      </w:tr>
      <w:tr w:rsidR="001F3C08" w:rsidRPr="001D6CCE" w:rsidTr="001F3C08">
        <w:trPr>
          <w:trHeight w:val="368"/>
          <w:ins w:id="375" w:author="Palacherla, Susmitha C (NONUS)" w:date="2018-01-17T11:39:00Z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76" w:author="Palacherla, Susmitha C (NONUS)" w:date="2018-01-17T11:39:00Z"/>
                <w:rFonts w:ascii="Times New Roman" w:hAnsi="Times New Roman"/>
              </w:rPr>
            </w:pPr>
            <w:proofErr w:type="spellStart"/>
            <w:ins w:id="377" w:author="Palacherla, Susmitha C (NONUS)" w:date="2018-01-17T11:39:00Z">
              <w:r>
                <w:rPr>
                  <w:rFonts w:ascii="Times New Roman" w:hAnsi="Times New Roman"/>
                  <w:sz w:val="20"/>
                  <w:szCs w:val="20"/>
                </w:rPr>
                <w:t>varFailedFile</w:t>
              </w:r>
              <w:proofErr w:type="spellEnd"/>
            </w:ins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ins w:id="378" w:author="Palacherla, Susmitha C (NONUS)" w:date="2018-01-17T11:39:00Z"/>
                <w:rFonts w:ascii="Times New Roman" w:hAnsi="Times New Roman"/>
                <w:color w:val="000000" w:themeColor="text1"/>
              </w:rPr>
            </w:pPr>
            <w:ins w:id="379" w:author="Palacherla, Susmitha C (NONUS)" w:date="2018-01-17T11:39:00Z">
              <w:r w:rsidRPr="00597A7A">
                <w:rPr>
                  <w:rFonts w:ascii="Times New Roman" w:hAnsi="Times New Roman"/>
                  <w:color w:val="000000" w:themeColor="text1"/>
                </w:rPr>
                <w:t>Quality_Other</w:t>
              </w:r>
              <w:r w:rsidRPr="00597A7A">
                <w:rPr>
                  <w:rFonts w:ascii="Times New Roman" w:hAnsi="Times New Roman"/>
                </w:rPr>
                <w:t>_Coaching</w:t>
              </w:r>
            </w:ins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80" w:author="Palacherla, Susmitha C (NONUS)" w:date="2018-01-17T11:39:00Z"/>
                <w:rFonts w:ascii="Times New Roman" w:hAnsi="Times New Roman"/>
              </w:rPr>
            </w:pPr>
            <w:ins w:id="381" w:author="Palacherla, Susmitha C (NONUS)" w:date="2018-01-17T11:39:00Z">
              <w:r w:rsidRPr="00CA5EB0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382" w:author="Palacherla, Susmitha C (NONUS)" w:date="2018-01-17T11:39:00Z"/>
                <w:rFonts w:ascii="Times New Roman" w:hAnsi="Times New Roman"/>
              </w:rPr>
            </w:pPr>
          </w:p>
        </w:tc>
      </w:tr>
      <w:tr w:rsidR="00E42C88" w:rsidRPr="001D6CCE" w:rsidTr="001F3C08">
        <w:trPr>
          <w:trHeight w:val="368"/>
          <w:trPrChange w:id="383" w:author="Palacherla, Susmitha C (NONUS)" w:date="2018-01-17T11:39:00Z">
            <w:trPr>
              <w:trHeight w:val="368"/>
            </w:trPr>
          </w:trPrChange>
        </w:trPr>
        <w:tc>
          <w:tcPr>
            <w:tcW w:w="1799" w:type="dxa"/>
            <w:tcPrChange w:id="384" w:author="Palacherla, Susmitha C (NONUS)" w:date="2018-01-17T11:39:00Z">
              <w:tcPr>
                <w:tcW w:w="2000" w:type="dxa"/>
              </w:tcPr>
            </w:tcPrChange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987" w:type="dxa"/>
            <w:tcPrChange w:id="385" w:author="Palacherla, Susmitha C (NONUS)" w:date="2018-01-17T11:39:00Z">
              <w:tcPr>
                <w:tcW w:w="2636" w:type="dxa"/>
              </w:tcPr>
            </w:tcPrChange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856" w:type="dxa"/>
            <w:tcPrChange w:id="386" w:author="Palacherla, Susmitha C (NONUS)" w:date="2018-01-17T11:39:00Z">
              <w:tcPr>
                <w:tcW w:w="937" w:type="dxa"/>
              </w:tcPr>
            </w:tcPrChange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08" w:type="dxa"/>
            <w:tcPrChange w:id="387" w:author="Palacherla, Susmitha C (NONUS)" w:date="2018-01-17T11:39:00Z">
              <w:tcPr>
                <w:tcW w:w="3777" w:type="dxa"/>
              </w:tcPr>
            </w:tcPrChange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E654C3" w:rsidRPr="001D6CCE" w:rsidRDefault="00E654C3" w:rsidP="00E654C3">
      <w:pPr>
        <w:rPr>
          <w:rFonts w:ascii="Times New Roman" w:hAnsi="Times New Roman"/>
          <w:b/>
        </w:rPr>
      </w:pPr>
    </w:p>
    <w:p w:rsidR="00E654C3" w:rsidRPr="001D6CCE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Destinationdb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F3420-ECLDBD01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>
        <w:rPr>
          <w:rFonts w:ascii="Times New Roman" w:hAnsi="Times New Roman"/>
        </w:rPr>
        <w:t>F3420-ECLDBP01</w:t>
      </w:r>
      <w:r w:rsidRPr="00257251">
        <w:rPr>
          <w:rFonts w:ascii="Times New Roman" w:hAnsi="Times New Roman"/>
        </w:rPr>
        <w:t xml:space="preserve"> – eCoaching</w:t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  <w:color w:val="000000" w:themeColor="text1"/>
        </w:rPr>
        <w:t>CTC</w:t>
      </w:r>
      <w:r w:rsidR="00265092" w:rsidRPr="001D6CCE">
        <w:rPr>
          <w:rFonts w:ascii="Times New Roman" w:hAnsi="Times New Roman"/>
        </w:rPr>
        <w:t>_File</w:t>
      </w:r>
      <w:proofErr w:type="spellEnd"/>
    </w:p>
    <w:p w:rsidR="00E654C3" w:rsidRPr="001F3C08" w:rsidRDefault="00E654C3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rPrChange w:id="388" w:author="Palacherla, Susmitha C (NONUS)" w:date="2018-01-17T11:40:00Z">
            <w:rPr/>
          </w:rPrChange>
        </w:rPr>
        <w:pPrChange w:id="389" w:author="Palacherla, Susmitha C (NONUS)" w:date="2018-01-17T11:40:00Z">
          <w:pPr>
            <w:pStyle w:val="ListParagraph"/>
            <w:widowControl w:val="0"/>
            <w:numPr>
              <w:numId w:val="7"/>
            </w:numPr>
            <w:autoSpaceDE w:val="0"/>
            <w:autoSpaceDN w:val="0"/>
            <w:adjustRightInd w:val="0"/>
            <w:spacing w:after="0" w:line="240" w:lineRule="auto"/>
            <w:ind w:left="1800" w:hanging="360"/>
          </w:pPr>
        </w:pPrChange>
      </w:pPr>
      <w:del w:id="390" w:author="Palacherla, Susmitha C (NONUS)" w:date="2018-01-17T11:40:00Z">
        <w:r w:rsidRPr="001F3C08" w:rsidDel="001F3C08">
          <w:rPr>
            <w:rFonts w:ascii="Times New Roman" w:hAnsi="Times New Roman"/>
            <w:rPrChange w:id="391" w:author="Palacherla, Susmitha C (NONUS)" w:date="2018-01-17T11:40:00Z">
              <w:rPr/>
            </w:rPrChange>
          </w:rPr>
          <w:delText>\\vrivscors01\bcc scorecards\Coaching\</w:delText>
        </w:r>
        <w:r w:rsidR="00EB552F" w:rsidRPr="001F3C08" w:rsidDel="001F3C08">
          <w:rPr>
            <w:rFonts w:ascii="Times New Roman" w:hAnsi="Times New Roman"/>
            <w:rPrChange w:id="392" w:author="Palacherla, Susmitha C (NONUS)" w:date="2018-01-17T11:40:00Z">
              <w:rPr/>
            </w:rPrChange>
          </w:rPr>
          <w:delText>Quality</w:delText>
        </w:r>
        <w:r w:rsidRPr="001F3C08" w:rsidDel="001F3C08">
          <w:rPr>
            <w:rFonts w:ascii="Times New Roman" w:hAnsi="Times New Roman"/>
            <w:rPrChange w:id="393" w:author="Palacherla, Susmitha C (NONUS)" w:date="2018-01-17T11:40:00Z">
              <w:rPr/>
            </w:rPrChange>
          </w:rPr>
          <w:delText>\</w:delText>
        </w:r>
        <w:r w:rsidR="00265092" w:rsidRPr="001F3C08" w:rsidDel="001F3C08">
          <w:rPr>
            <w:rFonts w:ascii="Times New Roman" w:hAnsi="Times New Roman"/>
            <w:rPrChange w:id="394" w:author="Palacherla, Susmitha C (NONUS)" w:date="2018-01-17T11:40:00Z">
              <w:rPr/>
            </w:rPrChange>
          </w:rPr>
          <w:delText>eCL_</w:delText>
        </w:r>
        <w:r w:rsidR="00EB552F" w:rsidRPr="001F3C08" w:rsidDel="001F3C08">
          <w:rPr>
            <w:rFonts w:ascii="Times New Roman" w:hAnsi="Times New Roman"/>
            <w:color w:val="000000" w:themeColor="text1"/>
            <w:rPrChange w:id="395" w:author="Palacherla, Susmitha C (NONUS)" w:date="2018-01-17T11:40:00Z">
              <w:rPr>
                <w:color w:val="000000" w:themeColor="text1"/>
              </w:rPr>
            </w:rPrChange>
          </w:rPr>
          <w:delText>Quality</w:delText>
        </w:r>
        <w:r w:rsidR="00737890" w:rsidRPr="001F3C08" w:rsidDel="001F3C08">
          <w:rPr>
            <w:rFonts w:ascii="Times New Roman" w:hAnsi="Times New Roman"/>
            <w:rPrChange w:id="396" w:author="Palacherla, Susmitha C (NONUS)" w:date="2018-01-17T11:40:00Z">
              <w:rPr/>
            </w:rPrChange>
          </w:rPr>
          <w:delText>_</w:delText>
        </w:r>
        <w:r w:rsidR="00381B5A" w:rsidRPr="001F3C08" w:rsidDel="001F3C08">
          <w:rPr>
            <w:rFonts w:ascii="Times New Roman" w:hAnsi="Times New Roman"/>
            <w:rPrChange w:id="397" w:author="Palacherla, Susmitha C (NONUS)" w:date="2018-01-17T11:40:00Z">
              <w:rPr/>
            </w:rPrChange>
          </w:rPr>
          <w:delText>Feed_</w:delText>
        </w:r>
        <w:r w:rsidR="001009FB" w:rsidRPr="001F3C08" w:rsidDel="001F3C08">
          <w:rPr>
            <w:rFonts w:ascii="Times New Roman" w:hAnsi="Times New Roman"/>
            <w:rPrChange w:id="398" w:author="Palacherla, Susmitha C (NONUS)" w:date="2018-01-17T11:40:00Z">
              <w:rPr/>
            </w:rPrChange>
          </w:rPr>
          <w:delText>*</w:delText>
        </w:r>
        <w:r w:rsidRPr="001F3C08" w:rsidDel="001F3C08">
          <w:rPr>
            <w:rFonts w:ascii="Times New Roman" w:hAnsi="Times New Roman"/>
            <w:rPrChange w:id="399" w:author="Palacherla, Susmitha C (NONUS)" w:date="2018-01-17T11:40:00Z">
              <w:rPr/>
            </w:rPrChange>
          </w:rPr>
          <w:delText xml:space="preserve">.csv </w:delText>
        </w:r>
      </w:del>
      <w:ins w:id="400" w:author="Palacherla, Susmitha C (NONUS)" w:date="2018-01-17T11:40:00Z">
        <w:r w:rsidR="001F3C08">
          <w:rPr>
            <w:rFonts w:ascii="Times New Roman" w:hAnsi="Times New Roman"/>
          </w:rPr>
          <w:t xml:space="preserve">Expression: </w:t>
        </w:r>
        <w:proofErr w:type="gramStart"/>
        <w:r w:rsidR="001F3C08" w:rsidRPr="001F3C08">
          <w:rPr>
            <w:rFonts w:ascii="Times New Roman" w:hAnsi="Times New Roman"/>
          </w:rPr>
          <w:t>@[</w:t>
        </w:r>
        <w:proofErr w:type="gramEnd"/>
        <w:r w:rsidR="001F3C08" w:rsidRPr="001F3C08">
          <w:rPr>
            <w:rFonts w:ascii="Times New Roman" w:hAnsi="Times New Roman"/>
          </w:rPr>
          <w:t>User::</w:t>
        </w:r>
        <w:proofErr w:type="spellStart"/>
        <w:r w:rsidR="001F3C08" w:rsidRPr="001F3C08">
          <w:rPr>
            <w:rFonts w:ascii="Times New Roman" w:hAnsi="Times New Roman"/>
          </w:rPr>
          <w:t>DecryptedOutPath</w:t>
        </w:r>
        <w:proofErr w:type="spellEnd"/>
        <w:r w:rsidR="001F3C08" w:rsidRPr="001F3C08">
          <w:rPr>
            <w:rFonts w:ascii="Times New Roman" w:hAnsi="Times New Roman"/>
          </w:rPr>
          <w:t>] +  @[User::</w:t>
        </w:r>
        <w:proofErr w:type="spellStart"/>
        <w:r w:rsidR="001F3C08" w:rsidRPr="001F3C08">
          <w:rPr>
            <w:rFonts w:ascii="Times New Roman" w:hAnsi="Times New Roman"/>
          </w:rPr>
          <w:t>VarFileName</w:t>
        </w:r>
        <w:proofErr w:type="spellEnd"/>
        <w:r w:rsidR="001F3C08" w:rsidRPr="001F3C08">
          <w:rPr>
            <w:rFonts w:ascii="Times New Roman" w:hAnsi="Times New Roman"/>
          </w:rPr>
          <w:t>]</w:t>
        </w:r>
      </w:ins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del w:id="401" w:author="Palacherla, Susmitha C (NONUS)" w:date="2018-01-17T11:41:00Z">
        <w:r w:rsidRPr="001D6CCE" w:rsidDel="001F3C08">
          <w:rPr>
            <w:rFonts w:ascii="Times New Roman" w:hAnsi="Times New Roman"/>
            <w:noProof/>
          </w:rPr>
          <w:drawing>
            <wp:inline distT="0" distB="0" distL="0" distR="0" wp14:anchorId="3D8E8991" wp14:editId="20404284">
              <wp:extent cx="3063240" cy="1298448"/>
              <wp:effectExtent l="0" t="0" r="381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3240" cy="129844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402" w:author="Palacherla, Susmitha C (NONUS)" w:date="2018-01-17T11:41:00Z">
        <w:r w:rsidR="001F3C08" w:rsidRPr="001F3C08">
          <w:rPr>
            <w:noProof/>
          </w:rPr>
          <w:t xml:space="preserve"> </w:t>
        </w:r>
        <w:r w:rsidR="001F3C08">
          <w:rPr>
            <w:noProof/>
          </w:rPr>
          <w:drawing>
            <wp:inline distT="0" distB="0" distL="0" distR="0" wp14:anchorId="05855512" wp14:editId="04E2D59E">
              <wp:extent cx="2660904" cy="1828800"/>
              <wp:effectExtent l="0" t="0" r="635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60904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del w:id="403" w:author="Palacherla, Susmitha C (NONUS)" w:date="2018-01-17T11:41:00Z">
        <w:r w:rsidRPr="001D6CCE" w:rsidDel="001F3C08">
          <w:rPr>
            <w:rFonts w:ascii="Times New Roman" w:hAnsi="Times New Roman"/>
            <w:noProof/>
          </w:rPr>
          <w:drawing>
            <wp:inline distT="0" distB="0" distL="0" distR="0" wp14:anchorId="5C447654" wp14:editId="497C4D15">
              <wp:extent cx="3383280" cy="3044952"/>
              <wp:effectExtent l="0" t="0" r="7620" b="3175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83280" cy="30449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  <w:color w:val="000000" w:themeColor="text1"/>
        </w:rPr>
        <w:lastRenderedPageBreak/>
        <w:t>NonCTC</w:t>
      </w:r>
      <w:r w:rsidRPr="001D6CCE">
        <w:rPr>
          <w:rFonts w:ascii="Times New Roman" w:hAnsi="Times New Roman"/>
        </w:rPr>
        <w:t>_File</w:t>
      </w:r>
      <w:proofErr w:type="spellEnd"/>
    </w:p>
    <w:p w:rsidR="00171192" w:rsidRPr="001F3C08" w:rsidRDefault="00171192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rPrChange w:id="404" w:author="Palacherla, Susmitha C (NONUS)" w:date="2018-01-17T11:41:00Z">
            <w:rPr/>
          </w:rPrChange>
        </w:rPr>
        <w:pPrChange w:id="405" w:author="Palacherla, Susmitha C (NONUS)" w:date="2018-01-17T11:41:00Z">
          <w:pPr>
            <w:pStyle w:val="ListParagraph"/>
            <w:widowControl w:val="0"/>
            <w:numPr>
              <w:numId w:val="7"/>
            </w:numPr>
            <w:autoSpaceDE w:val="0"/>
            <w:autoSpaceDN w:val="0"/>
            <w:adjustRightInd w:val="0"/>
            <w:spacing w:after="0" w:line="240" w:lineRule="auto"/>
            <w:ind w:left="1800" w:hanging="360"/>
          </w:pPr>
        </w:pPrChange>
      </w:pPr>
      <w:del w:id="406" w:author="Palacherla, Susmitha C (NONUS)" w:date="2018-01-17T11:41:00Z">
        <w:r w:rsidRPr="001F3C08" w:rsidDel="001F3C08">
          <w:rPr>
            <w:rFonts w:ascii="Times New Roman" w:hAnsi="Times New Roman"/>
            <w:rPrChange w:id="407" w:author="Palacherla, Susmitha C (NONUS)" w:date="2018-01-17T11:41:00Z">
              <w:rPr/>
            </w:rPrChange>
          </w:rPr>
          <w:delText>\\vrivscors01\bcc scorecards\Coaching\Quality\eCL_</w:delText>
        </w:r>
        <w:r w:rsidRPr="001F3C08" w:rsidDel="001F3C08">
          <w:rPr>
            <w:rFonts w:ascii="Times New Roman" w:hAnsi="Times New Roman"/>
            <w:color w:val="000000" w:themeColor="text1"/>
            <w:rPrChange w:id="408" w:author="Palacherla, Susmitha C (NONUS)" w:date="2018-01-17T11:41:00Z">
              <w:rPr>
                <w:color w:val="000000" w:themeColor="text1"/>
              </w:rPr>
            </w:rPrChange>
          </w:rPr>
          <w:delText>Quality</w:delText>
        </w:r>
        <w:r w:rsidRPr="001F3C08" w:rsidDel="001F3C08">
          <w:rPr>
            <w:rFonts w:ascii="Times New Roman" w:hAnsi="Times New Roman"/>
            <w:rPrChange w:id="409" w:author="Palacherla, Susmitha C (NONUS)" w:date="2018-01-17T11:41:00Z">
              <w:rPr/>
            </w:rPrChange>
          </w:rPr>
          <w:delText xml:space="preserve">_Feed_*.csv </w:delText>
        </w:r>
      </w:del>
      <w:ins w:id="410" w:author="Palacherla, Susmitha C (NONUS)" w:date="2018-01-17T11:41:00Z">
        <w:r w:rsidR="001F3C08">
          <w:rPr>
            <w:rFonts w:ascii="Times New Roman" w:hAnsi="Times New Roman"/>
          </w:rPr>
          <w:t xml:space="preserve">Expression: </w:t>
        </w:r>
        <w:proofErr w:type="gramStart"/>
        <w:r w:rsidR="001F3C08" w:rsidRPr="001F3C08">
          <w:rPr>
            <w:rFonts w:ascii="Times New Roman" w:hAnsi="Times New Roman"/>
          </w:rPr>
          <w:t>@[</w:t>
        </w:r>
        <w:proofErr w:type="gramEnd"/>
        <w:r w:rsidR="001F3C08" w:rsidRPr="001F3C08">
          <w:rPr>
            <w:rFonts w:ascii="Times New Roman" w:hAnsi="Times New Roman"/>
          </w:rPr>
          <w:t>User::</w:t>
        </w:r>
        <w:proofErr w:type="spellStart"/>
        <w:r w:rsidR="001F3C08" w:rsidRPr="001F3C08">
          <w:rPr>
            <w:rFonts w:ascii="Times New Roman" w:hAnsi="Times New Roman"/>
          </w:rPr>
          <w:t>DecryptedOutPath</w:t>
        </w:r>
        <w:proofErr w:type="spellEnd"/>
        <w:r w:rsidR="001F3C08" w:rsidRPr="001F3C08">
          <w:rPr>
            <w:rFonts w:ascii="Times New Roman" w:hAnsi="Times New Roman"/>
          </w:rPr>
          <w:t>] +  @[User::</w:t>
        </w:r>
        <w:proofErr w:type="spellStart"/>
        <w:r w:rsidR="001F3C08" w:rsidRPr="001F3C08">
          <w:rPr>
            <w:rFonts w:ascii="Times New Roman" w:hAnsi="Times New Roman"/>
          </w:rPr>
          <w:t>VarFileName</w:t>
        </w:r>
        <w:proofErr w:type="spellEnd"/>
        <w:r w:rsidR="001F3C08" w:rsidRPr="001F3C08">
          <w:rPr>
            <w:rFonts w:ascii="Times New Roman" w:hAnsi="Times New Roman"/>
          </w:rPr>
          <w:t>]</w:t>
        </w:r>
      </w:ins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Del="001F3C08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del w:id="411" w:author="Palacherla, Susmitha C (NONUS)" w:date="2018-01-17T11:41:00Z"/>
          <w:rFonts w:ascii="Times New Roman" w:hAnsi="Times New Roman"/>
        </w:rPr>
      </w:pPr>
      <w:del w:id="412" w:author="Palacherla, Susmitha C (NONUS)" w:date="2018-01-17T11:41:00Z">
        <w:r w:rsidRPr="001D6CCE" w:rsidDel="001F3C08">
          <w:rPr>
            <w:rFonts w:ascii="Times New Roman" w:hAnsi="Times New Roman"/>
            <w:noProof/>
          </w:rPr>
          <w:drawing>
            <wp:inline distT="0" distB="0" distL="0" distR="0" wp14:anchorId="5A038ABB" wp14:editId="54EE1674">
              <wp:extent cx="2459736" cy="1042416"/>
              <wp:effectExtent l="0" t="0" r="0" b="5715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59736" cy="10424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413" w:author="Palacherla, Susmitha C (NONUS)" w:date="2018-01-17T11:42:00Z"/>
          <w:rFonts w:ascii="Times New Roman" w:hAnsi="Times New Roman"/>
        </w:rPr>
      </w:pPr>
      <w:proofErr w:type="spellStart"/>
      <w:ins w:id="414" w:author="Palacherla, Susmitha C (NONUS)" w:date="2018-01-17T11:42:00Z">
        <w:r>
          <w:rPr>
            <w:rFonts w:ascii="Times New Roman" w:hAnsi="Times New Roman"/>
            <w:color w:val="000000" w:themeColor="text1"/>
          </w:rPr>
          <w:t>Failed</w:t>
        </w:r>
        <w:r w:rsidRPr="001D6CCE">
          <w:rPr>
            <w:rFonts w:ascii="Times New Roman" w:hAnsi="Times New Roman"/>
          </w:rPr>
          <w:t>_File</w:t>
        </w:r>
        <w:proofErr w:type="spellEnd"/>
      </w:ins>
    </w:p>
    <w:p w:rsidR="00171192" w:rsidRPr="001D6CCE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ins w:id="415" w:author="Palacherla, Susmitha C (NONUS)" w:date="2018-01-17T11:42:00Z">
        <w:r>
          <w:rPr>
            <w:rFonts w:ascii="Times New Roman" w:hAnsi="Times New Roman"/>
          </w:rPr>
          <w:t xml:space="preserve">Expression: </w:t>
        </w:r>
        <w:proofErr w:type="gramStart"/>
        <w:r w:rsidRPr="001F3C08">
          <w:rPr>
            <w:rFonts w:ascii="Times New Roman" w:hAnsi="Times New Roman"/>
          </w:rPr>
          <w:t>@[</w:t>
        </w:r>
        <w:proofErr w:type="gramEnd"/>
        <w:r w:rsidRPr="001F3C08">
          <w:rPr>
            <w:rFonts w:ascii="Times New Roman" w:hAnsi="Times New Roman"/>
          </w:rPr>
          <w:t>User::</w:t>
        </w:r>
        <w:proofErr w:type="spellStart"/>
        <w:r w:rsidRPr="001F3C08">
          <w:rPr>
            <w:rFonts w:ascii="Times New Roman" w:hAnsi="Times New Roman"/>
          </w:rPr>
          <w:t>DecryptedOutPath</w:t>
        </w:r>
        <w:proofErr w:type="spellEnd"/>
        <w:r w:rsidRPr="001F3C08">
          <w:rPr>
            <w:rFonts w:ascii="Times New Roman" w:hAnsi="Times New Roman"/>
          </w:rPr>
          <w:t>]+ @[User::</w:t>
        </w:r>
        <w:proofErr w:type="spellStart"/>
        <w:r w:rsidRPr="001F3C08">
          <w:rPr>
            <w:rFonts w:ascii="Times New Roman" w:hAnsi="Times New Roman"/>
          </w:rPr>
          <w:t>varFailedFile</w:t>
        </w:r>
        <w:proofErr w:type="spellEnd"/>
        <w:r w:rsidRPr="001F3C08">
          <w:rPr>
            <w:rFonts w:ascii="Times New Roman" w:hAnsi="Times New Roman"/>
          </w:rPr>
          <w:t>]</w:t>
        </w:r>
      </w:ins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416" w:author="Palacherla, Susmitha C (NONUS)" w:date="2018-01-17T11:42:00Z"/>
          <w:rFonts w:ascii="Times New Roman" w:hAnsi="Times New Roman"/>
        </w:rPr>
      </w:pPr>
      <w:proofErr w:type="spellStart"/>
      <w:ins w:id="417" w:author="Palacherla, Susmitha C (NONUS)" w:date="2018-01-17T11:42:00Z">
        <w:r>
          <w:rPr>
            <w:rFonts w:ascii="Times New Roman" w:hAnsi="Times New Roman"/>
            <w:color w:val="000000" w:themeColor="text1"/>
          </w:rPr>
          <w:t>Encrypted</w:t>
        </w:r>
        <w:r w:rsidRPr="001D6CCE">
          <w:rPr>
            <w:rFonts w:ascii="Times New Roman" w:hAnsi="Times New Roman"/>
          </w:rPr>
          <w:t>_File</w:t>
        </w:r>
        <w:proofErr w:type="spellEnd"/>
      </w:ins>
    </w:p>
    <w:p w:rsidR="001F3C08" w:rsidRPr="00273931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ins w:id="418" w:author="Palacherla, Susmitha C (NONUS)" w:date="2018-01-17T11:42:00Z"/>
          <w:rFonts w:ascii="Times New Roman" w:hAnsi="Times New Roman"/>
        </w:rPr>
      </w:pPr>
      <w:ins w:id="419" w:author="Palacherla, Susmitha C (NONUS)" w:date="2018-01-17T11:42:00Z">
        <w:r>
          <w:rPr>
            <w:rFonts w:ascii="Times New Roman" w:hAnsi="Times New Roman"/>
          </w:rPr>
          <w:t xml:space="preserve">Expression: </w:t>
        </w:r>
        <w:proofErr w:type="gramStart"/>
        <w:r w:rsidRPr="001F3C08">
          <w:rPr>
            <w:rFonts w:ascii="Times New Roman" w:hAnsi="Times New Roman"/>
          </w:rPr>
          <w:t>@[</w:t>
        </w:r>
        <w:proofErr w:type="gramEnd"/>
        <w:r w:rsidRPr="001F3C08">
          <w:rPr>
            <w:rFonts w:ascii="Times New Roman" w:hAnsi="Times New Roman"/>
          </w:rPr>
          <w:t>User::</w:t>
        </w:r>
        <w:proofErr w:type="spellStart"/>
        <w:r w:rsidRPr="001F3C08">
          <w:rPr>
            <w:rFonts w:ascii="Times New Roman" w:hAnsi="Times New Roman"/>
          </w:rPr>
          <w:t>EncryptedOutPath</w:t>
        </w:r>
        <w:proofErr w:type="spellEnd"/>
        <w:r w:rsidRPr="001F3C08">
          <w:rPr>
            <w:rFonts w:ascii="Times New Roman" w:hAnsi="Times New Roman"/>
          </w:rPr>
          <w:t>] +  @[User::</w:t>
        </w:r>
        <w:proofErr w:type="spellStart"/>
        <w:r w:rsidRPr="001F3C08">
          <w:rPr>
            <w:rFonts w:ascii="Times New Roman" w:hAnsi="Times New Roman"/>
          </w:rPr>
          <w:t>varEncryptedFileName</w:t>
        </w:r>
        <w:proofErr w:type="spellEnd"/>
        <w:r w:rsidRPr="001F3C08">
          <w:rPr>
            <w:rFonts w:ascii="Times New Roman" w:hAnsi="Times New Roman"/>
          </w:rPr>
          <w:t>]</w:t>
        </w:r>
      </w:ins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del w:id="420" w:author="Palacherla, Susmitha C (NONUS)" w:date="2018-01-17T11:41:00Z">
        <w:r w:rsidRPr="001D6CCE" w:rsidDel="001F3C08">
          <w:rPr>
            <w:rFonts w:ascii="Times New Roman" w:hAnsi="Times New Roman"/>
            <w:noProof/>
          </w:rPr>
          <w:drawing>
            <wp:inline distT="0" distB="0" distL="0" distR="0" wp14:anchorId="4CE036E8" wp14:editId="50A74928">
              <wp:extent cx="2816352" cy="2532888"/>
              <wp:effectExtent l="0" t="0" r="3175" b="127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16352" cy="25328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:rsidR="00A67A9C" w:rsidRPr="001D6CCE" w:rsidRDefault="00A67A9C" w:rsidP="001009FB">
      <w:pPr>
        <w:ind w:left="28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smtpout.gdit.com</w:t>
      </w:r>
    </w:p>
    <w:p w:rsidR="00A67A9C" w:rsidRPr="001D6CCE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A67A9C" w:rsidRPr="001D6CCE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0A5ECEE" wp14:editId="387F392F">
            <wp:extent cx="2670048" cy="1728216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21" w:author="Palacherla, Susmitha C (NONUS)" w:date="2018-01-17T11:43:00Z"/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22" w:author="Palacherla, Susmitha C (NONUS)" w:date="2018-01-17T11:43:00Z"/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23" w:author="Palacherla, Susmitha C (NONUS)" w:date="2018-01-17T11:43:00Z"/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24" w:author="Palacherla, Susmitha C (NONUS)" w:date="2018-01-17T11:43:00Z"/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ins w:id="425" w:author="Palacherla, Susmitha C (NONUS)" w:date="2018-01-17T11:43:00Z"/>
          <w:rFonts w:ascii="Times New Roman" w:hAnsi="Times New Roman"/>
          <w:b/>
        </w:rPr>
      </w:pPr>
    </w:p>
    <w:p w:rsidR="001F3C08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009FB" w:rsidRPr="001D6CCE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02048" w:rsidRPr="001D6CCE" w:rsidRDefault="00932115" w:rsidP="001F3C0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:rsidR="00202048" w:rsidRPr="001D6CCE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94DAF" w:rsidRPr="001D6CCE" w:rsidRDefault="00843A3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del w:id="426" w:author="Palacherla, Susmitha C (NONUS)" w:date="2018-01-17T11:43:00Z">
        <w:r w:rsidRPr="001D6CCE" w:rsidDel="001F3C08">
          <w:rPr>
            <w:rFonts w:ascii="Times New Roman" w:hAnsi="Times New Roman"/>
            <w:noProof/>
          </w:rPr>
          <w:drawing>
            <wp:inline distT="0" distB="0" distL="0" distR="0" wp14:anchorId="2AE864E9" wp14:editId="133F193C">
              <wp:extent cx="5138928" cy="5477256"/>
              <wp:effectExtent l="0" t="0" r="508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38928" cy="547725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427" w:author="Palacherla, Susmitha C (NONUS)" w:date="2018-01-17T11:43:00Z">
        <w:r w:rsidR="001F3C08" w:rsidRPr="001F3C08">
          <w:rPr>
            <w:noProof/>
          </w:rPr>
          <w:t xml:space="preserve"> </w:t>
        </w:r>
        <w:r w:rsidR="001F3C08">
          <w:rPr>
            <w:noProof/>
          </w:rPr>
          <w:drawing>
            <wp:inline distT="0" distB="0" distL="0" distR="0" wp14:anchorId="37448E47" wp14:editId="1DB8F07B">
              <wp:extent cx="5943600" cy="4215130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2151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52549" w:rsidRPr="001D6CCE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D6CCE" w:rsidRP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Workflow</w:t>
      </w:r>
    </w:p>
    <w:p w:rsidR="00494DF0" w:rsidRPr="001D6CCE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Default="00522634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428" w:author="Palacherla, Susmitha C (NONUS)" w:date="2018-01-17T12:01:00Z"/>
          <w:rFonts w:ascii="Times New Roman" w:hAnsi="Times New Roman"/>
          <w:b/>
        </w:rPr>
      </w:pPr>
      <w:ins w:id="429" w:author="Palacherla, Susmitha C (NONUS)" w:date="2018-01-17T12:02:00Z">
        <w:r>
          <w:rPr>
            <w:rFonts w:ascii="Times New Roman" w:hAnsi="Times New Roman"/>
            <w:b/>
          </w:rPr>
          <w:t>Decrypt Encrypted Files</w:t>
        </w:r>
      </w:ins>
      <w:del w:id="430" w:author="Palacherla, Susmitha C (NONUS)" w:date="2018-01-17T12:02:00Z">
        <w:r w:rsidR="00807FCA" w:rsidRPr="001D6CCE" w:rsidDel="00522634">
          <w:rPr>
            <w:rFonts w:ascii="Times New Roman" w:hAnsi="Times New Roman"/>
            <w:b/>
          </w:rPr>
          <w:delText>For each Non</w:delText>
        </w:r>
        <w:r w:rsidR="00807FCA" w:rsidRPr="001D6CCE" w:rsidDel="00522634">
          <w:rPr>
            <w:rFonts w:ascii="Times New Roman" w:hAnsi="Times New Roman"/>
            <w:b/>
            <w:color w:val="000000" w:themeColor="text1"/>
          </w:rPr>
          <w:delText>CTC</w:delText>
        </w:r>
        <w:r w:rsidR="00807FCA" w:rsidRPr="001D6CCE" w:rsidDel="00522634">
          <w:rPr>
            <w:rFonts w:ascii="Times New Roman" w:hAnsi="Times New Roman"/>
            <w:b/>
          </w:rPr>
          <w:delText xml:space="preserve"> file in Staging directory  Workflow</w:delText>
        </w:r>
      </w:del>
    </w:p>
    <w:p w:rsidR="00522634" w:rsidRP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rPrChange w:id="431" w:author="Palacherla, Susmitha C (NONUS)" w:date="2018-01-17T12:02:00Z">
            <w:rPr/>
          </w:rPrChange>
        </w:rPr>
        <w:pPrChange w:id="432" w:author="Palacherla, Susmitha C (NONUS)" w:date="2018-01-17T12:02:00Z">
          <w:pPr>
            <w:pStyle w:val="ListParagraph"/>
            <w:widowControl w:val="0"/>
            <w:numPr>
              <w:ilvl w:val="4"/>
              <w:numId w:val="6"/>
            </w:numPr>
            <w:autoSpaceDE w:val="0"/>
            <w:autoSpaceDN w:val="0"/>
            <w:adjustRightInd w:val="0"/>
            <w:spacing w:after="0" w:line="240" w:lineRule="auto"/>
            <w:ind w:left="2232" w:hanging="792"/>
          </w:pPr>
        </w:pPrChange>
      </w:pPr>
    </w:p>
    <w:p w:rsidR="00522634" w:rsidRPr="00CA5EB0" w:rsidRDefault="00522634" w:rsidP="00522634">
      <w:pPr>
        <w:rPr>
          <w:ins w:id="433" w:author="Palacherla, Susmitha C (NONUS)" w:date="2018-01-17T12:01:00Z"/>
          <w:rFonts w:ascii="Times New Roman" w:hAnsi="Times New Roman"/>
          <w:b/>
        </w:rPr>
      </w:pPr>
      <w:ins w:id="434" w:author="Palacherla, Susmitha C (NONUS)" w:date="2018-01-17T12:01:00Z">
        <w:r w:rsidRPr="00CA5EB0">
          <w:rPr>
            <w:rFonts w:ascii="Times New Roman" w:hAnsi="Times New Roman"/>
            <w:b/>
          </w:rPr>
          <w:t>Summary of Steps</w:t>
        </w:r>
      </w:ins>
    </w:p>
    <w:p w:rsidR="00522634" w:rsidRPr="00CA5EB0" w:rsidRDefault="00522634" w:rsidP="00522634">
      <w:pPr>
        <w:pStyle w:val="ListParagraph"/>
        <w:numPr>
          <w:ilvl w:val="0"/>
          <w:numId w:val="11"/>
        </w:numPr>
        <w:rPr>
          <w:ins w:id="435" w:author="Palacherla, Susmitha C (NONUS)" w:date="2018-01-17T12:01:00Z"/>
          <w:rFonts w:ascii="Times New Roman" w:hAnsi="Times New Roman"/>
        </w:rPr>
      </w:pPr>
      <w:ins w:id="436" w:author="Palacherla, Susmitha C (NONUS)" w:date="2018-01-17T12:01:00Z">
        <w:r>
          <w:rPr>
            <w:rFonts w:ascii="Times New Roman" w:hAnsi="Times New Roman"/>
          </w:rPr>
          <w:t>File system</w:t>
        </w:r>
        <w:r w:rsidRPr="00CA5EB0">
          <w:rPr>
            <w:rFonts w:ascii="Times New Roman" w:hAnsi="Times New Roman"/>
          </w:rPr>
          <w:t xml:space="preserve"> task – </w:t>
        </w:r>
        <w:r>
          <w:rPr>
            <w:rFonts w:ascii="Times New Roman" w:hAnsi="Times New Roman"/>
          </w:rPr>
          <w:t>Decrypt files</w:t>
        </w:r>
      </w:ins>
    </w:p>
    <w:p w:rsidR="00522634" w:rsidRPr="00CA5EB0" w:rsidRDefault="00522634" w:rsidP="00522634">
      <w:pPr>
        <w:pStyle w:val="ListParagraph"/>
        <w:numPr>
          <w:ilvl w:val="0"/>
          <w:numId w:val="11"/>
        </w:numPr>
        <w:rPr>
          <w:ins w:id="437" w:author="Palacherla, Susmitha C (NONUS)" w:date="2018-01-17T12:01:00Z"/>
          <w:rFonts w:ascii="Times New Roman" w:hAnsi="Times New Roman"/>
        </w:rPr>
      </w:pPr>
      <w:ins w:id="438" w:author="Palacherla, Susmitha C (NONUS)" w:date="2018-01-17T12:01:00Z">
        <w:r>
          <w:rPr>
            <w:rFonts w:ascii="Times New Roman" w:hAnsi="Times New Roman"/>
          </w:rPr>
          <w:t>Script task - Pause 10 seconds</w:t>
        </w:r>
      </w:ins>
    </w:p>
    <w:p w:rsidR="00522634" w:rsidRPr="00CA5EB0" w:rsidRDefault="00522634" w:rsidP="00522634">
      <w:pPr>
        <w:pStyle w:val="ListParagraph"/>
        <w:numPr>
          <w:ilvl w:val="0"/>
          <w:numId w:val="11"/>
        </w:numPr>
        <w:rPr>
          <w:ins w:id="439" w:author="Palacherla, Susmitha C (NONUS)" w:date="2018-01-17T12:01:00Z"/>
          <w:rFonts w:ascii="Times New Roman" w:hAnsi="Times New Roman"/>
        </w:rPr>
      </w:pPr>
      <w:ins w:id="440" w:author="Palacherla, Susmitha C (NONUS)" w:date="2018-01-17T12:01:00Z">
        <w:r w:rsidRPr="00CA5EB0">
          <w:rPr>
            <w:rFonts w:ascii="Times New Roman" w:hAnsi="Times New Roman"/>
          </w:rPr>
          <w:lastRenderedPageBreak/>
          <w:t xml:space="preserve">File system task – Backup </w:t>
        </w:r>
        <w:r>
          <w:rPr>
            <w:rFonts w:ascii="Times New Roman" w:hAnsi="Times New Roman"/>
          </w:rPr>
          <w:t>encrypted files</w:t>
        </w:r>
      </w:ins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ins w:id="441" w:author="Palacherla, Susmitha C (NONUS)" w:date="2018-01-17T12:01:00Z"/>
          <w:rFonts w:ascii="Times New Roman" w:hAnsi="Times New Roman"/>
          <w:b/>
          <w:sz w:val="24"/>
          <w:szCs w:val="24"/>
        </w:rPr>
      </w:pPr>
    </w:p>
    <w:p w:rsidR="00522634" w:rsidRPr="00CA5EB0" w:rsidRDefault="00522634" w:rsidP="00522634">
      <w:pPr>
        <w:rPr>
          <w:ins w:id="442" w:author="Palacherla, Susmitha C (NONUS)" w:date="2018-01-17T12:01:00Z"/>
          <w:rFonts w:ascii="Times New Roman" w:hAnsi="Times New Roman"/>
          <w:b/>
        </w:rPr>
      </w:pPr>
      <w:ins w:id="443" w:author="Palacherla, Susmitha C (NONUS)" w:date="2018-01-17T12:01:00Z">
        <w:r w:rsidRPr="00CA5EB0">
          <w:rPr>
            <w:rFonts w:ascii="Times New Roman" w:hAnsi="Times New Roman"/>
            <w:b/>
          </w:rPr>
          <w:t>Details</w:t>
        </w:r>
      </w:ins>
    </w:p>
    <w:p w:rsidR="00522634" w:rsidRPr="00CA5EB0" w:rsidRDefault="00522634" w:rsidP="00522634">
      <w:pPr>
        <w:spacing w:after="0"/>
        <w:rPr>
          <w:ins w:id="444" w:author="Palacherla, Susmitha C (NONUS)" w:date="2018-01-17T12:01:00Z"/>
          <w:rFonts w:ascii="Times New Roman" w:hAnsi="Times New Roman"/>
        </w:rPr>
      </w:pPr>
      <w:ins w:id="445" w:author="Palacherla, Susmitha C (NONUS)" w:date="2018-01-17T12:01:00Z">
        <w:r w:rsidRPr="00CA5EB0">
          <w:rPr>
            <w:rFonts w:ascii="Times New Roman" w:hAnsi="Times New Roman"/>
          </w:rPr>
          <w:t>Container: For</w:t>
        </w:r>
        <w:r>
          <w:rPr>
            <w:rFonts w:ascii="Times New Roman" w:hAnsi="Times New Roman"/>
          </w:rPr>
          <w:t xml:space="preserve"> </w:t>
        </w:r>
        <w:proofErr w:type="gramStart"/>
        <w:r w:rsidRPr="00CA5EB0">
          <w:rPr>
            <w:rFonts w:ascii="Times New Roman" w:hAnsi="Times New Roman"/>
          </w:rPr>
          <w:t>each  File</w:t>
        </w:r>
        <w:proofErr w:type="gramEnd"/>
        <w:r w:rsidRPr="00CA5EB0">
          <w:rPr>
            <w:rFonts w:ascii="Times New Roman" w:hAnsi="Times New Roman"/>
          </w:rPr>
          <w:t xml:space="preserve"> Loop </w:t>
        </w:r>
      </w:ins>
    </w:p>
    <w:p w:rsidR="00522634" w:rsidRPr="00CA5EB0" w:rsidRDefault="00522634" w:rsidP="00522634">
      <w:pPr>
        <w:spacing w:after="0"/>
        <w:ind w:left="1080"/>
        <w:rPr>
          <w:ins w:id="446" w:author="Palacherla, Susmitha C (NONUS)" w:date="2018-01-17T12:01:00Z"/>
          <w:rFonts w:ascii="Times New Roman" w:hAnsi="Times New Roman"/>
        </w:rPr>
      </w:pPr>
      <w:ins w:id="447" w:author="Palacherla, Susmitha C (NONUS)" w:date="2018-01-17T12:01:00Z">
        <w:r w:rsidRPr="00CA5EB0">
          <w:rPr>
            <w:rFonts w:ascii="Times New Roman" w:hAnsi="Times New Roman"/>
          </w:rPr>
          <w:t xml:space="preserve">Folder: </w:t>
        </w:r>
        <w:r w:rsidRPr="003B4096">
          <w:rPr>
            <w:rFonts w:ascii="Times New Roman" w:hAnsi="Times New Roman"/>
          </w:rPr>
          <w:t>\\f3420-ecldb</w:t>
        </w:r>
        <w:r>
          <w:rPr>
            <w:rFonts w:ascii="Times New Roman" w:hAnsi="Times New Roman"/>
          </w:rPr>
          <w:t>p</w:t>
        </w:r>
        <w:r>
          <w:rPr>
            <w:rFonts w:ascii="Times New Roman" w:hAnsi="Times New Roman"/>
          </w:rPr>
          <w:t>01\data\coaching\Quality</w:t>
        </w:r>
        <w:r w:rsidRPr="003B4096">
          <w:rPr>
            <w:rFonts w:ascii="Times New Roman" w:hAnsi="Times New Roman"/>
          </w:rPr>
          <w:t>\Encrypt_out\</w:t>
        </w:r>
      </w:ins>
    </w:p>
    <w:p w:rsidR="00522634" w:rsidRDefault="00522634" w:rsidP="00522634">
      <w:pPr>
        <w:spacing w:after="0"/>
        <w:ind w:left="1080"/>
        <w:rPr>
          <w:ins w:id="448" w:author="Palacherla, Susmitha C (NONUS)" w:date="2018-01-17T12:01:00Z"/>
          <w:rFonts w:ascii="Times New Roman" w:hAnsi="Times New Roman"/>
        </w:rPr>
      </w:pPr>
      <w:ins w:id="449" w:author="Palacherla, Susmitha C (NONUS)" w:date="2018-01-17T12:01:00Z">
        <w:r w:rsidRPr="00CA5EB0">
          <w:rPr>
            <w:rFonts w:ascii="Times New Roman" w:hAnsi="Times New Roman"/>
          </w:rPr>
          <w:t xml:space="preserve">Files: </w:t>
        </w:r>
        <w:proofErr w:type="gramStart"/>
        <w:r w:rsidRPr="003B4096">
          <w:rPr>
            <w:rFonts w:ascii="Times New Roman" w:hAnsi="Times New Roman"/>
          </w:rPr>
          <w:t>eCL*</w:t>
        </w:r>
        <w:proofErr w:type="gramEnd"/>
        <w:r w:rsidRPr="003B4096">
          <w:rPr>
            <w:rFonts w:ascii="Times New Roman" w:hAnsi="Times New Roman"/>
          </w:rPr>
          <w:t>ETS_*.encrypt</w:t>
        </w:r>
      </w:ins>
    </w:p>
    <w:p w:rsidR="00522634" w:rsidRPr="00CA5EB0" w:rsidRDefault="00522634" w:rsidP="00522634">
      <w:pPr>
        <w:spacing w:after="0"/>
        <w:ind w:left="1080"/>
        <w:rPr>
          <w:ins w:id="450" w:author="Palacherla, Susmitha C (NONUS)" w:date="2018-01-17T12:01:00Z"/>
          <w:rFonts w:ascii="Times New Roman" w:hAnsi="Times New Roman"/>
        </w:rPr>
      </w:pPr>
      <w:ins w:id="451" w:author="Palacherla, Susmitha C (NONUS)" w:date="2018-01-17T12:01:00Z">
        <w:r>
          <w:rPr>
            <w:rFonts w:ascii="Times New Roman" w:hAnsi="Times New Roman"/>
          </w:rPr>
          <w:t>Retrieve file name: Name and Extension</w:t>
        </w:r>
      </w:ins>
    </w:p>
    <w:p w:rsidR="00522634" w:rsidRPr="00CA5EB0" w:rsidRDefault="00522634" w:rsidP="00522634">
      <w:pPr>
        <w:spacing w:after="0"/>
        <w:ind w:left="1080"/>
        <w:rPr>
          <w:ins w:id="452" w:author="Palacherla, Susmitha C (NONUS)" w:date="2018-01-17T12:01:00Z"/>
          <w:rFonts w:ascii="Times New Roman" w:hAnsi="Times New Roman"/>
        </w:rPr>
      </w:pPr>
    </w:p>
    <w:p w:rsidR="00522634" w:rsidRPr="00CA5EB0" w:rsidRDefault="00522634" w:rsidP="00522634">
      <w:pPr>
        <w:pStyle w:val="ListParagraph"/>
        <w:numPr>
          <w:ilvl w:val="0"/>
          <w:numId w:val="13"/>
        </w:numPr>
        <w:rPr>
          <w:ins w:id="453" w:author="Palacherla, Susmitha C (NONUS)" w:date="2018-01-17T12:01:00Z"/>
          <w:rFonts w:ascii="Times New Roman" w:hAnsi="Times New Roman"/>
        </w:rPr>
      </w:pPr>
      <w:ins w:id="454" w:author="Palacherla, Susmitha C (NONUS)" w:date="2018-01-17T12:01:00Z">
        <w:r>
          <w:rPr>
            <w:rFonts w:ascii="Times New Roman" w:hAnsi="Times New Roman"/>
          </w:rPr>
          <w:t>File system</w:t>
        </w:r>
        <w:r w:rsidRPr="00CA5EB0">
          <w:rPr>
            <w:rFonts w:ascii="Times New Roman" w:hAnsi="Times New Roman"/>
          </w:rPr>
          <w:t xml:space="preserve"> task – </w:t>
        </w:r>
        <w:r>
          <w:rPr>
            <w:rFonts w:ascii="Times New Roman" w:hAnsi="Times New Roman"/>
          </w:rPr>
          <w:t>Decrypt files</w:t>
        </w:r>
      </w:ins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55" w:author="Palacherla, Susmitha C (NONUS)" w:date="2018-01-17T12:01:00Z"/>
          <w:rFonts w:ascii="Times New Roman" w:hAnsi="Times New Roman"/>
          <w:sz w:val="24"/>
          <w:szCs w:val="24"/>
        </w:rPr>
      </w:pPr>
      <w:ins w:id="456" w:author="Palacherla, Susmitha C (NONUS)" w:date="2018-01-17T12:01:00Z">
        <w:r w:rsidRPr="003B4096">
          <w:rPr>
            <w:noProof/>
          </w:rPr>
          <w:t xml:space="preserve"> </w:t>
        </w:r>
        <w:r>
          <w:rPr>
            <w:noProof/>
          </w:rPr>
          <w:drawing>
            <wp:inline distT="0" distB="0" distL="0" distR="0" wp14:anchorId="24C0D76A" wp14:editId="1514BC00">
              <wp:extent cx="4507992" cy="2286000"/>
              <wp:effectExtent l="0" t="0" r="6985" b="0"/>
              <wp:docPr id="50" name="Picture 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07992" cy="228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57" w:author="Palacherla, Susmitha C (NONUS)" w:date="2018-01-17T12:01:00Z"/>
          <w:rFonts w:ascii="Times New Roman" w:hAnsi="Times New Roman"/>
          <w:sz w:val="24"/>
          <w:szCs w:val="24"/>
        </w:rPr>
      </w:pP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58" w:author="Palacherla, Susmitha C (NONUS)" w:date="2018-01-17T12:01:00Z"/>
          <w:rFonts w:ascii="Times New Roman" w:hAnsi="Times New Roman"/>
        </w:rPr>
      </w:pP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459" w:author="Palacherla, Susmitha C (NONUS)" w:date="2018-01-17T12:01:00Z"/>
          <w:rFonts w:ascii="Times New Roman" w:hAnsi="Times New Roman"/>
          <w:sz w:val="24"/>
          <w:szCs w:val="24"/>
        </w:rPr>
      </w:pPr>
    </w:p>
    <w:p w:rsidR="00522634" w:rsidRDefault="00522634" w:rsidP="00522634">
      <w:pPr>
        <w:pStyle w:val="ListParagraph"/>
        <w:numPr>
          <w:ilvl w:val="0"/>
          <w:numId w:val="13"/>
        </w:numPr>
        <w:rPr>
          <w:ins w:id="460" w:author="Palacherla, Susmitha C (NONUS)" w:date="2018-01-17T12:01:00Z"/>
          <w:rFonts w:ascii="Times New Roman" w:hAnsi="Times New Roman"/>
        </w:rPr>
      </w:pPr>
      <w:ins w:id="461" w:author="Palacherla, Susmitha C (NONUS)" w:date="2018-01-17T12:01:00Z">
        <w:r>
          <w:rPr>
            <w:rFonts w:ascii="Times New Roman" w:hAnsi="Times New Roman"/>
          </w:rPr>
          <w:t>Script  task- Pause 10 secs</w:t>
        </w:r>
      </w:ins>
    </w:p>
    <w:p w:rsidR="00522634" w:rsidRDefault="00522634" w:rsidP="00522634">
      <w:pPr>
        <w:ind w:left="720"/>
        <w:rPr>
          <w:ins w:id="462" w:author="Palacherla, Susmitha C (NONUS)" w:date="2018-01-17T12:01:00Z"/>
          <w:rFonts w:ascii="Times New Roman" w:hAnsi="Times New Roman"/>
        </w:rPr>
      </w:pPr>
      <w:ins w:id="463" w:author="Palacherla, Susmitha C (NONUS)" w:date="2018-01-17T12:01:00Z">
        <w:r>
          <w:rPr>
            <w:noProof/>
          </w:rPr>
          <w:drawing>
            <wp:inline distT="0" distB="0" distL="0" distR="0" wp14:anchorId="577D1235" wp14:editId="74305CA8">
              <wp:extent cx="4762500" cy="1238250"/>
              <wp:effectExtent l="0" t="0" r="0" b="0"/>
              <wp:docPr id="53" name="Picture 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1238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ins w:id="464" w:author="Palacherla, Susmitha C (NONUS)" w:date="2018-01-17T12:01:00Z"/>
          <w:rFonts w:ascii="Consolas" w:hAnsi="Consolas" w:cs="Consolas"/>
          <w:color w:val="000000"/>
          <w:sz w:val="19"/>
          <w:szCs w:val="19"/>
        </w:rPr>
      </w:pPr>
      <w:ins w:id="465" w:author="Palacherla, Susmitha C (NONUS)" w:date="2018-01-17T12:01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</w:t>
        </w:r>
        <w:proofErr w:type="gramStart"/>
        <w:r>
          <w:rPr>
            <w:rFonts w:ascii="Consolas" w:hAnsi="Consolas" w:cs="Consolas"/>
            <w:color w:val="0000FF"/>
            <w:sz w:val="19"/>
            <w:szCs w:val="19"/>
          </w:rPr>
          <w:t>public</w:t>
        </w:r>
        <w:proofErr w:type="gramEnd"/>
        <w:r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>
          <w:rPr>
            <w:rFonts w:ascii="Consolas" w:hAnsi="Consolas" w:cs="Consolas"/>
            <w:color w:val="0000FF"/>
            <w:sz w:val="19"/>
            <w:szCs w:val="19"/>
          </w:rPr>
          <w:t>void</w:t>
        </w:r>
        <w:r>
          <w:rPr>
            <w:rFonts w:ascii="Consolas" w:hAnsi="Consolas" w:cs="Consolas"/>
            <w:color w:val="000000"/>
            <w:sz w:val="19"/>
            <w:szCs w:val="19"/>
          </w:rPr>
          <w:t xml:space="preserve"> Main()</w:t>
        </w:r>
      </w:ins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ins w:id="466" w:author="Palacherla, Susmitha C (NONUS)" w:date="2018-01-17T12:01:00Z"/>
          <w:rFonts w:ascii="Consolas" w:hAnsi="Consolas" w:cs="Consolas"/>
          <w:color w:val="000000"/>
          <w:sz w:val="19"/>
          <w:szCs w:val="19"/>
        </w:rPr>
      </w:pPr>
      <w:ins w:id="467" w:author="Palacherla, Susmitha C (NONUS)" w:date="2018-01-17T12:01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{</w:t>
        </w:r>
      </w:ins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ins w:id="468" w:author="Palacherla, Susmitha C (NONUS)" w:date="2018-01-17T12:01:00Z"/>
          <w:rFonts w:ascii="Consolas" w:hAnsi="Consolas" w:cs="Consolas"/>
          <w:color w:val="000000"/>
          <w:sz w:val="19"/>
          <w:szCs w:val="19"/>
        </w:rPr>
      </w:pPr>
      <w:ins w:id="469" w:author="Palacherla, Susmitha C (NONUS)" w:date="2018-01-17T12:01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r>
          <w:rPr>
            <w:rFonts w:ascii="Consolas" w:hAnsi="Consolas" w:cs="Consolas"/>
            <w:color w:val="008000"/>
            <w:sz w:val="19"/>
            <w:szCs w:val="19"/>
          </w:rPr>
          <w:t>// TODO: Add your code here</w:t>
        </w:r>
      </w:ins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ins w:id="470" w:author="Palacherla, Susmitha C (NONUS)" w:date="2018-01-17T12:01:00Z"/>
          <w:rFonts w:ascii="Consolas" w:hAnsi="Consolas" w:cs="Consolas"/>
          <w:color w:val="000000"/>
          <w:sz w:val="19"/>
          <w:szCs w:val="19"/>
        </w:rPr>
      </w:pPr>
      <w:ins w:id="471" w:author="Palacherla, Susmitha C (NONUS)" w:date="2018-01-17T12:01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r>
          <w:rPr>
            <w:rFonts w:ascii="Consolas" w:hAnsi="Consolas" w:cs="Consolas"/>
            <w:color w:val="008000"/>
            <w:sz w:val="19"/>
            <w:szCs w:val="19"/>
          </w:rPr>
          <w:t xml:space="preserve">// Sleep for 10 </w:t>
        </w:r>
        <w:proofErr w:type="gramStart"/>
        <w:r>
          <w:rPr>
            <w:rFonts w:ascii="Consolas" w:hAnsi="Consolas" w:cs="Consolas"/>
            <w:color w:val="008000"/>
            <w:sz w:val="19"/>
            <w:szCs w:val="19"/>
          </w:rPr>
          <w:t>seconds  (</w:t>
        </w:r>
        <w:proofErr w:type="gramEnd"/>
        <w:r>
          <w:rPr>
            <w:rFonts w:ascii="Consolas" w:hAnsi="Consolas" w:cs="Consolas"/>
            <w:color w:val="008000"/>
            <w:sz w:val="19"/>
            <w:szCs w:val="19"/>
          </w:rPr>
          <w:t>*1000)</w:t>
        </w:r>
      </w:ins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ins w:id="472" w:author="Palacherla, Susmitha C (NONUS)" w:date="2018-01-17T12:01:00Z"/>
          <w:rFonts w:ascii="Consolas" w:hAnsi="Consolas" w:cs="Consolas"/>
          <w:color w:val="000000"/>
          <w:sz w:val="19"/>
          <w:szCs w:val="19"/>
        </w:rPr>
      </w:pPr>
      <w:ins w:id="473" w:author="Palacherla, Susmitha C (NONUS)" w:date="2018-01-17T12:01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proofErr w:type="spellStart"/>
        <w:proofErr w:type="gramStart"/>
        <w:r>
          <w:rPr>
            <w:rFonts w:ascii="Consolas" w:hAnsi="Consolas" w:cs="Consolas"/>
            <w:color w:val="000000"/>
            <w:sz w:val="19"/>
            <w:szCs w:val="19"/>
          </w:rPr>
          <w:t>System.Threading.</w:t>
        </w:r>
        <w:r>
          <w:rPr>
            <w:rFonts w:ascii="Consolas" w:hAnsi="Consolas" w:cs="Consolas"/>
            <w:color w:val="2B91AF"/>
            <w:sz w:val="19"/>
            <w:szCs w:val="19"/>
          </w:rPr>
          <w:t>Thread</w:t>
        </w:r>
        <w:r>
          <w:rPr>
            <w:rFonts w:ascii="Consolas" w:hAnsi="Consolas" w:cs="Consolas"/>
            <w:color w:val="000000"/>
            <w:sz w:val="19"/>
            <w:szCs w:val="19"/>
          </w:rPr>
          <w:t>.Sleep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</w:rPr>
          <w:t>(</w:t>
        </w:r>
        <w:proofErr w:type="gramEnd"/>
        <w:r>
          <w:rPr>
            <w:rFonts w:ascii="Consolas" w:hAnsi="Consolas" w:cs="Consolas"/>
            <w:color w:val="000000"/>
            <w:sz w:val="19"/>
            <w:szCs w:val="19"/>
          </w:rPr>
          <w:t>10000);</w:t>
        </w:r>
      </w:ins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ins w:id="474" w:author="Palacherla, Susmitha C (NONUS)" w:date="2018-01-17T12:01:00Z"/>
          <w:rFonts w:ascii="Consolas" w:hAnsi="Consolas" w:cs="Consolas"/>
          <w:color w:val="000000"/>
          <w:sz w:val="19"/>
          <w:szCs w:val="19"/>
        </w:rPr>
      </w:pPr>
      <w:ins w:id="475" w:author="Palacherla, Susmitha C (NONUS)" w:date="2018-01-17T12:01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</w:rPr>
          <w:t>Dts.TaskResult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</w:rPr>
          <w:t xml:space="preserve"> = (</w:t>
        </w:r>
        <w:proofErr w:type="spellStart"/>
        <w:r>
          <w:rPr>
            <w:rFonts w:ascii="Consolas" w:hAnsi="Consolas" w:cs="Consolas"/>
            <w:color w:val="0000FF"/>
            <w:sz w:val="19"/>
            <w:szCs w:val="19"/>
          </w:rPr>
          <w:t>int</w:t>
        </w:r>
        <w:proofErr w:type="spellEnd"/>
        <w:proofErr w:type="gramStart"/>
        <w:r>
          <w:rPr>
            <w:rFonts w:ascii="Consolas" w:hAnsi="Consolas" w:cs="Consolas"/>
            <w:color w:val="000000"/>
            <w:sz w:val="19"/>
            <w:szCs w:val="19"/>
          </w:rPr>
          <w:t>)</w:t>
        </w:r>
        <w:proofErr w:type="spellStart"/>
        <w:r>
          <w:rPr>
            <w:rFonts w:ascii="Consolas" w:hAnsi="Consolas" w:cs="Consolas"/>
            <w:color w:val="2B91AF"/>
            <w:sz w:val="19"/>
            <w:szCs w:val="19"/>
          </w:rPr>
          <w:t>ScriptResults</w:t>
        </w:r>
        <w:r>
          <w:rPr>
            <w:rFonts w:ascii="Consolas" w:hAnsi="Consolas" w:cs="Consolas"/>
            <w:color w:val="000000"/>
            <w:sz w:val="19"/>
            <w:szCs w:val="19"/>
          </w:rPr>
          <w:t>.Success</w:t>
        </w:r>
        <w:proofErr w:type="spellEnd"/>
        <w:proofErr w:type="gramEnd"/>
        <w:r>
          <w:rPr>
            <w:rFonts w:ascii="Consolas" w:hAnsi="Consolas" w:cs="Consolas"/>
            <w:color w:val="000000"/>
            <w:sz w:val="19"/>
            <w:szCs w:val="19"/>
          </w:rPr>
          <w:t>;</w:t>
        </w:r>
      </w:ins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ins w:id="476" w:author="Palacherla, Susmitha C (NONUS)" w:date="2018-01-17T12:01:00Z"/>
          <w:rFonts w:ascii="Consolas" w:hAnsi="Consolas" w:cs="Consolas"/>
          <w:color w:val="000000"/>
          <w:sz w:val="19"/>
          <w:szCs w:val="19"/>
        </w:rPr>
      </w:pPr>
      <w:ins w:id="477" w:author="Palacherla, Susmitha C (NONUS)" w:date="2018-01-17T12:01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}</w:t>
        </w:r>
      </w:ins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ins w:id="478" w:author="Palacherla, Susmitha C (NONUS)" w:date="2018-01-17T12:01:00Z"/>
          <w:rFonts w:ascii="Times New Roman" w:hAnsi="Times New Roman"/>
          <w:sz w:val="24"/>
          <w:szCs w:val="24"/>
        </w:rPr>
      </w:pPr>
    </w:p>
    <w:p w:rsidR="00522634" w:rsidRDefault="00522634" w:rsidP="00522634">
      <w:pPr>
        <w:pStyle w:val="ListParagraph"/>
        <w:numPr>
          <w:ilvl w:val="0"/>
          <w:numId w:val="13"/>
        </w:numPr>
        <w:rPr>
          <w:ins w:id="479" w:author="Palacherla, Susmitha C (NONUS)" w:date="2018-01-17T12:01:00Z"/>
          <w:rFonts w:ascii="Times New Roman" w:hAnsi="Times New Roman"/>
        </w:rPr>
      </w:pPr>
      <w:ins w:id="480" w:author="Palacherla, Susmitha C (NONUS)" w:date="2018-01-17T12:01:00Z">
        <w:r>
          <w:rPr>
            <w:rFonts w:ascii="Times New Roman" w:hAnsi="Times New Roman"/>
          </w:rPr>
          <w:t>File System task – Backup Encrypted files</w:t>
        </w:r>
      </w:ins>
    </w:p>
    <w:p w:rsidR="00522634" w:rsidRPr="00273931" w:rsidRDefault="00522634" w:rsidP="00522634">
      <w:pPr>
        <w:ind w:left="720"/>
        <w:rPr>
          <w:ins w:id="481" w:author="Palacherla, Susmitha C (NONUS)" w:date="2018-01-17T12:01:00Z"/>
          <w:rFonts w:ascii="Times New Roman" w:hAnsi="Times New Roman"/>
        </w:rPr>
      </w:pPr>
      <w:ins w:id="482" w:author="Palacherla, Susmitha C (NONUS)" w:date="2018-01-17T12:01:00Z">
        <w:r>
          <w:rPr>
            <w:noProof/>
          </w:rPr>
          <w:drawing>
            <wp:inline distT="0" distB="0" distL="0" distR="0" wp14:anchorId="759B023F" wp14:editId="56B22D7C">
              <wp:extent cx="5734050" cy="2647950"/>
              <wp:effectExtent l="0" t="0" r="0" b="0"/>
              <wp:docPr id="60" name="Picture 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4050" cy="2647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ins w:id="483" w:author="Palacherla, Susmitha C (NONUS)" w:date="2018-01-17T12:01:00Z"/>
          <w:rFonts w:ascii="Times New Roman" w:hAnsi="Times New Roman"/>
        </w:rPr>
      </w:pPr>
    </w:p>
    <w:p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ins w:id="484" w:author="Palacherla, Susmitha C (NONUS)" w:date="2018-01-17T12:01:00Z"/>
          <w:rFonts w:ascii="Times New Roman" w:hAnsi="Times New Roman"/>
        </w:rPr>
      </w:pPr>
    </w:p>
    <w:p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ins w:id="485" w:author="Palacherla, Susmitha C (NONUS)" w:date="2018-01-17T12:01:00Z"/>
          <w:rFonts w:ascii="Times New Roman" w:hAnsi="Times New Roman"/>
          <w:sz w:val="24"/>
          <w:szCs w:val="24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522634" w:rsidRPr="001D6CCE" w:rsidRDefault="00522634" w:rsidP="0052263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486" w:author="Palacherla, Susmitha C (NONUS)" w:date="2018-01-17T12:01:00Z"/>
          <w:rFonts w:ascii="Times New Roman" w:hAnsi="Times New Roman"/>
          <w:b/>
        </w:rPr>
      </w:pPr>
      <w:ins w:id="487" w:author="Palacherla, Susmitha C (NONUS)" w:date="2018-01-17T12:01:00Z">
        <w:r w:rsidRPr="001D6CCE">
          <w:rPr>
            <w:rFonts w:ascii="Times New Roman" w:hAnsi="Times New Roman"/>
            <w:b/>
          </w:rPr>
          <w:t xml:space="preserve">For each </w:t>
        </w:r>
        <w:proofErr w:type="spellStart"/>
        <w:r w:rsidRPr="001D6CCE">
          <w:rPr>
            <w:rFonts w:ascii="Times New Roman" w:hAnsi="Times New Roman"/>
            <w:b/>
          </w:rPr>
          <w:t>Non</w:t>
        </w:r>
        <w:r w:rsidRPr="001D6CCE">
          <w:rPr>
            <w:rFonts w:ascii="Times New Roman" w:hAnsi="Times New Roman"/>
            <w:b/>
            <w:color w:val="000000" w:themeColor="text1"/>
          </w:rPr>
          <w:t>CTC</w:t>
        </w:r>
        <w:proofErr w:type="spellEnd"/>
        <w:r w:rsidRPr="001D6CCE">
          <w:rPr>
            <w:rFonts w:ascii="Times New Roman" w:hAnsi="Times New Roman"/>
            <w:b/>
          </w:rPr>
          <w:t xml:space="preserve"> file in Staging directory  Workflow</w:t>
        </w:r>
      </w:ins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Container: </w:t>
      </w:r>
      <w:proofErr w:type="spellStart"/>
      <w:r w:rsidRPr="001D6CCE">
        <w:rPr>
          <w:rFonts w:ascii="Times New Roman" w:hAnsi="Times New Roman"/>
        </w:rPr>
        <w:t>Foreach</w:t>
      </w:r>
      <w:proofErr w:type="spellEnd"/>
      <w:r w:rsidRPr="001D6CCE">
        <w:rPr>
          <w:rFonts w:ascii="Times New Roman" w:hAnsi="Times New Roman"/>
        </w:rPr>
        <w:t xml:space="preserve"> Loop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Folder: \\vrivscors01\BCC Scorecards\Coaching\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:rsidR="00807FCA" w:rsidRPr="001D6CCE" w:rsidRDefault="00843A3C" w:rsidP="00807FCA">
      <w:pPr>
        <w:spacing w:after="0"/>
        <w:ind w:left="1080"/>
        <w:rPr>
          <w:rFonts w:ascii="Times New Roman" w:hAnsi="Times New Roman"/>
          <w:noProof/>
        </w:rPr>
      </w:pPr>
      <w:del w:id="488" w:author="Palacherla, Susmitha C (NONUS)" w:date="2018-01-17T12:03:00Z">
        <w:r w:rsidRPr="001D6CCE" w:rsidDel="00522634">
          <w:rPr>
            <w:rFonts w:ascii="Times New Roman" w:hAnsi="Times New Roman"/>
            <w:noProof/>
          </w:rPr>
          <w:lastRenderedPageBreak/>
          <w:drawing>
            <wp:inline distT="0" distB="0" distL="0" distR="0" wp14:anchorId="5DB704A0" wp14:editId="77C6DF77">
              <wp:extent cx="3191256" cy="5367528"/>
              <wp:effectExtent l="0" t="0" r="9525" b="5080"/>
              <wp:docPr id="123" name="Picture 1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91256" cy="53675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489" w:author="Palacherla, Susmitha C (NONUS)" w:date="2018-01-17T12:03:00Z">
        <w:r w:rsidR="00522634" w:rsidRPr="00522634">
          <w:rPr>
            <w:noProof/>
          </w:rPr>
          <w:t xml:space="preserve"> </w:t>
        </w:r>
        <w:r w:rsidR="00522634">
          <w:rPr>
            <w:noProof/>
          </w:rPr>
          <w:drawing>
            <wp:inline distT="0" distB="0" distL="0" distR="0" wp14:anchorId="74DF44DC" wp14:editId="10AE80FF">
              <wp:extent cx="2914650" cy="6048375"/>
              <wp:effectExtent l="0" t="0" r="0" b="952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14650" cy="60483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Pr="001D6CCE">
        <w:rPr>
          <w:rFonts w:ascii="Times New Roman" w:hAnsi="Times New Roman"/>
          <w:noProof/>
        </w:rPr>
        <w:t xml:space="preserve"> </w:t>
      </w:r>
    </w:p>
    <w:p w:rsidR="00843A3C" w:rsidRPr="001D6CCE" w:rsidRDefault="00843A3C" w:rsidP="00807FCA">
      <w:pPr>
        <w:spacing w:after="0"/>
        <w:ind w:left="1080"/>
        <w:rPr>
          <w:rFonts w:ascii="Times New Roman" w:hAnsi="Times New Roman"/>
        </w:rPr>
      </w:pPr>
    </w:p>
    <w:p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:rsidR="00F520D0" w:rsidRDefault="00F520D0" w:rsidP="00807FCA">
      <w:pPr>
        <w:spacing w:after="0"/>
        <w:ind w:left="1080"/>
        <w:rPr>
          <w:rFonts w:ascii="Times New Roman" w:hAnsi="Times New Roman"/>
        </w:rPr>
      </w:pPr>
    </w:p>
    <w:p w:rsidR="001D6CCE" w:rsidRPr="001D6CCE" w:rsidRDefault="001D6CCE" w:rsidP="00807FCA">
      <w:pPr>
        <w:spacing w:after="0"/>
        <w:ind w:left="1080"/>
        <w:rPr>
          <w:rFonts w:ascii="Times New Roman" w:hAnsi="Times New Roman"/>
        </w:rPr>
      </w:pPr>
    </w:p>
    <w:p w:rsidR="00F520D0" w:rsidRPr="001D6CCE" w:rsidRDefault="00F520D0" w:rsidP="00F520D0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False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Maximum Error count – 0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False</w:t>
      </w:r>
    </w:p>
    <w:p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DFT –</w:t>
      </w:r>
      <w:del w:id="490" w:author="Palacherla, Susmitha C (NONUS)" w:date="2018-01-17T12:03:00Z">
        <w:r w:rsidRPr="001D6CCE" w:rsidDel="00522634">
          <w:rPr>
            <w:rFonts w:ascii="Times New Roman" w:hAnsi="Times New Roman"/>
          </w:rPr>
          <w:delText xml:space="preserve"> Stage</w:delText>
        </w:r>
      </w:del>
      <w:ins w:id="491" w:author="Palacherla, Susmitha C (NONUS)" w:date="2018-01-17T12:03:00Z">
        <w:r w:rsidR="00522634">
          <w:rPr>
            <w:rFonts w:ascii="Times New Roman" w:hAnsi="Times New Roman"/>
          </w:rPr>
          <w:t>Load</w:t>
        </w:r>
      </w:ins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98031D" w:rsidRPr="001D6CCE" w:rsidRDefault="0098031D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</w:t>
      </w:r>
      <w:del w:id="492" w:author="Palacherla, Susmitha C (NONUS)" w:date="2018-01-17T12:04:00Z">
        <w:r w:rsidRPr="001D6CCE" w:rsidDel="00522634">
          <w:rPr>
            <w:rFonts w:ascii="Times New Roman" w:hAnsi="Times New Roman"/>
          </w:rPr>
          <w:delText>-</w:delText>
        </w:r>
      </w:del>
      <w:ins w:id="493" w:author="Palacherla, Susmitha C (NONUS)" w:date="2018-01-17T12:04:00Z">
        <w:r w:rsidR="00522634">
          <w:rPr>
            <w:rFonts w:ascii="Times New Roman" w:hAnsi="Times New Roman"/>
          </w:rPr>
          <w:t>–</w:t>
        </w:r>
      </w:ins>
      <w:r w:rsidRPr="001D6CCE">
        <w:rPr>
          <w:rFonts w:ascii="Times New Roman" w:hAnsi="Times New Roman"/>
        </w:rPr>
        <w:t xml:space="preserve"> </w:t>
      </w:r>
      <w:ins w:id="494" w:author="Palacherla, Susmitha C (NONUS)" w:date="2018-01-17T12:04:00Z">
        <w:r w:rsidR="00522634">
          <w:rPr>
            <w:rFonts w:ascii="Times New Roman" w:hAnsi="Times New Roman"/>
          </w:rPr>
          <w:t>Update Staging table and Reject Records</w:t>
        </w:r>
      </w:ins>
      <w:del w:id="495" w:author="Palacherla, Susmitha C (NONUS)" w:date="2018-01-17T12:04:00Z">
        <w:r w:rsidRPr="001D6CCE" w:rsidDel="00522634">
          <w:rPr>
            <w:rFonts w:ascii="Times New Roman" w:hAnsi="Times New Roman"/>
          </w:rPr>
          <w:delText>Replace EmpID with Emp Lan ID</w:delText>
        </w:r>
      </w:del>
    </w:p>
    <w:p w:rsidR="00807FCA" w:rsidRPr="001D6CCE" w:rsidDel="00522634" w:rsidRDefault="00807FCA" w:rsidP="0025413E">
      <w:pPr>
        <w:pStyle w:val="ListParagraph"/>
        <w:numPr>
          <w:ilvl w:val="0"/>
          <w:numId w:val="28"/>
        </w:numPr>
        <w:rPr>
          <w:del w:id="496" w:author="Palacherla, Susmitha C (NONUS)" w:date="2018-01-17T12:04:00Z"/>
          <w:rFonts w:ascii="Times New Roman" w:hAnsi="Times New Roman"/>
        </w:rPr>
      </w:pPr>
      <w:del w:id="497" w:author="Palacherla, Susmitha C (NONUS)" w:date="2018-01-17T12:04:00Z">
        <w:r w:rsidRPr="001D6CCE" w:rsidDel="00522634">
          <w:rPr>
            <w:rFonts w:ascii="Times New Roman" w:hAnsi="Times New Roman"/>
          </w:rPr>
          <w:delText xml:space="preserve">SQL task – Populate Employee </w:delText>
        </w:r>
        <w:r w:rsidR="0025413E" w:rsidRPr="001D6CCE" w:rsidDel="00522634">
          <w:rPr>
            <w:rFonts w:ascii="Times New Roman" w:hAnsi="Times New Roman"/>
          </w:rPr>
          <w:delText>and Submitter Ids</w:delText>
        </w:r>
      </w:del>
    </w:p>
    <w:p w:rsidR="00807FCA" w:rsidRPr="001D6CCE" w:rsidDel="00522634" w:rsidRDefault="00807FCA" w:rsidP="0025413E">
      <w:pPr>
        <w:pStyle w:val="ListParagraph"/>
        <w:numPr>
          <w:ilvl w:val="0"/>
          <w:numId w:val="28"/>
        </w:numPr>
        <w:rPr>
          <w:del w:id="498" w:author="Palacherla, Susmitha C (NONUS)" w:date="2018-01-17T12:04:00Z"/>
          <w:rFonts w:ascii="Times New Roman" w:hAnsi="Times New Roman"/>
        </w:rPr>
      </w:pPr>
      <w:del w:id="499" w:author="Palacherla, Susmitha C (NONUS)" w:date="2018-01-17T12:04:00Z">
        <w:r w:rsidRPr="001D6CCE" w:rsidDel="00522634">
          <w:rPr>
            <w:rFonts w:ascii="Times New Roman" w:hAnsi="Times New Roman"/>
          </w:rPr>
          <w:delText xml:space="preserve">SQL Task – Populate missing Program Values </w:delText>
        </w:r>
      </w:del>
    </w:p>
    <w:p w:rsidR="00807FCA" w:rsidRPr="001D6CCE" w:rsidDel="00522634" w:rsidRDefault="00807FCA" w:rsidP="0025413E">
      <w:pPr>
        <w:pStyle w:val="ListParagraph"/>
        <w:numPr>
          <w:ilvl w:val="0"/>
          <w:numId w:val="28"/>
        </w:numPr>
        <w:rPr>
          <w:del w:id="500" w:author="Palacherla, Susmitha C (NONUS)" w:date="2018-01-17T12:04:00Z"/>
          <w:rFonts w:ascii="Times New Roman" w:hAnsi="Times New Roman"/>
        </w:rPr>
      </w:pPr>
      <w:del w:id="501" w:author="Palacherla, Susmitha C (NONUS)" w:date="2018-01-17T12:04:00Z">
        <w:r w:rsidRPr="001D6CCE" w:rsidDel="00522634">
          <w:rPr>
            <w:rFonts w:ascii="Times New Roman" w:hAnsi="Times New Roman"/>
          </w:rPr>
          <w:delText xml:space="preserve"> DFT  Rejected records with missing Employee attributes</w:delText>
        </w:r>
      </w:del>
    </w:p>
    <w:p w:rsidR="00807FCA" w:rsidRPr="001D6CCE" w:rsidDel="00522634" w:rsidRDefault="00807FCA" w:rsidP="0025413E">
      <w:pPr>
        <w:pStyle w:val="ListParagraph"/>
        <w:numPr>
          <w:ilvl w:val="0"/>
          <w:numId w:val="28"/>
        </w:numPr>
        <w:rPr>
          <w:del w:id="502" w:author="Palacherla, Susmitha C (NONUS)" w:date="2018-01-17T12:04:00Z"/>
          <w:rFonts w:ascii="Times New Roman" w:hAnsi="Times New Roman"/>
        </w:rPr>
      </w:pPr>
      <w:del w:id="503" w:author="Palacherla, Susmitha C (NONUS)" w:date="2018-01-17T12:04:00Z">
        <w:r w:rsidRPr="001D6CCE" w:rsidDel="00522634">
          <w:rPr>
            <w:rFonts w:ascii="Times New Roman" w:hAnsi="Times New Roman"/>
          </w:rPr>
          <w:delText>SQL task – Delete records with missing employee ID from Staging table</w:delText>
        </w:r>
      </w:del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and </w:t>
      </w:r>
      <w:proofErr w:type="spellStart"/>
      <w:r w:rsidRPr="001D6CCE">
        <w:rPr>
          <w:rFonts w:ascii="Times New Roman" w:hAnsi="Times New Roman"/>
        </w:rPr>
        <w:t>Coaching_Log_Reason</w:t>
      </w:r>
      <w:proofErr w:type="spellEnd"/>
      <w:r w:rsidRPr="001D6CCE">
        <w:rPr>
          <w:rFonts w:ascii="Times New Roman" w:hAnsi="Times New Roman"/>
        </w:rPr>
        <w:t xml:space="preserve"> tables</w:t>
      </w:r>
    </w:p>
    <w:p w:rsidR="00807FCA" w:rsidRPr="001D6CCE" w:rsidDel="00522634" w:rsidRDefault="00807FCA" w:rsidP="0025413E">
      <w:pPr>
        <w:pStyle w:val="ListParagraph"/>
        <w:numPr>
          <w:ilvl w:val="0"/>
          <w:numId w:val="28"/>
        </w:numPr>
        <w:rPr>
          <w:del w:id="504" w:author="Palacherla, Susmitha C (NONUS)" w:date="2018-01-17T12:04:00Z"/>
          <w:rFonts w:ascii="Times New Roman" w:hAnsi="Times New Roman"/>
        </w:rPr>
      </w:pPr>
      <w:del w:id="505" w:author="Palacherla, Susmitha C (NONUS)" w:date="2018-01-17T12:04:00Z">
        <w:r w:rsidRPr="001D6CCE" w:rsidDel="00522634">
          <w:rPr>
            <w:rFonts w:ascii="Times New Roman" w:hAnsi="Times New Roman"/>
          </w:rPr>
          <w:delText xml:space="preserve">SQL task – Load </w:delText>
        </w:r>
        <w:r w:rsidRPr="001D6CCE" w:rsidDel="00522634">
          <w:rPr>
            <w:rFonts w:ascii="Times New Roman" w:hAnsi="Times New Roman"/>
            <w:color w:val="000000" w:themeColor="text1"/>
          </w:rPr>
          <w:delText>Quality_Other</w:delText>
        </w:r>
        <w:r w:rsidRPr="001D6CCE" w:rsidDel="00522634">
          <w:rPr>
            <w:rFonts w:ascii="Times New Roman" w:hAnsi="Times New Roman"/>
          </w:rPr>
          <w:delText xml:space="preserve"> Fact table</w:delText>
        </w:r>
      </w:del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1E3EB2E" wp14:editId="6FC1F636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</w:t>
      </w:r>
      <w:proofErr w:type="spellEnd"/>
      <w:r w:rsidRPr="001D6CCE">
        <w:rPr>
          <w:rFonts w:ascii="Times New Roman" w:hAnsi="Times New Roman"/>
        </w:rPr>
        <w:t>]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AA48D07" wp14:editId="75C323BA">
            <wp:extent cx="3456432" cy="28346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1D6CCE">
        <w:rPr>
          <w:rFonts w:ascii="Times New Roman" w:hAnsi="Times New Roman"/>
        </w:rPr>
        <w:lastRenderedPageBreak/>
        <w:t>FINDSTRING(</w:t>
      </w:r>
      <w:proofErr w:type="gramEnd"/>
      <w:r w:rsidRPr="001D6CCE">
        <w:rPr>
          <w:rFonts w:ascii="Times New Roman" w:hAnsi="Times New Roman"/>
        </w:rPr>
        <w:t>@[User::</w:t>
      </w:r>
      <w:proofErr w:type="spellStart"/>
      <w:r w:rsidRPr="001D6CCE">
        <w:rPr>
          <w:rFonts w:ascii="Times New Roman" w:hAnsi="Times New Roman"/>
        </w:rPr>
        <w:t>VarFileName</w:t>
      </w:r>
      <w:proofErr w:type="spellEnd"/>
      <w:r w:rsidRPr="001D6CCE">
        <w:rPr>
          <w:rFonts w:ascii="Times New Roman" w:hAnsi="Times New Roman"/>
        </w:rPr>
        <w:t>],"CTC",1 ) == 0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FC75CD8" wp14:editId="7E41C6D9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177190C" wp14:editId="055BAC94">
            <wp:extent cx="1389888" cy="1892808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AA514EC" wp14:editId="32ABF56D">
            <wp:extent cx="2743200" cy="177393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8680067" wp14:editId="04CB21AC">
            <wp:extent cx="3410712" cy="3858768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07FCA" w:rsidRPr="001D6CCE" w:rsidRDefault="00327B1D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</w:t>
      </w:r>
      <w:r w:rsidR="00807FCA" w:rsidRPr="001D6CCE">
        <w:rPr>
          <w:rFonts w:ascii="Times New Roman" w:hAnsi="Times New Roman"/>
        </w:rPr>
        <w:t>ata Conversion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C326E9F" wp14:editId="10379C55">
            <wp:extent cx="2468880" cy="3072384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BACFB82" wp14:editId="5639663E">
            <wp:extent cx="3758184" cy="314553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Oledb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3144551" wp14:editId="6BB42ABC">
            <wp:extent cx="3959352" cy="267004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3BC1535" wp14:editId="04B993BD">
            <wp:extent cx="2825496" cy="345643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ins w:id="506" w:author="Palacherla, Susmitha C (NONUS)" w:date="2018-01-17T12:06:00Z"/>
          <w:rFonts w:ascii="Times New Roman" w:hAnsi="Times New Roman"/>
        </w:rPr>
      </w:pP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8031D" w:rsidRPr="001D6CCE" w:rsidDel="00522634" w:rsidRDefault="0098031D" w:rsidP="0098031D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ind w:left="360"/>
        <w:rPr>
          <w:del w:id="507" w:author="Palacherla, Susmitha C (NONUS)" w:date="2018-01-17T12:05:00Z"/>
          <w:rFonts w:ascii="Times New Roman" w:hAnsi="Times New Roman"/>
        </w:rPr>
      </w:pPr>
      <w:r w:rsidRPr="00522634">
        <w:rPr>
          <w:rFonts w:ascii="Times New Roman" w:hAnsi="Times New Roman"/>
        </w:rPr>
        <w:lastRenderedPageBreak/>
        <w:t xml:space="preserve">SQL Task: </w:t>
      </w:r>
      <w:ins w:id="508" w:author="Palacherla, Susmitha C (NONUS)" w:date="2018-01-17T12:05:00Z">
        <w:r w:rsidR="00522634">
          <w:rPr>
            <w:rFonts w:ascii="Times New Roman" w:hAnsi="Times New Roman"/>
          </w:rPr>
          <w:t>Update Staging table and Reject Records</w:t>
        </w:r>
      </w:ins>
      <w:del w:id="509" w:author="Palacherla, Susmitha C (NONUS)" w:date="2018-01-17T12:05:00Z">
        <w:r w:rsidRPr="001D6CCE" w:rsidDel="00522634">
          <w:rPr>
            <w:rFonts w:ascii="Times New Roman" w:hAnsi="Times New Roman"/>
          </w:rPr>
          <w:delText>Replace Emp Ids with Emp lan Ids</w:delText>
        </w:r>
      </w:del>
    </w:p>
    <w:p w:rsidR="0098031D" w:rsidRPr="00522634" w:rsidRDefault="0098031D" w:rsidP="0098031D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del w:id="510" w:author="Palacherla, Susmitha C (NONUS)" w:date="2018-01-17T12:05:00Z">
        <w:r w:rsidRPr="001D6CCE" w:rsidDel="00522634">
          <w:rPr>
            <w:rFonts w:ascii="Times New Roman" w:hAnsi="Times New Roman"/>
            <w:noProof/>
          </w:rPr>
          <w:drawing>
            <wp:inline distT="0" distB="0" distL="0" distR="0" wp14:anchorId="7DE646B9" wp14:editId="724241E0">
              <wp:extent cx="4014216" cy="3145536"/>
              <wp:effectExtent l="0" t="0" r="5715" b="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14216" cy="31455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511" w:author="Palacherla, Susmitha C (NONUS)" w:date="2018-01-17T12:07:00Z"/>
          <w:rFonts w:ascii="Times New Roman" w:hAnsi="Times New Roman"/>
        </w:rPr>
      </w:pP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512" w:author="Palacherla, Susmitha C (NONUS)" w:date="2018-01-17T12:09:00Z"/>
          <w:rFonts w:ascii="Times New Roman" w:hAnsi="Times New Roman"/>
        </w:rPr>
      </w:pPr>
      <w:ins w:id="513" w:author="Palacherla, Susmitha C (NONUS)" w:date="2018-01-17T12:08:00Z">
        <w:r w:rsidRPr="00335AE2">
          <w:rPr>
            <w:rFonts w:ascii="Times New Roman" w:hAnsi="Times New Roman"/>
          </w:rPr>
          <w:t>Exec [EC]</w:t>
        </w:r>
        <w:proofErr w:type="gramStart"/>
        <w:r w:rsidRPr="00335AE2">
          <w:rPr>
            <w:rFonts w:ascii="Times New Roman" w:hAnsi="Times New Roman"/>
          </w:rPr>
          <w:t>.[</w:t>
        </w:r>
        <w:proofErr w:type="gramEnd"/>
        <w:r w:rsidRPr="00335AE2">
          <w:rPr>
            <w:rFonts w:ascii="Times New Roman" w:hAnsi="Times New Roman"/>
          </w:rPr>
          <w:t xml:space="preserve">sp_Update_Quality_Other_Coaching_Stage] ? </w:t>
        </w:r>
        <w:proofErr w:type="gramStart"/>
        <w:r w:rsidRPr="00335AE2">
          <w:rPr>
            <w:rFonts w:ascii="Times New Roman" w:hAnsi="Times New Roman"/>
          </w:rPr>
          <w:t>output</w:t>
        </w:r>
      </w:ins>
      <w:proofErr w:type="gramEnd"/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514" w:author="Palacherla, Susmitha C (NONUS)" w:date="2018-01-17T12:09:00Z"/>
          <w:rFonts w:ascii="Times New Roman" w:hAnsi="Times New Roman"/>
        </w:rPr>
      </w:pP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515" w:author="Palacherla, Susmitha C (NONUS)" w:date="2018-01-17T12:07:00Z"/>
          <w:rFonts w:ascii="Times New Roman" w:hAnsi="Times New Roman"/>
        </w:rPr>
      </w:pPr>
    </w:p>
    <w:p w:rsidR="00100524" w:rsidRPr="00100524" w:rsidDel="00522634" w:rsidRDefault="00335AE2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16" w:author="Palacherla, Susmitha C (NONUS)" w:date="2018-01-17T12:05:00Z"/>
          <w:rFonts w:ascii="Times New Roman" w:hAnsi="Times New Roman"/>
        </w:rPr>
      </w:pPr>
      <w:ins w:id="517" w:author="Palacherla, Susmitha C (NONUS)" w:date="2018-01-17T12:07:00Z">
        <w:r>
          <w:rPr>
            <w:noProof/>
          </w:rPr>
          <w:drawing>
            <wp:inline distT="0" distB="0" distL="0" distR="0" wp14:anchorId="2F54BA06" wp14:editId="6A013C13">
              <wp:extent cx="5943600" cy="1767840"/>
              <wp:effectExtent l="0" t="0" r="0" b="381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7678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518" w:author="Palacherla, Susmitha C (NONUS)" w:date="2018-01-17T12:05:00Z">
        <w:r w:rsidR="00100524" w:rsidRPr="00100524" w:rsidDel="00522634">
          <w:rPr>
            <w:rFonts w:ascii="Times New Roman" w:hAnsi="Times New Roman"/>
          </w:rPr>
          <w:delText>UPDATE [EC].[Quality_Other_Coaching_Stage]</w:delText>
        </w:r>
      </w:del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19" w:author="Palacherla, Susmitha C (NONUS)" w:date="2018-01-17T12:05:00Z"/>
          <w:rFonts w:ascii="Times New Roman" w:hAnsi="Times New Roman"/>
        </w:rPr>
      </w:pPr>
      <w:del w:id="520" w:author="Palacherla, Susmitha C (NONUS)" w:date="2018-01-17T12:05:00Z">
        <w:r w:rsidRPr="00100524" w:rsidDel="00522634">
          <w:rPr>
            <w:rFonts w:ascii="Times New Roman" w:hAnsi="Times New Roman"/>
          </w:rPr>
          <w:delText>SET [Emp_ID]=[Emp_LanID]</w:delText>
        </w:r>
      </w:del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21" w:author="Palacherla, Susmitha C (NONUS)" w:date="2018-01-17T12:05:00Z"/>
          <w:rFonts w:ascii="Times New Roman" w:hAnsi="Times New Roman"/>
        </w:rPr>
      </w:pPr>
      <w:del w:id="522" w:author="Palacherla, Susmitha C (NONUS)" w:date="2018-01-17T12:05:00Z">
        <w:r w:rsidRPr="00100524" w:rsidDel="00522634">
          <w:rPr>
            <w:rFonts w:ascii="Times New Roman" w:hAnsi="Times New Roman"/>
          </w:rPr>
          <w:delText>WHERE NOT ISNULL([Emp_LANID],' ') like '%.%'</w:delText>
        </w:r>
      </w:del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23" w:author="Palacherla, Susmitha C (NONUS)" w:date="2018-01-17T12:05:00Z"/>
          <w:rFonts w:ascii="Times New Roman" w:hAnsi="Times New Roman"/>
        </w:rPr>
      </w:pPr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24" w:author="Palacherla, Susmitha C (NONUS)" w:date="2018-01-17T12:05:00Z"/>
          <w:rFonts w:ascii="Times New Roman" w:hAnsi="Times New Roman"/>
        </w:rPr>
      </w:pPr>
      <w:del w:id="525" w:author="Palacherla, Susmitha C (NONUS)" w:date="2018-01-17T12:05:00Z">
        <w:r w:rsidRPr="00100524" w:rsidDel="00522634">
          <w:rPr>
            <w:rFonts w:ascii="Times New Roman" w:hAnsi="Times New Roman"/>
          </w:rPr>
          <w:delText xml:space="preserve"> UPDATE [EC].[Quality_Other_Coaching_Stage]</w:delText>
        </w:r>
      </w:del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26" w:author="Palacherla, Susmitha C (NONUS)" w:date="2018-01-17T12:05:00Z"/>
          <w:rFonts w:ascii="Times New Roman" w:hAnsi="Times New Roman"/>
        </w:rPr>
      </w:pPr>
      <w:del w:id="527" w:author="Palacherla, Susmitha C (NONUS)" w:date="2018-01-17T12:05:00Z">
        <w:r w:rsidRPr="00100524" w:rsidDel="00522634">
          <w:rPr>
            <w:rFonts w:ascii="Times New Roman" w:hAnsi="Times New Roman"/>
          </w:rPr>
          <w:delText>SET [Emp_LANID]= [EC].[fn_strEmpLanIDFromEmpID]([Emp_LanID])</w:delText>
        </w:r>
      </w:del>
    </w:p>
    <w:p w:rsidR="0098031D" w:rsidRPr="001D6CCE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28" w:author="Palacherla, Susmitha C (NONUS)" w:date="2018-01-17T12:05:00Z"/>
          <w:rFonts w:ascii="Times New Roman" w:hAnsi="Times New Roman"/>
        </w:rPr>
      </w:pPr>
      <w:del w:id="529" w:author="Palacherla, Susmitha C (NONUS)" w:date="2018-01-17T12:05:00Z">
        <w:r w:rsidRPr="00100524" w:rsidDel="00522634">
          <w:rPr>
            <w:rFonts w:ascii="Times New Roman" w:hAnsi="Times New Roman"/>
          </w:rPr>
          <w:delText>WHERE NOT ISNULL([Emp_LANID],' ') like '%.%'</w:delText>
        </w:r>
      </w:del>
    </w:p>
    <w:p w:rsidR="0098031D" w:rsidRPr="001D6CCE" w:rsidDel="00522634" w:rsidRDefault="0098031D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30" w:author="Palacherla, Susmitha C (NONUS)" w:date="2018-01-17T12:05:00Z"/>
          <w:rFonts w:ascii="Times New Roman" w:hAnsi="Times New Roman"/>
        </w:rPr>
      </w:pPr>
    </w:p>
    <w:p w:rsidR="00807FCA" w:rsidRPr="001D6CCE" w:rsidDel="00522634" w:rsidRDefault="00327B1D" w:rsidP="0098031D">
      <w:pPr>
        <w:pStyle w:val="ListParagraph"/>
        <w:numPr>
          <w:ilvl w:val="0"/>
          <w:numId w:val="29"/>
        </w:numPr>
        <w:rPr>
          <w:del w:id="531" w:author="Palacherla, Susmitha C (NONUS)" w:date="2018-01-17T12:05:00Z"/>
          <w:rFonts w:ascii="Times New Roman" w:hAnsi="Times New Roman"/>
        </w:rPr>
      </w:pPr>
      <w:del w:id="532" w:author="Palacherla, Susmitha C (NONUS)" w:date="2018-01-17T12:05:00Z">
        <w:r w:rsidRPr="001D6CCE" w:rsidDel="00522634">
          <w:rPr>
            <w:rFonts w:ascii="Times New Roman" w:hAnsi="Times New Roman"/>
          </w:rPr>
          <w:delText>S</w:delText>
        </w:r>
        <w:r w:rsidR="00807FCA" w:rsidRPr="001D6CCE" w:rsidDel="00522634">
          <w:rPr>
            <w:rFonts w:ascii="Times New Roman" w:hAnsi="Times New Roman"/>
          </w:rPr>
          <w:delText xml:space="preserve">QL Task: Populate Employee </w:delText>
        </w:r>
        <w:r w:rsidRPr="001D6CCE" w:rsidDel="00522634">
          <w:rPr>
            <w:rFonts w:ascii="Times New Roman" w:hAnsi="Times New Roman"/>
          </w:rPr>
          <w:delText>and submitter Ids</w:delText>
        </w:r>
      </w:del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del w:id="533" w:author="Palacherla, Susmitha C (NONUS)" w:date="2018-01-17T12:05:00Z">
        <w:r w:rsidRPr="001D6CCE" w:rsidDel="00522634">
          <w:rPr>
            <w:rFonts w:ascii="Times New Roman" w:hAnsi="Times New Roman"/>
            <w:noProof/>
          </w:rPr>
          <w:drawing>
            <wp:inline distT="0" distB="0" distL="0" distR="0" wp14:anchorId="7EC92E64" wp14:editId="0705BFB9">
              <wp:extent cx="4398264" cy="2926080"/>
              <wp:effectExtent l="0" t="0" r="2540" b="7620"/>
              <wp:docPr id="68" name="Picture 6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98264" cy="2926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34" w:author="Palacherla, Susmitha C (NONUS)" w:date="2018-01-17T12:05:00Z"/>
          <w:rFonts w:ascii="Times New Roman" w:hAnsi="Times New Roman"/>
        </w:rPr>
      </w:pPr>
      <w:del w:id="535" w:author="Palacherla, Susmitha C (NONUS)" w:date="2018-01-17T12:05:00Z">
        <w:r w:rsidRPr="00100524" w:rsidDel="00522634">
          <w:rPr>
            <w:rFonts w:ascii="Times New Roman" w:hAnsi="Times New Roman"/>
          </w:rPr>
          <w:delText>UPDATE [EC].[Quality_Other_Coaching_Stage]</w:delText>
        </w:r>
      </w:del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36" w:author="Palacherla, Susmitha C (NONUS)" w:date="2018-01-17T12:05:00Z"/>
          <w:rFonts w:ascii="Times New Roman" w:hAnsi="Times New Roman"/>
        </w:rPr>
      </w:pPr>
      <w:del w:id="537" w:author="Palacherla, Susmitha C (NONUS)" w:date="2018-01-17T12:05:00Z">
        <w:r w:rsidRPr="00100524" w:rsidDel="00522634">
          <w:rPr>
            <w:rFonts w:ascii="Times New Roman" w:hAnsi="Times New Roman"/>
          </w:rPr>
          <w:delText>SET [EMP_ID]= [EC].[fn_nvcGetEmpIdFromLanId] ([EMP_LANID],[Submitted_Date])</w:delText>
        </w:r>
      </w:del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38" w:author="Palacherla, Susmitha C (NONUS)" w:date="2018-01-17T12:05:00Z"/>
          <w:rFonts w:ascii="Times New Roman" w:hAnsi="Times New Roman"/>
        </w:rPr>
      </w:pPr>
      <w:del w:id="539" w:author="Palacherla, Susmitha C (NONUS)" w:date="2018-01-17T12:05:00Z">
        <w:r w:rsidRPr="00100524" w:rsidDel="00522634">
          <w:rPr>
            <w:rFonts w:ascii="Times New Roman" w:hAnsi="Times New Roman"/>
          </w:rPr>
          <w:delText>WHERE  ISNULL([Emp_LANID],' ') like '%.%'</w:delText>
        </w:r>
      </w:del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40" w:author="Palacherla, Susmitha C (NONUS)" w:date="2018-01-17T12:05:00Z"/>
          <w:rFonts w:ascii="Times New Roman" w:hAnsi="Times New Roman"/>
        </w:rPr>
      </w:pPr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41" w:author="Palacherla, Susmitha C (NONUS)" w:date="2018-01-17T12:05:00Z"/>
          <w:rFonts w:ascii="Times New Roman" w:hAnsi="Times New Roman"/>
        </w:rPr>
      </w:pPr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42" w:author="Palacherla, Susmitha C (NONUS)" w:date="2018-01-17T12:05:00Z"/>
          <w:rFonts w:ascii="Times New Roman" w:hAnsi="Times New Roman"/>
        </w:rPr>
      </w:pPr>
      <w:del w:id="543" w:author="Palacherla, Susmitha C (NONUS)" w:date="2018-01-17T12:05:00Z">
        <w:r w:rsidRPr="00100524" w:rsidDel="00522634">
          <w:rPr>
            <w:rFonts w:ascii="Times New Roman" w:hAnsi="Times New Roman"/>
          </w:rPr>
          <w:delText>UPDATE [EC].[Quality_Other_Coaching_Stage]</w:delText>
        </w:r>
      </w:del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44" w:author="Palacherla, Susmitha C (NONUS)" w:date="2018-01-17T12:05:00Z"/>
          <w:rFonts w:ascii="Times New Roman" w:hAnsi="Times New Roman"/>
        </w:rPr>
      </w:pPr>
      <w:del w:id="545" w:author="Palacherla, Susmitha C (NONUS)" w:date="2018-01-17T12:05:00Z">
        <w:r w:rsidRPr="00100524" w:rsidDel="00522634">
          <w:rPr>
            <w:rFonts w:ascii="Times New Roman" w:hAnsi="Times New Roman"/>
          </w:rPr>
          <w:delText>SET [EMP_ID]= ''</w:delText>
        </w:r>
      </w:del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46" w:author="Palacherla, Susmitha C (NONUS)" w:date="2018-01-17T12:05:00Z"/>
          <w:rFonts w:ascii="Times New Roman" w:hAnsi="Times New Roman"/>
        </w:rPr>
      </w:pPr>
      <w:del w:id="547" w:author="Palacherla, Susmitha C (NONUS)" w:date="2018-01-17T12:05:00Z">
        <w:r w:rsidRPr="00100524" w:rsidDel="00522634">
          <w:rPr>
            <w:rFonts w:ascii="Times New Roman" w:hAnsi="Times New Roman"/>
          </w:rPr>
          <w:delText>WHERE  [EMP_ID]='999999'</w:delText>
        </w:r>
      </w:del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48" w:author="Palacherla, Susmitha C (NONUS)" w:date="2018-01-17T12:05:00Z"/>
          <w:rFonts w:ascii="Times New Roman" w:hAnsi="Times New Roman"/>
        </w:rPr>
      </w:pPr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49" w:author="Palacherla, Susmitha C (NONUS)" w:date="2018-01-17T12:05:00Z"/>
          <w:rFonts w:ascii="Times New Roman" w:hAnsi="Times New Roman"/>
        </w:rPr>
      </w:pPr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50" w:author="Palacherla, Susmitha C (NONUS)" w:date="2018-01-17T12:05:00Z"/>
          <w:rFonts w:ascii="Times New Roman" w:hAnsi="Times New Roman"/>
        </w:rPr>
      </w:pPr>
      <w:del w:id="551" w:author="Palacherla, Susmitha C (NONUS)" w:date="2018-01-17T12:05:00Z">
        <w:r w:rsidRPr="00100524" w:rsidDel="00522634">
          <w:rPr>
            <w:rFonts w:ascii="Times New Roman" w:hAnsi="Times New Roman"/>
          </w:rPr>
          <w:delText>UPDATE [EC].[Quality_Other_Coaching_Stage]</w:delText>
        </w:r>
      </w:del>
    </w:p>
    <w:p w:rsidR="001D6CCE" w:rsidRPr="001D6CCE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52" w:author="Palacherla, Susmitha C (NONUS)" w:date="2018-01-17T12:05:00Z"/>
          <w:rFonts w:ascii="Times New Roman" w:hAnsi="Times New Roman"/>
        </w:rPr>
      </w:pPr>
      <w:del w:id="553" w:author="Palacherla, Susmitha C (NONUS)" w:date="2018-01-17T12:05:00Z">
        <w:r w:rsidRPr="00100524" w:rsidDel="00522634">
          <w:rPr>
            <w:rFonts w:ascii="Times New Roman" w:hAnsi="Times New Roman"/>
          </w:rPr>
          <w:delText>SET [Submitter_ID]= '999999'</w:delText>
        </w:r>
      </w:del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54" w:author="Palacherla, Susmitha C (NONUS)" w:date="2018-01-17T12:09:00Z"/>
          <w:rFonts w:ascii="Times New Roman" w:hAnsi="Times New Roman"/>
        </w:rPr>
      </w:pPr>
    </w:p>
    <w:p w:rsidR="00807FCA" w:rsidRPr="001D6CCE" w:rsidDel="00522634" w:rsidRDefault="00807FCA" w:rsidP="0098031D">
      <w:pPr>
        <w:pStyle w:val="ListParagraph"/>
        <w:numPr>
          <w:ilvl w:val="0"/>
          <w:numId w:val="29"/>
        </w:numPr>
        <w:rPr>
          <w:del w:id="555" w:author="Palacherla, Susmitha C (NONUS)" w:date="2018-01-17T12:05:00Z"/>
          <w:rFonts w:ascii="Times New Roman" w:hAnsi="Times New Roman"/>
        </w:rPr>
      </w:pPr>
      <w:del w:id="556" w:author="Palacherla, Susmitha C (NONUS)" w:date="2018-01-17T12:05:00Z">
        <w:r w:rsidRPr="001D6CCE" w:rsidDel="00522634">
          <w:rPr>
            <w:rFonts w:ascii="Times New Roman" w:hAnsi="Times New Roman"/>
          </w:rPr>
          <w:delText>SQL Task: Populate site and program values</w:delText>
        </w:r>
      </w:del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57" w:author="Palacherla, Susmitha C (NONUS)" w:date="2018-01-17T12:05:00Z"/>
          <w:rFonts w:ascii="Times New Roman" w:hAnsi="Times New Roman"/>
        </w:rPr>
      </w:pPr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58" w:author="Palacherla, Susmitha C (NONUS)" w:date="2018-01-17T12:05:00Z"/>
          <w:rFonts w:ascii="Times New Roman" w:hAnsi="Times New Roman"/>
        </w:rPr>
      </w:pPr>
      <w:del w:id="559" w:author="Palacherla, Susmitha C (NONUS)" w:date="2018-01-17T12:05:00Z">
        <w:r w:rsidRPr="001D6CCE" w:rsidDel="00522634">
          <w:rPr>
            <w:rFonts w:ascii="Times New Roman" w:hAnsi="Times New Roman"/>
            <w:noProof/>
          </w:rPr>
          <w:drawing>
            <wp:inline distT="0" distB="0" distL="0" distR="0" wp14:anchorId="0298C665" wp14:editId="39FFCE48">
              <wp:extent cx="4197096" cy="3044952"/>
              <wp:effectExtent l="0" t="0" r="0" b="3175"/>
              <wp:docPr id="69" name="Picture 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7096" cy="30449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60" w:author="Palacherla, Susmitha C (NONUS)" w:date="2018-01-17T12:06:00Z"/>
          <w:rFonts w:ascii="Times New Roman" w:hAnsi="Times New Roman"/>
        </w:rPr>
      </w:pPr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61" w:author="Palacherla, Susmitha C (NONUS)" w:date="2018-01-17T12:06:00Z"/>
          <w:rFonts w:ascii="Times New Roman" w:hAnsi="Times New Roman"/>
        </w:rPr>
      </w:pPr>
      <w:del w:id="562" w:author="Palacherla, Susmitha C (NONUS)" w:date="2018-01-17T12:06:00Z">
        <w:r w:rsidRPr="00100524" w:rsidDel="00522634">
          <w:rPr>
            <w:rFonts w:ascii="Times New Roman" w:hAnsi="Times New Roman"/>
          </w:rPr>
          <w:delText>UPDATE [EC].[Quality_Other_Coaching_Stage]</w:delText>
        </w:r>
      </w:del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63" w:author="Palacherla, Susmitha C (NONUS)" w:date="2018-01-17T12:06:00Z"/>
          <w:rFonts w:ascii="Times New Roman" w:hAnsi="Times New Roman"/>
        </w:rPr>
      </w:pPr>
      <w:del w:id="564" w:author="Palacherla, Susmitha C (NONUS)" w:date="2018-01-17T12:06:00Z">
        <w:r w:rsidRPr="00100524" w:rsidDel="00522634">
          <w:rPr>
            <w:rFonts w:ascii="Times New Roman" w:hAnsi="Times New Roman"/>
          </w:rPr>
          <w:delText>SET [Program]= H.[Emp_Program]</w:delText>
        </w:r>
      </w:del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65" w:author="Palacherla, Susmitha C (NONUS)" w:date="2018-01-17T12:06:00Z"/>
          <w:rFonts w:ascii="Times New Roman" w:hAnsi="Times New Roman"/>
        </w:rPr>
      </w:pPr>
      <w:del w:id="566" w:author="Palacherla, Susmitha C (NONUS)" w:date="2018-01-17T12:06:00Z">
        <w:r w:rsidRPr="00100524" w:rsidDel="00522634">
          <w:rPr>
            <w:rFonts w:ascii="Times New Roman" w:hAnsi="Times New Roman"/>
          </w:rPr>
          <w:delText>FROM [EC].[Quality_Other_Coaching_Stage]S JOIN [EC].[Employee_Hierarchy]H</w:delText>
        </w:r>
      </w:del>
    </w:p>
    <w:p w:rsidR="00100524" w:rsidRPr="00100524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67" w:author="Palacherla, Susmitha C (NONUS)" w:date="2018-01-17T12:06:00Z"/>
          <w:rFonts w:ascii="Times New Roman" w:hAnsi="Times New Roman"/>
        </w:rPr>
      </w:pPr>
      <w:del w:id="568" w:author="Palacherla, Susmitha C (NONUS)" w:date="2018-01-17T12:06:00Z">
        <w:r w:rsidRPr="00100524" w:rsidDel="00522634">
          <w:rPr>
            <w:rFonts w:ascii="Times New Roman" w:hAnsi="Times New Roman"/>
          </w:rPr>
          <w:delText>ON S.[EMP_ID]=H.[Emp_ID]</w:delText>
        </w:r>
      </w:del>
    </w:p>
    <w:p w:rsidR="00807FCA" w:rsidRPr="001D6CCE" w:rsidDel="0052263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569" w:author="Palacherla, Susmitha C (NONUS)" w:date="2018-01-17T12:06:00Z"/>
          <w:rFonts w:ascii="Times New Roman" w:hAnsi="Times New Roman"/>
        </w:rPr>
      </w:pPr>
      <w:del w:id="570" w:author="Palacherla, Susmitha C (NONUS)" w:date="2018-01-17T12:06:00Z">
        <w:r w:rsidRPr="00100524" w:rsidDel="00522634">
          <w:rPr>
            <w:rFonts w:ascii="Times New Roman" w:hAnsi="Times New Roman"/>
          </w:rPr>
          <w:delText>WHERE [Program] IS NULL OR [Program]= ''</w:delText>
        </w:r>
      </w:del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71" w:author="Palacherla, Susmitha C (NONUS)" w:date="2018-01-17T12:06:00Z"/>
          <w:rFonts w:ascii="Times New Roman" w:hAnsi="Times New Roman"/>
        </w:rPr>
      </w:pPr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72" w:author="Palacherla, Susmitha C (NONUS)" w:date="2018-01-17T12:09:00Z"/>
          <w:rFonts w:ascii="Times New Roman" w:hAnsi="Times New Roman"/>
        </w:rPr>
      </w:pPr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73" w:author="Palacherla, Susmitha C (NONUS)" w:date="2018-01-17T12:09:00Z"/>
          <w:rFonts w:ascii="Times New Roman" w:hAnsi="Times New Roman"/>
        </w:rPr>
      </w:pPr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74" w:author="Palacherla, Susmitha C (NONUS)" w:date="2018-01-17T12:07:00Z"/>
          <w:rFonts w:ascii="Times New Roman" w:hAnsi="Times New Roman"/>
        </w:rPr>
      </w:pPr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75" w:author="Palacherla, Susmitha C (NONUS)" w:date="2018-01-17T12:06:00Z"/>
          <w:rFonts w:ascii="Times New Roman" w:hAnsi="Times New Roman"/>
        </w:rPr>
      </w:pPr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76" w:author="Palacherla, Susmitha C (NONUS)" w:date="2018-01-17T12:06:00Z"/>
          <w:rFonts w:ascii="Times New Roman" w:hAnsi="Times New Roman"/>
        </w:rPr>
      </w:pPr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77" w:author="Palacherla, Susmitha C (NONUS)" w:date="2018-01-17T12:06:00Z"/>
          <w:rFonts w:ascii="Times New Roman" w:hAnsi="Times New Roman"/>
        </w:rPr>
      </w:pPr>
    </w:p>
    <w:p w:rsidR="00807FCA" w:rsidRPr="001D6CCE" w:rsidDel="00522634" w:rsidRDefault="00807FCA" w:rsidP="0098031D">
      <w:pPr>
        <w:pStyle w:val="ListParagraph"/>
        <w:numPr>
          <w:ilvl w:val="0"/>
          <w:numId w:val="29"/>
        </w:numPr>
        <w:rPr>
          <w:del w:id="578" w:author="Palacherla, Susmitha C (NONUS)" w:date="2018-01-17T12:06:00Z"/>
          <w:rFonts w:ascii="Times New Roman" w:hAnsi="Times New Roman"/>
        </w:rPr>
      </w:pPr>
      <w:del w:id="579" w:author="Palacherla, Susmitha C (NONUS)" w:date="2018-01-17T12:06:00Z">
        <w:r w:rsidRPr="001D6CCE" w:rsidDel="00522634">
          <w:rPr>
            <w:rFonts w:ascii="Times New Roman" w:hAnsi="Times New Roman"/>
          </w:rPr>
          <w:delText>DFT: Reject Records with Missing Employee ID</w:delText>
        </w:r>
      </w:del>
    </w:p>
    <w:p w:rsidR="00807FCA" w:rsidRPr="001D6CCE" w:rsidDel="00522634" w:rsidRDefault="00807FCA" w:rsidP="00807FCA">
      <w:pPr>
        <w:rPr>
          <w:del w:id="580" w:author="Palacherla, Susmitha C (NONUS)" w:date="2018-01-17T12:06:00Z"/>
          <w:rFonts w:ascii="Times New Roman" w:hAnsi="Times New Roman"/>
        </w:rPr>
      </w:pPr>
      <w:del w:id="581" w:author="Palacherla, Susmitha C (NONUS)" w:date="2018-01-17T12:06:00Z">
        <w:r w:rsidRPr="001D6CCE" w:rsidDel="00522634">
          <w:rPr>
            <w:rFonts w:ascii="Times New Roman" w:hAnsi="Times New Roman"/>
            <w:noProof/>
          </w:rPr>
          <w:drawing>
            <wp:inline distT="0" distB="0" distL="0" distR="0" wp14:anchorId="259985D7" wp14:editId="0DB03FE2">
              <wp:extent cx="1714500" cy="790575"/>
              <wp:effectExtent l="0" t="0" r="0" b="9525"/>
              <wp:docPr id="71" name="Picture 7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14500" cy="790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07FCA" w:rsidRPr="001D6CCE" w:rsidDel="00522634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82" w:author="Palacherla, Susmitha C (NONUS)" w:date="2018-01-17T12:06:00Z"/>
          <w:rFonts w:ascii="Times New Roman" w:hAnsi="Times New Roman"/>
        </w:rPr>
      </w:pPr>
      <w:del w:id="583" w:author="Palacherla, Susmitha C (NONUS)" w:date="2018-01-17T12:06:00Z">
        <w:r w:rsidRPr="001D6CCE" w:rsidDel="00522634">
          <w:rPr>
            <w:rFonts w:ascii="Times New Roman" w:hAnsi="Times New Roman"/>
            <w:noProof/>
          </w:rPr>
          <w:drawing>
            <wp:inline distT="0" distB="0" distL="0" distR="0" wp14:anchorId="757A7CE0" wp14:editId="0FC75112">
              <wp:extent cx="2322576" cy="2926080"/>
              <wp:effectExtent l="0" t="0" r="1905" b="7620"/>
              <wp:docPr id="101" name="Picture 10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22576" cy="2926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84" w:author="Palacherla, Susmitha C (NONUS)" w:date="2018-01-17T12:06:00Z"/>
          <w:rFonts w:ascii="Times New Roman" w:hAnsi="Times New Roman"/>
        </w:rPr>
      </w:pPr>
    </w:p>
    <w:p w:rsidR="00807FCA" w:rsidRPr="001D6CCE" w:rsidDel="00522634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del w:id="585" w:author="Palacherla, Susmitha C (NONUS)" w:date="2018-01-17T12:06:00Z"/>
          <w:rFonts w:ascii="Times New Roman" w:hAnsi="Times New Roman"/>
        </w:rPr>
      </w:pPr>
      <w:del w:id="586" w:author="Palacherla, Susmitha C (NONUS)" w:date="2018-01-17T12:06:00Z">
        <w:r w:rsidRPr="001D6CCE" w:rsidDel="00522634">
          <w:rPr>
            <w:rFonts w:ascii="Times New Roman" w:hAnsi="Times New Roman"/>
          </w:rPr>
          <w:delText>Oledb source</w:delText>
        </w:r>
      </w:del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87" w:author="Palacherla, Susmitha C (NONUS)" w:date="2018-01-17T12:07:00Z"/>
          <w:rFonts w:ascii="Times New Roman" w:hAnsi="Times New Roman"/>
        </w:rPr>
      </w:pPr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88" w:author="Palacherla, Susmitha C (NONUS)" w:date="2018-01-17T12:07:00Z"/>
          <w:rFonts w:ascii="Times New Roman" w:hAnsi="Times New Roman"/>
        </w:rPr>
      </w:pPr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89" w:author="Palacherla, Susmitha C (NONUS)" w:date="2018-01-17T12:07:00Z"/>
          <w:rFonts w:ascii="Times New Roman" w:hAnsi="Times New Roman"/>
        </w:rPr>
      </w:pPr>
      <w:del w:id="590" w:author="Palacherla, Susmitha C (NONUS)" w:date="2018-01-17T12:06:00Z">
        <w:r w:rsidRPr="001D6CCE" w:rsidDel="00522634">
          <w:rPr>
            <w:rFonts w:ascii="Times New Roman" w:hAnsi="Times New Roman"/>
            <w:noProof/>
          </w:rPr>
          <w:drawing>
            <wp:inline distT="0" distB="0" distL="0" distR="0" wp14:anchorId="45DF9B6F" wp14:editId="2E5ABB94">
              <wp:extent cx="2679192" cy="1764792"/>
              <wp:effectExtent l="0" t="0" r="6985" b="6985"/>
              <wp:docPr id="73" name="Picture 7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79192" cy="176479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91" w:author="Palacherla, Susmitha C (NONUS)" w:date="2018-01-17T12:07:00Z"/>
          <w:rFonts w:ascii="Times New Roman" w:hAnsi="Times New Roman"/>
        </w:rPr>
      </w:pPr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92" w:author="Palacherla, Susmitha C (NONUS)" w:date="2018-01-17T12:07:00Z"/>
          <w:rFonts w:ascii="Times New Roman" w:hAnsi="Times New Roman"/>
        </w:rPr>
      </w:pPr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93" w:author="Palacherla, Susmitha C (NONUS)" w:date="2018-01-17T12:07:00Z"/>
          <w:rFonts w:ascii="Times New Roman" w:hAnsi="Times New Roman"/>
        </w:rPr>
      </w:pPr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94" w:author="Palacherla, Susmitha C (NONUS)" w:date="2018-01-17T12:07:00Z"/>
          <w:rFonts w:ascii="Times New Roman" w:hAnsi="Times New Roman"/>
        </w:rPr>
      </w:pPr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95" w:author="Palacherla, Susmitha C (NONUS)" w:date="2018-01-17T12:07:00Z"/>
          <w:rFonts w:ascii="Times New Roman" w:hAnsi="Times New Roman"/>
        </w:rPr>
      </w:pPr>
    </w:p>
    <w:p w:rsidR="00807FCA" w:rsidRPr="001D6CCE" w:rsidDel="00522634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del w:id="596" w:author="Palacherla, Susmitha C (NONUS)" w:date="2018-01-17T12:06:00Z"/>
          <w:rFonts w:ascii="Times New Roman" w:hAnsi="Times New Roman"/>
        </w:rPr>
      </w:pPr>
      <w:del w:id="597" w:author="Palacherla, Susmitha C (NONUS)" w:date="2018-01-17T12:06:00Z">
        <w:r w:rsidRPr="001D6CCE" w:rsidDel="00522634">
          <w:rPr>
            <w:rFonts w:ascii="Times New Roman" w:hAnsi="Times New Roman"/>
          </w:rPr>
          <w:delText>Looku</w:delText>
        </w:r>
        <w:r w:rsidR="00327B1D" w:rsidRPr="001D6CCE" w:rsidDel="00522634">
          <w:rPr>
            <w:rFonts w:ascii="Times New Roman" w:hAnsi="Times New Roman"/>
          </w:rPr>
          <w:delText xml:space="preserve">p  </w:delText>
        </w:r>
        <w:r w:rsidRPr="001D6CCE" w:rsidDel="00522634">
          <w:rPr>
            <w:rFonts w:ascii="Times New Roman" w:hAnsi="Times New Roman"/>
          </w:rPr>
          <w:delText>Transformation(CSR Module)</w:delText>
        </w:r>
      </w:del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598" w:author="Palacherla, Susmitha C (NONUS)" w:date="2018-01-17T12:06:00Z"/>
          <w:rFonts w:ascii="Times New Roman" w:hAnsi="Times New Roman"/>
        </w:rPr>
      </w:pPr>
      <w:del w:id="599" w:author="Palacherla, Susmitha C (NONUS)" w:date="2018-01-17T12:06:00Z">
        <w:r w:rsidRPr="001D6CCE" w:rsidDel="00522634">
          <w:rPr>
            <w:rFonts w:ascii="Times New Roman" w:hAnsi="Times New Roman"/>
            <w:noProof/>
          </w:rPr>
          <w:drawing>
            <wp:inline distT="0" distB="0" distL="0" distR="0" wp14:anchorId="62128659" wp14:editId="7BB8DF37">
              <wp:extent cx="4690872" cy="3108960"/>
              <wp:effectExtent l="0" t="0" r="0" b="0"/>
              <wp:docPr id="77" name="Picture 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0872" cy="31089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00" w:author="Palacherla, Susmitha C (NONUS)" w:date="2018-01-17T12:07:00Z"/>
          <w:rFonts w:ascii="Times New Roman" w:hAnsi="Times New Roman"/>
        </w:rPr>
      </w:pPr>
      <w:del w:id="601" w:author="Palacherla, Susmitha C (NONUS)" w:date="2018-01-17T12:06:00Z">
        <w:r w:rsidRPr="001D6CCE" w:rsidDel="00522634">
          <w:rPr>
            <w:rFonts w:ascii="Times New Roman" w:hAnsi="Times New Roman"/>
            <w:noProof/>
          </w:rPr>
          <w:drawing>
            <wp:inline distT="0" distB="0" distL="0" distR="0" wp14:anchorId="7E584DD8" wp14:editId="1CAF43E4">
              <wp:extent cx="4700016" cy="3218688"/>
              <wp:effectExtent l="0" t="0" r="5715" b="1270"/>
              <wp:docPr id="78" name="Picture 7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00016" cy="32186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02" w:author="Palacherla, Susmitha C (NONUS)" w:date="2018-01-17T12:07:00Z"/>
          <w:rFonts w:ascii="Times New Roman" w:hAnsi="Times New Roman"/>
        </w:rPr>
      </w:pPr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03" w:author="Palacherla, Susmitha C (NONUS)" w:date="2018-01-17T12:06:00Z"/>
          <w:rFonts w:ascii="Times New Roman" w:hAnsi="Times New Roman"/>
        </w:rPr>
      </w:pPr>
      <w:del w:id="604" w:author="Palacherla, Susmitha C (NONUS)" w:date="2018-01-17T12:06:00Z">
        <w:r w:rsidRPr="001D6CCE" w:rsidDel="00522634">
          <w:rPr>
            <w:rFonts w:ascii="Times New Roman" w:hAnsi="Times New Roman"/>
          </w:rPr>
          <w:delText>SELECT Emp_ID, Emp_Name, Emp_Email, Emp_LanID, Emp_Site, Emp_Job_Code, Emp_Job_Description,</w:delText>
        </w:r>
      </w:del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05" w:author="Palacherla, Susmitha C (NONUS)" w:date="2018-01-17T12:06:00Z"/>
          <w:rFonts w:ascii="Times New Roman" w:hAnsi="Times New Roman"/>
        </w:rPr>
      </w:pPr>
      <w:del w:id="606" w:author="Palacherla, Susmitha C (NONUS)" w:date="2018-01-17T12:06:00Z">
        <w:r w:rsidRPr="001D6CCE" w:rsidDel="00522634">
          <w:rPr>
            <w:rFonts w:ascii="Times New Roman" w:hAnsi="Times New Roman"/>
          </w:rPr>
          <w:delText xml:space="preserve"> Emp_Program, Sup_ID, Sup_Name, Sup_Email, Sup_LanID, Sup_Job_Code, Sup_Job_Description,</w:delText>
        </w:r>
      </w:del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07" w:author="Palacherla, Susmitha C (NONUS)" w:date="2018-01-17T12:06:00Z"/>
          <w:rFonts w:ascii="Times New Roman" w:hAnsi="Times New Roman"/>
        </w:rPr>
      </w:pPr>
      <w:del w:id="608" w:author="Palacherla, Susmitha C (NONUS)" w:date="2018-01-17T12:06:00Z">
        <w:r w:rsidRPr="001D6CCE" w:rsidDel="00522634">
          <w:rPr>
            <w:rFonts w:ascii="Times New Roman" w:hAnsi="Times New Roman"/>
          </w:rPr>
          <w:delText xml:space="preserve"> Mgr_ID, Mgr_Name, Mgr_Email, Mgr_LanID, Mgr_Job_Code, Mgr_Job_Description, Start_Date, End_Date, Active</w:delText>
        </w:r>
      </w:del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09" w:author="Palacherla, Susmitha C (NONUS)" w:date="2018-01-17T12:06:00Z"/>
          <w:rFonts w:ascii="Times New Roman" w:hAnsi="Times New Roman"/>
        </w:rPr>
      </w:pPr>
      <w:del w:id="610" w:author="Palacherla, Susmitha C (NONUS)" w:date="2018-01-17T12:06:00Z">
        <w:r w:rsidRPr="001D6CCE" w:rsidDel="00522634">
          <w:rPr>
            <w:rFonts w:ascii="Times New Roman" w:hAnsi="Times New Roman"/>
          </w:rPr>
          <w:delText xml:space="preserve"> FROM  EC.Employee_Hierarchy </w:delText>
        </w:r>
      </w:del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11" w:author="Palacherla, Susmitha C (NONUS)" w:date="2018-01-17T12:06:00Z"/>
          <w:rFonts w:ascii="Times New Roman" w:hAnsi="Times New Roman"/>
        </w:rPr>
      </w:pPr>
      <w:del w:id="612" w:author="Palacherla, Susmitha C (NONUS)" w:date="2018-01-17T12:06:00Z">
        <w:r w:rsidRPr="001D6CCE" w:rsidDel="00522634">
          <w:rPr>
            <w:rFonts w:ascii="Times New Roman" w:hAnsi="Times New Roman"/>
          </w:rPr>
          <w:delText>WHERE Emp_Job_Code IN ('WACS01', 'WACS02', 'WACS03')</w:delText>
        </w:r>
      </w:del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13" w:author="Palacherla, Susmitha C (NONUS)" w:date="2018-01-17T12:07:00Z"/>
          <w:rFonts w:ascii="Times New Roman" w:hAnsi="Times New Roman"/>
        </w:rPr>
      </w:pPr>
      <w:del w:id="614" w:author="Palacherla, Susmitha C (NONUS)" w:date="2018-01-17T12:06:00Z">
        <w:r w:rsidRPr="001D6CCE" w:rsidDel="00522634">
          <w:rPr>
            <w:rFonts w:ascii="Times New Roman" w:hAnsi="Times New Roman"/>
          </w:rPr>
          <w:delText xml:space="preserve"> AND Active NOT IN ('T','D','P','L') and Emp_LanID &lt;&gt; 'Unknown'</w:delText>
        </w:r>
        <w:r w:rsidRPr="001D6CCE" w:rsidDel="00522634">
          <w:rPr>
            <w:rFonts w:ascii="Times New Roman" w:hAnsi="Times New Roman"/>
            <w:noProof/>
          </w:rPr>
          <w:delText xml:space="preserve"> </w:delText>
        </w:r>
        <w:r w:rsidRPr="001D6CCE" w:rsidDel="00522634">
          <w:rPr>
            <w:rFonts w:ascii="Times New Roman" w:hAnsi="Times New Roman"/>
            <w:noProof/>
          </w:rPr>
          <w:drawing>
            <wp:inline distT="0" distB="0" distL="0" distR="0" wp14:anchorId="0ACC5560" wp14:editId="5BF40BA8">
              <wp:extent cx="4407408" cy="2761488"/>
              <wp:effectExtent l="0" t="0" r="0" b="1270"/>
              <wp:docPr id="79" name="Picture 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07408" cy="27614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15" w:author="Palacherla, Susmitha C (NONUS)" w:date="2018-01-17T12:06:00Z"/>
          <w:rFonts w:ascii="Times New Roman" w:hAnsi="Times New Roman"/>
        </w:rPr>
      </w:pPr>
      <w:del w:id="616" w:author="Palacherla, Susmitha C (NONUS)" w:date="2018-01-17T12:06:00Z">
        <w:r w:rsidRPr="001D6CCE" w:rsidDel="00522634">
          <w:rPr>
            <w:rFonts w:ascii="Times New Roman" w:hAnsi="Times New Roman"/>
            <w:noProof/>
          </w:rPr>
          <w:drawing>
            <wp:inline distT="0" distB="0" distL="0" distR="0" wp14:anchorId="3C700652" wp14:editId="30AF4CE9">
              <wp:extent cx="4636008" cy="1252728"/>
              <wp:effectExtent l="0" t="0" r="0" b="5080"/>
              <wp:docPr id="80" name="Picture 8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36008" cy="12527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17" w:author="Palacherla, Susmitha C (NONUS)" w:date="2018-01-17T12:06:00Z"/>
          <w:rFonts w:ascii="Times New Roman" w:hAnsi="Times New Roman"/>
        </w:rPr>
      </w:pPr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18" w:author="Palacherla, Susmitha C (NONUS)" w:date="2018-01-17T12:06:00Z"/>
          <w:rFonts w:ascii="Times New Roman" w:hAnsi="Times New Roman"/>
        </w:rPr>
      </w:pPr>
    </w:p>
    <w:p w:rsidR="00807FCA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19" w:author="Palacherla, Susmitha C (NONUS)" w:date="2018-01-17T12:06:00Z"/>
          <w:rFonts w:ascii="Times New Roman" w:hAnsi="Times New Roman"/>
        </w:rPr>
      </w:pPr>
    </w:p>
    <w:p w:rsidR="001D6CCE" w:rsidDel="00522634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20" w:author="Palacherla, Susmitha C (NONUS)" w:date="2018-01-17T12:06:00Z"/>
          <w:rFonts w:ascii="Times New Roman" w:hAnsi="Times New Roman"/>
        </w:rPr>
      </w:pPr>
    </w:p>
    <w:p w:rsidR="001D6CCE" w:rsidDel="00335AE2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21" w:author="Palacherla, Susmitha C (NONUS)" w:date="2018-01-17T12:07:00Z"/>
          <w:rFonts w:ascii="Times New Roman" w:hAnsi="Times New Roman"/>
        </w:rPr>
      </w:pPr>
    </w:p>
    <w:p w:rsidR="001D6CCE" w:rsidDel="00335AE2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22" w:author="Palacherla, Susmitha C (NONUS)" w:date="2018-01-17T12:07:00Z"/>
          <w:rFonts w:ascii="Times New Roman" w:hAnsi="Times New Roman"/>
        </w:rPr>
      </w:pPr>
    </w:p>
    <w:p w:rsidR="001D6CCE" w:rsidDel="00335AE2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23" w:author="Palacherla, Susmitha C (NONUS)" w:date="2018-01-17T12:07:00Z"/>
          <w:rFonts w:ascii="Times New Roman" w:hAnsi="Times New Roman"/>
        </w:rPr>
      </w:pPr>
    </w:p>
    <w:p w:rsidR="001D6CCE" w:rsidDel="00335AE2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24" w:author="Palacherla, Susmitha C (NONUS)" w:date="2018-01-17T12:07:00Z"/>
          <w:rFonts w:ascii="Times New Roman" w:hAnsi="Times New Roman"/>
        </w:rPr>
      </w:pPr>
    </w:p>
    <w:p w:rsidR="001D6CCE" w:rsidDel="00335AE2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25" w:author="Palacherla, Susmitha C (NONUS)" w:date="2018-01-17T12:07:00Z"/>
          <w:rFonts w:ascii="Times New Roman" w:hAnsi="Times New Roman"/>
        </w:rPr>
      </w:pPr>
    </w:p>
    <w:p w:rsidR="001D6CCE" w:rsidDel="00335AE2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26" w:author="Palacherla, Susmitha C (NONUS)" w:date="2018-01-17T12:07:00Z"/>
          <w:rFonts w:ascii="Times New Roman" w:hAnsi="Times New Roman"/>
        </w:rPr>
      </w:pPr>
    </w:p>
    <w:p w:rsidR="001D6CCE" w:rsidDel="00335AE2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27" w:author="Palacherla, Susmitha C (NONUS)" w:date="2018-01-17T12:07:00Z"/>
          <w:rFonts w:ascii="Times New Roman" w:hAnsi="Times New Roman"/>
        </w:rPr>
      </w:pPr>
    </w:p>
    <w:p w:rsidR="001D6CCE" w:rsidDel="00335AE2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28" w:author="Palacherla, Susmitha C (NONUS)" w:date="2018-01-17T12:07:00Z"/>
          <w:rFonts w:ascii="Times New Roman" w:hAnsi="Times New Roman"/>
        </w:rPr>
      </w:pPr>
    </w:p>
    <w:p w:rsidR="001D6CCE" w:rsidRPr="001D6CCE" w:rsidDel="00335AE2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29" w:author="Palacherla, Susmitha C (NONUS)" w:date="2018-01-17T12:07:00Z"/>
          <w:rFonts w:ascii="Times New Roman" w:hAnsi="Times New Roman"/>
        </w:rPr>
      </w:pPr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30" w:author="Palacherla, Susmitha C (NONUS)" w:date="2018-01-17T12:07:00Z"/>
          <w:rFonts w:ascii="Times New Roman" w:hAnsi="Times New Roman"/>
        </w:rPr>
      </w:pPr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31" w:author="Palacherla, Susmitha C (NONUS)" w:date="2018-01-17T12:07:00Z"/>
          <w:rFonts w:ascii="Times New Roman" w:hAnsi="Times New Roman"/>
        </w:rPr>
      </w:pPr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32" w:author="Palacherla, Susmitha C (NONUS)" w:date="2018-01-17T12:07:00Z"/>
          <w:rFonts w:ascii="Times New Roman" w:hAnsi="Times New Roman"/>
        </w:rPr>
      </w:pPr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33" w:author="Palacherla, Susmitha C (NONUS)" w:date="2018-01-17T12:06:00Z"/>
          <w:rFonts w:ascii="Times New Roman" w:hAnsi="Times New Roman"/>
        </w:rPr>
      </w:pPr>
    </w:p>
    <w:p w:rsidR="00807FCA" w:rsidRPr="001D6CCE" w:rsidDel="00522634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del w:id="634" w:author="Palacherla, Susmitha C (NONUS)" w:date="2018-01-17T12:06:00Z"/>
          <w:rFonts w:ascii="Times New Roman" w:hAnsi="Times New Roman"/>
        </w:rPr>
      </w:pPr>
      <w:del w:id="635" w:author="Palacherla, Susmitha C (NONUS)" w:date="2018-01-17T12:06:00Z">
        <w:r w:rsidRPr="001D6CCE" w:rsidDel="00522634">
          <w:rPr>
            <w:rFonts w:ascii="Times New Roman" w:hAnsi="Times New Roman"/>
          </w:rPr>
          <w:delText>Lookup Match Output – Row Count Transformation to get Loaded Count</w:delText>
        </w:r>
      </w:del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36" w:author="Palacherla, Susmitha C (NONUS)" w:date="2018-01-17T12:07:00Z"/>
          <w:rFonts w:ascii="Times New Roman" w:hAnsi="Times New Roman"/>
        </w:rPr>
      </w:pPr>
      <w:del w:id="637" w:author="Palacherla, Susmitha C (NONUS)" w:date="2018-01-17T12:06:00Z">
        <w:r w:rsidRPr="001D6CCE" w:rsidDel="00522634">
          <w:rPr>
            <w:rFonts w:ascii="Times New Roman" w:hAnsi="Times New Roman"/>
            <w:noProof/>
          </w:rPr>
          <w:drawing>
            <wp:inline distT="0" distB="0" distL="0" distR="0" wp14:anchorId="454ADEF8" wp14:editId="6458B9E4">
              <wp:extent cx="4517136" cy="3090672"/>
              <wp:effectExtent l="0" t="0" r="0" b="0"/>
              <wp:docPr id="84" name="Picture 8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17136" cy="30906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38" w:author="Palacherla, Susmitha C (NONUS)" w:date="2018-01-17T12:06:00Z"/>
          <w:rFonts w:ascii="Times New Roman" w:hAnsi="Times New Roman"/>
        </w:rPr>
      </w:pPr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639" w:author="Palacherla, Susmitha C (NONUS)" w:date="2018-01-17T12:06:00Z"/>
          <w:rFonts w:ascii="Times New Roman" w:hAnsi="Times New Roman"/>
        </w:rPr>
      </w:pPr>
      <w:del w:id="640" w:author="Palacherla, Susmitha C (NONUS)" w:date="2018-01-17T12:06:00Z">
        <w:r w:rsidRPr="001D6CCE" w:rsidDel="00522634">
          <w:rPr>
            <w:rFonts w:ascii="Times New Roman" w:hAnsi="Times New Roman"/>
          </w:rPr>
          <w:delText>Lookup Transformation No Match Output – Row Count Transformation to get Rejected Count</w:delText>
        </w:r>
      </w:del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41" w:author="Palacherla, Susmitha C (NONUS)" w:date="2018-01-17T12:06:00Z"/>
          <w:rFonts w:ascii="Times New Roman" w:hAnsi="Times New Roman"/>
        </w:rPr>
      </w:pPr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42" w:author="Palacherla, Susmitha C (NONUS)" w:date="2018-01-17T12:07:00Z"/>
          <w:rFonts w:ascii="Times New Roman" w:hAnsi="Times New Roman"/>
        </w:rPr>
      </w:pPr>
      <w:del w:id="643" w:author="Palacherla, Susmitha C (NONUS)" w:date="2018-01-17T12:06:00Z">
        <w:r w:rsidRPr="001D6CCE" w:rsidDel="00522634">
          <w:rPr>
            <w:rFonts w:ascii="Times New Roman" w:hAnsi="Times New Roman"/>
            <w:noProof/>
          </w:rPr>
          <w:drawing>
            <wp:inline distT="0" distB="0" distL="0" distR="0" wp14:anchorId="3AE04BF3" wp14:editId="49CE873D">
              <wp:extent cx="4398264" cy="3227832"/>
              <wp:effectExtent l="0" t="0" r="2540" b="0"/>
              <wp:docPr id="85" name="Picture 8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98264" cy="32278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07FCA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44" w:author="Palacherla, Susmitha C (NONUS)" w:date="2018-01-17T12:07:00Z"/>
          <w:rFonts w:ascii="Times New Roman" w:hAnsi="Times New Roman"/>
        </w:rPr>
      </w:pPr>
    </w:p>
    <w:p w:rsidR="001D6CCE" w:rsidDel="00335AE2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45" w:author="Palacherla, Susmitha C (NONUS)" w:date="2018-01-17T12:07:00Z"/>
          <w:rFonts w:ascii="Times New Roman" w:hAnsi="Times New Roman"/>
        </w:rPr>
      </w:pPr>
    </w:p>
    <w:p w:rsidR="001D6CCE" w:rsidDel="00335AE2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46" w:author="Palacherla, Susmitha C (NONUS)" w:date="2018-01-17T12:07:00Z"/>
          <w:rFonts w:ascii="Times New Roman" w:hAnsi="Times New Roman"/>
        </w:rPr>
      </w:pPr>
    </w:p>
    <w:p w:rsidR="001D6CCE" w:rsidRPr="001D6CCE" w:rsidDel="00335AE2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47" w:author="Palacherla, Susmitha C (NONUS)" w:date="2018-01-17T12:07:00Z"/>
          <w:rFonts w:ascii="Times New Roman" w:hAnsi="Times New Roman"/>
        </w:rPr>
      </w:pPr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648" w:author="Palacherla, Susmitha C (NONUS)" w:date="2018-01-17T12:06:00Z"/>
          <w:rFonts w:ascii="Times New Roman" w:hAnsi="Times New Roman"/>
        </w:rPr>
      </w:pPr>
      <w:del w:id="649" w:author="Palacherla, Susmitha C (NONUS)" w:date="2018-01-17T12:06:00Z">
        <w:r w:rsidRPr="001D6CCE" w:rsidDel="00522634">
          <w:rPr>
            <w:rFonts w:ascii="Times New Roman" w:hAnsi="Times New Roman"/>
          </w:rPr>
          <w:delText>Derived Column –  To get Reject Reason and Reject Date</w:delText>
        </w:r>
      </w:del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50" w:author="Palacherla, Susmitha C (NONUS)" w:date="2018-01-17T12:06:00Z"/>
          <w:rFonts w:ascii="Times New Roman" w:hAnsi="Times New Roman"/>
        </w:rPr>
      </w:pPr>
    </w:p>
    <w:p w:rsidR="00807FCA" w:rsidRPr="001D6CCE" w:rsidDel="00522634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51" w:author="Palacherla, Susmitha C (NONUS)" w:date="2018-01-17T12:06:00Z"/>
          <w:rFonts w:ascii="Times New Roman" w:hAnsi="Times New Roman"/>
        </w:rPr>
      </w:pPr>
    </w:p>
    <w:p w:rsidR="00807FCA" w:rsidRPr="001D6CCE" w:rsidDel="00335AE2" w:rsidRDefault="00697CD5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52" w:author="Palacherla, Susmitha C (NONUS)" w:date="2018-01-17T12:07:00Z"/>
          <w:rFonts w:ascii="Times New Roman" w:hAnsi="Times New Roman"/>
        </w:rPr>
      </w:pPr>
      <w:del w:id="653" w:author="Palacherla, Susmitha C (NONUS)" w:date="2018-01-17T12:06:00Z">
        <w:r w:rsidRPr="001D6CCE" w:rsidDel="00522634">
          <w:rPr>
            <w:rFonts w:ascii="Times New Roman" w:hAnsi="Times New Roman"/>
            <w:noProof/>
          </w:rPr>
          <w:drawing>
            <wp:inline distT="0" distB="0" distL="0" distR="0" wp14:anchorId="64CAA55D" wp14:editId="3872BEE7">
              <wp:extent cx="4690872" cy="2788920"/>
              <wp:effectExtent l="0" t="0" r="0" b="0"/>
              <wp:docPr id="102" name="Picture 10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0872" cy="2788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07FCA" w:rsidRPr="001D6CCE" w:rsidDel="00522634" w:rsidRDefault="00807FCA" w:rsidP="00335AE2">
      <w:pPr>
        <w:widowControl w:val="0"/>
        <w:autoSpaceDE w:val="0"/>
        <w:autoSpaceDN w:val="0"/>
        <w:adjustRightInd w:val="0"/>
        <w:spacing w:after="0" w:line="240" w:lineRule="auto"/>
        <w:rPr>
          <w:del w:id="654" w:author="Palacherla, Susmitha C (NONUS)" w:date="2018-01-17T12:06:00Z"/>
          <w:rFonts w:ascii="Times New Roman" w:hAnsi="Times New Roman"/>
        </w:rPr>
        <w:pPrChange w:id="655" w:author="Palacherla, Susmitha C (NONUS)" w:date="2018-01-17T12:07:00Z">
          <w:pPr>
            <w:widowControl w:val="0"/>
            <w:autoSpaceDE w:val="0"/>
            <w:autoSpaceDN w:val="0"/>
            <w:adjustRightInd w:val="0"/>
            <w:spacing w:after="0" w:line="240" w:lineRule="auto"/>
            <w:ind w:left="720"/>
          </w:pPr>
        </w:pPrChange>
      </w:pPr>
      <w:del w:id="656" w:author="Palacherla, Susmitha C (NONUS)" w:date="2018-01-17T12:07:00Z">
        <w:r w:rsidRPr="001D6CCE" w:rsidDel="00335AE2">
          <w:rPr>
            <w:rFonts w:ascii="Times New Roman" w:hAnsi="Times New Roman"/>
          </w:rPr>
          <w:delText xml:space="preserve"> </w:delText>
        </w:r>
      </w:del>
      <w:del w:id="657" w:author="Palacherla, Susmitha C (NONUS)" w:date="2018-01-17T12:06:00Z">
        <w:r w:rsidRPr="001D6CCE" w:rsidDel="00522634">
          <w:rPr>
            <w:rFonts w:ascii="Times New Roman" w:hAnsi="Times New Roman"/>
          </w:rPr>
          <w:delText xml:space="preserve">oledb destination – Write rejected records to </w:delText>
        </w:r>
        <w:r w:rsidRPr="001D6CCE" w:rsidDel="00522634">
          <w:rPr>
            <w:rFonts w:ascii="Times New Roman" w:hAnsi="Times New Roman"/>
            <w:color w:val="000000" w:themeColor="text1"/>
          </w:rPr>
          <w:delText>Quality_Other</w:delText>
        </w:r>
        <w:r w:rsidRPr="001D6CCE" w:rsidDel="00522634">
          <w:rPr>
            <w:rFonts w:ascii="Times New Roman" w:hAnsi="Times New Roman"/>
          </w:rPr>
          <w:delText xml:space="preserve"> rejected table</w:delText>
        </w:r>
      </w:del>
    </w:p>
    <w:p w:rsidR="00807FCA" w:rsidRPr="001D6CCE" w:rsidDel="00335AE2" w:rsidRDefault="00807FCA" w:rsidP="0052263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658" w:author="Palacherla, Susmitha C (NONUS)" w:date="2018-01-17T12:07:00Z"/>
          <w:rFonts w:ascii="Times New Roman" w:hAnsi="Times New Roman"/>
        </w:rPr>
        <w:pPrChange w:id="659" w:author="Palacherla, Susmitha C (NONUS)" w:date="2018-01-17T12:0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60" w:author="Palacherla, Susmitha C (NONUS)" w:date="2018-01-17T12:09:00Z"/>
          <w:rFonts w:ascii="Times New Roman" w:hAnsi="Times New Roman"/>
        </w:rPr>
      </w:pPr>
      <w:del w:id="661" w:author="Palacherla, Susmitha C (NONUS)" w:date="2018-01-17T12:06:00Z">
        <w:r w:rsidRPr="001D6CCE" w:rsidDel="00522634">
          <w:rPr>
            <w:rFonts w:ascii="Times New Roman" w:hAnsi="Times New Roman"/>
            <w:noProof/>
          </w:rPr>
          <w:drawing>
            <wp:inline distT="0" distB="0" distL="0" distR="0" wp14:anchorId="4CC47656" wp14:editId="27FCB17D">
              <wp:extent cx="4754880" cy="3401568"/>
              <wp:effectExtent l="0" t="0" r="7620" b="8890"/>
              <wp:docPr id="87" name="Picture 8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54880" cy="340156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62" w:author="Palacherla, Susmitha C (NONUS)" w:date="2018-01-17T12:09:00Z"/>
          <w:rFonts w:ascii="Times New Roman" w:hAnsi="Times New Roman"/>
        </w:rPr>
      </w:pPr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63" w:author="Palacherla, Susmitha C (NONUS)" w:date="2018-01-17T12:09:00Z"/>
          <w:rFonts w:ascii="Times New Roman" w:hAnsi="Times New Roman"/>
        </w:rPr>
      </w:pPr>
    </w:p>
    <w:p w:rsidR="00807FCA" w:rsidRPr="001D6CCE" w:rsidDel="00335AE2" w:rsidRDefault="00807FCA" w:rsidP="0098031D">
      <w:pPr>
        <w:pStyle w:val="ListParagraph"/>
        <w:numPr>
          <w:ilvl w:val="0"/>
          <w:numId w:val="29"/>
        </w:numPr>
        <w:rPr>
          <w:del w:id="664" w:author="Palacherla, Susmitha C (NONUS)" w:date="2018-01-17T12:06:00Z"/>
          <w:rFonts w:ascii="Times New Roman" w:hAnsi="Times New Roman"/>
        </w:rPr>
      </w:pPr>
      <w:del w:id="665" w:author="Palacherla, Susmitha C (NONUS)" w:date="2018-01-17T12:06:00Z">
        <w:r w:rsidRPr="001D6CCE" w:rsidDel="00335AE2">
          <w:rPr>
            <w:rFonts w:ascii="Times New Roman" w:hAnsi="Times New Roman"/>
          </w:rPr>
          <w:delText>SQL Task: Delete records with missing Employee ID from Staging table</w:delText>
        </w:r>
      </w:del>
    </w:p>
    <w:p w:rsidR="00697CD5" w:rsidRPr="001D6CCE" w:rsidDel="00335AE2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del w:id="666" w:author="Palacherla, Susmitha C (NONUS)" w:date="2018-01-17T12:06:00Z"/>
          <w:rFonts w:ascii="Times New Roman" w:hAnsi="Times New Roman"/>
        </w:rPr>
      </w:pPr>
      <w:del w:id="667" w:author="Palacherla, Susmitha C (NONUS)" w:date="2018-01-17T12:06:00Z">
        <w:r w:rsidRPr="001D6CCE" w:rsidDel="00335AE2">
          <w:rPr>
            <w:rFonts w:ascii="Times New Roman" w:hAnsi="Times New Roman"/>
          </w:rPr>
          <w:delText>DELETE FROM [EC].[Quality_Other_Coaching_Stage]</w:delText>
        </w:r>
      </w:del>
    </w:p>
    <w:p w:rsidR="00697CD5" w:rsidRPr="001D6CCE" w:rsidDel="00335AE2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del w:id="668" w:author="Palacherla, Susmitha C (NONUS)" w:date="2018-01-17T12:06:00Z"/>
          <w:rFonts w:ascii="Times New Roman" w:hAnsi="Times New Roman"/>
        </w:rPr>
      </w:pPr>
      <w:del w:id="669" w:author="Palacherla, Susmitha C (NONUS)" w:date="2018-01-17T12:06:00Z">
        <w:r w:rsidRPr="001D6CCE" w:rsidDel="00335AE2">
          <w:rPr>
            <w:rFonts w:ascii="Times New Roman" w:hAnsi="Times New Roman"/>
          </w:rPr>
          <w:delText>WHERE [EMP_ID] IS NULL OR [EMP_ID]='' OR  [EMP_LANID] = 'Unknown'</w:delText>
        </w:r>
      </w:del>
    </w:p>
    <w:p w:rsidR="00697CD5" w:rsidRPr="001D6CCE" w:rsidDel="00335AE2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del w:id="670" w:author="Palacherla, Susmitha C (NONUS)" w:date="2018-01-17T12:06:00Z"/>
          <w:rFonts w:ascii="Times New Roman" w:hAnsi="Times New Roman"/>
        </w:rPr>
      </w:pPr>
    </w:p>
    <w:p w:rsidR="00697CD5" w:rsidRPr="001D6CCE" w:rsidDel="00335AE2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del w:id="671" w:author="Palacherla, Susmitha C (NONUS)" w:date="2018-01-17T12:06:00Z"/>
          <w:rFonts w:ascii="Times New Roman" w:hAnsi="Times New Roman"/>
        </w:rPr>
      </w:pPr>
    </w:p>
    <w:p w:rsidR="00697CD5" w:rsidRPr="001D6CCE" w:rsidDel="00335AE2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del w:id="672" w:author="Palacherla, Susmitha C (NONUS)" w:date="2018-01-17T12:06:00Z"/>
          <w:rFonts w:ascii="Times New Roman" w:hAnsi="Times New Roman"/>
        </w:rPr>
      </w:pPr>
      <w:del w:id="673" w:author="Palacherla, Susmitha C (NONUS)" w:date="2018-01-17T12:06:00Z">
        <w:r w:rsidRPr="001D6CCE" w:rsidDel="00335AE2">
          <w:rPr>
            <w:rFonts w:ascii="Times New Roman" w:hAnsi="Times New Roman"/>
          </w:rPr>
          <w:delText xml:space="preserve">Delete os FROM </w:delText>
        </w:r>
      </w:del>
    </w:p>
    <w:p w:rsidR="00697CD5" w:rsidRPr="001D6CCE" w:rsidDel="00335AE2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del w:id="674" w:author="Palacherla, Susmitha C (NONUS)" w:date="2018-01-17T12:06:00Z"/>
          <w:rFonts w:ascii="Times New Roman" w:hAnsi="Times New Roman"/>
        </w:rPr>
      </w:pPr>
      <w:del w:id="675" w:author="Palacherla, Susmitha C (NONUS)" w:date="2018-01-17T12:06:00Z">
        <w:r w:rsidRPr="001D6CCE" w:rsidDel="00335AE2">
          <w:rPr>
            <w:rFonts w:ascii="Times New Roman" w:hAnsi="Times New Roman"/>
          </w:rPr>
          <w:delText xml:space="preserve"> [EC].[Quality_Other_Coaching_Stage] os JOIN  [EC].[Employee_Hierarchy] eh</w:delText>
        </w:r>
      </w:del>
    </w:p>
    <w:p w:rsidR="00697CD5" w:rsidRPr="001D6CCE" w:rsidDel="00335AE2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del w:id="676" w:author="Palacherla, Susmitha C (NONUS)" w:date="2018-01-17T12:06:00Z"/>
          <w:rFonts w:ascii="Times New Roman" w:hAnsi="Times New Roman"/>
        </w:rPr>
      </w:pPr>
      <w:del w:id="677" w:author="Palacherla, Susmitha C (NONUS)" w:date="2018-01-17T12:06:00Z">
        <w:r w:rsidRPr="001D6CCE" w:rsidDel="00335AE2">
          <w:rPr>
            <w:rFonts w:ascii="Times New Roman" w:hAnsi="Times New Roman"/>
          </w:rPr>
          <w:delText xml:space="preserve">  ON os.Emp_ID = eh.Emp_ID</w:delText>
        </w:r>
      </w:del>
    </w:p>
    <w:p w:rsidR="00697CD5" w:rsidRPr="001D6CCE" w:rsidDel="00335AE2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del w:id="678" w:author="Palacherla, Susmitha C (NONUS)" w:date="2018-01-17T12:06:00Z"/>
          <w:rFonts w:ascii="Times New Roman" w:hAnsi="Times New Roman"/>
        </w:rPr>
      </w:pPr>
      <w:del w:id="679" w:author="Palacherla, Susmitha C (NONUS)" w:date="2018-01-17T12:06:00Z">
        <w:r w:rsidRPr="001D6CCE" w:rsidDel="00335AE2">
          <w:rPr>
            <w:rFonts w:ascii="Times New Roman" w:hAnsi="Times New Roman"/>
          </w:rPr>
          <w:delText xml:space="preserve">  WHERE eh.Emp_Job_Code not in ( 'WACS01',  'WACS02', 'WACS03')</w:delText>
        </w:r>
      </w:del>
    </w:p>
    <w:p w:rsidR="00697CD5" w:rsidRPr="001D6CCE" w:rsidDel="00335AE2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del w:id="680" w:author="Palacherla, Susmitha C (NONUS)" w:date="2018-01-17T12:06:00Z"/>
          <w:rFonts w:ascii="Times New Roman" w:hAnsi="Times New Roman"/>
        </w:rPr>
      </w:pPr>
      <w:del w:id="681" w:author="Palacherla, Susmitha C (NONUS)" w:date="2018-01-17T12:06:00Z">
        <w:r w:rsidRPr="001D6CCE" w:rsidDel="00335AE2">
          <w:rPr>
            <w:rFonts w:ascii="Times New Roman" w:hAnsi="Times New Roman"/>
          </w:rPr>
          <w:delText xml:space="preserve"> OR Active in ('T','D','L','P')</w:delText>
        </w:r>
      </w:del>
    </w:p>
    <w:p w:rsidR="00807FCA" w:rsidRPr="001D6CCE" w:rsidDel="00335AE2" w:rsidRDefault="00697CD5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82" w:author="Palacherla, Susmitha C (NONUS)" w:date="2018-01-17T12:06:00Z"/>
          <w:rFonts w:ascii="Times New Roman" w:hAnsi="Times New Roman"/>
        </w:rPr>
      </w:pPr>
      <w:del w:id="683" w:author="Palacherla, Susmitha C (NONUS)" w:date="2018-01-17T12:06:00Z">
        <w:r w:rsidRPr="001D6CCE" w:rsidDel="00335AE2">
          <w:rPr>
            <w:rFonts w:ascii="Times New Roman" w:hAnsi="Times New Roman"/>
          </w:rPr>
          <w:delText>GO</w:delText>
        </w:r>
      </w:del>
    </w:p>
    <w:p w:rsidR="00807FCA" w:rsidRPr="001D6CCE" w:rsidDel="00335AE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684" w:author="Palacherla, Susmitha C (NONUS)" w:date="2018-01-17T12:06:00Z"/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431BFA2" wp14:editId="23917EAC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sp_InsertInto_Coaching_Log_Quality_Other</w:t>
      </w:r>
      <w:proofErr w:type="spellEnd"/>
      <w:r w:rsidRPr="001D6CCE">
        <w:rPr>
          <w:rFonts w:ascii="Times New Roman" w:hAnsi="Times New Roman"/>
        </w:rPr>
        <w:t>]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ins w:id="685" w:author="Palacherla, Susmitha C (NONUS)" w:date="2018-01-17T12:08:00Z">
        <w:r>
          <w:rPr>
            <w:noProof/>
          </w:rPr>
          <w:drawing>
            <wp:inline distT="0" distB="0" distL="0" distR="0" wp14:anchorId="1521BF4E" wp14:editId="2AE50568">
              <wp:extent cx="5943600" cy="2087245"/>
              <wp:effectExtent l="0" t="0" r="0" b="8255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0872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Del="00335AE2" w:rsidRDefault="0098031D" w:rsidP="0098031D">
      <w:pPr>
        <w:pStyle w:val="ListParagraph"/>
        <w:numPr>
          <w:ilvl w:val="0"/>
          <w:numId w:val="29"/>
        </w:numPr>
        <w:spacing w:after="0"/>
        <w:rPr>
          <w:del w:id="686" w:author="Palacherla, Susmitha C (NONUS)" w:date="2018-01-17T12:09:00Z"/>
          <w:rFonts w:ascii="Times New Roman" w:hAnsi="Times New Roman"/>
        </w:rPr>
      </w:pPr>
      <w:del w:id="687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</w:delText>
        </w:r>
        <w:r w:rsidR="00807FCA" w:rsidRPr="001D6CCE" w:rsidDel="00335AE2">
          <w:rPr>
            <w:rFonts w:ascii="Times New Roman" w:hAnsi="Times New Roman"/>
          </w:rPr>
          <w:delText xml:space="preserve">SQl Task: Load </w:delText>
        </w:r>
        <w:r w:rsidR="00807FCA" w:rsidRPr="001D6CCE" w:rsidDel="00335AE2">
          <w:rPr>
            <w:rFonts w:ascii="Times New Roman" w:hAnsi="Times New Roman"/>
            <w:color w:val="000000" w:themeColor="text1"/>
          </w:rPr>
          <w:delText>Quality_Other</w:delText>
        </w:r>
        <w:r w:rsidR="00807FCA" w:rsidRPr="001D6CCE" w:rsidDel="00335AE2">
          <w:rPr>
            <w:rFonts w:ascii="Times New Roman" w:hAnsi="Times New Roman"/>
          </w:rPr>
          <w:delText xml:space="preserve"> Fact table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688" w:author="Palacherla, Susmitha C (NONUS)" w:date="2018-01-17T12:09:00Z"/>
          <w:rFonts w:ascii="Times New Roman" w:hAnsi="Times New Roman"/>
        </w:rPr>
      </w:pPr>
      <w:del w:id="689" w:author="Palacherla, Susmitha C (NONUS)" w:date="2018-01-17T12:09:00Z">
        <w:r w:rsidRPr="001D6CCE" w:rsidDel="00335AE2">
          <w:rPr>
            <w:rFonts w:ascii="Times New Roman" w:hAnsi="Times New Roman"/>
          </w:rPr>
          <w:delText>INSERT INTO [EC].[Quality_Other_Coaching_Fact]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690" w:author="Palacherla, Susmitha C (NONUS)" w:date="2018-01-17T12:09:00Z"/>
          <w:rFonts w:ascii="Times New Roman" w:hAnsi="Times New Roman"/>
        </w:rPr>
      </w:pPr>
      <w:del w:id="691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    ([Report_ID]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692" w:author="Palacherla, Susmitha C (NONUS)" w:date="2018-01-17T12:09:00Z"/>
          <w:rFonts w:ascii="Times New Roman" w:hAnsi="Times New Roman"/>
        </w:rPr>
      </w:pPr>
      <w:del w:id="693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    ,[Report_Code]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694" w:author="Palacherla, Susmitha C (NONUS)" w:date="2018-01-17T12:09:00Z"/>
          <w:rFonts w:ascii="Times New Roman" w:hAnsi="Times New Roman"/>
        </w:rPr>
      </w:pPr>
      <w:del w:id="695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    ,[Form_Type]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696" w:author="Palacherla, Susmitha C (NONUS)" w:date="2018-01-17T12:09:00Z"/>
          <w:rFonts w:ascii="Times New Roman" w:hAnsi="Times New Roman"/>
        </w:rPr>
      </w:pPr>
      <w:del w:id="697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    ,[Source]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698" w:author="Palacherla, Susmitha C (NONUS)" w:date="2018-01-17T12:09:00Z"/>
          <w:rFonts w:ascii="Times New Roman" w:hAnsi="Times New Roman"/>
        </w:rPr>
      </w:pPr>
      <w:del w:id="699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    ,[Form_Status]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00" w:author="Palacherla, Susmitha C (NONUS)" w:date="2018-01-17T12:09:00Z"/>
          <w:rFonts w:ascii="Times New Roman" w:hAnsi="Times New Roman"/>
        </w:rPr>
      </w:pPr>
      <w:del w:id="701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    ,[Event_Date]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02" w:author="Palacherla, Susmitha C (NONUS)" w:date="2018-01-17T12:09:00Z"/>
          <w:rFonts w:ascii="Times New Roman" w:hAnsi="Times New Roman"/>
        </w:rPr>
      </w:pPr>
      <w:del w:id="703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    ,[Submitted_Date]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04" w:author="Palacherla, Susmitha C (NONUS)" w:date="2018-01-17T12:09:00Z"/>
          <w:rFonts w:ascii="Times New Roman" w:hAnsi="Times New Roman"/>
        </w:rPr>
      </w:pPr>
      <w:del w:id="705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    ,[Start_Date]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06" w:author="Palacherla, Susmitha C (NONUS)" w:date="2018-01-17T12:09:00Z"/>
          <w:rFonts w:ascii="Times New Roman" w:hAnsi="Times New Roman"/>
        </w:rPr>
      </w:pPr>
      <w:del w:id="707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    ,[Submitter_ID]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08" w:author="Palacherla, Susmitha C (NONUS)" w:date="2018-01-17T12:09:00Z"/>
          <w:rFonts w:ascii="Times New Roman" w:hAnsi="Times New Roman"/>
        </w:rPr>
      </w:pPr>
      <w:del w:id="709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    ,[Submitter_LANID]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10" w:author="Palacherla, Susmitha C (NONUS)" w:date="2018-01-17T12:09:00Z"/>
          <w:rFonts w:ascii="Times New Roman" w:hAnsi="Times New Roman"/>
        </w:rPr>
      </w:pPr>
      <w:del w:id="711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    ,[Submitter_Email]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12" w:author="Palacherla, Susmitha C (NONUS)" w:date="2018-01-17T12:09:00Z"/>
          <w:rFonts w:ascii="Times New Roman" w:hAnsi="Times New Roman"/>
        </w:rPr>
      </w:pPr>
      <w:del w:id="713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    ,[EMP_ID]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14" w:author="Palacherla, Susmitha C (NONUS)" w:date="2018-01-17T12:09:00Z"/>
          <w:rFonts w:ascii="Times New Roman" w:hAnsi="Times New Roman"/>
        </w:rPr>
      </w:pPr>
      <w:del w:id="715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    ,[EMP_LANID]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16" w:author="Palacherla, Susmitha C (NONUS)" w:date="2018-01-17T12:09:00Z"/>
          <w:rFonts w:ascii="Times New Roman" w:hAnsi="Times New Roman"/>
        </w:rPr>
      </w:pPr>
      <w:del w:id="717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    ,[EMP_Site]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18" w:author="Palacherla, Susmitha C (NONUS)" w:date="2018-01-17T12:09:00Z"/>
          <w:rFonts w:ascii="Times New Roman" w:hAnsi="Times New Roman"/>
        </w:rPr>
      </w:pPr>
      <w:del w:id="719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    ,[Program]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20" w:author="Palacherla, Susmitha C (NONUS)" w:date="2018-01-17T12:09:00Z"/>
          <w:rFonts w:ascii="Times New Roman" w:hAnsi="Times New Roman"/>
        </w:rPr>
      </w:pPr>
      <w:del w:id="721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    ,[CoachReason_Current_Coaching_Initiatives]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22" w:author="Palacherla, Susmitha C (NONUS)" w:date="2018-01-17T12:09:00Z"/>
          <w:rFonts w:ascii="Times New Roman" w:hAnsi="Times New Roman"/>
        </w:rPr>
      </w:pPr>
      <w:del w:id="723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    ,[TextDescription]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24" w:author="Palacherla, Susmitha C (NONUS)" w:date="2018-01-17T12:09:00Z"/>
          <w:rFonts w:ascii="Times New Roman" w:hAnsi="Times New Roman"/>
        </w:rPr>
      </w:pPr>
      <w:del w:id="725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    ,[FileName])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26" w:author="Palacherla, Susmitha C (NONUS)" w:date="2018-01-17T12:09:00Z"/>
          <w:rFonts w:ascii="Times New Roman" w:hAnsi="Times New Roman"/>
        </w:rPr>
      </w:pPr>
      <w:del w:id="727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 (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28" w:author="Palacherla, Susmitha C (NONUS)" w:date="2018-01-17T12:09:00Z"/>
          <w:rFonts w:ascii="Times New Roman" w:hAnsi="Times New Roman"/>
        </w:rPr>
      </w:pPr>
      <w:del w:id="729" w:author="Palacherla, Susmitha C (NONUS)" w:date="2018-01-17T12:09:00Z">
        <w:r w:rsidRPr="001D6CCE" w:rsidDel="00335AE2">
          <w:rPr>
            <w:rFonts w:ascii="Times New Roman" w:hAnsi="Times New Roman"/>
          </w:rPr>
          <w:delText>SELECT S.[Report_ID]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30" w:author="Palacherla, Susmitha C (NONUS)" w:date="2018-01-17T12:09:00Z"/>
          <w:rFonts w:ascii="Times New Roman" w:hAnsi="Times New Roman"/>
        </w:rPr>
      </w:pPr>
      <w:del w:id="731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,S.[Report_Code]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32" w:author="Palacherla, Susmitha C (NONUS)" w:date="2018-01-17T12:09:00Z"/>
          <w:rFonts w:ascii="Times New Roman" w:hAnsi="Times New Roman"/>
        </w:rPr>
      </w:pPr>
      <w:del w:id="733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,S.[Form_Type]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34" w:author="Palacherla, Susmitha C (NONUS)" w:date="2018-01-17T12:09:00Z"/>
          <w:rFonts w:ascii="Times New Roman" w:hAnsi="Times New Roman"/>
        </w:rPr>
      </w:pPr>
      <w:del w:id="735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,S.[Source]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36" w:author="Palacherla, Susmitha C (NONUS)" w:date="2018-01-17T12:09:00Z"/>
          <w:rFonts w:ascii="Times New Roman" w:hAnsi="Times New Roman"/>
        </w:rPr>
      </w:pPr>
      <w:del w:id="737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,S.[Form_Status]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38" w:author="Palacherla, Susmitha C (NONUS)" w:date="2018-01-17T12:09:00Z"/>
          <w:rFonts w:ascii="Times New Roman" w:hAnsi="Times New Roman"/>
        </w:rPr>
      </w:pPr>
      <w:del w:id="739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,S.[Event_Date]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40" w:author="Palacherla, Susmitha C (NONUS)" w:date="2018-01-17T12:09:00Z"/>
          <w:rFonts w:ascii="Times New Roman" w:hAnsi="Times New Roman"/>
        </w:rPr>
      </w:pPr>
      <w:del w:id="741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,S.[Submitted_Date]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42" w:author="Palacherla, Susmitha C (NONUS)" w:date="2018-01-17T12:09:00Z"/>
          <w:rFonts w:ascii="Times New Roman" w:hAnsi="Times New Roman"/>
        </w:rPr>
      </w:pPr>
      <w:del w:id="743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,S.[Start_Date]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44" w:author="Palacherla, Susmitha C (NONUS)" w:date="2018-01-17T12:09:00Z"/>
          <w:rFonts w:ascii="Times New Roman" w:hAnsi="Times New Roman"/>
        </w:rPr>
      </w:pPr>
      <w:del w:id="745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,S.[Submitter_ID]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46" w:author="Palacherla, Susmitha C (NONUS)" w:date="2018-01-17T12:09:00Z"/>
          <w:rFonts w:ascii="Times New Roman" w:hAnsi="Times New Roman"/>
        </w:rPr>
      </w:pPr>
      <w:del w:id="747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,S.[Submitter_LANID]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48" w:author="Palacherla, Susmitha C (NONUS)" w:date="2018-01-17T12:09:00Z"/>
          <w:rFonts w:ascii="Times New Roman" w:hAnsi="Times New Roman"/>
        </w:rPr>
      </w:pPr>
      <w:del w:id="749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,S.[Submitter_Email]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50" w:author="Palacherla, Susmitha C (NONUS)" w:date="2018-01-17T12:09:00Z"/>
          <w:rFonts w:ascii="Times New Roman" w:hAnsi="Times New Roman"/>
        </w:rPr>
      </w:pPr>
      <w:del w:id="751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,S.[EMP_ID]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52" w:author="Palacherla, Susmitha C (NONUS)" w:date="2018-01-17T12:09:00Z"/>
          <w:rFonts w:ascii="Times New Roman" w:hAnsi="Times New Roman"/>
        </w:rPr>
      </w:pPr>
      <w:del w:id="753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,S.[EMP_LANID]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54" w:author="Palacherla, Susmitha C (NONUS)" w:date="2018-01-17T12:09:00Z"/>
          <w:rFonts w:ascii="Times New Roman" w:hAnsi="Times New Roman"/>
        </w:rPr>
      </w:pPr>
      <w:del w:id="755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,S.[EMP_Site]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56" w:author="Palacherla, Susmitha C (NONUS)" w:date="2018-01-17T12:09:00Z"/>
          <w:rFonts w:ascii="Times New Roman" w:hAnsi="Times New Roman"/>
        </w:rPr>
      </w:pPr>
      <w:del w:id="757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,S.[Program]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58" w:author="Palacherla, Susmitha C (NONUS)" w:date="2018-01-17T12:09:00Z"/>
          <w:rFonts w:ascii="Times New Roman" w:hAnsi="Times New Roman"/>
        </w:rPr>
      </w:pPr>
      <w:del w:id="759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,S.[CoachReason_Current_Coaching_Initiatives]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60" w:author="Palacherla, Susmitha C (NONUS)" w:date="2018-01-17T12:09:00Z"/>
          <w:rFonts w:ascii="Times New Roman" w:hAnsi="Times New Roman"/>
        </w:rPr>
      </w:pPr>
      <w:del w:id="761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,S.[TextDescription]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62" w:author="Palacherla, Susmitha C (NONUS)" w:date="2018-01-17T12:09:00Z"/>
          <w:rFonts w:ascii="Times New Roman" w:hAnsi="Times New Roman"/>
        </w:rPr>
      </w:pPr>
      <w:del w:id="763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    ,S.[FileName]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64" w:author="Palacherla, Susmitha C (NONUS)" w:date="2018-01-17T12:09:00Z"/>
          <w:rFonts w:ascii="Times New Roman" w:hAnsi="Times New Roman"/>
        </w:rPr>
      </w:pPr>
      <w:del w:id="765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FROM [EC].[Quality_Other_Coaching_Stage]S LEFT OUTER JOIN [EC].[Quality_Other_Coaching_Fact]F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66" w:author="Palacherla, Susmitha C (NONUS)" w:date="2018-01-17T12:09:00Z"/>
          <w:rFonts w:ascii="Times New Roman" w:hAnsi="Times New Roman"/>
        </w:rPr>
      </w:pPr>
      <w:del w:id="767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ON S.[Report_ID]= F.[Report_ID]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68" w:author="Palacherla, Susmitha C (NONUS)" w:date="2018-01-17T12:09:00Z"/>
          <w:rFonts w:ascii="Times New Roman" w:hAnsi="Times New Roman"/>
        </w:rPr>
      </w:pPr>
      <w:del w:id="769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AND S.Report_Code = F.Report_Code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70" w:author="Palacherla, Susmitha C (NONUS)" w:date="2018-01-17T12:09:00Z"/>
          <w:rFonts w:ascii="Times New Roman" w:hAnsi="Times New Roman"/>
        </w:rPr>
      </w:pPr>
      <w:del w:id="771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WHERE F.[Report_ID] IS NULL AND F.Report_Code IS NULL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72" w:author="Palacherla, Susmitha C (NONUS)" w:date="2018-01-17T12:09:00Z"/>
          <w:rFonts w:ascii="Times New Roman" w:hAnsi="Times New Roman"/>
        </w:rPr>
      </w:pPr>
      <w:del w:id="773" w:author="Palacherla, Susmitha C (NONUS)" w:date="2018-01-17T12:09:00Z">
        <w:r w:rsidRPr="001D6CCE" w:rsidDel="00335AE2">
          <w:rPr>
            <w:rFonts w:ascii="Times New Roman" w:hAnsi="Times New Roman"/>
          </w:rPr>
          <w:delText xml:space="preserve">  )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74" w:author="Palacherla, Susmitha C (NONUS)" w:date="2018-01-17T12:09:00Z"/>
          <w:rFonts w:ascii="Times New Roman" w:hAnsi="Times New Roman"/>
        </w:rPr>
      </w:pPr>
      <w:del w:id="775" w:author="Palacherla, Susmitha C (NONUS)" w:date="2018-01-17T12:09:00Z">
        <w:r w:rsidRPr="001D6CCE" w:rsidDel="00335AE2">
          <w:rPr>
            <w:rFonts w:ascii="Times New Roman" w:hAnsi="Times New Roman"/>
          </w:rPr>
          <w:delText>GO</w:delText>
        </w:r>
      </w:del>
    </w:p>
    <w:p w:rsidR="000B4963" w:rsidRPr="001D6CCE" w:rsidDel="00335AE2" w:rsidRDefault="000B4963" w:rsidP="000B4963">
      <w:pPr>
        <w:spacing w:after="0"/>
        <w:ind w:left="1080"/>
        <w:rPr>
          <w:del w:id="776" w:author="Palacherla, Susmitha C (NONUS)" w:date="2018-01-17T12:09:00Z"/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:rsidR="00807FCA" w:rsidRPr="001D6CCE" w:rsidRDefault="00807FCA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697CD5" w:rsidRPr="001D6CCE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 xml:space="preserve">QL Task: Load </w:t>
      </w:r>
      <w:proofErr w:type="spellStart"/>
      <w:r w:rsidRPr="001D6CCE">
        <w:rPr>
          <w:rFonts w:ascii="Times New Roman" w:hAnsi="Times New Roman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File List table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Quality_Other_FileList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File_Name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File_LoadDate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Count_Staged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Count_Loaded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Count_Rejected</w:t>
      </w:r>
      <w:proofErr w:type="spellEnd"/>
      <w:r w:rsidRPr="001D6CCE">
        <w:rPr>
          <w:rFonts w:ascii="Times New Roman" w:hAnsi="Times New Roman"/>
        </w:rPr>
        <w:t>])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</w:t>
      </w:r>
      <w:proofErr w:type="gramStart"/>
      <w:r w:rsidRPr="001D6CCE">
        <w:rPr>
          <w:rFonts w:ascii="Times New Roman" w:hAnsi="Times New Roman"/>
        </w:rPr>
        <w:t>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proofErr w:type="gramEnd"/>
      <w:r w:rsidRPr="001D6CCE">
        <w:rPr>
          <w:rFonts w:ascii="Times New Roman" w:hAnsi="Times New Roman"/>
        </w:rPr>
        <w:t>(), ?, ?,?)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138F298" wp14:editId="66D22AEE">
            <wp:extent cx="4882896" cy="196596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98031D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807FCA" w:rsidRPr="001D6CCE">
        <w:rPr>
          <w:rFonts w:ascii="Times New Roman" w:hAnsi="Times New Roman"/>
        </w:rPr>
        <w:t xml:space="preserve">File System Task: </w:t>
      </w:r>
      <w:del w:id="777" w:author="Palacherla, Susmitha C (NONUS)" w:date="2018-01-17T12:09:00Z">
        <w:r w:rsidR="00807FCA" w:rsidRPr="001D6CCE" w:rsidDel="00335AE2">
          <w:rPr>
            <w:rFonts w:ascii="Times New Roman" w:hAnsi="Times New Roman"/>
          </w:rPr>
          <w:delText>Move file to backup folder</w:delText>
        </w:r>
      </w:del>
      <w:ins w:id="778" w:author="Palacherla, Susmitha C (NONUS)" w:date="2018-01-17T12:09:00Z">
        <w:r w:rsidR="00335AE2">
          <w:rPr>
            <w:rFonts w:ascii="Times New Roman" w:hAnsi="Times New Roman"/>
          </w:rPr>
          <w:t>Delete Files</w:t>
        </w:r>
      </w:ins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del w:id="779" w:author="Palacherla, Susmitha C (NONUS)" w:date="2018-01-17T12:10:00Z">
        <w:r w:rsidRPr="001D6CCE" w:rsidDel="00335AE2">
          <w:rPr>
            <w:rFonts w:ascii="Times New Roman" w:hAnsi="Times New Roman"/>
            <w:noProof/>
          </w:rPr>
          <w:drawing>
            <wp:inline distT="0" distB="0" distL="0" distR="0" wp14:anchorId="786BECAC" wp14:editId="25B1CD14">
              <wp:extent cx="3264408" cy="2286000"/>
              <wp:effectExtent l="0" t="0" r="0" b="0"/>
              <wp:docPr id="126" name="Picture 1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64408" cy="228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780" w:author="Palacherla, Susmitha C (NONUS)" w:date="2018-01-17T12:10:00Z">
        <w:r w:rsidR="00335AE2">
          <w:rPr>
            <w:noProof/>
          </w:rPr>
          <w:drawing>
            <wp:inline distT="0" distB="0" distL="0" distR="0" wp14:anchorId="605002E7" wp14:editId="5A7C0B88">
              <wp:extent cx="4745736" cy="1828800"/>
              <wp:effectExtent l="0" t="0" r="0" b="0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5736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Precedence Constraint between</w:t>
      </w:r>
      <w:r w:rsidR="008E35AA" w:rsidRPr="001D6CCE">
        <w:rPr>
          <w:rFonts w:ascii="Times New Roman" w:hAnsi="Times New Roman"/>
        </w:rPr>
        <w:t xml:space="preserve"> Non-CTC and CTC</w:t>
      </w:r>
      <w:r w:rsidRPr="001D6CCE">
        <w:rPr>
          <w:rFonts w:ascii="Times New Roman" w:hAnsi="Times New Roman"/>
        </w:rPr>
        <w:t xml:space="preserve"> containers</w:t>
      </w: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B4963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DD15B62" wp14:editId="512B71A9">
            <wp:extent cx="4197096" cy="33009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file in Staging directory </w:t>
      </w:r>
      <w:del w:id="781" w:author="Palacherla, Susmitha C (NONUS)" w:date="2018-01-17T13:36:00Z">
        <w:r w:rsidRPr="001D6CCE" w:rsidDel="00E15772">
          <w:rPr>
            <w:rFonts w:ascii="Times New Roman" w:hAnsi="Times New Roman"/>
            <w:b/>
          </w:rPr>
          <w:delText xml:space="preserve"> </w:delText>
        </w:r>
      </w:del>
      <w:r w:rsidRPr="001D6CCE">
        <w:rPr>
          <w:rFonts w:ascii="Times New Roman" w:hAnsi="Times New Roman"/>
          <w:b/>
        </w:rPr>
        <w:t>Workflow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C2CF1" w:rsidRPr="001D6CCE" w:rsidRDefault="002C2CF1" w:rsidP="002C2CF1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Fail Package on failure- </w:t>
      </w:r>
      <w:r w:rsidR="007F0559" w:rsidRPr="001D6CCE">
        <w:rPr>
          <w:rFonts w:ascii="Times New Roman" w:hAnsi="Times New Roman"/>
        </w:rPr>
        <w:t>True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Maximum Error count – </w:t>
      </w:r>
      <w:r w:rsidR="007F0559" w:rsidRPr="001D6CCE">
        <w:rPr>
          <w:rFonts w:ascii="Times New Roman" w:hAnsi="Times New Roman"/>
        </w:rPr>
        <w:t>1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Event handlers – System Variables – Propagate - </w:t>
      </w:r>
      <w:r w:rsidR="007F0559" w:rsidRPr="001D6CCE">
        <w:rPr>
          <w:rFonts w:ascii="Times New Roman" w:hAnsi="Times New Roman"/>
        </w:rPr>
        <w:t>True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Container: </w:t>
      </w:r>
      <w:proofErr w:type="spellStart"/>
      <w:r w:rsidRPr="001D6CCE">
        <w:rPr>
          <w:rFonts w:ascii="Times New Roman" w:hAnsi="Times New Roman"/>
        </w:rPr>
        <w:t>Foreach</w:t>
      </w:r>
      <w:proofErr w:type="spellEnd"/>
      <w:r w:rsidRPr="001D6CCE">
        <w:rPr>
          <w:rFonts w:ascii="Times New Roman" w:hAnsi="Times New Roman"/>
        </w:rPr>
        <w:t xml:space="preserve"> Loop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Folder: \\vrivscors01\BCC Scorecards\Coaching\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AFD3C3F" wp14:editId="1FFD02A6">
            <wp:extent cx="4251960" cy="1463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85B51E7" wp14:editId="7261DC36">
            <wp:extent cx="4297680" cy="2715768"/>
            <wp:effectExtent l="0" t="0" r="762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F4A06E5" wp14:editId="45F73BA9">
            <wp:extent cx="3502152" cy="2706624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8B88C46" wp14:editId="1AEA3705">
            <wp:extent cx="4343400" cy="1408176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:rsidR="00843A3C" w:rsidRPr="001D6CCE" w:rsidRDefault="00843A3C" w:rsidP="00335AE2">
      <w:pPr>
        <w:pStyle w:val="ListParagraph"/>
        <w:numPr>
          <w:ilvl w:val="0"/>
          <w:numId w:val="39"/>
        </w:numPr>
        <w:rPr>
          <w:rFonts w:ascii="Times New Roman" w:hAnsi="Times New Roman"/>
        </w:rPr>
        <w:pPrChange w:id="782" w:author="Palacherla, Susmitha C (NONUS)" w:date="2018-01-17T12:11:00Z">
          <w:pPr>
            <w:pStyle w:val="ListParagraph"/>
            <w:numPr>
              <w:numId w:val="11"/>
            </w:numPr>
            <w:ind w:left="1440" w:hanging="360"/>
          </w:pPr>
        </w:pPrChange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335AE2">
      <w:pPr>
        <w:pStyle w:val="ListParagraph"/>
        <w:numPr>
          <w:ilvl w:val="0"/>
          <w:numId w:val="39"/>
        </w:numPr>
        <w:rPr>
          <w:rFonts w:ascii="Times New Roman" w:hAnsi="Times New Roman"/>
        </w:rPr>
        <w:pPrChange w:id="783" w:author="Palacherla, Susmitha C (NONUS)" w:date="2018-01-17T12:11:00Z">
          <w:pPr>
            <w:pStyle w:val="ListParagraph"/>
            <w:numPr>
              <w:numId w:val="11"/>
            </w:numPr>
            <w:ind w:left="1440" w:hanging="360"/>
          </w:pPr>
        </w:pPrChange>
      </w:pPr>
      <w:r w:rsidRPr="001D6CCE">
        <w:rPr>
          <w:rFonts w:ascii="Times New Roman" w:hAnsi="Times New Roman"/>
        </w:rPr>
        <w:t xml:space="preserve">DFT – </w:t>
      </w:r>
      <w:del w:id="784" w:author="Palacherla, Susmitha C (NONUS)" w:date="2018-01-17T12:10:00Z">
        <w:r w:rsidRPr="001D6CCE" w:rsidDel="00335AE2">
          <w:rPr>
            <w:rFonts w:ascii="Times New Roman" w:hAnsi="Times New Roman"/>
          </w:rPr>
          <w:delText xml:space="preserve">Stage </w:delText>
        </w:r>
      </w:del>
      <w:ins w:id="785" w:author="Palacherla, Susmitha C (NONUS)" w:date="2018-01-17T12:10:00Z">
        <w:r w:rsidR="00335AE2">
          <w:rPr>
            <w:rFonts w:ascii="Times New Roman" w:hAnsi="Times New Roman"/>
          </w:rPr>
          <w:t>Load</w:t>
        </w:r>
        <w:r w:rsidR="00335AE2" w:rsidRPr="001D6CCE">
          <w:rPr>
            <w:rFonts w:ascii="Times New Roman" w:hAnsi="Times New Roman"/>
          </w:rPr>
          <w:t xml:space="preserve"> </w:t>
        </w:r>
      </w:ins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335AE2">
      <w:pPr>
        <w:pStyle w:val="ListParagraph"/>
        <w:numPr>
          <w:ilvl w:val="0"/>
          <w:numId w:val="39"/>
        </w:numPr>
        <w:rPr>
          <w:rFonts w:ascii="Times New Roman" w:hAnsi="Times New Roman"/>
        </w:rPr>
        <w:pPrChange w:id="786" w:author="Palacherla, Susmitha C (NONUS)" w:date="2018-01-17T12:11:00Z">
          <w:pPr>
            <w:pStyle w:val="ListParagraph"/>
            <w:numPr>
              <w:numId w:val="11"/>
            </w:numPr>
            <w:ind w:left="1440" w:hanging="360"/>
          </w:pPr>
        </w:pPrChange>
      </w:pPr>
      <w:r w:rsidRPr="001D6CCE">
        <w:rPr>
          <w:rFonts w:ascii="Times New Roman" w:hAnsi="Times New Roman"/>
        </w:rPr>
        <w:t xml:space="preserve">SQL task – </w:t>
      </w:r>
      <w:del w:id="787" w:author="Palacherla, Susmitha C (NONUS)" w:date="2018-01-17T12:10:00Z">
        <w:r w:rsidRPr="001D6CCE" w:rsidDel="00335AE2">
          <w:rPr>
            <w:rFonts w:ascii="Times New Roman" w:hAnsi="Times New Roman"/>
          </w:rPr>
          <w:delText>Remove alpha chars from IDs</w:delText>
        </w:r>
      </w:del>
      <w:ins w:id="788" w:author="Palacherla, Susmitha C (NONUS)" w:date="2018-01-17T12:10:00Z">
        <w:r w:rsidR="00335AE2">
          <w:rPr>
            <w:rFonts w:ascii="Times New Roman" w:hAnsi="Times New Roman"/>
          </w:rPr>
          <w:t>Update Staging table and Reject Logs</w:t>
        </w:r>
      </w:ins>
    </w:p>
    <w:p w:rsidR="00843A3C" w:rsidRPr="001D6CCE" w:rsidDel="00335AE2" w:rsidRDefault="00843A3C" w:rsidP="00335AE2">
      <w:pPr>
        <w:pStyle w:val="ListParagraph"/>
        <w:numPr>
          <w:ilvl w:val="0"/>
          <w:numId w:val="39"/>
        </w:numPr>
        <w:rPr>
          <w:del w:id="789" w:author="Palacherla, Susmitha C (NONUS)" w:date="2018-01-17T12:10:00Z"/>
          <w:rFonts w:ascii="Times New Roman" w:hAnsi="Times New Roman"/>
        </w:rPr>
        <w:pPrChange w:id="790" w:author="Palacherla, Susmitha C (NONUS)" w:date="2018-01-17T12:11:00Z">
          <w:pPr>
            <w:pStyle w:val="ListParagraph"/>
            <w:numPr>
              <w:numId w:val="11"/>
            </w:numPr>
            <w:ind w:left="1440" w:hanging="360"/>
          </w:pPr>
        </w:pPrChange>
      </w:pPr>
      <w:del w:id="791" w:author="Palacherla, Susmitha C (NONUS)" w:date="2018-01-17T12:10:00Z">
        <w:r w:rsidRPr="001D6CCE" w:rsidDel="00335AE2">
          <w:rPr>
            <w:rFonts w:ascii="Times New Roman" w:hAnsi="Times New Roman"/>
          </w:rPr>
          <w:delText>SQL task – Populate Employee Lan ID</w:delText>
        </w:r>
      </w:del>
    </w:p>
    <w:p w:rsidR="00843A3C" w:rsidRPr="001D6CCE" w:rsidDel="00335AE2" w:rsidRDefault="00843A3C" w:rsidP="00335AE2">
      <w:pPr>
        <w:pStyle w:val="ListParagraph"/>
        <w:numPr>
          <w:ilvl w:val="0"/>
          <w:numId w:val="39"/>
        </w:numPr>
        <w:rPr>
          <w:del w:id="792" w:author="Palacherla, Susmitha C (NONUS)" w:date="2018-01-17T12:10:00Z"/>
          <w:rFonts w:ascii="Times New Roman" w:hAnsi="Times New Roman"/>
        </w:rPr>
        <w:pPrChange w:id="793" w:author="Palacherla, Susmitha C (NONUS)" w:date="2018-01-17T12:11:00Z">
          <w:pPr>
            <w:pStyle w:val="ListParagraph"/>
            <w:numPr>
              <w:numId w:val="11"/>
            </w:numPr>
            <w:ind w:left="1440" w:hanging="360"/>
          </w:pPr>
        </w:pPrChange>
      </w:pPr>
      <w:del w:id="794" w:author="Palacherla, Susmitha C (NONUS)" w:date="2018-01-17T12:10:00Z">
        <w:r w:rsidRPr="001D6CCE" w:rsidDel="00335AE2">
          <w:rPr>
            <w:rFonts w:ascii="Times New Roman" w:hAnsi="Times New Roman"/>
          </w:rPr>
          <w:delText xml:space="preserve">SQL Task – Populate missing Program Values </w:delText>
        </w:r>
      </w:del>
    </w:p>
    <w:p w:rsidR="00843A3C" w:rsidRPr="001D6CCE" w:rsidDel="00335AE2" w:rsidRDefault="00843A3C" w:rsidP="00335AE2">
      <w:pPr>
        <w:pStyle w:val="ListParagraph"/>
        <w:numPr>
          <w:ilvl w:val="0"/>
          <w:numId w:val="39"/>
        </w:numPr>
        <w:rPr>
          <w:del w:id="795" w:author="Palacherla, Susmitha C (NONUS)" w:date="2018-01-17T12:10:00Z"/>
          <w:rFonts w:ascii="Times New Roman" w:hAnsi="Times New Roman"/>
        </w:rPr>
        <w:pPrChange w:id="796" w:author="Palacherla, Susmitha C (NONUS)" w:date="2018-01-17T12:11:00Z">
          <w:pPr>
            <w:pStyle w:val="ListParagraph"/>
            <w:numPr>
              <w:numId w:val="11"/>
            </w:numPr>
            <w:ind w:left="1440" w:hanging="360"/>
          </w:pPr>
        </w:pPrChange>
      </w:pPr>
      <w:del w:id="797" w:author="Palacherla, Susmitha C (NONUS)" w:date="2018-01-17T12:10:00Z">
        <w:r w:rsidRPr="001D6CCE" w:rsidDel="00335AE2">
          <w:rPr>
            <w:rFonts w:ascii="Times New Roman" w:hAnsi="Times New Roman"/>
          </w:rPr>
          <w:delText xml:space="preserve"> DFT  Rejected records with missing Employee attributes</w:delText>
        </w:r>
      </w:del>
    </w:p>
    <w:p w:rsidR="00843A3C" w:rsidRPr="001D6CCE" w:rsidDel="00335AE2" w:rsidRDefault="00843A3C" w:rsidP="00335AE2">
      <w:pPr>
        <w:pStyle w:val="ListParagraph"/>
        <w:numPr>
          <w:ilvl w:val="0"/>
          <w:numId w:val="39"/>
        </w:numPr>
        <w:rPr>
          <w:del w:id="798" w:author="Palacherla, Susmitha C (NONUS)" w:date="2018-01-17T12:10:00Z"/>
          <w:rFonts w:ascii="Times New Roman" w:hAnsi="Times New Roman"/>
        </w:rPr>
        <w:pPrChange w:id="799" w:author="Palacherla, Susmitha C (NONUS)" w:date="2018-01-17T12:11:00Z">
          <w:pPr>
            <w:pStyle w:val="ListParagraph"/>
            <w:numPr>
              <w:numId w:val="11"/>
            </w:numPr>
            <w:ind w:left="1440" w:hanging="360"/>
          </w:pPr>
        </w:pPrChange>
      </w:pPr>
      <w:del w:id="800" w:author="Palacherla, Susmitha C (NONUS)" w:date="2018-01-17T12:10:00Z">
        <w:r w:rsidRPr="001D6CCE" w:rsidDel="00335AE2">
          <w:rPr>
            <w:rFonts w:ascii="Times New Roman" w:hAnsi="Times New Roman"/>
          </w:rPr>
          <w:delText>SQL task – Delete records with missing employee ID from Staging table</w:delText>
        </w:r>
      </w:del>
    </w:p>
    <w:p w:rsidR="00843A3C" w:rsidRPr="001D6CCE" w:rsidRDefault="00843A3C" w:rsidP="00335AE2">
      <w:pPr>
        <w:pStyle w:val="ListParagraph"/>
        <w:numPr>
          <w:ilvl w:val="0"/>
          <w:numId w:val="39"/>
        </w:numPr>
        <w:rPr>
          <w:rFonts w:ascii="Times New Roman" w:hAnsi="Times New Roman"/>
        </w:rPr>
        <w:pPrChange w:id="801" w:author="Palacherla, Susmitha C (NONUS)" w:date="2018-01-17T12:11:00Z">
          <w:pPr>
            <w:pStyle w:val="ListParagraph"/>
            <w:numPr>
              <w:numId w:val="11"/>
            </w:numPr>
            <w:ind w:left="1440" w:hanging="360"/>
          </w:pPr>
        </w:pPrChange>
      </w:pPr>
      <w:r w:rsidRPr="001D6CCE">
        <w:rPr>
          <w:rFonts w:ascii="Times New Roman" w:hAnsi="Times New Roman"/>
        </w:rPr>
        <w:t xml:space="preserve">SQL task Load </w:t>
      </w:r>
      <w:proofErr w:type="spellStart"/>
      <w:ins w:id="802" w:author="Palacherla, Susmitha C (NONUS)" w:date="2018-01-17T12:10:00Z">
        <w:r w:rsidR="00335AE2">
          <w:rPr>
            <w:rFonts w:ascii="Times New Roman" w:hAnsi="Times New Roman"/>
          </w:rPr>
          <w:t>C</w:t>
        </w:r>
      </w:ins>
      <w:del w:id="803" w:author="Palacherla, Susmitha C (NONUS)" w:date="2018-01-17T12:10:00Z">
        <w:r w:rsidRPr="001D6CCE" w:rsidDel="00335AE2">
          <w:rPr>
            <w:rFonts w:ascii="Times New Roman" w:hAnsi="Times New Roman"/>
          </w:rPr>
          <w:delText>c</w:delText>
        </w:r>
      </w:del>
      <w:r w:rsidRPr="001D6CCE">
        <w:rPr>
          <w:rFonts w:ascii="Times New Roman" w:hAnsi="Times New Roman"/>
        </w:rPr>
        <w:t>oaching_Log</w:t>
      </w:r>
      <w:proofErr w:type="spellEnd"/>
      <w:r w:rsidRPr="001D6CCE">
        <w:rPr>
          <w:rFonts w:ascii="Times New Roman" w:hAnsi="Times New Roman"/>
        </w:rPr>
        <w:t xml:space="preserve"> and </w:t>
      </w:r>
      <w:proofErr w:type="spellStart"/>
      <w:r w:rsidRPr="001D6CCE">
        <w:rPr>
          <w:rFonts w:ascii="Times New Roman" w:hAnsi="Times New Roman"/>
        </w:rPr>
        <w:t>Coaching_Log_Reason</w:t>
      </w:r>
      <w:proofErr w:type="spellEnd"/>
      <w:r w:rsidRPr="001D6CCE">
        <w:rPr>
          <w:rFonts w:ascii="Times New Roman" w:hAnsi="Times New Roman"/>
        </w:rPr>
        <w:t xml:space="preserve"> tables</w:t>
      </w:r>
    </w:p>
    <w:p w:rsidR="00843A3C" w:rsidRPr="001D6CCE" w:rsidDel="00335AE2" w:rsidRDefault="00843A3C" w:rsidP="00335AE2">
      <w:pPr>
        <w:pStyle w:val="ListParagraph"/>
        <w:numPr>
          <w:ilvl w:val="0"/>
          <w:numId w:val="39"/>
        </w:numPr>
        <w:rPr>
          <w:del w:id="804" w:author="Palacherla, Susmitha C (NONUS)" w:date="2018-01-17T12:11:00Z"/>
          <w:rFonts w:ascii="Times New Roman" w:hAnsi="Times New Roman"/>
        </w:rPr>
        <w:pPrChange w:id="805" w:author="Palacherla, Susmitha C (NONUS)" w:date="2018-01-17T12:11:00Z">
          <w:pPr>
            <w:pStyle w:val="ListParagraph"/>
            <w:numPr>
              <w:numId w:val="11"/>
            </w:numPr>
            <w:ind w:left="1440" w:hanging="360"/>
          </w:pPr>
        </w:pPrChange>
      </w:pPr>
      <w:del w:id="806" w:author="Palacherla, Susmitha C (NONUS)" w:date="2018-01-17T12:11:00Z">
        <w:r w:rsidRPr="001D6CCE" w:rsidDel="00335AE2">
          <w:rPr>
            <w:rFonts w:ascii="Times New Roman" w:hAnsi="Times New Roman"/>
          </w:rPr>
          <w:delText xml:space="preserve">SQL task – Load </w:delText>
        </w:r>
        <w:r w:rsidRPr="001D6CCE" w:rsidDel="00335AE2">
          <w:rPr>
            <w:rFonts w:ascii="Times New Roman" w:hAnsi="Times New Roman"/>
            <w:color w:val="000000" w:themeColor="text1"/>
          </w:rPr>
          <w:delText>Quality_Other</w:delText>
        </w:r>
        <w:r w:rsidRPr="001D6CCE" w:rsidDel="00335AE2">
          <w:rPr>
            <w:rFonts w:ascii="Times New Roman" w:hAnsi="Times New Roman"/>
          </w:rPr>
          <w:delText xml:space="preserve"> Fact table</w:delText>
        </w:r>
      </w:del>
    </w:p>
    <w:p w:rsidR="00843A3C" w:rsidRPr="001D6CCE" w:rsidRDefault="00843A3C" w:rsidP="00335AE2">
      <w:pPr>
        <w:pStyle w:val="ListParagraph"/>
        <w:numPr>
          <w:ilvl w:val="0"/>
          <w:numId w:val="39"/>
        </w:numPr>
        <w:rPr>
          <w:rFonts w:ascii="Times New Roman" w:hAnsi="Times New Roman"/>
        </w:rPr>
        <w:pPrChange w:id="807" w:author="Palacherla, Susmitha C (NONUS)" w:date="2018-01-17T12:11:00Z">
          <w:pPr>
            <w:pStyle w:val="ListParagraph"/>
            <w:numPr>
              <w:numId w:val="11"/>
            </w:numPr>
            <w:ind w:left="1440" w:hanging="360"/>
          </w:pPr>
        </w:pPrChange>
      </w:pPr>
      <w:r w:rsidRPr="001D6CCE">
        <w:rPr>
          <w:rFonts w:ascii="Times New Roman" w:hAnsi="Times New Roman"/>
        </w:rPr>
        <w:t>SQL task – Load File list table</w:t>
      </w:r>
    </w:p>
    <w:p w:rsidR="00843A3C" w:rsidRPr="001D6CCE" w:rsidRDefault="00843A3C" w:rsidP="00335AE2">
      <w:pPr>
        <w:pStyle w:val="ListParagraph"/>
        <w:numPr>
          <w:ilvl w:val="0"/>
          <w:numId w:val="39"/>
        </w:numPr>
        <w:rPr>
          <w:rFonts w:ascii="Times New Roman" w:hAnsi="Times New Roman"/>
        </w:rPr>
        <w:pPrChange w:id="808" w:author="Palacherla, Susmitha C (NONUS)" w:date="2018-01-17T12:11:00Z">
          <w:pPr>
            <w:pStyle w:val="ListParagraph"/>
            <w:numPr>
              <w:numId w:val="11"/>
            </w:numPr>
            <w:ind w:left="1440" w:hanging="360"/>
          </w:pPr>
        </w:pPrChange>
      </w:pPr>
      <w:r w:rsidRPr="001D6CCE">
        <w:rPr>
          <w:rFonts w:ascii="Times New Roman" w:hAnsi="Times New Roman"/>
        </w:rPr>
        <w:t xml:space="preserve">File system task – </w:t>
      </w:r>
      <w:del w:id="809" w:author="Palacherla, Susmitha C (NONUS)" w:date="2018-01-17T12:11:00Z">
        <w:r w:rsidRPr="001D6CCE" w:rsidDel="00335AE2">
          <w:rPr>
            <w:rFonts w:ascii="Times New Roman" w:hAnsi="Times New Roman"/>
          </w:rPr>
          <w:delText>Backup files to Backups directory</w:delText>
        </w:r>
      </w:del>
      <w:ins w:id="810" w:author="Palacherla, Susmitha C (NONUS)" w:date="2018-01-17T12:11:00Z">
        <w:r w:rsidR="00335AE2">
          <w:rPr>
            <w:rFonts w:ascii="Times New Roman" w:hAnsi="Times New Roman"/>
          </w:rPr>
          <w:t>Delete loaded file</w:t>
        </w:r>
      </w:ins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:rsidR="00843A3C" w:rsidRPr="001D6CCE" w:rsidRDefault="00843A3C" w:rsidP="00E15772">
      <w:pPr>
        <w:pStyle w:val="ListParagraph"/>
        <w:numPr>
          <w:ilvl w:val="0"/>
          <w:numId w:val="40"/>
        </w:numPr>
        <w:rPr>
          <w:rFonts w:ascii="Times New Roman" w:hAnsi="Times New Roman"/>
        </w:rPr>
        <w:pPrChange w:id="811" w:author="Palacherla, Susmitha C (NONUS)" w:date="2018-01-17T13:36:00Z">
          <w:pPr>
            <w:pStyle w:val="ListParagraph"/>
            <w:numPr>
              <w:numId w:val="13"/>
            </w:numPr>
            <w:ind w:left="1440" w:hanging="360"/>
          </w:pPr>
        </w:pPrChange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64D6946" wp14:editId="02CC6D96">
            <wp:extent cx="2362200" cy="8953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794CE15" wp14:editId="22B2FD7C">
            <wp:extent cx="3611880" cy="2752344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1D6CCE">
        <w:rPr>
          <w:rFonts w:ascii="Times New Roman" w:hAnsi="Times New Roman"/>
        </w:rPr>
        <w:t>FINDSTRING(</w:t>
      </w:r>
      <w:proofErr w:type="gramEnd"/>
      <w:r w:rsidRPr="001D6CCE">
        <w:rPr>
          <w:rFonts w:ascii="Times New Roman" w:hAnsi="Times New Roman"/>
        </w:rPr>
        <w:t>@[User::</w:t>
      </w:r>
      <w:proofErr w:type="spellStart"/>
      <w:r w:rsidRPr="001D6CCE">
        <w:rPr>
          <w:rFonts w:ascii="Times New Roman" w:hAnsi="Times New Roman"/>
        </w:rPr>
        <w:t>VarFileName</w:t>
      </w:r>
      <w:proofErr w:type="spellEnd"/>
      <w:r w:rsidRPr="001D6CCE">
        <w:rPr>
          <w:rFonts w:ascii="Times New Roman" w:hAnsi="Times New Roman"/>
        </w:rPr>
        <w:t>],"CTC",1 ) &gt; 1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E15772">
      <w:pPr>
        <w:pStyle w:val="ListParagraph"/>
        <w:numPr>
          <w:ilvl w:val="0"/>
          <w:numId w:val="40"/>
        </w:numPr>
        <w:rPr>
          <w:rFonts w:ascii="Times New Roman" w:hAnsi="Times New Roman"/>
        </w:rPr>
        <w:pPrChange w:id="812" w:author="Palacherla, Susmitha C (NONUS)" w:date="2018-01-17T13:36:00Z">
          <w:pPr>
            <w:pStyle w:val="ListParagraph"/>
            <w:numPr>
              <w:numId w:val="13"/>
            </w:numPr>
            <w:ind w:left="1440" w:hanging="360"/>
          </w:pPr>
        </w:pPrChange>
      </w:pPr>
      <w:r w:rsidRPr="001D6CCE">
        <w:rPr>
          <w:rFonts w:ascii="Times New Roman" w:hAnsi="Times New Roman"/>
        </w:rPr>
        <w:t xml:space="preserve">DFT: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7B34035" wp14:editId="42B31A01">
            <wp:extent cx="1905000" cy="7810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BF96FA7" wp14:editId="5B3D4AF5">
            <wp:extent cx="2414016" cy="2542032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9718B6B" wp14:editId="73FE6FB8">
            <wp:extent cx="3566160" cy="389534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310DC9C" wp14:editId="38EBFC67">
            <wp:extent cx="4572000" cy="263347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Derived column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03EC9F2" wp14:editId="13D6212F">
            <wp:extent cx="4517136" cy="3236976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(DT_STR</w:t>
      </w:r>
      <w:proofErr w:type="gramStart"/>
      <w:r w:rsidRPr="001D6CCE">
        <w:rPr>
          <w:rFonts w:ascii="Times New Roman" w:hAnsi="Times New Roman"/>
        </w:rPr>
        <w:t>,4000,1252</w:t>
      </w:r>
      <w:proofErr w:type="gramEnd"/>
      <w:r w:rsidRPr="001D6CCE">
        <w:rPr>
          <w:rFonts w:ascii="Times New Roman" w:hAnsi="Times New Roman"/>
        </w:rPr>
        <w:t>)((</w:t>
      </w:r>
      <w:proofErr w:type="gramStart"/>
      <w:r w:rsidRPr="001D6CCE">
        <w:rPr>
          <w:rFonts w:ascii="Times New Roman" w:hAnsi="Times New Roman"/>
        </w:rPr>
        <w:t>ISNULL(</w:t>
      </w:r>
      <w:proofErr w:type="spellStart"/>
      <w:proofErr w:type="gramEnd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>) ? "Problem: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>) ? "Behavior: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>) ? "Result: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 ? "Follow Up: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))</w:t>
      </w:r>
    </w:p>
    <w:p w:rsidR="00843A3C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8C3BA81" wp14:editId="27D6A3B5">
            <wp:extent cx="3090672" cy="2532888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0531D1C" wp14:editId="3F90AA84">
            <wp:extent cx="4517136" cy="3776472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1D6CCE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o</w:t>
      </w:r>
      <w:r w:rsidR="00843A3C" w:rsidRPr="001D6CCE">
        <w:rPr>
          <w:rFonts w:ascii="Times New Roman" w:hAnsi="Times New Roman"/>
        </w:rPr>
        <w:t>ledb</w:t>
      </w:r>
      <w:proofErr w:type="spellEnd"/>
      <w:r w:rsidR="00843A3C" w:rsidRPr="001D6CCE">
        <w:rPr>
          <w:rFonts w:ascii="Times New Roman" w:hAnsi="Times New Roman"/>
        </w:rPr>
        <w:t xml:space="preserve"> destination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BEA60CC" wp14:editId="59903997">
            <wp:extent cx="3977640" cy="2679192"/>
            <wp:effectExtent l="0" t="0" r="381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CFE3AA3" wp14:editId="101C3E75">
            <wp:extent cx="3054096" cy="337413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694CDAC" wp14:editId="35A2F7AE">
            <wp:extent cx="4764024" cy="1728216"/>
            <wp:effectExtent l="0" t="0" r="0" b="571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Del="00847702" w:rsidRDefault="00843A3C" w:rsidP="00E15772">
      <w:pPr>
        <w:pStyle w:val="ListParagraph"/>
        <w:numPr>
          <w:ilvl w:val="0"/>
          <w:numId w:val="40"/>
        </w:numPr>
        <w:rPr>
          <w:del w:id="813" w:author="Palacherla, Susmitha C (NONUS)" w:date="2018-01-17T13:49:00Z"/>
          <w:rFonts w:ascii="Times New Roman" w:hAnsi="Times New Roman"/>
        </w:rPr>
        <w:pPrChange w:id="814" w:author="Palacherla, Susmitha C (NONUS)" w:date="2018-01-17T13:36:00Z">
          <w:pPr>
            <w:pStyle w:val="ListParagraph"/>
            <w:numPr>
              <w:numId w:val="13"/>
            </w:numPr>
            <w:ind w:left="1440" w:hanging="360"/>
          </w:pPr>
        </w:pPrChange>
      </w:pPr>
      <w:del w:id="815" w:author="Palacherla, Susmitha C (NONUS)" w:date="2018-01-17T13:49:00Z">
        <w:r w:rsidRPr="001D6CCE" w:rsidDel="00847702">
          <w:rPr>
            <w:rFonts w:ascii="Times New Roman" w:hAnsi="Times New Roman"/>
          </w:rPr>
          <w:delText>SQL Task: Remove alpha characters from IDs</w:delText>
        </w:r>
      </w:del>
    </w:p>
    <w:p w:rsidR="00843A3C" w:rsidRPr="001D6CCE" w:rsidDel="00847702" w:rsidRDefault="00843A3C" w:rsidP="00843A3C">
      <w:pPr>
        <w:rPr>
          <w:del w:id="816" w:author="Palacherla, Susmitha C (NONUS)" w:date="2018-01-17T13:49:00Z"/>
          <w:rFonts w:ascii="Times New Roman" w:hAnsi="Times New Roman"/>
        </w:rPr>
      </w:pPr>
      <w:del w:id="817" w:author="Palacherla, Susmitha C (NONUS)" w:date="2018-01-17T13:49:00Z">
        <w:r w:rsidRPr="001D6CCE" w:rsidDel="00847702">
          <w:rPr>
            <w:rFonts w:ascii="Times New Roman" w:hAnsi="Times New Roman"/>
            <w:noProof/>
          </w:rPr>
          <w:drawing>
            <wp:inline distT="0" distB="0" distL="0" distR="0" wp14:anchorId="4804B0E4" wp14:editId="7702FD22">
              <wp:extent cx="4242816" cy="2560320"/>
              <wp:effectExtent l="0" t="0" r="5715" b="0"/>
              <wp:docPr id="91" name="Picture 9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42816" cy="25603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18" w:author="Palacherla, Susmitha C (NONUS)" w:date="2018-01-17T13:49:00Z"/>
          <w:rFonts w:ascii="Times New Roman" w:hAnsi="Times New Roman"/>
        </w:rPr>
      </w:pPr>
      <w:del w:id="819" w:author="Palacherla, Susmitha C (NONUS)" w:date="2018-01-17T13:49:00Z">
        <w:r w:rsidRPr="001D6CCE" w:rsidDel="00847702">
          <w:rPr>
            <w:rFonts w:ascii="Times New Roman" w:hAnsi="Times New Roman"/>
          </w:rPr>
          <w:delText>UPDATE [EC].[Quality_Other_Coaching_Stage]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20" w:author="Palacherla, Susmitha C (NONUS)" w:date="2018-01-17T13:49:00Z"/>
          <w:rFonts w:ascii="Times New Roman" w:hAnsi="Times New Roman"/>
        </w:rPr>
      </w:pPr>
      <w:del w:id="821" w:author="Palacherla, Susmitha C (NONUS)" w:date="2018-01-17T13:49:00Z">
        <w:r w:rsidRPr="001D6CCE" w:rsidDel="00847702">
          <w:rPr>
            <w:rFonts w:ascii="Times New Roman" w:hAnsi="Times New Roman"/>
          </w:rPr>
          <w:delText>SET [Submitter_ID]= [EC].[RemoveAlphaCharacters](REPLACE(LTRIM(RTRIM([Submitter_ID])),' ','')),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22" w:author="Palacherla, Susmitha C (NONUS)" w:date="2018-01-17T13:49:00Z"/>
          <w:rFonts w:ascii="Times New Roman" w:hAnsi="Times New Roman"/>
        </w:rPr>
      </w:pPr>
      <w:del w:id="823" w:author="Palacherla, Susmitha C (NONUS)" w:date="2018-01-17T13:49:00Z">
        <w:r w:rsidRPr="001D6CCE" w:rsidDel="00847702">
          <w:rPr>
            <w:rFonts w:ascii="Times New Roman" w:hAnsi="Times New Roman"/>
          </w:rPr>
          <w:delText xml:space="preserve">    [Emp_ID]= [EC].[RemoveAlphaCharacters](REPLACE(LTRIM(RTRIM([Emp_ID])),' ',''))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24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E15772">
      <w:pPr>
        <w:pStyle w:val="ListParagraph"/>
        <w:numPr>
          <w:ilvl w:val="0"/>
          <w:numId w:val="40"/>
        </w:numPr>
        <w:rPr>
          <w:del w:id="825" w:author="Palacherla, Susmitha C (NONUS)" w:date="2018-01-17T13:49:00Z"/>
          <w:rFonts w:ascii="Times New Roman" w:hAnsi="Times New Roman"/>
        </w:rPr>
        <w:pPrChange w:id="826" w:author="Palacherla, Susmitha C (NONUS)" w:date="2018-01-17T13:36:00Z">
          <w:pPr>
            <w:pStyle w:val="ListParagraph"/>
            <w:numPr>
              <w:numId w:val="13"/>
            </w:numPr>
            <w:ind w:left="1440" w:hanging="360"/>
          </w:pPr>
        </w:pPrChange>
      </w:pPr>
      <w:del w:id="827" w:author="Palacherla, Susmitha C (NONUS)" w:date="2018-01-17T13:49:00Z">
        <w:r w:rsidRPr="001D6CCE" w:rsidDel="00847702">
          <w:rPr>
            <w:rFonts w:ascii="Times New Roman" w:hAnsi="Times New Roman"/>
          </w:rPr>
          <w:delText xml:space="preserve">SQL Task: Populate Employee lan ID 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828" w:author="Palacherla, Susmitha C (NONUS)" w:date="2018-01-17T13:49:00Z"/>
          <w:rFonts w:ascii="Times New Roman" w:hAnsi="Times New Roman"/>
        </w:rPr>
      </w:pPr>
      <w:del w:id="829" w:author="Palacherla, Susmitha C (NONUS)" w:date="2018-01-17T13:49:00Z">
        <w:r w:rsidRPr="001D6CCE" w:rsidDel="00847702">
          <w:rPr>
            <w:rFonts w:ascii="Times New Roman" w:hAnsi="Times New Roman"/>
            <w:noProof/>
          </w:rPr>
          <w:drawing>
            <wp:inline distT="0" distB="0" distL="0" distR="0" wp14:anchorId="48B5E72E" wp14:editId="0572A3DC">
              <wp:extent cx="4398264" cy="2926080"/>
              <wp:effectExtent l="0" t="0" r="2540" b="7620"/>
              <wp:docPr id="92" name="Picture 9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98264" cy="2926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830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831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832" w:author="Palacherla, Susmitha C (NONUS)" w:date="2018-01-17T13:49:00Z"/>
          <w:rFonts w:ascii="Times New Roman" w:hAnsi="Times New Roman"/>
        </w:rPr>
      </w:pPr>
      <w:del w:id="833" w:author="Palacherla, Susmitha C (NONUS)" w:date="2018-01-17T13:49:00Z">
        <w:r w:rsidRPr="001D6CCE" w:rsidDel="00847702">
          <w:rPr>
            <w:rFonts w:ascii="Times New Roman" w:hAnsi="Times New Roman"/>
          </w:rPr>
          <w:delText>UPDATE [EC].[Quality_Other_Coaching_Stage]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834" w:author="Palacherla, Susmitha C (NONUS)" w:date="2018-01-17T13:49:00Z"/>
          <w:rFonts w:ascii="Times New Roman" w:hAnsi="Times New Roman"/>
        </w:rPr>
      </w:pPr>
      <w:del w:id="835" w:author="Palacherla, Susmitha C (NONUS)" w:date="2018-01-17T13:49:00Z">
        <w:r w:rsidRPr="001D6CCE" w:rsidDel="00847702">
          <w:rPr>
            <w:rFonts w:ascii="Times New Roman" w:hAnsi="Times New Roman"/>
          </w:rPr>
          <w:delText>SET [Emp_LANID]= [EC].[fn_strEmpLanIDFromEmpID](EH.[Emp_ID])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836" w:author="Palacherla, Susmitha C (NONUS)" w:date="2018-01-17T13:49:00Z"/>
          <w:rFonts w:ascii="Times New Roman" w:hAnsi="Times New Roman"/>
        </w:rPr>
      </w:pPr>
      <w:del w:id="837" w:author="Palacherla, Susmitha C (NONUS)" w:date="2018-01-17T13:49:00Z">
        <w:r w:rsidRPr="001D6CCE" w:rsidDel="00847702">
          <w:rPr>
            <w:rFonts w:ascii="Times New Roman" w:hAnsi="Times New Roman"/>
          </w:rPr>
          <w:delText>FROM [EC].[Employee_Hierarchy]EH JOIN [EC].[Quality_Other_Coaching_Stage]S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838" w:author="Palacherla, Susmitha C (NONUS)" w:date="2018-01-17T13:49:00Z"/>
          <w:rFonts w:ascii="Times New Roman" w:hAnsi="Times New Roman"/>
        </w:rPr>
      </w:pPr>
      <w:del w:id="839" w:author="Palacherla, Susmitha C (NONUS)" w:date="2018-01-17T13:49:00Z">
        <w:r w:rsidRPr="001D6CCE" w:rsidDel="00847702">
          <w:rPr>
            <w:rFonts w:ascii="Times New Roman" w:hAnsi="Times New Roman"/>
          </w:rPr>
          <w:delText>ON EH.Emp_ID = S.EMP_ID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840" w:author="Palacherla, Susmitha C (NONUS)" w:date="2018-01-17T13:49:00Z"/>
          <w:rFonts w:ascii="Times New Roman" w:hAnsi="Times New Roman"/>
        </w:rPr>
      </w:pPr>
      <w:del w:id="841" w:author="Palacherla, Susmitha C (NONUS)" w:date="2018-01-17T13:49:00Z">
        <w:r w:rsidRPr="001D6CCE" w:rsidDel="00847702">
          <w:rPr>
            <w:rFonts w:ascii="Times New Roman" w:hAnsi="Times New Roman"/>
          </w:rPr>
          <w:delText>WHERE EH.[Active]='A'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842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E15772">
      <w:pPr>
        <w:pStyle w:val="ListParagraph"/>
        <w:numPr>
          <w:ilvl w:val="0"/>
          <w:numId w:val="40"/>
        </w:numPr>
        <w:rPr>
          <w:del w:id="843" w:author="Palacherla, Susmitha C (NONUS)" w:date="2018-01-17T13:49:00Z"/>
          <w:rFonts w:ascii="Times New Roman" w:hAnsi="Times New Roman"/>
        </w:rPr>
        <w:pPrChange w:id="844" w:author="Palacherla, Susmitha C (NONUS)" w:date="2018-01-17T13:36:00Z">
          <w:pPr>
            <w:pStyle w:val="ListParagraph"/>
            <w:numPr>
              <w:numId w:val="13"/>
            </w:numPr>
            <w:ind w:left="1440" w:hanging="360"/>
          </w:pPr>
        </w:pPrChange>
      </w:pPr>
      <w:del w:id="845" w:author="Palacherla, Susmitha C (NONUS)" w:date="2018-01-17T13:49:00Z">
        <w:r w:rsidRPr="001D6CCE" w:rsidDel="00847702">
          <w:rPr>
            <w:rFonts w:ascii="Times New Roman" w:hAnsi="Times New Roman"/>
          </w:rPr>
          <w:delText>SQL Task: Populate site and program values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846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847" w:author="Palacherla, Susmitha C (NONUS)" w:date="2018-01-17T13:49:00Z"/>
          <w:rFonts w:ascii="Times New Roman" w:hAnsi="Times New Roman"/>
        </w:rPr>
      </w:pPr>
      <w:del w:id="848" w:author="Palacherla, Susmitha C (NONUS)" w:date="2018-01-17T13:49:00Z">
        <w:r w:rsidRPr="001D6CCE" w:rsidDel="00847702">
          <w:rPr>
            <w:rFonts w:ascii="Times New Roman" w:hAnsi="Times New Roman"/>
            <w:noProof/>
          </w:rPr>
          <w:drawing>
            <wp:inline distT="0" distB="0" distL="0" distR="0" wp14:anchorId="1A04E1BA" wp14:editId="485455E4">
              <wp:extent cx="2798064" cy="2029968"/>
              <wp:effectExtent l="0" t="0" r="2540" b="8890"/>
              <wp:docPr id="93" name="Picture 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8064" cy="202996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49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50" w:author="Palacherla, Susmitha C (NONUS)" w:date="2018-01-17T13:49:00Z"/>
          <w:rFonts w:ascii="Times New Roman" w:hAnsi="Times New Roman"/>
        </w:rPr>
      </w:pPr>
      <w:del w:id="851" w:author="Palacherla, Susmitha C (NONUS)" w:date="2018-01-17T13:49:00Z">
        <w:r w:rsidRPr="001D6CCE" w:rsidDel="00847702">
          <w:rPr>
            <w:rFonts w:ascii="Times New Roman" w:hAnsi="Times New Roman"/>
          </w:rPr>
          <w:delText>UPDATE [EC].[Quality_Other_Coaching_Stage]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52" w:author="Palacherla, Susmitha C (NONUS)" w:date="2018-01-17T13:49:00Z"/>
          <w:rFonts w:ascii="Times New Roman" w:hAnsi="Times New Roman"/>
        </w:rPr>
      </w:pPr>
      <w:del w:id="853" w:author="Palacherla, Susmitha C (NONUS)" w:date="2018-01-17T13:49:00Z">
        <w:r w:rsidRPr="001D6CCE" w:rsidDel="00847702">
          <w:rPr>
            <w:rFonts w:ascii="Times New Roman" w:hAnsi="Times New Roman"/>
          </w:rPr>
          <w:delText>SET [Program]= H.[Emp_Program]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54" w:author="Palacherla, Susmitha C (NONUS)" w:date="2018-01-17T13:49:00Z"/>
          <w:rFonts w:ascii="Times New Roman" w:hAnsi="Times New Roman"/>
        </w:rPr>
      </w:pPr>
      <w:del w:id="855" w:author="Palacherla, Susmitha C (NONUS)" w:date="2018-01-17T13:49:00Z">
        <w:r w:rsidRPr="001D6CCE" w:rsidDel="00847702">
          <w:rPr>
            <w:rFonts w:ascii="Times New Roman" w:hAnsi="Times New Roman"/>
          </w:rPr>
          <w:delText>FROM [EC].[Quality_Other_Coaching_Stage]S JOIN [EC].[Employee_Hierarchy]H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56" w:author="Palacherla, Susmitha C (NONUS)" w:date="2018-01-17T13:49:00Z"/>
          <w:rFonts w:ascii="Times New Roman" w:hAnsi="Times New Roman"/>
        </w:rPr>
      </w:pPr>
      <w:del w:id="857" w:author="Palacherla, Susmitha C (NONUS)" w:date="2018-01-17T13:49:00Z">
        <w:r w:rsidRPr="001D6CCE" w:rsidDel="00847702">
          <w:rPr>
            <w:rFonts w:ascii="Times New Roman" w:hAnsi="Times New Roman"/>
          </w:rPr>
          <w:delText>ON S.[EMP_ID]=H.[Emp_ID]</w:delText>
        </w:r>
      </w:del>
    </w:p>
    <w:p w:rsidR="00843A3C" w:rsidRPr="001D6CCE" w:rsidDel="00847702" w:rsidRDefault="001D6CCE" w:rsidP="00E15772">
      <w:pPr>
        <w:pStyle w:val="ListParagraph"/>
        <w:numPr>
          <w:ilvl w:val="0"/>
          <w:numId w:val="40"/>
        </w:numPr>
        <w:rPr>
          <w:del w:id="858" w:author="Palacherla, Susmitha C (NONUS)" w:date="2018-01-17T13:49:00Z"/>
          <w:rFonts w:ascii="Times New Roman" w:hAnsi="Times New Roman"/>
        </w:rPr>
        <w:pPrChange w:id="859" w:author="Palacherla, Susmitha C (NONUS)" w:date="2018-01-17T13:36:00Z">
          <w:pPr>
            <w:pStyle w:val="ListParagraph"/>
            <w:numPr>
              <w:numId w:val="13"/>
            </w:numPr>
            <w:ind w:left="1440" w:hanging="360"/>
          </w:pPr>
        </w:pPrChange>
      </w:pPr>
      <w:del w:id="860" w:author="Palacherla, Susmitha C (NONUS)" w:date="2018-01-17T13:49:00Z">
        <w:r w:rsidDel="00847702">
          <w:rPr>
            <w:rFonts w:ascii="Times New Roman" w:hAnsi="Times New Roman"/>
          </w:rPr>
          <w:delText>D</w:delText>
        </w:r>
        <w:r w:rsidR="00843A3C" w:rsidRPr="001D6CCE" w:rsidDel="00847702">
          <w:rPr>
            <w:rFonts w:ascii="Times New Roman" w:hAnsi="Times New Roman"/>
          </w:rPr>
          <w:delText>FT: Reject Records with Missing Employee ID</w:delText>
        </w:r>
      </w:del>
    </w:p>
    <w:p w:rsidR="00843A3C" w:rsidRPr="001D6CCE" w:rsidDel="00847702" w:rsidRDefault="00843A3C" w:rsidP="00843A3C">
      <w:pPr>
        <w:rPr>
          <w:del w:id="861" w:author="Palacherla, Susmitha C (NONUS)" w:date="2018-01-17T13:49:00Z"/>
          <w:rFonts w:ascii="Times New Roman" w:hAnsi="Times New Roman"/>
        </w:rPr>
      </w:pPr>
      <w:del w:id="862" w:author="Palacherla, Susmitha C (NONUS)" w:date="2018-01-17T13:49:00Z">
        <w:r w:rsidRPr="001D6CCE" w:rsidDel="00847702">
          <w:rPr>
            <w:rFonts w:ascii="Times New Roman" w:hAnsi="Times New Roman"/>
            <w:noProof/>
          </w:rPr>
          <w:drawing>
            <wp:inline distT="0" distB="0" distL="0" distR="0" wp14:anchorId="666FE3F1" wp14:editId="6D8885C4">
              <wp:extent cx="1714500" cy="790575"/>
              <wp:effectExtent l="0" t="0" r="0" b="9525"/>
              <wp:docPr id="103" name="Picture 1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14500" cy="790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63" w:author="Palacherla, Susmitha C (NONUS)" w:date="2018-01-17T13:49:00Z"/>
          <w:rFonts w:ascii="Times New Roman" w:hAnsi="Times New Roman"/>
        </w:rPr>
      </w:pPr>
      <w:del w:id="864" w:author="Palacherla, Susmitha C (NONUS)" w:date="2018-01-17T13:49:00Z">
        <w:r w:rsidRPr="001D6CCE" w:rsidDel="00847702">
          <w:rPr>
            <w:rFonts w:ascii="Times New Roman" w:hAnsi="Times New Roman"/>
            <w:noProof/>
          </w:rPr>
          <w:drawing>
            <wp:inline distT="0" distB="0" distL="0" distR="0" wp14:anchorId="29809BA7" wp14:editId="45E01B6D">
              <wp:extent cx="3008376" cy="2478024"/>
              <wp:effectExtent l="0" t="0" r="1905" b="0"/>
              <wp:docPr id="104" name="Picture 10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08376" cy="24780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65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del w:id="866" w:author="Palacherla, Susmitha C (NONUS)" w:date="2018-01-17T13:49:00Z"/>
          <w:rFonts w:ascii="Times New Roman" w:hAnsi="Times New Roman"/>
        </w:rPr>
      </w:pPr>
      <w:del w:id="867" w:author="Palacherla, Susmitha C (NONUS)" w:date="2018-01-17T13:49:00Z">
        <w:r w:rsidRPr="001D6CCE" w:rsidDel="00847702">
          <w:rPr>
            <w:rFonts w:ascii="Times New Roman" w:hAnsi="Times New Roman"/>
          </w:rPr>
          <w:delText>Oledb source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68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69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70" w:author="Palacherla, Susmitha C (NONUS)" w:date="2018-01-17T13:49:00Z"/>
          <w:rFonts w:ascii="Times New Roman" w:hAnsi="Times New Roman"/>
        </w:rPr>
      </w:pPr>
      <w:del w:id="871" w:author="Palacherla, Susmitha C (NONUS)" w:date="2018-01-17T13:49:00Z">
        <w:r w:rsidRPr="001D6CCE" w:rsidDel="00847702">
          <w:rPr>
            <w:rFonts w:ascii="Times New Roman" w:hAnsi="Times New Roman"/>
            <w:noProof/>
          </w:rPr>
          <w:drawing>
            <wp:inline distT="0" distB="0" distL="0" distR="0" wp14:anchorId="4189028F" wp14:editId="4033F93F">
              <wp:extent cx="4005072" cy="2642616"/>
              <wp:effectExtent l="0" t="0" r="0" b="5715"/>
              <wp:docPr id="105" name="Picture 10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05072" cy="26426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72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73" w:author="Palacherla, Susmitha C (NONUS)" w:date="2018-01-17T13:49:00Z"/>
          <w:rFonts w:ascii="Times New Roman" w:hAnsi="Times New Roman"/>
        </w:rPr>
      </w:pPr>
      <w:del w:id="874" w:author="Palacherla, Susmitha C (NONUS)" w:date="2018-01-17T13:49:00Z">
        <w:r w:rsidRPr="001D6CCE" w:rsidDel="00847702">
          <w:rPr>
            <w:rFonts w:ascii="Times New Roman" w:hAnsi="Times New Roman"/>
            <w:noProof/>
          </w:rPr>
          <w:drawing>
            <wp:inline distT="0" distB="0" distL="0" distR="0" wp14:anchorId="24EDC2CD" wp14:editId="5056EEF0">
              <wp:extent cx="2898648" cy="3209544"/>
              <wp:effectExtent l="0" t="0" r="0" b="0"/>
              <wp:docPr id="106" name="Picture 10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98648" cy="32095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75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76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del w:id="877" w:author="Palacherla, Susmitha C (NONUS)" w:date="2018-01-17T13:49:00Z"/>
          <w:rFonts w:ascii="Times New Roman" w:hAnsi="Times New Roman"/>
        </w:rPr>
      </w:pPr>
      <w:del w:id="878" w:author="Palacherla, Susmitha C (NONUS)" w:date="2018-01-17T13:49:00Z">
        <w:r w:rsidRPr="001D6CCE" w:rsidDel="00847702">
          <w:rPr>
            <w:rFonts w:ascii="Times New Roman" w:hAnsi="Times New Roman"/>
          </w:rPr>
          <w:delText>Conditional Split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79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80" w:author="Palacherla, Susmitha C (NONUS)" w:date="2018-01-17T13:49:00Z"/>
          <w:rFonts w:ascii="Times New Roman" w:hAnsi="Times New Roman"/>
        </w:rPr>
      </w:pPr>
      <w:del w:id="881" w:author="Palacherla, Susmitha C (NONUS)" w:date="2018-01-17T13:49:00Z">
        <w:r w:rsidRPr="001D6CCE" w:rsidDel="00847702">
          <w:rPr>
            <w:rFonts w:ascii="Times New Roman" w:hAnsi="Times New Roman"/>
            <w:noProof/>
          </w:rPr>
          <w:drawing>
            <wp:inline distT="0" distB="0" distL="0" distR="0" wp14:anchorId="32195D6E" wp14:editId="1222228D">
              <wp:extent cx="3758184" cy="2962656"/>
              <wp:effectExtent l="0" t="0" r="0" b="9525"/>
              <wp:docPr id="107" name="Picture 10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58184" cy="296265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82" w:author="Palacherla, Susmitha C (NONUS)" w:date="2018-01-17T13:49:00Z"/>
          <w:rFonts w:ascii="Times New Roman" w:hAnsi="Times New Roman"/>
        </w:rPr>
      </w:pPr>
    </w:p>
    <w:p w:rsidR="00843A3C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83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84" w:author="Palacherla, Susmitha C (NONUS)" w:date="2018-01-17T13:49:00Z"/>
          <w:rFonts w:ascii="Times New Roman" w:hAnsi="Times New Roman"/>
        </w:rPr>
      </w:pPr>
    </w:p>
    <w:p w:rsidR="001D6CCE" w:rsidRP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85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del w:id="886" w:author="Palacherla, Susmitha C (NONUS)" w:date="2018-01-17T13:49:00Z"/>
          <w:rFonts w:ascii="Times New Roman" w:hAnsi="Times New Roman"/>
        </w:rPr>
      </w:pPr>
      <w:del w:id="887" w:author="Palacherla, Susmitha C (NONUS)" w:date="2018-01-17T13:49:00Z">
        <w:r w:rsidRPr="001D6CCE" w:rsidDel="00847702">
          <w:rPr>
            <w:rFonts w:ascii="Times New Roman" w:hAnsi="Times New Roman"/>
          </w:rPr>
          <w:delText>Lookup Transformation(CSR Module)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88" w:author="Palacherla, Susmitha C (NONUS)" w:date="2018-01-17T13:49:00Z"/>
          <w:rFonts w:ascii="Times New Roman" w:hAnsi="Times New Roman"/>
        </w:rPr>
      </w:pPr>
      <w:del w:id="889" w:author="Palacherla, Susmitha C (NONUS)" w:date="2018-01-17T13:49:00Z">
        <w:r w:rsidRPr="001D6CCE" w:rsidDel="00847702">
          <w:rPr>
            <w:rFonts w:ascii="Times New Roman" w:hAnsi="Times New Roman"/>
            <w:noProof/>
          </w:rPr>
          <w:drawing>
            <wp:inline distT="0" distB="0" distL="0" distR="0" wp14:anchorId="429429AE" wp14:editId="490FC35D">
              <wp:extent cx="3904488" cy="2587752"/>
              <wp:effectExtent l="0" t="0" r="1270" b="3175"/>
              <wp:docPr id="108" name="Picture 10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04488" cy="25877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90" w:author="Palacherla, Susmitha C (NONUS)" w:date="2018-01-17T13:49:00Z"/>
          <w:rFonts w:ascii="Times New Roman" w:hAnsi="Times New Roman"/>
        </w:rPr>
      </w:pPr>
      <w:del w:id="891" w:author="Palacherla, Susmitha C (NONUS)" w:date="2018-01-17T13:49:00Z">
        <w:r w:rsidRPr="001D6CCE" w:rsidDel="00847702">
          <w:rPr>
            <w:rFonts w:ascii="Times New Roman" w:hAnsi="Times New Roman"/>
            <w:noProof/>
          </w:rPr>
          <w:drawing>
            <wp:inline distT="0" distB="0" distL="0" distR="0" wp14:anchorId="7CC6A7BD" wp14:editId="6C1DFF82">
              <wp:extent cx="3913632" cy="2679192"/>
              <wp:effectExtent l="0" t="0" r="0" b="6985"/>
              <wp:docPr id="109" name="Picture 10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13632" cy="267919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92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93" w:author="Palacherla, Susmitha C (NONUS)" w:date="2018-01-17T13:49:00Z"/>
          <w:rFonts w:ascii="Times New Roman" w:hAnsi="Times New Roman"/>
        </w:rPr>
      </w:pPr>
      <w:del w:id="894" w:author="Palacherla, Susmitha C (NONUS)" w:date="2018-01-17T13:49:00Z">
        <w:r w:rsidRPr="001D6CCE" w:rsidDel="00847702">
          <w:rPr>
            <w:rFonts w:ascii="Times New Roman" w:hAnsi="Times New Roman"/>
          </w:rPr>
          <w:delText>SELECT Emp_ID, Emp_Name, Emp_Email, Emp_LanID, Emp_Site, Emp_Job_Code, Emp_Job_Description,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95" w:author="Palacherla, Susmitha C (NONUS)" w:date="2018-01-17T13:49:00Z"/>
          <w:rFonts w:ascii="Times New Roman" w:hAnsi="Times New Roman"/>
        </w:rPr>
      </w:pPr>
      <w:del w:id="896" w:author="Palacherla, Susmitha C (NONUS)" w:date="2018-01-17T13:49:00Z">
        <w:r w:rsidRPr="001D6CCE" w:rsidDel="00847702">
          <w:rPr>
            <w:rFonts w:ascii="Times New Roman" w:hAnsi="Times New Roman"/>
          </w:rPr>
          <w:delText xml:space="preserve"> Emp_Program, Sup_ID, Sup_Name, Sup_Email, Sup_LanID, Sup_Job_Code, Sup_Job_Description,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97" w:author="Palacherla, Susmitha C (NONUS)" w:date="2018-01-17T13:49:00Z"/>
          <w:rFonts w:ascii="Times New Roman" w:hAnsi="Times New Roman"/>
        </w:rPr>
      </w:pPr>
      <w:del w:id="898" w:author="Palacherla, Susmitha C (NONUS)" w:date="2018-01-17T13:49:00Z">
        <w:r w:rsidRPr="001D6CCE" w:rsidDel="00847702">
          <w:rPr>
            <w:rFonts w:ascii="Times New Roman" w:hAnsi="Times New Roman"/>
          </w:rPr>
          <w:delText xml:space="preserve"> Mgr_ID, Mgr_Name, Mgr_Email, Mgr_LanID, Mgr_Job_Code, Mgr_Job_Description, Start_Date, End_Date, Active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899" w:author="Palacherla, Susmitha C (NONUS)" w:date="2018-01-17T13:49:00Z"/>
          <w:rFonts w:ascii="Times New Roman" w:hAnsi="Times New Roman"/>
        </w:rPr>
      </w:pPr>
      <w:del w:id="900" w:author="Palacherla, Susmitha C (NONUS)" w:date="2018-01-17T13:49:00Z">
        <w:r w:rsidRPr="001D6CCE" w:rsidDel="00847702">
          <w:rPr>
            <w:rFonts w:ascii="Times New Roman" w:hAnsi="Times New Roman"/>
          </w:rPr>
          <w:delText xml:space="preserve"> FROM  EC.Employee_Hierarchy 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01" w:author="Palacherla, Susmitha C (NONUS)" w:date="2018-01-17T13:49:00Z"/>
          <w:rFonts w:ascii="Times New Roman" w:hAnsi="Times New Roman"/>
        </w:rPr>
      </w:pPr>
      <w:del w:id="902" w:author="Palacherla, Susmitha C (NONUS)" w:date="2018-01-17T13:49:00Z">
        <w:r w:rsidRPr="001D6CCE" w:rsidDel="00847702">
          <w:rPr>
            <w:rFonts w:ascii="Times New Roman" w:hAnsi="Times New Roman"/>
          </w:rPr>
          <w:delText>WHERE Emp_Job_Code IN ('WACS01', 'WACS02', 'WACS03')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03" w:author="Palacherla, Susmitha C (NONUS)" w:date="2018-01-17T13:49:00Z"/>
          <w:rFonts w:ascii="Times New Roman" w:hAnsi="Times New Roman"/>
        </w:rPr>
      </w:pPr>
      <w:del w:id="904" w:author="Palacherla, Susmitha C (NONUS)" w:date="2018-01-17T13:49:00Z">
        <w:r w:rsidRPr="001D6CCE" w:rsidDel="00847702">
          <w:rPr>
            <w:rFonts w:ascii="Times New Roman" w:hAnsi="Times New Roman"/>
          </w:rPr>
          <w:delText xml:space="preserve"> AND Active NOT IN ('T','D','P','L') and Emp_LanID &lt;&gt; 'Unknown'</w:delText>
        </w:r>
        <w:r w:rsidRPr="001D6CCE" w:rsidDel="00847702">
          <w:rPr>
            <w:rFonts w:ascii="Times New Roman" w:hAnsi="Times New Roman"/>
            <w:noProof/>
          </w:rPr>
          <w:delText xml:space="preserve"> </w:delText>
        </w:r>
        <w:r w:rsidRPr="001D6CCE" w:rsidDel="00847702">
          <w:rPr>
            <w:rFonts w:ascii="Times New Roman" w:hAnsi="Times New Roman"/>
            <w:noProof/>
          </w:rPr>
          <w:drawing>
            <wp:inline distT="0" distB="0" distL="0" distR="0" wp14:anchorId="55E01630" wp14:editId="10C001F0">
              <wp:extent cx="4407408" cy="2761488"/>
              <wp:effectExtent l="0" t="0" r="0" b="1270"/>
              <wp:docPr id="110" name="Picture 1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07408" cy="27614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05" w:author="Palacherla, Susmitha C (NONUS)" w:date="2018-01-17T13:49:00Z"/>
          <w:rFonts w:ascii="Times New Roman" w:hAnsi="Times New Roman"/>
        </w:rPr>
      </w:pPr>
      <w:del w:id="906" w:author="Palacherla, Susmitha C (NONUS)" w:date="2018-01-17T13:49:00Z">
        <w:r w:rsidRPr="001D6CCE" w:rsidDel="00847702">
          <w:rPr>
            <w:rFonts w:ascii="Times New Roman" w:hAnsi="Times New Roman"/>
            <w:noProof/>
          </w:rPr>
          <w:drawing>
            <wp:inline distT="0" distB="0" distL="0" distR="0" wp14:anchorId="31170724" wp14:editId="5B79B755">
              <wp:extent cx="4636008" cy="1252728"/>
              <wp:effectExtent l="0" t="0" r="0" b="5080"/>
              <wp:docPr id="111" name="Picture 1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36008" cy="12527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07" w:author="Palacherla, Susmitha C (NONUS)" w:date="2018-01-17T13:49:00Z"/>
          <w:rFonts w:ascii="Times New Roman" w:hAnsi="Times New Roman"/>
        </w:rPr>
      </w:pPr>
    </w:p>
    <w:p w:rsidR="00843A3C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08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09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10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11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12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13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14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15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16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17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18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19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20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21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22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23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24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25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26" w:author="Palacherla, Susmitha C (NONUS)" w:date="2018-01-17T13:49:00Z"/>
          <w:rFonts w:ascii="Times New Roman" w:hAnsi="Times New Roman"/>
        </w:rPr>
      </w:pPr>
    </w:p>
    <w:p w:rsid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27" w:author="Palacherla, Susmitha C (NONUS)" w:date="2018-01-17T13:49:00Z"/>
          <w:rFonts w:ascii="Times New Roman" w:hAnsi="Times New Roman"/>
        </w:rPr>
      </w:pPr>
    </w:p>
    <w:p w:rsidR="001D6CCE" w:rsidRPr="001D6CCE" w:rsidDel="00847702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28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29" w:author="Palacherla, Susmitha C (NONUS)" w:date="2018-01-17T13:49:00Z"/>
          <w:rFonts w:ascii="Times New Roman" w:hAnsi="Times New Roman"/>
        </w:rPr>
      </w:pPr>
      <w:del w:id="930" w:author="Palacherla, Susmitha C (NONUS)" w:date="2018-01-17T13:49:00Z">
        <w:r w:rsidRPr="001D6CCE" w:rsidDel="00847702">
          <w:rPr>
            <w:rFonts w:ascii="Times New Roman" w:hAnsi="Times New Roman"/>
          </w:rPr>
          <w:delText>Lookup1 Transformation</w:delText>
        </w:r>
        <w:r w:rsidR="001D6CCE" w:rsidDel="00847702">
          <w:rPr>
            <w:rFonts w:ascii="Times New Roman" w:hAnsi="Times New Roman"/>
          </w:rPr>
          <w:delText xml:space="preserve"> </w:delText>
        </w:r>
        <w:r w:rsidRPr="001D6CCE" w:rsidDel="00847702">
          <w:rPr>
            <w:rFonts w:ascii="Times New Roman" w:hAnsi="Times New Roman"/>
          </w:rPr>
          <w:delText>(Sup Module)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31" w:author="Palacherla, Susmitha C (NONUS)" w:date="2018-01-17T13:49:00Z"/>
          <w:rFonts w:ascii="Times New Roman" w:hAnsi="Times New Roman"/>
        </w:rPr>
      </w:pPr>
      <w:del w:id="932" w:author="Palacherla, Susmitha C (NONUS)" w:date="2018-01-17T13:49:00Z">
        <w:r w:rsidRPr="001D6CCE" w:rsidDel="00847702">
          <w:rPr>
            <w:rFonts w:ascii="Times New Roman" w:hAnsi="Times New Roman"/>
            <w:noProof/>
          </w:rPr>
          <w:drawing>
            <wp:inline distT="0" distB="0" distL="0" distR="0" wp14:anchorId="677B2E1D" wp14:editId="7BA5007F">
              <wp:extent cx="4572000" cy="3127248"/>
              <wp:effectExtent l="0" t="0" r="0" b="0"/>
              <wp:docPr id="112" name="Picture 1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72000" cy="312724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33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34" w:author="Palacherla, Susmitha C (NONUS)" w:date="2018-01-17T13:49:00Z"/>
          <w:rFonts w:ascii="Times New Roman" w:hAnsi="Times New Roman"/>
        </w:rPr>
      </w:pPr>
      <w:del w:id="935" w:author="Palacherla, Susmitha C (NONUS)" w:date="2018-01-17T13:49:00Z">
        <w:r w:rsidRPr="001D6CCE" w:rsidDel="00847702">
          <w:rPr>
            <w:rFonts w:ascii="Times New Roman" w:hAnsi="Times New Roman"/>
          </w:rPr>
          <w:delText>SELECT Emp_ID, Emp_Name, Emp_Email, Emp_LanID, Emp_Site, Emp_Job_Code, Emp_Job_Description,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36" w:author="Palacherla, Susmitha C (NONUS)" w:date="2018-01-17T13:49:00Z"/>
          <w:rFonts w:ascii="Times New Roman" w:hAnsi="Times New Roman"/>
        </w:rPr>
      </w:pPr>
      <w:del w:id="937" w:author="Palacherla, Susmitha C (NONUS)" w:date="2018-01-17T13:49:00Z">
        <w:r w:rsidRPr="001D6CCE" w:rsidDel="00847702">
          <w:rPr>
            <w:rFonts w:ascii="Times New Roman" w:hAnsi="Times New Roman"/>
          </w:rPr>
          <w:delText xml:space="preserve"> Emp_Program, Sup_ID, Sup_Name, Sup_Email, Sup_LanID, Sup_Job_Code, Sup_Job_Description,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38" w:author="Palacherla, Susmitha C (NONUS)" w:date="2018-01-17T13:49:00Z"/>
          <w:rFonts w:ascii="Times New Roman" w:hAnsi="Times New Roman"/>
        </w:rPr>
      </w:pPr>
      <w:del w:id="939" w:author="Palacherla, Susmitha C (NONUS)" w:date="2018-01-17T13:49:00Z">
        <w:r w:rsidRPr="001D6CCE" w:rsidDel="00847702">
          <w:rPr>
            <w:rFonts w:ascii="Times New Roman" w:hAnsi="Times New Roman"/>
          </w:rPr>
          <w:delText xml:space="preserve"> Mgr_ID, Mgr_Name, Mgr_Email, Mgr_LanID, Mgr_Job_Code, Mgr_Job_Description, Start_Date, End_Date, Active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40" w:author="Palacherla, Susmitha C (NONUS)" w:date="2018-01-17T13:49:00Z"/>
          <w:rFonts w:ascii="Times New Roman" w:hAnsi="Times New Roman"/>
        </w:rPr>
      </w:pPr>
      <w:del w:id="941" w:author="Palacherla, Susmitha C (NONUS)" w:date="2018-01-17T13:49:00Z">
        <w:r w:rsidRPr="001D6CCE" w:rsidDel="00847702">
          <w:rPr>
            <w:rFonts w:ascii="Times New Roman" w:hAnsi="Times New Roman"/>
          </w:rPr>
          <w:delText xml:space="preserve"> FROM  EC.Employee_Hierarchy 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42" w:author="Palacherla, Susmitha C (NONUS)" w:date="2018-01-17T13:49:00Z"/>
          <w:rFonts w:ascii="Times New Roman" w:hAnsi="Times New Roman"/>
        </w:rPr>
      </w:pPr>
      <w:del w:id="943" w:author="Palacherla, Susmitha C (NONUS)" w:date="2018-01-17T13:49:00Z">
        <w:r w:rsidRPr="001D6CCE" w:rsidDel="00847702">
          <w:rPr>
            <w:rFonts w:ascii="Times New Roman" w:hAnsi="Times New Roman"/>
          </w:rPr>
          <w:delText>WHERE Emp_Job_Code IN ('WACS40')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44" w:author="Palacherla, Susmitha C (NONUS)" w:date="2018-01-17T13:49:00Z"/>
          <w:rFonts w:ascii="Times New Roman" w:hAnsi="Times New Roman"/>
        </w:rPr>
      </w:pPr>
      <w:del w:id="945" w:author="Palacherla, Susmitha C (NONUS)" w:date="2018-01-17T13:49:00Z">
        <w:r w:rsidRPr="001D6CCE" w:rsidDel="00847702">
          <w:rPr>
            <w:rFonts w:ascii="Times New Roman" w:hAnsi="Times New Roman"/>
          </w:rPr>
          <w:delText xml:space="preserve"> AND Active NOT IN ('T','D','P','L') and Emp_LanID &lt;&gt; 'Unknown'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46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47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del w:id="948" w:author="Palacherla, Susmitha C (NONUS)" w:date="2018-01-17T13:49:00Z"/>
          <w:rFonts w:ascii="Times New Roman" w:hAnsi="Times New Roman"/>
        </w:rPr>
      </w:pPr>
      <w:del w:id="949" w:author="Palacherla, Susmitha C (NONUS)" w:date="2018-01-17T13:49:00Z">
        <w:r w:rsidRPr="001D6CCE" w:rsidDel="00847702">
          <w:rPr>
            <w:rFonts w:ascii="Times New Roman" w:hAnsi="Times New Roman"/>
          </w:rPr>
          <w:delText>Lookup Match Output – Row Count Transformation to get Loaded Count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50" w:author="Palacherla, Susmitha C (NONUS)" w:date="2018-01-17T13:49:00Z"/>
          <w:rFonts w:ascii="Times New Roman" w:hAnsi="Times New Roman"/>
        </w:rPr>
      </w:pPr>
      <w:del w:id="951" w:author="Palacherla, Susmitha C (NONUS)" w:date="2018-01-17T13:49:00Z">
        <w:r w:rsidRPr="001D6CCE" w:rsidDel="00847702">
          <w:rPr>
            <w:rFonts w:ascii="Times New Roman" w:hAnsi="Times New Roman"/>
            <w:noProof/>
          </w:rPr>
          <w:drawing>
            <wp:inline distT="0" distB="0" distL="0" distR="0" wp14:anchorId="041112E8" wp14:editId="1E0F110B">
              <wp:extent cx="4517136" cy="3090672"/>
              <wp:effectExtent l="0" t="0" r="0" b="0"/>
              <wp:docPr id="113" name="Picture 1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17136" cy="30906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52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953" w:author="Palacherla, Susmitha C (NONUS)" w:date="2018-01-17T13:49:00Z"/>
          <w:rFonts w:ascii="Times New Roman" w:hAnsi="Times New Roman"/>
        </w:rPr>
      </w:pPr>
      <w:del w:id="954" w:author="Palacherla, Susmitha C (NONUS)" w:date="2018-01-17T13:49:00Z">
        <w:r w:rsidRPr="001D6CCE" w:rsidDel="00847702">
          <w:rPr>
            <w:rFonts w:ascii="Times New Roman" w:hAnsi="Times New Roman"/>
          </w:rPr>
          <w:delText>Lookup Transformation No Match Output – Row Count Transformation to get Rejected Count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55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56" w:author="Palacherla, Susmitha C (NONUS)" w:date="2018-01-17T13:49:00Z"/>
          <w:rFonts w:ascii="Times New Roman" w:hAnsi="Times New Roman"/>
        </w:rPr>
      </w:pPr>
      <w:del w:id="957" w:author="Palacherla, Susmitha C (NONUS)" w:date="2018-01-17T13:49:00Z">
        <w:r w:rsidRPr="001D6CCE" w:rsidDel="00847702">
          <w:rPr>
            <w:rFonts w:ascii="Times New Roman" w:hAnsi="Times New Roman"/>
            <w:noProof/>
          </w:rPr>
          <w:drawing>
            <wp:inline distT="0" distB="0" distL="0" distR="0" wp14:anchorId="430DA6C4" wp14:editId="7DC389E3">
              <wp:extent cx="4398264" cy="3227832"/>
              <wp:effectExtent l="0" t="0" r="2540" b="0"/>
              <wp:docPr id="114" name="Picture 1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98264" cy="32278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58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959" w:author="Palacherla, Susmitha C (NONUS)" w:date="2018-01-17T13:49:00Z"/>
          <w:rFonts w:ascii="Times New Roman" w:hAnsi="Times New Roman"/>
        </w:rPr>
      </w:pPr>
      <w:del w:id="960" w:author="Palacherla, Susmitha C (NONUS)" w:date="2018-01-17T13:49:00Z">
        <w:r w:rsidRPr="001D6CCE" w:rsidDel="00847702">
          <w:rPr>
            <w:rFonts w:ascii="Times New Roman" w:hAnsi="Times New Roman"/>
          </w:rPr>
          <w:delText>Derived Column –  To get Reject Reason and Reject Date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61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62" w:author="Palacherla, Susmitha C (NONUS)" w:date="2018-01-17T13:49:00Z"/>
          <w:rFonts w:ascii="Times New Roman" w:hAnsi="Times New Roman"/>
        </w:rPr>
      </w:pPr>
      <w:del w:id="963" w:author="Palacherla, Susmitha C (NONUS)" w:date="2018-01-17T13:49:00Z">
        <w:r w:rsidRPr="001D6CCE" w:rsidDel="00847702">
          <w:rPr>
            <w:rFonts w:ascii="Times New Roman" w:hAnsi="Times New Roman"/>
            <w:noProof/>
          </w:rPr>
          <w:drawing>
            <wp:inline distT="0" distB="0" distL="0" distR="0" wp14:anchorId="518DBDC1" wp14:editId="45B56B5B">
              <wp:extent cx="5020056" cy="2642616"/>
              <wp:effectExtent l="0" t="0" r="0" b="5715"/>
              <wp:docPr id="115" name="Picture 1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20056" cy="26426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64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del w:id="965" w:author="Palacherla, Susmitha C (NONUS)" w:date="2018-01-17T13:49:00Z"/>
          <w:rFonts w:ascii="Times New Roman" w:hAnsi="Times New Roman"/>
        </w:rPr>
      </w:pPr>
      <w:del w:id="966" w:author="Palacherla, Susmitha C (NONUS)" w:date="2018-01-17T13:49:00Z">
        <w:r w:rsidRPr="001D6CCE" w:rsidDel="00847702">
          <w:rPr>
            <w:rFonts w:ascii="Times New Roman" w:hAnsi="Times New Roman"/>
          </w:rPr>
          <w:delText xml:space="preserve"> oledb destination – Write rejected records to </w:delText>
        </w:r>
        <w:r w:rsidRPr="001D6CCE" w:rsidDel="00847702">
          <w:rPr>
            <w:rFonts w:ascii="Times New Roman" w:hAnsi="Times New Roman"/>
            <w:color w:val="000000" w:themeColor="text1"/>
          </w:rPr>
          <w:delText>Quality_Other</w:delText>
        </w:r>
        <w:r w:rsidRPr="001D6CCE" w:rsidDel="00847702">
          <w:rPr>
            <w:rFonts w:ascii="Times New Roman" w:hAnsi="Times New Roman"/>
          </w:rPr>
          <w:delText xml:space="preserve"> rejected table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67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68" w:author="Palacherla, Susmitha C (NONUS)" w:date="2018-01-17T13:49:00Z"/>
          <w:rFonts w:ascii="Times New Roman" w:hAnsi="Times New Roman"/>
        </w:rPr>
      </w:pPr>
      <w:del w:id="969" w:author="Palacherla, Susmitha C (NONUS)" w:date="2018-01-17T13:49:00Z">
        <w:r w:rsidRPr="001D6CCE" w:rsidDel="00847702">
          <w:rPr>
            <w:rFonts w:ascii="Times New Roman" w:hAnsi="Times New Roman"/>
            <w:noProof/>
          </w:rPr>
          <w:drawing>
            <wp:inline distT="0" distB="0" distL="0" distR="0" wp14:anchorId="5BE45E85" wp14:editId="630AF3B3">
              <wp:extent cx="4754880" cy="3401568"/>
              <wp:effectExtent l="0" t="0" r="7620" b="8890"/>
              <wp:docPr id="116" name="Picture 1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54880" cy="340156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70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71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E15772">
      <w:pPr>
        <w:pStyle w:val="ListParagraph"/>
        <w:numPr>
          <w:ilvl w:val="0"/>
          <w:numId w:val="40"/>
        </w:numPr>
        <w:rPr>
          <w:del w:id="972" w:author="Palacherla, Susmitha C (NONUS)" w:date="2018-01-17T13:49:00Z"/>
          <w:rFonts w:ascii="Times New Roman" w:hAnsi="Times New Roman"/>
        </w:rPr>
        <w:pPrChange w:id="973" w:author="Palacherla, Susmitha C (NONUS)" w:date="2018-01-17T13:36:00Z">
          <w:pPr>
            <w:pStyle w:val="ListParagraph"/>
            <w:numPr>
              <w:numId w:val="13"/>
            </w:numPr>
            <w:ind w:left="1440" w:hanging="360"/>
          </w:pPr>
        </w:pPrChange>
      </w:pPr>
      <w:del w:id="974" w:author="Palacherla, Susmitha C (NONUS)" w:date="2018-01-17T13:49:00Z">
        <w:r w:rsidRPr="001D6CCE" w:rsidDel="00847702">
          <w:rPr>
            <w:rFonts w:ascii="Times New Roman" w:hAnsi="Times New Roman"/>
          </w:rPr>
          <w:delText>SQL Task: Delete records with missing Employee ID from Staging table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75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76" w:author="Palacherla, Susmitha C (NONUS)" w:date="2018-01-17T13:49:00Z"/>
          <w:rFonts w:ascii="Times New Roman" w:hAnsi="Times New Roman"/>
        </w:rPr>
      </w:pPr>
      <w:del w:id="977" w:author="Palacherla, Susmitha C (NONUS)" w:date="2018-01-17T13:49:00Z">
        <w:r w:rsidRPr="001D6CCE" w:rsidDel="00847702">
          <w:rPr>
            <w:rFonts w:ascii="Times New Roman" w:hAnsi="Times New Roman"/>
          </w:rPr>
          <w:delText>DELETE FROM [EC].[Quality_Other_Coaching_Stage]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78" w:author="Palacherla, Susmitha C (NONUS)" w:date="2018-01-17T13:49:00Z"/>
          <w:rFonts w:ascii="Times New Roman" w:hAnsi="Times New Roman"/>
        </w:rPr>
      </w:pPr>
      <w:del w:id="979" w:author="Palacherla, Susmitha C (NONUS)" w:date="2018-01-17T13:49:00Z">
        <w:r w:rsidRPr="001D6CCE" w:rsidDel="00847702">
          <w:rPr>
            <w:rFonts w:ascii="Times New Roman" w:hAnsi="Times New Roman"/>
          </w:rPr>
          <w:delText>WHERE [EMP_LANID] IS NULL OR [EMP_LANID]='' OR  [EMP_LANID] = 'Unknown'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80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81" w:author="Palacherla, Susmitha C (NONUS)" w:date="2018-01-17T13:49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82" w:author="Palacherla, Susmitha C (NONUS)" w:date="2018-01-17T13:49:00Z"/>
          <w:rFonts w:ascii="Times New Roman" w:hAnsi="Times New Roman"/>
        </w:rPr>
      </w:pPr>
      <w:del w:id="983" w:author="Palacherla, Susmitha C (NONUS)" w:date="2018-01-17T13:49:00Z">
        <w:r w:rsidRPr="001D6CCE" w:rsidDel="00847702">
          <w:rPr>
            <w:rFonts w:ascii="Times New Roman" w:hAnsi="Times New Roman"/>
          </w:rPr>
          <w:delText xml:space="preserve">Delete os FROM 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84" w:author="Palacherla, Susmitha C (NONUS)" w:date="2018-01-17T13:49:00Z"/>
          <w:rFonts w:ascii="Times New Roman" w:hAnsi="Times New Roman"/>
        </w:rPr>
      </w:pPr>
      <w:del w:id="985" w:author="Palacherla, Susmitha C (NONUS)" w:date="2018-01-17T13:49:00Z">
        <w:r w:rsidRPr="001D6CCE" w:rsidDel="00847702">
          <w:rPr>
            <w:rFonts w:ascii="Times New Roman" w:hAnsi="Times New Roman"/>
          </w:rPr>
          <w:delText xml:space="preserve"> [EC].[Quality_Other_Coaching_Stage] os JOIN  [EC].[Employee_Hierarchy] eh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86" w:author="Palacherla, Susmitha C (NONUS)" w:date="2018-01-17T13:49:00Z"/>
          <w:rFonts w:ascii="Times New Roman" w:hAnsi="Times New Roman"/>
        </w:rPr>
      </w:pPr>
      <w:del w:id="987" w:author="Palacherla, Susmitha C (NONUS)" w:date="2018-01-17T13:49:00Z">
        <w:r w:rsidRPr="001D6CCE" w:rsidDel="00847702">
          <w:rPr>
            <w:rFonts w:ascii="Times New Roman" w:hAnsi="Times New Roman"/>
          </w:rPr>
          <w:delText xml:space="preserve">  ON os.Emp_ID = eh.Emp_ID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88" w:author="Palacherla, Susmitha C (NONUS)" w:date="2018-01-17T13:49:00Z"/>
          <w:rFonts w:ascii="Times New Roman" w:hAnsi="Times New Roman"/>
        </w:rPr>
      </w:pPr>
      <w:del w:id="989" w:author="Palacherla, Susmitha C (NONUS)" w:date="2018-01-17T13:49:00Z">
        <w:r w:rsidRPr="001D6CCE" w:rsidDel="00847702">
          <w:rPr>
            <w:rFonts w:ascii="Times New Roman" w:hAnsi="Times New Roman"/>
          </w:rPr>
          <w:delText xml:space="preserve">  WHERE (os.Report_Code like 'CTC%' AND eh.Emp_Job_Code &lt;&gt; 'WACS40')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90" w:author="Palacherla, Susmitha C (NONUS)" w:date="2018-01-17T13:49:00Z"/>
          <w:rFonts w:ascii="Times New Roman" w:hAnsi="Times New Roman"/>
        </w:rPr>
      </w:pPr>
      <w:del w:id="991" w:author="Palacherla, Susmitha C (NONUS)" w:date="2018-01-17T13:49:00Z">
        <w:r w:rsidRPr="001D6CCE" w:rsidDel="00847702">
          <w:rPr>
            <w:rFonts w:ascii="Times New Roman" w:hAnsi="Times New Roman"/>
          </w:rPr>
          <w:delText xml:space="preserve"> OR Active in ('T','D','L','P')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92" w:author="Palacherla, Susmitha C (NONUS)" w:date="2018-01-17T13:49:00Z"/>
          <w:rFonts w:ascii="Times New Roman" w:hAnsi="Times New Roman"/>
        </w:rPr>
      </w:pPr>
      <w:del w:id="993" w:author="Palacherla, Susmitha C (NONUS)" w:date="2018-01-17T13:49:00Z">
        <w:r w:rsidRPr="001D6CCE" w:rsidDel="00847702">
          <w:rPr>
            <w:rFonts w:ascii="Times New Roman" w:hAnsi="Times New Roman"/>
          </w:rPr>
          <w:delText>GO</w:delText>
        </w:r>
      </w:del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994" w:author="Palacherla, Susmitha C (NONUS)" w:date="2018-01-17T13:49:00Z"/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7702" w:rsidRDefault="00847702" w:rsidP="00847702">
      <w:pPr>
        <w:pStyle w:val="ListParagraph"/>
        <w:numPr>
          <w:ilvl w:val="0"/>
          <w:numId w:val="40"/>
        </w:numPr>
        <w:rPr>
          <w:ins w:id="995" w:author="Palacherla, Susmitha C (NONUS)" w:date="2018-01-17T13:50:00Z"/>
          <w:rFonts w:ascii="Times New Roman" w:hAnsi="Times New Roman"/>
        </w:rPr>
      </w:pPr>
      <w:ins w:id="996" w:author="Palacherla, Susmitha C (NONUS)" w:date="2018-01-17T13:50:00Z">
        <w:r w:rsidRPr="001D6CCE">
          <w:rPr>
            <w:rFonts w:ascii="Times New Roman" w:hAnsi="Times New Roman"/>
          </w:rPr>
          <w:t xml:space="preserve">SQL Task: </w:t>
        </w:r>
        <w:r>
          <w:rPr>
            <w:rFonts w:ascii="Times New Roman" w:hAnsi="Times New Roman"/>
          </w:rPr>
          <w:t>Update Staging table and reject logs</w:t>
        </w:r>
      </w:ins>
    </w:p>
    <w:p w:rsidR="00847702" w:rsidRPr="00847702" w:rsidRDefault="00847702" w:rsidP="00847702">
      <w:pPr>
        <w:rPr>
          <w:ins w:id="997" w:author="Palacherla, Susmitha C (NONUS)" w:date="2018-01-17T13:50:00Z"/>
          <w:rFonts w:ascii="Times New Roman" w:hAnsi="Times New Roman"/>
          <w:rPrChange w:id="998" w:author="Palacherla, Susmitha C (NONUS)" w:date="2018-01-17T13:50:00Z">
            <w:rPr>
              <w:ins w:id="999" w:author="Palacherla, Susmitha C (NONUS)" w:date="2018-01-17T13:50:00Z"/>
            </w:rPr>
          </w:rPrChange>
        </w:rPr>
        <w:pPrChange w:id="1000" w:author="Palacherla, Susmitha C (NONUS)" w:date="2018-01-17T13:50:00Z">
          <w:pPr>
            <w:pStyle w:val="ListParagraph"/>
            <w:numPr>
              <w:numId w:val="40"/>
            </w:numPr>
            <w:ind w:left="1440" w:hanging="360"/>
          </w:pPr>
        </w:pPrChange>
      </w:pPr>
      <w:ins w:id="1001" w:author="Palacherla, Susmitha C (NONUS)" w:date="2018-01-17T13:50:00Z">
        <w:r>
          <w:rPr>
            <w:rFonts w:ascii="Times New Roman" w:hAnsi="Times New Roman"/>
          </w:rPr>
          <w:t xml:space="preserve">                       </w:t>
        </w:r>
        <w:r w:rsidRPr="00847702">
          <w:rPr>
            <w:rFonts w:ascii="Times New Roman" w:hAnsi="Times New Roman"/>
          </w:rPr>
          <w:t>Exec [EC]</w:t>
        </w:r>
        <w:proofErr w:type="gramStart"/>
        <w:r w:rsidRPr="00847702">
          <w:rPr>
            <w:rFonts w:ascii="Times New Roman" w:hAnsi="Times New Roman"/>
          </w:rPr>
          <w:t>.[</w:t>
        </w:r>
        <w:proofErr w:type="gramEnd"/>
        <w:r w:rsidRPr="00847702">
          <w:rPr>
            <w:rFonts w:ascii="Times New Roman" w:hAnsi="Times New Roman"/>
          </w:rPr>
          <w:t xml:space="preserve">sp_Update_Quality_Other_Coaching_Stage] ? </w:t>
        </w:r>
        <w:proofErr w:type="gramStart"/>
        <w:r w:rsidRPr="00847702">
          <w:rPr>
            <w:rFonts w:ascii="Times New Roman" w:hAnsi="Times New Roman"/>
          </w:rPr>
          <w:t>output</w:t>
        </w:r>
        <w:proofErr w:type="gramEnd"/>
      </w:ins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7702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ins w:id="1002" w:author="Palacherla, Susmitha C (NONUS)" w:date="2018-01-17T13:50:00Z">
        <w:r>
          <w:rPr>
            <w:noProof/>
          </w:rPr>
          <w:drawing>
            <wp:inline distT="0" distB="0" distL="0" distR="0" wp14:anchorId="30E42825" wp14:editId="4309A8DA">
              <wp:extent cx="5093208" cy="1828800"/>
              <wp:effectExtent l="0" t="0" r="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93208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7702">
      <w:pPr>
        <w:pStyle w:val="ListParagraph"/>
        <w:numPr>
          <w:ilvl w:val="0"/>
          <w:numId w:val="40"/>
        </w:numPr>
        <w:rPr>
          <w:rFonts w:ascii="Times New Roman" w:hAnsi="Times New Roman"/>
        </w:rPr>
        <w:pPrChange w:id="1003" w:author="Palacherla, Susmitha C (NONUS)" w:date="2018-01-17T13:36:00Z">
          <w:pPr>
            <w:pStyle w:val="ListParagraph"/>
            <w:numPr>
              <w:numId w:val="13"/>
            </w:numPr>
            <w:ind w:left="1440" w:hanging="360"/>
          </w:pPr>
        </w:pPrChange>
      </w:pPr>
      <w:r w:rsidRPr="001D6CCE">
        <w:rPr>
          <w:rFonts w:ascii="Times New Roman" w:hAnsi="Times New Roman"/>
        </w:rPr>
        <w:t xml:space="preserve">SQL Task: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633FCA2" wp14:editId="036FAE31">
            <wp:extent cx="2143125" cy="118110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sp_InsertInto_Coaching_Log_Quality_Other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1004" w:author="Palacherla, Susmitha C (NONUS)" w:date="2018-01-17T13:51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1005" w:author="Palacherla, Susmitha C (NONUS)" w:date="2018-01-17T13:51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1006" w:author="Palacherla, Susmitha C (NONUS)" w:date="2018-01-17T13:51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1007" w:author="Palacherla, Susmitha C (NONUS)" w:date="2018-01-17T13:51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1008" w:author="Palacherla, Susmitha C (NONUS)" w:date="2018-01-17T13:51:00Z"/>
          <w:rFonts w:ascii="Times New Roman" w:hAnsi="Times New Roman"/>
        </w:rPr>
      </w:pPr>
    </w:p>
    <w:p w:rsidR="00843A3C" w:rsidRPr="001D6CCE" w:rsidDel="00847702" w:rsidRDefault="00843A3C" w:rsidP="00847702">
      <w:pPr>
        <w:pStyle w:val="ListParagraph"/>
        <w:numPr>
          <w:ilvl w:val="0"/>
          <w:numId w:val="40"/>
        </w:numPr>
        <w:rPr>
          <w:del w:id="1009" w:author="Palacherla, Susmitha C (NONUS)" w:date="2018-01-17T13:51:00Z"/>
          <w:rFonts w:ascii="Times New Roman" w:hAnsi="Times New Roman"/>
        </w:rPr>
        <w:pPrChange w:id="1010" w:author="Palacherla, Susmitha C (NONUS)" w:date="2018-01-17T13:36:00Z">
          <w:pPr>
            <w:pStyle w:val="ListParagraph"/>
            <w:numPr>
              <w:numId w:val="13"/>
            </w:numPr>
            <w:ind w:left="1440" w:hanging="360"/>
          </w:pPr>
        </w:pPrChange>
      </w:pPr>
      <w:del w:id="1011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SQl Task: Load </w:delText>
        </w:r>
        <w:r w:rsidRPr="001D6CCE" w:rsidDel="00847702">
          <w:rPr>
            <w:rFonts w:ascii="Times New Roman" w:hAnsi="Times New Roman"/>
            <w:color w:val="000000" w:themeColor="text1"/>
          </w:rPr>
          <w:delText>Quality_Other</w:delText>
        </w:r>
        <w:r w:rsidRPr="001D6CCE" w:rsidDel="00847702">
          <w:rPr>
            <w:rFonts w:ascii="Times New Roman" w:hAnsi="Times New Roman"/>
          </w:rPr>
          <w:delText xml:space="preserve"> Fact table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12" w:author="Palacherla, Susmitha C (NONUS)" w:date="2018-01-17T13:51:00Z"/>
          <w:rFonts w:ascii="Times New Roman" w:hAnsi="Times New Roman"/>
        </w:rPr>
      </w:pPr>
      <w:del w:id="1013" w:author="Palacherla, Susmitha C (NONUS)" w:date="2018-01-17T13:51:00Z">
        <w:r w:rsidRPr="001D6CCE" w:rsidDel="00847702">
          <w:rPr>
            <w:rFonts w:ascii="Times New Roman" w:hAnsi="Times New Roman"/>
          </w:rPr>
          <w:delText>INSERT INTO [EC].[Quality_Other_Coaching_Fact]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14" w:author="Palacherla, Susmitha C (NONUS)" w:date="2018-01-17T13:51:00Z"/>
          <w:rFonts w:ascii="Times New Roman" w:hAnsi="Times New Roman"/>
        </w:rPr>
      </w:pPr>
      <w:del w:id="1015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    ([Report_ID]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16" w:author="Palacherla, Susmitha C (NONUS)" w:date="2018-01-17T13:51:00Z"/>
          <w:rFonts w:ascii="Times New Roman" w:hAnsi="Times New Roman"/>
        </w:rPr>
      </w:pPr>
      <w:del w:id="1017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    ,[Report_Code]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18" w:author="Palacherla, Susmitha C (NONUS)" w:date="2018-01-17T13:51:00Z"/>
          <w:rFonts w:ascii="Times New Roman" w:hAnsi="Times New Roman"/>
        </w:rPr>
      </w:pPr>
      <w:del w:id="1019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    ,[Form_Type]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20" w:author="Palacherla, Susmitha C (NONUS)" w:date="2018-01-17T13:51:00Z"/>
          <w:rFonts w:ascii="Times New Roman" w:hAnsi="Times New Roman"/>
        </w:rPr>
      </w:pPr>
      <w:del w:id="1021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    ,[Source]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22" w:author="Palacherla, Susmitha C (NONUS)" w:date="2018-01-17T13:51:00Z"/>
          <w:rFonts w:ascii="Times New Roman" w:hAnsi="Times New Roman"/>
        </w:rPr>
      </w:pPr>
      <w:del w:id="1023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    ,[Form_Status]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24" w:author="Palacherla, Susmitha C (NONUS)" w:date="2018-01-17T13:51:00Z"/>
          <w:rFonts w:ascii="Times New Roman" w:hAnsi="Times New Roman"/>
        </w:rPr>
      </w:pPr>
      <w:del w:id="1025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    ,[Event_Date]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26" w:author="Palacherla, Susmitha C (NONUS)" w:date="2018-01-17T13:51:00Z"/>
          <w:rFonts w:ascii="Times New Roman" w:hAnsi="Times New Roman"/>
        </w:rPr>
      </w:pPr>
      <w:del w:id="1027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    ,[Submitted_Date]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28" w:author="Palacherla, Susmitha C (NONUS)" w:date="2018-01-17T13:51:00Z"/>
          <w:rFonts w:ascii="Times New Roman" w:hAnsi="Times New Roman"/>
        </w:rPr>
      </w:pPr>
      <w:del w:id="1029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    ,[Start_Date]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30" w:author="Palacherla, Susmitha C (NONUS)" w:date="2018-01-17T13:51:00Z"/>
          <w:rFonts w:ascii="Times New Roman" w:hAnsi="Times New Roman"/>
        </w:rPr>
      </w:pPr>
      <w:del w:id="1031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    ,[Submitter_ID]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32" w:author="Palacherla, Susmitha C (NONUS)" w:date="2018-01-17T13:51:00Z"/>
          <w:rFonts w:ascii="Times New Roman" w:hAnsi="Times New Roman"/>
        </w:rPr>
      </w:pPr>
      <w:del w:id="1033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    ,[Submitter_LANID]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34" w:author="Palacherla, Susmitha C (NONUS)" w:date="2018-01-17T13:51:00Z"/>
          <w:rFonts w:ascii="Times New Roman" w:hAnsi="Times New Roman"/>
        </w:rPr>
      </w:pPr>
      <w:del w:id="1035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    ,[Submitter_Email]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36" w:author="Palacherla, Susmitha C (NONUS)" w:date="2018-01-17T13:51:00Z"/>
          <w:rFonts w:ascii="Times New Roman" w:hAnsi="Times New Roman"/>
        </w:rPr>
      </w:pPr>
      <w:del w:id="1037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    ,[EMP_ID]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38" w:author="Palacherla, Susmitha C (NONUS)" w:date="2018-01-17T13:51:00Z"/>
          <w:rFonts w:ascii="Times New Roman" w:hAnsi="Times New Roman"/>
        </w:rPr>
      </w:pPr>
      <w:del w:id="1039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    ,[EMP_LANID]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40" w:author="Palacherla, Susmitha C (NONUS)" w:date="2018-01-17T13:51:00Z"/>
          <w:rFonts w:ascii="Times New Roman" w:hAnsi="Times New Roman"/>
        </w:rPr>
      </w:pPr>
      <w:del w:id="1041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    ,[EMP_Site]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42" w:author="Palacherla, Susmitha C (NONUS)" w:date="2018-01-17T13:51:00Z"/>
          <w:rFonts w:ascii="Times New Roman" w:hAnsi="Times New Roman"/>
        </w:rPr>
      </w:pPr>
      <w:del w:id="1043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    ,[Program]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44" w:author="Palacherla, Susmitha C (NONUS)" w:date="2018-01-17T13:51:00Z"/>
          <w:rFonts w:ascii="Times New Roman" w:hAnsi="Times New Roman"/>
        </w:rPr>
      </w:pPr>
      <w:del w:id="1045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    ,[CoachReason_Current_Coaching_Initiatives]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46" w:author="Palacherla, Susmitha C (NONUS)" w:date="2018-01-17T13:51:00Z"/>
          <w:rFonts w:ascii="Times New Roman" w:hAnsi="Times New Roman"/>
        </w:rPr>
      </w:pPr>
      <w:del w:id="1047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    ,[TextDescription]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48" w:author="Palacherla, Susmitha C (NONUS)" w:date="2018-01-17T13:51:00Z"/>
          <w:rFonts w:ascii="Times New Roman" w:hAnsi="Times New Roman"/>
        </w:rPr>
      </w:pPr>
      <w:del w:id="1049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    ,[FileName])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50" w:author="Palacherla, Susmitha C (NONUS)" w:date="2018-01-17T13:51:00Z"/>
          <w:rFonts w:ascii="Times New Roman" w:hAnsi="Times New Roman"/>
        </w:rPr>
      </w:pPr>
      <w:del w:id="1051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 (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52" w:author="Palacherla, Susmitha C (NONUS)" w:date="2018-01-17T13:51:00Z"/>
          <w:rFonts w:ascii="Times New Roman" w:hAnsi="Times New Roman"/>
        </w:rPr>
      </w:pPr>
      <w:del w:id="1053" w:author="Palacherla, Susmitha C (NONUS)" w:date="2018-01-17T13:51:00Z">
        <w:r w:rsidRPr="001D6CCE" w:rsidDel="00847702">
          <w:rPr>
            <w:rFonts w:ascii="Times New Roman" w:hAnsi="Times New Roman"/>
          </w:rPr>
          <w:delText>SELECT S.[Report_ID]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54" w:author="Palacherla, Susmitha C (NONUS)" w:date="2018-01-17T13:51:00Z"/>
          <w:rFonts w:ascii="Times New Roman" w:hAnsi="Times New Roman"/>
        </w:rPr>
      </w:pPr>
      <w:del w:id="1055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,S.[Report_Code]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56" w:author="Palacherla, Susmitha C (NONUS)" w:date="2018-01-17T13:51:00Z"/>
          <w:rFonts w:ascii="Times New Roman" w:hAnsi="Times New Roman"/>
        </w:rPr>
      </w:pPr>
      <w:del w:id="1057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,S.[Form_Type]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58" w:author="Palacherla, Susmitha C (NONUS)" w:date="2018-01-17T13:51:00Z"/>
          <w:rFonts w:ascii="Times New Roman" w:hAnsi="Times New Roman"/>
        </w:rPr>
      </w:pPr>
      <w:del w:id="1059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,S.[Source]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60" w:author="Palacherla, Susmitha C (NONUS)" w:date="2018-01-17T13:51:00Z"/>
          <w:rFonts w:ascii="Times New Roman" w:hAnsi="Times New Roman"/>
        </w:rPr>
      </w:pPr>
      <w:del w:id="1061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,S.[Form_Status]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62" w:author="Palacherla, Susmitha C (NONUS)" w:date="2018-01-17T13:51:00Z"/>
          <w:rFonts w:ascii="Times New Roman" w:hAnsi="Times New Roman"/>
        </w:rPr>
      </w:pPr>
      <w:del w:id="1063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,S.[Event_Date]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64" w:author="Palacherla, Susmitha C (NONUS)" w:date="2018-01-17T13:51:00Z"/>
          <w:rFonts w:ascii="Times New Roman" w:hAnsi="Times New Roman"/>
        </w:rPr>
      </w:pPr>
      <w:del w:id="1065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,S.[Submitted_Date]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66" w:author="Palacherla, Susmitha C (NONUS)" w:date="2018-01-17T13:51:00Z"/>
          <w:rFonts w:ascii="Times New Roman" w:hAnsi="Times New Roman"/>
        </w:rPr>
      </w:pPr>
      <w:del w:id="1067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,S.[Start_Date]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68" w:author="Palacherla, Susmitha C (NONUS)" w:date="2018-01-17T13:51:00Z"/>
          <w:rFonts w:ascii="Times New Roman" w:hAnsi="Times New Roman"/>
        </w:rPr>
      </w:pPr>
      <w:del w:id="1069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,S.[Submitter_ID]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70" w:author="Palacherla, Susmitha C (NONUS)" w:date="2018-01-17T13:51:00Z"/>
          <w:rFonts w:ascii="Times New Roman" w:hAnsi="Times New Roman"/>
        </w:rPr>
      </w:pPr>
      <w:del w:id="1071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,S.[Submitter_LANID]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72" w:author="Palacherla, Susmitha C (NONUS)" w:date="2018-01-17T13:51:00Z"/>
          <w:rFonts w:ascii="Times New Roman" w:hAnsi="Times New Roman"/>
        </w:rPr>
      </w:pPr>
      <w:del w:id="1073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,S.[Submitter_Email]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74" w:author="Palacherla, Susmitha C (NONUS)" w:date="2018-01-17T13:51:00Z"/>
          <w:rFonts w:ascii="Times New Roman" w:hAnsi="Times New Roman"/>
        </w:rPr>
      </w:pPr>
      <w:del w:id="1075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,S.[EMP_ID]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76" w:author="Palacherla, Susmitha C (NONUS)" w:date="2018-01-17T13:51:00Z"/>
          <w:rFonts w:ascii="Times New Roman" w:hAnsi="Times New Roman"/>
        </w:rPr>
      </w:pPr>
      <w:del w:id="1077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,S.[EMP_LANID]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78" w:author="Palacherla, Susmitha C (NONUS)" w:date="2018-01-17T13:51:00Z"/>
          <w:rFonts w:ascii="Times New Roman" w:hAnsi="Times New Roman"/>
        </w:rPr>
      </w:pPr>
      <w:del w:id="1079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,S.[EMP_Site]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80" w:author="Palacherla, Susmitha C (NONUS)" w:date="2018-01-17T13:51:00Z"/>
          <w:rFonts w:ascii="Times New Roman" w:hAnsi="Times New Roman"/>
        </w:rPr>
      </w:pPr>
      <w:del w:id="1081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,S.[Program]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82" w:author="Palacherla, Susmitha C (NONUS)" w:date="2018-01-17T13:51:00Z"/>
          <w:rFonts w:ascii="Times New Roman" w:hAnsi="Times New Roman"/>
        </w:rPr>
      </w:pPr>
      <w:del w:id="1083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,S.[CoachReason_Current_Coaching_Initiatives]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84" w:author="Palacherla, Susmitha C (NONUS)" w:date="2018-01-17T13:51:00Z"/>
          <w:rFonts w:ascii="Times New Roman" w:hAnsi="Times New Roman"/>
        </w:rPr>
      </w:pPr>
      <w:del w:id="1085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,S.[TextDescription]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86" w:author="Palacherla, Susmitha C (NONUS)" w:date="2018-01-17T13:51:00Z"/>
          <w:rFonts w:ascii="Times New Roman" w:hAnsi="Times New Roman"/>
        </w:rPr>
      </w:pPr>
      <w:del w:id="1087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    ,S.[FileName]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88" w:author="Palacherla, Susmitha C (NONUS)" w:date="2018-01-17T13:51:00Z"/>
          <w:rFonts w:ascii="Times New Roman" w:hAnsi="Times New Roman"/>
        </w:rPr>
      </w:pPr>
      <w:del w:id="1089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FROM [EC].[Quality_Other_Coaching_Stage]S LEFT OUTER JOIN [EC].[Quality_Other_Coaching_Fact]F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90" w:author="Palacherla, Susmitha C (NONUS)" w:date="2018-01-17T13:51:00Z"/>
          <w:rFonts w:ascii="Times New Roman" w:hAnsi="Times New Roman"/>
        </w:rPr>
      </w:pPr>
      <w:del w:id="1091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ON S.[Report_ID]= F.[Report_ID]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92" w:author="Palacherla, Susmitha C (NONUS)" w:date="2018-01-17T13:51:00Z"/>
          <w:rFonts w:ascii="Times New Roman" w:hAnsi="Times New Roman"/>
        </w:rPr>
      </w:pPr>
      <w:del w:id="1093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AND S.Report_Code = F.Report_Code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94" w:author="Palacherla, Susmitha C (NONUS)" w:date="2018-01-17T13:51:00Z"/>
          <w:rFonts w:ascii="Times New Roman" w:hAnsi="Times New Roman"/>
        </w:rPr>
      </w:pPr>
      <w:del w:id="1095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WHERE F.[Report_ID] IS NULL AND F.Report_Code IS NULL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96" w:author="Palacherla, Susmitha C (NONUS)" w:date="2018-01-17T13:51:00Z"/>
          <w:rFonts w:ascii="Times New Roman" w:hAnsi="Times New Roman"/>
        </w:rPr>
      </w:pPr>
      <w:del w:id="1097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 )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098" w:author="Palacherla, Susmitha C (NONUS)" w:date="2018-01-17T13:51:00Z"/>
          <w:rFonts w:ascii="Times New Roman" w:hAnsi="Times New Roman"/>
        </w:rPr>
      </w:pPr>
      <w:del w:id="1099" w:author="Palacherla, Susmitha C (NONUS)" w:date="2018-01-17T13:51:00Z">
        <w:r w:rsidRPr="001D6CCE" w:rsidDel="00847702">
          <w:rPr>
            <w:rFonts w:ascii="Times New Roman" w:hAnsi="Times New Roman"/>
          </w:rPr>
          <w:delText>GO</w:delText>
        </w:r>
      </w:del>
    </w:p>
    <w:p w:rsidR="00843A3C" w:rsidRPr="001D6CCE" w:rsidDel="00847702" w:rsidRDefault="00843A3C" w:rsidP="00843A3C">
      <w:pPr>
        <w:spacing w:after="0"/>
        <w:ind w:left="1080"/>
        <w:rPr>
          <w:del w:id="1100" w:author="Palacherla, Susmitha C (NONUS)" w:date="2018-01-17T13:51:00Z"/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del w:id="1101" w:author="Palacherla, Susmitha C (NONUS)" w:date="2018-01-17T13:51:00Z">
        <w:r w:rsidRPr="001D6CCE" w:rsidDel="00847702">
          <w:rPr>
            <w:rFonts w:ascii="Times New Roman" w:hAnsi="Times New Roman"/>
          </w:rPr>
          <w:delText xml:space="preserve"> </w:delText>
        </w:r>
      </w:del>
      <w:r w:rsidRPr="001D6CCE">
        <w:rPr>
          <w:rFonts w:ascii="Times New Roman" w:hAnsi="Times New Roman"/>
        </w:rPr>
        <w:t xml:space="preserve">        </w:t>
      </w:r>
    </w:p>
    <w:p w:rsidR="00843A3C" w:rsidRPr="001D6CCE" w:rsidRDefault="00843A3C" w:rsidP="00847702">
      <w:pPr>
        <w:pStyle w:val="ListParagraph"/>
        <w:numPr>
          <w:ilvl w:val="0"/>
          <w:numId w:val="40"/>
        </w:numPr>
        <w:rPr>
          <w:rFonts w:ascii="Times New Roman" w:hAnsi="Times New Roman"/>
        </w:rPr>
        <w:pPrChange w:id="1102" w:author="Palacherla, Susmitha C (NONUS)" w:date="2018-01-17T13:36:00Z">
          <w:pPr>
            <w:pStyle w:val="ListParagraph"/>
            <w:numPr>
              <w:numId w:val="13"/>
            </w:numPr>
            <w:ind w:left="1440" w:hanging="360"/>
          </w:pPr>
        </w:pPrChange>
      </w:pPr>
      <w:r w:rsidRPr="001D6CCE">
        <w:rPr>
          <w:rFonts w:ascii="Times New Roman" w:hAnsi="Times New Roman"/>
        </w:rPr>
        <w:t xml:space="preserve">SQL Task: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File List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E7A5162" wp14:editId="659116A8">
            <wp:extent cx="1733550" cy="6667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A1F2731" wp14:editId="682F3573">
            <wp:extent cx="4197096" cy="3584448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62274E2" wp14:editId="22EB08D3">
            <wp:extent cx="4288536" cy="3648456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Quality_Other_FileList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File_Name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File_LoadDate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Count_Staged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Count_Loaded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Count_Rejected</w:t>
      </w:r>
      <w:proofErr w:type="spellEnd"/>
      <w:r w:rsidRPr="001D6CCE">
        <w:rPr>
          <w:rFonts w:ascii="Times New Roman" w:hAnsi="Times New Roman"/>
        </w:rPr>
        <w:t>])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</w:t>
      </w:r>
      <w:proofErr w:type="gramStart"/>
      <w:r w:rsidRPr="001D6CCE">
        <w:rPr>
          <w:rFonts w:ascii="Times New Roman" w:hAnsi="Times New Roman"/>
        </w:rPr>
        <w:t>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proofErr w:type="gramEnd"/>
      <w:r w:rsidRPr="001D6CCE">
        <w:rPr>
          <w:rFonts w:ascii="Times New Roman" w:hAnsi="Times New Roman"/>
        </w:rPr>
        <w:t>(), ?, ?,?)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7702">
      <w:pPr>
        <w:pStyle w:val="ListParagraph"/>
        <w:numPr>
          <w:ilvl w:val="0"/>
          <w:numId w:val="40"/>
        </w:numPr>
        <w:rPr>
          <w:rFonts w:ascii="Times New Roman" w:hAnsi="Times New Roman"/>
        </w:rPr>
        <w:pPrChange w:id="1103" w:author="Palacherla, Susmitha C (NONUS)" w:date="2018-01-17T13:36:00Z">
          <w:pPr>
            <w:pStyle w:val="ListParagraph"/>
            <w:numPr>
              <w:numId w:val="13"/>
            </w:numPr>
            <w:ind w:left="1440" w:hanging="360"/>
          </w:pPr>
        </w:pPrChange>
      </w:pPr>
      <w:r w:rsidRPr="001D6CCE">
        <w:rPr>
          <w:rFonts w:ascii="Times New Roman" w:hAnsi="Times New Roman"/>
        </w:rPr>
        <w:t xml:space="preserve">File System Task: </w:t>
      </w:r>
      <w:del w:id="1104" w:author="Palacherla, Susmitha C (NONUS)" w:date="2018-01-17T13:51:00Z">
        <w:r w:rsidRPr="001D6CCE" w:rsidDel="00847702">
          <w:rPr>
            <w:rFonts w:ascii="Times New Roman" w:hAnsi="Times New Roman"/>
          </w:rPr>
          <w:delText>Move file to backup folder</w:delText>
        </w:r>
      </w:del>
      <w:ins w:id="1105" w:author="Palacherla, Susmitha C (NONUS)" w:date="2018-01-17T13:51:00Z">
        <w:r w:rsidR="00847702">
          <w:rPr>
            <w:rFonts w:ascii="Times New Roman" w:hAnsi="Times New Roman"/>
          </w:rPr>
          <w:t>Delete loaded file</w:t>
        </w:r>
      </w:ins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DBE50E8" wp14:editId="7932AE58">
            <wp:extent cx="2381250" cy="8001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del w:id="1106" w:author="Palacherla, Susmitha C (NONUS)" w:date="2018-01-17T13:51:00Z">
        <w:r w:rsidRPr="001D6CCE" w:rsidDel="00847702">
          <w:rPr>
            <w:rFonts w:ascii="Times New Roman" w:hAnsi="Times New Roman"/>
            <w:noProof/>
          </w:rPr>
          <w:lastRenderedPageBreak/>
          <w:drawing>
            <wp:inline distT="0" distB="0" distL="0" distR="0" wp14:anchorId="28574C8C" wp14:editId="382063F6">
              <wp:extent cx="4096512" cy="2267712"/>
              <wp:effectExtent l="0" t="0" r="0" b="0"/>
              <wp:docPr id="122" name="Picture 1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96512" cy="22677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107" w:author="Palacherla, Susmitha C (NONUS)" w:date="2018-01-17T13:51:00Z">
        <w:r w:rsidR="00847702" w:rsidRPr="00847702">
          <w:rPr>
            <w:noProof/>
          </w:rPr>
          <w:t xml:space="preserve"> </w:t>
        </w:r>
        <w:r w:rsidR="00847702">
          <w:rPr>
            <w:noProof/>
          </w:rPr>
          <w:drawing>
            <wp:inline distT="0" distB="0" distL="0" distR="0" wp14:anchorId="44385765" wp14:editId="7301F137">
              <wp:extent cx="3767328" cy="1828800"/>
              <wp:effectExtent l="0" t="0" r="508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67328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7702" w:rsidRPr="001D6CCE" w:rsidRDefault="00847702" w:rsidP="0084770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1108" w:author="Palacherla, Susmitha C (NONUS)" w:date="2018-01-17T13:52:00Z"/>
          <w:rFonts w:ascii="Times New Roman" w:hAnsi="Times New Roman"/>
          <w:b/>
        </w:rPr>
      </w:pPr>
      <w:ins w:id="1109" w:author="Palacherla, Susmitha C (NONUS)" w:date="2018-01-17T13:52:00Z">
        <w:r w:rsidRPr="001D6CCE">
          <w:rPr>
            <w:rFonts w:ascii="Times New Roman" w:hAnsi="Times New Roman"/>
            <w:b/>
          </w:rPr>
          <w:t xml:space="preserve">For each </w:t>
        </w:r>
        <w:r>
          <w:rPr>
            <w:rFonts w:ascii="Times New Roman" w:hAnsi="Times New Roman"/>
            <w:b/>
            <w:color w:val="000000" w:themeColor="text1"/>
          </w:rPr>
          <w:t>Failed File</w:t>
        </w:r>
      </w:ins>
      <w:ins w:id="1110" w:author="Palacherla, Susmitha C (NONUS)" w:date="2018-01-17T13:53:00Z">
        <w:r>
          <w:rPr>
            <w:rFonts w:ascii="Times New Roman" w:hAnsi="Times New Roman"/>
            <w:b/>
            <w:color w:val="000000" w:themeColor="text1"/>
          </w:rPr>
          <w:t xml:space="preserve"> </w:t>
        </w:r>
        <w:r>
          <w:rPr>
            <w:rFonts w:ascii="Times New Roman" w:hAnsi="Times New Roman"/>
            <w:b/>
          </w:rPr>
          <w:t>( Encrypt failed files)</w:t>
        </w:r>
      </w:ins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7702" w:rsidRPr="00CA5EB0" w:rsidRDefault="00847702" w:rsidP="00847702">
      <w:pPr>
        <w:rPr>
          <w:ins w:id="1111" w:author="Palacherla, Susmitha C (NONUS)" w:date="2018-01-17T13:53:00Z"/>
          <w:rFonts w:ascii="Times New Roman" w:hAnsi="Times New Roman"/>
          <w:b/>
        </w:rPr>
      </w:pPr>
      <w:ins w:id="1112" w:author="Palacherla, Susmitha C (NONUS)" w:date="2018-01-17T13:53:00Z">
        <w:r w:rsidRPr="00CA5EB0">
          <w:rPr>
            <w:rFonts w:ascii="Times New Roman" w:hAnsi="Times New Roman"/>
            <w:b/>
          </w:rPr>
          <w:t>Summary of Steps</w:t>
        </w:r>
      </w:ins>
    </w:p>
    <w:p w:rsidR="00847702" w:rsidRPr="00CA5EB0" w:rsidRDefault="00847702" w:rsidP="00847702">
      <w:pPr>
        <w:pStyle w:val="ListParagraph"/>
        <w:numPr>
          <w:ilvl w:val="0"/>
          <w:numId w:val="43"/>
        </w:numPr>
        <w:rPr>
          <w:ins w:id="1113" w:author="Palacherla, Susmitha C (NONUS)" w:date="2018-01-17T13:53:00Z"/>
          <w:rFonts w:ascii="Times New Roman" w:hAnsi="Times New Roman"/>
        </w:rPr>
      </w:pPr>
      <w:ins w:id="1114" w:author="Palacherla, Susmitha C (NONUS)" w:date="2018-01-17T13:53:00Z">
        <w:r>
          <w:rPr>
            <w:rFonts w:ascii="Times New Roman" w:hAnsi="Times New Roman"/>
          </w:rPr>
          <w:t>File system</w:t>
        </w:r>
        <w:r w:rsidRPr="00CA5EB0">
          <w:rPr>
            <w:rFonts w:ascii="Times New Roman" w:hAnsi="Times New Roman"/>
          </w:rPr>
          <w:t xml:space="preserve"> task – </w:t>
        </w:r>
        <w:r>
          <w:rPr>
            <w:rFonts w:ascii="Times New Roman" w:hAnsi="Times New Roman"/>
          </w:rPr>
          <w:t xml:space="preserve">Encrypt failed files </w:t>
        </w:r>
      </w:ins>
    </w:p>
    <w:p w:rsidR="00847702" w:rsidRPr="00CA5EB0" w:rsidRDefault="00847702" w:rsidP="00847702">
      <w:pPr>
        <w:pStyle w:val="ListParagraph"/>
        <w:numPr>
          <w:ilvl w:val="0"/>
          <w:numId w:val="43"/>
        </w:numPr>
        <w:rPr>
          <w:ins w:id="1115" w:author="Palacherla, Susmitha C (NONUS)" w:date="2018-01-17T13:53:00Z"/>
          <w:rFonts w:ascii="Times New Roman" w:hAnsi="Times New Roman"/>
        </w:rPr>
      </w:pPr>
      <w:ins w:id="1116" w:author="Palacherla, Susmitha C (NONUS)" w:date="2018-01-17T13:53:00Z">
        <w:r>
          <w:rPr>
            <w:rFonts w:ascii="Times New Roman" w:hAnsi="Times New Roman"/>
          </w:rPr>
          <w:t>Script task - Pause 10 seconds</w:t>
        </w:r>
      </w:ins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rPr>
          <w:ins w:id="1117" w:author="Palacherla, Susmitha C (NONUS)" w:date="2018-01-17T13:53:00Z"/>
          <w:rFonts w:ascii="Times New Roman" w:hAnsi="Times New Roman"/>
          <w:b/>
          <w:sz w:val="24"/>
          <w:szCs w:val="24"/>
        </w:rPr>
      </w:pPr>
    </w:p>
    <w:p w:rsidR="00847702" w:rsidRPr="00CA5EB0" w:rsidRDefault="00847702" w:rsidP="00847702">
      <w:pPr>
        <w:rPr>
          <w:ins w:id="1118" w:author="Palacherla, Susmitha C (NONUS)" w:date="2018-01-17T13:53:00Z"/>
          <w:rFonts w:ascii="Times New Roman" w:hAnsi="Times New Roman"/>
          <w:b/>
        </w:rPr>
      </w:pPr>
      <w:ins w:id="1119" w:author="Palacherla, Susmitha C (NONUS)" w:date="2018-01-17T13:53:00Z">
        <w:r w:rsidRPr="00CA5EB0">
          <w:rPr>
            <w:rFonts w:ascii="Times New Roman" w:hAnsi="Times New Roman"/>
            <w:b/>
          </w:rPr>
          <w:t>Details</w:t>
        </w:r>
      </w:ins>
    </w:p>
    <w:p w:rsidR="00847702" w:rsidRDefault="00847702" w:rsidP="00847702">
      <w:pPr>
        <w:spacing w:after="0"/>
        <w:rPr>
          <w:ins w:id="1120" w:author="Palacherla, Susmitha C (NONUS)" w:date="2018-01-17T13:53:00Z"/>
          <w:rFonts w:ascii="Times New Roman" w:hAnsi="Times New Roman"/>
        </w:rPr>
      </w:pPr>
      <w:ins w:id="1121" w:author="Palacherla, Susmitha C (NONUS)" w:date="2018-01-17T13:53:00Z">
        <w:r w:rsidRPr="00CA5EB0">
          <w:rPr>
            <w:rFonts w:ascii="Times New Roman" w:hAnsi="Times New Roman"/>
          </w:rPr>
          <w:t>Container: For</w:t>
        </w:r>
        <w:r>
          <w:rPr>
            <w:rFonts w:ascii="Times New Roman" w:hAnsi="Times New Roman"/>
          </w:rPr>
          <w:t xml:space="preserve"> </w:t>
        </w:r>
        <w:proofErr w:type="gramStart"/>
        <w:r w:rsidRPr="00CA5EB0">
          <w:rPr>
            <w:rFonts w:ascii="Times New Roman" w:hAnsi="Times New Roman"/>
          </w:rPr>
          <w:t>each  File</w:t>
        </w:r>
        <w:proofErr w:type="gramEnd"/>
        <w:r w:rsidRPr="00CA5EB0">
          <w:rPr>
            <w:rFonts w:ascii="Times New Roman" w:hAnsi="Times New Roman"/>
          </w:rPr>
          <w:t xml:space="preserve"> Loop </w:t>
        </w:r>
      </w:ins>
    </w:p>
    <w:p w:rsidR="00847702" w:rsidRPr="00CA5EB0" w:rsidRDefault="00847702" w:rsidP="00847702">
      <w:pPr>
        <w:spacing w:after="0"/>
        <w:rPr>
          <w:ins w:id="1122" w:author="Palacherla, Susmitha C (NONUS)" w:date="2018-01-17T13:53:00Z"/>
          <w:rFonts w:ascii="Times New Roman" w:hAnsi="Times New Roman"/>
        </w:rPr>
      </w:pPr>
      <w:ins w:id="1123" w:author="Palacherla, Susmitha C (NONUS)" w:date="2018-01-17T13:53:00Z">
        <w:r>
          <w:rPr>
            <w:rFonts w:ascii="Times New Roman" w:hAnsi="Times New Roman"/>
          </w:rPr>
          <w:t xml:space="preserve">                   Precedence Constraint - Completion</w:t>
        </w:r>
      </w:ins>
    </w:p>
    <w:p w:rsidR="00847702" w:rsidRPr="00CA5EB0" w:rsidRDefault="00847702" w:rsidP="00847702">
      <w:pPr>
        <w:spacing w:after="0"/>
        <w:ind w:left="1080"/>
        <w:rPr>
          <w:ins w:id="1124" w:author="Palacherla, Susmitha C (NONUS)" w:date="2018-01-17T13:53:00Z"/>
          <w:rFonts w:ascii="Times New Roman" w:hAnsi="Times New Roman"/>
        </w:rPr>
      </w:pPr>
      <w:ins w:id="1125" w:author="Palacherla, Susmitha C (NONUS)" w:date="2018-01-17T13:53:00Z">
        <w:r w:rsidRPr="00CA5EB0">
          <w:rPr>
            <w:rFonts w:ascii="Times New Roman" w:hAnsi="Times New Roman"/>
          </w:rPr>
          <w:t xml:space="preserve">Folder: </w:t>
        </w:r>
        <w:r w:rsidRPr="003B4096">
          <w:rPr>
            <w:rFonts w:ascii="Times New Roman" w:hAnsi="Times New Roman"/>
          </w:rPr>
          <w:t>\\f3420-ecldb</w:t>
        </w:r>
        <w:r>
          <w:rPr>
            <w:rFonts w:ascii="Times New Roman" w:hAnsi="Times New Roman"/>
          </w:rPr>
          <w:t>p</w:t>
        </w:r>
        <w:r w:rsidRPr="003B4096">
          <w:rPr>
            <w:rFonts w:ascii="Times New Roman" w:hAnsi="Times New Roman"/>
          </w:rPr>
          <w:t>01\data\coaching\ETS\</w:t>
        </w:r>
        <w:r>
          <w:rPr>
            <w:rFonts w:ascii="Times New Roman" w:hAnsi="Times New Roman"/>
          </w:rPr>
          <w:t>Decrypt</w:t>
        </w:r>
        <w:r w:rsidRPr="003B4096">
          <w:rPr>
            <w:rFonts w:ascii="Times New Roman" w:hAnsi="Times New Roman"/>
          </w:rPr>
          <w:t>_out\</w:t>
        </w:r>
      </w:ins>
    </w:p>
    <w:p w:rsidR="00847702" w:rsidRDefault="00847702" w:rsidP="00847702">
      <w:pPr>
        <w:spacing w:after="0"/>
        <w:ind w:left="1080"/>
        <w:rPr>
          <w:ins w:id="1126" w:author="Palacherla, Susmitha C (NONUS)" w:date="2018-01-17T13:53:00Z"/>
          <w:rFonts w:ascii="Times New Roman" w:hAnsi="Times New Roman"/>
        </w:rPr>
      </w:pPr>
      <w:ins w:id="1127" w:author="Palacherla, Susmitha C (NONUS)" w:date="2018-01-17T13:53:00Z">
        <w:r w:rsidRPr="00CA5EB0">
          <w:rPr>
            <w:rFonts w:ascii="Times New Roman" w:hAnsi="Times New Roman"/>
          </w:rPr>
          <w:t xml:space="preserve">Files: </w:t>
        </w:r>
        <w:proofErr w:type="gramStart"/>
        <w:r w:rsidRPr="00776274">
          <w:rPr>
            <w:rFonts w:ascii="Times New Roman" w:hAnsi="Times New Roman"/>
          </w:rPr>
          <w:t>eCL</w:t>
        </w:r>
        <w:proofErr w:type="gramEnd"/>
        <w:r w:rsidRPr="00776274">
          <w:rPr>
            <w:rFonts w:ascii="Times New Roman" w:hAnsi="Times New Roman"/>
          </w:rPr>
          <w:t>*.csv</w:t>
        </w:r>
      </w:ins>
    </w:p>
    <w:p w:rsidR="00847702" w:rsidRPr="00CA5EB0" w:rsidRDefault="00847702" w:rsidP="00847702">
      <w:pPr>
        <w:spacing w:after="0"/>
        <w:ind w:left="1080"/>
        <w:rPr>
          <w:ins w:id="1128" w:author="Palacherla, Susmitha C (NONUS)" w:date="2018-01-17T13:53:00Z"/>
          <w:rFonts w:ascii="Times New Roman" w:hAnsi="Times New Roman"/>
        </w:rPr>
      </w:pPr>
      <w:ins w:id="1129" w:author="Palacherla, Susmitha C (NONUS)" w:date="2018-01-17T13:53:00Z">
        <w:r>
          <w:rPr>
            <w:rFonts w:ascii="Times New Roman" w:hAnsi="Times New Roman"/>
          </w:rPr>
          <w:t>Retrieve file name: Name and Extension</w:t>
        </w:r>
      </w:ins>
    </w:p>
    <w:p w:rsidR="00847702" w:rsidRDefault="00847702" w:rsidP="00847702">
      <w:pPr>
        <w:spacing w:after="0"/>
        <w:ind w:left="1080"/>
        <w:rPr>
          <w:ins w:id="1130" w:author="Palacherla, Susmitha C (NONUS)" w:date="2018-01-17T13:53:00Z"/>
          <w:rFonts w:ascii="Times New Roman" w:hAnsi="Times New Roman"/>
        </w:rPr>
      </w:pPr>
    </w:p>
    <w:p w:rsidR="00847702" w:rsidRPr="00CA5EB0" w:rsidRDefault="00847702" w:rsidP="00847702">
      <w:pPr>
        <w:pStyle w:val="ListParagraph"/>
        <w:numPr>
          <w:ilvl w:val="0"/>
          <w:numId w:val="44"/>
        </w:numPr>
        <w:rPr>
          <w:ins w:id="1131" w:author="Palacherla, Susmitha C (NONUS)" w:date="2018-01-17T13:53:00Z"/>
          <w:rFonts w:ascii="Times New Roman" w:hAnsi="Times New Roman"/>
        </w:rPr>
      </w:pPr>
      <w:ins w:id="1132" w:author="Palacherla, Susmitha C (NONUS)" w:date="2018-01-17T13:53:00Z">
        <w:r>
          <w:rPr>
            <w:rFonts w:ascii="Times New Roman" w:hAnsi="Times New Roman"/>
          </w:rPr>
          <w:t>File system</w:t>
        </w:r>
        <w:r w:rsidRPr="00CA5EB0">
          <w:rPr>
            <w:rFonts w:ascii="Times New Roman" w:hAnsi="Times New Roman"/>
          </w:rPr>
          <w:t xml:space="preserve"> task – </w:t>
        </w:r>
        <w:r>
          <w:rPr>
            <w:rFonts w:ascii="Times New Roman" w:hAnsi="Times New Roman"/>
          </w:rPr>
          <w:t>Encrypt files</w:t>
        </w:r>
      </w:ins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133" w:author="Palacherla, Susmitha C (NONUS)" w:date="2018-01-17T13:53:00Z"/>
          <w:rFonts w:ascii="Times New Roman" w:hAnsi="Times New Roman"/>
          <w:sz w:val="24"/>
          <w:szCs w:val="24"/>
        </w:rPr>
      </w:pPr>
      <w:ins w:id="1134" w:author="Palacherla, Susmitha C (NONUS)" w:date="2018-01-17T13:53:00Z">
        <w:r w:rsidRPr="003B4096">
          <w:rPr>
            <w:noProof/>
          </w:rPr>
          <w:t xml:space="preserve"> </w:t>
        </w:r>
        <w:r>
          <w:rPr>
            <w:noProof/>
          </w:rPr>
          <w:lastRenderedPageBreak/>
          <w:drawing>
            <wp:inline distT="0" distB="0" distL="0" distR="0" wp14:anchorId="0ABDB28F" wp14:editId="2A77C1D6">
              <wp:extent cx="5686425" cy="2981325"/>
              <wp:effectExtent l="0" t="0" r="9525" b="9525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86425" cy="2981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135" w:author="Palacherla, Susmitha C (NONUS)" w:date="2018-01-17T13:53:00Z"/>
          <w:rFonts w:ascii="Times New Roman" w:hAnsi="Times New Roman"/>
          <w:sz w:val="24"/>
          <w:szCs w:val="24"/>
        </w:rPr>
      </w:pP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136" w:author="Palacherla, Susmitha C (NONUS)" w:date="2018-01-17T13:53:00Z"/>
          <w:rFonts w:ascii="Times New Roman" w:hAnsi="Times New Roman"/>
        </w:rPr>
      </w:pP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137" w:author="Palacherla, Susmitha C (NONUS)" w:date="2018-01-17T13:53:00Z"/>
          <w:rFonts w:ascii="Times New Roman" w:hAnsi="Times New Roman"/>
          <w:sz w:val="24"/>
          <w:szCs w:val="24"/>
        </w:rPr>
      </w:pP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1138" w:author="Palacherla, Susmitha C (NONUS)" w:date="2018-01-17T13:53:00Z"/>
          <w:rFonts w:ascii="Times New Roman" w:hAnsi="Times New Roman"/>
          <w:sz w:val="24"/>
          <w:szCs w:val="24"/>
        </w:rPr>
      </w:pPr>
    </w:p>
    <w:p w:rsidR="00847702" w:rsidRDefault="00847702" w:rsidP="00847702">
      <w:pPr>
        <w:pStyle w:val="ListParagraph"/>
        <w:numPr>
          <w:ilvl w:val="0"/>
          <w:numId w:val="44"/>
        </w:numPr>
        <w:rPr>
          <w:ins w:id="1139" w:author="Palacherla, Susmitha C (NONUS)" w:date="2018-01-17T13:53:00Z"/>
          <w:rFonts w:ascii="Times New Roman" w:hAnsi="Times New Roman"/>
        </w:rPr>
      </w:pPr>
      <w:ins w:id="1140" w:author="Palacherla, Susmitha C (NONUS)" w:date="2018-01-17T13:53:00Z">
        <w:r>
          <w:rPr>
            <w:rFonts w:ascii="Times New Roman" w:hAnsi="Times New Roman"/>
          </w:rPr>
          <w:t>Script  task- Pause 10 secs</w:t>
        </w:r>
      </w:ins>
    </w:p>
    <w:p w:rsidR="00847702" w:rsidRDefault="00847702" w:rsidP="00847702">
      <w:pPr>
        <w:ind w:left="720"/>
        <w:rPr>
          <w:ins w:id="1141" w:author="Palacherla, Susmitha C (NONUS)" w:date="2018-01-17T13:53:00Z"/>
          <w:rFonts w:ascii="Times New Roman" w:hAnsi="Times New Roman"/>
        </w:rPr>
      </w:pPr>
      <w:ins w:id="1142" w:author="Palacherla, Susmitha C (NONUS)" w:date="2018-01-17T13:53:00Z">
        <w:r>
          <w:rPr>
            <w:noProof/>
          </w:rPr>
          <w:drawing>
            <wp:inline distT="0" distB="0" distL="0" distR="0" wp14:anchorId="4F53F6D3" wp14:editId="6330CC73">
              <wp:extent cx="4762500" cy="1238250"/>
              <wp:effectExtent l="0" t="0" r="0" b="0"/>
              <wp:docPr id="37" name="Picture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00" cy="1238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ins w:id="1143" w:author="Palacherla, Susmitha C (NONUS)" w:date="2018-01-17T13:53:00Z"/>
          <w:rFonts w:ascii="Consolas" w:hAnsi="Consolas" w:cs="Consolas"/>
          <w:color w:val="000000"/>
          <w:sz w:val="19"/>
          <w:szCs w:val="19"/>
        </w:rPr>
      </w:pPr>
      <w:ins w:id="1144" w:author="Palacherla, Susmitha C (NONUS)" w:date="2018-01-17T13:53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</w:t>
        </w:r>
        <w:proofErr w:type="gramStart"/>
        <w:r>
          <w:rPr>
            <w:rFonts w:ascii="Consolas" w:hAnsi="Consolas" w:cs="Consolas"/>
            <w:color w:val="0000FF"/>
            <w:sz w:val="19"/>
            <w:szCs w:val="19"/>
          </w:rPr>
          <w:t>public</w:t>
        </w:r>
        <w:proofErr w:type="gramEnd"/>
        <w:r>
          <w:rPr>
            <w:rFonts w:ascii="Consolas" w:hAnsi="Consolas" w:cs="Consolas"/>
            <w:color w:val="000000"/>
            <w:sz w:val="19"/>
            <w:szCs w:val="19"/>
          </w:rPr>
          <w:t xml:space="preserve"> </w:t>
        </w:r>
        <w:r>
          <w:rPr>
            <w:rFonts w:ascii="Consolas" w:hAnsi="Consolas" w:cs="Consolas"/>
            <w:color w:val="0000FF"/>
            <w:sz w:val="19"/>
            <w:szCs w:val="19"/>
          </w:rPr>
          <w:t>void</w:t>
        </w:r>
        <w:r>
          <w:rPr>
            <w:rFonts w:ascii="Consolas" w:hAnsi="Consolas" w:cs="Consolas"/>
            <w:color w:val="000000"/>
            <w:sz w:val="19"/>
            <w:szCs w:val="19"/>
          </w:rPr>
          <w:t xml:space="preserve"> Main()</w:t>
        </w:r>
      </w:ins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ins w:id="1145" w:author="Palacherla, Susmitha C (NONUS)" w:date="2018-01-17T13:53:00Z"/>
          <w:rFonts w:ascii="Consolas" w:hAnsi="Consolas" w:cs="Consolas"/>
          <w:color w:val="000000"/>
          <w:sz w:val="19"/>
          <w:szCs w:val="19"/>
        </w:rPr>
      </w:pPr>
      <w:ins w:id="1146" w:author="Palacherla, Susmitha C (NONUS)" w:date="2018-01-17T13:53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{</w:t>
        </w:r>
      </w:ins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ins w:id="1147" w:author="Palacherla, Susmitha C (NONUS)" w:date="2018-01-17T13:53:00Z"/>
          <w:rFonts w:ascii="Consolas" w:hAnsi="Consolas" w:cs="Consolas"/>
          <w:color w:val="000000"/>
          <w:sz w:val="19"/>
          <w:szCs w:val="19"/>
        </w:rPr>
      </w:pPr>
      <w:ins w:id="1148" w:author="Palacherla, Susmitha C (NONUS)" w:date="2018-01-17T13:53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r>
          <w:rPr>
            <w:rFonts w:ascii="Consolas" w:hAnsi="Consolas" w:cs="Consolas"/>
            <w:color w:val="008000"/>
            <w:sz w:val="19"/>
            <w:szCs w:val="19"/>
          </w:rPr>
          <w:t>// TODO: Add your code here</w:t>
        </w:r>
      </w:ins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ins w:id="1149" w:author="Palacherla, Susmitha C (NONUS)" w:date="2018-01-17T13:53:00Z"/>
          <w:rFonts w:ascii="Consolas" w:hAnsi="Consolas" w:cs="Consolas"/>
          <w:color w:val="000000"/>
          <w:sz w:val="19"/>
          <w:szCs w:val="19"/>
        </w:rPr>
      </w:pPr>
      <w:ins w:id="1150" w:author="Palacherla, Susmitha C (NONUS)" w:date="2018-01-17T13:53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r>
          <w:rPr>
            <w:rFonts w:ascii="Consolas" w:hAnsi="Consolas" w:cs="Consolas"/>
            <w:color w:val="008000"/>
            <w:sz w:val="19"/>
            <w:szCs w:val="19"/>
          </w:rPr>
          <w:t xml:space="preserve">// Sleep for 10 </w:t>
        </w:r>
        <w:proofErr w:type="gramStart"/>
        <w:r>
          <w:rPr>
            <w:rFonts w:ascii="Consolas" w:hAnsi="Consolas" w:cs="Consolas"/>
            <w:color w:val="008000"/>
            <w:sz w:val="19"/>
            <w:szCs w:val="19"/>
          </w:rPr>
          <w:t>seconds  (</w:t>
        </w:r>
        <w:proofErr w:type="gramEnd"/>
        <w:r>
          <w:rPr>
            <w:rFonts w:ascii="Consolas" w:hAnsi="Consolas" w:cs="Consolas"/>
            <w:color w:val="008000"/>
            <w:sz w:val="19"/>
            <w:szCs w:val="19"/>
          </w:rPr>
          <w:t>*1000)</w:t>
        </w:r>
      </w:ins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ins w:id="1151" w:author="Palacherla, Susmitha C (NONUS)" w:date="2018-01-17T13:53:00Z"/>
          <w:rFonts w:ascii="Consolas" w:hAnsi="Consolas" w:cs="Consolas"/>
          <w:color w:val="000000"/>
          <w:sz w:val="19"/>
          <w:szCs w:val="19"/>
        </w:rPr>
      </w:pPr>
      <w:ins w:id="1152" w:author="Palacherla, Susmitha C (NONUS)" w:date="2018-01-17T13:53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proofErr w:type="spellStart"/>
        <w:proofErr w:type="gramStart"/>
        <w:r>
          <w:rPr>
            <w:rFonts w:ascii="Consolas" w:hAnsi="Consolas" w:cs="Consolas"/>
            <w:color w:val="000000"/>
            <w:sz w:val="19"/>
            <w:szCs w:val="19"/>
          </w:rPr>
          <w:t>System.Threading.</w:t>
        </w:r>
        <w:r>
          <w:rPr>
            <w:rFonts w:ascii="Consolas" w:hAnsi="Consolas" w:cs="Consolas"/>
            <w:color w:val="2B91AF"/>
            <w:sz w:val="19"/>
            <w:szCs w:val="19"/>
          </w:rPr>
          <w:t>Thread</w:t>
        </w:r>
        <w:r>
          <w:rPr>
            <w:rFonts w:ascii="Consolas" w:hAnsi="Consolas" w:cs="Consolas"/>
            <w:color w:val="000000"/>
            <w:sz w:val="19"/>
            <w:szCs w:val="19"/>
          </w:rPr>
          <w:t>.Sleep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</w:rPr>
          <w:t>(</w:t>
        </w:r>
        <w:proofErr w:type="gramEnd"/>
        <w:r>
          <w:rPr>
            <w:rFonts w:ascii="Consolas" w:hAnsi="Consolas" w:cs="Consolas"/>
            <w:color w:val="000000"/>
            <w:sz w:val="19"/>
            <w:szCs w:val="19"/>
          </w:rPr>
          <w:t>10000);</w:t>
        </w:r>
      </w:ins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ins w:id="1153" w:author="Palacherla, Susmitha C (NONUS)" w:date="2018-01-17T13:53:00Z"/>
          <w:rFonts w:ascii="Consolas" w:hAnsi="Consolas" w:cs="Consolas"/>
          <w:color w:val="000000"/>
          <w:sz w:val="19"/>
          <w:szCs w:val="19"/>
        </w:rPr>
      </w:pPr>
      <w:ins w:id="1154" w:author="Palacherla, Susmitha C (NONUS)" w:date="2018-01-17T13:53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    </w:t>
        </w:r>
        <w:proofErr w:type="spellStart"/>
        <w:r>
          <w:rPr>
            <w:rFonts w:ascii="Consolas" w:hAnsi="Consolas" w:cs="Consolas"/>
            <w:color w:val="000000"/>
            <w:sz w:val="19"/>
            <w:szCs w:val="19"/>
          </w:rPr>
          <w:t>Dts.TaskResult</w:t>
        </w:r>
        <w:proofErr w:type="spellEnd"/>
        <w:r>
          <w:rPr>
            <w:rFonts w:ascii="Consolas" w:hAnsi="Consolas" w:cs="Consolas"/>
            <w:color w:val="000000"/>
            <w:sz w:val="19"/>
            <w:szCs w:val="19"/>
          </w:rPr>
          <w:t xml:space="preserve"> = (</w:t>
        </w:r>
        <w:proofErr w:type="spellStart"/>
        <w:r>
          <w:rPr>
            <w:rFonts w:ascii="Consolas" w:hAnsi="Consolas" w:cs="Consolas"/>
            <w:color w:val="0000FF"/>
            <w:sz w:val="19"/>
            <w:szCs w:val="19"/>
          </w:rPr>
          <w:t>int</w:t>
        </w:r>
        <w:proofErr w:type="spellEnd"/>
        <w:proofErr w:type="gramStart"/>
        <w:r>
          <w:rPr>
            <w:rFonts w:ascii="Consolas" w:hAnsi="Consolas" w:cs="Consolas"/>
            <w:color w:val="000000"/>
            <w:sz w:val="19"/>
            <w:szCs w:val="19"/>
          </w:rPr>
          <w:t>)</w:t>
        </w:r>
        <w:proofErr w:type="spellStart"/>
        <w:r>
          <w:rPr>
            <w:rFonts w:ascii="Consolas" w:hAnsi="Consolas" w:cs="Consolas"/>
            <w:color w:val="2B91AF"/>
            <w:sz w:val="19"/>
            <w:szCs w:val="19"/>
          </w:rPr>
          <w:t>ScriptResults</w:t>
        </w:r>
        <w:r>
          <w:rPr>
            <w:rFonts w:ascii="Consolas" w:hAnsi="Consolas" w:cs="Consolas"/>
            <w:color w:val="000000"/>
            <w:sz w:val="19"/>
            <w:szCs w:val="19"/>
          </w:rPr>
          <w:t>.Success</w:t>
        </w:r>
        <w:proofErr w:type="spellEnd"/>
        <w:proofErr w:type="gramEnd"/>
        <w:r>
          <w:rPr>
            <w:rFonts w:ascii="Consolas" w:hAnsi="Consolas" w:cs="Consolas"/>
            <w:color w:val="000000"/>
            <w:sz w:val="19"/>
            <w:szCs w:val="19"/>
          </w:rPr>
          <w:t>;</w:t>
        </w:r>
      </w:ins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ins w:id="1155" w:author="Palacherla, Susmitha C (NONUS)" w:date="2018-01-17T13:53:00Z"/>
          <w:rFonts w:ascii="Consolas" w:hAnsi="Consolas" w:cs="Consolas"/>
          <w:color w:val="000000"/>
          <w:sz w:val="19"/>
          <w:szCs w:val="19"/>
        </w:rPr>
      </w:pPr>
      <w:ins w:id="1156" w:author="Palacherla, Susmitha C (NONUS)" w:date="2018-01-17T13:53:00Z">
        <w:r>
          <w:rPr>
            <w:rFonts w:ascii="Consolas" w:hAnsi="Consolas" w:cs="Consolas"/>
            <w:color w:val="000000"/>
            <w:sz w:val="19"/>
            <w:szCs w:val="19"/>
          </w:rPr>
          <w:t xml:space="preserve">        }</w:t>
        </w:r>
      </w:ins>
    </w:p>
    <w:p w:rsidR="00847702" w:rsidRPr="00403AC7" w:rsidRDefault="00847702" w:rsidP="00847702">
      <w:pPr>
        <w:rPr>
          <w:ins w:id="1157" w:author="Palacherla, Susmitha C (NONUS)" w:date="2018-01-17T13:53:00Z"/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1158" w:author="Palacherla, Susmitha C (NONUS)" w:date="2018-01-17T13:53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1159" w:author="Palacherla, Susmitha C (NONUS)" w:date="2018-01-17T13:53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1160" w:author="Palacherla, Susmitha C (NONUS)" w:date="2018-01-17T13:53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1161" w:author="Palacherla, Susmitha C (NONUS)" w:date="2018-01-17T13:53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1162" w:author="Palacherla, Susmitha C (NONUS)" w:date="2018-01-17T13:53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1163" w:author="Palacherla, Susmitha C (NONUS)" w:date="2018-01-17T13:53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1164" w:author="Palacherla, Susmitha C (NONUS)" w:date="2018-01-17T13:53:00Z"/>
          <w:rFonts w:ascii="Times New Roman" w:hAnsi="Times New Roman"/>
        </w:rPr>
      </w:pPr>
    </w:p>
    <w:p w:rsidR="00843A3C" w:rsidRPr="001D6CCE" w:rsidDel="00847702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del w:id="1165" w:author="Palacherla, Susmitha C (NONUS)" w:date="2018-01-17T13:53:00Z"/>
          <w:rFonts w:ascii="Times New Roman" w:hAnsi="Times New Roman"/>
        </w:rPr>
      </w:pPr>
    </w:p>
    <w:p w:rsidR="00807FCA" w:rsidRPr="001D6CCE" w:rsidDel="0084770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1166" w:author="Palacherla, Susmitha C (NONUS)" w:date="2018-01-17T13:53:00Z"/>
          <w:rFonts w:ascii="Times New Roman" w:hAnsi="Times New Roman"/>
        </w:rPr>
      </w:pPr>
    </w:p>
    <w:p w:rsidR="00807FCA" w:rsidRPr="001D6CCE" w:rsidDel="0084770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1167" w:author="Palacherla, Susmitha C (NONUS)" w:date="2018-01-17T13:53:00Z"/>
          <w:rFonts w:ascii="Times New Roman" w:hAnsi="Times New Roman"/>
        </w:rPr>
      </w:pPr>
    </w:p>
    <w:p w:rsidR="00204F34" w:rsidRPr="001D6CCE" w:rsidDel="00847702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1168" w:author="Palacherla, Susmitha C (NONUS)" w:date="2018-01-17T13:53:00Z"/>
          <w:rFonts w:ascii="Times New Roman" w:hAnsi="Times New Roman"/>
        </w:rPr>
      </w:pPr>
    </w:p>
    <w:p w:rsidR="00204F34" w:rsidRPr="001D6CCE" w:rsidDel="00847702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1169" w:author="Palacherla, Susmitha C (NONUS)" w:date="2018-01-17T13:53:00Z"/>
          <w:rFonts w:ascii="Times New Roman" w:hAnsi="Times New Roman"/>
        </w:rPr>
      </w:pPr>
    </w:p>
    <w:p w:rsidR="00204F34" w:rsidRPr="001D6CCE" w:rsidDel="00847702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1170" w:author="Palacherla, Susmitha C (NONUS)" w:date="2018-01-17T13:53:00Z"/>
          <w:rFonts w:ascii="Times New Roman" w:hAnsi="Times New Roman"/>
        </w:rPr>
      </w:pPr>
    </w:p>
    <w:p w:rsidR="00204F34" w:rsidRPr="001D6CCE" w:rsidDel="00847702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1171" w:author="Palacherla, Susmitha C (NONUS)" w:date="2018-01-17T13:53:00Z"/>
          <w:rFonts w:ascii="Times New Roman" w:hAnsi="Times New Roman"/>
        </w:rPr>
      </w:pPr>
    </w:p>
    <w:p w:rsidR="00204F34" w:rsidRPr="001D6CCE" w:rsidDel="00847702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1172" w:author="Palacherla, Susmitha C (NONUS)" w:date="2018-01-17T13:53:00Z"/>
          <w:rFonts w:ascii="Times New Roman" w:hAnsi="Times New Roman"/>
        </w:rPr>
      </w:pPr>
    </w:p>
    <w:p w:rsidR="00807FCA" w:rsidRPr="001D6CCE" w:rsidDel="00847702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del w:id="1173" w:author="Palacherla, Susmitha C (NONUS)" w:date="2018-01-17T13:53:00Z"/>
          <w:rFonts w:ascii="Times New Roman" w:hAnsi="Times New Roman"/>
        </w:rPr>
      </w:pPr>
    </w:p>
    <w:p w:rsidR="001822D4" w:rsidRPr="001D6CCE" w:rsidDel="00847702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1174" w:author="Palacherla, Susmitha C (NONUS)" w:date="2018-01-17T13:53:00Z"/>
          <w:rFonts w:ascii="Times New Roman" w:hAnsi="Times New Roman"/>
        </w:rPr>
      </w:pPr>
    </w:p>
    <w:p w:rsidR="001822D4" w:rsidRPr="001D6CCE" w:rsidDel="00847702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1175" w:author="Palacherla, Susmitha C (NONUS)" w:date="2018-01-17T13:53:00Z"/>
          <w:rFonts w:ascii="Times New Roman" w:hAnsi="Times New Roman"/>
        </w:rPr>
      </w:pPr>
    </w:p>
    <w:p w:rsidR="001822D4" w:rsidRPr="001D6CCE" w:rsidDel="00847702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1176" w:author="Palacherla, Susmitha C (NONUS)" w:date="2018-01-17T13:53:00Z"/>
          <w:rFonts w:ascii="Times New Roman" w:hAnsi="Times New Roman"/>
        </w:rPr>
      </w:pPr>
    </w:p>
    <w:p w:rsidR="001822D4" w:rsidRPr="001D6CCE" w:rsidDel="00847702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1177" w:author="Palacherla, Susmitha C (NONUS)" w:date="2018-01-17T13:53:00Z"/>
          <w:rFonts w:ascii="Times New Roman" w:hAnsi="Times New Roman"/>
        </w:rPr>
      </w:pPr>
    </w:p>
    <w:p w:rsidR="001822D4" w:rsidRPr="001D6CCE" w:rsidDel="00847702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1178" w:author="Palacherla, Susmitha C (NONUS)" w:date="2018-01-17T13:53:00Z"/>
          <w:rFonts w:ascii="Times New Roman" w:hAnsi="Times New Roman"/>
        </w:rPr>
      </w:pPr>
    </w:p>
    <w:p w:rsidR="001822D4" w:rsidRPr="001D6CCE" w:rsidDel="00847702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del w:id="1179" w:author="Palacherla, Susmitha C (NONUS)" w:date="2018-01-17T13:53:00Z"/>
          <w:rFonts w:ascii="Times New Roman" w:hAnsi="Times New Roman"/>
        </w:rPr>
      </w:pPr>
    </w:p>
    <w:p w:rsidR="00BE2E93" w:rsidRPr="001D6CCE" w:rsidRDefault="00BE2E93" w:rsidP="00847702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Content(Event Handlers)</w:t>
      </w:r>
    </w:p>
    <w:p w:rsidR="004D3B66" w:rsidRPr="001D6CCE" w:rsidRDefault="004D3B66" w:rsidP="004A6D60">
      <w:pPr>
        <w:spacing w:after="0"/>
        <w:ind w:left="1080"/>
        <w:rPr>
          <w:rFonts w:ascii="Times New Roman" w:hAnsi="Times New Roman"/>
        </w:rPr>
      </w:pPr>
    </w:p>
    <w:p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Executables: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D03711" w:rsidRPr="001D6CCE">
        <w:rPr>
          <w:rFonts w:ascii="Times New Roman" w:hAnsi="Times New Roman"/>
          <w:color w:val="000000" w:themeColor="text1"/>
        </w:rPr>
        <w:t xml:space="preserve"> </w:t>
      </w:r>
      <w:r w:rsidR="00E44A57" w:rsidRPr="001D6CCE">
        <w:rPr>
          <w:rFonts w:ascii="Times New Roman" w:hAnsi="Times New Roman"/>
        </w:rPr>
        <w:t>_Coaching</w:t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EventHandler</w:t>
      </w:r>
      <w:proofErr w:type="spellEnd"/>
      <w:r w:rsidRPr="001D6CCE">
        <w:rPr>
          <w:rFonts w:ascii="Times New Roman" w:hAnsi="Times New Roman"/>
        </w:rPr>
        <w:t xml:space="preserve">: </w:t>
      </w:r>
      <w:proofErr w:type="spellStart"/>
      <w:r w:rsidRPr="001D6CCE">
        <w:rPr>
          <w:rFonts w:ascii="Times New Roman" w:hAnsi="Times New Roman"/>
        </w:rPr>
        <w:t>OntaskFailed</w:t>
      </w:r>
      <w:proofErr w:type="spellEnd"/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E44A57" w:rsidRPr="001D6CCE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E44A57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72723DE" wp14:editId="3A7EE59F">
            <wp:extent cx="3593592" cy="1847088"/>
            <wp:effectExtent l="0" t="0" r="698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t xml:space="preserve"> </w:t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A8452AE" wp14:editId="7164DB16">
            <wp:extent cx="3493008" cy="12435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5C56093" wp14:editId="2127DE4A">
            <wp:extent cx="3410712" cy="18105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Del="0084770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del w:id="1180" w:author="Palacherla, Susmitha C (NONUS)" w:date="2018-01-17T13:53:00Z"/>
          <w:rFonts w:ascii="Times New Roman" w:hAnsi="Times New Roman"/>
        </w:rPr>
      </w:pPr>
      <w:bookmarkStart w:id="1181" w:name="_Toc503960640"/>
      <w:bookmarkEnd w:id="1181"/>
    </w:p>
    <w:p w:rsidR="0095088D" w:rsidRPr="001D6CCE" w:rsidDel="0084770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del w:id="1182" w:author="Palacherla, Susmitha C (NONUS)" w:date="2018-01-17T13:53:00Z"/>
          <w:rFonts w:ascii="Times New Roman" w:hAnsi="Times New Roman"/>
        </w:rPr>
      </w:pPr>
      <w:bookmarkStart w:id="1183" w:name="_Toc503960641"/>
      <w:bookmarkEnd w:id="1183"/>
    </w:p>
    <w:p w:rsidR="0095088D" w:rsidRPr="001D6CCE" w:rsidDel="0084770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del w:id="1184" w:author="Palacherla, Susmitha C (NONUS)" w:date="2018-01-17T13:53:00Z"/>
          <w:rFonts w:ascii="Times New Roman" w:hAnsi="Times New Roman"/>
        </w:rPr>
      </w:pPr>
      <w:bookmarkStart w:id="1185" w:name="_Toc503960642"/>
      <w:bookmarkEnd w:id="1185"/>
    </w:p>
    <w:p w:rsidR="0095088D" w:rsidRPr="001D6CCE" w:rsidDel="0084770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del w:id="1186" w:author="Palacherla, Susmitha C (NONUS)" w:date="2018-01-17T13:53:00Z"/>
          <w:rFonts w:ascii="Times New Roman" w:hAnsi="Times New Roman"/>
        </w:rPr>
      </w:pPr>
      <w:bookmarkStart w:id="1187" w:name="_Toc503960643"/>
      <w:bookmarkEnd w:id="1187"/>
    </w:p>
    <w:p w:rsidR="0095088D" w:rsidRPr="001D6CCE" w:rsidDel="0084770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del w:id="1188" w:author="Palacherla, Susmitha C (NONUS)" w:date="2018-01-17T13:53:00Z"/>
          <w:rFonts w:ascii="Times New Roman" w:hAnsi="Times New Roman"/>
        </w:rPr>
      </w:pPr>
      <w:bookmarkStart w:id="1189" w:name="_Toc503960644"/>
      <w:bookmarkEnd w:id="1189"/>
    </w:p>
    <w:p w:rsidR="0095088D" w:rsidRPr="001D6CCE" w:rsidDel="0084770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del w:id="1190" w:author="Palacherla, Susmitha C (NONUS)" w:date="2018-01-17T13:53:00Z"/>
          <w:rFonts w:ascii="Times New Roman" w:hAnsi="Times New Roman"/>
        </w:rPr>
      </w:pPr>
      <w:bookmarkStart w:id="1191" w:name="_Toc503960645"/>
      <w:bookmarkEnd w:id="1191"/>
    </w:p>
    <w:p w:rsidR="0095088D" w:rsidRPr="001D6CCE" w:rsidDel="0084770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1192" w:author="Palacherla, Susmitha C (NONUS)" w:date="2018-01-17T13:53:00Z"/>
          <w:rFonts w:ascii="Times New Roman" w:hAnsi="Times New Roman"/>
        </w:rPr>
      </w:pPr>
      <w:bookmarkStart w:id="1193" w:name="_Toc503960646"/>
      <w:bookmarkEnd w:id="1193"/>
    </w:p>
    <w:p w:rsidR="0095088D" w:rsidRPr="001D6CCE" w:rsidDel="0084770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1194" w:author="Palacherla, Susmitha C (NONUS)" w:date="2018-01-17T13:53:00Z"/>
          <w:rFonts w:ascii="Times New Roman" w:hAnsi="Times New Roman"/>
        </w:rPr>
      </w:pPr>
      <w:bookmarkStart w:id="1195" w:name="_Toc503960647"/>
      <w:bookmarkEnd w:id="1195"/>
    </w:p>
    <w:p w:rsidR="0095088D" w:rsidRPr="001D6CCE" w:rsidDel="0084770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del w:id="1196" w:author="Palacherla, Susmitha C (NONUS)" w:date="2018-01-17T13:53:00Z"/>
          <w:rFonts w:ascii="Times New Roman" w:hAnsi="Times New Roman"/>
          <w:noProof/>
        </w:rPr>
      </w:pPr>
      <w:bookmarkStart w:id="1197" w:name="_Toc503960648"/>
      <w:bookmarkEnd w:id="1197"/>
    </w:p>
    <w:p w:rsidR="0095088D" w:rsidRPr="001D6CCE" w:rsidDel="0084770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del w:id="1198" w:author="Palacherla, Susmitha C (NONUS)" w:date="2018-01-17T13:53:00Z"/>
          <w:rFonts w:ascii="Times New Roman" w:hAnsi="Times New Roman"/>
          <w:noProof/>
        </w:rPr>
      </w:pPr>
      <w:bookmarkStart w:id="1199" w:name="_Toc503960649"/>
      <w:bookmarkEnd w:id="1199"/>
    </w:p>
    <w:p w:rsidR="0095088D" w:rsidRPr="001D6CCE" w:rsidDel="0084770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del w:id="1200" w:author="Palacherla, Susmitha C (NONUS)" w:date="2018-01-17T13:53:00Z"/>
          <w:rFonts w:ascii="Times New Roman" w:hAnsi="Times New Roman"/>
          <w:noProof/>
        </w:rPr>
      </w:pPr>
      <w:bookmarkStart w:id="1201" w:name="_Toc503960650"/>
      <w:bookmarkEnd w:id="1201"/>
    </w:p>
    <w:p w:rsidR="0095088D" w:rsidRPr="001D6CCE" w:rsidDel="0084770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del w:id="1202" w:author="Palacherla, Susmitha C (NONUS)" w:date="2018-01-17T13:53:00Z"/>
          <w:rFonts w:ascii="Times New Roman" w:hAnsi="Times New Roman"/>
          <w:noProof/>
        </w:rPr>
      </w:pPr>
      <w:bookmarkStart w:id="1203" w:name="_Toc503960651"/>
      <w:bookmarkEnd w:id="1203"/>
    </w:p>
    <w:p w:rsidR="0095088D" w:rsidRPr="001D6CCE" w:rsidDel="0084770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del w:id="1204" w:author="Palacherla, Susmitha C (NONUS)" w:date="2018-01-17T13:53:00Z"/>
          <w:rFonts w:ascii="Times New Roman" w:hAnsi="Times New Roman"/>
          <w:noProof/>
        </w:rPr>
      </w:pPr>
      <w:bookmarkStart w:id="1205" w:name="_Toc503960652"/>
      <w:bookmarkEnd w:id="1205"/>
    </w:p>
    <w:p w:rsidR="0095088D" w:rsidRPr="001D6CCE" w:rsidDel="0084770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del w:id="1206" w:author="Palacherla, Susmitha C (NONUS)" w:date="2018-01-17T13:53:00Z"/>
          <w:rFonts w:ascii="Times New Roman" w:hAnsi="Times New Roman"/>
          <w:noProof/>
        </w:rPr>
      </w:pPr>
      <w:bookmarkStart w:id="1207" w:name="_Toc503960653"/>
      <w:bookmarkEnd w:id="1207"/>
    </w:p>
    <w:p w:rsidR="0095088D" w:rsidRPr="001D6CCE" w:rsidDel="0084770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del w:id="1208" w:author="Palacherla, Susmitha C (NONUS)" w:date="2018-01-17T13:53:00Z"/>
          <w:rFonts w:ascii="Times New Roman" w:hAnsi="Times New Roman"/>
          <w:noProof/>
        </w:rPr>
      </w:pPr>
      <w:bookmarkStart w:id="1209" w:name="_Toc503960654"/>
      <w:bookmarkEnd w:id="1209"/>
    </w:p>
    <w:p w:rsidR="0095088D" w:rsidRPr="001D6CCE" w:rsidDel="0084770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del w:id="1210" w:author="Palacherla, Susmitha C (NONUS)" w:date="2018-01-17T13:53:00Z"/>
          <w:rFonts w:ascii="Times New Roman" w:hAnsi="Times New Roman"/>
          <w:noProof/>
        </w:rPr>
      </w:pPr>
      <w:bookmarkStart w:id="1211" w:name="_Toc503960655"/>
      <w:bookmarkEnd w:id="1211"/>
    </w:p>
    <w:p w:rsidR="0095088D" w:rsidRPr="001D6CCE" w:rsidDel="0084770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del w:id="1212" w:author="Palacherla, Susmitha C (NONUS)" w:date="2018-01-17T13:53:00Z"/>
          <w:rFonts w:ascii="Times New Roman" w:hAnsi="Times New Roman"/>
          <w:noProof/>
        </w:rPr>
      </w:pPr>
      <w:bookmarkStart w:id="1213" w:name="_Toc503960656"/>
      <w:bookmarkEnd w:id="1213"/>
    </w:p>
    <w:p w:rsidR="002326CC" w:rsidRPr="001D6CCE" w:rsidDel="00847702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del w:id="1214" w:author="Palacherla, Susmitha C (NONUS)" w:date="2018-01-17T13:53:00Z"/>
          <w:rFonts w:ascii="Times New Roman" w:hAnsi="Times New Roman"/>
          <w:noProof/>
        </w:rPr>
      </w:pPr>
      <w:bookmarkStart w:id="1215" w:name="_Toc503960657"/>
      <w:bookmarkEnd w:id="1215"/>
    </w:p>
    <w:p w:rsidR="002326CC" w:rsidRPr="001D6CCE" w:rsidDel="00847702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del w:id="1216" w:author="Palacherla, Susmitha C (NONUS)" w:date="2018-01-17T13:53:00Z"/>
          <w:rFonts w:ascii="Times New Roman" w:hAnsi="Times New Roman"/>
          <w:noProof/>
        </w:rPr>
      </w:pPr>
      <w:bookmarkStart w:id="1217" w:name="_Toc503960658"/>
      <w:bookmarkEnd w:id="1217"/>
    </w:p>
    <w:p w:rsidR="002326CC" w:rsidRPr="001D6CCE" w:rsidDel="00847702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del w:id="1218" w:author="Palacherla, Susmitha C (NONUS)" w:date="2018-01-17T13:53:00Z"/>
          <w:rFonts w:ascii="Times New Roman" w:hAnsi="Times New Roman"/>
          <w:noProof/>
        </w:rPr>
      </w:pPr>
      <w:bookmarkStart w:id="1219" w:name="_Toc503960659"/>
      <w:bookmarkEnd w:id="1219"/>
    </w:p>
    <w:p w:rsidR="002326CC" w:rsidRPr="001D6CCE" w:rsidDel="00847702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del w:id="1220" w:author="Palacherla, Susmitha C (NONUS)" w:date="2018-01-17T13:53:00Z"/>
          <w:rFonts w:ascii="Times New Roman" w:hAnsi="Times New Roman"/>
          <w:noProof/>
        </w:rPr>
      </w:pPr>
      <w:bookmarkStart w:id="1221" w:name="_Toc503960660"/>
      <w:bookmarkEnd w:id="1221"/>
    </w:p>
    <w:p w:rsidR="002326CC" w:rsidRPr="001D6CCE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222" w:name="_Toc503960661"/>
      <w:r w:rsidRPr="001D6CCE">
        <w:rPr>
          <w:rFonts w:ascii="Times New Roman" w:hAnsi="Times New Roman" w:cs="Times New Roman"/>
          <w:color w:val="auto"/>
        </w:rPr>
        <w:t>Tables</w:t>
      </w:r>
      <w:bookmarkEnd w:id="1222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1D6CCE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records during the insert into </w:t>
            </w:r>
            <w:proofErr w:type="spellStart"/>
            <w:r w:rsidRPr="001D6CCE">
              <w:rPr>
                <w:rFonts w:ascii="Times New Roman" w:hAnsi="Times New Roman"/>
              </w:rPr>
              <w:t>Coaching_Log</w:t>
            </w:r>
            <w:proofErr w:type="spellEnd"/>
            <w:r w:rsidRPr="001D6CCE">
              <w:rPr>
                <w:rFonts w:ascii="Times New Roman" w:hAnsi="Times New Roman"/>
              </w:rPr>
              <w:t xml:space="preserve"> table.</w:t>
            </w: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records during the insert into </w:t>
            </w:r>
            <w:proofErr w:type="spellStart"/>
            <w:r w:rsidRPr="001D6CCE">
              <w:rPr>
                <w:rFonts w:ascii="Times New Roman" w:hAnsi="Times New Roman"/>
              </w:rPr>
              <w:t>Coaching_Log</w:t>
            </w:r>
            <w:proofErr w:type="spellEnd"/>
            <w:r w:rsidRPr="001D6CCE">
              <w:rPr>
                <w:rFonts w:ascii="Times New Roman" w:hAnsi="Times New Roman"/>
              </w:rPr>
              <w:t xml:space="preserve"> table. Logs are rejected when an incoming Lan ID does not exist in the </w:t>
            </w:r>
            <w:proofErr w:type="spellStart"/>
            <w:r w:rsidRPr="001D6CCE">
              <w:rPr>
                <w:rFonts w:ascii="Times New Roman" w:hAnsi="Times New Roman"/>
              </w:rPr>
              <w:t>Employee_Hierarchy</w:t>
            </w:r>
            <w:proofErr w:type="spellEnd"/>
            <w:r w:rsidRPr="001D6CCE">
              <w:rPr>
                <w:rFonts w:ascii="Times New Roman" w:hAnsi="Times New Roman"/>
              </w:rPr>
              <w:t xml:space="preserve"> table.</w:t>
            </w: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file names and Load dates.</w:t>
            </w:r>
          </w:p>
        </w:tc>
      </w:tr>
    </w:tbl>
    <w:p w:rsidR="002326CC" w:rsidRPr="001D6CCE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>Table structure and details  in document: eCoaching_Database_DD.docx</w:t>
      </w:r>
    </w:p>
    <w:p w:rsidR="002326CC" w:rsidRPr="001D6CCE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5E5CD7" w:rsidRPr="001D6CCE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223" w:name="_Toc503960662"/>
      <w:r w:rsidRPr="001D6CCE">
        <w:rPr>
          <w:rFonts w:ascii="Times New Roman" w:hAnsi="Times New Roman" w:cs="Times New Roman"/>
          <w:color w:val="auto"/>
        </w:rPr>
        <w:t>Procedures</w:t>
      </w:r>
      <w:bookmarkEnd w:id="1223"/>
      <w:r w:rsidRPr="001D6CCE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1D6CCE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  <w:p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Pr="001D6CCE" w:rsidRDefault="004D62E8" w:rsidP="0095088D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1D6CCE">
              <w:rPr>
                <w:rFonts w:ascii="Times New Roman" w:hAnsi="Times New Roman"/>
                <w:color w:val="000000"/>
              </w:rPr>
              <w:t>sp_InsertInto_Coaching_Log_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Load: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Data</w:t>
            </w:r>
          </w:p>
        </w:tc>
      </w:tr>
      <w:tr w:rsidR="00847702" w:rsidRPr="001D6CCE" w:rsidTr="00A71CC9">
        <w:trPr>
          <w:trHeight w:val="279"/>
          <w:jc w:val="center"/>
          <w:ins w:id="1224" w:author="Palacherla, Susmitha C (NONUS)" w:date="2018-01-17T13:53:00Z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47702" w:rsidRPr="001D6CCE" w:rsidRDefault="00847702" w:rsidP="00A71CC9">
            <w:pPr>
              <w:keepNext/>
              <w:keepLines/>
              <w:spacing w:line="240" w:lineRule="auto"/>
              <w:rPr>
                <w:ins w:id="1225" w:author="Palacherla, Susmitha C (NONUS)" w:date="2018-01-17T13:53:00Z"/>
                <w:rFonts w:ascii="Times New Roman" w:hAnsi="Times New Roman"/>
              </w:rPr>
            </w:pPr>
            <w:ins w:id="1226" w:author="Palacherla, Susmitha C (NONUS)" w:date="2018-01-17T13:53:00Z">
              <w:r>
                <w:rPr>
                  <w:rFonts w:ascii="Times New Roman" w:hAnsi="Times New Roman"/>
                </w:rPr>
                <w:t>2.</w:t>
              </w:r>
            </w:ins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47702" w:rsidRPr="001D6CCE" w:rsidRDefault="00847702" w:rsidP="0095088D">
            <w:pPr>
              <w:rPr>
                <w:ins w:id="1227" w:author="Palacherla, Susmitha C (NONUS)" w:date="2018-01-17T13:53:00Z"/>
                <w:rFonts w:ascii="Times New Roman" w:hAnsi="Times New Roman"/>
                <w:color w:val="000000"/>
              </w:rPr>
            </w:pPr>
            <w:ins w:id="1228" w:author="Palacherla, Susmitha C (NONUS)" w:date="2018-01-17T13:54:00Z">
              <w:r w:rsidRPr="00335AE2">
                <w:rPr>
                  <w:rFonts w:ascii="Times New Roman" w:hAnsi="Times New Roman"/>
                </w:rPr>
                <w:t>sp_Update_Quality_Other_Coaching_Stage</w:t>
              </w:r>
            </w:ins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47702" w:rsidRPr="001D6CCE" w:rsidRDefault="00847702" w:rsidP="0095088D">
            <w:pPr>
              <w:spacing w:line="240" w:lineRule="auto"/>
              <w:rPr>
                <w:ins w:id="1229" w:author="Palacherla, Susmitha C (NONUS)" w:date="2018-01-17T13:53:00Z"/>
                <w:rFonts w:ascii="Times New Roman" w:hAnsi="Times New Roman"/>
              </w:rPr>
            </w:pPr>
            <w:ins w:id="1230" w:author="Palacherla, Susmitha C (NONUS)" w:date="2018-01-17T13:53:00Z">
              <w:r w:rsidRPr="00847702">
                <w:rPr>
                  <w:rFonts w:ascii="Times New Roman" w:hAnsi="Times New Roman"/>
                </w:rPr>
                <w:t xml:space="preserve">Load: </w:t>
              </w:r>
              <w:proofErr w:type="spellStart"/>
              <w:r w:rsidRPr="00847702">
                <w:rPr>
                  <w:rFonts w:ascii="Times New Roman" w:hAnsi="Times New Roman"/>
                </w:rPr>
                <w:t>Quality_Other</w:t>
              </w:r>
              <w:proofErr w:type="spellEnd"/>
              <w:r w:rsidRPr="00847702">
                <w:rPr>
                  <w:rFonts w:ascii="Times New Roman" w:hAnsi="Times New Roman"/>
                </w:rPr>
                <w:t xml:space="preserve"> Data</w:t>
              </w:r>
            </w:ins>
          </w:p>
        </w:tc>
      </w:tr>
    </w:tbl>
    <w:p w:rsidR="008A093F" w:rsidRPr="001D6CCE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231" w:name="_Toc503960663"/>
      <w:r w:rsidRPr="001D6CCE">
        <w:rPr>
          <w:rFonts w:ascii="Times New Roman" w:hAnsi="Times New Roman" w:cs="Times New Roman"/>
          <w:color w:val="auto"/>
        </w:rPr>
        <w:t>Funct</w:t>
      </w:r>
      <w:bookmarkStart w:id="1232" w:name="_GoBack"/>
      <w:bookmarkEnd w:id="1232"/>
      <w:r w:rsidRPr="001D6CCE">
        <w:rPr>
          <w:rFonts w:ascii="Times New Roman" w:hAnsi="Times New Roman" w:cs="Times New Roman"/>
          <w:color w:val="auto"/>
        </w:rPr>
        <w:t>ions</w:t>
      </w:r>
      <w:bookmarkEnd w:id="123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1D6CCE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1D6CCE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1D6CCE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Pr="001D6CCE" w:rsidRDefault="008A093F" w:rsidP="007C682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Pr="001D6CCE" w:rsidRDefault="008A093F" w:rsidP="007C6827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8710A" w:rsidRPr="001D6CCE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footerReference w:type="default" r:id="rId83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5420" w:rsidRDefault="00425420" w:rsidP="009F2A51">
      <w:pPr>
        <w:spacing w:after="0" w:line="240" w:lineRule="auto"/>
      </w:pPr>
      <w:r>
        <w:separator/>
      </w:r>
    </w:p>
  </w:endnote>
  <w:endnote w:type="continuationSeparator" w:id="0">
    <w:p w:rsidR="00425420" w:rsidRDefault="00425420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3A7B" w:rsidRDefault="005C3A7B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5C3A7B" w:rsidRDefault="005C3A7B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1/17/18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5C3A7B" w:rsidRDefault="005C3A7B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5C3A7B" w:rsidRDefault="005C3A7B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CC484A">
      <w:rPr>
        <w:rStyle w:val="PageNumber"/>
        <w:noProof/>
        <w:sz w:val="18"/>
      </w:rPr>
      <w:t>34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5420" w:rsidRDefault="00425420" w:rsidP="009F2A51">
      <w:pPr>
        <w:spacing w:after="0" w:line="240" w:lineRule="auto"/>
      </w:pPr>
      <w:r>
        <w:separator/>
      </w:r>
    </w:p>
  </w:footnote>
  <w:footnote w:type="continuationSeparator" w:id="0">
    <w:p w:rsidR="00425420" w:rsidRDefault="00425420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26BFB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9A15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1A3342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 w15:restartNumberingAfterBreak="0">
    <w:nsid w:val="212135E6"/>
    <w:multiLevelType w:val="hybridMultilevel"/>
    <w:tmpl w:val="F12CCC20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C5F669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C914879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8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E7D5FC8"/>
    <w:multiLevelType w:val="hybridMultilevel"/>
    <w:tmpl w:val="B290AD44"/>
    <w:lvl w:ilvl="0" w:tplc="0409000F">
      <w:start w:val="1"/>
      <w:numFmt w:val="decimal"/>
      <w:lvlText w:val="%1."/>
      <w:lvlJc w:val="left"/>
      <w:pPr>
        <w:ind w:left="996" w:hanging="360"/>
      </w:p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20" w15:restartNumberingAfterBreak="0">
    <w:nsid w:val="4F203B75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10E2DE4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49F65D1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7C31F2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CF07D48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6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F777238"/>
    <w:multiLevelType w:val="hybridMultilevel"/>
    <w:tmpl w:val="8B28E93A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87B4D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8C61D20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A682EF6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23"/>
  </w:num>
  <w:num w:numId="3">
    <w:abstractNumId w:val="7"/>
  </w:num>
  <w:num w:numId="4">
    <w:abstractNumId w:val="17"/>
  </w:num>
  <w:num w:numId="5">
    <w:abstractNumId w:val="14"/>
  </w:num>
  <w:num w:numId="6">
    <w:abstractNumId w:val="36"/>
  </w:num>
  <w:num w:numId="7">
    <w:abstractNumId w:val="35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2"/>
  </w:num>
  <w:num w:numId="11">
    <w:abstractNumId w:val="11"/>
  </w:num>
  <w:num w:numId="12">
    <w:abstractNumId w:val="31"/>
  </w:num>
  <w:num w:numId="13">
    <w:abstractNumId w:val="2"/>
  </w:num>
  <w:num w:numId="14">
    <w:abstractNumId w:val="18"/>
  </w:num>
  <w:num w:numId="15">
    <w:abstractNumId w:val="28"/>
  </w:num>
  <w:num w:numId="16">
    <w:abstractNumId w:val="15"/>
  </w:num>
  <w:num w:numId="17">
    <w:abstractNumId w:val="21"/>
  </w:num>
  <w:num w:numId="18">
    <w:abstractNumId w:val="10"/>
  </w:num>
  <w:num w:numId="19">
    <w:abstractNumId w:val="4"/>
  </w:num>
  <w:num w:numId="20">
    <w:abstractNumId w:val="30"/>
  </w:num>
  <w:num w:numId="21">
    <w:abstractNumId w:val="26"/>
  </w:num>
  <w:num w:numId="22">
    <w:abstractNumId w:val="9"/>
  </w:num>
  <w:num w:numId="23">
    <w:abstractNumId w:val="29"/>
  </w:num>
  <w:num w:numId="24">
    <w:abstractNumId w:val="24"/>
  </w:num>
  <w:num w:numId="25">
    <w:abstractNumId w:val="16"/>
  </w:num>
  <w:num w:numId="26">
    <w:abstractNumId w:val="13"/>
  </w:num>
  <w:num w:numId="27">
    <w:abstractNumId w:val="0"/>
  </w:num>
  <w:num w:numId="28">
    <w:abstractNumId w:val="37"/>
  </w:num>
  <w:num w:numId="29">
    <w:abstractNumId w:val="27"/>
  </w:num>
  <w:num w:numId="30">
    <w:abstractNumId w:val="12"/>
  </w:num>
  <w:num w:numId="31">
    <w:abstractNumId w:val="33"/>
  </w:num>
  <w:num w:numId="32">
    <w:abstractNumId w:val="25"/>
  </w:num>
  <w:num w:numId="33">
    <w:abstractNumId w:val="8"/>
  </w:num>
  <w:num w:numId="34">
    <w:abstractNumId w:val="20"/>
  </w:num>
  <w:num w:numId="35">
    <w:abstractNumId w:val="40"/>
  </w:num>
  <w:num w:numId="36">
    <w:abstractNumId w:val="19"/>
  </w:num>
  <w:num w:numId="37">
    <w:abstractNumId w:val="1"/>
  </w:num>
  <w:num w:numId="38">
    <w:abstractNumId w:val="38"/>
  </w:num>
  <w:num w:numId="39">
    <w:abstractNumId w:val="39"/>
  </w:num>
  <w:num w:numId="40">
    <w:abstractNumId w:val="34"/>
  </w:num>
  <w:num w:numId="41">
    <w:abstractNumId w:val="6"/>
  </w:num>
  <w:num w:numId="42">
    <w:abstractNumId w:val="3"/>
  </w:num>
  <w:num w:numId="43">
    <w:abstractNumId w:val="5"/>
  </w:num>
  <w:num w:numId="44">
    <w:abstractNumId w:val="41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4360A"/>
    <w:rsid w:val="00060E62"/>
    <w:rsid w:val="00096C08"/>
    <w:rsid w:val="000B4963"/>
    <w:rsid w:val="000B5EF7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D6CCE"/>
    <w:rsid w:val="001E1452"/>
    <w:rsid w:val="001F3C08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5D3B"/>
    <w:rsid w:val="002D6FA4"/>
    <w:rsid w:val="002F47D9"/>
    <w:rsid w:val="002F5746"/>
    <w:rsid w:val="002F6E4C"/>
    <w:rsid w:val="003011AB"/>
    <w:rsid w:val="00304EEA"/>
    <w:rsid w:val="00320E41"/>
    <w:rsid w:val="00323C43"/>
    <w:rsid w:val="00327B1D"/>
    <w:rsid w:val="00335AE2"/>
    <w:rsid w:val="003376CE"/>
    <w:rsid w:val="00350946"/>
    <w:rsid w:val="00360E8C"/>
    <w:rsid w:val="00360EAA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25420"/>
    <w:rsid w:val="00446391"/>
    <w:rsid w:val="00452D84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22634"/>
    <w:rsid w:val="0053330A"/>
    <w:rsid w:val="00552E74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3A7B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04A5"/>
    <w:rsid w:val="006633D7"/>
    <w:rsid w:val="00681BE6"/>
    <w:rsid w:val="006913F0"/>
    <w:rsid w:val="0069149F"/>
    <w:rsid w:val="00695E80"/>
    <w:rsid w:val="00697CD5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559"/>
    <w:rsid w:val="007F0FE6"/>
    <w:rsid w:val="007F36E6"/>
    <w:rsid w:val="00807FCA"/>
    <w:rsid w:val="008212C1"/>
    <w:rsid w:val="00822AAD"/>
    <w:rsid w:val="00835C80"/>
    <w:rsid w:val="00836621"/>
    <w:rsid w:val="0084218D"/>
    <w:rsid w:val="00843A3C"/>
    <w:rsid w:val="00845964"/>
    <w:rsid w:val="00847702"/>
    <w:rsid w:val="008576A7"/>
    <w:rsid w:val="00860DD5"/>
    <w:rsid w:val="008705BE"/>
    <w:rsid w:val="008718E7"/>
    <w:rsid w:val="00876FE2"/>
    <w:rsid w:val="00881025"/>
    <w:rsid w:val="00894FF0"/>
    <w:rsid w:val="008A093F"/>
    <w:rsid w:val="008C2FA7"/>
    <w:rsid w:val="008C584B"/>
    <w:rsid w:val="008D184D"/>
    <w:rsid w:val="008E35AA"/>
    <w:rsid w:val="0091231B"/>
    <w:rsid w:val="009152BD"/>
    <w:rsid w:val="009212E2"/>
    <w:rsid w:val="00926339"/>
    <w:rsid w:val="00932115"/>
    <w:rsid w:val="009330C3"/>
    <w:rsid w:val="00934089"/>
    <w:rsid w:val="0094076B"/>
    <w:rsid w:val="00946573"/>
    <w:rsid w:val="0095088D"/>
    <w:rsid w:val="00950B2C"/>
    <w:rsid w:val="009773E7"/>
    <w:rsid w:val="0098031D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B05B0D"/>
    <w:rsid w:val="00B148DC"/>
    <w:rsid w:val="00B15619"/>
    <w:rsid w:val="00B17252"/>
    <w:rsid w:val="00B307B1"/>
    <w:rsid w:val="00B41F6B"/>
    <w:rsid w:val="00B4614B"/>
    <w:rsid w:val="00B63D5F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484A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15772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file:///\\F3420-ECLDBP01\ssis\Coaching\Packages\Quality_Other%20_Coaching.dts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file:///\\F3420-ECLDBD01\data\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file:///\\F3420-ECLDBT01\data\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6E0593-AD23-461A-8182-4B8DC1D01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34</Pages>
  <Words>3418</Words>
  <Characters>19488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22861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35</cp:revision>
  <dcterms:created xsi:type="dcterms:W3CDTF">2016-04-12T19:32:00Z</dcterms:created>
  <dcterms:modified xsi:type="dcterms:W3CDTF">2018-01-17T18:55:00Z</dcterms:modified>
</cp:coreProperties>
</file>