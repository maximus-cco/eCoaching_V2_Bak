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81AA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AF82FC6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E4D90AD" w14:textId="77777777"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40B41D35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8D1445B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6F38498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D6A6EAD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724D590" w14:textId="77777777" w:rsidR="009F2A51" w:rsidRPr="002431EB" w:rsidRDefault="009F2A51" w:rsidP="009F2A51">
      <w:pPr>
        <w:ind w:right="-270"/>
        <w:jc w:val="center"/>
      </w:pPr>
    </w:p>
    <w:p w14:paraId="3B21D2AC" w14:textId="5034419F" w:rsidR="001B4454" w:rsidRPr="001D6CCE" w:rsidRDefault="001B4454" w:rsidP="00C82F07">
      <w:pPr>
        <w:pStyle w:val="BodyText"/>
        <w:spacing w:before="240" w:after="60"/>
        <w:ind w:left="1440" w:firstLine="720"/>
        <w:rPr>
          <w:b/>
          <w:sz w:val="32"/>
          <w:szCs w:val="32"/>
        </w:rPr>
      </w:pP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14:paraId="1B9BF6C4" w14:textId="77777777"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14:paraId="49566E5B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3D478E5" w14:textId="77777777" w:rsidR="009F2A51" w:rsidRPr="002431EB" w:rsidRDefault="009F2A51" w:rsidP="009F2A51">
      <w:pPr>
        <w:ind w:right="-270"/>
      </w:pPr>
    </w:p>
    <w:p w14:paraId="592EA8E1" w14:textId="77777777"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14:paraId="5BB42473" w14:textId="77777777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11A8B6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6823A51" w14:textId="77777777"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D03F3FE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C82F07" w:rsidRPr="00D37C04" w14:paraId="0824E504" w14:textId="77777777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E72D11" w14:textId="3FB6BAF2" w:rsidR="00C82F07" w:rsidRPr="00C82F07" w:rsidRDefault="00C82F07" w:rsidP="00C82F07">
            <w:pPr>
              <w:ind w:left="-12" w:right="-270"/>
              <w:jc w:val="center"/>
              <w:rPr>
                <w:rFonts w:ascii="Times New Roman" w:hAnsi="Times New Roman"/>
              </w:rPr>
            </w:pPr>
            <w:ins w:id="0" w:author="Palacherla, Susmitha C" w:date="2021-04-19T18:21:00Z">
              <w:r>
                <w:rPr>
                  <w:rFonts w:ascii="Times New Roman" w:hAnsi="Times New Roman"/>
                </w:rPr>
                <w:t>4/19/2021</w:t>
              </w:r>
            </w:ins>
            <w:del w:id="1" w:author="Palacherla, Susmitha C" w:date="2021-04-19T18:21:00Z">
              <w:r w:rsidRPr="00C82F07" w:rsidDel="00AF1689">
                <w:rPr>
                  <w:rFonts w:ascii="Times New Roman" w:hAnsi="Times New Roman"/>
                </w:rPr>
                <w:delText>7/31/2020</w:delText>
              </w:r>
            </w:del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7B89E1F" w14:textId="77777777" w:rsidR="00C82F07" w:rsidRPr="00C82F07" w:rsidRDefault="00C82F07" w:rsidP="00C82F07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096E6E7" w14:textId="79A37616" w:rsidR="00C82F07" w:rsidRPr="00C82F07" w:rsidRDefault="00C82F07" w:rsidP="00C82F07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1-04-19T18:21:00Z">
              <w:r w:rsidRPr="000E2E23">
                <w:rPr>
                  <w:rFonts w:ascii="Times New Roman" w:hAnsi="Times New Roman"/>
                  <w:sz w:val="24"/>
                </w:rPr>
                <w:t>TFS 20677 -  AD island to AD AWS environment changes</w:t>
              </w:r>
              <w:r>
                <w:rPr>
                  <w:rFonts w:ascii="Times New Roman" w:hAnsi="Times New Roman"/>
                  <w:sz w:val="24"/>
                </w:rPr>
                <w:t>.</w:t>
              </w:r>
            </w:ins>
            <w:del w:id="3" w:author="Palacherla, Susmitha C" w:date="2021-04-19T18:21:00Z">
              <w:r w:rsidRPr="00C82F07" w:rsidDel="00AF1689">
                <w:rPr>
                  <w:rFonts w:ascii="Times New Roman" w:hAnsi="Times New Roman"/>
                </w:rPr>
                <w:delText xml:space="preserve">TFS 17716 - Removed company specific references </w:delText>
              </w:r>
            </w:del>
          </w:p>
        </w:tc>
      </w:tr>
    </w:tbl>
    <w:p w14:paraId="0A728DAB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7B189F9" w14:textId="77777777"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7A6CABBF" wp14:editId="3605B4ED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3FAA95D" wp14:editId="1240104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14:paraId="2106FFC8" w14:textId="77777777"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248F6BD5" w14:textId="77777777"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14:paraId="2D288B7E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EBD562D" wp14:editId="009FC2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77C34B2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303F48A6" w14:textId="77777777"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14:paraId="06D2DDBA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14:paraId="538A2F22" w14:textId="77777777" w:rsidTr="00B63D5F">
        <w:trPr>
          <w:tblHeader/>
        </w:trPr>
        <w:tc>
          <w:tcPr>
            <w:tcW w:w="1440" w:type="dxa"/>
            <w:shd w:val="solid" w:color="auto" w:fill="000000"/>
          </w:tcPr>
          <w:p w14:paraId="6290DEBE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ABE0560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6E1125D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14:paraId="23F3FF5E" w14:textId="77777777" w:rsidTr="00B63D5F">
        <w:tc>
          <w:tcPr>
            <w:tcW w:w="1440" w:type="dxa"/>
          </w:tcPr>
          <w:p w14:paraId="773F11C7" w14:textId="77777777"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14:paraId="4999E4BF" w14:textId="77777777"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14:paraId="2FE94B21" w14:textId="77777777"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94BBA52" w14:textId="77777777" w:rsidTr="00B63D5F">
        <w:tc>
          <w:tcPr>
            <w:tcW w:w="1440" w:type="dxa"/>
          </w:tcPr>
          <w:p w14:paraId="62986C79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14:paraId="0C86480F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14:paraId="168722B8" w14:textId="77777777"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3D71CC2" w14:textId="77777777" w:rsidTr="00B63D5F">
        <w:tc>
          <w:tcPr>
            <w:tcW w:w="1440" w:type="dxa"/>
          </w:tcPr>
          <w:p w14:paraId="4937AE96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14:paraId="78317F50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14:paraId="1DEE2390" w14:textId="77777777"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1CF0FB15" w14:textId="77777777" w:rsidTr="00B63D5F">
        <w:tc>
          <w:tcPr>
            <w:tcW w:w="1440" w:type="dxa"/>
          </w:tcPr>
          <w:p w14:paraId="7E772952" w14:textId="77777777"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14:paraId="3C792FBE" w14:textId="77777777"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14:paraId="102956BB" w14:textId="77777777"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14:paraId="7302C380" w14:textId="77777777" w:rsidTr="00B63D5F">
        <w:tc>
          <w:tcPr>
            <w:tcW w:w="1440" w:type="dxa"/>
          </w:tcPr>
          <w:p w14:paraId="63DD227A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14:paraId="358097F5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14:paraId="21527297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44E65B72" w14:textId="77777777" w:rsidTr="00B63D5F">
        <w:tc>
          <w:tcPr>
            <w:tcW w:w="1440" w:type="dxa"/>
          </w:tcPr>
          <w:p w14:paraId="4C12EBA0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14:paraId="0CE64925" w14:textId="77777777"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14:paraId="7990D91E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14:paraId="1954305E" w14:textId="77777777" w:rsidTr="00B63D5F">
        <w:tc>
          <w:tcPr>
            <w:tcW w:w="1440" w:type="dxa"/>
          </w:tcPr>
          <w:p w14:paraId="544EEE84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14:paraId="73213071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14:paraId="5B4C4DDE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14:paraId="22261542" w14:textId="77777777" w:rsidTr="00B63D5F">
        <w:tc>
          <w:tcPr>
            <w:tcW w:w="1440" w:type="dxa"/>
          </w:tcPr>
          <w:p w14:paraId="4DD03D25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14:paraId="48C69AB8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14:paraId="062A5C5D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14:paraId="35AE06EB" w14:textId="77777777" w:rsidTr="00B63D5F">
        <w:tc>
          <w:tcPr>
            <w:tcW w:w="1440" w:type="dxa"/>
          </w:tcPr>
          <w:p w14:paraId="2A0A44A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14:paraId="66F916B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14:paraId="7CE9F020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14:paraId="107FC556" w14:textId="77777777" w:rsidTr="00B63D5F">
        <w:tc>
          <w:tcPr>
            <w:tcW w:w="1440" w:type="dxa"/>
          </w:tcPr>
          <w:p w14:paraId="704C329F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14:paraId="363EE204" w14:textId="77777777"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14:paraId="25718ECB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14:paraId="27361192" w14:textId="77777777" w:rsidTr="00B63D5F">
        <w:tc>
          <w:tcPr>
            <w:tcW w:w="1440" w:type="dxa"/>
          </w:tcPr>
          <w:p w14:paraId="10C22194" w14:textId="77777777"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14:paraId="028EDA20" w14:textId="77777777"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>TFS 15465 - eCoaching - London Alternate Channel Bingo logs</w:t>
            </w:r>
          </w:p>
        </w:tc>
        <w:tc>
          <w:tcPr>
            <w:tcW w:w="2790" w:type="dxa"/>
          </w:tcPr>
          <w:p w14:paraId="3D52A94F" w14:textId="77777777"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Susmitha Palacherla</w:t>
            </w:r>
          </w:p>
        </w:tc>
      </w:tr>
      <w:tr w:rsidR="003616C2" w:rsidRPr="001D6CCE" w14:paraId="619E020E" w14:textId="77777777" w:rsidTr="00B63D5F">
        <w:tc>
          <w:tcPr>
            <w:tcW w:w="1440" w:type="dxa"/>
          </w:tcPr>
          <w:p w14:paraId="604CDEA9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14:paraId="0006E452" w14:textId="0B6036DD"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14:paraId="2371D8FC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>Susmitha Palacherla</w:t>
            </w:r>
          </w:p>
        </w:tc>
      </w:tr>
      <w:tr w:rsidR="00B27E8F" w:rsidRPr="001D6CCE" w14:paraId="3E241531" w14:textId="77777777" w:rsidTr="00B63D5F">
        <w:trPr>
          <w:ins w:id="4" w:author="Palacherla, Susmitha C" w:date="2021-04-19T18:39:00Z"/>
        </w:trPr>
        <w:tc>
          <w:tcPr>
            <w:tcW w:w="1440" w:type="dxa"/>
          </w:tcPr>
          <w:p w14:paraId="41F2C794" w14:textId="66E76AF8" w:rsidR="00B27E8F" w:rsidRDefault="00B27E8F" w:rsidP="00B27E8F">
            <w:pPr>
              <w:pStyle w:val="hdr1"/>
              <w:ind w:left="0"/>
              <w:jc w:val="left"/>
              <w:rPr>
                <w:ins w:id="5" w:author="Palacherla, Susmitha C" w:date="2021-04-19T18:39:00Z"/>
                <w:sz w:val="22"/>
                <w:szCs w:val="22"/>
              </w:rPr>
            </w:pPr>
            <w:ins w:id="6" w:author="Palacherla, Susmitha C" w:date="2021-04-19T18:39:00Z">
              <w:r>
                <w:t>4/19/2021</w:t>
              </w:r>
            </w:ins>
          </w:p>
        </w:tc>
        <w:tc>
          <w:tcPr>
            <w:tcW w:w="5238" w:type="dxa"/>
          </w:tcPr>
          <w:p w14:paraId="19DF6351" w14:textId="56FFACD2" w:rsidR="00B27E8F" w:rsidRPr="00C82F07" w:rsidRDefault="00B27E8F" w:rsidP="00B27E8F">
            <w:pPr>
              <w:pStyle w:val="hdr1"/>
              <w:ind w:left="0"/>
              <w:rPr>
                <w:ins w:id="7" w:author="Palacherla, Susmitha C" w:date="2021-04-19T18:39:00Z"/>
                <w:sz w:val="22"/>
                <w:szCs w:val="22"/>
              </w:rPr>
            </w:pPr>
            <w:ins w:id="8" w:author="Palacherla, Susmitha C" w:date="2021-04-19T18:39:00Z">
              <w:r>
                <w:t>TFS 20677 -  AD island to AD AWS environment changes</w:t>
              </w:r>
            </w:ins>
          </w:p>
        </w:tc>
        <w:tc>
          <w:tcPr>
            <w:tcW w:w="2790" w:type="dxa"/>
          </w:tcPr>
          <w:p w14:paraId="29F1D924" w14:textId="2995D061" w:rsidR="00B27E8F" w:rsidRPr="00C82F07" w:rsidRDefault="00B27E8F" w:rsidP="00B27E8F">
            <w:pPr>
              <w:pStyle w:val="hdr1"/>
              <w:ind w:left="0"/>
              <w:jc w:val="left"/>
              <w:rPr>
                <w:ins w:id="9" w:author="Palacherla, Susmitha C" w:date="2021-04-19T18:39:00Z"/>
                <w:sz w:val="22"/>
                <w:szCs w:val="22"/>
              </w:rPr>
            </w:pPr>
            <w:ins w:id="10" w:author="Palacherla, Susmitha C" w:date="2021-04-19T18:39:00Z">
              <w:r w:rsidRPr="00585627">
                <w:t>Susmitha Palacherla</w:t>
              </w:r>
            </w:ins>
          </w:p>
        </w:tc>
      </w:tr>
      <w:tr w:rsidR="00966EF6" w:rsidRPr="001D6CCE" w14:paraId="286BA796" w14:textId="77777777" w:rsidTr="00B63D5F">
        <w:trPr>
          <w:ins w:id="11" w:author="Palacherla, Susmitha C" w:date="2021-06-24T11:44:00Z"/>
        </w:trPr>
        <w:tc>
          <w:tcPr>
            <w:tcW w:w="1440" w:type="dxa"/>
          </w:tcPr>
          <w:p w14:paraId="3EC3B1D3" w14:textId="695A088E" w:rsidR="00966EF6" w:rsidRDefault="00966EF6" w:rsidP="00966EF6">
            <w:pPr>
              <w:pStyle w:val="hdr1"/>
              <w:ind w:left="0"/>
              <w:jc w:val="left"/>
              <w:rPr>
                <w:ins w:id="12" w:author="Palacherla, Susmitha C" w:date="2021-06-24T11:44:00Z"/>
              </w:rPr>
            </w:pPr>
            <w:ins w:id="13" w:author="Palacherla, Susmitha C" w:date="2021-06-24T11:44:00Z">
              <w:r>
                <w:t>6/24/2021</w:t>
              </w:r>
            </w:ins>
          </w:p>
        </w:tc>
        <w:tc>
          <w:tcPr>
            <w:tcW w:w="5238" w:type="dxa"/>
          </w:tcPr>
          <w:p w14:paraId="7489CD48" w14:textId="3E0723F3" w:rsidR="00966EF6" w:rsidRDefault="00966EF6" w:rsidP="00966EF6">
            <w:pPr>
              <w:pStyle w:val="hdr1"/>
              <w:ind w:left="0"/>
              <w:rPr>
                <w:ins w:id="14" w:author="Palacherla, Susmitha C" w:date="2021-06-24T11:44:00Z"/>
              </w:rPr>
            </w:pPr>
            <w:ins w:id="15" w:author="Palacherla, Susmitha C" w:date="2021-06-24T11:44:00Z">
              <w:r w:rsidRPr="00942FDD">
                <w:t xml:space="preserve">TFS 21796 - change email server from </w:t>
              </w:r>
              <w:proofErr w:type="spellStart"/>
              <w:r w:rsidRPr="00942FDD">
                <w:t>ironport</w:t>
              </w:r>
              <w:proofErr w:type="spellEnd"/>
              <w:r w:rsidRPr="00942FDD">
                <w:t xml:space="preserve"> to </w:t>
              </w:r>
              <w:proofErr w:type="spellStart"/>
              <w:r w:rsidRPr="00942FDD">
                <w:t>maxcorp</w:t>
              </w:r>
              <w:proofErr w:type="spellEnd"/>
            </w:ins>
          </w:p>
        </w:tc>
        <w:tc>
          <w:tcPr>
            <w:tcW w:w="2790" w:type="dxa"/>
          </w:tcPr>
          <w:p w14:paraId="659536FE" w14:textId="32FAFE7D" w:rsidR="00966EF6" w:rsidRPr="00585627" w:rsidRDefault="00966EF6" w:rsidP="00966EF6">
            <w:pPr>
              <w:pStyle w:val="hdr1"/>
              <w:ind w:left="0"/>
              <w:jc w:val="left"/>
              <w:rPr>
                <w:ins w:id="16" w:author="Palacherla, Susmitha C" w:date="2021-06-24T11:44:00Z"/>
              </w:rPr>
            </w:pPr>
            <w:ins w:id="17" w:author="Palacherla, Susmitha C" w:date="2021-06-24T11:44:00Z">
              <w:r w:rsidRPr="00585627">
                <w:t>Susmitha Palacherla</w:t>
              </w:r>
            </w:ins>
          </w:p>
        </w:tc>
      </w:tr>
    </w:tbl>
    <w:p w14:paraId="05C1B7A5" w14:textId="77777777" w:rsidR="009F2A51" w:rsidRPr="002431EB" w:rsidRDefault="009F2A51" w:rsidP="009F2A51">
      <w:pPr>
        <w:pStyle w:val="BodyText"/>
      </w:pPr>
    </w:p>
    <w:p w14:paraId="73AEDF46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8" w:name="_Toc434743870"/>
      <w:r w:rsidRPr="002431EB">
        <w:br w:type="page"/>
      </w:r>
      <w:bookmarkEnd w:id="18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B87253" w14:textId="77777777" w:rsidR="00481F6E" w:rsidRDefault="00481F6E">
          <w:pPr>
            <w:pStyle w:val="TOCHeading"/>
          </w:pPr>
          <w:r>
            <w:t>Contents</w:t>
          </w:r>
        </w:p>
        <w:p w14:paraId="3D06913A" w14:textId="77777777"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FFE24F4" w14:textId="77777777" w:rsidR="00CC484A" w:rsidRDefault="008001E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3DC780A" w14:textId="77777777" w:rsidR="00CC484A" w:rsidRDefault="008001E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BF5D17B" w14:textId="77777777" w:rsidR="00CC484A" w:rsidRDefault="008001E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07217D9" w14:textId="77777777" w:rsidR="00CC484A" w:rsidRDefault="008001E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409DA90" w14:textId="77777777" w:rsidR="00CC484A" w:rsidRDefault="008001E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912B488" w14:textId="77777777" w:rsidR="00CC484A" w:rsidRDefault="008001E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A4A6AB" w14:textId="77777777" w:rsidR="00CC484A" w:rsidRDefault="008001E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09A98C2" w14:textId="77777777" w:rsidR="00CC484A" w:rsidRDefault="008001E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45E30B84" w14:textId="77777777" w:rsidR="00CC484A" w:rsidRDefault="008001E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23D93E8" w14:textId="77777777" w:rsidR="00CC484A" w:rsidRDefault="008001E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F5FFF1F" w14:textId="77777777" w:rsidR="00CC484A" w:rsidRDefault="008001E0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0CB5248" w14:textId="77777777" w:rsidR="00CC484A" w:rsidRDefault="008001E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3205E1D" w14:textId="77777777" w:rsidR="00CC484A" w:rsidRDefault="008001E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BC73CB9" w14:textId="77777777" w:rsidR="00CC484A" w:rsidRDefault="008001E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5717C45" w14:textId="77777777" w:rsidR="00CC484A" w:rsidRDefault="008001E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B92EAC" w14:textId="77777777" w:rsidR="00CC484A" w:rsidRDefault="008001E0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4403A87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7F120FCD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2F5259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1B0882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C63CF61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0C179136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F2A7757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B3143B0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BFE6CCF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AA1320A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509989B" w14:textId="77777777"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9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9"/>
    </w:p>
    <w:p w14:paraId="2C30263C" w14:textId="77777777"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20"/>
    </w:p>
    <w:p w14:paraId="4E37A0EA" w14:textId="77777777"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eCL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work-flow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, items can be tracked from start to finish to verify if items have been addressed. </w:t>
      </w:r>
    </w:p>
    <w:p w14:paraId="47251809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7517E1BD" w14:textId="77777777"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21"/>
    </w:p>
    <w:p w14:paraId="303C1303" w14:textId="77777777"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0BB21D9B" w14:textId="77777777"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14:paraId="4B2669AC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1BB0C553" w14:textId="77777777"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22"/>
    </w:p>
    <w:p w14:paraId="678ED2D2" w14:textId="77777777"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14:paraId="6D3AC20A" w14:textId="51A47E06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r w:rsidR="00454A76">
        <w:fldChar w:fldCharType="begin"/>
      </w:r>
      <w:r w:rsidR="00454A76">
        <w:instrText xml:space="preserve"> HYPERLINK "file:///\\\\f3420-ecldbp01\\data\\Coaching\\Quality_Other\\Encrypt_Out" </w:instrText>
      </w:r>
      <w:r w:rsidR="00454A76">
        <w:fldChar w:fldCharType="separate"/>
      </w:r>
      <w:r w:rsidR="001F3C08" w:rsidRPr="00925A7E">
        <w:rPr>
          <w:rStyle w:val="Hyperlink"/>
        </w:rPr>
        <w:t>\\</w:t>
      </w:r>
      <w:del w:id="23" w:author="Palacherla, Susmitha C" w:date="2021-04-20T08:08:00Z">
        <w:r w:rsidR="001F3C08" w:rsidRPr="00700164" w:rsidDel="00FD7637">
          <w:rPr>
            <w:rStyle w:val="Hyperlink"/>
            <w:rFonts w:ascii="Times New Roman" w:hAnsi="Times New Roman"/>
          </w:rPr>
          <w:delText>f3420-ecldbp01</w:delText>
        </w:r>
      </w:del>
      <w:ins w:id="24" w:author="Palacherla, Susmitha C" w:date="2021-04-20T08:08:00Z">
        <w:r w:rsidR="00FD7637">
          <w:rPr>
            <w:rStyle w:val="Hyperlink"/>
            <w:rFonts w:ascii="Times New Roman" w:hAnsi="Times New Roman"/>
          </w:rPr>
          <w:t>UVAAPADSQL50CCO</w:t>
        </w:r>
      </w:ins>
      <w:r w:rsidR="001F3C08" w:rsidRPr="00700164">
        <w:rPr>
          <w:rStyle w:val="Hyperlink"/>
          <w:rFonts w:ascii="Times New Roman" w:hAnsi="Times New Roman"/>
        </w:rPr>
        <w:t>\data\Coaching\Quality_Other\Encrypt_Out</w:t>
      </w:r>
      <w:r w:rsidR="00454A76">
        <w:rPr>
          <w:rStyle w:val="Hyperlink"/>
          <w:rFonts w:ascii="Times New Roman" w:hAnsi="Times New Roman"/>
        </w:rPr>
        <w:fldChar w:fldCharType="end"/>
      </w:r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proofErr w:type="spellStart"/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 </w:t>
      </w:r>
    </w:p>
    <w:p w14:paraId="0232EE3A" w14:textId="7777777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 xxx is the 3 letter Report code.</w:t>
      </w:r>
    </w:p>
    <w:p w14:paraId="76E9CC75" w14:textId="77777777"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14:paraId="19D00A56" w14:textId="77777777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25596DA" w14:textId="77777777"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888D46E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44A5263" w14:textId="77777777"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24762F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ABECF4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9AE1CF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799FEC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14:paraId="2726AC8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D294A40" w14:textId="77777777"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4125E42" w14:textId="77777777"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FB6B7C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B466A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6D2814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5BF74" w14:textId="77777777"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B7EB65B" w14:textId="77777777"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14:paraId="3141319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1B4BCD7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DBD2DC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191BE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4910230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1A0DAEF3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D6D02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4B993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14:paraId="4EDBDA7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D173AB4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F33D99D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304E27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F32FA38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B61E32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B13491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3A4E5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14:paraId="754F3CDD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57D712" w14:textId="77777777"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3BE2CC5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C52628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55812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F47BC75" w14:textId="77777777"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15BCCE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F8FEAF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14:paraId="34FFB0B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BDEDA73" w14:textId="77777777"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2F6F6AD6" w14:textId="77777777"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0624D5C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3EB669" w14:textId="77777777"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14:paraId="1EE8BAE1" w14:textId="77777777"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14:paraId="61561052" w14:textId="77777777"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DBCF7AD" w14:textId="77777777"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76722E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070960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</w:tbl>
    <w:p w14:paraId="502A6A37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63999C0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ACBFF17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25"/>
    </w:p>
    <w:p w14:paraId="2F05F2DE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14:paraId="1242FC81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14:paraId="2EDD89C7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14:paraId="03FB5184" w14:textId="77777777"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14:paraId="5B72ED99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311ECB5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1B2CBB2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6"/>
    </w:p>
    <w:p w14:paraId="033D53BE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7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27"/>
    </w:p>
    <w:p w14:paraId="62C25EF6" w14:textId="4D0207E4"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ins w:id="28" w:author="Palacherla, Susmitha C" w:date="2021-04-19T18:26:00Z">
        <w:r w:rsidR="00C82F07" w:rsidRPr="002A770C">
          <w:rPr>
            <w:rFonts w:ascii="Times New Roman" w:hAnsi="Times New Roman"/>
            <w:color w:val="000000" w:themeColor="text1"/>
            <w:sz w:val="20"/>
            <w:szCs w:val="20"/>
          </w:rPr>
          <w:t>Server 201</w:t>
        </w:r>
        <w:r w:rsidR="00C82F07">
          <w:rPr>
            <w:rFonts w:ascii="Times New Roman" w:hAnsi="Times New Roman"/>
            <w:color w:val="000000" w:themeColor="text1"/>
            <w:sz w:val="20"/>
            <w:szCs w:val="20"/>
          </w:rPr>
          <w:t xml:space="preserve">9 </w:t>
        </w:r>
        <w:r w:rsidR="00C82F07" w:rsidRPr="002A770C">
          <w:rPr>
            <w:rFonts w:ascii="Times New Roman" w:hAnsi="Times New Roman"/>
            <w:color w:val="000000" w:themeColor="text1"/>
            <w:sz w:val="20"/>
            <w:szCs w:val="20"/>
          </w:rPr>
          <w:t>Suite</w:t>
        </w:r>
        <w:r w:rsidR="00C82F07">
          <w:rPr>
            <w:rFonts w:ascii="Times New Roman" w:hAnsi="Times New Roman"/>
            <w:color w:val="000000" w:themeColor="text1"/>
            <w:sz w:val="20"/>
            <w:szCs w:val="20"/>
          </w:rPr>
          <w:t xml:space="preserve"> (SSIS and SSRS)</w:t>
        </w:r>
      </w:ins>
      <w:del w:id="29" w:author="Palacherla, Susmitha C" w:date="2021-04-19T18:26:00Z"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Server 20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12</w:delText>
        </w:r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SP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3</w:delText>
        </w:r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Suite</w:delText>
        </w:r>
      </w:del>
    </w:p>
    <w:p w14:paraId="55C1F363" w14:textId="77777777"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CA2FCA7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0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30"/>
    </w:p>
    <w:p w14:paraId="63C3446B" w14:textId="3A942042" w:rsidR="00DA5AD6" w:rsidRPr="00810310" w:rsidDel="00C82F07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31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32" w:author="Palacherla, Susmitha C" w:date="2021-04-19T18:28:00Z">
        <w:r w:rsidRPr="00810310" w:rsidDel="00C82F07">
          <w:rPr>
            <w:rFonts w:ascii="Arial" w:hAnsi="Arial" w:cs="Arial"/>
            <w:color w:val="000000"/>
            <w:sz w:val="20"/>
            <w:szCs w:val="20"/>
          </w:rPr>
          <w:delText>F3420-ECLDBD01</w:delText>
        </w:r>
        <w:r w:rsidRPr="00810310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  <w:del w:id="33" w:author="Palacherla, Susmitha C" w:date="2021-04-19T18:33:00Z">
        <w:r w:rsidRPr="00810310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Dev DB 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1B0F5ED6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4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bookmarkStart w:id="35" w:name="_Hlk69749483"/>
      <w:ins w:id="36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UVAADADSQL50CCO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Dev DB Server</w:t>
        </w:r>
      </w:ins>
    </w:p>
    <w:p w14:paraId="37B60811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7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38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UVAADADSQL52CCO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Test DB Server</w:t>
        </w:r>
      </w:ins>
    </w:p>
    <w:p w14:paraId="5D604339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39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40" w:author="Palacherla, Susmitha C" w:date="2021-04-19T18:33:00Z">
        <w:r>
          <w:rPr>
            <w:rFonts w:ascii="Times New Roman" w:hAnsi="Times New Roman"/>
            <w:color w:val="000000"/>
            <w:sz w:val="20"/>
            <w:szCs w:val="20"/>
          </w:rPr>
          <w:t>UVAAPADSQL50CCO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>– Prod Server</w:t>
        </w:r>
      </w:ins>
    </w:p>
    <w:p w14:paraId="50FFD3BF" w14:textId="55ED296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41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42" w:author="Palacherla, Susmitha C" w:date="2021-04-19T18:36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43" w:author="Palacherla, Susmitha C" w:date="2021-04-19T18:33:00Z">
        <w:r w:rsidRPr="00C82F07">
          <w:rPr>
            <w:rPrChange w:id="44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45" w:author="Palacherla, Susmitha C" w:date="2021-04-19T18:36:00Z"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46" w:author="Palacherla, Susmitha C" w:date="2021-04-19T18:33:00Z">
        <w:r w:rsidRPr="00C82F07">
          <w:rPr>
            <w:rPrChange w:id="47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\UVAADADSQL50CCO</w:instrText>
        </w:r>
      </w:ins>
      <w:ins w:id="48" w:author="Palacherla, Susmitha C" w:date="2021-04-19T18:36:00Z"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49" w:author="Palacherla, Susmitha C" w:date="2021-04-19T18:33:00Z">
        <w:r w:rsidRPr="00C82F07">
          <w:rPr>
            <w:rPrChange w:id="50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1" w:author="Palacherla, Susmitha C" w:date="2021-04-19T18:36:00Z">
        <w:r w:rsidRPr="00C82F07">
          <w:rPr>
            <w:rPrChange w:id="52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Quality_Other</w:instrText>
        </w:r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53" w:author="Palacherla, Susmitha C" w:date="2021-04-19T18:33:00Z">
        <w:r w:rsidRPr="00C82F07">
          <w:rPr>
            <w:rPrChange w:id="54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55" w:author="Palacherla, Susmitha C" w:date="2021-04-19T18:36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56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\\UVAADADSQL50CCO\</w:t>
        </w:r>
      </w:ins>
      <w:ins w:id="57" w:author="Palacherla, Susmitha C" w:date="2021-04-19T18:36:00Z">
        <w:r w:rsidRPr="008D052F">
          <w:rPr>
            <w:rStyle w:val="Hyperlink"/>
            <w:rFonts w:ascii="Times New Roman" w:hAnsi="Times New Roman"/>
            <w:sz w:val="20"/>
            <w:szCs w:val="20"/>
          </w:rPr>
          <w:t>Quality_Other</w:t>
        </w:r>
      </w:ins>
      <w:ins w:id="58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59" w:author="Palacherla, Susmitha C" w:date="2021-04-19T18:36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60" w:author="Palacherla, Susmitha C" w:date="2021-04-19T18:33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Dev File staging share</w:t>
        </w:r>
      </w:ins>
    </w:p>
    <w:p w14:paraId="016B31C3" w14:textId="5475EC1D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61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62" w:author="Palacherla, Susmitha C" w:date="2021-04-19T18:36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63" w:author="Palacherla, Susmitha C" w:date="2021-04-19T18:33:00Z">
        <w:r w:rsidRPr="00C82F07">
          <w:rPr>
            <w:rPrChange w:id="64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65" w:author="Palacherla, Susmitha C" w:date="2021-04-19T18:36:00Z"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66" w:author="Palacherla, Susmitha C" w:date="2021-04-19T18:33:00Z">
        <w:r w:rsidRPr="00C82F07">
          <w:rPr>
            <w:rPrChange w:id="67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\UVAADADSQL52CCO</w:instrText>
        </w:r>
      </w:ins>
      <w:ins w:id="68" w:author="Palacherla, Susmitha C" w:date="2021-04-19T18:36:00Z"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69" w:author="Palacherla, Susmitha C" w:date="2021-04-19T18:33:00Z">
        <w:r w:rsidRPr="00C82F07">
          <w:rPr>
            <w:rPrChange w:id="70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1" w:author="Palacherla, Susmitha C" w:date="2021-04-19T18:36:00Z">
        <w:r w:rsidRPr="00C82F07">
          <w:rPr>
            <w:rPrChange w:id="72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Quality_Other</w:instrText>
        </w:r>
        <w:r w:rsidRPr="00C82F07">
          <w:rPr>
            <w:rFonts w:ascii="Times New Roman" w:hAnsi="Times New Roman"/>
            <w:sz w:val="20"/>
            <w:szCs w:val="20"/>
          </w:rPr>
          <w:instrText>\</w:instrText>
        </w:r>
      </w:ins>
      <w:ins w:id="73" w:author="Palacherla, Susmitha C" w:date="2021-04-19T18:33:00Z">
        <w:r w:rsidRPr="00C82F07">
          <w:rPr>
            <w:rPrChange w:id="74" w:author="Palacherla, Susmitha C" w:date="2021-04-19T18:36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75" w:author="Palacherla, Susmitha C" w:date="2021-04-19T18:36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76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\\UVAADADSQL52CCO\</w:t>
        </w:r>
      </w:ins>
      <w:ins w:id="77" w:author="Palacherla, Susmitha C" w:date="2021-04-19T18:36:00Z">
        <w:r w:rsidRPr="008D052F">
          <w:rPr>
            <w:rStyle w:val="Hyperlink"/>
            <w:rFonts w:ascii="Times New Roman" w:hAnsi="Times New Roman"/>
            <w:sz w:val="20"/>
            <w:szCs w:val="20"/>
          </w:rPr>
          <w:t>Quality_Other</w:t>
        </w:r>
      </w:ins>
      <w:ins w:id="78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79" w:author="Palacherla, Susmitha C" w:date="2021-04-19T18:36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80" w:author="Palacherla, Susmitha C" w:date="2021-04-19T18:33:00Z"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Test File staging share</w:t>
        </w:r>
        <w:r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</w:ins>
    </w:p>
    <w:p w14:paraId="0860C47C" w14:textId="23CE5E90" w:rsidR="00C82F07" w:rsidRPr="002A770C" w:rsidRDefault="00B27E8F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ins w:id="81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ins w:id="82" w:author="Palacherla, Susmitha C" w:date="2021-04-19T18:37:00Z">
        <w:r>
          <w:rPr>
            <w:rFonts w:ascii="Times New Roman" w:hAnsi="Times New Roman"/>
            <w:sz w:val="20"/>
            <w:szCs w:val="20"/>
          </w:rPr>
          <w:fldChar w:fldCharType="begin"/>
        </w:r>
        <w:r>
          <w:rPr>
            <w:rFonts w:ascii="Times New Roman" w:hAnsi="Times New Roman"/>
            <w:sz w:val="20"/>
            <w:szCs w:val="20"/>
          </w:rPr>
          <w:instrText xml:space="preserve"> HYPERLINK "</w:instrText>
        </w:r>
        <w:r w:rsidRPr="00B27E8F">
          <w:rPr>
            <w:rFonts w:ascii="Times New Roman" w:hAnsi="Times New Roman"/>
            <w:sz w:val="20"/>
            <w:szCs w:val="20"/>
          </w:rPr>
          <w:instrText>\</w:instrText>
        </w:r>
      </w:ins>
      <w:ins w:id="83" w:author="Palacherla, Susmitha C" w:date="2021-04-19T18:33:00Z">
        <w:r w:rsidRPr="00B27E8F">
          <w:rPr>
            <w:rPrChange w:id="84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85" w:author="Palacherla, Susmitha C" w:date="2021-04-19T18:37:00Z">
        <w:r w:rsidRPr="00B27E8F">
          <w:rPr>
            <w:rFonts w:ascii="Times New Roman" w:hAnsi="Times New Roman"/>
            <w:sz w:val="20"/>
            <w:szCs w:val="20"/>
          </w:rPr>
          <w:instrText>\</w:instrText>
        </w:r>
      </w:ins>
      <w:ins w:id="86" w:author="Palacherla, Susmitha C" w:date="2021-04-19T18:33:00Z">
        <w:r w:rsidRPr="00B27E8F">
          <w:rPr>
            <w:rPrChange w:id="87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\UVAAPADSQL50CCO</w:instrText>
        </w:r>
      </w:ins>
      <w:ins w:id="88" w:author="Palacherla, Susmitha C" w:date="2021-04-19T18:37:00Z">
        <w:r w:rsidRPr="00B27E8F">
          <w:rPr>
            <w:rFonts w:ascii="Times New Roman" w:hAnsi="Times New Roman"/>
            <w:sz w:val="20"/>
            <w:szCs w:val="20"/>
          </w:rPr>
          <w:instrText>\</w:instrText>
        </w:r>
      </w:ins>
      <w:ins w:id="89" w:author="Palacherla, Susmitha C" w:date="2021-04-19T18:33:00Z">
        <w:r w:rsidRPr="00B27E8F">
          <w:rPr>
            <w:rPrChange w:id="90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91" w:author="Palacherla, Susmitha C" w:date="2021-04-19T18:37:00Z">
        <w:r w:rsidRPr="00B27E8F">
          <w:rPr>
            <w:rPrChange w:id="92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Quality_Other</w:instrText>
        </w:r>
        <w:r w:rsidRPr="00B27E8F">
          <w:rPr>
            <w:rFonts w:ascii="Times New Roman" w:hAnsi="Times New Roman"/>
            <w:sz w:val="20"/>
            <w:szCs w:val="20"/>
          </w:rPr>
          <w:instrText>\</w:instrText>
        </w:r>
      </w:ins>
      <w:ins w:id="93" w:author="Palacherla, Susmitha C" w:date="2021-04-19T18:33:00Z">
        <w:r w:rsidRPr="00B27E8F">
          <w:rPr>
            <w:rPrChange w:id="94" w:author="Palacherla, Susmitha C" w:date="2021-04-19T18:37:00Z">
              <w:rPr>
                <w:rStyle w:val="Hyperlink"/>
                <w:rFonts w:ascii="Times New Roman" w:hAnsi="Times New Roman"/>
                <w:sz w:val="20"/>
                <w:szCs w:val="20"/>
              </w:rPr>
            </w:rPrChange>
          </w:rPr>
          <w:instrText>\</w:instrText>
        </w:r>
      </w:ins>
      <w:ins w:id="95" w:author="Palacherla, Susmitha C" w:date="2021-04-19T18:37:00Z">
        <w:r>
          <w:rPr>
            <w:rFonts w:ascii="Times New Roman" w:hAnsi="Times New Roman"/>
            <w:sz w:val="20"/>
            <w:szCs w:val="20"/>
          </w:rPr>
          <w:instrText xml:space="preserve">" </w:instrText>
        </w:r>
        <w:r>
          <w:rPr>
            <w:rFonts w:ascii="Times New Roman" w:hAnsi="Times New Roman"/>
            <w:sz w:val="20"/>
            <w:szCs w:val="20"/>
          </w:rPr>
          <w:fldChar w:fldCharType="separate"/>
        </w:r>
      </w:ins>
      <w:ins w:id="96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\\UVAAPADSQL50CCO\</w:t>
        </w:r>
      </w:ins>
      <w:ins w:id="97" w:author="Palacherla, Susmitha C" w:date="2021-04-19T18:37:00Z">
        <w:r w:rsidRPr="008D052F">
          <w:rPr>
            <w:rStyle w:val="Hyperlink"/>
            <w:rFonts w:ascii="Times New Roman" w:hAnsi="Times New Roman"/>
            <w:sz w:val="20"/>
            <w:szCs w:val="20"/>
          </w:rPr>
          <w:t>Quality_Other</w:t>
        </w:r>
      </w:ins>
      <w:ins w:id="98" w:author="Palacherla, Susmitha C" w:date="2021-04-19T18:33:00Z">
        <w:r w:rsidRPr="008D052F">
          <w:rPr>
            <w:rStyle w:val="Hyperlink"/>
            <w:rFonts w:ascii="Times New Roman" w:hAnsi="Times New Roman"/>
            <w:sz w:val="20"/>
            <w:szCs w:val="20"/>
          </w:rPr>
          <w:t>\</w:t>
        </w:r>
      </w:ins>
      <w:ins w:id="99" w:author="Palacherla, Susmitha C" w:date="2021-04-19T18:37:00Z">
        <w:r>
          <w:rPr>
            <w:rFonts w:ascii="Times New Roman" w:hAnsi="Times New Roman"/>
            <w:sz w:val="20"/>
            <w:szCs w:val="20"/>
          </w:rPr>
          <w:fldChar w:fldCharType="end"/>
        </w:r>
      </w:ins>
      <w:ins w:id="100" w:author="Palacherla, Susmitha C" w:date="2021-04-19T18:33:00Z">
        <w:r w:rsidR="00C82F07" w:rsidRPr="002A770C" w:rsidDel="00810310">
          <w:rPr>
            <w:rFonts w:ascii="Times New Roman" w:hAnsi="Times New Roman"/>
            <w:color w:val="000000" w:themeColor="text1"/>
            <w:sz w:val="20"/>
            <w:szCs w:val="20"/>
          </w:rPr>
          <w:t xml:space="preserve"> </w:t>
        </w:r>
        <w:r w:rsidR="00C82F07" w:rsidRPr="002A770C">
          <w:rPr>
            <w:rFonts w:ascii="Times New Roman" w:hAnsi="Times New Roman"/>
            <w:color w:val="000000" w:themeColor="text1"/>
            <w:sz w:val="20"/>
            <w:szCs w:val="20"/>
          </w:rPr>
          <w:t xml:space="preserve"> - Prod File staging share</w:t>
        </w:r>
      </w:ins>
    </w:p>
    <w:bookmarkEnd w:id="35"/>
    <w:p w14:paraId="5524AE16" w14:textId="4894F614" w:rsidR="00DA5AD6" w:rsidRPr="00257251" w:rsidDel="00C82F07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1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2" w:author="Palacherla, Susmitha C" w:date="2021-04-19T18:33:00Z">
        <w:r w:rsidRPr="002A21C8" w:rsidDel="00C82F07">
          <w:rPr>
            <w:rFonts w:ascii="Arial" w:hAnsi="Arial" w:cs="Arial"/>
            <w:color w:val="000000"/>
            <w:sz w:val="20"/>
            <w:szCs w:val="20"/>
          </w:rPr>
          <w:delText>F3420-ECLDB</w:delText>
        </w:r>
        <w:r w:rsidDel="00C82F07">
          <w:rPr>
            <w:rFonts w:ascii="Arial" w:hAnsi="Arial" w:cs="Arial"/>
            <w:color w:val="000000"/>
            <w:sz w:val="20"/>
            <w:szCs w:val="20"/>
          </w:rPr>
          <w:delText>T</w:delText>
        </w:r>
        <w:r w:rsidRPr="002A21C8" w:rsidDel="00C82F07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Test DB 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Server</w:delText>
        </w:r>
      </w:del>
    </w:p>
    <w:p w14:paraId="7B376D70" w14:textId="77521522" w:rsidR="00DA5AD6" w:rsidDel="00C82F07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3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4" w:author="Palacherla, Susmitha C" w:date="2021-04-19T18:33:00Z">
        <w:r w:rsidDel="00C82F07">
          <w:rPr>
            <w:rFonts w:ascii="Arial" w:hAnsi="Arial" w:cs="Arial"/>
            <w:color w:val="000000"/>
            <w:sz w:val="20"/>
            <w:szCs w:val="20"/>
          </w:rPr>
          <w:delText>F3420-ECLDBP</w:delText>
        </w:r>
        <w:r w:rsidRPr="002A21C8" w:rsidDel="00C82F07">
          <w:rPr>
            <w:rFonts w:ascii="Arial" w:hAnsi="Arial" w:cs="Arial"/>
            <w:color w:val="000000"/>
            <w:sz w:val="20"/>
            <w:szCs w:val="20"/>
          </w:rPr>
          <w:delText>01</w:delText>
        </w:r>
        <w:r w:rsidRPr="002A21C8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– </w:delText>
        </w:r>
        <w:r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Prod Server</w:delText>
        </w:r>
      </w:del>
    </w:p>
    <w:p w14:paraId="186E4DA9" w14:textId="1F9B3636" w:rsidR="00DA5AD6" w:rsidDel="00C82F07" w:rsidRDefault="001E3414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5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6" w:author="Palacherla, Susmitha C" w:date="2021-04-19T18:33:00Z">
        <w:r w:rsidDel="00C82F07">
          <w:fldChar w:fldCharType="begin"/>
        </w:r>
        <w:r w:rsidDel="00C82F07">
          <w:delInstrText xml:space="preserve"> HYPERLINK "file:///\\\\F3420-ECLDBD01\\data\\" </w:delInstrText>
        </w:r>
        <w:r w:rsidDel="00C82F07">
          <w:fldChar w:fldCharType="separate"/>
        </w:r>
        <w:r w:rsidR="00DA5AD6" w:rsidDel="00C82F07">
          <w:rPr>
            <w:rStyle w:val="Hyperlink"/>
            <w:rFonts w:ascii="Arial" w:hAnsi="Arial" w:cs="Arial"/>
            <w:sz w:val="20"/>
            <w:szCs w:val="20"/>
          </w:rPr>
          <w:delText>\\F3420-ECLDBD01\data\</w:delText>
        </w:r>
        <w:r w:rsidDel="00C82F07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DA5AD6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Dev File staging share</w:delText>
        </w:r>
      </w:del>
    </w:p>
    <w:p w14:paraId="5AA61C7E" w14:textId="1337B456" w:rsidR="00DA5AD6" w:rsidRPr="00257251" w:rsidDel="00C82F07" w:rsidRDefault="001E3414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7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08" w:author="Palacherla, Susmitha C" w:date="2021-04-19T18:33:00Z">
        <w:r w:rsidDel="00C82F07">
          <w:fldChar w:fldCharType="begin"/>
        </w:r>
        <w:r w:rsidDel="00C82F07">
          <w:delInstrText xml:space="preserve"> HYPERLINK "file:///\\\\F3420-ECLDBT01\\data\\" </w:delInstrText>
        </w:r>
        <w:r w:rsidDel="00C82F07">
          <w:fldChar w:fldCharType="separate"/>
        </w:r>
        <w:r w:rsidR="00DA5AD6" w:rsidDel="00C82F07">
          <w:rPr>
            <w:rStyle w:val="Hyperlink"/>
            <w:rFonts w:ascii="Arial" w:hAnsi="Arial" w:cs="Arial"/>
            <w:sz w:val="20"/>
            <w:szCs w:val="20"/>
          </w:rPr>
          <w:delText>\\F3420-ECLDBT01\data\</w:delText>
        </w:r>
        <w:r w:rsidDel="00C82F07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DA5AD6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Test</w:delText>
        </w:r>
        <w:r w:rsidR="00DA5AD6" w:rsidRPr="00810310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DA5AD6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</w:del>
    </w:p>
    <w:p w14:paraId="319FEE48" w14:textId="47657A3D" w:rsidR="00DA5AD6" w:rsidRPr="00257251" w:rsidDel="00C82F07" w:rsidRDefault="001E3414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del w:id="109" w:author="Palacherla, Susmitha C" w:date="2021-04-19T18:33:00Z"/>
          <w:rFonts w:ascii="Times New Roman" w:hAnsi="Times New Roman"/>
          <w:color w:val="000000" w:themeColor="text1"/>
          <w:sz w:val="20"/>
          <w:szCs w:val="20"/>
        </w:rPr>
      </w:pPr>
      <w:del w:id="110" w:author="Palacherla, Susmitha C" w:date="2021-04-19T18:33:00Z">
        <w:r w:rsidDel="00C82F07">
          <w:fldChar w:fldCharType="begin"/>
        </w:r>
        <w:r w:rsidDel="00C82F07">
          <w:delInstrText xml:space="preserve"> HYPERLINK "file:///\\\\F3420-ECLDBP01\\data\\" </w:delInstrText>
        </w:r>
        <w:r w:rsidDel="00C82F07">
          <w:fldChar w:fldCharType="separate"/>
        </w:r>
        <w:r w:rsidR="005C3A7B" w:rsidRPr="00700164" w:rsidDel="00C82F07">
          <w:rPr>
            <w:rStyle w:val="Hyperlink"/>
            <w:rFonts w:ascii="Arial" w:hAnsi="Arial" w:cs="Arial"/>
            <w:sz w:val="20"/>
            <w:szCs w:val="20"/>
          </w:rPr>
          <w:delText>\\F3420-ECLDBP01\data\</w:delText>
        </w:r>
        <w:r w:rsidDel="00C82F07">
          <w:rPr>
            <w:rStyle w:val="Hyperlink"/>
            <w:rFonts w:ascii="Arial" w:hAnsi="Arial" w:cs="Arial"/>
            <w:sz w:val="20"/>
            <w:szCs w:val="20"/>
          </w:rPr>
          <w:fldChar w:fldCharType="end"/>
        </w:r>
        <w:r w:rsidR="005C3A7B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5C3A7B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</w:delText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 - </w:delText>
        </w:r>
        <w:r w:rsidR="00DA5AD6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 xml:space="preserve">Prod </w:delText>
        </w:r>
        <w:r w:rsidR="00DA5AD6" w:rsidRPr="00257251" w:rsidDel="00C82F07">
          <w:rPr>
            <w:rFonts w:ascii="Times New Roman" w:hAnsi="Times New Roman"/>
            <w:color w:val="000000" w:themeColor="text1"/>
            <w:sz w:val="20"/>
            <w:szCs w:val="20"/>
          </w:rPr>
          <w:delText>File staging share</w:delText>
        </w:r>
      </w:del>
    </w:p>
    <w:p w14:paraId="5F851832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FE206A" w14:textId="77777777"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11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111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232E4BB7" w14:textId="77777777"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14:paraId="421B70B7" w14:textId="77777777"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1BFF007" w14:textId="77777777"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12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112"/>
    </w:p>
    <w:p w14:paraId="2B680453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507ABE71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0FE8CA2C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13" w:name="_Toc387654370"/>
      <w:bookmarkStart w:id="114" w:name="_Toc387758815"/>
      <w:bookmarkStart w:id="115" w:name="_Toc387821326"/>
      <w:bookmarkStart w:id="116" w:name="_Toc387821375"/>
      <w:bookmarkStart w:id="117" w:name="_Toc430607220"/>
      <w:bookmarkStart w:id="118" w:name="_Toc430607321"/>
      <w:bookmarkStart w:id="119" w:name="_Toc430607359"/>
      <w:bookmarkStart w:id="120" w:name="_Toc503960634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70A0BAA5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21" w:name="_Toc387654371"/>
      <w:bookmarkStart w:id="122" w:name="_Toc387758816"/>
      <w:bookmarkStart w:id="123" w:name="_Toc387821327"/>
      <w:bookmarkStart w:id="124" w:name="_Toc387821376"/>
      <w:bookmarkStart w:id="125" w:name="_Toc430607221"/>
      <w:bookmarkStart w:id="126" w:name="_Toc430607322"/>
      <w:bookmarkStart w:id="127" w:name="_Toc430607360"/>
      <w:bookmarkStart w:id="128" w:name="_Toc503960635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612542C7" w14:textId="77777777"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29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29"/>
    </w:p>
    <w:p w14:paraId="6D7FA96D" w14:textId="77777777"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14:paraId="5593B255" w14:textId="77777777"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14:paraId="1E2D4AE9" w14:textId="24F08800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r w:rsidR="00454A76">
        <w:fldChar w:fldCharType="begin"/>
      </w:r>
      <w:r w:rsidR="00454A76">
        <w:instrText xml:space="preserve"> HYPERLINK "file:///\\\\f3420-ecldbp01\\data\\Coaching\\Quality_Other\\Dencrypt_Out" </w:instrText>
      </w:r>
      <w:r w:rsidR="00454A76">
        <w:fldChar w:fldCharType="separate"/>
      </w:r>
      <w:r w:rsidR="005C3A7B" w:rsidRPr="00700164">
        <w:rPr>
          <w:rStyle w:val="Hyperlink"/>
          <w:rFonts w:ascii="Times New Roman" w:hAnsi="Times New Roman"/>
        </w:rPr>
        <w:t>\\</w:t>
      </w:r>
      <w:del w:id="130" w:author="Palacherla, Susmitha C" w:date="2021-04-20T08:08:00Z">
        <w:r w:rsidR="005C3A7B" w:rsidRPr="00700164" w:rsidDel="00FD7637">
          <w:rPr>
            <w:rStyle w:val="Hyperlink"/>
            <w:rFonts w:ascii="Times New Roman" w:hAnsi="Times New Roman"/>
          </w:rPr>
          <w:delText>f3420-ecldbp01</w:delText>
        </w:r>
      </w:del>
      <w:ins w:id="131" w:author="Palacherla, Susmitha C" w:date="2021-04-20T08:08:00Z">
        <w:r w:rsidR="00FD7637">
          <w:rPr>
            <w:rStyle w:val="Hyperlink"/>
            <w:rFonts w:ascii="Times New Roman" w:hAnsi="Times New Roman"/>
          </w:rPr>
          <w:t>UVAAPADSQL50CCO</w:t>
        </w:r>
      </w:ins>
      <w:r w:rsidR="005C3A7B" w:rsidRPr="00700164">
        <w:rPr>
          <w:rStyle w:val="Hyperlink"/>
          <w:rFonts w:ascii="Times New Roman" w:hAnsi="Times New Roman"/>
        </w:rPr>
        <w:t>\data\Coaching\Quality_Other\Dencrypt_Out</w:t>
      </w:r>
      <w:r w:rsidR="00454A76">
        <w:rPr>
          <w:rStyle w:val="Hyperlink"/>
          <w:rFonts w:ascii="Times New Roman" w:hAnsi="Times New Roman"/>
        </w:rPr>
        <w:fldChar w:fldCharType="end"/>
      </w:r>
    </w:p>
    <w:p w14:paraId="4A9F92ED" w14:textId="77777777"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14:paraId="66D47679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14:paraId="7FD1DAC4" w14:textId="77777777"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14:paraId="30C2971A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14:paraId="342B8AB3" w14:textId="77777777"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74CF18" w14:textId="77777777" w:rsidR="006F770C" w:rsidRPr="001D6CCE" w:rsidRDefault="006F770C" w:rsidP="006F770C">
      <w:pPr>
        <w:rPr>
          <w:rFonts w:ascii="Times New Roman" w:hAnsi="Times New Roman"/>
        </w:rPr>
      </w:pPr>
    </w:p>
    <w:p w14:paraId="6D398BEE" w14:textId="77777777"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132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132"/>
    </w:p>
    <w:p w14:paraId="53BA1CDA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33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133"/>
    </w:p>
    <w:p w14:paraId="25F1A68C" w14:textId="3A9E2165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del w:id="134" w:author="Palacherla, Susmitha C" w:date="2021-04-20T08:08:00Z">
        <w:r w:rsidR="00DA5AD6" w:rsidDel="00FD7637">
          <w:rPr>
            <w:rFonts w:ascii="Times New Roman" w:hAnsi="Times New Roman"/>
          </w:rPr>
          <w:delText>F3420-ECLDBP01</w:delText>
        </w:r>
      </w:del>
      <w:ins w:id="135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</w:p>
    <w:p w14:paraId="428F0A0C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</w:p>
    <w:p w14:paraId="04814940" w14:textId="5F73FEC6"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r w:rsidR="00454A76">
        <w:fldChar w:fldCharType="begin"/>
      </w:r>
      <w:r w:rsidR="00454A76">
        <w:instrText xml:space="preserve"> HYPERLINK "file:///\\\\F3420-ECLDBP01\\ssis\\Coaching\\Packages\\Quality_Other%20_Coaching.dtsx" </w:instrText>
      </w:r>
      <w:r w:rsidR="00454A76">
        <w:fldChar w:fldCharType="separate"/>
      </w:r>
      <w:r w:rsidR="00DA5AD6" w:rsidRPr="00DA5AD6">
        <w:rPr>
          <w:rStyle w:val="Hyperlink"/>
          <w:rFonts w:ascii="Times New Roman" w:hAnsi="Times New Roman"/>
        </w:rPr>
        <w:t>\\</w:t>
      </w:r>
      <w:del w:id="136" w:author="Palacherla, Susmitha C" w:date="2021-04-20T08:08:00Z">
        <w:r w:rsidR="00DA5AD6" w:rsidRPr="00DA5AD6" w:rsidDel="00FD7637">
          <w:rPr>
            <w:rStyle w:val="Hyperlink"/>
            <w:rFonts w:ascii="Times New Roman" w:hAnsi="Times New Roman"/>
          </w:rPr>
          <w:delText>F3420-ECLDBP01</w:delText>
        </w:r>
      </w:del>
      <w:ins w:id="137" w:author="Palacherla, Susmitha C" w:date="2021-04-20T08:08:00Z">
        <w:r w:rsidR="00FD7637">
          <w:rPr>
            <w:rStyle w:val="Hyperlink"/>
            <w:rFonts w:ascii="Times New Roman" w:hAnsi="Times New Roman"/>
          </w:rPr>
          <w:t>UVAAPADSQL50CCO</w:t>
        </w:r>
      </w:ins>
      <w:r w:rsidR="00DA5AD6" w:rsidRPr="00DA5AD6">
        <w:rPr>
          <w:rStyle w:val="Hyperlink"/>
          <w:rFonts w:ascii="Times New Roman" w:hAnsi="Times New Roman"/>
        </w:rPr>
        <w:t>\ssis\Coaching\Packages\Quality_Other _</w:t>
      </w:r>
      <w:proofErr w:type="spellStart"/>
      <w:r w:rsidR="00DA5AD6" w:rsidRPr="00DA5AD6">
        <w:rPr>
          <w:rStyle w:val="Hyperlink"/>
          <w:rFonts w:ascii="Times New Roman" w:hAnsi="Times New Roman"/>
        </w:rPr>
        <w:t>Coaching.dtsx</w:t>
      </w:r>
      <w:proofErr w:type="spellEnd"/>
      <w:r w:rsidR="00454A76">
        <w:rPr>
          <w:rStyle w:val="Hyperlink"/>
          <w:rFonts w:ascii="Times New Roman" w:hAnsi="Times New Roman"/>
        </w:rPr>
        <w:fldChar w:fldCharType="end"/>
      </w:r>
    </w:p>
    <w:p w14:paraId="6EE3DC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Config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14:paraId="368AAE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="00DA5AD6">
        <w:rPr>
          <w:rFonts w:ascii="Times New Roman" w:hAnsi="Times New Roman"/>
        </w:rPr>
        <w:t>ecljobowner</w:t>
      </w:r>
      <w:proofErr w:type="spellEnd"/>
    </w:p>
    <w:p w14:paraId="0150DF84" w14:textId="7C8D7320"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</w:t>
      </w:r>
      <w:del w:id="138" w:author="Palacherla, Susmitha C" w:date="2021-04-20T08:09:00Z">
        <w:r w:rsidR="00DA5AD6" w:rsidDel="00FD7637">
          <w:rPr>
            <w:rFonts w:ascii="Times New Roman" w:hAnsi="Times New Roman"/>
          </w:rPr>
          <w:delText>VNGT\SVC-SQLECLP01</w:delText>
        </w:r>
      </w:del>
      <w:ins w:id="139" w:author="Palacherla, Susmitha C" w:date="2021-04-20T08:09:00Z">
        <w:r w:rsidR="00FD7637">
          <w:rPr>
            <w:rFonts w:ascii="Times New Roman" w:hAnsi="Times New Roman"/>
          </w:rPr>
          <w:t>AD\SVC-F3420-APPECLP01</w:t>
        </w:r>
      </w:ins>
    </w:p>
    <w:p w14:paraId="169B6C60" w14:textId="77777777"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14:paraId="639952CD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14:paraId="0C0A6319" w14:textId="77777777"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885EFF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40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140"/>
    </w:p>
    <w:p w14:paraId="5BB116DB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33C6AE92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823D6CD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41F4666A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5809D895" w14:textId="77777777"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3"/>
        <w:gridCol w:w="1941"/>
        <w:gridCol w:w="937"/>
        <w:gridCol w:w="4809"/>
      </w:tblGrid>
      <w:tr w:rsidR="00E42C88" w:rsidRPr="001D6CCE" w14:paraId="6C694D9F" w14:textId="77777777" w:rsidTr="00925A7E">
        <w:tc>
          <w:tcPr>
            <w:tcW w:w="1799" w:type="dxa"/>
          </w:tcPr>
          <w:p w14:paraId="0CC6B16F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987" w:type="dxa"/>
          </w:tcPr>
          <w:p w14:paraId="3D91B8FB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56" w:type="dxa"/>
          </w:tcPr>
          <w:p w14:paraId="1A723DDE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708" w:type="dxa"/>
          </w:tcPr>
          <w:p w14:paraId="2BBC287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14:paraId="22FA23B6" w14:textId="77777777" w:rsidTr="00925A7E">
        <w:trPr>
          <w:trHeight w:val="368"/>
        </w:trPr>
        <w:tc>
          <w:tcPr>
            <w:tcW w:w="1799" w:type="dxa"/>
          </w:tcPr>
          <w:p w14:paraId="1ED3B849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14:paraId="3B51952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43D48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4C06265A" w14:textId="0001DF08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del w:id="141" w:author="Palacherla, Susmitha C" w:date="2021-04-20T08:08:00Z">
              <w:r w:rsidRPr="007362D2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7362D2" w:rsidDel="00FD7637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2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14:paraId="500A57A6" w14:textId="77777777" w:rsidTr="00925A7E">
        <w:trPr>
          <w:trHeight w:val="368"/>
        </w:trPr>
        <w:tc>
          <w:tcPr>
            <w:tcW w:w="1799" w:type="dxa"/>
          </w:tcPr>
          <w:p w14:paraId="7138CED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14:paraId="2B64D4A5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563E8832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37FBC03B" w14:textId="62D5D500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del w:id="143" w:author="Palacherla, Susmitha C" w:date="2021-04-20T08:08:00Z">
              <w:r w:rsidRPr="007362D2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p01</w:delText>
              </w:r>
            </w:del>
            <w:ins w:id="144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>
              <w:rPr>
                <w:rFonts w:ascii="Times New Roman" w:hAnsi="Times New Roman"/>
                <w:sz w:val="20"/>
                <w:szCs w:val="20"/>
              </w:rPr>
              <w:t>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14:paraId="2D32988D" w14:textId="77777777" w:rsidTr="00925A7E">
        <w:trPr>
          <w:trHeight w:val="368"/>
        </w:trPr>
        <w:tc>
          <w:tcPr>
            <w:tcW w:w="1799" w:type="dxa"/>
          </w:tcPr>
          <w:p w14:paraId="37D14855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987" w:type="dxa"/>
          </w:tcPr>
          <w:p w14:paraId="72D0B43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4B9EF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2D4E3ACD" w14:textId="40594974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5" w:author="Palacherla, Susmitha C" w:date="2021-04-20T08:08:00Z"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6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14:paraId="7D91CAE7" w14:textId="77777777" w:rsidTr="00925A7E">
        <w:trPr>
          <w:trHeight w:val="368"/>
        </w:trPr>
        <w:tc>
          <w:tcPr>
            <w:tcW w:w="1799" w:type="dxa"/>
          </w:tcPr>
          <w:p w14:paraId="0913170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EncryptedOutPath</w:t>
            </w:r>
            <w:proofErr w:type="spellEnd"/>
          </w:p>
        </w:tc>
        <w:tc>
          <w:tcPr>
            <w:tcW w:w="2987" w:type="dxa"/>
          </w:tcPr>
          <w:p w14:paraId="3C67AED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70ABC153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08248F15" w14:textId="3C63B06C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7" w:author="Palacherla, Susmitha C" w:date="2021-04-20T08:08:00Z"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48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14:paraId="44CDEFB8" w14:textId="77777777" w:rsidTr="00925A7E">
        <w:trPr>
          <w:trHeight w:val="368"/>
        </w:trPr>
        <w:tc>
          <w:tcPr>
            <w:tcW w:w="1799" w:type="dxa"/>
          </w:tcPr>
          <w:p w14:paraId="5D21FB8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987" w:type="dxa"/>
          </w:tcPr>
          <w:p w14:paraId="7BBC1EF8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7AFD0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58DA2BC4" w14:textId="5773EB6F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del w:id="149" w:author="Palacherla, Susmitha C" w:date="2021-04-20T08:08:00Z"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f3420-ecldb</w:delText>
              </w:r>
              <w:r w:rsidDel="00FD7637">
                <w:rPr>
                  <w:rFonts w:ascii="Times New Roman" w:hAnsi="Times New Roman"/>
                  <w:sz w:val="20"/>
                  <w:szCs w:val="20"/>
                </w:rPr>
                <w:delText>p</w:delText>
              </w:r>
              <w:r w:rsidRPr="005E52B7" w:rsidDel="00FD7637">
                <w:rPr>
                  <w:rFonts w:ascii="Times New Roman" w:hAnsi="Times New Roman"/>
                  <w:sz w:val="20"/>
                  <w:szCs w:val="20"/>
                </w:rPr>
                <w:delText>01</w:delText>
              </w:r>
            </w:del>
            <w:ins w:id="150" w:author="Palacherla, Susmitha C" w:date="2021-04-20T08:08:00Z">
              <w:r w:rsidR="00FD7637">
                <w:rPr>
                  <w:rFonts w:ascii="Times New Roman" w:hAnsi="Times New Roman"/>
                  <w:sz w:val="20"/>
                  <w:szCs w:val="20"/>
                </w:rPr>
                <w:t>UVAAPADSQL50CCO</w:t>
              </w:r>
            </w:ins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14:paraId="3B49A1A0" w14:textId="77777777" w:rsidTr="00925A7E">
        <w:trPr>
          <w:trHeight w:val="368"/>
        </w:trPr>
        <w:tc>
          <w:tcPr>
            <w:tcW w:w="1799" w:type="dxa"/>
          </w:tcPr>
          <w:p w14:paraId="2B7246CD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987" w:type="dxa"/>
          </w:tcPr>
          <w:p w14:paraId="5A1301F5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263F0BE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14:paraId="5BB7F54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14:paraId="0010162A" w14:textId="77777777" w:rsidTr="00925A7E">
        <w:trPr>
          <w:trHeight w:val="368"/>
        </w:trPr>
        <w:tc>
          <w:tcPr>
            <w:tcW w:w="1799" w:type="dxa"/>
          </w:tcPr>
          <w:p w14:paraId="12CA422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987" w:type="dxa"/>
          </w:tcPr>
          <w:p w14:paraId="7457BF02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6547937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14:paraId="05F0C05B" w14:textId="77777777"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>"Quality Other Coaching Load of file \"" + @[</w:t>
            </w:r>
            <w:proofErr w:type="gramStart"/>
            <w:r w:rsidR="001F3C08" w:rsidRPr="001F3C08">
              <w:rPr>
                <w:rFonts w:ascii="Times New Roman" w:hAnsi="Times New Roman"/>
                <w:color w:val="000000" w:themeColor="text1"/>
              </w:rPr>
              <w:t>User::</w:t>
            </w:r>
            <w:proofErr w:type="gramEnd"/>
            <w:r w:rsidR="001F3C08" w:rsidRPr="001F3C08">
              <w:rPr>
                <w:rFonts w:ascii="Times New Roman" w:hAnsi="Times New Roman"/>
                <w:color w:val="000000" w:themeColor="text1"/>
              </w:rPr>
              <w:t>VarFileName] + "\"  failed in " +  @[User::VarDBName]+"."</w:t>
            </w:r>
          </w:p>
        </w:tc>
      </w:tr>
      <w:tr w:rsidR="00D03711" w:rsidRPr="001D6CCE" w14:paraId="6E8D01DB" w14:textId="77777777" w:rsidTr="00925A7E">
        <w:trPr>
          <w:trHeight w:val="368"/>
        </w:trPr>
        <w:tc>
          <w:tcPr>
            <w:tcW w:w="1799" w:type="dxa"/>
          </w:tcPr>
          <w:p w14:paraId="042EF81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987" w:type="dxa"/>
          </w:tcPr>
          <w:p w14:paraId="18F051FE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568630EB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14:paraId="750F7F21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3CB44914" w14:textId="77777777" w:rsidTr="00925A7E">
        <w:trPr>
          <w:trHeight w:val="368"/>
        </w:trPr>
        <w:tc>
          <w:tcPr>
            <w:tcW w:w="1799" w:type="dxa"/>
          </w:tcPr>
          <w:p w14:paraId="328D2BE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987" w:type="dxa"/>
          </w:tcPr>
          <w:p w14:paraId="6CDA8580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1640630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14:paraId="3F22FF9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762F7D9F" w14:textId="77777777" w:rsidTr="00925A7E">
        <w:trPr>
          <w:trHeight w:val="368"/>
        </w:trPr>
        <w:tc>
          <w:tcPr>
            <w:tcW w:w="1799" w:type="dxa"/>
          </w:tcPr>
          <w:p w14:paraId="6B645C74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987" w:type="dxa"/>
          </w:tcPr>
          <w:p w14:paraId="043BC654" w14:textId="77777777"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0434457C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14:paraId="645A45A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14:paraId="4385BD67" w14:textId="77777777" w:rsidTr="001F3C08">
        <w:trPr>
          <w:trHeight w:val="368"/>
        </w:trPr>
        <w:tc>
          <w:tcPr>
            <w:tcW w:w="1799" w:type="dxa"/>
          </w:tcPr>
          <w:p w14:paraId="16F3281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987" w:type="dxa"/>
          </w:tcPr>
          <w:p w14:paraId="0954A57D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0F5D5E51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0BF7F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6DF3BC6C" w14:textId="77777777" w:rsidTr="001F3C08">
        <w:trPr>
          <w:trHeight w:val="368"/>
        </w:trPr>
        <w:tc>
          <w:tcPr>
            <w:tcW w:w="1799" w:type="dxa"/>
          </w:tcPr>
          <w:p w14:paraId="7CBFDEC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987" w:type="dxa"/>
          </w:tcPr>
          <w:p w14:paraId="67D241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081EF14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261AD1EA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06E87D25" w14:textId="77777777" w:rsidTr="001F3C08">
        <w:trPr>
          <w:trHeight w:val="368"/>
        </w:trPr>
        <w:tc>
          <w:tcPr>
            <w:tcW w:w="1799" w:type="dxa"/>
          </w:tcPr>
          <w:p w14:paraId="3A9060D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987" w:type="dxa"/>
          </w:tcPr>
          <w:p w14:paraId="4FDFD7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14:paraId="595250A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14:paraId="45EBECCE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E42C88" w:rsidRPr="001D6CCE" w14:paraId="27FB6D77" w14:textId="77777777" w:rsidTr="00925A7E">
        <w:trPr>
          <w:trHeight w:val="368"/>
        </w:trPr>
        <w:tc>
          <w:tcPr>
            <w:tcW w:w="1799" w:type="dxa"/>
          </w:tcPr>
          <w:p w14:paraId="2015B3E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987" w:type="dxa"/>
          </w:tcPr>
          <w:p w14:paraId="7BA39F59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856" w:type="dxa"/>
          </w:tcPr>
          <w:p w14:paraId="4F2511E4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08" w:type="dxa"/>
          </w:tcPr>
          <w:p w14:paraId="5C2C3BB5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14:paraId="73A3387B" w14:textId="77777777" w:rsidR="00E654C3" w:rsidRPr="001D6CCE" w:rsidRDefault="00E654C3" w:rsidP="00E654C3">
      <w:pPr>
        <w:rPr>
          <w:rFonts w:ascii="Times New Roman" w:hAnsi="Times New Roman"/>
          <w:b/>
        </w:rPr>
      </w:pPr>
    </w:p>
    <w:p w14:paraId="57BAC71C" w14:textId="77777777"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14:paraId="337563E6" w14:textId="77777777"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14:paraId="39864985" w14:textId="5F02D9D6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del w:id="151" w:author="Palacherla, Susmitha C" w:date="2021-04-19T18:28:00Z">
        <w:r w:rsidDel="00C82F07">
          <w:rPr>
            <w:rFonts w:ascii="Times New Roman" w:hAnsi="Times New Roman"/>
          </w:rPr>
          <w:delText>F3420-ECLDBD01</w:delText>
        </w:r>
        <w:r w:rsidRPr="00257251" w:rsidDel="00C82F07">
          <w:rPr>
            <w:rFonts w:ascii="Times New Roman" w:hAnsi="Times New Roman"/>
          </w:rPr>
          <w:delText xml:space="preserve"> </w:delText>
        </w:r>
      </w:del>
      <w:ins w:id="152" w:author="Palacherla, Susmitha C" w:date="2021-04-19T18:28:00Z">
        <w:r w:rsidR="00C82F07">
          <w:rPr>
            <w:rFonts w:ascii="Times New Roman" w:hAnsi="Times New Roman"/>
          </w:rPr>
          <w:t>UVAADADSQL50CCO</w:t>
        </w:r>
      </w:ins>
      <w:r w:rsidRPr="00257251">
        <w:rPr>
          <w:rFonts w:ascii="Times New Roman" w:hAnsi="Times New Roman"/>
        </w:rPr>
        <w:t xml:space="preserve">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14:paraId="6FBF3A6C" w14:textId="77777777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14:paraId="1631298A" w14:textId="151BF71D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del w:id="153" w:author="Palacherla, Susmitha C" w:date="2021-04-20T08:08:00Z">
        <w:r w:rsidDel="00FD7637">
          <w:rPr>
            <w:rFonts w:ascii="Times New Roman" w:hAnsi="Times New Roman"/>
          </w:rPr>
          <w:delText>F3420-ECLDBP01</w:delText>
        </w:r>
      </w:del>
      <w:ins w:id="154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Pr="00257251">
        <w:rPr>
          <w:rFonts w:ascii="Times New Roman" w:hAnsi="Times New Roman"/>
        </w:rPr>
        <w:t xml:space="preserve"> – eCoaching</w:t>
      </w:r>
    </w:p>
    <w:p w14:paraId="7713409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A2AAB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7B124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782C2B" w14:textId="77777777"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14:paraId="24433E52" w14:textId="77777777"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42BA9B5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4FDD" w14:textId="77777777"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5864" wp14:editId="5662DE33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82A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B7D04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7E2B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E22FC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50755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B3128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D9AEAA" w14:textId="77777777"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B</w:t>
      </w:r>
      <w:r w:rsidR="009D1184">
        <w:rPr>
          <w:rFonts w:ascii="Times New Roman" w:hAnsi="Times New Roman"/>
          <w:color w:val="000000" w:themeColor="text1"/>
        </w:rPr>
        <w:t>ingo</w:t>
      </w:r>
      <w:r w:rsidR="00171192" w:rsidRPr="001D6CCE">
        <w:rPr>
          <w:rFonts w:ascii="Times New Roman" w:hAnsi="Times New Roman"/>
        </w:rPr>
        <w:t>_File</w:t>
      </w:r>
      <w:proofErr w:type="spellEnd"/>
    </w:p>
    <w:p w14:paraId="7B0E7464" w14:textId="77777777"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749408DA" w14:textId="77777777"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247C04" w14:textId="77777777"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  <w:proofErr w:type="spellEnd"/>
    </w:p>
    <w:p w14:paraId="08B6AA28" w14:textId="77777777"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 +  @[User::VarFileName]</w:t>
      </w:r>
    </w:p>
    <w:p w14:paraId="62AA6804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655717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AEDF0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  <w:proofErr w:type="spellEnd"/>
    </w:p>
    <w:p w14:paraId="1416EF33" w14:textId="77777777"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DecryptedOutPath]+ @[User::varFailedFile]</w:t>
      </w:r>
    </w:p>
    <w:p w14:paraId="4EE3374A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D01D2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  <w:proofErr w:type="spellEnd"/>
    </w:p>
    <w:p w14:paraId="3CCBE3BA" w14:textId="77777777"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</w:t>
      </w:r>
      <w:proofErr w:type="gramStart"/>
      <w:r w:rsidRPr="001F3C08">
        <w:rPr>
          <w:rFonts w:ascii="Times New Roman" w:hAnsi="Times New Roman"/>
        </w:rPr>
        <w:t>User::</w:t>
      </w:r>
      <w:proofErr w:type="gramEnd"/>
      <w:r w:rsidRPr="001F3C08">
        <w:rPr>
          <w:rFonts w:ascii="Times New Roman" w:hAnsi="Times New Roman"/>
        </w:rPr>
        <w:t>EncryptedOutPath] +  @[User::varEncryptedFileName]</w:t>
      </w:r>
    </w:p>
    <w:p w14:paraId="74EC3BF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C4A9E7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B6C77B" w14:textId="77777777"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0F74E0" w14:textId="77777777"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14:paraId="3303A23F" w14:textId="21AD486A" w:rsidR="00925A7E" w:rsidRPr="00C57F4D" w:rsidDel="00966EF6" w:rsidRDefault="00925A7E" w:rsidP="00C22C83">
      <w:pPr>
        <w:ind w:left="2880"/>
        <w:rPr>
          <w:del w:id="155" w:author="Palacherla, Susmitha C" w:date="2021-06-24T11:39:00Z"/>
        </w:rPr>
      </w:pPr>
      <w:del w:id="156" w:author="Palacherla, Susmitha C" w:date="2021-06-24T11:39:00Z">
        <w:r w:rsidDel="00966EF6">
          <w:delText>i</w:delText>
        </w:r>
      </w:del>
      <w:proofErr w:type="spellStart"/>
      <w:ins w:id="157" w:author="Palacherla, Susmitha C" w:date="2021-06-24T11:39:00Z">
        <w:r w:rsidR="00966EF6" w:rsidRPr="00966EF6">
          <w:t>smtpint.maxcorp.maximus</w:t>
        </w:r>
      </w:ins>
      <w:proofErr w:type="spellEnd"/>
      <w:del w:id="158" w:author="Palacherla, Susmitha C" w:date="2021-06-24T11:39:00Z">
        <w:r w:rsidDel="00966EF6">
          <w:delText>ronport.maximus.com</w:delText>
        </w:r>
      </w:del>
    </w:p>
    <w:p w14:paraId="2D7421E1" w14:textId="77777777" w:rsidR="00A67A9C" w:rsidRPr="001D6CCE" w:rsidRDefault="00A67A9C" w:rsidP="00966EF6">
      <w:pPr>
        <w:ind w:left="2880"/>
        <w:rPr>
          <w:rFonts w:ascii="Times New Roman" w:hAnsi="Times New Roman"/>
          <w:noProof/>
        </w:rPr>
      </w:pPr>
    </w:p>
    <w:p w14:paraId="5B448A28" w14:textId="77777777"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F74FD11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D5B86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4D28AD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1E5E93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EEC3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57F5E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80B006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EDB69D" w14:textId="77777777"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83761B" w14:textId="77777777"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B56D82D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DB0259E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99FEE1F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77EFF4A" w14:textId="77777777"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E14A688" w14:textId="77777777"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14:paraId="4945716B" w14:textId="77777777"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81CF0B0" w14:textId="77777777"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14:paraId="594A491B" w14:textId="77777777"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1E3815B" w14:textId="77777777"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F33DB2" wp14:editId="7392901B">
            <wp:extent cx="4480560" cy="1828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2CCA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C512C15" w14:textId="77777777"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114EE4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B06130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14C97C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828100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14:paraId="1C9BA682" w14:textId="77777777"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A4F83F9" w14:textId="77777777"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14:paraId="7786AA84" w14:textId="77777777"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48799A" w14:textId="77777777"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58AF4FB9" wp14:editId="5892460B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EEE" w14:textId="77777777"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DCE42F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lastRenderedPageBreak/>
        <w:t>Summary of Steps</w:t>
      </w:r>
    </w:p>
    <w:p w14:paraId="5A2AC580" w14:textId="77777777"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5E7A4F4" w14:textId="77777777"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12AFFC3C" w14:textId="77777777"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14:paraId="046C4A3D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4968C1BA" w14:textId="77777777"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Foreach  File Loop </w:t>
      </w:r>
    </w:p>
    <w:p w14:paraId="52DCE5EB" w14:textId="6CE3DBB0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del w:id="159" w:author="Palacherla, Susmitha C" w:date="2021-04-20T08:08:00Z">
        <w:r w:rsidRPr="003B4096" w:rsidDel="00FD7637">
          <w:rPr>
            <w:rFonts w:ascii="Times New Roman" w:hAnsi="Times New Roman"/>
          </w:rPr>
          <w:delText>f3420-ecldb</w:delText>
        </w:r>
        <w:r w:rsidDel="00FD7637">
          <w:rPr>
            <w:rFonts w:ascii="Times New Roman" w:hAnsi="Times New Roman"/>
          </w:rPr>
          <w:delText>p01</w:delText>
        </w:r>
      </w:del>
      <w:ins w:id="160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>
        <w:rPr>
          <w:rFonts w:ascii="Times New Roman" w:hAnsi="Times New Roman"/>
        </w:rPr>
        <w:t>\data\coaching\Quality</w:t>
      </w:r>
      <w:r w:rsidRPr="003B4096">
        <w:rPr>
          <w:rFonts w:ascii="Times New Roman" w:hAnsi="Times New Roman"/>
        </w:rPr>
        <w:t>\Encrypt_out\</w:t>
      </w:r>
    </w:p>
    <w:p w14:paraId="7F6D510B" w14:textId="77777777"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3B4096">
        <w:rPr>
          <w:rFonts w:ascii="Times New Roman" w:hAnsi="Times New Roman"/>
        </w:rPr>
        <w:t>eCL*ETS_*.encrypt</w:t>
      </w:r>
    </w:p>
    <w:p w14:paraId="1FCB09AF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B3F4DA0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14:paraId="5691BECD" w14:textId="77777777" w:rsidR="00522634" w:rsidRPr="00CA5EB0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051A9D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60C07" wp14:editId="5D58684B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87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364FE1B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475049C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83EB45B" w14:textId="77777777"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0899DF2E" w14:textId="77777777"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3A5F9E9" wp14:editId="3171325E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34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F66BFA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1B6F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16BE1AFD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61E0F17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A359B28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8E110B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06309FBA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6C560D" w14:textId="77777777"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612DDC08" w14:textId="77777777"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A60801" wp14:editId="228DEF9F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84C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6849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E5627F" w14:textId="77777777"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03006E1E" w14:textId="77777777"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14:paraId="428D2F6B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3D60F065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AF318F9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6B11F0D4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2A50F632" w14:textId="77777777"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7F01955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ACACE6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15DD87B" w14:textId="7C6FEC10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del w:id="161" w:author="Palacherla, Susmitha C" w:date="2021-04-20T08:08:00Z">
        <w:r w:rsidR="009D1184" w:rsidRPr="003B4096" w:rsidDel="00FD7637">
          <w:rPr>
            <w:rFonts w:ascii="Times New Roman" w:hAnsi="Times New Roman"/>
          </w:rPr>
          <w:delText>f3420-ecldb</w:delText>
        </w:r>
        <w:r w:rsidR="009D1184" w:rsidDel="00FD7637">
          <w:rPr>
            <w:rFonts w:ascii="Times New Roman" w:hAnsi="Times New Roman"/>
          </w:rPr>
          <w:delText>p01</w:delText>
        </w:r>
      </w:del>
      <w:ins w:id="162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1846B90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6C35334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A2E77C3" wp14:editId="23B534E1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05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29A5A0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9BA68B0" wp14:editId="7F4F16AE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51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3A6E04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25FD09" wp14:editId="0469046F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17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BDBD8B6" wp14:editId="4C159569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7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1AD67D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474C6B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311A812" wp14:editId="0769ACF5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8F25AC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3491CF33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C6ACDF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E2BC94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0D69643E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1F375646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8F5744D" w14:textId="77777777"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6B7B82A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C4FB12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184C34CF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3E92A49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1CF490" wp14:editId="7DDF360A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C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3D8221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35A1A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5C900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29160A" wp14:editId="7E3F79EF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13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FE975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A4E04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FINDSTRING(@[</w:t>
      </w:r>
      <w:proofErr w:type="gramStart"/>
      <w:r w:rsidRPr="001D6CCE">
        <w:rPr>
          <w:rFonts w:ascii="Times New Roman" w:hAnsi="Times New Roman"/>
        </w:rPr>
        <w:t>User::</w:t>
      </w:r>
      <w:proofErr w:type="gramEnd"/>
      <w:r w:rsidRPr="001D6CCE">
        <w:rPr>
          <w:rFonts w:ascii="Times New Roman" w:hAnsi="Times New Roman"/>
        </w:rPr>
        <w:t xml:space="preserve">VarFileName],"CTC",1 ) &gt; </w:t>
      </w:r>
      <w:r w:rsidR="009D1184">
        <w:rPr>
          <w:rFonts w:ascii="Times New Roman" w:hAnsi="Times New Roman"/>
        </w:rPr>
        <w:t>0</w:t>
      </w:r>
    </w:p>
    <w:p w14:paraId="7E0D6BC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3ED378A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E789F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35D336" wp14:editId="7FF4B586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F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7165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5C5F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E4DFFF" wp14:editId="0C721F78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B3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56D79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Flat File source</w:t>
      </w:r>
    </w:p>
    <w:p w14:paraId="3BE599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3AEF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2DEC4E" wp14:editId="29CF182C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D4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04FD1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8DF0D6E" wp14:editId="7012E656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EFC6E30" w14:textId="77777777"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51BEB53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14:paraId="3B1F98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01B65FC" wp14:editId="56242806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6A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EE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(DT_STR,4000,1252)((ISNULL(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) ? "Problem: N/A|" :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) ? "Behavior: N/A|" :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) ? "Result: N/A|" :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 xml:space="preserve">) ? "Follow Up: N/A|" :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14:paraId="0EFE6B8D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70B426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BBEAEC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3046C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177764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354BF4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FFC1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4203FDA" wp14:editId="243E6796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5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220D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5975B1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0904E6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FBAB3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918B3B9" wp14:editId="13B3659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2ED" w14:textId="77777777"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D826EA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4D6A8F" wp14:editId="08FDD0D6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F7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0C133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C414FE7" wp14:editId="40A30033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ED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21C02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84B6F9B" wp14:editId="1105674D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AE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0532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5C03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B0F00A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8B5A5" w14:textId="77777777" w:rsidR="00C06FFD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727D76D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524633A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37B9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758AE38" wp14:editId="40206B7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36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0D12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3B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2C932E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D173EC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D1185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C88FC0" wp14:editId="473F7D76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6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6938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58779F0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001DA84B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0CCDEE4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BCE0FF" wp14:editId="0E107B45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4D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2F8F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955B75F" wp14:editId="58687EE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2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CDF664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BD9DB2F" wp14:editId="2FBA5D70">
            <wp:extent cx="3227832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57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C701AB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33BCDC2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F57AF6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11F18C7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AA7718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04BBF5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39C25FD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70E3726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60A8B53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    ,[Count_Rejected])</w:t>
      </w:r>
    </w:p>
    <w:p w14:paraId="433C79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</w:t>
      </w:r>
      <w:proofErr w:type="gramStart"/>
      <w:r w:rsidRPr="001D6CCE">
        <w:rPr>
          <w:rFonts w:ascii="Times New Roman" w:hAnsi="Times New Roman"/>
        </w:rPr>
        <w:t>(?,</w:t>
      </w:r>
      <w:proofErr w:type="spellStart"/>
      <w:proofErr w:type="gramEnd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0208A6B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0F0DB0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106561" w14:textId="77777777"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370E1B0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3068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9F507B" wp14:editId="49DF3A67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5862D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D05258" wp14:editId="39F3B40A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FC58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E189D2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710C91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8FBD0E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89C034" w14:textId="77777777"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>BQN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529F4A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FFD89C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925C0BF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86044B1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303803F5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6FFC96AF" w14:textId="77777777" w:rsidR="00C06FFD" w:rsidRPr="001D6CCE" w:rsidRDefault="00C06FFD" w:rsidP="00926DA7">
      <w:pPr>
        <w:pStyle w:val="ListParagraph"/>
        <w:numPr>
          <w:ilvl w:val="0"/>
          <w:numId w:val="4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482D98C2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84A1495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046441" w14:textId="77777777"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87006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42286EAD" w14:textId="6CC02F33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del w:id="163" w:author="Palacherla, Susmitha C" w:date="2021-04-20T08:08:00Z">
        <w:r w:rsidR="009D1184" w:rsidRPr="003B4096" w:rsidDel="00FD7637">
          <w:rPr>
            <w:rFonts w:ascii="Times New Roman" w:hAnsi="Times New Roman"/>
          </w:rPr>
          <w:delText>f3420-ecldb</w:delText>
        </w:r>
        <w:r w:rsidR="009D1184" w:rsidDel="00FD7637">
          <w:rPr>
            <w:rFonts w:ascii="Times New Roman" w:hAnsi="Times New Roman"/>
          </w:rPr>
          <w:delText>p01</w:delText>
        </w:r>
      </w:del>
      <w:ins w:id="164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242AC03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171C978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54EB4B4" wp14:editId="47774BC3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E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E7F249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A240AC" wp14:editId="5997CF3D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4BA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5E42C8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F63F50" wp14:editId="14E7A5F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CC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5D706FE" wp14:editId="75340753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72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CA76960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D823B0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8203DE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7F2F0F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6E13738B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B449BB2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215F3C7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6F35D35C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7EFA67DB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676F2B13" w14:textId="77777777"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2ED475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279D7AA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F773D72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C7D240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809FF2D" wp14:editId="628F3D48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2F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DA285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0EF48C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C1C1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C2EEE7D" wp14:editId="1F800A81">
            <wp:extent cx="3611880" cy="275234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D6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C6BB9F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BCB29FB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9D1184">
        <w:rPr>
          <w:rFonts w:ascii="Times New Roman" w:hAnsi="Times New Roman"/>
        </w:rPr>
        <w:t>FINDSTRING(@[</w:t>
      </w:r>
      <w:proofErr w:type="gramStart"/>
      <w:r w:rsidRPr="009D1184">
        <w:rPr>
          <w:rFonts w:ascii="Times New Roman" w:hAnsi="Times New Roman"/>
        </w:rPr>
        <w:t>User::</w:t>
      </w:r>
      <w:proofErr w:type="gramEnd"/>
      <w:r w:rsidRPr="009D1184">
        <w:rPr>
          <w:rFonts w:ascii="Times New Roman" w:hAnsi="Times New Roman"/>
        </w:rPr>
        <w:t>VarFileName],"BQ",1 ) &gt; 0</w:t>
      </w:r>
    </w:p>
    <w:p w14:paraId="0C163A7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BCD5DCA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093EC9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1FA938" wp14:editId="6FAB7F37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E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E2F4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C27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13C51D3" wp14:editId="221BD469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FC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BC2B616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57D0628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619F06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B081EF" wp14:editId="2E7573BC">
            <wp:extent cx="2560320" cy="2286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7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0469F8" w14:textId="77777777"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622FD4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2CD19EA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C11158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AE5B8D4" wp14:editId="09F08C70">
            <wp:extent cx="2313432" cy="1828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C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6998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1E4C88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6AC4D9" w14:textId="77777777"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485C0F" wp14:editId="2F008E35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D4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1B844B" w14:textId="77777777"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02AF0D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0B377E2" w14:textId="77777777"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35C4A51" wp14:editId="469BCEB5">
            <wp:extent cx="2286000" cy="228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D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6B518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23CE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BA085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EF1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DE24A5" w14:textId="77777777" w:rsidR="00C06FFD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2C30C00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6544CB8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3FD5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255C1F4" wp14:editId="0EFEA36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E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6BA4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9BAE3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775FBB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4A0443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654C5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9D07B1E" wp14:editId="2E1004AB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84F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0C06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0A6E3DA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4240965F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42D59EC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78FD4A3" wp14:editId="23DD33C1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06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F6DF85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81731FA" wp14:editId="2CE52CDF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D8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0F792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EF733F6" wp14:editId="1C91531D">
            <wp:extent cx="2148840" cy="18288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85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A3DFA8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16C003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F43C6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6333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365FE59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17F8397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8C128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15415EC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7DD65B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5393CF2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</w:t>
      </w:r>
      <w:proofErr w:type="gramStart"/>
      <w:r w:rsidRPr="001D6CCE">
        <w:rPr>
          <w:rFonts w:ascii="Times New Roman" w:hAnsi="Times New Roman"/>
        </w:rPr>
        <w:t>(?,</w:t>
      </w:r>
      <w:proofErr w:type="spellStart"/>
      <w:proofErr w:type="gramEnd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687F1BC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F5990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173385" w14:textId="77777777"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472048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980E1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2E44FF" wp14:editId="2019ACBA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C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93B6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416FE" wp14:editId="7BF2C352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B5C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408A8E6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B4441A3" w14:textId="77777777"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97125D" w14:textId="77777777" w:rsidR="00522634" w:rsidRPr="001D6CCE" w:rsidRDefault="00522634" w:rsidP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BQ </w:t>
      </w:r>
      <w:r w:rsidRPr="001D6CCE">
        <w:rPr>
          <w:rFonts w:ascii="Times New Roman" w:hAnsi="Times New Roman"/>
          <w:b/>
        </w:rPr>
        <w:t>file in Staging directory  Workflow</w:t>
      </w:r>
    </w:p>
    <w:p w14:paraId="32A82EE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91C722A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354A713" w14:textId="23DFAE71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</w:t>
      </w:r>
      <w:del w:id="165" w:author="Palacherla, Susmitha C" w:date="2021-04-20T08:08:00Z">
        <w:r w:rsidR="005157EF" w:rsidRPr="003B4096" w:rsidDel="00FD7637">
          <w:rPr>
            <w:rFonts w:ascii="Times New Roman" w:hAnsi="Times New Roman"/>
          </w:rPr>
          <w:delText>f3420-ecldb</w:delText>
        </w:r>
        <w:r w:rsidR="005157EF" w:rsidDel="00FD7637">
          <w:rPr>
            <w:rFonts w:ascii="Times New Roman" w:hAnsi="Times New Roman"/>
          </w:rPr>
          <w:delText>p01</w:delText>
        </w:r>
      </w:del>
      <w:ins w:id="166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="005157EF">
        <w:rPr>
          <w:rFonts w:ascii="Times New Roman" w:hAnsi="Times New Roman"/>
        </w:rPr>
        <w:t>\data\coaching\Quality</w:t>
      </w:r>
      <w:r w:rsidR="005157EF" w:rsidRPr="003B4096">
        <w:rPr>
          <w:rFonts w:ascii="Times New Roman" w:hAnsi="Times New Roman"/>
        </w:rPr>
        <w:t>\Encrypt_out\</w:t>
      </w:r>
    </w:p>
    <w:p w14:paraId="719A5A7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498C9963" w14:textId="77777777"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3C11B5" wp14:editId="3A801C67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14:paraId="31E53A04" w14:textId="77777777"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14:paraId="41EF7722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1ABA185D" w14:textId="77777777"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7045666C" w14:textId="77777777"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14:paraId="317737BE" w14:textId="77777777"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5A24D43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Package on failure- False</w:t>
      </w:r>
    </w:p>
    <w:p w14:paraId="7E7AE9FD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4C6F8945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14:paraId="6DF1E75E" w14:textId="77777777"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14:paraId="7445F00A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3A16A93E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126781DF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7EE1364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36AB2D3" w14:textId="77777777"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14:paraId="5F5B3E23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Coaching_Log_Reason tables</w:t>
      </w:r>
    </w:p>
    <w:p w14:paraId="4A6BBDB9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25A4976" w14:textId="77777777"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14:paraId="7CC0F2E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14:paraId="113298BA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D19DC21" w14:textId="77777777"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441EBF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E787A" wp14:editId="0EF0D117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45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92B01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71D4B79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89555C9" w14:textId="77777777"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79220FE" wp14:editId="4C088E9C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F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EB24B99" w14:textId="77777777"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0B06CF">
        <w:rPr>
          <w:rFonts w:ascii="Times New Roman" w:hAnsi="Times New Roman"/>
        </w:rPr>
        <w:t>FINDSTRING(@[</w:t>
      </w:r>
      <w:proofErr w:type="gramStart"/>
      <w:r w:rsidRPr="000B06CF">
        <w:rPr>
          <w:rFonts w:ascii="Times New Roman" w:hAnsi="Times New Roman"/>
        </w:rPr>
        <w:t>User::</w:t>
      </w:r>
      <w:proofErr w:type="gramEnd"/>
      <w:r w:rsidRPr="000B06CF">
        <w:rPr>
          <w:rFonts w:ascii="Times New Roman" w:hAnsi="Times New Roman"/>
        </w:rPr>
        <w:t>VarFileName],"CTC",1 ) == 0 &amp;&amp; FINDSTRING(@[User::VarFileName],"BQ",1 ) == 0</w:t>
      </w:r>
    </w:p>
    <w:p w14:paraId="590B14A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245656" w14:textId="77777777"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210EAE6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53C472" wp14:editId="4BA43815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23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9D8F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95DF49" w14:textId="77777777"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6086268" wp14:editId="3AB41562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0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BC98C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2FCC2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B7311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E3C33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5C49F65" w14:textId="77777777"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4323C90C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A53622" wp14:editId="421A6E8C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5A7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0FD38B" wp14:editId="79333770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C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760301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5E3C9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747572D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E84FE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4D789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C1799AF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FB933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09F4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038B91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1C58ECFC" w14:textId="77777777"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14:paraId="1A88361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019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31001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FDDC32F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E2A984" wp14:editId="5E8E0119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E7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ED2482" w14:textId="77777777"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9E4A9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9F97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CCF540" wp14:editId="39E95192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EC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0CEE48" w14:textId="77777777"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14:paraId="681DEF6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EB2628" wp14:editId="46239762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6C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AE52A9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E73760C" wp14:editId="0E849656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E9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F4909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ADD5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E97A0A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FBB70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A8BEB7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A9370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B15C31" w14:textId="77777777" w:rsidR="0098031D" w:rsidRPr="00522634" w:rsidRDefault="0098031D" w:rsidP="0098031D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14:paraId="0B2A8A50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A08CF9D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[EC].[sp_Update_Quality_Other_Coaching_Stage] ? output</w:t>
      </w:r>
    </w:p>
    <w:p w14:paraId="3F11AED9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46D9B91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BF5D043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F880AE8" wp14:editId="71171974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1D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1A8559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1E949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A4F3B5" w14:textId="77777777"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4C263B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B7025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E3879AB" wp14:editId="77A058C7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A3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85FC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6AAEC8D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5C4D8D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D7ACB51" wp14:editId="4AD6DA89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BD0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8A127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F41C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00D030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14:paraId="3C3FAFBC" w14:textId="77777777"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14:paraId="7245982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2EB471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47123FD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2285E98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01C1C33E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16BC2B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1E19D23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</w:t>
      </w:r>
      <w:proofErr w:type="gramStart"/>
      <w:r w:rsidRPr="001D6CCE">
        <w:rPr>
          <w:rFonts w:ascii="Times New Roman" w:hAnsi="Times New Roman"/>
        </w:rPr>
        <w:t>(?,</w:t>
      </w:r>
      <w:proofErr w:type="spellStart"/>
      <w:proofErr w:type="gramEnd"/>
      <w:r w:rsidRPr="001D6CCE">
        <w:rPr>
          <w:rFonts w:ascii="Times New Roman" w:hAnsi="Times New Roman"/>
        </w:rPr>
        <w:t>GetDate</w:t>
      </w:r>
      <w:proofErr w:type="spellEnd"/>
      <w:r w:rsidRPr="001D6CCE">
        <w:rPr>
          <w:rFonts w:ascii="Times New Roman" w:hAnsi="Times New Roman"/>
        </w:rPr>
        <w:t>(), ?, ?,?)</w:t>
      </w:r>
    </w:p>
    <w:p w14:paraId="5FA2F38C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096631E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8A9A21" wp14:editId="7347AE17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D5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7B8CA80F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5E184D45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655939C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2B0ADF8A" w14:textId="77777777"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14:paraId="5B2E6CD9" w14:textId="77777777"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EE9AD9" wp14:editId="1FB73F4A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8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C2E375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0D88F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4BC0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2A692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102C79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86DFD2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145482A" w14:textId="77777777"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14:paraId="19EE5B09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2731B2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2AA7A2B" w14:textId="77777777"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403C629" wp14:editId="2FD5E94A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ACE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62C9B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E24DBF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D7C6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2ADB2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264F8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C66250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B6503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0D7F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A64E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55E4FB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249F6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042B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0B7B7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8C36F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252DB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57C81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A3981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0F32C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BD681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01076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84D919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896B27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E06D3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C9C937" w14:textId="77777777" w:rsidR="00847702" w:rsidRPr="001D6CCE" w:rsidRDefault="00847702" w:rsidP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14:paraId="183929B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01DFB7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36F05CF4" w14:textId="77777777"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3E2ABE94" w14:textId="77777777"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08DE079D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D6CF54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73DC9351" w14:textId="77777777"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00C8767" w14:textId="77777777"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2BB379B9" w14:textId="5733E2B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del w:id="167" w:author="Palacherla, Susmitha C" w:date="2021-04-20T08:08:00Z">
        <w:r w:rsidRPr="003B4096" w:rsidDel="00FD7637">
          <w:rPr>
            <w:rFonts w:ascii="Times New Roman" w:hAnsi="Times New Roman"/>
          </w:rPr>
          <w:delText>f3420-ecldb</w:delText>
        </w:r>
        <w:r w:rsidDel="00FD7637">
          <w:rPr>
            <w:rFonts w:ascii="Times New Roman" w:hAnsi="Times New Roman"/>
          </w:rPr>
          <w:delText>p</w:delText>
        </w:r>
        <w:r w:rsidRPr="003B4096" w:rsidDel="00FD7637">
          <w:rPr>
            <w:rFonts w:ascii="Times New Roman" w:hAnsi="Times New Roman"/>
          </w:rPr>
          <w:delText>01</w:delText>
        </w:r>
      </w:del>
      <w:ins w:id="168" w:author="Palacherla, Susmitha C" w:date="2021-04-20T08:08:00Z">
        <w:r w:rsidR="00FD7637">
          <w:rPr>
            <w:rFonts w:ascii="Times New Roman" w:hAnsi="Times New Roman"/>
          </w:rPr>
          <w:t>UVAAPADSQL50CCO</w:t>
        </w:r>
      </w:ins>
      <w:r w:rsidRPr="003B4096">
        <w:rPr>
          <w:rFonts w:ascii="Times New Roman" w:hAnsi="Times New Roman"/>
        </w:rPr>
        <w:t>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1F517910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139E1FE6" w14:textId="7777777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43A802A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14:paraId="43539B48" w14:textId="77777777" w:rsidR="00847702" w:rsidRPr="00CA5EB0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14:paraId="7978F2B1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7FEB" wp14:editId="502F3183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2D4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58F2AE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262B182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F40C02F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19C3DB" w14:textId="77777777" w:rsidR="00847702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17BA144" w14:textId="77777777"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8B51F2" wp14:editId="24D38536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85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08287C8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FF506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2587BA34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2FF1A41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(10000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6F9F26B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79E663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C55847" w14:textId="77777777" w:rsidR="00847702" w:rsidRPr="00403AC7" w:rsidRDefault="00847702" w:rsidP="00847702">
      <w:pPr>
        <w:rPr>
          <w:rFonts w:ascii="Times New Roman" w:hAnsi="Times New Roman"/>
        </w:rPr>
      </w:pPr>
    </w:p>
    <w:p w14:paraId="07D86A0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680D92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DD6603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9F885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3E1FD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58315A" w14:textId="77777777" w:rsidR="00BE2E93" w:rsidRPr="001D6CCE" w:rsidRDefault="00BE2E93" w:rsidP="00847702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Content(Event Handlers)</w:t>
      </w:r>
    </w:p>
    <w:p w14:paraId="6D6A3703" w14:textId="77777777"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1ECD6ED2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A21242A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14:paraId="747529B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14:paraId="4DCF004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4A0AFF" w14:textId="77777777"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948764" w14:textId="77777777"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1AA295A" wp14:editId="58015F80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E5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536E98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A9E36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14:paraId="4E855D3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D55609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68673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98A5D" wp14:editId="33FDFBF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0E8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8B84B7" w14:textId="77777777"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B7CE9B" wp14:editId="737DD9A9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18E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CCDC9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377C0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9EC779" w14:textId="77777777"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69" w:name="_Toc503960640"/>
      <w:bookmarkStart w:id="170" w:name="_Toc503960641"/>
      <w:bookmarkStart w:id="171" w:name="_Toc503960642"/>
      <w:bookmarkStart w:id="172" w:name="_Toc503960643"/>
      <w:bookmarkStart w:id="173" w:name="_Toc503960644"/>
      <w:bookmarkStart w:id="174" w:name="_Toc503960645"/>
      <w:bookmarkStart w:id="175" w:name="_Toc503960646"/>
      <w:bookmarkStart w:id="176" w:name="_Toc503960647"/>
      <w:bookmarkStart w:id="177" w:name="_Toc503960648"/>
      <w:bookmarkStart w:id="178" w:name="_Toc503960649"/>
      <w:bookmarkStart w:id="179" w:name="_Toc503960650"/>
      <w:bookmarkStart w:id="180" w:name="_Toc503960651"/>
      <w:bookmarkStart w:id="181" w:name="_Toc503960652"/>
      <w:bookmarkStart w:id="182" w:name="_Toc503960653"/>
      <w:bookmarkStart w:id="183" w:name="_Toc503960654"/>
      <w:bookmarkStart w:id="184" w:name="_Toc503960655"/>
      <w:bookmarkStart w:id="185" w:name="_Toc503960656"/>
      <w:bookmarkStart w:id="186" w:name="_Toc503960657"/>
      <w:bookmarkStart w:id="187" w:name="_Toc503960658"/>
      <w:bookmarkStart w:id="188" w:name="_Toc503960659"/>
      <w:bookmarkStart w:id="189" w:name="_Toc503960660"/>
      <w:bookmarkStart w:id="190" w:name="_Toc503960661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r w:rsidRPr="001D6CCE">
        <w:rPr>
          <w:rFonts w:ascii="Times New Roman" w:hAnsi="Times New Roman" w:cs="Times New Roman"/>
          <w:color w:val="auto"/>
        </w:rPr>
        <w:t>Tables</w:t>
      </w:r>
      <w:bookmarkEnd w:id="190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14:paraId="4AE1B9D4" w14:textId="77777777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2C577B7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33289704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14:paraId="373647ED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720FE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0AD93C0F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5FD9541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E490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4274D65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2D0D071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14:paraId="19D3C53A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7BFCC7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29D32E3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3B60B14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14:paraId="04C978A1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1F611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3989ECA0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47991A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14:paraId="1DF38356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256778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5FF3C29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B3DB5E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14:paraId="22C791A7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23A15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7B082D" w14:textId="77777777" w:rsidR="000B06CF" w:rsidRPr="001D6CCE" w:rsidRDefault="008001E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="000B06CF" w:rsidRPr="009D1184">
                <w:rPr>
                  <w:rFonts w:ascii="Times New Roman" w:hAnsi="Times New Roman"/>
                </w:rPr>
                <w:t>EC. Coaching_Log_Bingo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F58A4D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14:paraId="0F75B92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79E0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7EF67C8" w14:textId="77777777" w:rsidR="000B06CF" w:rsidRPr="001D6CCE" w:rsidRDefault="008001E0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="000B06CF" w:rsidRPr="009D1184">
                <w:rPr>
                  <w:rFonts w:ascii="Times New Roman" w:hAnsi="Times New Roman"/>
                </w:rPr>
                <w:t>EC. Bingo_Images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6D4297" w14:textId="77777777"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14:paraId="08A07A05" w14:textId="77777777"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324CF4DF" w14:textId="77777777"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14:paraId="4D5AD179" w14:textId="77777777"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3022ED38" w14:textId="77777777"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91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191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14:paraId="0A6C372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6F3442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7D8A589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F75A38C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F101418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46DF9537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4EFB8DF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8D64CE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611A29" w14:textId="77777777"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358350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14:paraId="35655B6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25151" w14:textId="77777777"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64B51" w14:textId="77777777"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r w:rsidRPr="00335AE2">
              <w:rPr>
                <w:rFonts w:ascii="Times New Roman" w:hAnsi="Times New Roman"/>
              </w:rPr>
              <w:t>sp_Update_Quality_Other_Coaching_Stage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3459CA" w14:textId="77777777"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14:paraId="7394A91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10B30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F8D1" w14:textId="77777777"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445599" w14:textId="77777777"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14:paraId="59E33F3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7E7BE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3EC2" w14:textId="77777777" w:rsidR="000B06CF" w:rsidRPr="00335AE2" w:rsidRDefault="000B06CF" w:rsidP="0095088D">
            <w:pPr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A5E9768" w14:textId="77777777" w:rsidR="000B06CF" w:rsidRPr="00847702" w:rsidRDefault="000B06CF" w:rsidP="0095088D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7DFD9B16" w14:textId="77777777"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92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192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14:paraId="196E8882" w14:textId="77777777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533A75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9A749F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14:paraId="11CD334B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8357E52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073BBA81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14:paraId="589116E7" w14:textId="77777777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77AC0F" w14:textId="77777777"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108434" w14:textId="77777777"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ACA70A" w14:textId="77777777"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14:paraId="4D00E975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887E4" w14:textId="77777777"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AF205DB" w14:textId="77777777" w:rsidR="00AF199B" w:rsidRPr="00D249BB" w:rsidRDefault="00AF199B" w:rsidP="00AF199B">
            <w:pPr>
              <w:jc w:val="center"/>
              <w:rPr>
                <w:color w:val="000000"/>
              </w:rPr>
            </w:pPr>
            <w:r w:rsidRPr="00D249BB">
              <w:rPr>
                <w:color w:val="000000"/>
              </w:rPr>
              <w:t>fn_strAchievementsForCoachingId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D755BC" w14:textId="77777777"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 xml:space="preserve">Given a CoachingID consolidates all the Competency Image </w:t>
            </w:r>
            <w:proofErr w:type="spellStart"/>
            <w:r w:rsidRPr="009D1184">
              <w:rPr>
                <w:rFonts w:ascii="Times New Roman" w:hAnsi="Times New Roman"/>
              </w:rPr>
              <w:t>refrences</w:t>
            </w:r>
            <w:proofErr w:type="spellEnd"/>
            <w:r w:rsidRPr="009D1184">
              <w:rPr>
                <w:rFonts w:ascii="Times New Roman" w:hAnsi="Times New Roman"/>
              </w:rPr>
              <w:t xml:space="preserve"> to a single string</w:t>
            </w:r>
          </w:p>
        </w:tc>
      </w:tr>
    </w:tbl>
    <w:p w14:paraId="370917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D2B0F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DBCD93" w14:textId="77777777"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6A2BC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21E9E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AEB958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09311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AD548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90FE6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7CD8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8BEA2B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34AC3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77FE32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5F989C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6E6759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7F90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D88B05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5A21F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D526A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393B3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A1D00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B6599C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9890EF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FD03CE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87CDA7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E9550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6F29A9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DFC8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ECBEF9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6735B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839BF8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035CAD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7071BAF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DE350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C64CA1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768ACA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B73A1B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3CE5A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438C0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A5F467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1E912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B45EA9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0682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7F26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A9A7A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5245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01EA1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3FE7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5544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5DEDAB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7A98A6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3EC1E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A11A6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7EA6CD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D1E7F4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BC618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DF6EC8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DD11D8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026FA5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820799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6A5FB0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E59403" w14:textId="77777777"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6C3651" w14:textId="77777777"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59"/>
      <w:footerReference w:type="default" r:id="rId6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1BBB5" w14:textId="77777777" w:rsidR="008001E0" w:rsidRDefault="008001E0" w:rsidP="009F2A51">
      <w:pPr>
        <w:spacing w:after="0" w:line="240" w:lineRule="auto"/>
      </w:pPr>
      <w:r>
        <w:separator/>
      </w:r>
    </w:p>
  </w:endnote>
  <w:endnote w:type="continuationSeparator" w:id="0">
    <w:p w14:paraId="3E6EA7E0" w14:textId="77777777" w:rsidR="008001E0" w:rsidRDefault="008001E0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96E5" w14:textId="77777777"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14:paraId="47B2B40B" w14:textId="05257CE1"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926DA7">
      <w:t>company</w:t>
    </w:r>
    <w:r>
      <w:t xml:space="preserve"> business affairs.</w:t>
    </w:r>
  </w:p>
  <w:p w14:paraId="2DB1F692" w14:textId="183950F4"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ins w:id="193" w:author="Palacherla, Susmitha C" w:date="2021-06-24T11:38:00Z">
      <w:r w:rsidR="00966EF6">
        <w:rPr>
          <w:noProof/>
        </w:rPr>
        <w:t>6/24/2021</w:t>
      </w:r>
    </w:ins>
    <w:del w:id="194" w:author="Palacherla, Susmitha C" w:date="2021-04-20T08:08:00Z">
      <w:r w:rsidR="00C82F07" w:rsidDel="00FD7637">
        <w:rPr>
          <w:noProof/>
        </w:rPr>
        <w:delText>4/19/2021</w:delText>
      </w:r>
    </w:del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14:paraId="1F4CFA16" w14:textId="77777777"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2BE9D" w14:textId="77777777" w:rsidR="008001E0" w:rsidRDefault="008001E0" w:rsidP="009F2A51">
      <w:pPr>
        <w:spacing w:after="0" w:line="240" w:lineRule="auto"/>
      </w:pPr>
      <w:r>
        <w:separator/>
      </w:r>
    </w:p>
  </w:footnote>
  <w:footnote w:type="continuationSeparator" w:id="0">
    <w:p w14:paraId="7C980DA0" w14:textId="77777777" w:rsidR="008001E0" w:rsidRDefault="008001E0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873" w14:textId="77777777" w:rsidR="003616C2" w:rsidRDefault="003616C2" w:rsidP="003616C2">
    <w:pPr>
      <w:pStyle w:val="Header"/>
    </w:pPr>
    <w:r>
      <w:t>eCoaching Log System</w:t>
    </w:r>
  </w:p>
  <w:p w14:paraId="1CBF7467" w14:textId="77777777" w:rsidR="003616C2" w:rsidRDefault="003616C2">
    <w:pPr>
      <w:pStyle w:val="Header"/>
    </w:pPr>
  </w:p>
  <w:p w14:paraId="77E157F9" w14:textId="77777777"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9A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1A3342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0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22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9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87B4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5"/>
  </w:num>
  <w:num w:numId="2">
    <w:abstractNumId w:val="26"/>
  </w:num>
  <w:num w:numId="3">
    <w:abstractNumId w:val="7"/>
  </w:num>
  <w:num w:numId="4">
    <w:abstractNumId w:val="19"/>
  </w:num>
  <w:num w:numId="5">
    <w:abstractNumId w:val="15"/>
  </w:num>
  <w:num w:numId="6">
    <w:abstractNumId w:val="39"/>
  </w:num>
  <w:num w:numId="7">
    <w:abstractNumId w:val="38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5"/>
  </w:num>
  <w:num w:numId="11">
    <w:abstractNumId w:val="11"/>
  </w:num>
  <w:num w:numId="12">
    <w:abstractNumId w:val="34"/>
  </w:num>
  <w:num w:numId="13">
    <w:abstractNumId w:val="2"/>
  </w:num>
  <w:num w:numId="14">
    <w:abstractNumId w:val="20"/>
  </w:num>
  <w:num w:numId="15">
    <w:abstractNumId w:val="31"/>
  </w:num>
  <w:num w:numId="16">
    <w:abstractNumId w:val="16"/>
  </w:num>
  <w:num w:numId="17">
    <w:abstractNumId w:val="23"/>
  </w:num>
  <w:num w:numId="18">
    <w:abstractNumId w:val="10"/>
  </w:num>
  <w:num w:numId="19">
    <w:abstractNumId w:val="4"/>
  </w:num>
  <w:num w:numId="20">
    <w:abstractNumId w:val="33"/>
  </w:num>
  <w:num w:numId="21">
    <w:abstractNumId w:val="29"/>
  </w:num>
  <w:num w:numId="22">
    <w:abstractNumId w:val="9"/>
  </w:num>
  <w:num w:numId="23">
    <w:abstractNumId w:val="32"/>
  </w:num>
  <w:num w:numId="24">
    <w:abstractNumId w:val="27"/>
  </w:num>
  <w:num w:numId="25">
    <w:abstractNumId w:val="18"/>
  </w:num>
  <w:num w:numId="26">
    <w:abstractNumId w:val="14"/>
  </w:num>
  <w:num w:numId="27">
    <w:abstractNumId w:val="0"/>
  </w:num>
  <w:num w:numId="28">
    <w:abstractNumId w:val="40"/>
  </w:num>
  <w:num w:numId="29">
    <w:abstractNumId w:val="30"/>
  </w:num>
  <w:num w:numId="30">
    <w:abstractNumId w:val="12"/>
  </w:num>
  <w:num w:numId="31">
    <w:abstractNumId w:val="36"/>
  </w:num>
  <w:num w:numId="32">
    <w:abstractNumId w:val="28"/>
  </w:num>
  <w:num w:numId="33">
    <w:abstractNumId w:val="8"/>
  </w:num>
  <w:num w:numId="34">
    <w:abstractNumId w:val="22"/>
  </w:num>
  <w:num w:numId="35">
    <w:abstractNumId w:val="44"/>
  </w:num>
  <w:num w:numId="36">
    <w:abstractNumId w:val="21"/>
  </w:num>
  <w:num w:numId="37">
    <w:abstractNumId w:val="1"/>
  </w:num>
  <w:num w:numId="38">
    <w:abstractNumId w:val="42"/>
  </w:num>
  <w:num w:numId="39">
    <w:abstractNumId w:val="43"/>
  </w:num>
  <w:num w:numId="40">
    <w:abstractNumId w:val="37"/>
  </w:num>
  <w:num w:numId="41">
    <w:abstractNumId w:val="6"/>
  </w:num>
  <w:num w:numId="42">
    <w:abstractNumId w:val="3"/>
  </w:num>
  <w:num w:numId="43">
    <w:abstractNumId w:val="5"/>
  </w:num>
  <w:num w:numId="44">
    <w:abstractNumId w:val="45"/>
  </w:num>
  <w:num w:numId="45">
    <w:abstractNumId w:val="17"/>
  </w:num>
  <w:num w:numId="46">
    <w:abstractNumId w:val="41"/>
  </w:num>
  <w:num w:numId="47">
    <w:abstractNumId w:val="13"/>
  </w:num>
  <w:num w:numId="48">
    <w:abstractNumId w:val="24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66205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E3414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54A76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01E0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A530E"/>
    <w:rsid w:val="008C2FA7"/>
    <w:rsid w:val="008C584B"/>
    <w:rsid w:val="008D184D"/>
    <w:rsid w:val="008E35AA"/>
    <w:rsid w:val="0091231B"/>
    <w:rsid w:val="009152BD"/>
    <w:rsid w:val="009212E2"/>
    <w:rsid w:val="00925A7E"/>
    <w:rsid w:val="00926339"/>
    <w:rsid w:val="00926DA7"/>
    <w:rsid w:val="00932115"/>
    <w:rsid w:val="009330C3"/>
    <w:rsid w:val="00934089"/>
    <w:rsid w:val="0094076B"/>
    <w:rsid w:val="00946573"/>
    <w:rsid w:val="0095088D"/>
    <w:rsid w:val="00950B2C"/>
    <w:rsid w:val="00966EF6"/>
    <w:rsid w:val="009773E7"/>
    <w:rsid w:val="0098031D"/>
    <w:rsid w:val="00987C80"/>
    <w:rsid w:val="00997A45"/>
    <w:rsid w:val="009A4223"/>
    <w:rsid w:val="009D1184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27E8F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2F07"/>
    <w:rsid w:val="00C84DC7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D7637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3AE60B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</TotalTime>
  <Pages>46</Pages>
  <Words>2622</Words>
  <Characters>14952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17539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45</cp:revision>
  <dcterms:created xsi:type="dcterms:W3CDTF">2016-04-12T19:32:00Z</dcterms:created>
  <dcterms:modified xsi:type="dcterms:W3CDTF">2021-06-24T15:45:00Z</dcterms:modified>
</cp:coreProperties>
</file>