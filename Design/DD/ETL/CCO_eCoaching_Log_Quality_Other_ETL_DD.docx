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C82F07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531B9BB9" w:rsidR="00C82F07" w:rsidRPr="00C82F07" w:rsidRDefault="00C82F07" w:rsidP="00C82F07">
            <w:pPr>
              <w:ind w:left="-12" w:right="-270"/>
              <w:jc w:val="center"/>
              <w:rPr>
                <w:rFonts w:ascii="Times New Roman" w:hAnsi="Times New Roman"/>
              </w:rPr>
            </w:pPr>
            <w:del w:id="0" w:author="Palacherla, Susmitha C" w:date="2021-08-03T09:50:00Z">
              <w:r w:rsidDel="00712815">
                <w:rPr>
                  <w:rFonts w:ascii="Times New Roman" w:hAnsi="Times New Roman"/>
                </w:rPr>
                <w:delText>4/19/2021</w:delText>
              </w:r>
            </w:del>
            <w:ins w:id="1" w:author="Palacherla, Susmitha C" w:date="2021-08-03T09:50:00Z">
              <w:r w:rsidR="00712815">
                <w:rPr>
                  <w:rFonts w:ascii="Times New Roman" w:hAnsi="Times New Roman"/>
                </w:rPr>
                <w:t>8/2/2021</w:t>
              </w:r>
            </w:ins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C82F07" w:rsidRPr="00C82F07" w:rsidRDefault="00C82F07" w:rsidP="00C82F07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07274461" w:rsidR="00C82F07" w:rsidRPr="00C82F07" w:rsidRDefault="00712815" w:rsidP="00C82F07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1-08-03T09:50:00Z">
              <w:r w:rsidRPr="00712815">
                <w:rPr>
                  <w:rFonts w:ascii="Times New Roman" w:hAnsi="Times New Roman"/>
                  <w:sz w:val="24"/>
                </w:rPr>
                <w:t>TFS 22443 - Add trigger and review performance for Bingo upload job</w:t>
              </w:r>
            </w:ins>
            <w:del w:id="3" w:author="Palacherla, Susmitha C" w:date="2021-08-03T09:50:00Z">
              <w:r w:rsidR="00C82F07" w:rsidRPr="000E2E23" w:rsidDel="00712815">
                <w:rPr>
                  <w:rFonts w:ascii="Times New Roman" w:hAnsi="Times New Roman"/>
                  <w:sz w:val="24"/>
                </w:rPr>
                <w:delText>TFS 20677 -  AD island to AD AWS environment changes</w:delText>
              </w:r>
              <w:r w:rsidR="00C82F07" w:rsidDel="00712815">
                <w:rPr>
                  <w:rFonts w:ascii="Times New Roman" w:hAnsi="Times New Roman"/>
                  <w:sz w:val="24"/>
                </w:rPr>
                <w:delText>.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t>4/19/2021</w:t>
            </w:r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sz w:val="22"/>
                <w:szCs w:val="22"/>
              </w:rPr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85627">
              <w:t>Susmitha Palacherla</w:t>
            </w:r>
          </w:p>
        </w:tc>
      </w:tr>
      <w:tr w:rsidR="00966EF6" w:rsidRPr="001D6CCE" w14:paraId="286BA796" w14:textId="77777777" w:rsidTr="00B63D5F"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</w:pPr>
            <w:r w:rsidRPr="00942FDD">
              <w:t xml:space="preserve">TFS 21796 - change email server from </w:t>
            </w:r>
            <w:proofErr w:type="spellStart"/>
            <w:r w:rsidRPr="00942FDD">
              <w:t>ironport</w:t>
            </w:r>
            <w:proofErr w:type="spellEnd"/>
            <w:r w:rsidRPr="00942FDD">
              <w:t xml:space="preserve"> to </w:t>
            </w:r>
            <w:proofErr w:type="spellStart"/>
            <w:r w:rsidRPr="00942FDD">
              <w:t>maxcorp</w:t>
            </w:r>
            <w:proofErr w:type="spellEnd"/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712815" w:rsidRPr="001D6CCE" w14:paraId="5F2C4B6A" w14:textId="77777777" w:rsidTr="00B63D5F">
        <w:trPr>
          <w:ins w:id="4" w:author="Palacherla, Susmitha C" w:date="2021-08-03T09:51:00Z"/>
        </w:trPr>
        <w:tc>
          <w:tcPr>
            <w:tcW w:w="1440" w:type="dxa"/>
          </w:tcPr>
          <w:p w14:paraId="58C6FDE2" w14:textId="34781B79" w:rsidR="00712815" w:rsidRDefault="00712815" w:rsidP="00966EF6">
            <w:pPr>
              <w:pStyle w:val="hdr1"/>
              <w:ind w:left="0"/>
              <w:jc w:val="left"/>
              <w:rPr>
                <w:ins w:id="5" w:author="Palacherla, Susmitha C" w:date="2021-08-03T09:51:00Z"/>
              </w:rPr>
            </w:pPr>
            <w:ins w:id="6" w:author="Palacherla, Susmitha C" w:date="2021-08-03T09:51:00Z">
              <w:r>
                <w:t>8/2/2021</w:t>
              </w:r>
            </w:ins>
          </w:p>
        </w:tc>
        <w:tc>
          <w:tcPr>
            <w:tcW w:w="5238" w:type="dxa"/>
          </w:tcPr>
          <w:p w14:paraId="6506AE6D" w14:textId="3F64FB47" w:rsidR="00712815" w:rsidRPr="00942FDD" w:rsidRDefault="00712815" w:rsidP="00966EF6">
            <w:pPr>
              <w:pStyle w:val="hdr1"/>
              <w:ind w:left="0"/>
              <w:rPr>
                <w:ins w:id="7" w:author="Palacherla, Susmitha C" w:date="2021-08-03T09:51:00Z"/>
              </w:rPr>
            </w:pPr>
            <w:ins w:id="8" w:author="Palacherla, Susmitha C" w:date="2021-08-03T09:51:00Z">
              <w:r w:rsidRPr="00712815">
                <w:t>TFS 22443 - Add trigger and review performance for Bingo upload job</w:t>
              </w:r>
            </w:ins>
          </w:p>
        </w:tc>
        <w:tc>
          <w:tcPr>
            <w:tcW w:w="2790" w:type="dxa"/>
          </w:tcPr>
          <w:p w14:paraId="4C5E77F2" w14:textId="531BE799" w:rsidR="00712815" w:rsidRPr="00585627" w:rsidRDefault="00712815" w:rsidP="00966EF6">
            <w:pPr>
              <w:pStyle w:val="hdr1"/>
              <w:ind w:left="0"/>
              <w:jc w:val="left"/>
              <w:rPr>
                <w:ins w:id="9" w:author="Palacherla, Susmitha C" w:date="2021-08-03T09:51:00Z"/>
              </w:rPr>
            </w:pPr>
            <w:ins w:id="10" w:author="Palacherla, Susmitha C" w:date="2021-08-03T09:51:00Z">
              <w:r w:rsidRPr="00585627"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1" w:name="_Toc434743870"/>
      <w:r w:rsidRPr="002431EB">
        <w:br w:type="page"/>
      </w:r>
      <w:bookmarkEnd w:id="1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66666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66666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66666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66666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66666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66666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66666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66666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66666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work-flow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5E184E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1F3C08" w:rsidRPr="00700164">
          <w:rPr>
            <w:rStyle w:val="Hyperlink"/>
            <w:rFonts w:ascii="Times New Roman" w:hAnsi="Times New Roman"/>
          </w:rPr>
          <w:t>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6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7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8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18"/>
    </w:p>
    <w:p w14:paraId="62C25EF6" w14:textId="75373B2C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9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19"/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20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50FFD3BF" w14:textId="4467ED7E" w:rsidR="00C82F07" w:rsidRPr="00712815" w:rsidRDefault="00712815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  <w:rPrChange w:id="21" w:author="Palacherla, Susmitha C" w:date="2021-08-03T09:52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pPrChange w:id="22" w:author="Palacherla, Susmitha C" w:date="2021-08-03T09:52:00Z">
          <w:pPr>
            <w:pStyle w:val="ListParagraph"/>
            <w:widowControl w:val="0"/>
            <w:numPr>
              <w:numId w:val="4"/>
            </w:numPr>
            <w:autoSpaceDE w:val="0"/>
            <w:autoSpaceDN w:val="0"/>
            <w:adjustRightInd w:val="0"/>
            <w:spacing w:after="0" w:line="240" w:lineRule="auto"/>
            <w:ind w:left="1584" w:hanging="360"/>
          </w:pPr>
        </w:pPrChange>
      </w:pPr>
      <w:ins w:id="23" w:author="Palacherla, Susmitha C" w:date="2021-08-03T09:52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712815">
          <w:rPr>
            <w:rFonts w:ascii="Times New Roman" w:hAnsi="Times New Roman"/>
            <w:sz w:val="20"/>
            <w:szCs w:val="20"/>
            <w:rPrChange w:id="24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712815">
          <w:rPr>
            <w:rFonts w:ascii="Times New Roman" w:hAnsi="Times New Roman"/>
            <w:sz w:val="20"/>
            <w:szCs w:val="20"/>
            <w:rPrChange w:id="25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712815">
          <w:rPr>
            <w:rFonts w:ascii="Times New Roman" w:hAnsi="Times New Roman"/>
            <w:sz w:val="20"/>
            <w:szCs w:val="20"/>
            <w:rPrChange w:id="26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712815">
          <w:rPr>
            <w:rFonts w:ascii="Times New Roman" w:hAnsi="Times New Roman"/>
            <w:sz w:val="20"/>
            <w:szCs w:val="20"/>
            <w:rPrChange w:id="27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  <w:r w:rsidRPr="00712815">
          <w:rPr>
            <w:rFonts w:ascii="Times New Roman" w:hAnsi="Times New Roman"/>
            <w:sz w:val="20"/>
            <w:szCs w:val="20"/>
            <w:rPrChange w:id="28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712815">
          <w:rPr>
            <w:rFonts w:ascii="Times New Roman" w:hAnsi="Times New Roman"/>
            <w:sz w:val="20"/>
            <w:szCs w:val="20"/>
            <w:rPrChange w:id="29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\Data</w:instrText>
        </w:r>
        <w:r w:rsidRPr="00712815">
          <w:rPr>
            <w:rFonts w:ascii="Times New Roman" w:hAnsi="Times New Roman"/>
            <w:sz w:val="20"/>
            <w:szCs w:val="20"/>
            <w:rPrChange w:id="30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712815">
          <w:rPr>
            <w:rFonts w:ascii="Times New Roman" w:hAnsi="Times New Roman"/>
            <w:sz w:val="20"/>
            <w:szCs w:val="20"/>
            <w:rPrChange w:id="31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\Coaching</w:instrText>
        </w:r>
        <w:r w:rsidRPr="00712815">
          <w:rPr>
            <w:rFonts w:ascii="Times New Roman" w:hAnsi="Times New Roman"/>
            <w:sz w:val="20"/>
            <w:szCs w:val="20"/>
            <w:rPrChange w:id="32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712815">
          <w:rPr>
            <w:rFonts w:ascii="Times New Roman" w:hAnsi="Times New Roman"/>
            <w:sz w:val="20"/>
            <w:szCs w:val="20"/>
            <w:rPrChange w:id="33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\Quality</w:instrText>
        </w:r>
        <w:r w:rsidRPr="00712815">
          <w:rPr>
            <w:rFonts w:ascii="Times New Roman" w:hAnsi="Times New Roman"/>
            <w:sz w:val="20"/>
            <w:szCs w:val="20"/>
            <w:rPrChange w:id="34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 w:rsidRPr="00712815">
          <w:rPr>
            <w:rFonts w:ascii="Times New Roman" w:hAnsi="Times New Roman"/>
            <w:sz w:val="20"/>
            <w:szCs w:val="20"/>
            <w:rPrChange w:id="35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  <w:r w:rsidRPr="00B630F8">
          <w:rPr>
            <w:rStyle w:val="Hyperlink"/>
            <w:rFonts w:ascii="Times New Roman" w:hAnsi="Times New Roman"/>
            <w:sz w:val="20"/>
            <w:szCs w:val="20"/>
            <w:rPrChange w:id="36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t>\\UVAADADSQL50CCO\Data\Coaching\Quality\</w:t>
        </w:r>
        <w:r>
          <w:rPr>
            <w:rFonts w:ascii="Times New Roman" w:hAnsi="Times New Roman"/>
            <w:sz w:val="20"/>
            <w:szCs w:val="20"/>
          </w:rPr>
          <w:fldChar w:fldCharType="end"/>
        </w:r>
        <w:r w:rsidRPr="00712815">
          <w:rPr>
            <w:rFonts w:ascii="Times New Roman" w:hAnsi="Times New Roman"/>
            <w:sz w:val="20"/>
            <w:szCs w:val="20"/>
            <w:rPrChange w:id="37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t xml:space="preserve"> </w:t>
        </w:r>
        <w:r w:rsidRPr="00712815" w:rsidDel="00712815">
          <w:rPr>
            <w:rFonts w:ascii="Times New Roman" w:hAnsi="Times New Roman"/>
            <w:sz w:val="20"/>
            <w:szCs w:val="20"/>
            <w:rPrChange w:id="38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t xml:space="preserve"> </w:t>
        </w:r>
      </w:ins>
      <w:del w:id="39" w:author="Palacherla, Susmitha C" w:date="2021-08-03T09:52:00Z">
        <w:r w:rsidR="00C82F07" w:rsidRPr="00712815" w:rsidDel="00712815">
          <w:rPr>
            <w:rFonts w:ascii="Times New Roman" w:hAnsi="Times New Roman"/>
            <w:sz w:val="20"/>
            <w:szCs w:val="20"/>
            <w:rPrChange w:id="40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fldChar w:fldCharType="begin"/>
        </w:r>
        <w:r w:rsidR="00C82F07" w:rsidRPr="00712815" w:rsidDel="00712815">
          <w:rPr>
            <w:rFonts w:ascii="Times New Roman" w:hAnsi="Times New Roman"/>
            <w:sz w:val="20"/>
            <w:szCs w:val="20"/>
            <w:rPrChange w:id="41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delInstrText xml:space="preserve"> HYPERLINK "\</w:delInstrText>
        </w:r>
        <w:r w:rsidR="00C82F07" w:rsidRPr="00712815" w:rsidDel="00712815">
          <w:delInstrText>\</w:delInstrText>
        </w:r>
        <w:r w:rsidR="00C82F07" w:rsidRPr="00712815" w:rsidDel="00712815">
          <w:rPr>
            <w:rFonts w:ascii="Times New Roman" w:hAnsi="Times New Roman"/>
            <w:sz w:val="20"/>
            <w:szCs w:val="20"/>
            <w:rPrChange w:id="42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delInstrText>\</w:delInstrText>
        </w:r>
        <w:r w:rsidR="00C82F07" w:rsidRPr="00712815" w:rsidDel="00712815">
          <w:delInstrText>\UVAADADSQL50CCO</w:delInstrText>
        </w:r>
        <w:r w:rsidR="00C82F07" w:rsidRPr="00712815" w:rsidDel="00712815">
          <w:rPr>
            <w:rFonts w:ascii="Times New Roman" w:hAnsi="Times New Roman"/>
            <w:sz w:val="20"/>
            <w:szCs w:val="20"/>
            <w:rPrChange w:id="43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delInstrText>\</w:delInstrText>
        </w:r>
        <w:r w:rsidR="00C82F07" w:rsidRPr="00712815" w:rsidDel="00712815">
          <w:delInstrText>\Quality_Other</w:delInstrText>
        </w:r>
        <w:r w:rsidR="00C82F07" w:rsidRPr="00712815" w:rsidDel="00712815">
          <w:rPr>
            <w:rFonts w:ascii="Times New Roman" w:hAnsi="Times New Roman"/>
            <w:sz w:val="20"/>
            <w:szCs w:val="20"/>
            <w:rPrChange w:id="44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delInstrText>\</w:delInstrText>
        </w:r>
        <w:r w:rsidR="00C82F07" w:rsidRPr="00712815" w:rsidDel="00712815">
          <w:delInstrText>\</w:delInstrText>
        </w:r>
        <w:r w:rsidR="00C82F07" w:rsidRPr="00712815" w:rsidDel="00712815">
          <w:rPr>
            <w:rFonts w:ascii="Times New Roman" w:hAnsi="Times New Roman"/>
            <w:sz w:val="20"/>
            <w:szCs w:val="20"/>
            <w:rPrChange w:id="45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delInstrText xml:space="preserve">" </w:delInstrText>
        </w:r>
        <w:r w:rsidR="00C82F07" w:rsidRPr="00712815" w:rsidDel="00712815">
          <w:rPr>
            <w:rFonts w:ascii="Times New Roman" w:hAnsi="Times New Roman"/>
            <w:sz w:val="20"/>
            <w:szCs w:val="20"/>
            <w:rPrChange w:id="46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fldChar w:fldCharType="separate"/>
        </w:r>
        <w:r w:rsidR="00C82F07" w:rsidRPr="00712815" w:rsidDel="00712815">
          <w:rPr>
            <w:rStyle w:val="Hyperlink"/>
            <w:rFonts w:ascii="Times New Roman" w:hAnsi="Times New Roman"/>
            <w:sz w:val="20"/>
            <w:szCs w:val="20"/>
            <w:rPrChange w:id="47" w:author="Palacherla, Susmitha C" w:date="2021-08-03T09:52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delText>\\UVAADADSQL50CCO\Quality_Other\</w:delText>
        </w:r>
        <w:r w:rsidR="00C82F07" w:rsidRPr="00712815" w:rsidDel="00712815">
          <w:rPr>
            <w:rFonts w:ascii="Times New Roman" w:hAnsi="Times New Roman"/>
            <w:sz w:val="20"/>
            <w:szCs w:val="20"/>
            <w:rPrChange w:id="48" w:author="Palacherla, Susmitha C" w:date="2021-08-03T09:52:00Z">
              <w:rPr>
                <w:rFonts w:ascii="Times New Roman" w:hAnsi="Times New Roman"/>
                <w:sz w:val="20"/>
                <w:szCs w:val="20"/>
              </w:rPr>
            </w:rPrChange>
          </w:rPr>
          <w:fldChar w:fldCharType="end"/>
        </w:r>
      </w:del>
      <w:r w:rsidR="00C82F07" w:rsidRPr="00712815" w:rsidDel="00810310">
        <w:rPr>
          <w:rFonts w:ascii="Times New Roman" w:hAnsi="Times New Roman"/>
          <w:color w:val="000000" w:themeColor="text1"/>
          <w:sz w:val="20"/>
          <w:szCs w:val="20"/>
          <w:rPrChange w:id="49" w:author="Palacherla, Susmitha C" w:date="2021-08-03T09:52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</w:t>
      </w:r>
      <w:r w:rsidR="00C82F07" w:rsidRPr="00712815">
        <w:rPr>
          <w:rFonts w:ascii="Times New Roman" w:hAnsi="Times New Roman"/>
          <w:color w:val="000000" w:themeColor="text1"/>
          <w:sz w:val="20"/>
          <w:szCs w:val="20"/>
          <w:rPrChange w:id="50" w:author="Palacherla, Susmitha C" w:date="2021-08-03T09:52:00Z">
            <w:rPr>
              <w:rFonts w:ascii="Times New Roman" w:hAnsi="Times New Roman"/>
              <w:color w:val="000000" w:themeColor="text1"/>
              <w:sz w:val="20"/>
              <w:szCs w:val="20"/>
            </w:rPr>
          </w:rPrChange>
        </w:rPr>
        <w:t xml:space="preserve"> - Dev File staging share</w:t>
      </w:r>
    </w:p>
    <w:p w14:paraId="016B31C3" w14:textId="6CE95431" w:rsidR="00C82F07" w:rsidRPr="002A770C" w:rsidRDefault="00712815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ins w:id="51" w:author="Palacherla, Susmitha C" w:date="2021-08-03T09:53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712815">
          <w:rPr>
            <w:rFonts w:ascii="Times New Roman" w:hAnsi="Times New Roman"/>
            <w:sz w:val="20"/>
            <w:szCs w:val="20"/>
          </w:rPr>
          <w:instrText>\</w:instrText>
        </w:r>
      </w:ins>
      <w:ins w:id="52" w:author="Palacherla, Susmitha C" w:date="2021-08-03T09:52:00Z">
        <w:r w:rsidRPr="00712815">
          <w:rPr>
            <w:rFonts w:ascii="Times New Roman" w:hAnsi="Times New Roman"/>
            <w:sz w:val="20"/>
            <w:szCs w:val="20"/>
          </w:rPr>
          <w:instrText>\</w:instrText>
        </w:r>
      </w:ins>
      <w:ins w:id="53" w:author="Palacherla, Susmitha C" w:date="2021-08-03T09:53:00Z">
        <w:r w:rsidRPr="00712815">
          <w:rPr>
            <w:rFonts w:ascii="Times New Roman" w:hAnsi="Times New Roman"/>
            <w:sz w:val="20"/>
            <w:szCs w:val="20"/>
          </w:rPr>
          <w:instrText>\</w:instrText>
        </w:r>
      </w:ins>
      <w:ins w:id="54" w:author="Palacherla, Susmitha C" w:date="2021-08-03T09:52:00Z">
        <w:r w:rsidRPr="00712815">
          <w:rPr>
            <w:rFonts w:ascii="Times New Roman" w:hAnsi="Times New Roman"/>
            <w:sz w:val="20"/>
            <w:szCs w:val="20"/>
          </w:rPr>
          <w:instrText>\UVAADADSQL52CCO</w:instrText>
        </w:r>
      </w:ins>
      <w:ins w:id="55" w:author="Palacherla, Susmitha C" w:date="2021-08-03T09:53:00Z">
        <w:r w:rsidRPr="00712815">
          <w:rPr>
            <w:rFonts w:ascii="Times New Roman" w:hAnsi="Times New Roman"/>
            <w:sz w:val="20"/>
            <w:szCs w:val="20"/>
          </w:rPr>
          <w:instrText>\</w:instrText>
        </w:r>
      </w:ins>
      <w:ins w:id="56" w:author="Palacherla, Susmitha C" w:date="2021-08-03T09:52:00Z">
        <w:r w:rsidRPr="00712815">
          <w:rPr>
            <w:rFonts w:ascii="Times New Roman" w:hAnsi="Times New Roman"/>
            <w:sz w:val="20"/>
            <w:szCs w:val="20"/>
          </w:rPr>
          <w:instrText>\Data</w:instrText>
        </w:r>
      </w:ins>
      <w:ins w:id="57" w:author="Palacherla, Susmitha C" w:date="2021-08-03T09:53:00Z">
        <w:r w:rsidRPr="00712815">
          <w:rPr>
            <w:rFonts w:ascii="Times New Roman" w:hAnsi="Times New Roman"/>
            <w:sz w:val="20"/>
            <w:szCs w:val="20"/>
          </w:rPr>
          <w:instrText>\</w:instrText>
        </w:r>
      </w:ins>
      <w:ins w:id="58" w:author="Palacherla, Susmitha C" w:date="2021-08-03T09:52:00Z">
        <w:r w:rsidRPr="00712815">
          <w:rPr>
            <w:rFonts w:ascii="Times New Roman" w:hAnsi="Times New Roman"/>
            <w:sz w:val="20"/>
            <w:szCs w:val="20"/>
          </w:rPr>
          <w:instrText>\Coaching</w:instrText>
        </w:r>
      </w:ins>
      <w:ins w:id="59" w:author="Palacherla, Susmitha C" w:date="2021-08-03T09:53:00Z">
        <w:r w:rsidRPr="00712815">
          <w:rPr>
            <w:rFonts w:ascii="Times New Roman" w:hAnsi="Times New Roman"/>
            <w:sz w:val="20"/>
            <w:szCs w:val="20"/>
          </w:rPr>
          <w:instrText>\</w:instrText>
        </w:r>
      </w:ins>
      <w:ins w:id="60" w:author="Palacherla, Susmitha C" w:date="2021-08-03T09:52:00Z">
        <w:r w:rsidRPr="00712815">
          <w:rPr>
            <w:rFonts w:ascii="Times New Roman" w:hAnsi="Times New Roman"/>
            <w:sz w:val="20"/>
            <w:szCs w:val="20"/>
          </w:rPr>
          <w:instrText>\Quality</w:instrText>
        </w:r>
      </w:ins>
      <w:ins w:id="61" w:author="Palacherla, Susmitha C" w:date="2021-08-03T09:53:00Z">
        <w:r>
          <w:rPr>
            <w:rFonts w:ascii="Times New Roman" w:hAnsi="Times New Roman"/>
            <w:sz w:val="20"/>
            <w:szCs w:val="20"/>
          </w:rPr>
          <w:instrText xml:space="preserve">\\"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62" w:author="Palacherla, Susmitha C" w:date="2021-08-03T09:52:00Z">
        <w:r w:rsidRPr="00B630F8">
          <w:rPr>
            <w:rStyle w:val="Hyperlink"/>
            <w:rFonts w:ascii="Times New Roman" w:hAnsi="Times New Roman"/>
            <w:sz w:val="20"/>
            <w:szCs w:val="20"/>
          </w:rPr>
          <w:t>\\UVAADADSQL52CCO\Data\Coaching\Quality</w:t>
        </w:r>
      </w:ins>
      <w:ins w:id="63" w:author="Palacherla, Susmitha C" w:date="2021-08-03T09:53:00Z">
        <w:r w:rsidRPr="00B630F8">
          <w:rPr>
            <w:rStyle w:val="Hyperlink"/>
            <w:rFonts w:ascii="Times New Roman" w:hAnsi="Times New Roman"/>
            <w:sz w:val="20"/>
            <w:szCs w:val="20"/>
          </w:rPr>
          <w:t>\</w:t>
        </w:r>
        <w:r>
          <w:rPr>
            <w:rFonts w:ascii="Times New Roman" w:hAnsi="Times New Roman"/>
            <w:sz w:val="20"/>
            <w:szCs w:val="20"/>
          </w:rPr>
          <w:fldChar w:fldCharType="end"/>
        </w:r>
        <w:r>
          <w:rPr>
            <w:rFonts w:ascii="Times New Roman" w:hAnsi="Times New Roman"/>
            <w:sz w:val="20"/>
            <w:szCs w:val="20"/>
          </w:rPr>
          <w:t xml:space="preserve"> </w:t>
        </w:r>
      </w:ins>
      <w:del w:id="64" w:author="Palacherla, Susmitha C" w:date="2021-08-03T09:52:00Z">
        <w:r w:rsidR="00C82F07" w:rsidDel="00712815">
          <w:rPr>
            <w:rFonts w:ascii="Times New Roman" w:hAnsi="Times New Roman"/>
            <w:sz w:val="20"/>
            <w:szCs w:val="20"/>
          </w:rPr>
          <w:fldChar w:fldCharType="begin"/>
        </w:r>
        <w:r w:rsidR="00C82F07" w:rsidDel="00712815">
          <w:rPr>
            <w:rFonts w:ascii="Times New Roman" w:hAnsi="Times New Roman"/>
            <w:sz w:val="20"/>
            <w:szCs w:val="20"/>
          </w:rPr>
          <w:delInstrText xml:space="preserve"> HYPERLINK "</w:delInstrText>
        </w:r>
        <w:r w:rsidR="00C82F07" w:rsidRPr="00C82F07" w:rsidDel="00712815">
          <w:rPr>
            <w:rFonts w:ascii="Times New Roman" w:hAnsi="Times New Roman"/>
            <w:sz w:val="20"/>
            <w:szCs w:val="20"/>
          </w:rPr>
          <w:delInstrText>\</w:delInstrText>
        </w:r>
        <w:r w:rsidR="00C82F07" w:rsidRPr="00712815" w:rsidDel="00712815">
          <w:delInstrText>\</w:delInstrText>
        </w:r>
        <w:r w:rsidR="00C82F07" w:rsidRPr="00C82F07" w:rsidDel="00712815">
          <w:rPr>
            <w:rFonts w:ascii="Times New Roman" w:hAnsi="Times New Roman"/>
            <w:sz w:val="20"/>
            <w:szCs w:val="20"/>
          </w:rPr>
          <w:delInstrText>\</w:delInstrText>
        </w:r>
        <w:r w:rsidR="00C82F07" w:rsidRPr="00712815" w:rsidDel="00712815">
          <w:delInstrText>\UVAADADSQL52CCO</w:delInstrText>
        </w:r>
        <w:r w:rsidR="00C82F07" w:rsidRPr="00C82F07" w:rsidDel="00712815">
          <w:rPr>
            <w:rFonts w:ascii="Times New Roman" w:hAnsi="Times New Roman"/>
            <w:sz w:val="20"/>
            <w:szCs w:val="20"/>
          </w:rPr>
          <w:delInstrText>\</w:delInstrText>
        </w:r>
        <w:r w:rsidR="00C82F07" w:rsidRPr="00712815" w:rsidDel="00712815">
          <w:delInstrText>\Quality_Other</w:delInstrText>
        </w:r>
        <w:r w:rsidR="00C82F07" w:rsidRPr="00C82F07" w:rsidDel="00712815">
          <w:rPr>
            <w:rFonts w:ascii="Times New Roman" w:hAnsi="Times New Roman"/>
            <w:sz w:val="20"/>
            <w:szCs w:val="20"/>
          </w:rPr>
          <w:delInstrText>\</w:delInstrText>
        </w:r>
        <w:r w:rsidR="00C82F07" w:rsidRPr="00712815" w:rsidDel="00712815">
          <w:delInstrText>\</w:delInstrText>
        </w:r>
        <w:r w:rsidR="00C82F07" w:rsidDel="00712815">
          <w:rPr>
            <w:rFonts w:ascii="Times New Roman" w:hAnsi="Times New Roman"/>
            <w:sz w:val="20"/>
            <w:szCs w:val="20"/>
          </w:rPr>
          <w:delInstrText xml:space="preserve">" </w:delInstrText>
        </w:r>
        <w:r w:rsidR="00C82F07" w:rsidDel="00712815">
          <w:rPr>
            <w:rFonts w:ascii="Times New Roman" w:hAnsi="Times New Roman"/>
            <w:sz w:val="20"/>
            <w:szCs w:val="20"/>
          </w:rPr>
          <w:fldChar w:fldCharType="separate"/>
        </w:r>
        <w:r w:rsidR="00C82F07" w:rsidRPr="008D052F" w:rsidDel="00712815">
          <w:rPr>
            <w:rStyle w:val="Hyperlink"/>
            <w:rFonts w:ascii="Times New Roman" w:hAnsi="Times New Roman"/>
            <w:sz w:val="20"/>
            <w:szCs w:val="20"/>
          </w:rPr>
          <w:delText>\\UVAADADSQL52CCO\Quality_Other\</w:delText>
        </w:r>
        <w:r w:rsidR="00C82F07" w:rsidDel="00712815">
          <w:rPr>
            <w:rFonts w:ascii="Times New Roman" w:hAnsi="Times New Roman"/>
            <w:sz w:val="20"/>
            <w:szCs w:val="20"/>
          </w:rPr>
          <w:fldChar w:fldCharType="end"/>
        </w:r>
        <w:r w:rsidR="00C82F07" w:rsidRPr="002A770C" w:rsidDel="00712815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 </w:delText>
        </w:r>
      </w:del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- Test File staging share</w:t>
      </w:r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0860C47C" w14:textId="79C0E08A" w:rsidR="00C82F07" w:rsidRPr="002A770C" w:rsidRDefault="00931693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ins w:id="65" w:author="Palacherla, Susmitha C" w:date="2021-08-03T09:55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931693">
          <w:rPr>
            <w:rFonts w:ascii="Times New Roman" w:hAnsi="Times New Roman"/>
            <w:sz w:val="20"/>
            <w:szCs w:val="20"/>
            <w:rPrChange w:id="66" w:author="Palacherla, Susmitha C" w:date="2021-08-03T09:55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r w:rsidRPr="00931693">
        <w:rPr>
          <w:rFonts w:ascii="Times New Roman" w:hAnsi="Times New Roman"/>
          <w:sz w:val="20"/>
          <w:szCs w:val="20"/>
          <w:rPrChange w:id="67" w:author="Palacherla, Susmitha C" w:date="2021-08-03T09:55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>\</w:instrText>
      </w:r>
      <w:ins w:id="68" w:author="Palacherla, Susmitha C" w:date="2021-08-03T09:55:00Z">
        <w:r w:rsidRPr="00931693">
          <w:rPr>
            <w:rFonts w:ascii="Times New Roman" w:hAnsi="Times New Roman"/>
            <w:sz w:val="20"/>
            <w:szCs w:val="20"/>
            <w:rPrChange w:id="69" w:author="Palacherla, Susmitha C" w:date="2021-08-03T09:55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r w:rsidRPr="00931693">
        <w:rPr>
          <w:rFonts w:ascii="Times New Roman" w:hAnsi="Times New Roman"/>
          <w:sz w:val="20"/>
          <w:szCs w:val="20"/>
          <w:rPrChange w:id="70" w:author="Palacherla, Susmitha C" w:date="2021-08-03T09:55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>\UVAAPADSQL50CCO</w:instrText>
      </w:r>
      <w:ins w:id="71" w:author="Palacherla, Susmitha C" w:date="2021-08-03T09:55:00Z">
        <w:r w:rsidRPr="00931693">
          <w:rPr>
            <w:rFonts w:ascii="Times New Roman" w:hAnsi="Times New Roman"/>
            <w:sz w:val="20"/>
            <w:szCs w:val="20"/>
            <w:rPrChange w:id="72" w:author="Palacherla, Susmitha C" w:date="2021-08-03T09:55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r w:rsidRPr="00931693">
        <w:rPr>
          <w:rFonts w:ascii="Times New Roman" w:hAnsi="Times New Roman"/>
          <w:sz w:val="20"/>
          <w:szCs w:val="20"/>
          <w:rPrChange w:id="73" w:author="Palacherla, Susmitha C" w:date="2021-08-03T09:55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>\Quality</w:instrText>
      </w:r>
      <w:ins w:id="74" w:author="Palacherla, Susmitha C" w:date="2021-08-03T09:55:00Z">
        <w:r w:rsidRPr="00931693">
          <w:rPr>
            <w:rFonts w:ascii="Times New Roman" w:hAnsi="Times New Roman"/>
            <w:sz w:val="20"/>
            <w:szCs w:val="20"/>
            <w:rPrChange w:id="75" w:author="Palacherla, Susmitha C" w:date="2021-08-03T09:55:00Z">
              <w:rPr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r w:rsidRPr="00931693">
        <w:rPr>
          <w:rFonts w:ascii="Times New Roman" w:hAnsi="Times New Roman"/>
          <w:sz w:val="20"/>
          <w:szCs w:val="20"/>
          <w:rPrChange w:id="76" w:author="Palacherla, Susmitha C" w:date="2021-08-03T09:55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instrText>\</w:instrText>
      </w:r>
      <w:ins w:id="77" w:author="Palacherla, Susmitha C" w:date="2021-08-03T09:55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r w:rsidRPr="00B630F8">
        <w:rPr>
          <w:rStyle w:val="Hyperlink"/>
          <w:rFonts w:ascii="Times New Roman" w:hAnsi="Times New Roman"/>
          <w:sz w:val="20"/>
          <w:szCs w:val="20"/>
          <w:rPrChange w:id="78" w:author="Palacherla, Susmitha C" w:date="2021-08-03T09:55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t>\\UVAAPADSQL50CCO\Quality</w:t>
      </w:r>
      <w:del w:id="79" w:author="Palacherla, Susmitha C" w:date="2021-08-03T09:53:00Z">
        <w:r w:rsidRPr="00B630F8" w:rsidDel="00712815">
          <w:rPr>
            <w:rStyle w:val="Hyperlink"/>
            <w:rFonts w:ascii="Times New Roman" w:hAnsi="Times New Roman"/>
            <w:sz w:val="20"/>
            <w:szCs w:val="20"/>
            <w:rPrChange w:id="80" w:author="Palacherla, Susmitha C" w:date="2021-08-03T09:55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delText>_Other</w:delText>
        </w:r>
      </w:del>
      <w:r w:rsidRPr="00B630F8">
        <w:rPr>
          <w:rStyle w:val="Hyperlink"/>
          <w:rFonts w:ascii="Times New Roman" w:hAnsi="Times New Roman"/>
          <w:sz w:val="20"/>
          <w:szCs w:val="20"/>
          <w:rPrChange w:id="81" w:author="Palacherla, Susmitha C" w:date="2021-08-03T09:55:00Z">
            <w:rPr>
              <w:rStyle w:val="Hyperlink"/>
              <w:rFonts w:ascii="Times New Roman" w:hAnsi="Times New Roman"/>
              <w:sz w:val="20"/>
              <w:szCs w:val="20"/>
            </w:rPr>
          </w:rPrChange>
        </w:rPr>
        <w:t>\</w:t>
      </w:r>
      <w:ins w:id="82" w:author="Palacherla, Susmitha C" w:date="2021-08-03T09:55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20"/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83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83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84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84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85" w:name="_Toc387654370"/>
      <w:bookmarkStart w:id="86" w:name="_Toc387758815"/>
      <w:bookmarkStart w:id="87" w:name="_Toc387821326"/>
      <w:bookmarkStart w:id="88" w:name="_Toc387821375"/>
      <w:bookmarkStart w:id="89" w:name="_Toc430607220"/>
      <w:bookmarkStart w:id="90" w:name="_Toc430607321"/>
      <w:bookmarkStart w:id="91" w:name="_Toc430607359"/>
      <w:bookmarkStart w:id="92" w:name="_Toc50396063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93" w:name="_Toc387654371"/>
      <w:bookmarkStart w:id="94" w:name="_Toc387758816"/>
      <w:bookmarkStart w:id="95" w:name="_Toc387821327"/>
      <w:bookmarkStart w:id="96" w:name="_Toc387821376"/>
      <w:bookmarkStart w:id="97" w:name="_Toc430607221"/>
      <w:bookmarkStart w:id="98" w:name="_Toc430607322"/>
      <w:bookmarkStart w:id="99" w:name="_Toc430607360"/>
      <w:bookmarkStart w:id="100" w:name="_Toc503960635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01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01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5E934DBB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9" w:history="1">
        <w:r w:rsidR="005C3A7B" w:rsidRPr="00700164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5C3A7B" w:rsidRPr="00700164">
          <w:rPr>
            <w:rStyle w:val="Hyperlink"/>
            <w:rFonts w:ascii="Times New Roman" w:hAnsi="Times New Roman"/>
          </w:rPr>
          <w:t>\data\Coaching\Quality_Other\Dencrypt_Out</w:t>
        </w:r>
      </w:hyperlink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02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102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03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103"/>
    </w:p>
    <w:p w14:paraId="25F1A68C" w14:textId="5419EF0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FD7637">
        <w:rPr>
          <w:rFonts w:ascii="Times New Roman" w:hAnsi="Times New Roman"/>
        </w:rPr>
        <w:t>UVAAPADSQL50CCO</w:t>
      </w:r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01F3AF32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0" w:history="1">
        <w:r w:rsidR="00DA5AD6" w:rsidRPr="00DA5AD6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DA5AD6" w:rsidRPr="00DA5AD6">
          <w:rPr>
            <w:rStyle w:val="Hyperlink"/>
            <w:rFonts w:ascii="Times New Roman" w:hAnsi="Times New Roman"/>
          </w:rPr>
          <w:t>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Config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14:paraId="0150DF84" w14:textId="7C94C7DC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</w:t>
      </w:r>
      <w:r w:rsidR="00FD7637">
        <w:rPr>
          <w:rFonts w:ascii="Times New Roman" w:hAnsi="Times New Roman"/>
        </w:rPr>
        <w:t>AD\SVC-F3420-APPECLP01</w:t>
      </w:r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04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104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2045"/>
        <w:gridCol w:w="980"/>
        <w:gridCol w:w="4575"/>
      </w:tblGrid>
      <w:tr w:rsidR="00E42C88" w:rsidRPr="001D6CCE" w14:paraId="6C694D9F" w14:textId="77777777" w:rsidTr="00925A7E">
        <w:tc>
          <w:tcPr>
            <w:tcW w:w="1799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925A7E">
        <w:trPr>
          <w:trHeight w:val="368"/>
        </w:trPr>
        <w:tc>
          <w:tcPr>
            <w:tcW w:w="1799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4C06265A" w14:textId="532523E5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925A7E">
        <w:trPr>
          <w:trHeight w:val="368"/>
        </w:trPr>
        <w:tc>
          <w:tcPr>
            <w:tcW w:w="1799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37FBC03B" w14:textId="4AF125D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925A7E">
        <w:trPr>
          <w:trHeight w:val="368"/>
        </w:trPr>
        <w:tc>
          <w:tcPr>
            <w:tcW w:w="1799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987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2D4E3ACD" w14:textId="070CF29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925A7E">
        <w:trPr>
          <w:trHeight w:val="368"/>
        </w:trPr>
        <w:tc>
          <w:tcPr>
            <w:tcW w:w="1799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  <w:proofErr w:type="spellEnd"/>
          </w:p>
        </w:tc>
        <w:tc>
          <w:tcPr>
            <w:tcW w:w="2987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08248F15" w14:textId="4E8B5C5E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925A7E">
        <w:trPr>
          <w:trHeight w:val="368"/>
        </w:trPr>
        <w:tc>
          <w:tcPr>
            <w:tcW w:w="1799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987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58DA2BC4" w14:textId="44201FC6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925A7E">
        <w:trPr>
          <w:trHeight w:val="368"/>
        </w:trPr>
        <w:tc>
          <w:tcPr>
            <w:tcW w:w="1799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987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925A7E">
        <w:trPr>
          <w:trHeight w:val="368"/>
        </w:trPr>
        <w:tc>
          <w:tcPr>
            <w:tcW w:w="1799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VarFileName] + "\"  failed in " +  @[User::VarDBName]+"."</w:t>
            </w:r>
          </w:p>
        </w:tc>
      </w:tr>
      <w:tr w:rsidR="00D03711" w:rsidRPr="001D6CCE" w14:paraId="6E8D01DB" w14:textId="77777777" w:rsidTr="00925A7E">
        <w:trPr>
          <w:trHeight w:val="368"/>
        </w:trPr>
        <w:tc>
          <w:tcPr>
            <w:tcW w:w="1799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987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925A7E">
        <w:trPr>
          <w:trHeight w:val="368"/>
        </w:trPr>
        <w:tc>
          <w:tcPr>
            <w:tcW w:w="1799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925A7E">
        <w:trPr>
          <w:trHeight w:val="368"/>
        </w:trPr>
        <w:tc>
          <w:tcPr>
            <w:tcW w:w="1799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1F3C08">
        <w:trPr>
          <w:trHeight w:val="368"/>
        </w:trPr>
        <w:tc>
          <w:tcPr>
            <w:tcW w:w="1799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987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1F3C08">
        <w:trPr>
          <w:trHeight w:val="368"/>
        </w:trPr>
        <w:tc>
          <w:tcPr>
            <w:tcW w:w="1799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987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1F3C08">
        <w:trPr>
          <w:trHeight w:val="368"/>
        </w:trPr>
        <w:tc>
          <w:tcPr>
            <w:tcW w:w="1799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987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E42C88" w:rsidRPr="001D6CCE" w14:paraId="27FB6D77" w14:textId="77777777" w:rsidTr="00925A7E">
        <w:trPr>
          <w:trHeight w:val="368"/>
        </w:trPr>
        <w:tc>
          <w:tcPr>
            <w:tcW w:w="1799" w:type="dxa"/>
          </w:tcPr>
          <w:p w14:paraId="2015B3E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</w:tcPr>
          <w:p w14:paraId="7BA39F59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</w:tcPr>
          <w:p w14:paraId="4F2511E4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</w:tcPr>
          <w:p w14:paraId="5C2C3BB5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14:paraId="39864985" w14:textId="1F0E5863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 w:rsidR="00C82F07">
        <w:rPr>
          <w:rFonts w:ascii="Times New Roman" w:hAnsi="Times New Roman"/>
        </w:rPr>
        <w:t>UVAADADSQL50CCO</w:t>
      </w:r>
      <w:r w:rsidRPr="00257251">
        <w:rPr>
          <w:rFonts w:ascii="Times New Roman" w:hAnsi="Times New Roman"/>
        </w:rPr>
        <w:t xml:space="preserve">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6FBF3A6C" w14:textId="77777777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14:paraId="1631298A" w14:textId="04618CC2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 w:rsidR="00FD7637">
        <w:rPr>
          <w:rFonts w:ascii="Times New Roman" w:hAnsi="Times New Roman"/>
        </w:rPr>
        <w:t>UVAAPADSQL50CCO</w:t>
      </w:r>
      <w:r w:rsidRPr="00257251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77777777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  <w:proofErr w:type="spellEnd"/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  <w:proofErr w:type="spellEnd"/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2D7421E1" w14:textId="075B596E" w:rsidR="00A67A9C" w:rsidRPr="001D6CCE" w:rsidRDefault="00966EF6" w:rsidP="00966EF6">
      <w:pPr>
        <w:ind w:left="2880"/>
        <w:rPr>
          <w:rFonts w:ascii="Times New Roman" w:hAnsi="Times New Roman"/>
          <w:noProof/>
        </w:rPr>
      </w:pPr>
      <w:proofErr w:type="spellStart"/>
      <w:r w:rsidRPr="00966EF6">
        <w:t>smtpint.maxcorp.maximus</w:t>
      </w:r>
      <w:proofErr w:type="spellEnd"/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77777777"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81CF0B0" w14:textId="77777777"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540C9B7E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del w:id="105" w:author="Palacherla, Susmitha C" w:date="2021-08-03T09:55:00Z">
        <w:r w:rsidDel="00931693">
          <w:rPr>
            <w:noProof/>
          </w:rPr>
          <w:drawing>
            <wp:inline distT="0" distB="0" distL="0" distR="0" wp14:anchorId="29F33DB2" wp14:editId="1472858F">
              <wp:extent cx="4480560" cy="1828800"/>
              <wp:effectExtent l="0" t="0" r="0" b="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056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6" w:author="Palacherla, Susmitha C" w:date="2021-08-03T09:55:00Z">
        <w:r w:rsidR="00931693" w:rsidRPr="00931693">
          <w:rPr>
            <w:noProof/>
          </w:rPr>
          <w:t xml:space="preserve"> </w:t>
        </w:r>
        <w:r w:rsidR="00931693">
          <w:rPr>
            <w:noProof/>
          </w:rPr>
          <w:drawing>
            <wp:inline distT="0" distB="0" distL="0" distR="0" wp14:anchorId="76E941C4" wp14:editId="191E25F0">
              <wp:extent cx="2249424" cy="45720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49424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6CF3D7D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Container: Foreach Loop</w:t>
      </w:r>
    </w:p>
    <w:p w14:paraId="515DD87B" w14:textId="64A0AA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FINDSTRING(@[</w:t>
      </w:r>
      <w:proofErr w:type="gramStart"/>
      <w:r w:rsidRPr="001D6CCE">
        <w:rPr>
          <w:rFonts w:ascii="Times New Roman" w:hAnsi="Times New Roman"/>
        </w:rPr>
        <w:t>User::</w:t>
      </w:r>
      <w:proofErr w:type="gramEnd"/>
      <w:r w:rsidRPr="001D6CCE">
        <w:rPr>
          <w:rFonts w:ascii="Times New Roman" w:hAnsi="Times New Roman"/>
        </w:rPr>
        <w:t xml:space="preserve">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) ? "Problem: N/A|" :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) ? "Behavior: N/A|" :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) ? "Result: N/A|" :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 xml:space="preserve">) ? "Follow Up: N/A|" :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6938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58779F0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001DA84B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BD9DB2F" wp14:editId="2FBA5D70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1F18C7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AA7718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04BBF5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39C25FD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70E3726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60A8B53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433C79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0208A6B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2AD63CA4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C2EEE7D" wp14:editId="1F800A81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9D1184">
        <w:rPr>
          <w:rFonts w:ascii="Times New Roman" w:hAnsi="Times New Roman"/>
        </w:rPr>
        <w:t>FINDSTRING(@[</w:t>
      </w:r>
      <w:proofErr w:type="gramStart"/>
      <w:r w:rsidRPr="009D1184">
        <w:rPr>
          <w:rFonts w:ascii="Times New Roman" w:hAnsi="Times New Roman"/>
        </w:rPr>
        <w:t>User::</w:t>
      </w:r>
      <w:proofErr w:type="gramEnd"/>
      <w:r w:rsidRPr="009D1184">
        <w:rPr>
          <w:rFonts w:ascii="Times New Roman" w:hAnsi="Times New Roman"/>
        </w:rPr>
        <w:t>VarFileName],"BQ",1 ) &gt; 0</w:t>
      </w: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0B081EF" wp14:editId="2E7573BC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E5B8D4" wp14:editId="09F08C70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77777777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35C4A51" wp14:editId="469BCEB5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F733F6" wp14:editId="1C91531D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16C003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6333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365FE59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17F8397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8C128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15415EC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7DD65B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5393CF2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687F1BC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77777777"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1359A999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14:paraId="4A6BBDB9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77777777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</w:t>
      </w:r>
      <w:proofErr w:type="gramStart"/>
      <w:r w:rsidRPr="000B06CF">
        <w:rPr>
          <w:rFonts w:ascii="Times New Roman" w:hAnsi="Times New Roman"/>
        </w:rPr>
        <w:t>User::</w:t>
      </w:r>
      <w:proofErr w:type="gramEnd"/>
      <w:r w:rsidRPr="000B06CF">
        <w:rPr>
          <w:rFonts w:ascii="Times New Roman" w:hAnsi="Times New Roman"/>
        </w:rPr>
        <w:t>VarFileName],"CTC",1 ) == 0 &amp;&amp; FINDSTRING(@[User::VarFileName],"BQ",1 )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7ACB51" wp14:editId="4AD6DA89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245982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2EB471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47123FD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2285E98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01C1C33E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16BC2B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1E19D23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5FA2F38C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096631E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8A9A21" wp14:editId="7347AE17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4FB413C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9F26B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C55847" w14:textId="77777777" w:rsidR="00847702" w:rsidRPr="00403AC7" w:rsidRDefault="00847702" w:rsidP="00847702">
      <w:pPr>
        <w:rPr>
          <w:rFonts w:ascii="Times New Roman" w:hAnsi="Times New Roman"/>
        </w:rPr>
      </w:pPr>
    </w:p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6AC869" w14:textId="567F31CD" w:rsidR="00931693" w:rsidRPr="001D6CCE" w:rsidRDefault="00931693" w:rsidP="0093169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07" w:author="Palacherla, Susmitha C" w:date="2021-08-03T09:58:00Z"/>
          <w:rFonts w:ascii="Times New Roman" w:hAnsi="Times New Roman"/>
          <w:b/>
        </w:rPr>
        <w:pPrChange w:id="108" w:author="Palacherla, Susmitha C" w:date="2021-08-03T09:58:00Z">
          <w:pPr>
            <w:pStyle w:val="ListParagraph"/>
            <w:widowControl w:val="0"/>
            <w:numPr>
              <w:ilvl w:val="4"/>
              <w:numId w:val="4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109" w:author="Palacherla, Susmitha C" w:date="2021-08-03T09:58:00Z">
        <w:r>
          <w:rPr>
            <w:rFonts w:ascii="Times New Roman" w:hAnsi="Times New Roman"/>
            <w:b/>
          </w:rPr>
          <w:t>SQL Task</w:t>
        </w:r>
        <w:r>
          <w:rPr>
            <w:rFonts w:ascii="Times New Roman" w:hAnsi="Times New Roman"/>
            <w:b/>
            <w:color w:val="000000" w:themeColor="text1"/>
          </w:rPr>
          <w:t xml:space="preserve"> </w:t>
        </w:r>
        <w:r>
          <w:rPr>
            <w:rFonts w:ascii="Times New Roman" w:hAnsi="Times New Roman"/>
            <w:b/>
          </w:rPr>
          <w:t xml:space="preserve">( </w:t>
        </w:r>
        <w:r>
          <w:rPr>
            <w:rFonts w:ascii="Times New Roman" w:hAnsi="Times New Roman"/>
            <w:b/>
          </w:rPr>
          <w:t xml:space="preserve">Bingo </w:t>
        </w:r>
      </w:ins>
      <w:ins w:id="110" w:author="Palacherla, Susmitha C" w:date="2021-08-03T09:59:00Z">
        <w:r>
          <w:rPr>
            <w:rFonts w:ascii="Times New Roman" w:hAnsi="Times New Roman"/>
            <w:b/>
          </w:rPr>
          <w:t>Upload Trigger</w:t>
        </w:r>
      </w:ins>
      <w:ins w:id="111" w:author="Palacherla, Susmitha C" w:date="2021-08-03T09:58:00Z">
        <w:r>
          <w:rPr>
            <w:rFonts w:ascii="Times New Roman" w:hAnsi="Times New Roman"/>
            <w:b/>
          </w:rPr>
          <w:t>)</w:t>
        </w:r>
      </w:ins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0C81A169" w:rsidR="00843A3C" w:rsidRPr="001D6CCE" w:rsidRDefault="00931693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ins w:id="112" w:author="Palacherla, Susmitha C" w:date="2021-08-03T10:00:00Z">
        <w:r>
          <w:rPr>
            <w:noProof/>
          </w:rPr>
          <w:drawing>
            <wp:inline distT="0" distB="0" distL="0" distR="0" wp14:anchorId="6419F0D0" wp14:editId="42037B25">
              <wp:extent cx="4379976" cy="2743200"/>
              <wp:effectExtent l="0" t="0" r="1905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7997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 w:rsidP="009316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13" w:author="Palacherla, Susmitha C" w:date="2021-08-03T09:58:00Z">
          <w:pPr>
            <w:pStyle w:val="ListParagraph"/>
            <w:widowControl w:val="0"/>
            <w:numPr>
              <w:ilvl w:val="3"/>
              <w:numId w:val="49"/>
            </w:numPr>
            <w:autoSpaceDE w:val="0"/>
            <w:autoSpaceDN w:val="0"/>
            <w:adjustRightInd w:val="0"/>
            <w:spacing w:after="0" w:line="240" w:lineRule="auto"/>
            <w:ind w:left="1728" w:hanging="648"/>
          </w:pPr>
        </w:pPrChange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14" w:name="_Toc503960640"/>
      <w:bookmarkStart w:id="115" w:name="_Toc503960641"/>
      <w:bookmarkStart w:id="116" w:name="_Toc503960642"/>
      <w:bookmarkStart w:id="117" w:name="_Toc503960643"/>
      <w:bookmarkStart w:id="118" w:name="_Toc503960644"/>
      <w:bookmarkStart w:id="119" w:name="_Toc503960645"/>
      <w:bookmarkStart w:id="120" w:name="_Toc503960646"/>
      <w:bookmarkStart w:id="121" w:name="_Toc503960647"/>
      <w:bookmarkStart w:id="122" w:name="_Toc503960648"/>
      <w:bookmarkStart w:id="123" w:name="_Toc503960649"/>
      <w:bookmarkStart w:id="124" w:name="_Toc503960650"/>
      <w:bookmarkStart w:id="125" w:name="_Toc503960651"/>
      <w:bookmarkStart w:id="126" w:name="_Toc503960652"/>
      <w:bookmarkStart w:id="127" w:name="_Toc503960653"/>
      <w:bookmarkStart w:id="128" w:name="_Toc503960654"/>
      <w:bookmarkStart w:id="129" w:name="_Toc503960655"/>
      <w:bookmarkStart w:id="130" w:name="_Toc503960656"/>
      <w:bookmarkStart w:id="131" w:name="_Toc503960657"/>
      <w:bookmarkStart w:id="132" w:name="_Toc503960658"/>
      <w:bookmarkStart w:id="133" w:name="_Toc503960659"/>
      <w:bookmarkStart w:id="134" w:name="_Toc503960660"/>
      <w:bookmarkStart w:id="135" w:name="_Toc503960661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135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666661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666661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36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36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0B855C29" w:rsidR="000B06CF" w:rsidRPr="00335AE2" w:rsidRDefault="003237EA" w:rsidP="0095088D">
            <w:pPr>
              <w:rPr>
                <w:rFonts w:ascii="Times New Roman" w:hAnsi="Times New Roman"/>
              </w:rPr>
            </w:pPr>
            <w:proofErr w:type="spellStart"/>
            <w:ins w:id="137" w:author="Palacherla, Susmitha C" w:date="2021-08-03T10:00:00Z">
              <w:r w:rsidRPr="003237EA">
                <w:rPr>
                  <w:rFonts w:ascii="Times New Roman" w:hAnsi="Times New Roman"/>
                </w:rPr>
                <w:t>sp_Sharepoint_Upload_Bingo_Trigger</w:t>
              </w:r>
            </w:ins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15E6199C" w:rsidR="000B06CF" w:rsidRPr="00847702" w:rsidRDefault="003237EA" w:rsidP="0095088D">
            <w:pPr>
              <w:spacing w:line="240" w:lineRule="auto"/>
              <w:rPr>
                <w:rFonts w:ascii="Times New Roman" w:hAnsi="Times New Roman"/>
              </w:rPr>
            </w:pPr>
            <w:ins w:id="138" w:author="Palacherla, Susmitha C" w:date="2021-08-03T10:01:00Z">
              <w:r>
                <w:rPr>
                  <w:rFonts w:ascii="Times New Roman" w:hAnsi="Times New Roman"/>
                </w:rPr>
                <w:t>Upl</w:t>
              </w:r>
            </w:ins>
            <w:ins w:id="139" w:author="Palacherla, Susmitha C" w:date="2021-08-03T10:00:00Z">
              <w:r>
                <w:rPr>
                  <w:rFonts w:ascii="Times New Roman" w:hAnsi="Times New Roman"/>
                </w:rPr>
                <w:t>oad: Bingo</w:t>
              </w:r>
            </w:ins>
            <w:ins w:id="140" w:author="Palacherla, Susmitha C" w:date="2021-08-03T10:01:00Z">
              <w:r>
                <w:rPr>
                  <w:rFonts w:ascii="Times New Roman" w:hAnsi="Times New Roman"/>
                </w:rPr>
                <w:t xml:space="preserve"> SharePoint upload</w:t>
              </w:r>
            </w:ins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41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41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A15A869" w:rsidR="00AF199B" w:rsidRPr="00D249BB" w:rsidRDefault="003237EA" w:rsidP="003237EA">
            <w:pPr>
              <w:rPr>
                <w:color w:val="000000"/>
              </w:rPr>
              <w:pPrChange w:id="142" w:author="Palacherla, Susmitha C" w:date="2021-08-03T10:01:00Z">
                <w:pPr>
                  <w:jc w:val="center"/>
                </w:pPr>
              </w:pPrChange>
            </w:pPr>
            <w:ins w:id="143" w:author="Palacherla, Susmitha C" w:date="2021-08-03T10:01:00Z">
              <w:r>
                <w:rPr>
                  <w:color w:val="000000"/>
                </w:rPr>
                <w:t xml:space="preserve">   </w:t>
              </w:r>
            </w:ins>
            <w:r w:rsidR="00AF199B"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 xml:space="preserve">Given a CoachingID consolidates all the Competency Image </w:t>
            </w:r>
            <w:proofErr w:type="spellStart"/>
            <w:r w:rsidRPr="009D1184">
              <w:rPr>
                <w:rFonts w:ascii="Times New Roman" w:hAnsi="Times New Roman"/>
              </w:rPr>
              <w:t>refrences</w:t>
            </w:r>
            <w:proofErr w:type="spellEnd"/>
            <w:r w:rsidRPr="009D1184">
              <w:rPr>
                <w:rFonts w:ascii="Times New Roman" w:hAnsi="Times New Roman"/>
              </w:rPr>
              <w:t xml:space="preserve"> to a single string</w:t>
            </w:r>
          </w:p>
        </w:tc>
      </w:tr>
      <w:tr w:rsidR="003237EA" w:rsidRPr="001D6CCE" w14:paraId="7AE8D2CC" w14:textId="77777777" w:rsidTr="00AF199B">
        <w:trPr>
          <w:trHeight w:val="279"/>
          <w:jc w:val="center"/>
          <w:ins w:id="144" w:author="Palacherla, Susmitha C" w:date="2021-08-03T10:01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37B06" w14:textId="000BA1DF" w:rsidR="003237EA" w:rsidRDefault="003237EA" w:rsidP="00AF199B">
            <w:pPr>
              <w:keepNext/>
              <w:keepLines/>
              <w:spacing w:line="240" w:lineRule="auto"/>
              <w:jc w:val="center"/>
              <w:rPr>
                <w:ins w:id="145" w:author="Palacherla, Susmitha C" w:date="2021-08-03T10:01:00Z"/>
                <w:rFonts w:ascii="Times New Roman" w:hAnsi="Times New Roman"/>
              </w:rPr>
            </w:pPr>
            <w:ins w:id="146" w:author="Palacherla, Susmitha C" w:date="2021-08-03T10:01:00Z">
              <w:r>
                <w:rPr>
                  <w:rFonts w:ascii="Times New Roman" w:hAnsi="Times New Roman"/>
                </w:rPr>
                <w:t>3.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F34E21" w14:textId="05209620" w:rsidR="003237EA" w:rsidRPr="00D249BB" w:rsidRDefault="003237EA" w:rsidP="00AF199B">
            <w:pPr>
              <w:jc w:val="center"/>
              <w:rPr>
                <w:ins w:id="147" w:author="Palacherla, Susmitha C" w:date="2021-08-03T10:01:00Z"/>
                <w:color w:val="000000"/>
              </w:rPr>
            </w:pPr>
            <w:proofErr w:type="spellStart"/>
            <w:ins w:id="148" w:author="Palacherla, Susmitha C" w:date="2021-08-03T10:02:00Z">
              <w:r w:rsidRPr="003237EA">
                <w:rPr>
                  <w:color w:val="000000"/>
                </w:rPr>
                <w:t>fn_strBingoCompetenciesFromEmpID</w:t>
              </w:r>
            </w:ins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08FD43" w14:textId="650C9835" w:rsidR="003237EA" w:rsidRPr="009D1184" w:rsidRDefault="003237EA" w:rsidP="003237EA">
            <w:pPr>
              <w:autoSpaceDE w:val="0"/>
              <w:autoSpaceDN w:val="0"/>
              <w:adjustRightInd w:val="0"/>
              <w:spacing w:line="240" w:lineRule="auto"/>
              <w:rPr>
                <w:ins w:id="149" w:author="Palacherla, Susmitha C" w:date="2021-08-03T10:01:00Z"/>
                <w:rFonts w:ascii="Times New Roman" w:hAnsi="Times New Roman"/>
              </w:rPr>
              <w:pPrChange w:id="150" w:author="Palacherla, Susmitha C" w:date="2021-08-03T10:02:00Z">
                <w:pPr>
                  <w:autoSpaceDE w:val="0"/>
                  <w:autoSpaceDN w:val="0"/>
                  <w:adjustRightInd w:val="0"/>
                  <w:spacing w:line="240" w:lineRule="auto"/>
                </w:pPr>
              </w:pPrChange>
            </w:pPr>
            <w:ins w:id="151" w:author="Palacherla, Susmitha C" w:date="2021-08-03T10:02:00Z">
              <w:r w:rsidRPr="003237EA">
                <w:rPr>
                  <w:rFonts w:ascii="Times New Roman" w:hAnsi="Times New Roman"/>
                </w:rPr>
                <w:t>Given an EmployeeID and Bingo Type returns the Bingo Competency Values for the Employee</w:t>
              </w:r>
              <w:r>
                <w:rPr>
                  <w:rFonts w:ascii="Times New Roman" w:hAnsi="Times New Roman"/>
                </w:rPr>
                <w:t xml:space="preserve"> </w:t>
              </w:r>
              <w:r w:rsidRPr="003237EA">
                <w:rPr>
                  <w:rFonts w:ascii="Times New Roman" w:hAnsi="Times New Roman"/>
                </w:rPr>
                <w:t>concatenated as a single string of values separated by a '|'</w:t>
              </w:r>
            </w:ins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C2630" w14:textId="77777777" w:rsidR="00666661" w:rsidRDefault="00666661" w:rsidP="009F2A51">
      <w:pPr>
        <w:spacing w:after="0" w:line="240" w:lineRule="auto"/>
      </w:pPr>
      <w:r>
        <w:separator/>
      </w:r>
    </w:p>
  </w:endnote>
  <w:endnote w:type="continuationSeparator" w:id="0">
    <w:p w14:paraId="3ECB8459" w14:textId="77777777" w:rsidR="00666661" w:rsidRDefault="00666661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460283D9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712815">
      <w:rPr>
        <w:noProof/>
      </w:rPr>
      <w:t>8/3/2021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37E0D" w14:textId="77777777" w:rsidR="00666661" w:rsidRDefault="00666661" w:rsidP="009F2A51">
      <w:pPr>
        <w:spacing w:after="0" w:line="240" w:lineRule="auto"/>
      </w:pPr>
      <w:r>
        <w:separator/>
      </w:r>
    </w:p>
  </w:footnote>
  <w:footnote w:type="continuationSeparator" w:id="0">
    <w:p w14:paraId="05BED169" w14:textId="77777777" w:rsidR="00666661" w:rsidRDefault="00666661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2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77977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40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27"/>
  </w:num>
  <w:num w:numId="3">
    <w:abstractNumId w:val="7"/>
  </w:num>
  <w:num w:numId="4">
    <w:abstractNumId w:val="19"/>
  </w:num>
  <w:num w:numId="5">
    <w:abstractNumId w:val="15"/>
  </w:num>
  <w:num w:numId="6">
    <w:abstractNumId w:val="40"/>
  </w:num>
  <w:num w:numId="7">
    <w:abstractNumId w:val="39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6"/>
  </w:num>
  <w:num w:numId="11">
    <w:abstractNumId w:val="11"/>
  </w:num>
  <w:num w:numId="12">
    <w:abstractNumId w:val="35"/>
  </w:num>
  <w:num w:numId="13">
    <w:abstractNumId w:val="2"/>
  </w:num>
  <w:num w:numId="14">
    <w:abstractNumId w:val="20"/>
  </w:num>
  <w:num w:numId="15">
    <w:abstractNumId w:val="32"/>
  </w:num>
  <w:num w:numId="16">
    <w:abstractNumId w:val="16"/>
  </w:num>
  <w:num w:numId="17">
    <w:abstractNumId w:val="23"/>
  </w:num>
  <w:num w:numId="18">
    <w:abstractNumId w:val="10"/>
  </w:num>
  <w:num w:numId="19">
    <w:abstractNumId w:val="4"/>
  </w:num>
  <w:num w:numId="20">
    <w:abstractNumId w:val="34"/>
  </w:num>
  <w:num w:numId="21">
    <w:abstractNumId w:val="30"/>
  </w:num>
  <w:num w:numId="22">
    <w:abstractNumId w:val="9"/>
  </w:num>
  <w:num w:numId="23">
    <w:abstractNumId w:val="33"/>
  </w:num>
  <w:num w:numId="24">
    <w:abstractNumId w:val="28"/>
  </w:num>
  <w:num w:numId="25">
    <w:abstractNumId w:val="18"/>
  </w:num>
  <w:num w:numId="26">
    <w:abstractNumId w:val="14"/>
  </w:num>
  <w:num w:numId="27">
    <w:abstractNumId w:val="0"/>
  </w:num>
  <w:num w:numId="28">
    <w:abstractNumId w:val="41"/>
  </w:num>
  <w:num w:numId="29">
    <w:abstractNumId w:val="31"/>
  </w:num>
  <w:num w:numId="30">
    <w:abstractNumId w:val="12"/>
  </w:num>
  <w:num w:numId="31">
    <w:abstractNumId w:val="37"/>
  </w:num>
  <w:num w:numId="32">
    <w:abstractNumId w:val="29"/>
  </w:num>
  <w:num w:numId="33">
    <w:abstractNumId w:val="8"/>
  </w:num>
  <w:num w:numId="34">
    <w:abstractNumId w:val="22"/>
  </w:num>
  <w:num w:numId="35">
    <w:abstractNumId w:val="45"/>
  </w:num>
  <w:num w:numId="36">
    <w:abstractNumId w:val="21"/>
  </w:num>
  <w:num w:numId="37">
    <w:abstractNumId w:val="1"/>
  </w:num>
  <w:num w:numId="38">
    <w:abstractNumId w:val="43"/>
  </w:num>
  <w:num w:numId="39">
    <w:abstractNumId w:val="44"/>
  </w:num>
  <w:num w:numId="40">
    <w:abstractNumId w:val="38"/>
  </w:num>
  <w:num w:numId="41">
    <w:abstractNumId w:val="6"/>
  </w:num>
  <w:num w:numId="42">
    <w:abstractNumId w:val="3"/>
  </w:num>
  <w:num w:numId="43">
    <w:abstractNumId w:val="5"/>
  </w:num>
  <w:num w:numId="44">
    <w:abstractNumId w:val="46"/>
  </w:num>
  <w:num w:numId="45">
    <w:abstractNumId w:val="17"/>
  </w:num>
  <w:num w:numId="46">
    <w:abstractNumId w:val="42"/>
  </w:num>
  <w:num w:numId="47">
    <w:abstractNumId w:val="13"/>
  </w:num>
  <w:num w:numId="48">
    <w:abstractNumId w:val="24"/>
  </w:num>
  <w:num w:numId="49">
    <w:abstractNumId w:val="25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66205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E3414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7EA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54A76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66661"/>
    <w:rsid w:val="00681BE6"/>
    <w:rsid w:val="006913F0"/>
    <w:rsid w:val="0069149F"/>
    <w:rsid w:val="00695E80"/>
    <w:rsid w:val="00697CD5"/>
    <w:rsid w:val="006A5813"/>
    <w:rsid w:val="006C2E0E"/>
    <w:rsid w:val="006F770C"/>
    <w:rsid w:val="00712815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26DA7"/>
    <w:rsid w:val="00931693"/>
    <w:rsid w:val="00932115"/>
    <w:rsid w:val="009330C3"/>
    <w:rsid w:val="00934089"/>
    <w:rsid w:val="0094076B"/>
    <w:rsid w:val="00946573"/>
    <w:rsid w:val="0095088D"/>
    <w:rsid w:val="00950B2C"/>
    <w:rsid w:val="00966EF6"/>
    <w:rsid w:val="009773E7"/>
    <w:rsid w:val="0098031D"/>
    <w:rsid w:val="00987C80"/>
    <w:rsid w:val="00997A45"/>
    <w:rsid w:val="009A4223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file:///\\F3420-ECLDBP01\ssis\Coaching\Packages\Quality_Other%20_Coaching.dts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Quality_Other\Dencrypt_Ou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microsoft.com/office/2011/relationships/people" Target="peop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46</Pages>
  <Words>2612</Words>
  <Characters>14890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17468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48</cp:revision>
  <dcterms:created xsi:type="dcterms:W3CDTF">2016-04-12T19:32:00Z</dcterms:created>
  <dcterms:modified xsi:type="dcterms:W3CDTF">2021-08-03T14:02:00Z</dcterms:modified>
</cp:coreProperties>
</file>