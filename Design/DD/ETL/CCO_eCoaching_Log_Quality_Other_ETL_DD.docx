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7-08-14T17:19:00Z">
          <w:tblPr>
            <w:tblW w:w="0" w:type="auto"/>
            <w:tblInd w:w="1519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30"/>
        <w:gridCol w:w="1620"/>
        <w:gridCol w:w="3783"/>
        <w:tblGridChange w:id="2">
          <w:tblGrid>
            <w:gridCol w:w="1530"/>
            <w:gridCol w:w="1620"/>
            <w:gridCol w:w="3510"/>
          </w:tblGrid>
        </w:tblGridChange>
      </w:tblGrid>
      <w:tr w:rsidR="009F2A51" w:rsidRPr="00D37C04" w:rsidTr="00DA5AD6">
        <w:trPr>
          <w:cantSplit/>
          <w:trHeight w:val="282"/>
          <w:trPrChange w:id="3" w:author="Palacherla, Susmitha C (NONUS)" w:date="2017-08-14T17:19:00Z">
            <w:trPr>
              <w:cantSplit/>
              <w:trHeight w:val="282"/>
            </w:trPr>
          </w:trPrChange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7-08-14T17:19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7-08-14T17:19:00Z">
              <w:tcPr>
                <w:tcW w:w="16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3783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7-08-14T17:19:00Z">
              <w:tcPr>
                <w:tcW w:w="351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DA5AD6" w:rsidRPr="00D37C04" w:rsidTr="00DA5AD6">
        <w:trPr>
          <w:cantSplit/>
          <w:trHeight w:val="348"/>
          <w:trPrChange w:id="7" w:author="Palacherla, Susmitha C (NONUS)" w:date="2017-08-14T17:19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7-08-14T17:19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DA5AD6" w:rsidRPr="00FF578D" w:rsidRDefault="00DA5AD6" w:rsidP="00DA5AD6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8/14/2017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9" w:author="Palacherla, Susmitha C (NONUS)" w:date="2017-08-14T17:19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DA5AD6" w:rsidRPr="00D37C04" w:rsidRDefault="00DA5AD6" w:rsidP="00DA5AD6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78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0" w:author="Palacherla, Susmitha C (NONUS)" w:date="2017-08-14T17:19:00Z">
              <w:tcPr>
                <w:tcW w:w="351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DA5AD6" w:rsidRPr="00D37C04" w:rsidRDefault="00DA5AD6" w:rsidP="00DA5AD6">
            <w:pPr>
              <w:ind w:right="-270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TFS 7105 – Upgrade to SQL Server 2012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:rsidTr="00B63D5F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ins w:id="11" w:author="Palacherla, Susmitha C (NONUS)" w:date="2017-08-14T17:19:00Z">
              <w:r>
                <w:t>8/14/2017</w:t>
              </w:r>
            </w:ins>
          </w:p>
        </w:tc>
        <w:tc>
          <w:tcPr>
            <w:tcW w:w="5238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ins w:id="12" w:author="Palacherla, Susmitha C (NONUS)" w:date="2017-08-14T17:20:00Z">
              <w:r>
                <w:rPr>
                  <w:rFonts w:ascii="Times New Roman (PCL6)" w:hAnsi="Times New Roman (PCL6)"/>
                </w:rPr>
                <w:t xml:space="preserve">6.0 </w:t>
              </w:r>
            </w:ins>
            <w:ins w:id="13" w:author="Palacherla, Susmitha C (NONUS)" w:date="2017-08-14T17:19:00Z">
              <w:r>
                <w:rPr>
                  <w:rFonts w:ascii="Times New Roman (PCL6)" w:hAnsi="Times New Roman (PCL6)"/>
                </w:rPr>
                <w:t>TFS 7105 – Upgrade to SQL Server 2012</w:t>
              </w:r>
            </w:ins>
          </w:p>
        </w:tc>
        <w:tc>
          <w:tcPr>
            <w:tcW w:w="279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ins w:id="14" w:author="Palacherla, Susmitha C (NONUS)" w:date="2017-08-14T17:19:00Z">
              <w:r w:rsidRPr="00257251">
                <w:t>Susmitha Palacherla</w:t>
              </w:r>
            </w:ins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5" w:name="_Toc434743870"/>
      <w:r w:rsidRPr="002431EB">
        <w:br w:type="page"/>
      </w:r>
      <w:bookmarkEnd w:id="15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2C247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6" w:name="_Toc430607349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6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43060735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7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 xml:space="preserve">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430607351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8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430607352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9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7C6827" w:rsidRPr="001D6CCE" w:rsidRDefault="0053330A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Files have a naming convention 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  <w:color w:val="000000" w:themeColor="text1"/>
        </w:rPr>
        <w:t>Feed_</w:t>
      </w:r>
      <w:proofErr w:type="gramStart"/>
      <w:r w:rsidR="00381B5A" w:rsidRPr="001D6CCE">
        <w:rPr>
          <w:rFonts w:ascii="Times New Roman" w:hAnsi="Times New Roman"/>
          <w:b/>
          <w:color w:val="000000" w:themeColor="text1"/>
        </w:rPr>
        <w:t>xxx</w:t>
      </w:r>
      <w:r w:rsidR="00F56A29" w:rsidRPr="001D6CCE">
        <w:rPr>
          <w:rFonts w:ascii="Times New Roman" w:hAnsi="Times New Roman"/>
          <w:color w:val="000000" w:themeColor="text1"/>
        </w:rPr>
        <w:t>yyyymmdd</w:t>
      </w:r>
      <w:r w:rsidRPr="001D6CCE">
        <w:rPr>
          <w:rFonts w:ascii="Times New Roman" w:hAnsi="Times New Roman"/>
          <w:color w:val="000000" w:themeColor="text1"/>
        </w:rPr>
        <w:t xml:space="preserve">.csv </w:t>
      </w:r>
      <w:r w:rsidR="00381B5A" w:rsidRPr="001D6CCE">
        <w:rPr>
          <w:rFonts w:ascii="Times New Roman" w:hAnsi="Times New Roman"/>
          <w:color w:val="000000" w:themeColor="text1"/>
        </w:rPr>
        <w:t xml:space="preserve"> where</w:t>
      </w:r>
      <w:proofErr w:type="gramEnd"/>
      <w:r w:rsidR="00381B5A" w:rsidRPr="001D6CCE">
        <w:rPr>
          <w:rFonts w:ascii="Times New Roman" w:hAnsi="Times New Roman"/>
          <w:color w:val="000000" w:themeColor="text1"/>
        </w:rPr>
        <w:t xml:space="preserve"> xxx is the 3 letter Report code.</w:t>
      </w:r>
    </w:p>
    <w:p w:rsidR="0053330A" w:rsidRPr="001D6CCE" w:rsidRDefault="0053330A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Files are staged at </w:t>
      </w:r>
      <w:hyperlink r:id="rId9" w:history="1">
        <w:r w:rsidR="00B307B1" w:rsidRPr="001D6CCE">
          <w:rPr>
            <w:rStyle w:val="Hyperlink"/>
            <w:rFonts w:ascii="Times New Roman" w:hAnsi="Times New Roman"/>
          </w:rPr>
          <w:t>\\VRIVSCORS01\BCC Scorecards\Coaching\</w:t>
        </w:r>
        <w:proofErr w:type="spellStart"/>
        <w:r w:rsidR="00EB552F" w:rsidRPr="001D6CCE">
          <w:rPr>
            <w:rStyle w:val="Hyperlink"/>
            <w:rFonts w:ascii="Times New Roman" w:hAnsi="Times New Roman"/>
          </w:rPr>
          <w:t>Quality_Other</w:t>
        </w:r>
        <w:proofErr w:type="spellEnd"/>
        <w:r w:rsidR="00B307B1" w:rsidRPr="001D6CCE">
          <w:rPr>
            <w:rStyle w:val="Hyperlink"/>
            <w:rFonts w:ascii="Times New Roman" w:hAnsi="Times New Roman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705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430607353"/>
      <w:r w:rsidRPr="001D6CCE">
        <w:rPr>
          <w:rFonts w:ascii="Times New Roman" w:hAnsi="Times New Roman" w:cs="Times New Roman"/>
          <w:color w:val="auto"/>
          <w:sz w:val="22"/>
          <w:szCs w:val="22"/>
        </w:rPr>
        <w:lastRenderedPageBreak/>
        <w:t>Module List</w:t>
      </w:r>
      <w:bookmarkEnd w:id="20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430607354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1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2" w:name="_Toc430607355"/>
      <w:r w:rsidRPr="001D6CCE">
        <w:rPr>
          <w:rFonts w:ascii="Times New Roman" w:hAnsi="Times New Roman" w:cs="Times New Roman"/>
          <w:color w:val="auto"/>
        </w:rPr>
        <w:t>Software</w:t>
      </w:r>
      <w:bookmarkEnd w:id="22"/>
    </w:p>
    <w:p w:rsidR="00DA5AD6" w:rsidRPr="00257251" w:rsidRDefault="009D1884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ins w:id="23" w:author="Palacherla, Susmitha C (NONUS)" w:date="2017-08-14T17:20:00Z"/>
          <w:rFonts w:ascii="Times New Roman" w:hAnsi="Times New Roman"/>
          <w:color w:val="000000" w:themeColor="text1"/>
          <w:sz w:val="20"/>
          <w:szCs w:val="20"/>
        </w:rPr>
      </w:pPr>
      <w:del w:id="24" w:author="Palacherla, Susmitha C (NONUS)" w:date="2017-08-14T17:20:00Z">
        <w:r w:rsidRPr="001D6CCE" w:rsidDel="00DA5AD6">
          <w:rPr>
            <w:rFonts w:ascii="Times New Roman" w:hAnsi="Times New Roman"/>
            <w:color w:val="000000" w:themeColor="text1"/>
          </w:rPr>
          <w:delText>S</w:delText>
        </w:r>
      </w:del>
      <w:ins w:id="25" w:author="Palacherla, Susmitha C (NONUS)" w:date="2017-08-14T17:20:00Z">
        <w:r w:rsidR="00DA5AD6" w:rsidRPr="00257251">
          <w:rPr>
            <w:rFonts w:ascii="Times New Roman" w:hAnsi="Times New Roman"/>
            <w:color w:val="000000" w:themeColor="text1"/>
            <w:sz w:val="20"/>
            <w:szCs w:val="20"/>
          </w:rPr>
          <w:t>SQL Server 20</w:t>
        </w:r>
        <w:r w:rsidR="00DA5AD6">
          <w:rPr>
            <w:rFonts w:ascii="Times New Roman" w:hAnsi="Times New Roman"/>
            <w:color w:val="000000" w:themeColor="text1"/>
            <w:sz w:val="20"/>
            <w:szCs w:val="20"/>
          </w:rPr>
          <w:t>12</w:t>
        </w:r>
        <w:r w:rsidR="00DA5AD6"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SP</w:t>
        </w:r>
        <w:r w:rsidR="00DA5AD6">
          <w:rPr>
            <w:rFonts w:ascii="Times New Roman" w:hAnsi="Times New Roman"/>
            <w:color w:val="000000" w:themeColor="text1"/>
            <w:sz w:val="20"/>
            <w:szCs w:val="20"/>
          </w:rPr>
          <w:t>3</w:t>
        </w:r>
        <w:r w:rsidR="00DA5AD6"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Suite</w:t>
        </w:r>
      </w:ins>
    </w:p>
    <w:p w:rsidR="009D1884" w:rsidRPr="001D6CCE" w:rsidDel="00DA5AD6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del w:id="26" w:author="Palacherla, Susmitha C (NONUS)" w:date="2017-08-14T17:20:00Z"/>
          <w:rFonts w:ascii="Times New Roman" w:hAnsi="Times New Roman"/>
          <w:color w:val="000000" w:themeColor="text1"/>
        </w:rPr>
      </w:pPr>
      <w:del w:id="27" w:author="Palacherla, Susmitha C (NONUS)" w:date="2017-08-14T17:20:00Z">
        <w:r w:rsidRPr="001D6CCE" w:rsidDel="00DA5AD6">
          <w:rPr>
            <w:rFonts w:ascii="Times New Roman" w:hAnsi="Times New Roman"/>
            <w:color w:val="000000" w:themeColor="text1"/>
          </w:rPr>
          <w:delText>QL Server 2008 R2 SP1 Suite</w:delText>
        </w:r>
      </w:del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8" w:name="_Toc430607356"/>
      <w:r w:rsidRPr="001D6CCE">
        <w:rPr>
          <w:rFonts w:ascii="Times New Roman" w:hAnsi="Times New Roman" w:cs="Times New Roman"/>
          <w:color w:val="auto"/>
        </w:rPr>
        <w:t>Hardware</w:t>
      </w:r>
      <w:bookmarkEnd w:id="28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29" w:author="Palacherla, Susmitha C (NONUS)" w:date="2017-08-14T17:20:00Z"/>
          <w:rFonts w:ascii="Times New Roman" w:hAnsi="Times New Roman"/>
          <w:color w:val="000000" w:themeColor="text1"/>
          <w:sz w:val="20"/>
          <w:szCs w:val="20"/>
        </w:rPr>
      </w:pPr>
      <w:ins w:id="30" w:author="Palacherla, Susmitha C (NONUS)" w:date="2017-08-14T17:20:00Z">
        <w:r w:rsidRPr="00810310">
          <w:rPr>
            <w:rFonts w:ascii="Arial" w:hAnsi="Arial" w:cs="Arial"/>
            <w:color w:val="000000"/>
            <w:sz w:val="20"/>
            <w:szCs w:val="20"/>
          </w:rPr>
          <w:t>F3420-ECLDBD01</w:t>
        </w:r>
        <w:r w:rsidRPr="00810310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– Dev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1" w:author="Palacherla, Susmitha C (NONUS)" w:date="2017-08-14T17:20:00Z"/>
          <w:rFonts w:ascii="Times New Roman" w:hAnsi="Times New Roman"/>
          <w:color w:val="000000" w:themeColor="text1"/>
          <w:sz w:val="20"/>
          <w:szCs w:val="20"/>
        </w:rPr>
      </w:pPr>
      <w:ins w:id="32" w:author="Palacherla, Susmitha C (NONUS)" w:date="2017-08-14T17:20:00Z">
        <w:r w:rsidRPr="002A21C8">
          <w:rPr>
            <w:rFonts w:ascii="Arial" w:hAnsi="Arial" w:cs="Arial"/>
            <w:color w:val="000000"/>
            <w:sz w:val="20"/>
            <w:szCs w:val="20"/>
          </w:rPr>
          <w:t>F3420-ECLDB</w:t>
        </w:r>
        <w:r>
          <w:rPr>
            <w:rFonts w:ascii="Arial" w:hAnsi="Arial" w:cs="Arial"/>
            <w:color w:val="000000"/>
            <w:sz w:val="20"/>
            <w:szCs w:val="20"/>
          </w:rPr>
          <w:t>T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Test DB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Server</w:t>
        </w:r>
      </w:ins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3" w:author="Palacherla, Susmitha C (NONUS)" w:date="2017-08-14T17:20:00Z"/>
          <w:rFonts w:ascii="Times New Roman" w:hAnsi="Times New Roman"/>
          <w:color w:val="000000" w:themeColor="text1"/>
          <w:sz w:val="20"/>
          <w:szCs w:val="20"/>
        </w:rPr>
      </w:pPr>
      <w:ins w:id="34" w:author="Palacherla, Susmitha C (NONUS)" w:date="2017-08-14T17:20:00Z">
        <w:r>
          <w:rPr>
            <w:rFonts w:ascii="Arial" w:hAnsi="Arial" w:cs="Arial"/>
            <w:color w:val="000000"/>
            <w:sz w:val="20"/>
            <w:szCs w:val="20"/>
          </w:rPr>
          <w:t>F3420-ECLDBP</w:t>
        </w:r>
        <w:r w:rsidRPr="002A21C8">
          <w:rPr>
            <w:rFonts w:ascii="Arial" w:hAnsi="Arial" w:cs="Arial"/>
            <w:color w:val="000000"/>
            <w:sz w:val="20"/>
            <w:szCs w:val="20"/>
          </w:rPr>
          <w:t>01</w:t>
        </w:r>
        <w:r w:rsidRPr="002A21C8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–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Prod Server</w:t>
        </w:r>
      </w:ins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5" w:author="Palacherla, Susmitha C (NONUS)" w:date="2017-08-14T17:20:00Z"/>
          <w:rFonts w:ascii="Times New Roman" w:hAnsi="Times New Roman"/>
          <w:color w:val="000000" w:themeColor="text1"/>
          <w:sz w:val="20"/>
          <w:szCs w:val="20"/>
        </w:rPr>
      </w:pPr>
      <w:ins w:id="36" w:author="Palacherla, Susmitha C (NONUS)" w:date="2017-08-14T17:20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"file:///\\\\F3420-ECLDBD01\\data\\"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\\F3420-ECLDBD01\data\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7" w:author="Palacherla, Susmitha C (NONUS)" w:date="2017-08-14T17:20:00Z"/>
          <w:rFonts w:ascii="Times New Roman" w:hAnsi="Times New Roman"/>
          <w:color w:val="000000" w:themeColor="text1"/>
          <w:sz w:val="20"/>
          <w:szCs w:val="20"/>
        </w:rPr>
      </w:pPr>
      <w:ins w:id="38" w:author="Palacherla, Susmitha C (NONUS)" w:date="2017-08-14T17:20:00Z">
        <w:r>
          <w:rPr>
            <w:rFonts w:ascii="Arial" w:hAnsi="Arial" w:cs="Arial"/>
            <w:color w:val="000000"/>
            <w:sz w:val="20"/>
            <w:szCs w:val="20"/>
          </w:rPr>
          <w:fldChar w:fldCharType="begin"/>
        </w:r>
        <w:r>
          <w:rPr>
            <w:rFonts w:ascii="Arial" w:hAnsi="Arial" w:cs="Arial"/>
            <w:color w:val="000000"/>
            <w:sz w:val="20"/>
            <w:szCs w:val="20"/>
          </w:rPr>
          <w:instrText xml:space="preserve"> HYPERLINK "file:///\\\\F3420-ECLDBT01\\data\\" </w:instrText>
        </w:r>
        <w:r>
          <w:rPr>
            <w:rFonts w:ascii="Arial" w:hAnsi="Arial" w:cs="Arial"/>
            <w:color w:val="000000"/>
            <w:sz w:val="20"/>
            <w:szCs w:val="20"/>
          </w:rPr>
          <w:fldChar w:fldCharType="separate"/>
        </w:r>
        <w:r>
          <w:rPr>
            <w:rStyle w:val="Hyperlink"/>
            <w:rFonts w:ascii="Arial" w:hAnsi="Arial" w:cs="Arial"/>
            <w:sz w:val="20"/>
            <w:szCs w:val="20"/>
          </w:rPr>
          <w:t>\\F3420-ECLDBT01\data\</w:t>
        </w:r>
        <w:r>
          <w:rPr>
            <w:rFonts w:ascii="Arial" w:hAnsi="Arial" w:cs="Arial"/>
            <w:color w:val="000000"/>
            <w:sz w:val="20"/>
            <w:szCs w:val="20"/>
          </w:rPr>
          <w:fldChar w:fldCharType="end"/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</w:t>
        </w:r>
        <w:r w:rsidRPr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  <w:r w:rsidRPr="00257251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9" w:author="Palacherla, Susmitha C (NONUS)" w:date="2017-08-14T17:20:00Z"/>
          <w:rFonts w:ascii="Times New Roman" w:hAnsi="Times New Roman"/>
          <w:color w:val="000000" w:themeColor="text1"/>
          <w:sz w:val="20"/>
          <w:szCs w:val="20"/>
        </w:rPr>
      </w:pPr>
      <w:ins w:id="40" w:author="Palacherla, Susmitha C (NONUS)" w:date="2017-08-14T17:20:00Z">
        <w:r>
          <w:fldChar w:fldCharType="begin"/>
        </w:r>
        <w:r>
          <w:instrText xml:space="preserve"> HYPERLINK "file:///\\\\VRIVSCORS01\\BCC%20Scorecards\\" </w:instrText>
        </w:r>
        <w:r>
          <w:fldChar w:fldCharType="separate"/>
        </w:r>
        <w:r w:rsidRPr="00257251">
          <w:rPr>
            <w:rStyle w:val="Hyperlink"/>
            <w:rFonts w:ascii="Times New Roman" w:hAnsi="Times New Roman"/>
            <w:sz w:val="20"/>
            <w:szCs w:val="20"/>
          </w:rPr>
          <w:t>\\VRIVSCORS01\BCC Scorecards\</w:t>
        </w:r>
        <w:r>
          <w:rPr>
            <w:rStyle w:val="Hyperlink"/>
            <w:rFonts w:ascii="Times New Roman" w:hAnsi="Times New Roman"/>
            <w:sz w:val="20"/>
            <w:szCs w:val="20"/>
          </w:rPr>
          <w:fldChar w:fldCharType="end"/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 xml:space="preserve"> - </w:t>
        </w:r>
        <w:r>
          <w:rPr>
            <w:rFonts w:ascii="Times New Roman" w:hAnsi="Times New Roman"/>
            <w:color w:val="000000" w:themeColor="text1"/>
            <w:sz w:val="20"/>
            <w:szCs w:val="20"/>
          </w:rPr>
          <w:t xml:space="preserve">Prod </w:t>
        </w:r>
        <w:r w:rsidRPr="00257251">
          <w:rPr>
            <w:rFonts w:ascii="Times New Roman" w:hAnsi="Times New Roman"/>
            <w:color w:val="000000" w:themeColor="text1"/>
            <w:sz w:val="20"/>
            <w:szCs w:val="20"/>
          </w:rPr>
          <w:t>File staging share</w:t>
        </w:r>
      </w:ins>
    </w:p>
    <w:p w:rsidR="009D1884" w:rsidRPr="001D6CCE" w:rsidDel="00DA5AD6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1" w:author="Palacherla, Susmitha C (NONUS)" w:date="2017-08-14T17:20:00Z"/>
          <w:rFonts w:ascii="Times New Roman" w:hAnsi="Times New Roman"/>
          <w:color w:val="000000" w:themeColor="text1"/>
        </w:rPr>
      </w:pPr>
      <w:del w:id="42" w:author="Palacherla, Susmitha C (NONUS)" w:date="2017-08-14T17:20:00Z">
        <w:r w:rsidRPr="001D6CCE" w:rsidDel="00DA5AD6">
          <w:rPr>
            <w:rFonts w:ascii="Times New Roman" w:hAnsi="Times New Roman"/>
            <w:color w:val="000000" w:themeColor="text1"/>
          </w:rPr>
          <w:delText>VRIVFSSDBT02\SCORD01,1437 – Dev DB Instance</w:delText>
        </w:r>
      </w:del>
    </w:p>
    <w:p w:rsidR="009D1884" w:rsidRPr="001D6CCE" w:rsidDel="00DA5AD6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3" w:author="Palacherla, Susmitha C (NONUS)" w:date="2017-08-14T17:20:00Z"/>
          <w:rFonts w:ascii="Times New Roman" w:hAnsi="Times New Roman"/>
          <w:color w:val="000000" w:themeColor="text1"/>
        </w:rPr>
      </w:pPr>
      <w:del w:id="44" w:author="Palacherla, Susmitha C (NONUS)" w:date="2017-08-14T17:20:00Z">
        <w:r w:rsidRPr="001D6CCE" w:rsidDel="00DA5AD6">
          <w:rPr>
            <w:rFonts w:ascii="Times New Roman" w:hAnsi="Times New Roman"/>
            <w:color w:val="000000" w:themeColor="text1"/>
          </w:rPr>
          <w:delText>VRIVFSSDBT02\SCORT01,1438 – Test DB Instance</w:delText>
        </w:r>
      </w:del>
    </w:p>
    <w:p w:rsidR="009D1884" w:rsidRPr="001D6CCE" w:rsidDel="00DA5AD6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5" w:author="Palacherla, Susmitha C (NONUS)" w:date="2017-08-14T17:20:00Z"/>
          <w:rFonts w:ascii="Times New Roman" w:hAnsi="Times New Roman"/>
          <w:color w:val="000000" w:themeColor="text1"/>
        </w:rPr>
      </w:pPr>
      <w:del w:id="46" w:author="Palacherla, Susmitha C (NONUS)" w:date="2017-08-14T17:20:00Z">
        <w:r w:rsidRPr="001D6CCE" w:rsidDel="00DA5AD6">
          <w:rPr>
            <w:rFonts w:ascii="Times New Roman" w:hAnsi="Times New Roman"/>
            <w:color w:val="000000" w:themeColor="text1"/>
          </w:rPr>
          <w:delText>VDENSSDBP07\SCORP01 – Prod DB Instance</w:delText>
        </w:r>
      </w:del>
    </w:p>
    <w:p w:rsidR="009D1884" w:rsidRPr="001D6CCE" w:rsidDel="00DA5AD6" w:rsidRDefault="002C247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47" w:author="Palacherla, Susmitha C (NONUS)" w:date="2017-08-14T17:20:00Z"/>
          <w:rFonts w:ascii="Times New Roman" w:hAnsi="Times New Roman"/>
          <w:color w:val="000000" w:themeColor="text1"/>
        </w:rPr>
      </w:pPr>
      <w:del w:id="48" w:author="Palacherla, Susmitha C (NONUS)" w:date="2017-08-14T17:20:00Z">
        <w:r w:rsidDel="00DA5AD6">
          <w:fldChar w:fldCharType="begin"/>
        </w:r>
        <w:r w:rsidDel="00DA5AD6">
          <w:delInstrText xml:space="preserve"> HYPERLINK "file:///\\\\VRIVSCORS01\\BCC%20Scorecards\\" </w:delInstrText>
        </w:r>
        <w:r w:rsidDel="00DA5AD6">
          <w:fldChar w:fldCharType="separate"/>
        </w:r>
        <w:r w:rsidR="009D1884" w:rsidRPr="001D6CCE" w:rsidDel="00DA5AD6">
          <w:rPr>
            <w:rStyle w:val="Hyperlink"/>
            <w:rFonts w:ascii="Times New Roman" w:hAnsi="Times New Roman"/>
          </w:rPr>
          <w:delText>\\VRIVSCORS01\BCC Scorecards\</w:delText>
        </w:r>
        <w:r w:rsidDel="00DA5AD6">
          <w:rPr>
            <w:rStyle w:val="Hyperlink"/>
            <w:rFonts w:ascii="Times New Roman" w:hAnsi="Times New Roman"/>
          </w:rPr>
          <w:fldChar w:fldCharType="end"/>
        </w:r>
        <w:r w:rsidR="009D1884" w:rsidRPr="001D6CCE" w:rsidDel="00DA5AD6">
          <w:rPr>
            <w:rFonts w:ascii="Times New Roman" w:hAnsi="Times New Roman"/>
            <w:color w:val="000000" w:themeColor="text1"/>
          </w:rPr>
          <w:delText xml:space="preserve"> - File staging share</w:delText>
        </w:r>
      </w:del>
    </w:p>
    <w:p w:rsidR="009D1884" w:rsidRPr="001D6CCE" w:rsidDel="00DA5AD6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del w:id="49" w:author="Palacherla, Susmitha C (NONUS)" w:date="2017-08-14T17:20:00Z"/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430607357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50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51" w:name="_Toc430607358"/>
      <w:r w:rsidRPr="001D6CCE">
        <w:rPr>
          <w:rFonts w:ascii="Times New Roman" w:hAnsi="Times New Roman" w:cs="Times New Roman"/>
          <w:color w:val="auto"/>
        </w:rPr>
        <w:t>Details</w:t>
      </w:r>
      <w:bookmarkEnd w:id="51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2" w:name="_Toc387654370"/>
      <w:bookmarkStart w:id="53" w:name="_Toc387758815"/>
      <w:bookmarkStart w:id="54" w:name="_Toc387821326"/>
      <w:bookmarkStart w:id="55" w:name="_Toc387821375"/>
      <w:bookmarkStart w:id="56" w:name="_Toc430607220"/>
      <w:bookmarkStart w:id="57" w:name="_Toc430607321"/>
      <w:bookmarkStart w:id="58" w:name="_Toc430607359"/>
      <w:bookmarkEnd w:id="52"/>
      <w:bookmarkEnd w:id="53"/>
      <w:bookmarkEnd w:id="54"/>
      <w:bookmarkEnd w:id="55"/>
      <w:bookmarkEnd w:id="56"/>
      <w:bookmarkEnd w:id="57"/>
      <w:bookmarkEnd w:id="58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9" w:name="_Toc387654371"/>
      <w:bookmarkStart w:id="60" w:name="_Toc387758816"/>
      <w:bookmarkStart w:id="61" w:name="_Toc387821327"/>
      <w:bookmarkStart w:id="62" w:name="_Toc387821376"/>
      <w:bookmarkStart w:id="63" w:name="_Toc430607221"/>
      <w:bookmarkStart w:id="64" w:name="_Toc430607322"/>
      <w:bookmarkStart w:id="65" w:name="_Toc430607360"/>
      <w:bookmarkEnd w:id="59"/>
      <w:bookmarkEnd w:id="60"/>
      <w:bookmarkEnd w:id="61"/>
      <w:bookmarkEnd w:id="62"/>
      <w:bookmarkEnd w:id="63"/>
      <w:bookmarkEnd w:id="64"/>
      <w:bookmarkEnd w:id="65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6" w:name="_Toc430607361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66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0" w:history="1">
        <w:r w:rsidR="00EB552F" w:rsidRPr="001D6CCE">
          <w:rPr>
            <w:rStyle w:val="Hyperlink"/>
            <w:rFonts w:ascii="Times New Roman" w:hAnsi="Times New Roman"/>
          </w:rPr>
          <w:t>\\vrivscors01\BCC Scorecards\Coaching\Quality\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proofErr w:type="spellStart"/>
      <w:r w:rsidR="00E64317" w:rsidRPr="001D6CCE">
        <w:rPr>
          <w:rFonts w:ascii="Times New Roman" w:hAnsi="Times New Roman"/>
        </w:rPr>
        <w:t>Coaching_Log</w:t>
      </w:r>
      <w:proofErr w:type="spellEnd"/>
      <w:r w:rsidR="00E64317" w:rsidRPr="001D6CCE">
        <w:rPr>
          <w:rFonts w:ascii="Times New Roman" w:hAnsi="Times New Roman"/>
        </w:rPr>
        <w:t xml:space="preserve"> and </w:t>
      </w:r>
      <w:proofErr w:type="spellStart"/>
      <w:r w:rsidR="00E64317" w:rsidRPr="001D6CCE">
        <w:rPr>
          <w:rFonts w:ascii="Times New Roman" w:hAnsi="Times New Roman"/>
        </w:rPr>
        <w:t>Coaching_Log_Reason</w:t>
      </w:r>
      <w:proofErr w:type="spellEnd"/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Toc430607362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67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8" w:name="_Toc430607363"/>
      <w:r w:rsidRPr="001D6CCE">
        <w:rPr>
          <w:rFonts w:ascii="Times New Roman" w:hAnsi="Times New Roman" w:cs="Times New Roman"/>
          <w:color w:val="auto"/>
        </w:rPr>
        <w:t>SQL agent job</w:t>
      </w:r>
      <w:bookmarkEnd w:id="68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ins w:id="69" w:author="Palacherla, Susmitha C (NONUS)" w:date="2017-08-14T17:20:00Z">
        <w:r w:rsidR="00DA5AD6">
          <w:rPr>
            <w:rFonts w:ascii="Times New Roman" w:hAnsi="Times New Roman"/>
          </w:rPr>
          <w:t>F3420-ECLDBP01</w:t>
        </w:r>
      </w:ins>
      <w:del w:id="70" w:author="Palacherla, Susmitha C (NONUS)" w:date="2017-08-14T17:20:00Z">
        <w:r w:rsidRPr="001D6CCE" w:rsidDel="00DA5AD6">
          <w:rPr>
            <w:rFonts w:ascii="Times New Roman" w:hAnsi="Times New Roman"/>
          </w:rPr>
          <w:delText>VDENSSDBP07\SCORP01</w:delText>
        </w:r>
      </w:del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ins w:id="71" w:author="Palacherla, Susmitha C (NONUS)" w:date="2017-08-14T17:20:00Z">
        <w:r w:rsidR="00DA5AD6">
          <w:rPr>
            <w:rFonts w:ascii="Times New Roman" w:hAnsi="Times New Roman"/>
          </w:rPr>
          <w:t>Coaching</w:t>
        </w:r>
      </w:ins>
      <w:r w:rsidR="00EB552F" w:rsidRPr="001D6CCE">
        <w:rPr>
          <w:rFonts w:ascii="Times New Roman" w:hAnsi="Times New Roman"/>
          <w:color w:val="000000" w:themeColor="text1"/>
        </w:rPr>
        <w:t>QualityOther</w:t>
      </w:r>
      <w:ins w:id="72" w:author="Palacherla, Susmitha C (NONUS)" w:date="2017-08-14T17:21:00Z">
        <w:r w:rsidR="00DA5AD6">
          <w:rPr>
            <w:rFonts w:ascii="Times New Roman" w:hAnsi="Times New Roman"/>
          </w:rPr>
          <w:t>Load</w:t>
        </w:r>
      </w:ins>
      <w:proofErr w:type="spellEnd"/>
      <w:del w:id="73" w:author="Palacherla, Susmitha C (NONUS)" w:date="2017-08-14T17:21:00Z">
        <w:r w:rsidR="00141B19" w:rsidRPr="001D6CCE" w:rsidDel="00DA5AD6">
          <w:rPr>
            <w:rFonts w:ascii="Times New Roman" w:hAnsi="Times New Roman"/>
          </w:rPr>
          <w:delText>Coaching</w:delText>
        </w:r>
      </w:del>
    </w:p>
    <w:p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ins w:id="74" w:author="Palacherla, Susmitha C (NONUS)" w:date="2017-08-14T17:21:00Z">
        <w:r w:rsidR="00DA5AD6">
          <w:rPr>
            <w:rFonts w:ascii="Times New Roman" w:hAnsi="Times New Roman"/>
          </w:rPr>
          <w:fldChar w:fldCharType="begin"/>
        </w:r>
        <w:r w:rsidR="00DA5AD6">
          <w:rPr>
            <w:rFonts w:ascii="Times New Roman" w:hAnsi="Times New Roman"/>
          </w:rPr>
          <w:instrText xml:space="preserve"> HYPERLINK "</w:instrText>
        </w:r>
        <w:r w:rsidR="00DA5AD6" w:rsidRPr="00DA5AD6">
          <w:rPr>
            <w:rFonts w:ascii="Times New Roman" w:hAnsi="Times New Roman"/>
          </w:rPr>
          <w:instrText>\</w:instrText>
        </w:r>
        <w:r w:rsidR="00DA5AD6" w:rsidRPr="00DA5AD6">
          <w:rPr>
            <w:rFonts w:ascii="Times New Roman" w:hAnsi="Times New Roman"/>
            <w:rPrChange w:id="75" w:author="Palacherla, Susmitha C (NONUS)" w:date="2017-08-14T17:21:00Z">
              <w:rPr>
                <w:rStyle w:val="Hyperlink"/>
                <w:rFonts w:ascii="Times New Roman" w:hAnsi="Times New Roman"/>
              </w:rPr>
            </w:rPrChange>
          </w:rPr>
          <w:instrText>\</w:instrText>
        </w:r>
        <w:r w:rsidR="00DA5AD6" w:rsidRPr="00DA5AD6">
          <w:rPr>
            <w:rFonts w:ascii="Times New Roman" w:hAnsi="Times New Roman"/>
          </w:rPr>
          <w:instrText>\</w:instrText>
        </w:r>
        <w:r w:rsidR="00DA5AD6" w:rsidRPr="00DA5AD6">
          <w:rPr>
            <w:rFonts w:ascii="Times New Roman" w:hAnsi="Times New Roman"/>
            <w:rPrChange w:id="76" w:author="Palacherla, Susmitha C (NONUS)" w:date="2017-08-14T17:21:00Z">
              <w:rPr>
                <w:rStyle w:val="Hyperlink"/>
                <w:rFonts w:ascii="Times New Roman" w:hAnsi="Times New Roman"/>
              </w:rPr>
            </w:rPrChange>
          </w:rPr>
          <w:instrText>\F3420-ECLDBP01</w:instrText>
        </w:r>
        <w:r w:rsidR="00DA5AD6" w:rsidRPr="00DA5AD6">
          <w:rPr>
            <w:rFonts w:ascii="Times New Roman" w:hAnsi="Times New Roman"/>
          </w:rPr>
          <w:instrText>\</w:instrText>
        </w:r>
        <w:r w:rsidR="00DA5AD6" w:rsidRPr="00DA5AD6">
          <w:rPr>
            <w:rFonts w:ascii="Times New Roman" w:hAnsi="Times New Roman"/>
            <w:rPrChange w:id="77" w:author="Palacherla, Susmitha C (NONUS)" w:date="2017-08-14T17:21:00Z">
              <w:rPr>
                <w:rStyle w:val="Hyperlink"/>
                <w:rFonts w:ascii="Times New Roman" w:hAnsi="Times New Roman"/>
              </w:rPr>
            </w:rPrChange>
          </w:rPr>
          <w:instrText>\ssis</w:instrText>
        </w:r>
        <w:r w:rsidR="00DA5AD6" w:rsidRPr="00DA5AD6">
          <w:rPr>
            <w:rFonts w:ascii="Times New Roman" w:hAnsi="Times New Roman"/>
          </w:rPr>
          <w:instrText>\</w:instrText>
        </w:r>
        <w:r w:rsidR="00DA5AD6" w:rsidRPr="00DA5AD6">
          <w:rPr>
            <w:rFonts w:ascii="Times New Roman" w:hAnsi="Times New Roman"/>
            <w:rPrChange w:id="78" w:author="Palacherla, Susmitha C (NONUS)" w:date="2017-08-14T17:21:00Z">
              <w:rPr>
                <w:rStyle w:val="Hyperlink"/>
                <w:rFonts w:ascii="Times New Roman" w:hAnsi="Times New Roman"/>
              </w:rPr>
            </w:rPrChange>
          </w:rPr>
          <w:instrText>\Coaching</w:instrText>
        </w:r>
        <w:r w:rsidR="00DA5AD6" w:rsidRPr="00DA5AD6">
          <w:rPr>
            <w:rFonts w:ascii="Times New Roman" w:hAnsi="Times New Roman"/>
          </w:rPr>
          <w:instrText>\</w:instrText>
        </w:r>
        <w:r w:rsidR="00DA5AD6" w:rsidRPr="00DA5AD6">
          <w:rPr>
            <w:rFonts w:ascii="Times New Roman" w:hAnsi="Times New Roman"/>
            <w:rPrChange w:id="79" w:author="Palacherla, Susmitha C (NONUS)" w:date="2017-08-14T17:21:00Z">
              <w:rPr>
                <w:rStyle w:val="Hyperlink"/>
                <w:rFonts w:ascii="Times New Roman" w:hAnsi="Times New Roman"/>
              </w:rPr>
            </w:rPrChange>
          </w:rPr>
          <w:instrText>\Packages</w:instrText>
        </w:r>
        <w:r w:rsidR="00DA5AD6" w:rsidRPr="00DA5AD6">
          <w:rPr>
            <w:rFonts w:ascii="Times New Roman" w:hAnsi="Times New Roman"/>
          </w:rPr>
          <w:instrText>\</w:instrText>
        </w:r>
        <w:r w:rsidR="00DA5AD6" w:rsidRPr="00DA5AD6">
          <w:rPr>
            <w:rFonts w:ascii="Times New Roman" w:hAnsi="Times New Roman"/>
            <w:rPrChange w:id="80" w:author="Palacherla, Susmitha C (NONUS)" w:date="2017-08-14T17:21:00Z">
              <w:rPr>
                <w:rStyle w:val="Hyperlink"/>
                <w:rFonts w:ascii="Times New Roman" w:hAnsi="Times New Roman"/>
              </w:rPr>
            </w:rPrChange>
          </w:rPr>
          <w:instrText>\</w:instrText>
        </w:r>
      </w:ins>
      <w:r w:rsidR="00DA5AD6" w:rsidRPr="00DA5AD6">
        <w:rPr>
          <w:rFonts w:ascii="Times New Roman" w:hAnsi="Times New Roman"/>
          <w:rPrChange w:id="81" w:author="Palacherla, Susmitha C (NONUS)" w:date="2017-08-14T17:21:00Z">
            <w:rPr>
              <w:rStyle w:val="Hyperlink"/>
              <w:rFonts w:ascii="Times New Roman" w:hAnsi="Times New Roman"/>
            </w:rPr>
          </w:rPrChange>
        </w:rPr>
        <w:instrText>Quality_Other _Coaching.dtsx</w:instrText>
      </w:r>
      <w:ins w:id="82" w:author="Palacherla, Susmitha C (NONUS)" w:date="2017-08-14T17:21:00Z">
        <w:r w:rsidR="00DA5AD6">
          <w:rPr>
            <w:rFonts w:ascii="Times New Roman" w:hAnsi="Times New Roman"/>
          </w:rPr>
          <w:instrText xml:space="preserve">" </w:instrText>
        </w:r>
        <w:r w:rsidR="00DA5AD6">
          <w:rPr>
            <w:rFonts w:ascii="Times New Roman" w:hAnsi="Times New Roman"/>
          </w:rPr>
          <w:fldChar w:fldCharType="separate"/>
        </w:r>
      </w:ins>
      <w:del w:id="83" w:author="Palacherla, Susmitha C (NONUS)" w:date="2017-08-14T17:21:00Z">
        <w:r w:rsidR="00DA5AD6" w:rsidRPr="00DA5AD6" w:rsidDel="00DA5AD6">
          <w:rPr>
            <w:rStyle w:val="Hyperlink"/>
            <w:rFonts w:ascii="Times New Roman" w:hAnsi="Times New Roman"/>
          </w:rPr>
          <w:delText>\</w:delText>
        </w:r>
      </w:del>
      <w:ins w:id="84" w:author="Palacherla, Susmitha C (NONUS)" w:date="2017-08-14T17:21:00Z">
        <w:r w:rsidR="00DA5AD6" w:rsidRPr="00DA5AD6">
          <w:rPr>
            <w:rStyle w:val="Hyperlink"/>
            <w:rFonts w:ascii="Times New Roman" w:hAnsi="Times New Roman"/>
          </w:rPr>
          <w:t>\\F3420-ECLDBP01\ssis\Coaching\Packages\</w:t>
        </w:r>
      </w:ins>
      <w:del w:id="85" w:author="Palacherla, Susmitha C (NONUS)" w:date="2017-08-14T17:21:00Z">
        <w:r w:rsidR="00DA5AD6" w:rsidRPr="00DA5AD6" w:rsidDel="00DA5AD6">
          <w:rPr>
            <w:rStyle w:val="Hyperlink"/>
            <w:rFonts w:ascii="Times New Roman" w:hAnsi="Times New Roman"/>
          </w:rPr>
          <w:delText>\VDENSSDBP07\scorecard-ssis\Coaching\</w:delText>
        </w:r>
      </w:del>
      <w:r w:rsidR="00DA5AD6" w:rsidRPr="00DA5AD6">
        <w:rPr>
          <w:rStyle w:val="Hyperlink"/>
          <w:rFonts w:ascii="Times New Roman" w:hAnsi="Times New Roman"/>
        </w:rPr>
        <w:t>Quality_Other _Coaching.dtsx</w:t>
      </w:r>
      <w:ins w:id="86" w:author="Palacherla, Susmitha C (NONUS)" w:date="2017-08-14T17:21:00Z">
        <w:r w:rsidR="00DA5AD6">
          <w:rPr>
            <w:rFonts w:ascii="Times New Roman" w:hAnsi="Times New Roman"/>
          </w:rPr>
          <w:fldChar w:fldCharType="end"/>
        </w:r>
      </w:ins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del w:id="87" w:author="Palacherla, Susmitha C (NONUS)" w:date="2017-08-14T17:21:00Z">
        <w:r w:rsidRPr="001D6CCE" w:rsidDel="00DA5AD6">
          <w:rPr>
            <w:rFonts w:ascii="Times New Roman" w:hAnsi="Times New Roman"/>
          </w:rPr>
          <w:delText>jobs_admin</w:delText>
        </w:r>
      </w:del>
      <w:proofErr w:type="spellStart"/>
      <w:ins w:id="88" w:author="Palacherla, Susmitha C (NONUS)" w:date="2017-08-14T17:21:00Z">
        <w:r w:rsidR="00DA5AD6">
          <w:rPr>
            <w:rFonts w:ascii="Times New Roman" w:hAnsi="Times New Roman"/>
          </w:rPr>
          <w:t>ecljobowner</w:t>
        </w:r>
      </w:ins>
      <w:proofErr w:type="spellEnd"/>
    </w:p>
    <w:p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ins w:id="89" w:author="Palacherla, Susmitha C (NONUS)" w:date="2017-08-14T17:21:00Z"/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ins w:id="90" w:author="Palacherla, Susmitha C (NONUS)" w:date="2017-08-14T17:21:00Z">
        <w:r w:rsidR="00DA5AD6">
          <w:rPr>
            <w:rFonts w:ascii="Times New Roman" w:hAnsi="Times New Roman"/>
          </w:rPr>
          <w:t>ECLProxy</w:t>
        </w:r>
        <w:proofErr w:type="spellEnd"/>
        <w:r w:rsidR="00DA5AD6">
          <w:rPr>
            <w:rFonts w:ascii="Times New Roman" w:hAnsi="Times New Roman"/>
          </w:rPr>
          <w:t xml:space="preserve"> (ECL Credential using application service account VNGT\SVC-SQLECLP01</w:t>
        </w:r>
      </w:ins>
    </w:p>
    <w:p w:rsidR="00634B03" w:rsidRPr="001D6CCE" w:rsidDel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del w:id="91" w:author="Palacherla, Susmitha C (NONUS)" w:date="2017-08-14T17:21:00Z"/>
          <w:rFonts w:ascii="Times New Roman" w:hAnsi="Times New Roman"/>
        </w:rPr>
      </w:pPr>
      <w:del w:id="92" w:author="Palacherla, Susmitha C (NONUS)" w:date="2017-08-14T17:21:00Z">
        <w:r w:rsidRPr="001D6CCE" w:rsidDel="00DA5AD6">
          <w:rPr>
            <w:rFonts w:ascii="Times New Roman" w:hAnsi="Times New Roman"/>
          </w:rPr>
          <w:delText>BccScrdSQLAgent</w:delText>
        </w:r>
      </w:del>
    </w:p>
    <w:p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del w:id="93" w:author="Palacherla, Susmitha C (NONUS)" w:date="2017-08-14T17:21:00Z">
        <w:r w:rsidR="005C5F9F" w:rsidRPr="00DA5AD6" w:rsidDel="00DA5AD6">
          <w:rPr>
            <w:rFonts w:ascii="Times New Roman" w:hAnsi="Times New Roman"/>
          </w:rPr>
          <w:delText>Fridays</w:delText>
        </w:r>
        <w:r w:rsidRPr="00DA5AD6" w:rsidDel="00DA5AD6">
          <w:rPr>
            <w:rFonts w:ascii="Times New Roman" w:hAnsi="Times New Roman"/>
          </w:rPr>
          <w:delText xml:space="preserve">  </w:delText>
        </w:r>
        <w:r w:rsidR="00EC14B4" w:rsidRPr="00DA5AD6" w:rsidDel="00DA5AD6">
          <w:rPr>
            <w:rFonts w:ascii="Times New Roman" w:hAnsi="Times New Roman"/>
          </w:rPr>
          <w:delText>On-demand</w:delText>
        </w:r>
      </w:del>
      <w:ins w:id="94" w:author="Palacherla, Susmitha C (NONUS)" w:date="2017-08-14T17:21:00Z">
        <w:r w:rsidR="00DA5AD6">
          <w:rPr>
            <w:rFonts w:ascii="Times New Roman" w:hAnsi="Times New Roman"/>
          </w:rPr>
          <w:t>Daily 10 PM EST</w:t>
        </w:r>
      </w:ins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95" w:name="_Toc430607364"/>
      <w:r w:rsidRPr="001D6CCE">
        <w:rPr>
          <w:rFonts w:ascii="Times New Roman" w:hAnsi="Times New Roman" w:cs="Times New Roman"/>
          <w:color w:val="auto"/>
        </w:rPr>
        <w:t>SSIS Package</w:t>
      </w:r>
      <w:bookmarkEnd w:id="95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2440"/>
        <w:gridCol w:w="1254"/>
        <w:gridCol w:w="4120"/>
      </w:tblGrid>
      <w:tr w:rsidR="00E42C88" w:rsidRPr="001D6CCE" w:rsidTr="00D03711"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12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E42C88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E42C88" w:rsidRPr="001D6CCE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\\vrivscors01\BCC Scorecards\Coaching\</w:t>
            </w:r>
            <w:r w:rsidR="00D03711"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</w:t>
            </w:r>
            <w:r w:rsidRPr="001D6CCE">
              <w:rPr>
                <w:rFonts w:ascii="Times New Roman" w:hAnsi="Times New Roman"/>
              </w:rPr>
              <w:t>\Backups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95088D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E42C88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Pr="001D6CCE" w:rsidRDefault="00EB552F" w:rsidP="0095088D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</w:t>
            </w:r>
            <w:r w:rsidR="00E42C88" w:rsidRPr="001D6CCE">
              <w:rPr>
                <w:rFonts w:ascii="Times New Roman" w:hAnsi="Times New Roman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Pr="001D6CCE" w:rsidRDefault="00E42C88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\\vrivscors01\BCC Scorecards\Coaching\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Quality\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611" w:type="dxa"/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 Other</w:t>
            </w: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Pr="001D6CCE">
              <w:rPr>
                <w:rFonts w:ascii="Times New Roman" w:hAnsi="Times New Roman"/>
              </w:rPr>
              <w:t>Coaching Load failed in Dev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D03711">
        <w:trPr>
          <w:trHeight w:val="368"/>
        </w:trPr>
        <w:tc>
          <w:tcPr>
            <w:tcW w:w="1540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6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E42C88" w:rsidRPr="001D6CCE" w:rsidTr="00D03711">
        <w:trPr>
          <w:trHeight w:val="368"/>
        </w:trPr>
        <w:tc>
          <w:tcPr>
            <w:tcW w:w="1540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12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29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46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96" w:author="Palacherla, Susmitha C (NONUS)" w:date="2017-08-14T17:22:00Z"/>
          <w:rFonts w:ascii="Times New Roman" w:hAnsi="Times New Roman"/>
        </w:rPr>
      </w:pPr>
      <w:ins w:id="97" w:author="Palacherla, Susmitha C (NONUS)" w:date="2017-08-14T17:22:00Z">
        <w:r w:rsidRPr="00257251">
          <w:rPr>
            <w:rFonts w:ascii="Times New Roman" w:hAnsi="Times New Roman"/>
          </w:rPr>
          <w:t xml:space="preserve">Dev </w:t>
        </w:r>
        <w:r>
          <w:rPr>
            <w:rFonts w:ascii="Times New Roman" w:hAnsi="Times New Roman"/>
          </w:rPr>
          <w:t>–</w:t>
        </w:r>
        <w:r w:rsidRPr="00257251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F3420-ECLDBD01</w:t>
        </w:r>
        <w:r w:rsidRPr="00257251">
          <w:rPr>
            <w:rFonts w:ascii="Times New Roman" w:hAnsi="Times New Roman"/>
          </w:rPr>
          <w:t xml:space="preserve"> DB – </w:t>
        </w:r>
        <w:proofErr w:type="spellStart"/>
        <w:r w:rsidRPr="00257251">
          <w:rPr>
            <w:rFonts w:ascii="Times New Roman" w:hAnsi="Times New Roman"/>
          </w:rPr>
          <w:t>eCoachingdev</w:t>
        </w:r>
        <w:proofErr w:type="spellEnd"/>
      </w:ins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98" w:author="Palacherla, Susmitha C (NONUS)" w:date="2017-08-14T17:22:00Z"/>
          <w:rFonts w:ascii="Times New Roman" w:hAnsi="Times New Roman"/>
        </w:rPr>
      </w:pPr>
      <w:ins w:id="99" w:author="Palacherla, Susmitha C (NONUS)" w:date="2017-08-14T17:22:00Z">
        <w:r w:rsidRPr="00257251">
          <w:rPr>
            <w:rFonts w:ascii="Times New Roman" w:hAnsi="Times New Roman"/>
          </w:rPr>
          <w:t xml:space="preserve">Test - </w:t>
        </w:r>
        <w:r>
          <w:rPr>
            <w:rFonts w:ascii="Times New Roman" w:hAnsi="Times New Roman"/>
          </w:rPr>
          <w:t>F3420-ECLDBT01</w:t>
        </w:r>
        <w:r w:rsidRPr="00257251">
          <w:rPr>
            <w:rFonts w:ascii="Times New Roman" w:hAnsi="Times New Roman"/>
          </w:rPr>
          <w:t xml:space="preserve"> DB – </w:t>
        </w:r>
        <w:proofErr w:type="spellStart"/>
        <w:r w:rsidRPr="00257251">
          <w:rPr>
            <w:rFonts w:ascii="Times New Roman" w:hAnsi="Times New Roman"/>
          </w:rPr>
          <w:t>eCoachingtest</w:t>
        </w:r>
        <w:proofErr w:type="spellEnd"/>
      </w:ins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ns w:id="100" w:author="Palacherla, Susmitha C (NONUS)" w:date="2017-08-14T17:22:00Z"/>
          <w:rFonts w:ascii="Times New Roman" w:hAnsi="Times New Roman"/>
        </w:rPr>
      </w:pPr>
      <w:ins w:id="101" w:author="Palacherla, Susmitha C (NONUS)" w:date="2017-08-14T17:22:00Z">
        <w:r w:rsidRPr="00257251">
          <w:rPr>
            <w:rFonts w:ascii="Times New Roman" w:hAnsi="Times New Roman"/>
          </w:rPr>
          <w:lastRenderedPageBreak/>
          <w:t xml:space="preserve">Prod - </w:t>
        </w:r>
        <w:r>
          <w:rPr>
            <w:rFonts w:ascii="Times New Roman" w:hAnsi="Times New Roman"/>
          </w:rPr>
          <w:t>F3420-ECLDBP01</w:t>
        </w:r>
        <w:r w:rsidRPr="00257251">
          <w:rPr>
            <w:rFonts w:ascii="Times New Roman" w:hAnsi="Times New Roman"/>
          </w:rPr>
          <w:t xml:space="preserve"> – eCoaching</w:t>
        </w:r>
      </w:ins>
    </w:p>
    <w:p w:rsidR="00E654C3" w:rsidRPr="001D6CCE" w:rsidDel="00DA5AD6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02" w:author="Palacherla, Susmitha C (NONUS)" w:date="2017-08-14T17:22:00Z"/>
          <w:rFonts w:ascii="Times New Roman" w:hAnsi="Times New Roman"/>
        </w:rPr>
      </w:pPr>
      <w:del w:id="103" w:author="Palacherla, Susmitha C (NONUS)" w:date="2017-08-14T17:22:00Z">
        <w:r w:rsidRPr="001D6CCE" w:rsidDel="00DA5AD6">
          <w:rPr>
            <w:rFonts w:ascii="Times New Roman" w:hAnsi="Times New Roman"/>
          </w:rPr>
          <w:delText>Dev - VRIVFSSDBT02\SCORD01,1437) DB – eCoachingdev</w:delText>
        </w:r>
      </w:del>
    </w:p>
    <w:p w:rsidR="00E654C3" w:rsidRPr="001D6CCE" w:rsidDel="00DA5AD6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04" w:author="Palacherla, Susmitha C (NONUS)" w:date="2017-08-14T17:22:00Z"/>
          <w:rFonts w:ascii="Times New Roman" w:hAnsi="Times New Roman"/>
        </w:rPr>
      </w:pPr>
      <w:del w:id="105" w:author="Palacherla, Susmitha C (NONUS)" w:date="2017-08-14T17:22:00Z">
        <w:r w:rsidRPr="001D6CCE" w:rsidDel="00DA5AD6">
          <w:rPr>
            <w:rFonts w:ascii="Times New Roman" w:hAnsi="Times New Roman"/>
          </w:rPr>
          <w:delText>Prod - VDENSSDBP07\SCORP01 DB – eCoaching</w:delText>
        </w:r>
      </w:del>
    </w:p>
    <w:p w:rsidR="00E654C3" w:rsidRPr="001D6CCE" w:rsidDel="00DA5AD6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del w:id="106" w:author="Palacherla, Susmitha C (NONUS)" w:date="2017-08-14T17:22:00Z"/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107" w:author="Palacherla, Susmitha C (NONUS)" w:date="2017-08-14T17:22:00Z">
        <w:r w:rsidRPr="001D6CCE" w:rsidDel="00DA5AD6">
          <w:rPr>
            <w:rFonts w:ascii="Times New Roman" w:hAnsi="Times New Roman"/>
            <w:noProof/>
          </w:rPr>
          <w:drawing>
            <wp:inline distT="0" distB="0" distL="0" distR="0" wp14:anchorId="765A68AD" wp14:editId="056EB880">
              <wp:extent cx="3255264" cy="2743200"/>
              <wp:effectExtent l="0" t="0" r="254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5264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bookmarkStart w:id="108" w:name="_GoBack"/>
      <w:bookmarkEnd w:id="108"/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1D6CCE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\\vrivscors01\bcc scorecards\Coaching\</w:t>
      </w:r>
      <w:r w:rsidR="00EB552F" w:rsidRPr="001D6CCE">
        <w:rPr>
          <w:rFonts w:ascii="Times New Roman" w:hAnsi="Times New Roman"/>
        </w:rPr>
        <w:t>Quality</w:t>
      </w:r>
      <w:r w:rsidRPr="001D6CCE">
        <w:rPr>
          <w:rFonts w:ascii="Times New Roman" w:hAnsi="Times New Roman"/>
        </w:rPr>
        <w:t>\</w:t>
      </w:r>
      <w:r w:rsidR="00265092"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737890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</w:t>
      </w:r>
      <w:r w:rsidR="001009FB" w:rsidRPr="001D6CCE">
        <w:rPr>
          <w:rFonts w:ascii="Times New Roman" w:hAnsi="Times New Roman"/>
        </w:rPr>
        <w:t>*</w:t>
      </w:r>
      <w:r w:rsidRPr="001D6CCE">
        <w:rPr>
          <w:rFonts w:ascii="Times New Roman" w:hAnsi="Times New Roman"/>
        </w:rPr>
        <w:t xml:space="preserve">.csv 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D8E8991" wp14:editId="20404284">
            <wp:extent cx="3063240" cy="129844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C447654" wp14:editId="497C4D15">
            <wp:extent cx="3383280" cy="3044952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NonCTC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D6CCE" w:rsidRDefault="00171192" w:rsidP="00171192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\\vrivscors01\bcc scorecards\Coaching\Quality\eCL_</w:t>
      </w:r>
      <w:r w:rsidRPr="001D6CCE">
        <w:rPr>
          <w:rFonts w:ascii="Times New Roman" w:hAnsi="Times New Roman"/>
          <w:color w:val="000000" w:themeColor="text1"/>
        </w:rPr>
        <w:t>Quality</w:t>
      </w:r>
      <w:r w:rsidRPr="001D6CCE">
        <w:rPr>
          <w:rFonts w:ascii="Times New Roman" w:hAnsi="Times New Roman"/>
        </w:rPr>
        <w:t xml:space="preserve">_Feed_*.csv 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A038ABB" wp14:editId="54EE1674">
            <wp:extent cx="2459736" cy="10424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73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CE036E8" wp14:editId="50A74928">
            <wp:extent cx="2816352" cy="2532888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A67A9C" w:rsidRPr="001D6CCE" w:rsidRDefault="00A67A9C" w:rsidP="001009FB">
      <w:pPr>
        <w:ind w:left="28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smtpout.gdit.com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Pr="001D6CCE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0A5ECEE" wp14:editId="387F392F">
            <wp:extent cx="2670048" cy="1728216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Pr="001D6CCE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843A3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AE864E9" wp14:editId="133F193C">
            <wp:extent cx="5138928" cy="547725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54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proofErr w:type="spellStart"/>
      <w:r w:rsidRPr="001D6CCE">
        <w:rPr>
          <w:rFonts w:ascii="Times New Roman" w:hAnsi="Times New Roman"/>
          <w:b/>
        </w:rPr>
        <w:t>Non</w:t>
      </w:r>
      <w:r w:rsidRPr="001D6CCE">
        <w:rPr>
          <w:rFonts w:ascii="Times New Roman" w:hAnsi="Times New Roman"/>
          <w:b/>
          <w:color w:val="000000" w:themeColor="text1"/>
        </w:rPr>
        <w:t>CTC</w:t>
      </w:r>
      <w:proofErr w:type="spellEnd"/>
      <w:r w:rsidRPr="001D6CCE">
        <w:rPr>
          <w:rFonts w:ascii="Times New Roman" w:hAnsi="Times New Roman"/>
          <w:b/>
        </w:rPr>
        <w:t xml:space="preserve"> file in Staging directory  Workflow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843A3C" w:rsidP="00807FCA">
      <w:pPr>
        <w:spacing w:after="0"/>
        <w:ind w:left="1080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DB704A0" wp14:editId="77C6DF77">
            <wp:extent cx="3191256" cy="5367528"/>
            <wp:effectExtent l="0" t="0" r="9525" b="508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53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Parent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Stage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- Replace </w:t>
      </w:r>
      <w:proofErr w:type="spellStart"/>
      <w:r w:rsidRPr="001D6CCE">
        <w:rPr>
          <w:rFonts w:ascii="Times New Roman" w:hAnsi="Times New Roman"/>
        </w:rPr>
        <w:t>EmpID</w:t>
      </w:r>
      <w:proofErr w:type="spellEnd"/>
      <w:r w:rsidRPr="001D6CCE">
        <w:rPr>
          <w:rFonts w:ascii="Times New Roman" w:hAnsi="Times New Roman"/>
        </w:rPr>
        <w:t xml:space="preserve"> with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Lan ID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Employee </w:t>
      </w:r>
      <w:r w:rsidR="0025413E" w:rsidRPr="001D6CCE">
        <w:rPr>
          <w:rFonts w:ascii="Times New Roman" w:hAnsi="Times New Roman"/>
        </w:rPr>
        <w:t>and Submitter Ids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missing Program Values 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DFT  Rejected records with missing Employee attributes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Delete records with missing employee ID from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== 0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lastRenderedPageBreak/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1D6CCE" w:rsidRDefault="0098031D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SQL Task: Replace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Ids with </w:t>
      </w:r>
      <w:proofErr w:type="spellStart"/>
      <w:r w:rsidRPr="001D6CCE">
        <w:rPr>
          <w:rFonts w:ascii="Times New Roman" w:hAnsi="Times New Roman"/>
        </w:rPr>
        <w:t>Emp</w:t>
      </w:r>
      <w:proofErr w:type="spell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lan</w:t>
      </w:r>
      <w:proofErr w:type="spellEnd"/>
      <w:r w:rsidRPr="001D6CCE">
        <w:rPr>
          <w:rFonts w:ascii="Times New Roman" w:hAnsi="Times New Roman"/>
        </w:rPr>
        <w:t xml:space="preserve"> Ids</w:t>
      </w:r>
    </w:p>
    <w:p w:rsidR="0098031D" w:rsidRPr="001D6CCE" w:rsidRDefault="0098031D" w:rsidP="0098031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DE646B9" wp14:editId="724241E0">
            <wp:extent cx="4014216" cy="3145536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421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</w:t>
      </w:r>
      <w:proofErr w:type="spellStart"/>
      <w:r w:rsidRPr="00100524">
        <w:rPr>
          <w:rFonts w:ascii="Times New Roman" w:hAnsi="Times New Roman"/>
        </w:rPr>
        <w:t>Emp_ID</w:t>
      </w:r>
      <w:proofErr w:type="spellEnd"/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>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 xml:space="preserve">WHERE NOT </w:t>
      </w:r>
      <w:proofErr w:type="gramStart"/>
      <w:r w:rsidRPr="00100524">
        <w:rPr>
          <w:rFonts w:ascii="Times New Roman" w:hAnsi="Times New Roman"/>
        </w:rPr>
        <w:t>ISNULL(</w:t>
      </w:r>
      <w:proofErr w:type="gramEnd"/>
      <w:r w:rsidRPr="00100524">
        <w:rPr>
          <w:rFonts w:ascii="Times New Roman" w:hAnsi="Times New Roman"/>
        </w:rPr>
        <w:t>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],' ') like '%.%'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 xml:space="preserve"> 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[EC].[</w:t>
      </w:r>
      <w:proofErr w:type="spellStart"/>
      <w:r w:rsidRPr="00100524">
        <w:rPr>
          <w:rFonts w:ascii="Times New Roman" w:hAnsi="Times New Roman"/>
        </w:rPr>
        <w:t>fn_strEmpLanIDFromEmpID</w:t>
      </w:r>
      <w:proofErr w:type="spellEnd"/>
      <w:r w:rsidRPr="00100524">
        <w:rPr>
          <w:rFonts w:ascii="Times New Roman" w:hAnsi="Times New Roman"/>
        </w:rPr>
        <w:t>]([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])</w:t>
      </w:r>
    </w:p>
    <w:p w:rsidR="0098031D" w:rsidRPr="001D6CCE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 xml:space="preserve">WHERE NOT </w:t>
      </w:r>
      <w:proofErr w:type="gramStart"/>
      <w:r w:rsidRPr="00100524">
        <w:rPr>
          <w:rFonts w:ascii="Times New Roman" w:hAnsi="Times New Roman"/>
        </w:rPr>
        <w:t>ISNULL(</w:t>
      </w:r>
      <w:proofErr w:type="gramEnd"/>
      <w:r w:rsidRPr="00100524">
        <w:rPr>
          <w:rFonts w:ascii="Times New Roman" w:hAnsi="Times New Roman"/>
        </w:rPr>
        <w:t>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],' ') like '%.%'</w:t>
      </w:r>
    </w:p>
    <w:p w:rsidR="0098031D" w:rsidRPr="001D6CCE" w:rsidRDefault="009803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</w:t>
      </w:r>
      <w:r w:rsidR="00807FCA" w:rsidRPr="001D6CCE">
        <w:rPr>
          <w:rFonts w:ascii="Times New Roman" w:hAnsi="Times New Roman"/>
        </w:rPr>
        <w:t xml:space="preserve">QL Task: Populate Employee </w:t>
      </w:r>
      <w:r w:rsidRPr="001D6CCE">
        <w:rPr>
          <w:rFonts w:ascii="Times New Roman" w:hAnsi="Times New Roman"/>
        </w:rPr>
        <w:t>and submitter Ids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EC92E64" wp14:editId="0705BFB9">
            <wp:extent cx="4398264" cy="2926080"/>
            <wp:effectExtent l="0" t="0" r="254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[EMP_ID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[EC].[</w:t>
      </w:r>
      <w:proofErr w:type="spellStart"/>
      <w:r w:rsidRPr="00100524">
        <w:rPr>
          <w:rFonts w:ascii="Times New Roman" w:hAnsi="Times New Roman"/>
        </w:rPr>
        <w:t>fn_nvcGetEmpIdFromLanId</w:t>
      </w:r>
      <w:proofErr w:type="spellEnd"/>
      <w:r w:rsidRPr="00100524">
        <w:rPr>
          <w:rFonts w:ascii="Times New Roman" w:hAnsi="Times New Roman"/>
        </w:rPr>
        <w:t>] ([EMP_LANID],[</w:t>
      </w:r>
      <w:proofErr w:type="spellStart"/>
      <w:r w:rsidRPr="00100524">
        <w:rPr>
          <w:rFonts w:ascii="Times New Roman" w:hAnsi="Times New Roman"/>
        </w:rPr>
        <w:t>Submitted_Date</w:t>
      </w:r>
      <w:proofErr w:type="spellEnd"/>
      <w:r w:rsidRPr="00100524">
        <w:rPr>
          <w:rFonts w:ascii="Times New Roman" w:hAnsi="Times New Roman"/>
        </w:rPr>
        <w:t>])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00524">
        <w:rPr>
          <w:rFonts w:ascii="Times New Roman" w:hAnsi="Times New Roman"/>
        </w:rPr>
        <w:t>WHERE  ISNULL</w:t>
      </w:r>
      <w:proofErr w:type="gramEnd"/>
      <w:r w:rsidRPr="00100524">
        <w:rPr>
          <w:rFonts w:ascii="Times New Roman" w:hAnsi="Times New Roman"/>
        </w:rPr>
        <w:t>([</w:t>
      </w:r>
      <w:proofErr w:type="spellStart"/>
      <w:r w:rsidRPr="00100524">
        <w:rPr>
          <w:rFonts w:ascii="Times New Roman" w:hAnsi="Times New Roman"/>
        </w:rPr>
        <w:t>Emp_LANID</w:t>
      </w:r>
      <w:proofErr w:type="spellEnd"/>
      <w:r w:rsidRPr="00100524">
        <w:rPr>
          <w:rFonts w:ascii="Times New Roman" w:hAnsi="Times New Roman"/>
        </w:rPr>
        <w:t>],' ') like '%.%'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[EMP_ID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''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00524">
        <w:rPr>
          <w:rFonts w:ascii="Times New Roman" w:hAnsi="Times New Roman"/>
        </w:rPr>
        <w:t>WHERE  [</w:t>
      </w:r>
      <w:proofErr w:type="gramEnd"/>
      <w:r w:rsidRPr="00100524">
        <w:rPr>
          <w:rFonts w:ascii="Times New Roman" w:hAnsi="Times New Roman"/>
        </w:rPr>
        <w:t>EMP_ID]='999999'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D6CCE" w:rsidRPr="001D6CCE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</w:t>
      </w:r>
      <w:proofErr w:type="spellStart"/>
      <w:r w:rsidRPr="00100524">
        <w:rPr>
          <w:rFonts w:ascii="Times New Roman" w:hAnsi="Times New Roman"/>
        </w:rPr>
        <w:t>Submitter_ID</w:t>
      </w:r>
      <w:proofErr w:type="spellEnd"/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'999999'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Populate site and program values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298C665" wp14:editId="39FFCE48">
            <wp:extent cx="4197096" cy="3044952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UPDATE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SET [Program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H.[</w:t>
      </w:r>
      <w:proofErr w:type="spellStart"/>
      <w:r w:rsidRPr="00100524">
        <w:rPr>
          <w:rFonts w:ascii="Times New Roman" w:hAnsi="Times New Roman"/>
        </w:rPr>
        <w:t>Emp_Program</w:t>
      </w:r>
      <w:proofErr w:type="spellEnd"/>
      <w:r w:rsidRPr="00100524">
        <w:rPr>
          <w:rFonts w:ascii="Times New Roman" w:hAnsi="Times New Roman"/>
        </w:rPr>
        <w:t>]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FROM [EC]</w:t>
      </w:r>
      <w:proofErr w:type="gramStart"/>
      <w:r w:rsidRPr="00100524">
        <w:rPr>
          <w:rFonts w:ascii="Times New Roman" w:hAnsi="Times New Roman"/>
        </w:rPr>
        <w:t>.[</w:t>
      </w:r>
      <w:proofErr w:type="spellStart"/>
      <w:proofErr w:type="gramEnd"/>
      <w:r w:rsidRPr="00100524">
        <w:rPr>
          <w:rFonts w:ascii="Times New Roman" w:hAnsi="Times New Roman"/>
        </w:rPr>
        <w:t>Quality_Other_Coaching_Stage</w:t>
      </w:r>
      <w:proofErr w:type="spellEnd"/>
      <w:r w:rsidRPr="00100524">
        <w:rPr>
          <w:rFonts w:ascii="Times New Roman" w:hAnsi="Times New Roman"/>
        </w:rPr>
        <w:t>]S JOIN [EC].[</w:t>
      </w:r>
      <w:proofErr w:type="spellStart"/>
      <w:r w:rsidRPr="00100524">
        <w:rPr>
          <w:rFonts w:ascii="Times New Roman" w:hAnsi="Times New Roman"/>
        </w:rPr>
        <w:t>Employee_Hierarchy</w:t>
      </w:r>
      <w:proofErr w:type="spellEnd"/>
      <w:r w:rsidRPr="00100524">
        <w:rPr>
          <w:rFonts w:ascii="Times New Roman" w:hAnsi="Times New Roman"/>
        </w:rPr>
        <w:t>]H</w:t>
      </w:r>
    </w:p>
    <w:p w:rsidR="00100524" w:rsidRPr="00100524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ON S</w:t>
      </w:r>
      <w:proofErr w:type="gramStart"/>
      <w:r w:rsidRPr="00100524">
        <w:rPr>
          <w:rFonts w:ascii="Times New Roman" w:hAnsi="Times New Roman"/>
        </w:rPr>
        <w:t>.[</w:t>
      </w:r>
      <w:proofErr w:type="gramEnd"/>
      <w:r w:rsidRPr="00100524">
        <w:rPr>
          <w:rFonts w:ascii="Times New Roman" w:hAnsi="Times New Roman"/>
        </w:rPr>
        <w:t>EMP_ID]=H.[</w:t>
      </w:r>
      <w:proofErr w:type="spellStart"/>
      <w:r w:rsidRPr="00100524">
        <w:rPr>
          <w:rFonts w:ascii="Times New Roman" w:hAnsi="Times New Roman"/>
        </w:rPr>
        <w:t>Emp_ID</w:t>
      </w:r>
      <w:proofErr w:type="spellEnd"/>
      <w:r w:rsidRPr="00100524">
        <w:rPr>
          <w:rFonts w:ascii="Times New Roman" w:hAnsi="Times New Roman"/>
        </w:rPr>
        <w:t>]</w:t>
      </w:r>
    </w:p>
    <w:p w:rsidR="00807FCA" w:rsidRPr="001D6CCE" w:rsidRDefault="00100524" w:rsidP="001005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00524">
        <w:rPr>
          <w:rFonts w:ascii="Times New Roman" w:hAnsi="Times New Roman"/>
        </w:rPr>
        <w:t>WHERE [Program] IS NULL OR [Program</w:t>
      </w:r>
      <w:proofErr w:type="gramStart"/>
      <w:r w:rsidRPr="00100524">
        <w:rPr>
          <w:rFonts w:ascii="Times New Roman" w:hAnsi="Times New Roman"/>
        </w:rPr>
        <w:t>]=</w:t>
      </w:r>
      <w:proofErr w:type="gramEnd"/>
      <w:r w:rsidRPr="00100524">
        <w:rPr>
          <w:rFonts w:ascii="Times New Roman" w:hAnsi="Times New Roman"/>
        </w:rPr>
        <w:t xml:space="preserve"> ''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DFT: Reject Records with Missing Employee ID</w:t>
      </w:r>
    </w:p>
    <w:p w:rsidR="00807FCA" w:rsidRPr="001D6CCE" w:rsidRDefault="00807FCA" w:rsidP="00807FCA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59985D7" wp14:editId="0DB03FE2">
            <wp:extent cx="1714500" cy="7905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57A7CE0" wp14:editId="0FC75112">
            <wp:extent cx="2322576" cy="2926080"/>
            <wp:effectExtent l="0" t="0" r="1905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source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5DF9B6F" wp14:editId="2E5ABB94">
            <wp:extent cx="2679192" cy="1764792"/>
            <wp:effectExtent l="0" t="0" r="698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</w:t>
      </w:r>
      <w:r w:rsidR="00327B1D" w:rsidRPr="001D6CCE">
        <w:rPr>
          <w:rFonts w:ascii="Times New Roman" w:hAnsi="Times New Roman"/>
        </w:rPr>
        <w:t xml:space="preserve">p  </w:t>
      </w:r>
      <w:r w:rsidRPr="001D6CCE">
        <w:rPr>
          <w:rFonts w:ascii="Times New Roman" w:hAnsi="Times New Roman"/>
        </w:rPr>
        <w:t>Transformation(CSR Module)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2128659" wp14:editId="7BB8DF37">
            <wp:extent cx="4690872" cy="31089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E584DD8" wp14:editId="1CAF43E4">
            <wp:extent cx="4700016" cy="3218688"/>
            <wp:effectExtent l="0" t="0" r="5715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('WACS01', 'WACS02', 'WACS03')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  <w:r w:rsidRPr="001D6CCE">
        <w:rPr>
          <w:rFonts w:ascii="Times New Roman" w:hAnsi="Times New Roman"/>
          <w:noProof/>
        </w:rPr>
        <w:t xml:space="preserve"> </w:t>
      </w:r>
      <w:r w:rsidRPr="001D6CCE">
        <w:rPr>
          <w:rFonts w:ascii="Times New Roman" w:hAnsi="Times New Roman"/>
          <w:noProof/>
        </w:rPr>
        <w:drawing>
          <wp:inline distT="0" distB="0" distL="0" distR="0" wp14:anchorId="0ACC5560" wp14:editId="5BF40BA8">
            <wp:extent cx="4407408" cy="2761488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700652" wp14:editId="30AF4CE9">
            <wp:extent cx="4636008" cy="1252728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Match Output – Row Count Transformation to get Loaded Count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54ADEF8" wp14:editId="6458B9E4">
            <wp:extent cx="4517136" cy="309067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Transformation No Match Output – Row Count Transformation to get Rejected Count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E04BF3" wp14:editId="49CE873D">
            <wp:extent cx="4398264" cy="3227832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Derived Column </w:t>
      </w:r>
      <w:proofErr w:type="gramStart"/>
      <w:r w:rsidRPr="001D6CCE">
        <w:rPr>
          <w:rFonts w:ascii="Times New Roman" w:hAnsi="Times New Roman"/>
        </w:rPr>
        <w:t>–  To</w:t>
      </w:r>
      <w:proofErr w:type="gramEnd"/>
      <w:r w:rsidRPr="001D6CCE">
        <w:rPr>
          <w:rFonts w:ascii="Times New Roman" w:hAnsi="Times New Roman"/>
        </w:rPr>
        <w:t xml:space="preserve"> get Reject Reason and Reject Date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CAA55D" wp14:editId="3872BEE7">
            <wp:extent cx="4690872" cy="27889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proofErr w:type="gramStart"/>
      <w:r w:rsidRPr="001D6CCE">
        <w:rPr>
          <w:rFonts w:ascii="Times New Roman" w:hAnsi="Times New Roman"/>
        </w:rPr>
        <w:t>oledb</w:t>
      </w:r>
      <w:proofErr w:type="spellEnd"/>
      <w:proofErr w:type="gramEnd"/>
      <w:r w:rsidRPr="001D6CCE">
        <w:rPr>
          <w:rFonts w:ascii="Times New Roman" w:hAnsi="Times New Roman"/>
        </w:rPr>
        <w:t xml:space="preserve"> destination – Write rejected records to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rejected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CC47656" wp14:editId="27FCB17D">
            <wp:extent cx="4754880" cy="3401568"/>
            <wp:effectExtent l="0" t="0" r="762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Delete records with missing Employee ID from Staging table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DELETE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WHERE [EMP_ID] IS NULL OR [EMP_ID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>'' OR  [EMP_LANID] = 'Unknown'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Delete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FROM 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 xml:space="preserve">]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JOIN 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 eh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</w:t>
      </w:r>
      <w:proofErr w:type="spellStart"/>
      <w:r w:rsidRPr="001D6CCE">
        <w:rPr>
          <w:rFonts w:ascii="Times New Roman" w:hAnsi="Times New Roman"/>
        </w:rPr>
        <w:t>os.Emp_ID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</w:t>
      </w:r>
      <w:proofErr w:type="spellStart"/>
      <w:r w:rsidRPr="001D6CCE">
        <w:rPr>
          <w:rFonts w:ascii="Times New Roman" w:hAnsi="Times New Roman"/>
        </w:rPr>
        <w:t>eh.Emp_Job_Code</w:t>
      </w:r>
      <w:proofErr w:type="spellEnd"/>
      <w:r w:rsidRPr="001D6CCE">
        <w:rPr>
          <w:rFonts w:ascii="Times New Roman" w:hAnsi="Times New Roman"/>
        </w:rPr>
        <w:t xml:space="preserve"> not in </w:t>
      </w:r>
      <w:proofErr w:type="gramStart"/>
      <w:r w:rsidRPr="001D6CCE">
        <w:rPr>
          <w:rFonts w:ascii="Times New Roman" w:hAnsi="Times New Roman"/>
        </w:rPr>
        <w:t>( 'WACS01'</w:t>
      </w:r>
      <w:proofErr w:type="gramEnd"/>
      <w:r w:rsidRPr="001D6CCE">
        <w:rPr>
          <w:rFonts w:ascii="Times New Roman" w:hAnsi="Times New Roman"/>
        </w:rPr>
        <w:t>,  'WACS02', 'WACS03')</w:t>
      </w:r>
    </w:p>
    <w:p w:rsidR="00697CD5" w:rsidRPr="001D6CCE" w:rsidRDefault="00697CD5" w:rsidP="00697CD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OR Active in ('T','D','L','P')</w:t>
      </w:r>
    </w:p>
    <w:p w:rsidR="00807FCA" w:rsidRPr="001D6CCE" w:rsidRDefault="00697CD5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="00807FCA" w:rsidRPr="001D6CCE">
        <w:rPr>
          <w:rFonts w:ascii="Times New Roman" w:hAnsi="Times New Roman"/>
        </w:rPr>
        <w:t>SQl</w:t>
      </w:r>
      <w:proofErr w:type="spellEnd"/>
      <w:r w:rsidR="00807FCA" w:rsidRPr="001D6CCE">
        <w:rPr>
          <w:rFonts w:ascii="Times New Roman" w:hAnsi="Times New Roman"/>
        </w:rPr>
        <w:t xml:space="preserve"> Task: Load </w:t>
      </w:r>
      <w:proofErr w:type="spellStart"/>
      <w:r w:rsidR="00807FCA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807FCA" w:rsidRPr="001D6CCE">
        <w:rPr>
          <w:rFonts w:ascii="Times New Roman" w:hAnsi="Times New Roman"/>
        </w:rPr>
        <w:t xml:space="preserve"> Fact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Source]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EMP_LANID]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Program]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(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SELECT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.[Source]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.[EMP_LANID]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.[Program]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LEFT OUTER JOIN [EC].[</w:t>
      </w:r>
      <w:proofErr w:type="spellStart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]F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]= F.[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AND </w:t>
      </w:r>
      <w:proofErr w:type="spellStart"/>
      <w:r w:rsidRPr="001D6CCE">
        <w:rPr>
          <w:rFonts w:ascii="Times New Roman" w:hAnsi="Times New Roman"/>
        </w:rPr>
        <w:t>S.Report_Code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F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 xml:space="preserve">] IS NULL AND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  <w:r w:rsidRPr="001D6CCE">
        <w:rPr>
          <w:rFonts w:ascii="Times New Roman" w:hAnsi="Times New Roman"/>
        </w:rPr>
        <w:t xml:space="preserve"> IS NULL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QL Task: Load </w:t>
      </w:r>
      <w:proofErr w:type="spellStart"/>
      <w:r w:rsidRPr="001D6CCE">
        <w:rPr>
          <w:rFonts w:ascii="Times New Roman" w:hAnsi="Times New Roman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>File System Task: Move file to backup folder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6BECAC" wp14:editId="25B1CD14">
            <wp:extent cx="4251960" cy="2980944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 Workflow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C2CF1" w:rsidRPr="001D6CCE" w:rsidRDefault="002C2CF1" w:rsidP="002C2CF1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lastRenderedPageBreak/>
        <w:t>Container properties to set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Fail Package on failure- </w:t>
      </w:r>
      <w:r w:rsidR="007F0559" w:rsidRPr="001D6CCE">
        <w:rPr>
          <w:rFonts w:ascii="Times New Roman" w:hAnsi="Times New Roman"/>
        </w:rPr>
        <w:t>True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Maximum Error count – </w:t>
      </w:r>
      <w:r w:rsidR="007F0559" w:rsidRPr="001D6CCE">
        <w:rPr>
          <w:rFonts w:ascii="Times New Roman" w:hAnsi="Times New Roman"/>
        </w:rPr>
        <w:t>1</w:t>
      </w:r>
    </w:p>
    <w:p w:rsidR="002C2CF1" w:rsidRPr="001D6CCE" w:rsidRDefault="002C2CF1" w:rsidP="002C2CF1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Event handlers – System Variables – Propagate - </w:t>
      </w:r>
      <w:r w:rsidR="007F0559" w:rsidRPr="001D6CCE">
        <w:rPr>
          <w:rFonts w:ascii="Times New Roman" w:hAnsi="Times New Roman"/>
        </w:rPr>
        <w:t>True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Folder: \\vrivscors01\BCC Scorecards\Coaching\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FD3C3F" wp14:editId="1FFD02A6">
            <wp:extent cx="4251960" cy="1463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5B51E7" wp14:editId="7261DC36">
            <wp:extent cx="4297680" cy="2715768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4A06E5" wp14:editId="45F73BA9">
            <wp:extent cx="3502152" cy="2706624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8B88C46" wp14:editId="1AEA3705">
            <wp:extent cx="4343400" cy="140817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Stage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Remove alpha chars from IDs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Populate Employee Lan ID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Populate missing Program Values 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DFT  Rejected records with missing Employee attributes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Delete records with missing employee ID from Staging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43A3C" w:rsidRPr="001D6CCE" w:rsidRDefault="00843A3C" w:rsidP="00843A3C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Details of Steps</w:t>
      </w: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64D6946" wp14:editId="02CC6D96">
            <wp:extent cx="2362200" cy="895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94CE15" wp14:editId="22B2FD7C">
            <wp:extent cx="3611880" cy="275234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>],"CTC",1 ) &gt; 1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34035" wp14:editId="42B31A01">
            <wp:extent cx="1905000" cy="781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BF96FA7" wp14:editId="5B3D4AF5">
            <wp:extent cx="2414016" cy="2542032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718B6B" wp14:editId="73FE6FB8">
            <wp:extent cx="3566160" cy="389534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310DC9C" wp14:editId="38EBFC67">
            <wp:extent cx="4572000" cy="263347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03EC9F2" wp14:editId="13D6212F">
            <wp:extent cx="4517136" cy="3236976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</w:t>
      </w:r>
      <w:proofErr w:type="gramStart"/>
      <w:r w:rsidRPr="001D6CCE">
        <w:rPr>
          <w:rFonts w:ascii="Times New Roman" w:hAnsi="Times New Roman"/>
        </w:rPr>
        <w:t>,4000,1252</w:t>
      </w:r>
      <w:proofErr w:type="gramEnd"/>
      <w:r w:rsidRPr="001D6CCE">
        <w:rPr>
          <w:rFonts w:ascii="Times New Roman" w:hAnsi="Times New Roman"/>
        </w:rPr>
        <w:t>)((</w:t>
      </w:r>
      <w:proofErr w:type="gramStart"/>
      <w:r w:rsidRPr="001D6CCE">
        <w:rPr>
          <w:rFonts w:ascii="Times New Roman" w:hAnsi="Times New Roman"/>
        </w:rPr>
        <w:t>ISNULL(</w:t>
      </w:r>
      <w:proofErr w:type="spellStart"/>
      <w:proofErr w:type="gramEnd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>) ? "Problem: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>) ? "Behavior: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>) ? "Result: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 ? "Follow Up: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C3BA81" wp14:editId="27D6A3B5">
            <wp:extent cx="3090672" cy="2532888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0531D1C" wp14:editId="3F90AA84">
            <wp:extent cx="4517136" cy="377647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1D6CCE" w:rsidP="00843A3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o</w:t>
      </w:r>
      <w:r w:rsidR="00843A3C" w:rsidRPr="001D6CCE">
        <w:rPr>
          <w:rFonts w:ascii="Times New Roman" w:hAnsi="Times New Roman"/>
        </w:rPr>
        <w:t>ledb</w:t>
      </w:r>
      <w:proofErr w:type="spellEnd"/>
      <w:r w:rsidR="00843A3C" w:rsidRPr="001D6CCE">
        <w:rPr>
          <w:rFonts w:ascii="Times New Roman" w:hAnsi="Times New Roman"/>
        </w:rPr>
        <w:t xml:space="preserve"> destination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BEA60CC" wp14:editId="59903997">
            <wp:extent cx="3977640" cy="2679192"/>
            <wp:effectExtent l="0" t="0" r="381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FE3AA3" wp14:editId="101C3E75">
            <wp:extent cx="3054096" cy="33741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694CDAC" wp14:editId="35A2F7AE">
            <wp:extent cx="4764024" cy="1728216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Remove alpha characters from IDs</w:t>
      </w:r>
    </w:p>
    <w:p w:rsidR="00843A3C" w:rsidRPr="001D6CCE" w:rsidRDefault="00843A3C" w:rsidP="00843A3C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04B0E4" wp14:editId="7702FD22">
            <wp:extent cx="4242816" cy="2560320"/>
            <wp:effectExtent l="0" t="0" r="57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[EC].[RemoveAlphaCharacters](REPLACE(LTRIM(RTRIM([Submitter_ID])),' ','')),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]=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RemoveAlphaCharacters</w:t>
      </w:r>
      <w:proofErr w:type="spellEnd"/>
      <w:r w:rsidRPr="001D6CCE">
        <w:rPr>
          <w:rFonts w:ascii="Times New Roman" w:hAnsi="Times New Roman"/>
        </w:rPr>
        <w:t>](REPLACE(LTRIM(RTRIM([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])),' ',''))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Populate Employee </w:t>
      </w:r>
      <w:proofErr w:type="spellStart"/>
      <w:r w:rsidRPr="001D6CCE">
        <w:rPr>
          <w:rFonts w:ascii="Times New Roman" w:hAnsi="Times New Roman"/>
        </w:rPr>
        <w:t>lan</w:t>
      </w:r>
      <w:proofErr w:type="spellEnd"/>
      <w:r w:rsidRPr="001D6CCE">
        <w:rPr>
          <w:rFonts w:ascii="Times New Roman" w:hAnsi="Times New Roman"/>
        </w:rPr>
        <w:t xml:space="preserve"> ID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B5E72E" wp14:editId="0572A3DC">
            <wp:extent cx="4398264" cy="2926080"/>
            <wp:effectExtent l="0" t="0" r="254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[EC].[</w:t>
      </w:r>
      <w:proofErr w:type="spellStart"/>
      <w:r w:rsidRPr="001D6CCE">
        <w:rPr>
          <w:rFonts w:ascii="Times New Roman" w:hAnsi="Times New Roman"/>
        </w:rPr>
        <w:t>fn_strEmpLanIDFromEmpID</w:t>
      </w:r>
      <w:proofErr w:type="spellEnd"/>
      <w:r w:rsidRPr="001D6CCE">
        <w:rPr>
          <w:rFonts w:ascii="Times New Roman" w:hAnsi="Times New Roman"/>
        </w:rPr>
        <w:t>](EH.[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]EH JOIN [EC].[</w:t>
      </w:r>
      <w:proofErr w:type="spellStart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ON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  <w:r w:rsidRPr="001D6CCE">
        <w:rPr>
          <w:rFonts w:ascii="Times New Roman" w:hAnsi="Times New Roman"/>
        </w:rPr>
        <w:t xml:space="preserve"> = S.EMP_ID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WHERE EH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Active]='A'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Populate site and program values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A04E1BA" wp14:editId="485455E4">
            <wp:extent cx="2798064" cy="2029968"/>
            <wp:effectExtent l="0" t="0" r="254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UPDATE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SET [Program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 xml:space="preserve"> H.[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JOIN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]H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ON S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EMP_ID]=H.[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1D6CCE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</w:t>
      </w:r>
      <w:r w:rsidR="00843A3C" w:rsidRPr="001D6CCE">
        <w:rPr>
          <w:rFonts w:ascii="Times New Roman" w:hAnsi="Times New Roman"/>
        </w:rPr>
        <w:t>FT: Reject Records with Missing Employee ID</w:t>
      </w:r>
    </w:p>
    <w:p w:rsidR="00843A3C" w:rsidRPr="001D6CCE" w:rsidRDefault="00843A3C" w:rsidP="00843A3C">
      <w:pPr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66FE3F1" wp14:editId="6D8885C4">
            <wp:extent cx="1714500" cy="7905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809BA7" wp14:editId="45E01B6D">
            <wp:extent cx="3008376" cy="2478024"/>
            <wp:effectExtent l="0" t="0" r="190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47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source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189028F" wp14:editId="4033F93F">
            <wp:extent cx="4005072" cy="2642616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4EDC2CD" wp14:editId="5056EEF0">
            <wp:extent cx="2898648" cy="320954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Conditional Split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2195D6E" wp14:editId="1222228D">
            <wp:extent cx="3758184" cy="2962656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Lookup Transformation(CSR Module)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29429AE" wp14:editId="490FC35D">
            <wp:extent cx="3904488" cy="2587752"/>
            <wp:effectExtent l="0" t="0" r="127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C6A7BD" wp14:editId="6C1DFF82">
            <wp:extent cx="3913632" cy="2679192"/>
            <wp:effectExtent l="0" t="0" r="0" b="698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('WACS01', 'WACS02', 'WACS03')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  <w:r w:rsidRPr="001D6CCE">
        <w:rPr>
          <w:rFonts w:ascii="Times New Roman" w:hAnsi="Times New Roman"/>
          <w:noProof/>
        </w:rPr>
        <w:t xml:space="preserve"> </w:t>
      </w: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5E01630" wp14:editId="10C001F0">
            <wp:extent cx="4407408" cy="2761488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7408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170724" wp14:editId="5B79B755">
            <wp:extent cx="4636008" cy="1252728"/>
            <wp:effectExtent l="0" t="0" r="0" b="508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Lookup1 Transformation</w:t>
      </w:r>
      <w:r w:rsid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</w:rPr>
        <w:t>(Sup Module)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77B2E1D" wp14:editId="7BA5007F">
            <wp:extent cx="4572000" cy="3127248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SELECT </w:t>
      </w:r>
      <w:proofErr w:type="spellStart"/>
      <w:r w:rsidRPr="001D6CCE">
        <w:rPr>
          <w:rFonts w:ascii="Times New Roman" w:hAnsi="Times New Roman"/>
        </w:rPr>
        <w:t>Emp_ID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Emp_Job_Description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Emp_Program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Sup_Job_Description</w:t>
      </w:r>
      <w:proofErr w:type="spellEnd"/>
      <w:r w:rsidRPr="001D6CCE">
        <w:rPr>
          <w:rFonts w:ascii="Times New Roman" w:hAnsi="Times New Roman"/>
        </w:rPr>
        <w:t>,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Mgr_ID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Mgr_Name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Mgr_Email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Mgr_LanID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Mgr_Job_Code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Mgr_Job_Description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 xml:space="preserve">, </w:t>
      </w:r>
      <w:proofErr w:type="spellStart"/>
      <w:r w:rsidRPr="001D6CCE">
        <w:rPr>
          <w:rFonts w:ascii="Times New Roman" w:hAnsi="Times New Roman"/>
        </w:rPr>
        <w:t>End_Date</w:t>
      </w:r>
      <w:proofErr w:type="spellEnd"/>
      <w:r w:rsidRPr="001D6CCE">
        <w:rPr>
          <w:rFonts w:ascii="Times New Roman" w:hAnsi="Times New Roman"/>
        </w:rPr>
        <w:t>, Active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gramStart"/>
      <w:r w:rsidRPr="001D6CCE">
        <w:rPr>
          <w:rFonts w:ascii="Times New Roman" w:hAnsi="Times New Roman"/>
        </w:rPr>
        <w:t xml:space="preserve">FROM  </w:t>
      </w:r>
      <w:proofErr w:type="spellStart"/>
      <w:r w:rsidRPr="001D6CCE">
        <w:rPr>
          <w:rFonts w:ascii="Times New Roman" w:hAnsi="Times New Roman"/>
        </w:rPr>
        <w:t>EC.Employee</w:t>
      </w:r>
      <w:proofErr w:type="gramEnd"/>
      <w:r w:rsidRPr="001D6CCE">
        <w:rPr>
          <w:rFonts w:ascii="Times New Roman" w:hAnsi="Times New Roman"/>
        </w:rPr>
        <w:t>_Hierarchy</w:t>
      </w:r>
      <w:proofErr w:type="spellEnd"/>
      <w:r w:rsidRPr="001D6CCE">
        <w:rPr>
          <w:rFonts w:ascii="Times New Roman" w:hAnsi="Times New Roman"/>
        </w:rPr>
        <w:t xml:space="preserve">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WHERE </w:t>
      </w:r>
      <w:proofErr w:type="spellStart"/>
      <w:r w:rsidRPr="001D6CCE">
        <w:rPr>
          <w:rFonts w:ascii="Times New Roman" w:hAnsi="Times New Roman"/>
        </w:rPr>
        <w:t>Emp_Job_Code</w:t>
      </w:r>
      <w:proofErr w:type="spellEnd"/>
      <w:r w:rsidRPr="001D6CCE">
        <w:rPr>
          <w:rFonts w:ascii="Times New Roman" w:hAnsi="Times New Roman"/>
        </w:rPr>
        <w:t xml:space="preserve"> IN ('WACS40')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AND Active NOT IN ('T','D','P','L') and </w:t>
      </w:r>
      <w:proofErr w:type="spellStart"/>
      <w:r w:rsidRPr="001D6CCE">
        <w:rPr>
          <w:rFonts w:ascii="Times New Roman" w:hAnsi="Times New Roman"/>
        </w:rPr>
        <w:t>Emp_LanID</w:t>
      </w:r>
      <w:proofErr w:type="spellEnd"/>
      <w:r w:rsidRPr="001D6CCE">
        <w:rPr>
          <w:rFonts w:ascii="Times New Roman" w:hAnsi="Times New Roman"/>
        </w:rPr>
        <w:t xml:space="preserve"> &lt;&gt; 'Unknown'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Match Output – Row Count Transformation to get Loaded Count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41112E8" wp14:editId="1E0F110B">
            <wp:extent cx="4517136" cy="309067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Lookup Transformation No Match Output – Row Count Transformation to get Rejected Count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30DA6C4" wp14:editId="7DC389E3">
            <wp:extent cx="4398264" cy="3227832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Derived Column </w:t>
      </w:r>
      <w:proofErr w:type="gramStart"/>
      <w:r w:rsidRPr="001D6CCE">
        <w:rPr>
          <w:rFonts w:ascii="Times New Roman" w:hAnsi="Times New Roman"/>
        </w:rPr>
        <w:t>–  To</w:t>
      </w:r>
      <w:proofErr w:type="gramEnd"/>
      <w:r w:rsidRPr="001D6CCE">
        <w:rPr>
          <w:rFonts w:ascii="Times New Roman" w:hAnsi="Times New Roman"/>
        </w:rPr>
        <w:t xml:space="preserve"> get Reject Reason and Reject Date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18DBDC1" wp14:editId="45B56B5B">
            <wp:extent cx="5020056" cy="2642616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proofErr w:type="spellStart"/>
      <w:proofErr w:type="gramStart"/>
      <w:r w:rsidRPr="001D6CCE">
        <w:rPr>
          <w:rFonts w:ascii="Times New Roman" w:hAnsi="Times New Roman"/>
        </w:rPr>
        <w:t>oledb</w:t>
      </w:r>
      <w:proofErr w:type="spellEnd"/>
      <w:proofErr w:type="gramEnd"/>
      <w:r w:rsidRPr="001D6CCE">
        <w:rPr>
          <w:rFonts w:ascii="Times New Roman" w:hAnsi="Times New Roman"/>
        </w:rPr>
        <w:t xml:space="preserve"> destination – Write rejected records to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rejected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BE45E85" wp14:editId="630AF3B3">
            <wp:extent cx="4754880" cy="3401568"/>
            <wp:effectExtent l="0" t="0" r="762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4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Delete records with missing Employee ID from Staging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DELETE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WHERE [EMP_LANID] IS NULL OR [EMP_LANID</w:t>
      </w:r>
      <w:proofErr w:type="gramStart"/>
      <w:r w:rsidRPr="001D6CCE">
        <w:rPr>
          <w:rFonts w:ascii="Times New Roman" w:hAnsi="Times New Roman"/>
        </w:rPr>
        <w:t>]=</w:t>
      </w:r>
      <w:proofErr w:type="gramEnd"/>
      <w:r w:rsidRPr="001D6CCE">
        <w:rPr>
          <w:rFonts w:ascii="Times New Roman" w:hAnsi="Times New Roman"/>
        </w:rPr>
        <w:t>'' OR  [EMP_LANID] = 'Unknown'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Delete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FROM 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 xml:space="preserve">] </w:t>
      </w:r>
      <w:proofErr w:type="spellStart"/>
      <w:r w:rsidRPr="001D6CCE">
        <w:rPr>
          <w:rFonts w:ascii="Times New Roman" w:hAnsi="Times New Roman"/>
        </w:rPr>
        <w:t>os</w:t>
      </w:r>
      <w:proofErr w:type="spellEnd"/>
      <w:r w:rsidRPr="001D6CCE">
        <w:rPr>
          <w:rFonts w:ascii="Times New Roman" w:hAnsi="Times New Roman"/>
        </w:rPr>
        <w:t xml:space="preserve"> JOIN  [EC].[</w:t>
      </w:r>
      <w:proofErr w:type="spellStart"/>
      <w:r w:rsidRPr="001D6CCE">
        <w:rPr>
          <w:rFonts w:ascii="Times New Roman" w:hAnsi="Times New Roman"/>
        </w:rPr>
        <w:t>Employee_Hierarchy</w:t>
      </w:r>
      <w:proofErr w:type="spellEnd"/>
      <w:r w:rsidRPr="001D6CCE">
        <w:rPr>
          <w:rFonts w:ascii="Times New Roman" w:hAnsi="Times New Roman"/>
        </w:rPr>
        <w:t>] eh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</w:t>
      </w:r>
      <w:proofErr w:type="spellStart"/>
      <w:r w:rsidRPr="001D6CCE">
        <w:rPr>
          <w:rFonts w:ascii="Times New Roman" w:hAnsi="Times New Roman"/>
        </w:rPr>
        <w:t>os.Emp_ID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eh.Emp_ID</w:t>
      </w:r>
      <w:proofErr w:type="spellEnd"/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(</w:t>
      </w:r>
      <w:proofErr w:type="spellStart"/>
      <w:r w:rsidRPr="001D6CCE">
        <w:rPr>
          <w:rFonts w:ascii="Times New Roman" w:hAnsi="Times New Roman"/>
        </w:rPr>
        <w:t>os.Report_Code</w:t>
      </w:r>
      <w:proofErr w:type="spellEnd"/>
      <w:r w:rsidRPr="001D6CCE">
        <w:rPr>
          <w:rFonts w:ascii="Times New Roman" w:hAnsi="Times New Roman"/>
        </w:rPr>
        <w:t xml:space="preserve"> like 'CTC%' AND </w:t>
      </w:r>
      <w:proofErr w:type="spellStart"/>
      <w:r w:rsidRPr="001D6CCE">
        <w:rPr>
          <w:rFonts w:ascii="Times New Roman" w:hAnsi="Times New Roman"/>
        </w:rPr>
        <w:t>eh.Emp_Job_Code</w:t>
      </w:r>
      <w:proofErr w:type="spellEnd"/>
      <w:r w:rsidRPr="001D6CCE">
        <w:rPr>
          <w:rFonts w:ascii="Times New Roman" w:hAnsi="Times New Roman"/>
        </w:rPr>
        <w:t xml:space="preserve"> &lt;&gt; 'WACS40')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OR Active in ('T','D','L','P')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33FCA2" wp14:editId="036FAE31">
            <wp:extent cx="2143125" cy="11811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SQl</w:t>
      </w:r>
      <w:proofErr w:type="spellEnd"/>
      <w:r w:rsidRPr="001D6CCE">
        <w:rPr>
          <w:rFonts w:ascii="Times New Roman" w:hAnsi="Times New Roman"/>
        </w:rPr>
        <w:t xml:space="preserve">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Fact table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Source]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EMP_LANID]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gramEnd"/>
      <w:r w:rsidRPr="001D6CCE">
        <w:rPr>
          <w:rFonts w:ascii="Times New Roman" w:hAnsi="Times New Roman"/>
        </w:rPr>
        <w:t>Program]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(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SELECT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Report_Code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Form_Type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.[Source]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Form_Status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Event_Date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Submitted_Date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Start_Date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Submitter_LANID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Submitter_Email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.[EMP_LANID]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EMP_Site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.[Program]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CoachReason_Current_Coaching_Initiatives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TextDescription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</w:t>
      </w:r>
      <w:proofErr w:type="gramStart"/>
      <w:r w:rsidRPr="001D6CCE">
        <w:rPr>
          <w:rFonts w:ascii="Times New Roman" w:hAnsi="Times New Roman"/>
        </w:rPr>
        <w:t>,S</w:t>
      </w:r>
      <w:proofErr w:type="gramEnd"/>
      <w:r w:rsidRPr="001D6CCE">
        <w:rPr>
          <w:rFonts w:ascii="Times New Roman" w:hAnsi="Times New Roman"/>
        </w:rPr>
        <w:t>.[</w:t>
      </w:r>
      <w:proofErr w:type="spellStart"/>
      <w:r w:rsidRPr="001D6CCE">
        <w:rPr>
          <w:rFonts w:ascii="Times New Roman" w:hAnsi="Times New Roman"/>
        </w:rPr>
        <w:t>FileName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FROM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Quality_Other_Coaching_Stage</w:t>
      </w:r>
      <w:proofErr w:type="spellEnd"/>
      <w:r w:rsidRPr="001D6CCE">
        <w:rPr>
          <w:rFonts w:ascii="Times New Roman" w:hAnsi="Times New Roman"/>
        </w:rPr>
        <w:t>]S LEFT OUTER JOIN [EC].[</w:t>
      </w:r>
      <w:proofErr w:type="spellStart"/>
      <w:r w:rsidRPr="001D6CCE">
        <w:rPr>
          <w:rFonts w:ascii="Times New Roman" w:hAnsi="Times New Roman"/>
        </w:rPr>
        <w:t>Quality_Other_Coaching_Fact</w:t>
      </w:r>
      <w:proofErr w:type="spellEnd"/>
      <w:r w:rsidRPr="001D6CCE">
        <w:rPr>
          <w:rFonts w:ascii="Times New Roman" w:hAnsi="Times New Roman"/>
        </w:rPr>
        <w:t>]F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ON S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]= F.[</w:t>
      </w:r>
      <w:proofErr w:type="spellStart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AND </w:t>
      </w:r>
      <w:proofErr w:type="spellStart"/>
      <w:r w:rsidRPr="001D6CCE">
        <w:rPr>
          <w:rFonts w:ascii="Times New Roman" w:hAnsi="Times New Roman"/>
        </w:rPr>
        <w:t>S.Report_Code</w:t>
      </w:r>
      <w:proofErr w:type="spellEnd"/>
      <w:r w:rsidRPr="001D6CCE">
        <w:rPr>
          <w:rFonts w:ascii="Times New Roman" w:hAnsi="Times New Roman"/>
        </w:rPr>
        <w:t xml:space="preserve"> =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WHERE F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Report_ID</w:t>
      </w:r>
      <w:proofErr w:type="spellEnd"/>
      <w:r w:rsidRPr="001D6CCE">
        <w:rPr>
          <w:rFonts w:ascii="Times New Roman" w:hAnsi="Times New Roman"/>
        </w:rPr>
        <w:t xml:space="preserve">] IS NULL AND </w:t>
      </w:r>
      <w:proofErr w:type="spellStart"/>
      <w:r w:rsidRPr="001D6CCE">
        <w:rPr>
          <w:rFonts w:ascii="Times New Roman" w:hAnsi="Times New Roman"/>
        </w:rPr>
        <w:t>F.Report_Code</w:t>
      </w:r>
      <w:proofErr w:type="spellEnd"/>
      <w:r w:rsidRPr="001D6CCE">
        <w:rPr>
          <w:rFonts w:ascii="Times New Roman" w:hAnsi="Times New Roman"/>
        </w:rPr>
        <w:t xml:space="preserve"> IS NULL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)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GO</w:t>
      </w: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</w:p>
    <w:p w:rsidR="00843A3C" w:rsidRPr="001D6CCE" w:rsidRDefault="00843A3C" w:rsidP="00843A3C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E7A5162" wp14:editId="659116A8">
            <wp:extent cx="1733550" cy="6667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A1F2731" wp14:editId="682F3573">
            <wp:extent cx="4197096" cy="358444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62274E2" wp14:editId="22EB08D3">
            <wp:extent cx="4288536" cy="364845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Task: Move file to backup folder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DBE50E8" wp14:editId="7932AE58">
            <wp:extent cx="2381250" cy="8001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8574C8C" wp14:editId="382063F6">
            <wp:extent cx="4096512" cy="2267712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4F34" w:rsidRPr="001D6CCE" w:rsidRDefault="00204F34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22D4" w:rsidRPr="001D6CCE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E2E93" w:rsidRPr="001D6CCE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09" w:name="_Toc430607365"/>
      <w:r w:rsidRPr="001D6CCE">
        <w:rPr>
          <w:rFonts w:ascii="Times New Roman" w:hAnsi="Times New Roman" w:cs="Times New Roman"/>
          <w:color w:val="auto"/>
        </w:rPr>
        <w:t>Tables</w:t>
      </w:r>
      <w:bookmarkEnd w:id="109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 Logs are rejected when an incoming Lan ID does not exist in the </w:t>
            </w:r>
            <w:proofErr w:type="spellStart"/>
            <w:r w:rsidRPr="001D6CCE">
              <w:rPr>
                <w:rFonts w:ascii="Times New Roman" w:hAnsi="Times New Roman"/>
              </w:rPr>
              <w:t>Employee_Hierarchy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10" w:name="_Toc430607366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10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11" w:name="_Toc430607367"/>
      <w:r w:rsidRPr="001D6CCE">
        <w:rPr>
          <w:rFonts w:ascii="Times New Roman" w:hAnsi="Times New Roman" w:cs="Times New Roman"/>
          <w:color w:val="auto"/>
        </w:rPr>
        <w:t>Functions</w:t>
      </w:r>
      <w:bookmarkEnd w:id="11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Pr="001D6CCE" w:rsidRDefault="008A093F" w:rsidP="007C6827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1D6CCE" w:rsidRDefault="008A093F" w:rsidP="007C6827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7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2474" w:rsidRDefault="002C2474" w:rsidP="009F2A51">
      <w:pPr>
        <w:spacing w:after="0" w:line="240" w:lineRule="auto"/>
      </w:pPr>
      <w:r>
        <w:separator/>
      </w:r>
    </w:p>
  </w:endnote>
  <w:endnote w:type="continuationSeparator" w:id="0">
    <w:p w:rsidR="002C2474" w:rsidRDefault="002C247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A3C" w:rsidRDefault="00843A3C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843A3C" w:rsidRDefault="00843A3C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DA5AD6">
      <w:rPr>
        <w:noProof/>
        <w:sz w:val="18"/>
      </w:rPr>
      <w:t>8/14/17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843A3C" w:rsidRDefault="00843A3C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843A3C" w:rsidRDefault="00843A3C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DA5AD6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2474" w:rsidRDefault="002C2474" w:rsidP="009F2A51">
      <w:pPr>
        <w:spacing w:after="0" w:line="240" w:lineRule="auto"/>
      </w:pPr>
      <w:r>
        <w:separator/>
      </w:r>
    </w:p>
  </w:footnote>
  <w:footnote w:type="continuationSeparator" w:id="0">
    <w:p w:rsidR="002C2474" w:rsidRDefault="002C2474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7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2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20"/>
  </w:num>
  <w:num w:numId="3">
    <w:abstractNumId w:val="4"/>
  </w:num>
  <w:num w:numId="4">
    <w:abstractNumId w:val="14"/>
  </w:num>
  <w:num w:numId="5">
    <w:abstractNumId w:val="11"/>
  </w:num>
  <w:num w:numId="6">
    <w:abstractNumId w:val="32"/>
  </w:num>
  <w:num w:numId="7">
    <w:abstractNumId w:val="31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</w:num>
  <w:num w:numId="11">
    <w:abstractNumId w:val="8"/>
  </w:num>
  <w:num w:numId="12">
    <w:abstractNumId w:val="28"/>
  </w:num>
  <w:num w:numId="13">
    <w:abstractNumId w:val="2"/>
  </w:num>
  <w:num w:numId="14">
    <w:abstractNumId w:val="15"/>
  </w:num>
  <w:num w:numId="15">
    <w:abstractNumId w:val="25"/>
  </w:num>
  <w:num w:numId="16">
    <w:abstractNumId w:val="12"/>
  </w:num>
  <w:num w:numId="17">
    <w:abstractNumId w:val="18"/>
  </w:num>
  <w:num w:numId="18">
    <w:abstractNumId w:val="7"/>
  </w:num>
  <w:num w:numId="19">
    <w:abstractNumId w:val="3"/>
  </w:num>
  <w:num w:numId="20">
    <w:abstractNumId w:val="27"/>
  </w:num>
  <w:num w:numId="21">
    <w:abstractNumId w:val="23"/>
  </w:num>
  <w:num w:numId="22">
    <w:abstractNumId w:val="6"/>
  </w:num>
  <w:num w:numId="23">
    <w:abstractNumId w:val="26"/>
  </w:num>
  <w:num w:numId="24">
    <w:abstractNumId w:val="21"/>
  </w:num>
  <w:num w:numId="25">
    <w:abstractNumId w:val="13"/>
  </w:num>
  <w:num w:numId="26">
    <w:abstractNumId w:val="10"/>
  </w:num>
  <w:num w:numId="27">
    <w:abstractNumId w:val="0"/>
  </w:num>
  <w:num w:numId="28">
    <w:abstractNumId w:val="33"/>
  </w:num>
  <w:num w:numId="29">
    <w:abstractNumId w:val="24"/>
  </w:num>
  <w:num w:numId="30">
    <w:abstractNumId w:val="9"/>
  </w:num>
  <w:num w:numId="31">
    <w:abstractNumId w:val="30"/>
  </w:num>
  <w:num w:numId="32">
    <w:abstractNumId w:val="22"/>
  </w:num>
  <w:num w:numId="33">
    <w:abstractNumId w:val="5"/>
  </w:num>
  <w:num w:numId="34">
    <w:abstractNumId w:val="17"/>
  </w:num>
  <w:num w:numId="35">
    <w:abstractNumId w:val="34"/>
  </w:num>
  <w:num w:numId="36">
    <w:abstractNumId w:val="16"/>
  </w:num>
  <w:num w:numId="37">
    <w:abstractNumId w:val="1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yperlink" Target="file:///\\vrivscors01\BCC%20Scorecards\Coaching\Quality\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A9A04C-650B-4583-A7E5-0240E3CFF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53</Pages>
  <Words>2912</Words>
  <Characters>16599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19473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33</cp:revision>
  <dcterms:created xsi:type="dcterms:W3CDTF">2016-04-12T19:32:00Z</dcterms:created>
  <dcterms:modified xsi:type="dcterms:W3CDTF">2017-08-14T21:22:00Z</dcterms:modified>
</cp:coreProperties>
</file>