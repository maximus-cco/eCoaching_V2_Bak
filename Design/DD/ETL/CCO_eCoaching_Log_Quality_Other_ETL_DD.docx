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A181AA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1AF82FC6" w14:textId="77777777"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14:paraId="3E4D90AD" w14:textId="77777777" w:rsidR="003616C2" w:rsidRPr="007665CA" w:rsidRDefault="003616C2" w:rsidP="00926DA7">
      <w:pPr>
        <w:ind w:right="-270"/>
        <w:jc w:val="center"/>
        <w:rPr>
          <w:b/>
          <w:bCs/>
          <w:sz w:val="56"/>
          <w:szCs w:val="56"/>
        </w:rPr>
      </w:pPr>
      <w:r w:rsidRPr="007665CA">
        <w:rPr>
          <w:b/>
          <w:bCs/>
          <w:noProof/>
          <w:sz w:val="56"/>
          <w:szCs w:val="56"/>
        </w:rPr>
        <w:t>eCoac</w:t>
      </w:r>
      <w:r>
        <w:rPr>
          <w:b/>
          <w:bCs/>
          <w:noProof/>
          <w:sz w:val="56"/>
          <w:szCs w:val="56"/>
        </w:rPr>
        <w:t>h</w:t>
      </w:r>
      <w:r w:rsidRPr="007665CA">
        <w:rPr>
          <w:b/>
          <w:bCs/>
          <w:noProof/>
          <w:sz w:val="56"/>
          <w:szCs w:val="56"/>
        </w:rPr>
        <w:t>ing Log System</w:t>
      </w:r>
    </w:p>
    <w:p w14:paraId="40B41D35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8D1445B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6F38498C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D6A6EAD" w14:textId="77777777"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14:paraId="5724D590" w14:textId="77777777" w:rsidR="009F2A51" w:rsidRPr="002431EB" w:rsidRDefault="009F2A51" w:rsidP="009F2A51">
      <w:pPr>
        <w:ind w:right="-270"/>
        <w:jc w:val="center"/>
      </w:pPr>
    </w:p>
    <w:p w14:paraId="3B21D2AC" w14:textId="5034419F" w:rsidR="001B4454" w:rsidRPr="001D6CCE" w:rsidRDefault="001B4454" w:rsidP="00C82F07">
      <w:pPr>
        <w:pStyle w:val="BodyText"/>
        <w:spacing w:before="240" w:after="60"/>
        <w:ind w:left="1440" w:firstLine="720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Quality_Other</w:t>
      </w:r>
      <w:r w:rsidRPr="001D6CCE">
        <w:rPr>
          <w:b/>
          <w:sz w:val="32"/>
          <w:szCs w:val="32"/>
        </w:rPr>
        <w:t>_Load</w:t>
      </w:r>
    </w:p>
    <w:p w14:paraId="1B9BF6C4" w14:textId="77777777"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14:paraId="49566E5B" w14:textId="77777777"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14:paraId="13D478E5" w14:textId="77777777" w:rsidR="009F2A51" w:rsidRPr="002431EB" w:rsidRDefault="009F2A51" w:rsidP="009F2A51">
      <w:pPr>
        <w:ind w:right="-270"/>
      </w:pPr>
    </w:p>
    <w:p w14:paraId="592EA8E1" w14:textId="77777777"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263"/>
        <w:gridCol w:w="5400"/>
      </w:tblGrid>
      <w:tr w:rsidR="009F2A51" w:rsidRPr="00D37C04" w14:paraId="5BB42473" w14:textId="77777777" w:rsidTr="009D1184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6E11A8B6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26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14:paraId="36823A51" w14:textId="77777777" w:rsidR="009F2A51" w:rsidRPr="001D6CCE" w:rsidRDefault="009F2A51" w:rsidP="00925A7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40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14:paraId="3D03F3FE" w14:textId="77777777"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455E7C" w:rsidRPr="00D37C04" w14:paraId="0824E504" w14:textId="77777777" w:rsidTr="009D1184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28E72D11" w14:textId="097760A6" w:rsidR="00455E7C" w:rsidRPr="00C82F07" w:rsidRDefault="00455E7C" w:rsidP="00455E7C">
            <w:pPr>
              <w:ind w:left="-12" w:right="-270"/>
              <w:jc w:val="center"/>
              <w:rPr>
                <w:rFonts w:ascii="Times New Roman" w:hAnsi="Times New Roman"/>
              </w:rPr>
            </w:pPr>
            <w:ins w:id="0" w:author="Palacherla, Susmitha C" w:date="2022-03-15T12:57:00Z">
              <w:r>
                <w:rPr>
                  <w:rFonts w:ascii="Times New Roman" w:hAnsi="Times New Roman"/>
                </w:rPr>
                <w:t>3/15/2022</w:t>
              </w:r>
            </w:ins>
            <w:del w:id="1" w:author="Palacherla, Susmitha C" w:date="2022-03-15T12:57:00Z">
              <w:r w:rsidDel="00E87A6B">
                <w:rPr>
                  <w:rFonts w:ascii="Times New Roman" w:hAnsi="Times New Roman"/>
                </w:rPr>
                <w:delText>8/2/2021</w:delText>
              </w:r>
            </w:del>
          </w:p>
        </w:tc>
        <w:tc>
          <w:tcPr>
            <w:tcW w:w="126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14:paraId="47B89E1F" w14:textId="77777777" w:rsidR="00455E7C" w:rsidRPr="00C82F07" w:rsidRDefault="00455E7C" w:rsidP="00455E7C">
            <w:pPr>
              <w:ind w:left="-12" w:right="-270"/>
              <w:jc w:val="center"/>
              <w:rPr>
                <w:rFonts w:ascii="Times New Roman" w:hAnsi="Times New Roman"/>
              </w:rPr>
            </w:pPr>
          </w:p>
        </w:tc>
        <w:tc>
          <w:tcPr>
            <w:tcW w:w="540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14:paraId="1096E6E7" w14:textId="56681972" w:rsidR="00455E7C" w:rsidRPr="00C82F07" w:rsidRDefault="00455E7C" w:rsidP="00455E7C">
            <w:pPr>
              <w:ind w:right="-270"/>
              <w:rPr>
                <w:rFonts w:ascii="Times New Roman" w:hAnsi="Times New Roman"/>
              </w:rPr>
            </w:pPr>
            <w:ins w:id="2" w:author="Palacherla, Susmitha C" w:date="2022-03-15T12:57:00Z">
              <w:r w:rsidRPr="005C259C">
                <w:rPr>
                  <w:rFonts w:ascii="Times New Roman" w:hAnsi="Times New Roman"/>
                  <w:sz w:val="24"/>
                </w:rPr>
                <w:t>TFS 23967 - Send alerts if xlsx files staged</w:t>
              </w:r>
            </w:ins>
            <w:del w:id="3" w:author="Palacherla, Susmitha C" w:date="2022-03-15T12:57:00Z">
              <w:r w:rsidRPr="00712815" w:rsidDel="00E87A6B">
                <w:rPr>
                  <w:rFonts w:ascii="Times New Roman" w:hAnsi="Times New Roman"/>
                  <w:sz w:val="24"/>
                </w:rPr>
                <w:delText>TFS 22443 - Add trigger and review performance for Bingo upload job</w:delText>
              </w:r>
            </w:del>
          </w:p>
        </w:tc>
      </w:tr>
    </w:tbl>
    <w:p w14:paraId="0A728DAB" w14:textId="77777777"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14:paraId="67B189F9" w14:textId="77777777"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7A6CABBF" wp14:editId="3605B4ED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3FAA95D" wp14:editId="12401048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>Susmitha Palacherla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446391" w:rsidRPr="001D6CCE">
        <w:rPr>
          <w:rFonts w:ascii="Times New Roman" w:hAnsi="Times New Roman"/>
          <w:b w:val="0"/>
          <w:sz w:val="22"/>
          <w:szCs w:val="22"/>
        </w:rPr>
        <w:t>6/11</w:t>
      </w:r>
      <w:r w:rsidR="00B4614B" w:rsidRPr="001D6CCE">
        <w:rPr>
          <w:rFonts w:ascii="Times New Roman" w:hAnsi="Times New Roman"/>
          <w:b w:val="0"/>
          <w:sz w:val="22"/>
          <w:szCs w:val="22"/>
        </w:rPr>
        <w:t>/2016</w:t>
      </w:r>
    </w:p>
    <w:p w14:paraId="2106FFC8" w14:textId="77777777"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14:paraId="248F6BD5" w14:textId="77777777"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14:paraId="2D288B7E" w14:textId="77777777" w:rsidR="009F2A51" w:rsidRPr="002431EB" w:rsidRDefault="00304EEA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0" allowOverlap="1" wp14:anchorId="3EBD562D" wp14:editId="009FC2C9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5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3BDDC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PJ7K/0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14:paraId="077C34B2" w14:textId="77777777" w:rsidR="009F2A51" w:rsidRPr="002431EB" w:rsidRDefault="009F2A51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</w:p>
    <w:p w14:paraId="303F48A6" w14:textId="77777777"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14:paraId="06D2DDBA" w14:textId="77777777"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1D6CCE" w14:paraId="538A2F22" w14:textId="77777777" w:rsidTr="00B63D5F">
        <w:trPr>
          <w:tblHeader/>
        </w:trPr>
        <w:tc>
          <w:tcPr>
            <w:tcW w:w="1440" w:type="dxa"/>
            <w:shd w:val="solid" w:color="auto" w:fill="000000"/>
          </w:tcPr>
          <w:p w14:paraId="6290DEBE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14:paraId="6ABE0560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14:paraId="16E1125D" w14:textId="77777777"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9F2A51" w:rsidRPr="001D6CCE" w14:paraId="23F3FF5E" w14:textId="77777777" w:rsidTr="00B63D5F">
        <w:tc>
          <w:tcPr>
            <w:tcW w:w="1440" w:type="dxa"/>
          </w:tcPr>
          <w:p w14:paraId="773F11C7" w14:textId="77777777" w:rsidR="009F2A51" w:rsidRPr="001D6CCE" w:rsidRDefault="00B4614B" w:rsidP="00A440F9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6</w:t>
            </w:r>
            <w:r w:rsidR="00446391" w:rsidRPr="001D6CCE">
              <w:rPr>
                <w:sz w:val="22"/>
                <w:szCs w:val="22"/>
              </w:rPr>
              <w:t>/</w:t>
            </w:r>
            <w:r w:rsidR="0094076B" w:rsidRPr="001D6CCE">
              <w:rPr>
                <w:sz w:val="22"/>
                <w:szCs w:val="22"/>
              </w:rPr>
              <w:t>11/2016</w:t>
            </w:r>
          </w:p>
        </w:tc>
        <w:tc>
          <w:tcPr>
            <w:tcW w:w="5238" w:type="dxa"/>
          </w:tcPr>
          <w:p w14:paraId="4999E4BF" w14:textId="77777777" w:rsidR="009F2A51" w:rsidRPr="001D6CCE" w:rsidRDefault="00A67A9C" w:rsidP="00EB552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 xml:space="preserve">1.0 </w:t>
            </w:r>
            <w:r w:rsidR="00202048" w:rsidRPr="001D6CCE">
              <w:rPr>
                <w:sz w:val="22"/>
                <w:szCs w:val="22"/>
              </w:rPr>
              <w:t>Initial revision</w:t>
            </w:r>
            <w:r w:rsidR="007C6827" w:rsidRPr="001D6CCE">
              <w:rPr>
                <w:sz w:val="22"/>
                <w:szCs w:val="22"/>
              </w:rPr>
              <w:t xml:space="preserve">. </w:t>
            </w:r>
            <w:r w:rsidR="00B4614B" w:rsidRPr="001D6CCE">
              <w:rPr>
                <w:sz w:val="22"/>
                <w:szCs w:val="22"/>
              </w:rPr>
              <w:t xml:space="preserve">CTC Feed per </w:t>
            </w:r>
            <w:r w:rsidR="007C6827" w:rsidRPr="001D6CCE">
              <w:rPr>
                <w:sz w:val="22"/>
                <w:szCs w:val="22"/>
              </w:rPr>
              <w:t xml:space="preserve">TFS </w:t>
            </w:r>
            <w:r w:rsidR="00A440F9" w:rsidRPr="001D6CCE">
              <w:rPr>
                <w:sz w:val="22"/>
                <w:szCs w:val="22"/>
              </w:rPr>
              <w:t>2</w:t>
            </w:r>
            <w:r w:rsidR="00EB552F" w:rsidRPr="001D6CCE">
              <w:rPr>
                <w:sz w:val="22"/>
                <w:szCs w:val="22"/>
              </w:rPr>
              <w:t>268</w:t>
            </w:r>
          </w:p>
        </w:tc>
        <w:tc>
          <w:tcPr>
            <w:tcW w:w="2790" w:type="dxa"/>
          </w:tcPr>
          <w:p w14:paraId="2FE94B21" w14:textId="77777777" w:rsidR="009F2A51" w:rsidRPr="001D6CCE" w:rsidRDefault="00202048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94BBA52" w14:textId="77777777" w:rsidTr="00B63D5F">
        <w:tc>
          <w:tcPr>
            <w:tcW w:w="1440" w:type="dxa"/>
          </w:tcPr>
          <w:p w14:paraId="62986C79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7/15/2016</w:t>
            </w:r>
          </w:p>
        </w:tc>
        <w:tc>
          <w:tcPr>
            <w:tcW w:w="5238" w:type="dxa"/>
          </w:tcPr>
          <w:p w14:paraId="0C86480F" w14:textId="77777777" w:rsidR="009F2A51" w:rsidRPr="001D6CCE" w:rsidRDefault="00B4614B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2.0 Updates for HFC and KUD Feeds per TFS 3179 &amp; 3186</w:t>
            </w:r>
          </w:p>
        </w:tc>
        <w:tc>
          <w:tcPr>
            <w:tcW w:w="2790" w:type="dxa"/>
          </w:tcPr>
          <w:p w14:paraId="168722B8" w14:textId="77777777" w:rsidR="009F2A51" w:rsidRPr="001D6CCE" w:rsidRDefault="00B4614B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53D71CC2" w14:textId="77777777" w:rsidTr="00B63D5F">
        <w:tc>
          <w:tcPr>
            <w:tcW w:w="1440" w:type="dxa"/>
          </w:tcPr>
          <w:p w14:paraId="4937AE96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8/2/2016</w:t>
            </w:r>
          </w:p>
        </w:tc>
        <w:tc>
          <w:tcPr>
            <w:tcW w:w="5238" w:type="dxa"/>
          </w:tcPr>
          <w:p w14:paraId="78317F50" w14:textId="77777777" w:rsidR="009F2A51" w:rsidRPr="001D6CCE" w:rsidRDefault="00446391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3.0 Updates for KUD feed per TFS 3179</w:t>
            </w:r>
          </w:p>
        </w:tc>
        <w:tc>
          <w:tcPr>
            <w:tcW w:w="2790" w:type="dxa"/>
            <w:vAlign w:val="bottom"/>
          </w:tcPr>
          <w:p w14:paraId="1DEE2390" w14:textId="77777777" w:rsidR="009F2A51" w:rsidRPr="001D6CCE" w:rsidRDefault="0044639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1CF0FB15" w14:textId="77777777" w:rsidTr="00B63D5F">
        <w:tc>
          <w:tcPr>
            <w:tcW w:w="1440" w:type="dxa"/>
          </w:tcPr>
          <w:p w14:paraId="7E772952" w14:textId="77777777" w:rsidR="009F2A51" w:rsidRPr="001D6CCE" w:rsidRDefault="00F25D8A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9/7/2016</w:t>
            </w:r>
          </w:p>
        </w:tc>
        <w:tc>
          <w:tcPr>
            <w:tcW w:w="5238" w:type="dxa"/>
          </w:tcPr>
          <w:p w14:paraId="3C792FBE" w14:textId="77777777" w:rsidR="00997A45" w:rsidRPr="001D6CCE" w:rsidRDefault="00F25D8A" w:rsidP="00F25D8A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4.0 Update to Description derived column expression in CTC files when any of the 4 text fields are NULL</w:t>
            </w:r>
            <w:r w:rsidR="00004197" w:rsidRPr="001D6CCE">
              <w:rPr>
                <w:sz w:val="22"/>
                <w:szCs w:val="22"/>
              </w:rPr>
              <w:t xml:space="preserve"> (2.2.2.3.1 step II b)</w:t>
            </w:r>
          </w:p>
        </w:tc>
        <w:tc>
          <w:tcPr>
            <w:tcW w:w="2790" w:type="dxa"/>
          </w:tcPr>
          <w:p w14:paraId="102956BB" w14:textId="77777777" w:rsidR="009F2A51" w:rsidRPr="001D6CCE" w:rsidRDefault="00F25D8A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B63D5F" w:rsidRPr="001D6CCE" w14:paraId="7302C380" w14:textId="77777777" w:rsidTr="00B63D5F">
        <w:tc>
          <w:tcPr>
            <w:tcW w:w="1440" w:type="dxa"/>
          </w:tcPr>
          <w:p w14:paraId="63DD227A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2/5/2017</w:t>
            </w:r>
          </w:p>
        </w:tc>
        <w:tc>
          <w:tcPr>
            <w:tcW w:w="5238" w:type="dxa"/>
          </w:tcPr>
          <w:p w14:paraId="358097F5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5.0 Updates for NPN feed per TFS 5903</w:t>
            </w:r>
          </w:p>
        </w:tc>
        <w:tc>
          <w:tcPr>
            <w:tcW w:w="2790" w:type="dxa"/>
            <w:vAlign w:val="bottom"/>
          </w:tcPr>
          <w:p w14:paraId="21527297" w14:textId="77777777"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9F2A51" w:rsidRPr="001D6CCE" w14:paraId="44E65B72" w14:textId="77777777" w:rsidTr="00B63D5F">
        <w:tc>
          <w:tcPr>
            <w:tcW w:w="1440" w:type="dxa"/>
          </w:tcPr>
          <w:p w14:paraId="4C12EBA0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2/8/2017</w:t>
            </w:r>
          </w:p>
        </w:tc>
        <w:tc>
          <w:tcPr>
            <w:tcW w:w="5238" w:type="dxa"/>
          </w:tcPr>
          <w:p w14:paraId="0CE64925" w14:textId="77777777" w:rsidR="009F2A51" w:rsidRPr="001D6CCE" w:rsidRDefault="00100524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5.</w:t>
            </w:r>
            <w:r>
              <w:rPr>
                <w:sz w:val="22"/>
                <w:szCs w:val="22"/>
              </w:rPr>
              <w:t>1</w:t>
            </w:r>
            <w:r w:rsidRPr="001D6CCE">
              <w:rPr>
                <w:sz w:val="22"/>
                <w:szCs w:val="22"/>
              </w:rPr>
              <w:t xml:space="preserve"> Updates </w:t>
            </w:r>
            <w:r>
              <w:rPr>
                <w:sz w:val="22"/>
                <w:szCs w:val="22"/>
              </w:rPr>
              <w:t xml:space="preserve">from V&amp;V </w:t>
            </w:r>
            <w:r w:rsidRPr="001D6CCE">
              <w:rPr>
                <w:sz w:val="22"/>
                <w:szCs w:val="22"/>
              </w:rPr>
              <w:t>for NPN feed per TFS 5903</w:t>
            </w:r>
          </w:p>
        </w:tc>
        <w:tc>
          <w:tcPr>
            <w:tcW w:w="2790" w:type="dxa"/>
          </w:tcPr>
          <w:p w14:paraId="7990D91E" w14:textId="77777777" w:rsidR="009F2A51" w:rsidRPr="001D6CCE" w:rsidRDefault="00100524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1D6CCE">
              <w:rPr>
                <w:sz w:val="22"/>
                <w:szCs w:val="22"/>
              </w:rPr>
              <w:t>Susmitha Palacherla</w:t>
            </w:r>
          </w:p>
        </w:tc>
      </w:tr>
      <w:tr w:rsidR="00DA5AD6" w:rsidRPr="001D6CCE" w14:paraId="1954305E" w14:textId="77777777" w:rsidTr="00B63D5F">
        <w:tc>
          <w:tcPr>
            <w:tcW w:w="1440" w:type="dxa"/>
          </w:tcPr>
          <w:p w14:paraId="544EEE84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8/14/2017</w:t>
            </w:r>
          </w:p>
        </w:tc>
        <w:tc>
          <w:tcPr>
            <w:tcW w:w="5238" w:type="dxa"/>
          </w:tcPr>
          <w:p w14:paraId="73213071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6.0 TFS 7105 – Upgrade to SQL Server 2012</w:t>
            </w:r>
          </w:p>
        </w:tc>
        <w:tc>
          <w:tcPr>
            <w:tcW w:w="2790" w:type="dxa"/>
          </w:tcPr>
          <w:p w14:paraId="5B4C4DDE" w14:textId="77777777"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5C3A7B" w:rsidRPr="001D6CCE" w14:paraId="22261542" w14:textId="77777777" w:rsidTr="00B63D5F">
        <w:tc>
          <w:tcPr>
            <w:tcW w:w="1440" w:type="dxa"/>
          </w:tcPr>
          <w:p w14:paraId="4DD03D25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12/28/2017</w:t>
            </w:r>
          </w:p>
        </w:tc>
        <w:tc>
          <w:tcPr>
            <w:tcW w:w="5238" w:type="dxa"/>
          </w:tcPr>
          <w:p w14:paraId="48C69AB8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7.0 TFS 7854 – Encryption related changes for feed files and staging tables</w:t>
            </w:r>
          </w:p>
        </w:tc>
        <w:tc>
          <w:tcPr>
            <w:tcW w:w="2790" w:type="dxa"/>
          </w:tcPr>
          <w:p w14:paraId="062A5C5D" w14:textId="77777777" w:rsidR="005C3A7B" w:rsidRPr="00925A7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25A7E">
              <w:rPr>
                <w:sz w:val="22"/>
                <w:szCs w:val="22"/>
              </w:rPr>
              <w:t>Susmitha Palacherla</w:t>
            </w:r>
          </w:p>
        </w:tc>
      </w:tr>
      <w:tr w:rsidR="00925A7E" w:rsidRPr="001D6CCE" w14:paraId="35AE06EB" w14:textId="77777777" w:rsidTr="00B63D5F">
        <w:tc>
          <w:tcPr>
            <w:tcW w:w="1440" w:type="dxa"/>
          </w:tcPr>
          <w:p w14:paraId="2A0A44A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07/10/2019</w:t>
            </w:r>
          </w:p>
        </w:tc>
        <w:tc>
          <w:tcPr>
            <w:tcW w:w="5238" w:type="dxa"/>
          </w:tcPr>
          <w:p w14:paraId="66F916BB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8.0 TFS 14706 - Switch smtpout.gdit.com to ironport.maximus.com</w:t>
            </w:r>
          </w:p>
        </w:tc>
        <w:tc>
          <w:tcPr>
            <w:tcW w:w="2790" w:type="dxa"/>
          </w:tcPr>
          <w:p w14:paraId="7CE9F020" w14:textId="77777777" w:rsidR="00925A7E" w:rsidRPr="00925A7E" w:rsidRDefault="00925A7E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C22C83" w:rsidRPr="001D6CCE" w14:paraId="107FC556" w14:textId="77777777" w:rsidTr="00B63D5F">
        <w:tc>
          <w:tcPr>
            <w:tcW w:w="1440" w:type="dxa"/>
          </w:tcPr>
          <w:p w14:paraId="704C329F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08/16/2019</w:t>
            </w:r>
          </w:p>
        </w:tc>
        <w:tc>
          <w:tcPr>
            <w:tcW w:w="5238" w:type="dxa"/>
          </w:tcPr>
          <w:p w14:paraId="363EE204" w14:textId="77777777" w:rsidR="00C22C83" w:rsidRPr="009D1184" w:rsidRDefault="00C22C83" w:rsidP="009D1184">
            <w:pPr>
              <w:pStyle w:val="hdr1"/>
              <w:ind w:left="0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9.0 TFS 15063 - Quality Now Rewards and Recognition (Bingo)</w:t>
            </w:r>
          </w:p>
        </w:tc>
        <w:tc>
          <w:tcPr>
            <w:tcW w:w="2790" w:type="dxa"/>
          </w:tcPr>
          <w:p w14:paraId="25718ECB" w14:textId="77777777" w:rsidR="00C22C83" w:rsidRPr="009D1184" w:rsidRDefault="00C22C83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9D1184">
              <w:rPr>
                <w:sz w:val="22"/>
                <w:szCs w:val="22"/>
              </w:rPr>
              <w:t>Susmitha Palacherla</w:t>
            </w:r>
          </w:p>
        </w:tc>
      </w:tr>
      <w:tr w:rsidR="009D1184" w:rsidRPr="001D6CCE" w14:paraId="27361192" w14:textId="77777777" w:rsidTr="00B63D5F">
        <w:tc>
          <w:tcPr>
            <w:tcW w:w="1440" w:type="dxa"/>
          </w:tcPr>
          <w:p w14:paraId="10C22194" w14:textId="77777777" w:rsid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09/27/2019</w:t>
            </w:r>
          </w:p>
        </w:tc>
        <w:tc>
          <w:tcPr>
            <w:tcW w:w="5238" w:type="dxa"/>
          </w:tcPr>
          <w:p w14:paraId="028EDA20" w14:textId="77777777" w:rsidR="009D1184" w:rsidRPr="009D1184" w:rsidRDefault="009D1184" w:rsidP="009D1184">
            <w:pPr>
              <w:pStyle w:val="hdr1"/>
              <w:ind w:left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10.0 </w:t>
            </w:r>
            <w:r w:rsidRPr="009D1184">
              <w:rPr>
                <w:sz w:val="22"/>
                <w:szCs w:val="22"/>
              </w:rPr>
              <w:t>TFS 15465 - eCoaching - London Alternate Channel Bingo logs</w:t>
            </w:r>
          </w:p>
        </w:tc>
        <w:tc>
          <w:tcPr>
            <w:tcW w:w="2790" w:type="dxa"/>
          </w:tcPr>
          <w:p w14:paraId="3D52A94F" w14:textId="77777777" w:rsidR="009D1184" w:rsidRPr="009D1184" w:rsidRDefault="009D1184" w:rsidP="00925A7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Susmitha Palacherla</w:t>
            </w:r>
          </w:p>
        </w:tc>
      </w:tr>
      <w:tr w:rsidR="003616C2" w:rsidRPr="001D6CCE" w14:paraId="619E020E" w14:textId="77777777" w:rsidTr="00B63D5F">
        <w:tc>
          <w:tcPr>
            <w:tcW w:w="1440" w:type="dxa"/>
          </w:tcPr>
          <w:p w14:paraId="604CDEA9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238" w:type="dxa"/>
          </w:tcPr>
          <w:p w14:paraId="0006E452" w14:textId="0B6036DD" w:rsidR="003616C2" w:rsidRDefault="003616C2" w:rsidP="003616C2">
            <w:pPr>
              <w:pStyle w:val="hdr1"/>
              <w:ind w:left="0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 xml:space="preserve">TFS 17716 - Removed company specific references </w:t>
            </w:r>
          </w:p>
        </w:tc>
        <w:tc>
          <w:tcPr>
            <w:tcW w:w="2790" w:type="dxa"/>
          </w:tcPr>
          <w:p w14:paraId="2371D8FC" w14:textId="77777777" w:rsidR="003616C2" w:rsidRDefault="003616C2" w:rsidP="003616C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C82F07">
              <w:rPr>
                <w:sz w:val="22"/>
                <w:szCs w:val="22"/>
              </w:rPr>
              <w:t>Susmitha Palacherla</w:t>
            </w:r>
          </w:p>
        </w:tc>
      </w:tr>
      <w:tr w:rsidR="00B27E8F" w:rsidRPr="001D6CCE" w14:paraId="3E241531" w14:textId="77777777" w:rsidTr="00B63D5F">
        <w:tc>
          <w:tcPr>
            <w:tcW w:w="1440" w:type="dxa"/>
          </w:tcPr>
          <w:p w14:paraId="41F2C794" w14:textId="66E76AF8" w:rsidR="00B27E8F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t>4/19/2021</w:t>
            </w:r>
          </w:p>
        </w:tc>
        <w:tc>
          <w:tcPr>
            <w:tcW w:w="5238" w:type="dxa"/>
          </w:tcPr>
          <w:p w14:paraId="19DF6351" w14:textId="56FFACD2" w:rsidR="00B27E8F" w:rsidRPr="00C82F07" w:rsidRDefault="00B27E8F" w:rsidP="00B27E8F">
            <w:pPr>
              <w:pStyle w:val="hdr1"/>
              <w:ind w:left="0"/>
              <w:rPr>
                <w:sz w:val="22"/>
                <w:szCs w:val="22"/>
              </w:rPr>
            </w:pPr>
            <w:r>
              <w:t>TFS 20677 -  AD island to AD AWS environment changes</w:t>
            </w:r>
          </w:p>
        </w:tc>
        <w:tc>
          <w:tcPr>
            <w:tcW w:w="2790" w:type="dxa"/>
          </w:tcPr>
          <w:p w14:paraId="29F1D924" w14:textId="2995D061" w:rsidR="00B27E8F" w:rsidRPr="00C82F07" w:rsidRDefault="00B27E8F" w:rsidP="00B27E8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585627">
              <w:t>Susmitha Palacherla</w:t>
            </w:r>
          </w:p>
        </w:tc>
      </w:tr>
      <w:tr w:rsidR="00966EF6" w:rsidRPr="001D6CCE" w14:paraId="286BA796" w14:textId="77777777" w:rsidTr="00B63D5F">
        <w:tc>
          <w:tcPr>
            <w:tcW w:w="1440" w:type="dxa"/>
          </w:tcPr>
          <w:p w14:paraId="3EC3B1D3" w14:textId="695A088E" w:rsidR="00966EF6" w:rsidRDefault="00966EF6" w:rsidP="00966EF6">
            <w:pPr>
              <w:pStyle w:val="hdr1"/>
              <w:ind w:left="0"/>
              <w:jc w:val="left"/>
            </w:pPr>
            <w:r>
              <w:t>6/24/2021</w:t>
            </w:r>
          </w:p>
        </w:tc>
        <w:tc>
          <w:tcPr>
            <w:tcW w:w="5238" w:type="dxa"/>
          </w:tcPr>
          <w:p w14:paraId="7489CD48" w14:textId="3E0723F3" w:rsidR="00966EF6" w:rsidRDefault="00966EF6" w:rsidP="00966EF6">
            <w:pPr>
              <w:pStyle w:val="hdr1"/>
              <w:ind w:left="0"/>
            </w:pPr>
            <w:r w:rsidRPr="00942FDD">
              <w:t>TFS 21796 - change email server from ironport to maxcorp</w:t>
            </w:r>
          </w:p>
        </w:tc>
        <w:tc>
          <w:tcPr>
            <w:tcW w:w="2790" w:type="dxa"/>
          </w:tcPr>
          <w:p w14:paraId="659536FE" w14:textId="32FAFE7D" w:rsidR="00966EF6" w:rsidRPr="00585627" w:rsidRDefault="00966EF6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712815" w:rsidRPr="001D6CCE" w14:paraId="5F2C4B6A" w14:textId="77777777" w:rsidTr="00B63D5F">
        <w:tc>
          <w:tcPr>
            <w:tcW w:w="1440" w:type="dxa"/>
          </w:tcPr>
          <w:p w14:paraId="58C6FDE2" w14:textId="34781B79" w:rsidR="00712815" w:rsidRDefault="00712815" w:rsidP="00966EF6">
            <w:pPr>
              <w:pStyle w:val="hdr1"/>
              <w:ind w:left="0"/>
              <w:jc w:val="left"/>
            </w:pPr>
            <w:r>
              <w:t>8/2/2021</w:t>
            </w:r>
          </w:p>
        </w:tc>
        <w:tc>
          <w:tcPr>
            <w:tcW w:w="5238" w:type="dxa"/>
          </w:tcPr>
          <w:p w14:paraId="6506AE6D" w14:textId="3F64FB47" w:rsidR="00712815" w:rsidRPr="00942FDD" w:rsidRDefault="00712815" w:rsidP="00966EF6">
            <w:pPr>
              <w:pStyle w:val="hdr1"/>
              <w:ind w:left="0"/>
            </w:pPr>
            <w:r w:rsidRPr="00712815">
              <w:t>TFS 22443 - Add trigger and review performance for Bingo upload job</w:t>
            </w:r>
          </w:p>
        </w:tc>
        <w:tc>
          <w:tcPr>
            <w:tcW w:w="2790" w:type="dxa"/>
          </w:tcPr>
          <w:p w14:paraId="4C5E77F2" w14:textId="531BE799" w:rsidR="00712815" w:rsidRPr="00585627" w:rsidRDefault="00712815" w:rsidP="00966EF6">
            <w:pPr>
              <w:pStyle w:val="hdr1"/>
              <w:ind w:left="0"/>
              <w:jc w:val="left"/>
            </w:pPr>
            <w:r w:rsidRPr="00585627">
              <w:t>Susmitha Palacherla</w:t>
            </w:r>
          </w:p>
        </w:tc>
      </w:tr>
      <w:tr w:rsidR="00455E7C" w:rsidRPr="001D6CCE" w14:paraId="2FC96BB8" w14:textId="77777777" w:rsidTr="00B63D5F">
        <w:trPr>
          <w:ins w:id="4" w:author="Palacherla, Susmitha C" w:date="2022-03-15T12:57:00Z"/>
        </w:trPr>
        <w:tc>
          <w:tcPr>
            <w:tcW w:w="1440" w:type="dxa"/>
          </w:tcPr>
          <w:p w14:paraId="464C9044" w14:textId="6A6BBADC" w:rsidR="00455E7C" w:rsidRDefault="00455E7C" w:rsidP="00455E7C">
            <w:pPr>
              <w:pStyle w:val="hdr1"/>
              <w:ind w:left="0"/>
              <w:jc w:val="left"/>
              <w:rPr>
                <w:ins w:id="5" w:author="Palacherla, Susmitha C" w:date="2022-03-15T12:57:00Z"/>
              </w:rPr>
            </w:pPr>
            <w:ins w:id="6" w:author="Palacherla, Susmitha C" w:date="2022-03-15T12:57:00Z">
              <w:r>
                <w:t>3/15/2022</w:t>
              </w:r>
            </w:ins>
          </w:p>
        </w:tc>
        <w:tc>
          <w:tcPr>
            <w:tcW w:w="5238" w:type="dxa"/>
          </w:tcPr>
          <w:p w14:paraId="024760EA" w14:textId="41EC82C8" w:rsidR="00455E7C" w:rsidRPr="00712815" w:rsidRDefault="00455E7C" w:rsidP="00455E7C">
            <w:pPr>
              <w:pStyle w:val="hdr1"/>
              <w:ind w:left="0"/>
              <w:rPr>
                <w:ins w:id="7" w:author="Palacherla, Susmitha C" w:date="2022-03-15T12:57:00Z"/>
              </w:rPr>
            </w:pPr>
            <w:ins w:id="8" w:author="Palacherla, Susmitha C" w:date="2022-03-15T12:57:00Z">
              <w:r w:rsidRPr="005C259C">
                <w:t>TFS 23967 - Send alerts if xlsx files staged</w:t>
              </w:r>
            </w:ins>
          </w:p>
        </w:tc>
        <w:tc>
          <w:tcPr>
            <w:tcW w:w="2790" w:type="dxa"/>
          </w:tcPr>
          <w:p w14:paraId="075DAD2E" w14:textId="29620BF9" w:rsidR="00455E7C" w:rsidRPr="00585627" w:rsidRDefault="00455E7C" w:rsidP="00455E7C">
            <w:pPr>
              <w:pStyle w:val="hdr1"/>
              <w:ind w:left="0"/>
              <w:jc w:val="left"/>
              <w:rPr>
                <w:ins w:id="9" w:author="Palacherla, Susmitha C" w:date="2022-03-15T12:57:00Z"/>
              </w:rPr>
            </w:pPr>
            <w:ins w:id="10" w:author="Palacherla, Susmitha C" w:date="2022-03-15T12:57:00Z">
              <w:r w:rsidRPr="00585627">
                <w:t>Susmitha Palacherla</w:t>
              </w:r>
            </w:ins>
          </w:p>
        </w:tc>
      </w:tr>
    </w:tbl>
    <w:p w14:paraId="05C1B7A5" w14:textId="77777777" w:rsidR="009F2A51" w:rsidRPr="002431EB" w:rsidRDefault="009F2A51" w:rsidP="009F2A51">
      <w:pPr>
        <w:pStyle w:val="BodyText"/>
      </w:pPr>
    </w:p>
    <w:p w14:paraId="73AEDF46" w14:textId="77777777"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11" w:name="_Toc434743870"/>
      <w:r w:rsidRPr="002431EB">
        <w:br w:type="page"/>
      </w:r>
      <w:bookmarkEnd w:id="1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6B87253" w14:textId="77777777" w:rsidR="00481F6E" w:rsidRDefault="00481F6E">
          <w:pPr>
            <w:pStyle w:val="TOCHeading"/>
          </w:pPr>
          <w:r>
            <w:t>Contents</w:t>
          </w:r>
        </w:p>
        <w:p w14:paraId="3D06913A" w14:textId="77777777" w:rsidR="00CC484A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960624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_Toc503960624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FFE24F4" w14:textId="77777777" w:rsidR="00CC484A" w:rsidRDefault="003C59D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5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_Toc503960625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3DC780A" w14:textId="77777777" w:rsidR="00CC484A" w:rsidRDefault="003C59D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BF5D17B" w14:textId="77777777" w:rsidR="00CC484A" w:rsidRDefault="003C59D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07217D9" w14:textId="77777777" w:rsidR="00CC484A" w:rsidRDefault="003C59D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409DA90" w14:textId="77777777" w:rsidR="00CC484A" w:rsidRDefault="003C59D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2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_Toc503960629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6912B488" w14:textId="77777777" w:rsidR="00CC484A" w:rsidRDefault="003C59D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0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_Toc503960630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A4A6AB" w14:textId="77777777" w:rsidR="00CC484A" w:rsidRDefault="003C59D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1.5.2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09A98C2" w14:textId="77777777" w:rsidR="00CC484A" w:rsidRDefault="003C59D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1.6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45E30B84" w14:textId="77777777" w:rsidR="00CC484A" w:rsidRDefault="003C59DA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0396063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</w:t>
            </w:r>
            <w:r w:rsidR="00CC484A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23D93E8" w14:textId="77777777" w:rsidR="00CC484A" w:rsidRDefault="003C59D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6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_Toc503960636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5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F5FFF1F" w14:textId="77777777" w:rsidR="00CC484A" w:rsidRDefault="003C59DA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503960637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Module Details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_Toc503960637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0CB5248" w14:textId="77777777" w:rsidR="00CC484A" w:rsidRDefault="003C59D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8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2.2.1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_Toc503960638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33205E1D" w14:textId="77777777" w:rsidR="00CC484A" w:rsidRDefault="003C59D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39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2.2.2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_Toc503960639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6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7BC73CB9" w14:textId="77777777" w:rsidR="00CC484A" w:rsidRDefault="003C59D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1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2.2.3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Tables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_Toc503960661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25717C45" w14:textId="77777777" w:rsidR="00CC484A" w:rsidRDefault="003C59D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2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2.2.4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_Toc503960662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0DB92EAC" w14:textId="77777777" w:rsidR="00CC484A" w:rsidRDefault="003C59DA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503960663" w:history="1">
            <w:r w:rsidR="00CC484A" w:rsidRPr="005D481D">
              <w:rPr>
                <w:rStyle w:val="Hyperlink"/>
                <w:rFonts w:ascii="Times New Roman" w:hAnsi="Times New Roman"/>
                <w:noProof/>
              </w:rPr>
              <w:t>2.2.5</w:t>
            </w:r>
            <w:r w:rsidR="00CC484A">
              <w:rPr>
                <w:noProof/>
                <w:lang w:eastAsia="en-US"/>
              </w:rPr>
              <w:tab/>
            </w:r>
            <w:r w:rsidR="00CC484A" w:rsidRPr="005D481D">
              <w:rPr>
                <w:rStyle w:val="Hyperlink"/>
                <w:rFonts w:ascii="Times New Roman" w:hAnsi="Times New Roman"/>
                <w:noProof/>
              </w:rPr>
              <w:t>Functions</w:t>
            </w:r>
            <w:r w:rsidR="00CC484A">
              <w:rPr>
                <w:noProof/>
                <w:webHidden/>
              </w:rPr>
              <w:tab/>
            </w:r>
            <w:r w:rsidR="00CC484A">
              <w:rPr>
                <w:noProof/>
                <w:webHidden/>
              </w:rPr>
              <w:fldChar w:fldCharType="begin"/>
            </w:r>
            <w:r w:rsidR="00CC484A">
              <w:rPr>
                <w:noProof/>
                <w:webHidden/>
              </w:rPr>
              <w:instrText xml:space="preserve"> PAGEREF _Toc503960663 \h </w:instrText>
            </w:r>
            <w:r w:rsidR="00CC484A">
              <w:rPr>
                <w:noProof/>
                <w:webHidden/>
              </w:rPr>
            </w:r>
            <w:r w:rsidR="00CC484A">
              <w:rPr>
                <w:noProof/>
                <w:webHidden/>
              </w:rPr>
              <w:fldChar w:fldCharType="separate"/>
            </w:r>
            <w:r w:rsidR="00CC484A">
              <w:rPr>
                <w:noProof/>
                <w:webHidden/>
              </w:rPr>
              <w:t>34</w:t>
            </w:r>
            <w:r w:rsidR="00CC484A">
              <w:rPr>
                <w:noProof/>
                <w:webHidden/>
              </w:rPr>
              <w:fldChar w:fldCharType="end"/>
            </w:r>
          </w:hyperlink>
        </w:p>
        <w:p w14:paraId="14403A87" w14:textId="77777777"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14:paraId="7F120FCD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2F5259A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1B08825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2C63CF61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0C179136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F2A7757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B3143B0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4BFE6CCF" w14:textId="77777777"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7AA1320A" w14:textId="77777777"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14:paraId="1509989B" w14:textId="77777777"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12" w:name="_Toc503960624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12"/>
    </w:p>
    <w:p w14:paraId="2C30263C" w14:textId="77777777"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3" w:name="_Toc503960625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13"/>
    </w:p>
    <w:p w14:paraId="4E37A0EA" w14:textId="77777777" w:rsidR="001B4454" w:rsidRPr="001D6CCE" w:rsidRDefault="00A47122" w:rsidP="001B4454">
      <w:pPr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7C6827" w:rsidRPr="001D6CCE">
        <w:rPr>
          <w:rFonts w:ascii="Times New Roman" w:hAnsi="Times New Roman"/>
          <w:color w:val="000000" w:themeColor="text1"/>
        </w:rPr>
        <w:t xml:space="preserve">The </w:t>
      </w:r>
      <w:r w:rsidR="00EB552F" w:rsidRPr="001D6CCE">
        <w:rPr>
          <w:rFonts w:ascii="Times New Roman" w:hAnsi="Times New Roman"/>
          <w:color w:val="000000" w:themeColor="text1"/>
        </w:rPr>
        <w:t xml:space="preserve">Quality_Other </w:t>
      </w:r>
      <w:r w:rsidR="007C6827" w:rsidRPr="001D6CCE">
        <w:rPr>
          <w:rFonts w:ascii="Times New Roman" w:hAnsi="Times New Roman"/>
          <w:color w:val="000000" w:themeColor="text1"/>
        </w:rPr>
        <w:t>feed</w:t>
      </w:r>
      <w:r w:rsidR="0094076B" w:rsidRPr="001D6CCE">
        <w:rPr>
          <w:rFonts w:ascii="Times New Roman" w:hAnsi="Times New Roman"/>
          <w:color w:val="000000" w:themeColor="text1"/>
        </w:rPr>
        <w:t>(s)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="0094076B" w:rsidRPr="001D6CCE">
        <w:rPr>
          <w:rFonts w:ascii="Times New Roman" w:hAnsi="Times New Roman"/>
          <w:color w:val="000000" w:themeColor="text1"/>
        </w:rPr>
        <w:t xml:space="preserve">will be used for mass loading of ecls </w:t>
      </w:r>
      <w:r w:rsidR="00EB552F" w:rsidRPr="001D6CCE">
        <w:rPr>
          <w:rFonts w:ascii="Times New Roman" w:hAnsi="Times New Roman"/>
          <w:color w:val="000000" w:themeColor="text1"/>
        </w:rPr>
        <w:t xml:space="preserve">from the Quality system </w:t>
      </w:r>
      <w:r w:rsidR="0094076B" w:rsidRPr="001D6CCE">
        <w:rPr>
          <w:rFonts w:ascii="Times New Roman" w:hAnsi="Times New Roman"/>
          <w:color w:val="000000" w:themeColor="text1"/>
        </w:rPr>
        <w:t>that would have normally been submitted through the User Interface into the database</w:t>
      </w:r>
      <w:r w:rsidR="007C6827" w:rsidRPr="001D6CCE">
        <w:rPr>
          <w:rFonts w:ascii="Times New Roman" w:hAnsi="Times New Roman"/>
          <w:color w:val="000000" w:themeColor="text1"/>
        </w:rPr>
        <w:t xml:space="preserve">. </w:t>
      </w:r>
      <w:r w:rsidR="001B4454" w:rsidRPr="001D6CCE">
        <w:rPr>
          <w:rFonts w:ascii="Times New Roman" w:hAnsi="Times New Roman"/>
          <w:color w:val="000000" w:themeColor="text1"/>
        </w:rPr>
        <w:t xml:space="preserve">Utilizing the eCL work-flow, items can be tracked from start to finish to verify if items have been addressed. </w:t>
      </w:r>
    </w:p>
    <w:p w14:paraId="47251809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7517E1BD" w14:textId="77777777"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4" w:name="_Toc503960626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14"/>
    </w:p>
    <w:p w14:paraId="303C1303" w14:textId="77777777" w:rsidR="00A47122" w:rsidRPr="001D6CCE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 feeds</w:t>
      </w:r>
      <w:r w:rsidR="00EB552F" w:rsidRPr="001D6CCE">
        <w:rPr>
          <w:rFonts w:ascii="Times New Roman" w:hAnsi="Times New Roman"/>
          <w:color w:val="000000" w:themeColor="text1"/>
        </w:rPr>
        <w:t xml:space="preserve"> (Related to Quality systems but not directly based on the actual evalautions)</w:t>
      </w:r>
      <w:r w:rsidR="0094076B" w:rsidRPr="001D6CCE">
        <w:rPr>
          <w:rFonts w:ascii="Times New Roman" w:hAnsi="Times New Roman"/>
          <w:color w:val="000000" w:themeColor="text1"/>
        </w:rPr>
        <w:t xml:space="preserve"> that will be used to mass load ecls into the database.</w:t>
      </w:r>
      <w:r w:rsidR="001B4454" w:rsidRPr="001D6CCE">
        <w:rPr>
          <w:rFonts w:ascii="Times New Roman" w:hAnsi="Times New Roman"/>
          <w:color w:val="000000" w:themeColor="text1"/>
        </w:rPr>
        <w:t xml:space="preserve"> Once the reports are loaded into the database the logs are tracked through the workflow like any Coaching log entered from the web interface.</w:t>
      </w:r>
    </w:p>
    <w:p w14:paraId="0BB21D9B" w14:textId="77777777" w:rsidR="002C3B04" w:rsidRPr="00822AAD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</w:p>
    <w:p w14:paraId="4B2669AC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1BB0C553" w14:textId="77777777" w:rsidR="002C3B04" w:rsidRPr="001D6CCE" w:rsidRDefault="002C3B0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5" w:name="_Toc50396062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15"/>
    </w:p>
    <w:p w14:paraId="678ED2D2" w14:textId="77777777" w:rsidR="007C6827" w:rsidRPr="001D6CCE" w:rsidRDefault="007C6827" w:rsidP="0053330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table below shows </w:t>
      </w:r>
      <w:r w:rsidR="0053330A" w:rsidRPr="001D6CCE">
        <w:rPr>
          <w:rFonts w:ascii="Times New Roman" w:hAnsi="Times New Roman"/>
          <w:color w:val="000000" w:themeColor="text1"/>
        </w:rPr>
        <w:t xml:space="preserve">the </w:t>
      </w:r>
      <w:r w:rsidRPr="001D6CCE">
        <w:rPr>
          <w:rFonts w:ascii="Times New Roman" w:hAnsi="Times New Roman"/>
          <w:color w:val="000000" w:themeColor="text1"/>
        </w:rPr>
        <w:t xml:space="preserve">attributes for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94076B" w:rsidRPr="001D6CCE">
        <w:rPr>
          <w:rFonts w:ascii="Times New Roman" w:hAnsi="Times New Roman"/>
          <w:color w:val="000000" w:themeColor="text1"/>
        </w:rPr>
        <w:t>’</w:t>
      </w:r>
      <w:r w:rsidR="0053330A" w:rsidRPr="001D6CCE">
        <w:rPr>
          <w:rFonts w:ascii="Times New Roman" w:hAnsi="Times New Roman"/>
          <w:color w:val="000000" w:themeColor="text1"/>
        </w:rPr>
        <w:t xml:space="preserve"> report</w:t>
      </w:r>
      <w:r w:rsidR="00381B5A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>.</w:t>
      </w:r>
      <w:r w:rsidR="0053330A" w:rsidRPr="001D6CCE">
        <w:rPr>
          <w:rFonts w:ascii="Times New Roman" w:hAnsi="Times New Roman"/>
          <w:color w:val="000000" w:themeColor="text1"/>
        </w:rPr>
        <w:t xml:space="preserve"> </w:t>
      </w:r>
    </w:p>
    <w:p w14:paraId="6D3AC20A" w14:textId="55E184E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Encrypted </w:t>
      </w:r>
      <w:r w:rsidR="0053330A" w:rsidRPr="001D6CCE">
        <w:rPr>
          <w:rFonts w:ascii="Times New Roman" w:hAnsi="Times New Roman"/>
          <w:color w:val="000000" w:themeColor="text1"/>
        </w:rPr>
        <w:t xml:space="preserve">Files are staged </w:t>
      </w:r>
      <w:r w:rsidR="0053330A" w:rsidRPr="005C3A7B">
        <w:rPr>
          <w:rFonts w:ascii="Times New Roman" w:hAnsi="Times New Roman"/>
          <w:color w:val="000000" w:themeColor="text1"/>
        </w:rPr>
        <w:t xml:space="preserve">at </w:t>
      </w:r>
      <w:hyperlink r:id="rId8" w:history="1">
        <w:r w:rsidR="001F3C08" w:rsidRPr="00925A7E">
          <w:rPr>
            <w:rStyle w:val="Hyperlink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1F3C08" w:rsidRPr="00700164">
          <w:rPr>
            <w:rStyle w:val="Hyperlink"/>
            <w:rFonts w:ascii="Times New Roman" w:hAnsi="Times New Roman"/>
          </w:rPr>
          <w:t>\data\Coaching\Quality_Other\Encrypt_Out</w:t>
        </w:r>
      </w:hyperlink>
      <w:r>
        <w:rPr>
          <w:rStyle w:val="Hyperlink"/>
          <w:rFonts w:ascii="Times New Roman" w:hAnsi="Times New Roman"/>
        </w:rPr>
        <w:t xml:space="preserve">  </w:t>
      </w:r>
      <w:r w:rsidRPr="00925A7E">
        <w:rPr>
          <w:color w:val="000000" w:themeColor="text1"/>
        </w:rPr>
        <w:t xml:space="preserve">until loaded. Encrypted files have naming convention </w:t>
      </w:r>
      <w:r w:rsidRPr="001D6CCE">
        <w:rPr>
          <w:rFonts w:ascii="Times New Roman" w:hAnsi="Times New Roman"/>
          <w:color w:val="000000" w:themeColor="text1"/>
        </w:rPr>
        <w:t>eCL_Quality_Feed_</w:t>
      </w:r>
      <w:r w:rsidRPr="00925A7E">
        <w:rPr>
          <w:rFonts w:ascii="Times New Roman" w:hAnsi="Times New Roman"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</w:t>
      </w:r>
      <w:r w:rsidRPr="00124D8C">
        <w:rPr>
          <w:rFonts w:ascii="Times New Roman" w:hAnsi="Times New Roman"/>
          <w:sz w:val="20"/>
          <w:szCs w:val="20"/>
        </w:rPr>
        <w:t>.zip.encrypt</w:t>
      </w:r>
      <w:r w:rsidRPr="001D6CCE">
        <w:rPr>
          <w:rFonts w:ascii="Times New Roman" w:hAnsi="Times New Roman"/>
          <w:color w:val="000000" w:themeColor="text1"/>
        </w:rPr>
        <w:t xml:space="preserve">  </w:t>
      </w:r>
    </w:p>
    <w:p w14:paraId="0232EE3A" w14:textId="77777777" w:rsidR="005C3A7B" w:rsidRPr="001D6CCE" w:rsidRDefault="005C3A7B" w:rsidP="005C3A7B">
      <w:pPr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 xml:space="preserve">Decrypted files ready to load have </w:t>
      </w:r>
      <w:r w:rsidRPr="001D6CCE">
        <w:rPr>
          <w:rFonts w:ascii="Times New Roman" w:hAnsi="Times New Roman"/>
          <w:color w:val="000000" w:themeColor="text1"/>
        </w:rPr>
        <w:t>Files have a naming convention eCL_Quality_Feed_</w:t>
      </w:r>
      <w:r w:rsidRPr="001D6CCE">
        <w:rPr>
          <w:rFonts w:ascii="Times New Roman" w:hAnsi="Times New Roman"/>
          <w:b/>
          <w:color w:val="000000" w:themeColor="text1"/>
        </w:rPr>
        <w:t>xxx</w:t>
      </w:r>
      <w:r w:rsidRPr="001D6CCE">
        <w:rPr>
          <w:rFonts w:ascii="Times New Roman" w:hAnsi="Times New Roman"/>
          <w:color w:val="000000" w:themeColor="text1"/>
        </w:rPr>
        <w:t>yyyymmdd.csv  where xxx is the 3 letter Report code.</w:t>
      </w:r>
    </w:p>
    <w:p w14:paraId="76E9CC75" w14:textId="77777777" w:rsidR="005C3A7B" w:rsidRPr="001D6CCE" w:rsidRDefault="005C3A7B" w:rsidP="0053330A">
      <w:pPr>
        <w:rPr>
          <w:rFonts w:ascii="Times New Roman" w:hAnsi="Times New Roman"/>
          <w:color w:val="000000" w:themeColor="text1"/>
        </w:rPr>
      </w:pPr>
    </w:p>
    <w:tbl>
      <w:tblPr>
        <w:tblW w:w="9555" w:type="dxa"/>
        <w:tblInd w:w="93" w:type="dxa"/>
        <w:tblLook w:val="04A0" w:firstRow="1" w:lastRow="0" w:firstColumn="1" w:lastColumn="0" w:noHBand="0" w:noVBand="1"/>
      </w:tblPr>
      <w:tblGrid>
        <w:gridCol w:w="381"/>
        <w:gridCol w:w="4435"/>
        <w:gridCol w:w="815"/>
        <w:gridCol w:w="840"/>
        <w:gridCol w:w="1878"/>
        <w:gridCol w:w="766"/>
        <w:gridCol w:w="1292"/>
      </w:tblGrid>
      <w:tr w:rsidR="0053330A" w:rsidRPr="001D6CCE" w14:paraId="19D00A56" w14:textId="77777777" w:rsidTr="00374892">
        <w:trPr>
          <w:trHeight w:val="450"/>
        </w:trPr>
        <w:tc>
          <w:tcPr>
            <w:tcW w:w="346" w:type="dxa"/>
            <w:tcBorders>
              <w:top w:val="single" w:sz="8" w:space="0" w:color="F2F2F2"/>
              <w:left w:val="single" w:sz="8" w:space="0" w:color="7297BD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025596DA" w14:textId="77777777" w:rsidR="0053330A" w:rsidRPr="001D6CCE" w:rsidRDefault="0053330A" w:rsidP="00A71CC9">
            <w:pPr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#</w:t>
            </w:r>
          </w:p>
        </w:tc>
        <w:tc>
          <w:tcPr>
            <w:tcW w:w="4435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888D46E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Metric/Report</w:t>
            </w:r>
          </w:p>
        </w:tc>
        <w:tc>
          <w:tcPr>
            <w:tcW w:w="872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244A5263" w14:textId="77777777" w:rsidR="0053330A" w:rsidRPr="001D6CCE" w:rsidRDefault="0053330A" w:rsidP="0053330A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Active Feed</w:t>
            </w:r>
          </w:p>
        </w:tc>
        <w:tc>
          <w:tcPr>
            <w:tcW w:w="554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524762F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Code</w:t>
            </w:r>
          </w:p>
        </w:tc>
        <w:tc>
          <w:tcPr>
            <w:tcW w:w="1433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17ABECF4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eCL Workflow</w:t>
            </w:r>
          </w:p>
        </w:tc>
        <w:tc>
          <w:tcPr>
            <w:tcW w:w="569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39AE1CF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Entry</w:t>
            </w:r>
          </w:p>
        </w:tc>
        <w:tc>
          <w:tcPr>
            <w:tcW w:w="1346" w:type="dxa"/>
            <w:tcBorders>
              <w:top w:val="single" w:sz="8" w:space="0" w:color="F2F2F2"/>
              <w:left w:val="nil"/>
              <w:bottom w:val="nil"/>
              <w:right w:val="single" w:sz="8" w:space="0" w:color="F2F2F2"/>
            </w:tcBorders>
            <w:shd w:val="clear" w:color="000000" w:fill="7297BD"/>
            <w:vAlign w:val="center"/>
            <w:hideMark/>
          </w:tcPr>
          <w:p w14:paraId="6799FEC7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b/>
                <w:bCs/>
                <w:color w:val="FFFFFF"/>
              </w:rPr>
            </w:pPr>
            <w:r w:rsidRPr="001D6CCE">
              <w:rPr>
                <w:rFonts w:ascii="Times New Roman" w:hAnsi="Times New Roman"/>
                <w:b/>
                <w:bCs/>
                <w:color w:val="FFFFFF"/>
              </w:rPr>
              <w:t>Coaching Reason</w:t>
            </w:r>
          </w:p>
        </w:tc>
      </w:tr>
      <w:tr w:rsidR="0053330A" w:rsidRPr="001D6CCE" w14:paraId="2726AC8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D294A40" w14:textId="77777777" w:rsidR="0053330A" w:rsidRPr="001D6CCE" w:rsidRDefault="0053330A" w:rsidP="00A71CC9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1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14:paraId="14125E42" w14:textId="77777777" w:rsidR="0053330A" w:rsidRPr="001D6CCE" w:rsidRDefault="00EB552F" w:rsidP="003C2E27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Coach the coach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1FB6B7C3" w14:textId="77777777" w:rsidR="0053330A" w:rsidRPr="001D6CCE" w:rsidRDefault="0053330A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 </w:t>
            </w:r>
            <w:r w:rsidR="00381B5A"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3FB466A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CTC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06D28144" w14:textId="77777777" w:rsidR="0053330A" w:rsidRPr="001D6CCE" w:rsidRDefault="00EB552F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4B5BF74" w14:textId="77777777" w:rsidR="0053330A" w:rsidRPr="001D6CCE" w:rsidRDefault="007C6827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  <w:hideMark/>
          </w:tcPr>
          <w:p w14:paraId="5B7EB65B" w14:textId="77777777" w:rsidR="0053330A" w:rsidRPr="001D6CCE" w:rsidRDefault="00843A3C" w:rsidP="00A71CC9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Coaching</w:t>
            </w:r>
            <w:r w:rsidR="0053330A" w:rsidRPr="001D6CCE">
              <w:rPr>
                <w:rFonts w:ascii="Times New Roman" w:hAnsi="Times New Roman"/>
                <w:color w:val="000000"/>
              </w:rPr>
              <w:t xml:space="preserve">  </w:t>
            </w:r>
          </w:p>
        </w:tc>
      </w:tr>
      <w:tr w:rsidR="00374892" w:rsidRPr="001D6CCE" w14:paraId="3141319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1B4BCD7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2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5DBD2DC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Kudos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D9191BE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4910230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KUD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1A0DAEF3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9FD6D02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A4B993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Recognition  </w:t>
            </w:r>
          </w:p>
        </w:tc>
      </w:tr>
      <w:tr w:rsidR="00374892" w:rsidRPr="001D6CCE" w14:paraId="4EDBDA70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D173AB4" w14:textId="77777777" w:rsidR="00374892" w:rsidRPr="001D6CCE" w:rsidRDefault="00374892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3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6F33D99D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High CSAT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3304E27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F32FA38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HFC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41B61E32" w14:textId="77777777" w:rsidR="00374892" w:rsidRPr="001D6CCE" w:rsidRDefault="00374892" w:rsidP="00374892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/>
              </w:rPr>
              <w:t>Acknowledgement only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2B13491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3A4E54" w14:textId="77777777" w:rsidR="00374892" w:rsidRPr="001D6CCE" w:rsidRDefault="00374892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Quality  </w:t>
            </w:r>
          </w:p>
        </w:tc>
      </w:tr>
      <w:tr w:rsidR="00843A3C" w:rsidRPr="001D6CCE" w14:paraId="754F3CDD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357D712" w14:textId="77777777" w:rsidR="00843A3C" w:rsidRPr="001D6CCE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lastRenderedPageBreak/>
              <w:t>4</w:t>
            </w:r>
            <w:r w:rsidR="00843A3C" w:rsidRPr="001D6CCE">
              <w:rPr>
                <w:rFonts w:ascii="Times New Roman" w:hAnsi="Times New Roman"/>
                <w:color w:val="000000"/>
              </w:rPr>
              <w:t>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3BE2CC5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National Producer Number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06C52628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54558121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NPN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6F47BC75" w14:textId="77777777" w:rsidR="00843A3C" w:rsidRPr="001D6CCE" w:rsidRDefault="00843A3C" w:rsidP="00843A3C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Pending Supervisor Review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2E15BCCE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2F8FEAF" w14:textId="77777777" w:rsidR="00843A3C" w:rsidRPr="001D6CCE" w:rsidRDefault="00843A3C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 xml:space="preserve">Current Coaching Initiatives  </w:t>
            </w:r>
          </w:p>
        </w:tc>
      </w:tr>
      <w:tr w:rsidR="00C22C83" w:rsidRPr="001D6CCE" w14:paraId="34FFB0B2" w14:textId="77777777" w:rsidTr="00374892">
        <w:trPr>
          <w:trHeight w:val="690"/>
        </w:trPr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BDEDA73" w14:textId="77777777" w:rsidR="00C22C83" w:rsidRPr="001D6CCE" w:rsidDel="00C22C83" w:rsidRDefault="00C22C83" w:rsidP="00374892">
            <w:pPr>
              <w:spacing w:after="0" w:line="240" w:lineRule="auto"/>
              <w:jc w:val="right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5.</w:t>
            </w:r>
          </w:p>
        </w:tc>
        <w:tc>
          <w:tcPr>
            <w:tcW w:w="4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</w:tcPr>
          <w:p w14:paraId="2F6F6AD6" w14:textId="77777777" w:rsidR="00C22C83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r>
              <w:rPr>
                <w:rFonts w:ascii="Times New Roman" w:hAnsi="Times New Roman"/>
                <w:color w:val="000000" w:themeColor="text1"/>
              </w:rPr>
              <w:t>Quality (QCM  &amp;QM) for CSRs and Supervisors</w:t>
            </w:r>
          </w:p>
        </w:tc>
        <w:tc>
          <w:tcPr>
            <w:tcW w:w="8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60624D5C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Y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363EB669" w14:textId="77777777" w:rsidR="00C22C83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BQN BQNS</w:t>
            </w:r>
          </w:p>
          <w:p w14:paraId="1EE8BAE1" w14:textId="77777777" w:rsidR="009D1184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</w:t>
            </w:r>
          </w:p>
          <w:p w14:paraId="61561052" w14:textId="77777777" w:rsidR="009D1184" w:rsidRPr="001D6CCE" w:rsidRDefault="009D1184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BQMS</w:t>
            </w:r>
          </w:p>
        </w:tc>
        <w:tc>
          <w:tcPr>
            <w:tcW w:w="14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</w:tcPr>
          <w:p w14:paraId="3DBCF7AD" w14:textId="77777777" w:rsidR="00C22C83" w:rsidRPr="001D6CCE" w:rsidRDefault="00C22C83">
            <w:pPr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Pending Acknowledgement</w:t>
            </w:r>
          </w:p>
        </w:tc>
        <w:tc>
          <w:tcPr>
            <w:tcW w:w="5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1576722E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Feed</w:t>
            </w:r>
          </w:p>
        </w:tc>
        <w:tc>
          <w:tcPr>
            <w:tcW w:w="13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vAlign w:val="center"/>
          </w:tcPr>
          <w:p w14:paraId="7C070960" w14:textId="77777777" w:rsidR="00C22C83" w:rsidRPr="001D6CCE" w:rsidRDefault="00C22C83" w:rsidP="00374892">
            <w:pPr>
              <w:spacing w:after="0" w:line="24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Quality</w:t>
            </w:r>
          </w:p>
        </w:tc>
      </w:tr>
    </w:tbl>
    <w:p w14:paraId="502A6A37" w14:textId="77777777"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63999C0" w14:textId="77777777"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ACBFF17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6" w:name="_Toc503960628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16"/>
    </w:p>
    <w:p w14:paraId="2F05F2DE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14:paraId="1242FC81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14:paraId="2EDD89C7" w14:textId="77777777" w:rsidR="009D1884" w:rsidRPr="001D6CCE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14:paraId="03FB5184" w14:textId="77777777" w:rsidR="009D1884" w:rsidRPr="001D6CCE" w:rsidRDefault="006913F0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14:paraId="5B72ED99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311ECB5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1B2CBB2" w14:textId="77777777"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17" w:name="_Toc503960629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17"/>
    </w:p>
    <w:p w14:paraId="033D53BE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8" w:name="_Toc503960630"/>
      <w:r w:rsidRPr="001D6CCE">
        <w:rPr>
          <w:rFonts w:ascii="Times New Roman" w:hAnsi="Times New Roman" w:cs="Times New Roman"/>
          <w:color w:val="auto"/>
        </w:rPr>
        <w:t>Software</w:t>
      </w:r>
      <w:bookmarkEnd w:id="18"/>
    </w:p>
    <w:p w14:paraId="62C25EF6" w14:textId="75373B2C"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SQL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Server 201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9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Suite</w:t>
      </w:r>
      <w:r w:rsidR="00C82F07">
        <w:rPr>
          <w:rFonts w:ascii="Times New Roman" w:hAnsi="Times New Roman"/>
          <w:color w:val="000000" w:themeColor="text1"/>
          <w:sz w:val="20"/>
          <w:szCs w:val="20"/>
        </w:rPr>
        <w:t xml:space="preserve"> (SSIS and SSRS)</w:t>
      </w:r>
    </w:p>
    <w:p w14:paraId="55C1F363" w14:textId="77777777"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14:paraId="0CA2FCA7" w14:textId="77777777"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19" w:name="_Toc503960631"/>
      <w:r w:rsidRPr="001D6CCE">
        <w:rPr>
          <w:rFonts w:ascii="Times New Roman" w:hAnsi="Times New Roman" w:cs="Times New Roman"/>
          <w:color w:val="auto"/>
        </w:rPr>
        <w:t>Hardware</w:t>
      </w:r>
      <w:bookmarkEnd w:id="19"/>
    </w:p>
    <w:p w14:paraId="1B0F5ED6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bookmarkStart w:id="20" w:name="_Hlk69749483"/>
      <w:r>
        <w:rPr>
          <w:rFonts w:ascii="Times New Roman" w:hAnsi="Times New Roman"/>
          <w:color w:val="000000"/>
          <w:sz w:val="20"/>
          <w:szCs w:val="20"/>
        </w:rPr>
        <w:t>UVAADADSQL50CCO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Dev DB Server</w:t>
      </w:r>
    </w:p>
    <w:p w14:paraId="37B60811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UVAADADSQL52CCO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Test DB Server</w:t>
      </w:r>
    </w:p>
    <w:p w14:paraId="5D604339" w14:textId="77777777" w:rsidR="00C82F07" w:rsidRPr="002A770C" w:rsidRDefault="00C82F07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UVAAPADSQL50CCO</w:t>
      </w:r>
      <w:r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A770C">
        <w:rPr>
          <w:rFonts w:ascii="Times New Roman" w:hAnsi="Times New Roman"/>
          <w:color w:val="000000" w:themeColor="text1"/>
          <w:sz w:val="20"/>
          <w:szCs w:val="20"/>
        </w:rPr>
        <w:t>– Prod Server</w:t>
      </w:r>
    </w:p>
    <w:p w14:paraId="50FFD3BF" w14:textId="7950C550" w:rsidR="00C82F07" w:rsidRPr="00712815" w:rsidRDefault="003C59DA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\\UVAADADSQL50CCO\Data\Coaching\Quality\</w:t>
        </w:r>
      </w:hyperlink>
      <w:r w:rsidR="00712815" w:rsidRPr="00712815">
        <w:rPr>
          <w:rFonts w:ascii="Times New Roman" w:hAnsi="Times New Roman"/>
          <w:sz w:val="20"/>
          <w:szCs w:val="20"/>
        </w:rPr>
        <w:t xml:space="preserve"> </w:t>
      </w:r>
      <w:r w:rsidR="00712815" w:rsidRPr="00712815" w:rsidDel="00712815">
        <w:rPr>
          <w:rFonts w:ascii="Times New Roman" w:hAnsi="Times New Roman"/>
          <w:sz w:val="20"/>
          <w:szCs w:val="20"/>
        </w:rPr>
        <w:t xml:space="preserve"> </w:t>
      </w:r>
      <w:r w:rsidR="00C82F07" w:rsidRPr="00712815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712815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14:paraId="016B31C3" w14:textId="05555B4D" w:rsidR="00C82F07" w:rsidRPr="002A770C" w:rsidRDefault="003C59DA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712815" w:rsidRPr="00B630F8">
          <w:rPr>
            <w:rStyle w:val="Hyperlink"/>
            <w:rFonts w:ascii="Times New Roman" w:hAnsi="Times New Roman"/>
            <w:sz w:val="20"/>
            <w:szCs w:val="20"/>
          </w:rPr>
          <w:t>\\UVAADADSQL52CCO\Data\Coaching\Quality\</w:t>
        </w:r>
      </w:hyperlink>
      <w:r w:rsidR="00712815">
        <w:rPr>
          <w:rFonts w:ascii="Times New Roman" w:hAnsi="Times New Roman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>- Test File staging share</w:t>
      </w:r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14:paraId="0860C47C" w14:textId="369C3A8B" w:rsidR="00C82F07" w:rsidRPr="002A770C" w:rsidRDefault="003C59DA" w:rsidP="00C82F07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1" w:history="1">
        <w:r w:rsidR="00931693" w:rsidRPr="00B630F8">
          <w:rPr>
            <w:rStyle w:val="Hyperlink"/>
            <w:rFonts w:ascii="Times New Roman" w:hAnsi="Times New Roman"/>
            <w:sz w:val="20"/>
            <w:szCs w:val="20"/>
          </w:rPr>
          <w:t>\\UVAAPADSQL50CCO\Quality\</w:t>
        </w:r>
      </w:hyperlink>
      <w:r w:rsidR="00C82F07" w:rsidRPr="002A770C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C82F07" w:rsidRPr="002A770C">
        <w:rPr>
          <w:rFonts w:ascii="Times New Roman" w:hAnsi="Times New Roman"/>
          <w:color w:val="000000" w:themeColor="text1"/>
          <w:sz w:val="20"/>
          <w:szCs w:val="20"/>
        </w:rPr>
        <w:t xml:space="preserve"> - Prod File staging share</w:t>
      </w:r>
    </w:p>
    <w:bookmarkEnd w:id="20"/>
    <w:p w14:paraId="5F851832" w14:textId="77777777"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FE206A" w14:textId="77777777"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21" w:name="_Toc503960632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21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14:paraId="232E4BB7" w14:textId="77777777"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  <w:color w:val="000000" w:themeColor="text1"/>
        </w:rPr>
        <w:t xml:space="preserve"> records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eCL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14:paraId="421B70B7" w14:textId="77777777"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14:paraId="31BFF007" w14:textId="77777777"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22" w:name="_Toc503960633"/>
      <w:r w:rsidRPr="001D6CCE">
        <w:rPr>
          <w:rFonts w:ascii="Times New Roman" w:hAnsi="Times New Roman" w:cs="Times New Roman"/>
          <w:color w:val="auto"/>
        </w:rPr>
        <w:lastRenderedPageBreak/>
        <w:t>Details</w:t>
      </w:r>
      <w:bookmarkEnd w:id="22"/>
    </w:p>
    <w:p w14:paraId="2B680453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507ABE71" w14:textId="77777777"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14:paraId="0FE8CA2C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23" w:name="_Toc387654370"/>
      <w:bookmarkStart w:id="24" w:name="_Toc387758815"/>
      <w:bookmarkStart w:id="25" w:name="_Toc387821326"/>
      <w:bookmarkStart w:id="26" w:name="_Toc387821375"/>
      <w:bookmarkStart w:id="27" w:name="_Toc430607220"/>
      <w:bookmarkStart w:id="28" w:name="_Toc430607321"/>
      <w:bookmarkStart w:id="29" w:name="_Toc430607359"/>
      <w:bookmarkStart w:id="30" w:name="_Toc503960634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70A0BAA5" w14:textId="77777777"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31" w:name="_Toc387654371"/>
      <w:bookmarkStart w:id="32" w:name="_Toc387758816"/>
      <w:bookmarkStart w:id="33" w:name="_Toc387821327"/>
      <w:bookmarkStart w:id="34" w:name="_Toc387821376"/>
      <w:bookmarkStart w:id="35" w:name="_Toc430607221"/>
      <w:bookmarkStart w:id="36" w:name="_Toc430607322"/>
      <w:bookmarkStart w:id="37" w:name="_Toc430607360"/>
      <w:bookmarkStart w:id="38" w:name="_Toc503960635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14:paraId="612542C7" w14:textId="77777777"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39" w:name="_Toc503960636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39"/>
    </w:p>
    <w:p w14:paraId="6D7FA96D" w14:textId="77777777" w:rsidR="00381B5A" w:rsidRPr="001D6CCE" w:rsidRDefault="00E64317" w:rsidP="00381B5A">
      <w:p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</w:rPr>
        <w:t>eCL_</w:t>
      </w:r>
      <w:r w:rsidR="00EB552F" w:rsidRPr="001D6CCE">
        <w:rPr>
          <w:rFonts w:ascii="Times New Roman" w:hAnsi="Times New Roman"/>
          <w:color w:val="000000" w:themeColor="text1"/>
        </w:rPr>
        <w:t>Quality_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 the naming convention for the feed</w:t>
      </w:r>
      <w:r w:rsidR="00381B5A" w:rsidRPr="001D6CCE">
        <w:rPr>
          <w:rFonts w:ascii="Times New Roman" w:hAnsi="Times New Roman"/>
        </w:rPr>
        <w:t xml:space="preserve"> </w:t>
      </w:r>
      <w:r w:rsidR="00381B5A" w:rsidRPr="001D6CCE">
        <w:rPr>
          <w:rFonts w:ascii="Times New Roman" w:hAnsi="Times New Roman"/>
          <w:color w:val="000000" w:themeColor="text1"/>
        </w:rPr>
        <w:t>where xxx is the 3 letter Report code.</w:t>
      </w:r>
    </w:p>
    <w:p w14:paraId="5593B255" w14:textId="77777777"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14:paraId="1E2D4AE9" w14:textId="5E934DBB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2" w:history="1">
        <w:r w:rsidR="005C3A7B" w:rsidRPr="00700164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5C3A7B" w:rsidRPr="00700164">
          <w:rPr>
            <w:rStyle w:val="Hyperlink"/>
            <w:rFonts w:ascii="Times New Roman" w:hAnsi="Times New Roman"/>
          </w:rPr>
          <w:t>\data\Coaching\Quality_Other\Dencrypt_Out</w:t>
        </w:r>
      </w:hyperlink>
    </w:p>
    <w:p w14:paraId="4A9F92ED" w14:textId="77777777"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eCL_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E64317" w:rsidRPr="001D6CCE">
        <w:rPr>
          <w:rFonts w:ascii="Times New Roman" w:hAnsi="Times New Roman"/>
        </w:rPr>
        <w:t>_</w:t>
      </w:r>
      <w:r w:rsidR="00381B5A" w:rsidRPr="001D6CCE">
        <w:rPr>
          <w:rFonts w:ascii="Times New Roman" w:hAnsi="Times New Roman"/>
        </w:rPr>
        <w:t>Feed_xxx</w:t>
      </w:r>
      <w:r w:rsidR="00F56A29" w:rsidRPr="001D6CCE">
        <w:rPr>
          <w:rFonts w:ascii="Times New Roman" w:hAnsi="Times New Roman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</w:p>
    <w:p w14:paraId="66D47679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94076B" w:rsidRPr="001D6CCE">
        <w:rPr>
          <w:rFonts w:ascii="Times New Roman" w:hAnsi="Times New Roman"/>
        </w:rPr>
        <w:t>Ad-hoc</w:t>
      </w:r>
    </w:p>
    <w:p w14:paraId="7FD1DAC4" w14:textId="77777777"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arrival time: NA</w:t>
      </w:r>
    </w:p>
    <w:p w14:paraId="30C2971A" w14:textId="77777777"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Destination Table: </w:t>
      </w:r>
      <w:r w:rsidR="00E64317" w:rsidRPr="001D6CCE">
        <w:rPr>
          <w:rFonts w:ascii="Times New Roman" w:hAnsi="Times New Roman"/>
        </w:rPr>
        <w:t>Coaching_Log and Coaching_Log_Reason</w:t>
      </w:r>
    </w:p>
    <w:p w14:paraId="342B8AB3" w14:textId="77777777" w:rsidR="00C74EEA" w:rsidRPr="001D6CCE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74CF18" w14:textId="77777777" w:rsidR="006F770C" w:rsidRPr="001D6CCE" w:rsidRDefault="006F770C" w:rsidP="006F770C">
      <w:pPr>
        <w:rPr>
          <w:rFonts w:ascii="Times New Roman" w:hAnsi="Times New Roman"/>
        </w:rPr>
      </w:pPr>
    </w:p>
    <w:p w14:paraId="6D398BEE" w14:textId="77777777" w:rsidR="007B5133" w:rsidRPr="001D6CCE" w:rsidRDefault="007B5133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40" w:name="_Toc503960637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Details</w:t>
      </w:r>
      <w:bookmarkEnd w:id="40"/>
    </w:p>
    <w:p w14:paraId="53BA1CDA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1" w:name="_Toc503960638"/>
      <w:r w:rsidRPr="001D6CCE">
        <w:rPr>
          <w:rFonts w:ascii="Times New Roman" w:hAnsi="Times New Roman" w:cs="Times New Roman"/>
          <w:color w:val="auto"/>
        </w:rPr>
        <w:t>SQL agent job</w:t>
      </w:r>
      <w:bookmarkEnd w:id="41"/>
    </w:p>
    <w:p w14:paraId="25F1A68C" w14:textId="5419EF0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 w:rsidR="00FD7637">
        <w:rPr>
          <w:rFonts w:ascii="Times New Roman" w:hAnsi="Times New Roman"/>
        </w:rPr>
        <w:t>UVAAPADSQL50CCO</w:t>
      </w:r>
    </w:p>
    <w:p w14:paraId="428F0A0C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r w:rsidR="00DA5AD6">
        <w:rPr>
          <w:rFonts w:ascii="Times New Roman" w:hAnsi="Times New Roman"/>
        </w:rPr>
        <w:t>Coaching</w:t>
      </w:r>
      <w:r w:rsidR="00EB552F" w:rsidRPr="001D6CCE">
        <w:rPr>
          <w:rFonts w:ascii="Times New Roman" w:hAnsi="Times New Roman"/>
          <w:color w:val="000000" w:themeColor="text1"/>
        </w:rPr>
        <w:t>QualityOther</w:t>
      </w:r>
      <w:r w:rsidR="00DA5AD6">
        <w:rPr>
          <w:rFonts w:ascii="Times New Roman" w:hAnsi="Times New Roman"/>
        </w:rPr>
        <w:t>Load</w:t>
      </w:r>
    </w:p>
    <w:p w14:paraId="04814940" w14:textId="01F3AF32" w:rsidR="005C5900" w:rsidRPr="001D6CCE" w:rsidRDefault="005C5900" w:rsidP="00DA5AD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13" w:history="1">
        <w:r w:rsidR="00DA5AD6" w:rsidRPr="00DA5AD6">
          <w:rPr>
            <w:rStyle w:val="Hyperlink"/>
            <w:rFonts w:ascii="Times New Roman" w:hAnsi="Times New Roman"/>
          </w:rPr>
          <w:t>\\</w:t>
        </w:r>
        <w:r w:rsidR="00FD7637">
          <w:rPr>
            <w:rStyle w:val="Hyperlink"/>
            <w:rFonts w:ascii="Times New Roman" w:hAnsi="Times New Roman"/>
          </w:rPr>
          <w:t>UVAAPADSQL50CCO</w:t>
        </w:r>
        <w:r w:rsidR="00DA5AD6" w:rsidRPr="00DA5AD6">
          <w:rPr>
            <w:rStyle w:val="Hyperlink"/>
            <w:rFonts w:ascii="Times New Roman" w:hAnsi="Times New Roman"/>
          </w:rPr>
          <w:t>\ssis\Coaching\Packages\Quality_Other _Coaching.dtsx</w:t>
        </w:r>
      </w:hyperlink>
    </w:p>
    <w:p w14:paraId="6EE3DC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Production Config File: Prod_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141B19" w:rsidRPr="001D6CCE">
        <w:rPr>
          <w:rFonts w:ascii="Times New Roman" w:hAnsi="Times New Roman"/>
        </w:rPr>
        <w:t>_Coaching</w:t>
      </w:r>
      <w:r w:rsidRPr="001D6CCE">
        <w:rPr>
          <w:rFonts w:ascii="Times New Roman" w:hAnsi="Times New Roman"/>
        </w:rPr>
        <w:t>.dtsConfig</w:t>
      </w:r>
    </w:p>
    <w:p w14:paraId="368AAE63" w14:textId="77777777" w:rsidR="00634B03" w:rsidRPr="001D6CCE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r w:rsidR="00DA5AD6">
        <w:rPr>
          <w:rFonts w:ascii="Times New Roman" w:hAnsi="Times New Roman"/>
        </w:rPr>
        <w:t>ecljobowner</w:t>
      </w:r>
    </w:p>
    <w:p w14:paraId="0150DF84" w14:textId="7C94C7DC" w:rsidR="00DA5AD6" w:rsidRDefault="00634B03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r w:rsidR="00DA5AD6">
        <w:rPr>
          <w:rFonts w:ascii="Times New Roman" w:hAnsi="Times New Roman"/>
        </w:rPr>
        <w:t xml:space="preserve">ECLProxy (ECL Credential using application service account </w:t>
      </w:r>
      <w:r w:rsidR="00FD7637">
        <w:rPr>
          <w:rFonts w:ascii="Times New Roman" w:hAnsi="Times New Roman"/>
        </w:rPr>
        <w:t>AD\SVC-F3420-APPECLP01</w:t>
      </w:r>
    </w:p>
    <w:p w14:paraId="169B6C60" w14:textId="77777777" w:rsidR="005C5900" w:rsidRPr="00DA5AD6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 w:rsidR="00DA5AD6">
        <w:rPr>
          <w:rFonts w:ascii="Times New Roman" w:hAnsi="Times New Roman"/>
        </w:rPr>
        <w:t>Daily 10 PM EST</w:t>
      </w:r>
    </w:p>
    <w:p w14:paraId="639952CD" w14:textId="77777777" w:rsidR="005C5900" w:rsidRPr="001D6CCE" w:rsidRDefault="005C5900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File Location: N/A</w:t>
      </w:r>
    </w:p>
    <w:p w14:paraId="0C0A6319" w14:textId="77777777"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885EFF" w14:textId="77777777" w:rsidR="007B5133" w:rsidRPr="001D6CCE" w:rsidRDefault="007B5133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42" w:name="_Toc503960639"/>
      <w:r w:rsidRPr="001D6CCE">
        <w:rPr>
          <w:rFonts w:ascii="Times New Roman" w:hAnsi="Times New Roman" w:cs="Times New Roman"/>
          <w:color w:val="auto"/>
        </w:rPr>
        <w:t>SSIS Package</w:t>
      </w:r>
      <w:bookmarkEnd w:id="42"/>
    </w:p>
    <w:p w14:paraId="5BB116DB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33C6AE92" w14:textId="77777777"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6823D6CD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41F4666A" w14:textId="77777777"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14:paraId="5809D895" w14:textId="77777777"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0"/>
        <w:gridCol w:w="2045"/>
        <w:gridCol w:w="980"/>
        <w:gridCol w:w="4575"/>
      </w:tblGrid>
      <w:tr w:rsidR="00E42C88" w:rsidRPr="001D6CCE" w14:paraId="6C694D9F" w14:textId="77777777" w:rsidTr="00455E7C">
        <w:tc>
          <w:tcPr>
            <w:tcW w:w="1750" w:type="dxa"/>
          </w:tcPr>
          <w:p w14:paraId="0CC6B16F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045" w:type="dxa"/>
          </w:tcPr>
          <w:p w14:paraId="3D91B8FB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980" w:type="dxa"/>
          </w:tcPr>
          <w:p w14:paraId="1A723DDE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DataType</w:t>
            </w:r>
          </w:p>
        </w:tc>
        <w:tc>
          <w:tcPr>
            <w:tcW w:w="4575" w:type="dxa"/>
          </w:tcPr>
          <w:p w14:paraId="2BBC2878" w14:textId="77777777"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1F3C08" w:rsidRPr="001D6CCE" w14:paraId="22FA23B6" w14:textId="77777777" w:rsidTr="00455E7C">
        <w:trPr>
          <w:trHeight w:val="368"/>
        </w:trPr>
        <w:tc>
          <w:tcPr>
            <w:tcW w:w="1750" w:type="dxa"/>
          </w:tcPr>
          <w:p w14:paraId="1ED3B849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DecryptedOut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045" w:type="dxa"/>
          </w:tcPr>
          <w:p w14:paraId="3B51952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43D48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4C06265A" w14:textId="532523E5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14:paraId="500A57A6" w14:textId="77777777" w:rsidTr="00455E7C">
        <w:trPr>
          <w:trHeight w:val="368"/>
        </w:trPr>
        <w:tc>
          <w:tcPr>
            <w:tcW w:w="1750" w:type="dxa"/>
          </w:tcPr>
          <w:p w14:paraId="7138CED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DecryptIn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Path</w:t>
            </w:r>
          </w:p>
        </w:tc>
        <w:tc>
          <w:tcPr>
            <w:tcW w:w="2045" w:type="dxa"/>
          </w:tcPr>
          <w:p w14:paraId="2B64D4A5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563E8832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37FBC03B" w14:textId="4AF125D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>
              <w:rPr>
                <w:rFonts w:ascii="Times New Roman" w:hAnsi="Times New Roman"/>
                <w:sz w:val="20"/>
                <w:szCs w:val="20"/>
              </w:rPr>
              <w:t>\data\coaching\QUALITY\Decrypt_in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14:paraId="2D32988D" w14:textId="77777777" w:rsidTr="00455E7C">
        <w:trPr>
          <w:trHeight w:val="368"/>
        </w:trPr>
        <w:tc>
          <w:tcPr>
            <w:tcW w:w="1750" w:type="dxa"/>
          </w:tcPr>
          <w:p w14:paraId="37D14855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EncryptedBackupPath</w:t>
            </w:r>
          </w:p>
        </w:tc>
        <w:tc>
          <w:tcPr>
            <w:tcW w:w="2045" w:type="dxa"/>
          </w:tcPr>
          <w:p w14:paraId="72D0B43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4B9EF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2D4E3ACD" w14:textId="070CF292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\Backups\</w:t>
            </w:r>
          </w:p>
        </w:tc>
      </w:tr>
      <w:tr w:rsidR="001F3C08" w:rsidRPr="001D6CCE" w14:paraId="7D91CAE7" w14:textId="77777777" w:rsidTr="00455E7C">
        <w:trPr>
          <w:trHeight w:val="368"/>
        </w:trPr>
        <w:tc>
          <w:tcPr>
            <w:tcW w:w="1750" w:type="dxa"/>
          </w:tcPr>
          <w:p w14:paraId="0913170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lastRenderedPageBreak/>
              <w:t>EncryptedOutPath</w:t>
            </w:r>
          </w:p>
        </w:tc>
        <w:tc>
          <w:tcPr>
            <w:tcW w:w="2045" w:type="dxa"/>
          </w:tcPr>
          <w:p w14:paraId="3C67AEDA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70ABC153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08248F15" w14:textId="4E8B5C5E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14:paraId="44CDEFB8" w14:textId="77777777" w:rsidTr="00455E7C">
        <w:trPr>
          <w:trHeight w:val="368"/>
        </w:trPr>
        <w:tc>
          <w:tcPr>
            <w:tcW w:w="1750" w:type="dxa"/>
          </w:tcPr>
          <w:p w14:paraId="5D21FB8C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EncryptInPath</w:t>
            </w:r>
          </w:p>
        </w:tc>
        <w:tc>
          <w:tcPr>
            <w:tcW w:w="2045" w:type="dxa"/>
          </w:tcPr>
          <w:p w14:paraId="7BBC1EF8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272E85">
              <w:rPr>
                <w:rFonts w:ascii="Times New Roman" w:hAnsi="Times New Roman"/>
                <w:color w:val="000000" w:themeColor="text1"/>
              </w:rPr>
              <w:t>Quality_Other</w:t>
            </w:r>
            <w:r w:rsidRPr="00272E85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7AFD0C9F" w14:textId="77777777"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58DA2BC4" w14:textId="44201FC6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</w:t>
            </w:r>
            <w:r w:rsidR="00FD7637">
              <w:rPr>
                <w:rFonts w:ascii="Times New Roman" w:hAnsi="Times New Roman"/>
                <w:sz w:val="20"/>
                <w:szCs w:val="20"/>
              </w:rPr>
              <w:t>UVAAPADSQL50CCO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\data\coaching\</w:t>
            </w:r>
            <w:r>
              <w:rPr>
                <w:rFonts w:ascii="Times New Roman" w:hAnsi="Times New Roman"/>
                <w:sz w:val="20"/>
                <w:szCs w:val="20"/>
              </w:rPr>
              <w:t>QUALITY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D03711" w:rsidRPr="001D6CCE" w14:paraId="3B49A1A0" w14:textId="77777777" w:rsidTr="00455E7C">
        <w:trPr>
          <w:trHeight w:val="368"/>
        </w:trPr>
        <w:tc>
          <w:tcPr>
            <w:tcW w:w="1750" w:type="dxa"/>
          </w:tcPr>
          <w:p w14:paraId="2B7246CD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varDBName</w:t>
            </w:r>
          </w:p>
        </w:tc>
        <w:tc>
          <w:tcPr>
            <w:tcW w:w="2045" w:type="dxa"/>
          </w:tcPr>
          <w:p w14:paraId="5A1301F5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263F0BE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575" w:type="dxa"/>
          </w:tcPr>
          <w:p w14:paraId="5BB7F54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Dev</w:t>
            </w:r>
          </w:p>
        </w:tc>
      </w:tr>
      <w:tr w:rsidR="00D03711" w:rsidRPr="001D6CCE" w14:paraId="0010162A" w14:textId="77777777" w:rsidTr="00455E7C">
        <w:trPr>
          <w:trHeight w:val="368"/>
        </w:trPr>
        <w:tc>
          <w:tcPr>
            <w:tcW w:w="1750" w:type="dxa"/>
          </w:tcPr>
          <w:p w14:paraId="12CA422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FailMessage</w:t>
            </w:r>
          </w:p>
        </w:tc>
        <w:tc>
          <w:tcPr>
            <w:tcW w:w="2045" w:type="dxa"/>
          </w:tcPr>
          <w:p w14:paraId="7457BF02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65479374" w14:textId="77777777"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4575" w:type="dxa"/>
          </w:tcPr>
          <w:p w14:paraId="05F0C05B" w14:textId="77777777" w:rsidR="00D03711" w:rsidRPr="001D6CCE" w:rsidRDefault="00D03711" w:rsidP="00D0371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 xml:space="preserve"> </w:t>
            </w:r>
            <w:r w:rsidR="001F3C08" w:rsidRPr="001F3C08">
              <w:rPr>
                <w:rFonts w:ascii="Times New Roman" w:hAnsi="Times New Roman"/>
                <w:color w:val="000000" w:themeColor="text1"/>
              </w:rPr>
              <w:t>"Quality Other Coaching Load of file \"" + @[User::VarFileName] + "\"  failed in " +  @[User::VarDBName]+"."</w:t>
            </w:r>
          </w:p>
        </w:tc>
      </w:tr>
      <w:tr w:rsidR="00D03711" w:rsidRPr="001D6CCE" w14:paraId="6E8D01DB" w14:textId="77777777" w:rsidTr="00455E7C">
        <w:trPr>
          <w:trHeight w:val="368"/>
        </w:trPr>
        <w:tc>
          <w:tcPr>
            <w:tcW w:w="1750" w:type="dxa"/>
          </w:tcPr>
          <w:p w14:paraId="042EF81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StagedCount</w:t>
            </w:r>
          </w:p>
        </w:tc>
        <w:tc>
          <w:tcPr>
            <w:tcW w:w="2045" w:type="dxa"/>
          </w:tcPr>
          <w:p w14:paraId="18F051FE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568630EB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575" w:type="dxa"/>
          </w:tcPr>
          <w:p w14:paraId="750F7F21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3CB44914" w14:textId="77777777" w:rsidTr="00455E7C">
        <w:trPr>
          <w:trHeight w:val="368"/>
        </w:trPr>
        <w:tc>
          <w:tcPr>
            <w:tcW w:w="1750" w:type="dxa"/>
          </w:tcPr>
          <w:p w14:paraId="328D2BE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RejectedCount</w:t>
            </w:r>
          </w:p>
        </w:tc>
        <w:tc>
          <w:tcPr>
            <w:tcW w:w="2045" w:type="dxa"/>
          </w:tcPr>
          <w:p w14:paraId="6CDA8580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16406302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575" w:type="dxa"/>
          </w:tcPr>
          <w:p w14:paraId="3F22FF98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14:paraId="762F7D9F" w14:textId="77777777" w:rsidTr="00455E7C">
        <w:trPr>
          <w:trHeight w:val="368"/>
        </w:trPr>
        <w:tc>
          <w:tcPr>
            <w:tcW w:w="1750" w:type="dxa"/>
          </w:tcPr>
          <w:p w14:paraId="6B645C74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LoadedCount</w:t>
            </w:r>
          </w:p>
        </w:tc>
        <w:tc>
          <w:tcPr>
            <w:tcW w:w="2045" w:type="dxa"/>
          </w:tcPr>
          <w:p w14:paraId="043BC654" w14:textId="77777777" w:rsidR="00D03711" w:rsidRPr="001D6CCE" w:rsidRDefault="00EB552F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  <w:color w:val="000000" w:themeColor="text1"/>
              </w:rPr>
              <w:t>Quality_Other</w:t>
            </w:r>
            <w:r w:rsidR="00D03711" w:rsidRPr="001D6CCE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0434457C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4575" w:type="dxa"/>
          </w:tcPr>
          <w:p w14:paraId="645A45AA" w14:textId="77777777"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14:paraId="4385BD67" w14:textId="77777777" w:rsidTr="00455E7C">
        <w:trPr>
          <w:trHeight w:val="368"/>
        </w:trPr>
        <w:tc>
          <w:tcPr>
            <w:tcW w:w="1750" w:type="dxa"/>
          </w:tcPr>
          <w:p w14:paraId="16F3281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varFileName</w:t>
            </w:r>
          </w:p>
        </w:tc>
        <w:tc>
          <w:tcPr>
            <w:tcW w:w="2045" w:type="dxa"/>
          </w:tcPr>
          <w:p w14:paraId="0954A57D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0F5D5E51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0BF7FBDB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6DF3BC6C" w14:textId="77777777" w:rsidTr="00455E7C">
        <w:trPr>
          <w:trHeight w:val="368"/>
        </w:trPr>
        <w:tc>
          <w:tcPr>
            <w:tcW w:w="1750" w:type="dxa"/>
          </w:tcPr>
          <w:p w14:paraId="7CBFDEC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var</w:t>
            </w:r>
            <w:r>
              <w:rPr>
                <w:rFonts w:ascii="Times New Roman" w:hAnsi="Times New Roman"/>
                <w:sz w:val="20"/>
                <w:szCs w:val="20"/>
              </w:rPr>
              <w:t>Encrypted</w:t>
            </w:r>
            <w:r w:rsidRPr="00CA5EB0">
              <w:rPr>
                <w:rFonts w:ascii="Times New Roman" w:hAnsi="Times New Roman"/>
                <w:sz w:val="20"/>
                <w:szCs w:val="20"/>
              </w:rPr>
              <w:t>FileName</w:t>
            </w:r>
          </w:p>
        </w:tc>
        <w:tc>
          <w:tcPr>
            <w:tcW w:w="2045" w:type="dxa"/>
          </w:tcPr>
          <w:p w14:paraId="67D241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081EF14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261AD1EA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F3C08" w:rsidRPr="001D6CCE" w14:paraId="06E87D25" w14:textId="77777777" w:rsidTr="00455E7C">
        <w:trPr>
          <w:trHeight w:val="368"/>
        </w:trPr>
        <w:tc>
          <w:tcPr>
            <w:tcW w:w="1750" w:type="dxa"/>
          </w:tcPr>
          <w:p w14:paraId="3A9060D6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varFailedFile</w:t>
            </w:r>
          </w:p>
        </w:tc>
        <w:tc>
          <w:tcPr>
            <w:tcW w:w="2045" w:type="dxa"/>
          </w:tcPr>
          <w:p w14:paraId="4FDFD745" w14:textId="77777777" w:rsidR="001F3C08" w:rsidRPr="001D6CCE" w:rsidRDefault="001F3C08" w:rsidP="001F3C08">
            <w:pPr>
              <w:rPr>
                <w:rFonts w:ascii="Times New Roman" w:hAnsi="Times New Roman"/>
                <w:color w:val="000000" w:themeColor="text1"/>
              </w:rPr>
            </w:pPr>
            <w:r w:rsidRPr="00597A7A">
              <w:rPr>
                <w:rFonts w:ascii="Times New Roman" w:hAnsi="Times New Roman"/>
                <w:color w:val="000000" w:themeColor="text1"/>
              </w:rPr>
              <w:t>Quality_Other</w:t>
            </w:r>
            <w:r w:rsidRPr="00597A7A">
              <w:rPr>
                <w:rFonts w:ascii="Times New Roman" w:hAnsi="Times New Roman"/>
              </w:rPr>
              <w:t>_Coaching</w:t>
            </w:r>
          </w:p>
        </w:tc>
        <w:tc>
          <w:tcPr>
            <w:tcW w:w="980" w:type="dxa"/>
          </w:tcPr>
          <w:p w14:paraId="595250A0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4575" w:type="dxa"/>
          </w:tcPr>
          <w:p w14:paraId="45EBECCE" w14:textId="77777777"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27FB6D77" w14:textId="77777777" w:rsidTr="00455E7C">
        <w:trPr>
          <w:trHeight w:val="368"/>
        </w:trPr>
        <w:tc>
          <w:tcPr>
            <w:tcW w:w="1750" w:type="dxa"/>
          </w:tcPr>
          <w:p w14:paraId="2015B3E8" w14:textId="7621C7F3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43" w:author="Palacherla, Susmitha C" w:date="2022-03-15T12:59:00Z">
              <w:r>
                <w:rPr>
                  <w:rFonts w:ascii="Times New Roman" w:hAnsi="Times New Roman"/>
                  <w:sz w:val="20"/>
                  <w:szCs w:val="20"/>
                </w:rPr>
                <w:t>FeedNotificationTo</w:t>
              </w:r>
            </w:ins>
          </w:p>
        </w:tc>
        <w:tc>
          <w:tcPr>
            <w:tcW w:w="2045" w:type="dxa"/>
          </w:tcPr>
          <w:p w14:paraId="7BA39F59" w14:textId="0900AF5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44" w:author="Palacherla, Susmitha C" w:date="2022-03-15T12:59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</w:p>
        </w:tc>
        <w:tc>
          <w:tcPr>
            <w:tcW w:w="980" w:type="dxa"/>
          </w:tcPr>
          <w:p w14:paraId="4F2511E4" w14:textId="7A534C0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ins w:id="45" w:author="Palacherla, Susmitha C" w:date="2022-03-15T12:59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575" w:type="dxa"/>
          </w:tcPr>
          <w:p w14:paraId="5C2C3BB5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455E7C" w:rsidRPr="001D6CCE" w14:paraId="0E50147B" w14:textId="77777777" w:rsidTr="00455E7C">
        <w:trPr>
          <w:trHeight w:val="368"/>
          <w:ins w:id="46" w:author="Palacherla, Susmitha C" w:date="2022-03-15T12:59:00Z"/>
        </w:trPr>
        <w:tc>
          <w:tcPr>
            <w:tcW w:w="1750" w:type="dxa"/>
          </w:tcPr>
          <w:p w14:paraId="0F2720D6" w14:textId="6898CE4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7" w:author="Palacherla, Susmitha C" w:date="2022-03-15T12:59:00Z"/>
                <w:rFonts w:ascii="Times New Roman" w:hAnsi="Times New Roman"/>
              </w:rPr>
            </w:pPr>
            <w:ins w:id="48" w:author="Palacherla, Susmitha C" w:date="2022-03-15T12:59:00Z">
              <w:r>
                <w:rPr>
                  <w:rFonts w:ascii="Times New Roman" w:hAnsi="Times New Roman"/>
                  <w:sz w:val="20"/>
                  <w:szCs w:val="20"/>
                </w:rPr>
                <w:t>FeedNotificationCc</w:t>
              </w:r>
            </w:ins>
          </w:p>
        </w:tc>
        <w:tc>
          <w:tcPr>
            <w:tcW w:w="2045" w:type="dxa"/>
          </w:tcPr>
          <w:p w14:paraId="6B2364C4" w14:textId="492E9844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49" w:author="Palacherla, Susmitha C" w:date="2022-03-15T12:59:00Z"/>
                <w:rFonts w:ascii="Times New Roman" w:hAnsi="Times New Roman"/>
              </w:rPr>
            </w:pPr>
            <w:ins w:id="50" w:author="Palacherla, Susmitha C" w:date="2022-03-15T12:59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</w:p>
        </w:tc>
        <w:tc>
          <w:tcPr>
            <w:tcW w:w="980" w:type="dxa"/>
          </w:tcPr>
          <w:p w14:paraId="47DDA7CB" w14:textId="1B944910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1" w:author="Palacherla, Susmitha C" w:date="2022-03-15T12:59:00Z"/>
                <w:rFonts w:ascii="Times New Roman" w:hAnsi="Times New Roman"/>
              </w:rPr>
            </w:pPr>
            <w:ins w:id="52" w:author="Palacherla, Susmitha C" w:date="2022-03-15T12:59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575" w:type="dxa"/>
          </w:tcPr>
          <w:p w14:paraId="1D7AE280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3" w:author="Palacherla, Susmitha C" w:date="2022-03-15T12:59:00Z"/>
                <w:rFonts w:ascii="Times New Roman" w:hAnsi="Times New Roman"/>
              </w:rPr>
            </w:pPr>
          </w:p>
        </w:tc>
      </w:tr>
      <w:tr w:rsidR="00455E7C" w:rsidRPr="001D6CCE" w14:paraId="12FF49DC" w14:textId="77777777" w:rsidTr="00455E7C">
        <w:trPr>
          <w:trHeight w:val="368"/>
          <w:ins w:id="54" w:author="Palacherla, Susmitha C" w:date="2022-03-15T12:59:00Z"/>
        </w:trPr>
        <w:tc>
          <w:tcPr>
            <w:tcW w:w="1750" w:type="dxa"/>
          </w:tcPr>
          <w:p w14:paraId="312E6D34" w14:textId="22C3B4EB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5" w:author="Palacherla, Susmitha C" w:date="2022-03-15T12:59:00Z"/>
                <w:rFonts w:ascii="Times New Roman" w:hAnsi="Times New Roman"/>
              </w:rPr>
            </w:pPr>
            <w:ins w:id="56" w:author="Palacherla, Susmitha C" w:date="2022-03-15T12:59:00Z">
              <w:r>
                <w:rPr>
                  <w:rFonts w:ascii="Times New Roman" w:hAnsi="Times New Roman"/>
                  <w:sz w:val="20"/>
                  <w:szCs w:val="20"/>
                </w:rPr>
                <w:t>FeedNotificationPOC1</w:t>
              </w:r>
            </w:ins>
          </w:p>
        </w:tc>
        <w:tc>
          <w:tcPr>
            <w:tcW w:w="2045" w:type="dxa"/>
          </w:tcPr>
          <w:p w14:paraId="5D203869" w14:textId="4900677F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7" w:author="Palacherla, Susmitha C" w:date="2022-03-15T12:59:00Z"/>
                <w:rFonts w:ascii="Times New Roman" w:hAnsi="Times New Roman"/>
              </w:rPr>
            </w:pPr>
            <w:ins w:id="58" w:author="Palacherla, Susmitha C" w:date="2022-03-15T12:59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</w:p>
        </w:tc>
        <w:tc>
          <w:tcPr>
            <w:tcW w:w="980" w:type="dxa"/>
          </w:tcPr>
          <w:p w14:paraId="3820E9CA" w14:textId="2F8F61F5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59" w:author="Palacherla, Susmitha C" w:date="2022-03-15T12:59:00Z"/>
                <w:rFonts w:ascii="Times New Roman" w:hAnsi="Times New Roman"/>
              </w:rPr>
            </w:pPr>
            <w:ins w:id="60" w:author="Palacherla, Susmitha C" w:date="2022-03-15T12:59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575" w:type="dxa"/>
          </w:tcPr>
          <w:p w14:paraId="61B5B576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1" w:author="Palacherla, Susmitha C" w:date="2022-03-15T12:59:00Z"/>
                <w:rFonts w:ascii="Times New Roman" w:hAnsi="Times New Roman"/>
              </w:rPr>
            </w:pPr>
          </w:p>
        </w:tc>
      </w:tr>
      <w:tr w:rsidR="00455E7C" w:rsidRPr="001D6CCE" w14:paraId="0CA6A363" w14:textId="77777777" w:rsidTr="00455E7C">
        <w:trPr>
          <w:trHeight w:val="368"/>
          <w:ins w:id="62" w:author="Palacherla, Susmitha C" w:date="2022-03-15T12:59:00Z"/>
        </w:trPr>
        <w:tc>
          <w:tcPr>
            <w:tcW w:w="1750" w:type="dxa"/>
          </w:tcPr>
          <w:p w14:paraId="66C1362A" w14:textId="2AADC04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3" w:author="Palacherla, Susmitha C" w:date="2022-03-15T12:59:00Z"/>
                <w:rFonts w:ascii="Times New Roman" w:hAnsi="Times New Roman"/>
              </w:rPr>
            </w:pPr>
            <w:ins w:id="64" w:author="Palacherla, Susmitha C" w:date="2022-03-15T12:59:00Z">
              <w:r>
                <w:rPr>
                  <w:rFonts w:ascii="Times New Roman" w:hAnsi="Times New Roman"/>
                  <w:sz w:val="20"/>
                  <w:szCs w:val="20"/>
                </w:rPr>
                <w:t>FeedNotificationPOC2</w:t>
              </w:r>
            </w:ins>
          </w:p>
        </w:tc>
        <w:tc>
          <w:tcPr>
            <w:tcW w:w="2045" w:type="dxa"/>
          </w:tcPr>
          <w:p w14:paraId="1D47E0C5" w14:textId="66B6608C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5" w:author="Palacherla, Susmitha C" w:date="2022-03-15T12:59:00Z"/>
                <w:rFonts w:ascii="Times New Roman" w:hAnsi="Times New Roman"/>
              </w:rPr>
            </w:pPr>
            <w:ins w:id="66" w:author="Palacherla, Susmitha C" w:date="2022-03-15T12:59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</w:p>
        </w:tc>
        <w:tc>
          <w:tcPr>
            <w:tcW w:w="980" w:type="dxa"/>
          </w:tcPr>
          <w:p w14:paraId="6986B48A" w14:textId="7DA2C541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7" w:author="Palacherla, Susmitha C" w:date="2022-03-15T12:59:00Z"/>
                <w:rFonts w:ascii="Times New Roman" w:hAnsi="Times New Roman"/>
              </w:rPr>
            </w:pPr>
            <w:ins w:id="68" w:author="Palacherla, Susmitha C" w:date="2022-03-15T12:59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575" w:type="dxa"/>
          </w:tcPr>
          <w:p w14:paraId="6FC8FD34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69" w:author="Palacherla, Susmitha C" w:date="2022-03-15T12:59:00Z"/>
                <w:rFonts w:ascii="Times New Roman" w:hAnsi="Times New Roman"/>
              </w:rPr>
            </w:pPr>
          </w:p>
        </w:tc>
      </w:tr>
      <w:tr w:rsidR="00455E7C" w:rsidRPr="001D6CCE" w14:paraId="4BBADADF" w14:textId="77777777" w:rsidTr="00455E7C">
        <w:trPr>
          <w:trHeight w:val="368"/>
          <w:ins w:id="70" w:author="Palacherla, Susmitha C" w:date="2022-03-15T12:59:00Z"/>
        </w:trPr>
        <w:tc>
          <w:tcPr>
            <w:tcW w:w="1750" w:type="dxa"/>
          </w:tcPr>
          <w:p w14:paraId="6FD6CB3A" w14:textId="68764C1E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1" w:author="Palacherla, Susmitha C" w:date="2022-03-15T12:59:00Z"/>
                <w:rFonts w:ascii="Times New Roman" w:hAnsi="Times New Roman"/>
              </w:rPr>
            </w:pPr>
            <w:ins w:id="72" w:author="Palacherla, Susmitha C" w:date="2022-03-15T12:59:00Z">
              <w:r>
                <w:rPr>
                  <w:rFonts w:ascii="Times New Roman" w:hAnsi="Times New Roman"/>
                  <w:sz w:val="20"/>
                  <w:szCs w:val="20"/>
                </w:rPr>
                <w:t>FeedNotificationBody</w:t>
              </w:r>
            </w:ins>
          </w:p>
        </w:tc>
        <w:tc>
          <w:tcPr>
            <w:tcW w:w="2045" w:type="dxa"/>
          </w:tcPr>
          <w:p w14:paraId="1E3F6E1A" w14:textId="1D52FE55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3" w:author="Palacherla, Susmitha C" w:date="2022-03-15T12:59:00Z"/>
                <w:rFonts w:ascii="Times New Roman" w:hAnsi="Times New Roman"/>
              </w:rPr>
            </w:pPr>
            <w:ins w:id="74" w:author="Palacherla, Susmitha C" w:date="2022-03-15T12:59:00Z">
              <w:r w:rsidRPr="00677E9D">
                <w:rPr>
                  <w:rFonts w:ascii="Times New Roman" w:hAnsi="Times New Roman"/>
                  <w:color w:val="000000" w:themeColor="text1"/>
                </w:rPr>
                <w:t>Generic</w:t>
              </w:r>
              <w:r w:rsidRPr="00677E9D">
                <w:rPr>
                  <w:rFonts w:ascii="Times New Roman" w:hAnsi="Times New Roman"/>
                  <w:sz w:val="20"/>
                  <w:szCs w:val="20"/>
                </w:rPr>
                <w:t>_Coaching</w:t>
              </w:r>
            </w:ins>
          </w:p>
        </w:tc>
        <w:tc>
          <w:tcPr>
            <w:tcW w:w="980" w:type="dxa"/>
          </w:tcPr>
          <w:p w14:paraId="026FA302" w14:textId="13F3B7C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5" w:author="Palacherla, Susmitha C" w:date="2022-03-15T12:59:00Z"/>
                <w:rFonts w:ascii="Times New Roman" w:hAnsi="Times New Roman"/>
              </w:rPr>
            </w:pPr>
            <w:ins w:id="76" w:author="Palacherla, Susmitha C" w:date="2022-03-15T12:59:00Z">
              <w:r w:rsidRPr="00C315A7">
                <w:rPr>
                  <w:rFonts w:ascii="Times New Roman" w:hAnsi="Times New Roman"/>
                  <w:sz w:val="20"/>
                  <w:szCs w:val="20"/>
                </w:rPr>
                <w:t>String</w:t>
              </w:r>
            </w:ins>
          </w:p>
        </w:tc>
        <w:tc>
          <w:tcPr>
            <w:tcW w:w="4575" w:type="dxa"/>
          </w:tcPr>
          <w:p w14:paraId="48B7C53E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7" w:author="Palacherla, Susmitha C" w:date="2022-03-15T13:00:00Z"/>
                <w:rFonts w:ascii="Times New Roman" w:hAnsi="Times New Roman"/>
                <w:sz w:val="20"/>
                <w:szCs w:val="20"/>
              </w:rPr>
            </w:pPr>
            <w:ins w:id="78" w:author="Palacherla, Susmitha C" w:date="2022-03-15T13:00:00Z">
              <w:r w:rsidRPr="00455E7C">
                <w:rPr>
                  <w:rFonts w:ascii="Times New Roman" w:hAnsi="Times New Roman"/>
                  <w:sz w:val="20"/>
                  <w:szCs w:val="20"/>
                </w:rPr>
                <w:t xml:space="preserve">"Quality Other File " + @[User::VarFileName] + " was posted in 'xls(x)' format and could not be loaded into eCL." + "\n" + </w:t>
              </w:r>
            </w:ins>
          </w:p>
          <w:p w14:paraId="4D16B55D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79" w:author="Palacherla, Susmitha C" w:date="2022-03-15T13:00:00Z"/>
                <w:rFonts w:ascii="Times New Roman" w:hAnsi="Times New Roman"/>
                <w:sz w:val="20"/>
                <w:szCs w:val="20"/>
              </w:rPr>
            </w:pPr>
            <w:ins w:id="80" w:author="Palacherla, Susmitha C" w:date="2022-03-15T13:00:00Z">
              <w:r w:rsidRPr="00455E7C">
                <w:rPr>
                  <w:rFonts w:ascii="Times New Roman" w:hAnsi="Times New Roman"/>
                  <w:sz w:val="20"/>
                  <w:szCs w:val="20"/>
                </w:rPr>
                <w:t>"Please work with the feed providers to restage the file in '.csv' format." + "\n" +</w:t>
              </w:r>
            </w:ins>
          </w:p>
          <w:p w14:paraId="7B388274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1" w:author="Palacherla, Susmitha C" w:date="2022-03-15T13:00:00Z"/>
                <w:rFonts w:ascii="Times New Roman" w:hAnsi="Times New Roman"/>
                <w:sz w:val="20"/>
                <w:szCs w:val="20"/>
              </w:rPr>
            </w:pPr>
            <w:ins w:id="82" w:author="Palacherla, Susmitha C" w:date="2022-03-15T13:00:00Z">
              <w:r w:rsidRPr="00455E7C">
                <w:rPr>
                  <w:rFonts w:ascii="Times New Roman" w:hAnsi="Times New Roman"/>
                  <w:sz w:val="20"/>
                  <w:szCs w:val="20"/>
                </w:rPr>
                <w:t xml:space="preserve">"Primary point of contact(s) for file: " + </w:t>
              </w:r>
              <w:r w:rsidRPr="00455E7C">
                <w:rPr>
                  <w:rFonts w:ascii="Times New Roman" w:hAnsi="Times New Roman"/>
                  <w:sz w:val="20"/>
                  <w:szCs w:val="20"/>
                </w:rPr>
                <w:lastRenderedPageBreak/>
                <w:t>RTRIM(@[User::FeedNotificationPOC1]) + " &amp; " +  "\n" +</w:t>
              </w:r>
            </w:ins>
          </w:p>
          <w:p w14:paraId="41F19BE5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3" w:author="Palacherla, Susmitha C" w:date="2022-03-15T13:00:00Z"/>
                <w:rFonts w:ascii="Times New Roman" w:hAnsi="Times New Roman"/>
                <w:sz w:val="20"/>
                <w:szCs w:val="20"/>
              </w:rPr>
            </w:pPr>
            <w:ins w:id="84" w:author="Palacherla, Susmitha C" w:date="2022-03-15T13:00:00Z">
              <w:r w:rsidRPr="00455E7C">
                <w:rPr>
                  <w:rFonts w:ascii="Times New Roman" w:hAnsi="Times New Roman"/>
                  <w:sz w:val="20"/>
                  <w:szCs w:val="20"/>
                </w:rPr>
                <w:t>"Secondary point of contact(s) for file: " + @[User::FeedNotificationPOC2] + ".\n"  + "\n" +</w:t>
              </w:r>
            </w:ins>
          </w:p>
          <w:p w14:paraId="6CF66E7D" w14:textId="77777777" w:rsidR="00455E7C" w:rsidRPr="00455E7C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5" w:author="Palacherla, Susmitha C" w:date="2022-03-15T13:00:00Z"/>
                <w:rFonts w:ascii="Times New Roman" w:hAnsi="Times New Roman"/>
                <w:sz w:val="20"/>
                <w:szCs w:val="20"/>
              </w:rPr>
            </w:pPr>
            <w:ins w:id="86" w:author="Palacherla, Susmitha C" w:date="2022-03-15T13:00:00Z">
              <w:r w:rsidRPr="00455E7C">
                <w:rPr>
                  <w:rFonts w:ascii="Times New Roman" w:hAnsi="Times New Roman"/>
                  <w:sz w:val="20"/>
                  <w:szCs w:val="20"/>
                </w:rPr>
                <w:t>"Thank you," + "\n" +</w:t>
              </w:r>
            </w:ins>
          </w:p>
          <w:p w14:paraId="0FCD22C0" w14:textId="5C1C0608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87" w:author="Palacherla, Susmitha C" w:date="2022-03-15T12:59:00Z"/>
                <w:rFonts w:ascii="Times New Roman" w:hAnsi="Times New Roman"/>
              </w:rPr>
            </w:pPr>
            <w:ins w:id="88" w:author="Palacherla, Susmitha C" w:date="2022-03-15T13:00:00Z">
              <w:r w:rsidRPr="00455E7C">
                <w:rPr>
                  <w:rFonts w:ascii="Times New Roman" w:hAnsi="Times New Roman"/>
                  <w:sz w:val="20"/>
                  <w:szCs w:val="20"/>
                </w:rPr>
                <w:t>"eCoaching Log Team."</w:t>
              </w:r>
            </w:ins>
          </w:p>
        </w:tc>
      </w:tr>
      <w:tr w:rsidR="00455E7C" w:rsidRPr="001D6CCE" w14:paraId="437D0870" w14:textId="77777777" w:rsidTr="00455E7C">
        <w:trPr>
          <w:trHeight w:val="368"/>
          <w:ins w:id="89" w:author="Palacherla, Susmitha C" w:date="2022-03-15T12:59:00Z"/>
        </w:trPr>
        <w:tc>
          <w:tcPr>
            <w:tcW w:w="1750" w:type="dxa"/>
          </w:tcPr>
          <w:p w14:paraId="5A6B738D" w14:textId="5F637815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0" w:author="Palacherla, Susmitha C" w:date="2022-03-15T12:59:00Z"/>
                <w:rFonts w:ascii="Times New Roman" w:hAnsi="Times New Roman"/>
              </w:rPr>
            </w:pPr>
          </w:p>
        </w:tc>
        <w:tc>
          <w:tcPr>
            <w:tcW w:w="2045" w:type="dxa"/>
          </w:tcPr>
          <w:p w14:paraId="673CE08E" w14:textId="4D9EC7CA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1" w:author="Palacherla, Susmitha C" w:date="2022-03-15T12:59:00Z"/>
                <w:rFonts w:ascii="Times New Roman" w:hAnsi="Times New Roman"/>
              </w:rPr>
            </w:pPr>
          </w:p>
        </w:tc>
        <w:tc>
          <w:tcPr>
            <w:tcW w:w="980" w:type="dxa"/>
          </w:tcPr>
          <w:p w14:paraId="257F9CDA" w14:textId="52E171A2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2" w:author="Palacherla, Susmitha C" w:date="2022-03-15T12:59:00Z"/>
                <w:rFonts w:ascii="Times New Roman" w:hAnsi="Times New Roman"/>
              </w:rPr>
            </w:pPr>
          </w:p>
        </w:tc>
        <w:tc>
          <w:tcPr>
            <w:tcW w:w="4575" w:type="dxa"/>
          </w:tcPr>
          <w:p w14:paraId="2BB114F0" w14:textId="77777777" w:rsidR="00455E7C" w:rsidRPr="001D6CCE" w:rsidRDefault="00455E7C" w:rsidP="00455E7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93" w:author="Palacherla, Susmitha C" w:date="2022-03-15T12:59:00Z"/>
                <w:rFonts w:ascii="Times New Roman" w:hAnsi="Times New Roman"/>
              </w:rPr>
            </w:pPr>
          </w:p>
        </w:tc>
      </w:tr>
    </w:tbl>
    <w:p w14:paraId="73A3387B" w14:textId="77777777" w:rsidR="00E654C3" w:rsidRPr="001D6CCE" w:rsidRDefault="00E654C3" w:rsidP="00E654C3">
      <w:pPr>
        <w:rPr>
          <w:rFonts w:ascii="Times New Roman" w:hAnsi="Times New Roman"/>
          <w:b/>
        </w:rPr>
      </w:pPr>
    </w:p>
    <w:p w14:paraId="57BAC71C" w14:textId="77777777" w:rsidR="00E654C3" w:rsidRPr="001D6CCE" w:rsidRDefault="00E654C3" w:rsidP="0076086A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14:paraId="337563E6" w14:textId="77777777"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Destinationdb</w:t>
      </w:r>
    </w:p>
    <w:p w14:paraId="39864985" w14:textId="1F0E5863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 w:rsidR="00C82F07">
        <w:rPr>
          <w:rFonts w:ascii="Times New Roman" w:hAnsi="Times New Roman"/>
        </w:rPr>
        <w:t>UVAADADSQL50CCO</w:t>
      </w:r>
      <w:r w:rsidRPr="00257251">
        <w:rPr>
          <w:rFonts w:ascii="Times New Roman" w:hAnsi="Times New Roman"/>
        </w:rPr>
        <w:t>DB – eCoachingdev</w:t>
      </w:r>
    </w:p>
    <w:p w14:paraId="6FBF3A6C" w14:textId="77777777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eCoachingtest</w:t>
      </w:r>
    </w:p>
    <w:p w14:paraId="1631298A" w14:textId="04618CC2"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 w:rsidR="00FD7637">
        <w:rPr>
          <w:rFonts w:ascii="Times New Roman" w:hAnsi="Times New Roman"/>
        </w:rPr>
        <w:t>UVAAPADSQL50CCO</w:t>
      </w:r>
      <w:r w:rsidRPr="00257251">
        <w:rPr>
          <w:rFonts w:ascii="Times New Roman" w:hAnsi="Times New Roman"/>
        </w:rPr>
        <w:t xml:space="preserve"> – eCoaching</w:t>
      </w:r>
    </w:p>
    <w:p w14:paraId="7713409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A2AAB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7B124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782C2B" w14:textId="77777777" w:rsidR="00E654C3" w:rsidRPr="001D6CCE" w:rsidRDefault="00171192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color w:val="000000" w:themeColor="text1"/>
        </w:rPr>
        <w:t>CTC</w:t>
      </w:r>
      <w:r w:rsidR="00265092" w:rsidRPr="001D6CCE">
        <w:rPr>
          <w:rFonts w:ascii="Times New Roman" w:hAnsi="Times New Roman"/>
        </w:rPr>
        <w:t>_File</w:t>
      </w:r>
    </w:p>
    <w:p w14:paraId="24433E52" w14:textId="77777777" w:rsidR="00E654C3" w:rsidRPr="00925A7E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42BA9B51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4FDD" w14:textId="77777777" w:rsidR="00E654C3" w:rsidRPr="001D6CCE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F3C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035864" wp14:editId="5662DE33">
            <wp:extent cx="2660904" cy="1828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09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982A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B7D04" w14:textId="77777777" w:rsidR="00265092" w:rsidRPr="001D6CCE" w:rsidRDefault="002650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97E2BC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E22FC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50755B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B3128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D9AEAA" w14:textId="77777777" w:rsidR="00171192" w:rsidRPr="001D6CCE" w:rsidRDefault="00C22C83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B</w:t>
      </w:r>
      <w:r w:rsidR="009D1184">
        <w:rPr>
          <w:rFonts w:ascii="Times New Roman" w:hAnsi="Times New Roman"/>
          <w:color w:val="000000" w:themeColor="text1"/>
        </w:rPr>
        <w:t>ingo</w:t>
      </w:r>
      <w:r w:rsidR="00171192" w:rsidRPr="001D6CCE">
        <w:rPr>
          <w:rFonts w:ascii="Times New Roman" w:hAnsi="Times New Roman"/>
        </w:rPr>
        <w:t>_File</w:t>
      </w:r>
    </w:p>
    <w:p w14:paraId="7B0E7464" w14:textId="77777777" w:rsidR="00171192" w:rsidRDefault="001F3C08" w:rsidP="00925A7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749408DA" w14:textId="77777777" w:rsidR="00C22C83" w:rsidRPr="001D6CC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247C04" w14:textId="77777777" w:rsidR="00C22C83" w:rsidRPr="001D6CCE" w:rsidRDefault="00C22C83" w:rsidP="00C22C83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OTH</w:t>
      </w:r>
      <w:r w:rsidRPr="001D6CCE">
        <w:rPr>
          <w:rFonts w:ascii="Times New Roman" w:hAnsi="Times New Roman"/>
        </w:rPr>
        <w:t>_File</w:t>
      </w:r>
    </w:p>
    <w:p w14:paraId="08B6AA28" w14:textId="77777777" w:rsidR="00C22C83" w:rsidRPr="00925A7E" w:rsidRDefault="00C22C83" w:rsidP="00C22C83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 +  @[User::VarFileName]</w:t>
      </w:r>
    </w:p>
    <w:p w14:paraId="62AA6804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655717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AEDF0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lastRenderedPageBreak/>
        <w:t>Failed</w:t>
      </w:r>
      <w:r w:rsidRPr="001D6CCE">
        <w:rPr>
          <w:rFonts w:ascii="Times New Roman" w:hAnsi="Times New Roman"/>
        </w:rPr>
        <w:t>_File</w:t>
      </w:r>
    </w:p>
    <w:p w14:paraId="1416EF33" w14:textId="77777777" w:rsidR="00171192" w:rsidRPr="001D6CCE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@[User::DecryptedOutPath]+ @[User::varFailedFile]</w:t>
      </w:r>
    </w:p>
    <w:p w14:paraId="4EE3374A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DCD01D2" w14:textId="77777777" w:rsidR="001F3C08" w:rsidRPr="001D6CCE" w:rsidRDefault="001F3C08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  <w:color w:val="000000" w:themeColor="text1"/>
        </w:rPr>
        <w:t>Encrypted</w:t>
      </w:r>
      <w:r w:rsidRPr="001D6CCE">
        <w:rPr>
          <w:rFonts w:ascii="Times New Roman" w:hAnsi="Times New Roman"/>
        </w:rPr>
        <w:t>_File</w:t>
      </w:r>
    </w:p>
    <w:p w14:paraId="3CCBE3BA" w14:textId="77777777" w:rsidR="001F3C08" w:rsidRPr="00273931" w:rsidRDefault="001F3C08" w:rsidP="001F3C08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r w:rsidRPr="001F3C08">
        <w:rPr>
          <w:rFonts w:ascii="Times New Roman" w:hAnsi="Times New Roman"/>
        </w:rPr>
        <w:t>@[User::EncryptedOutPath] +  @[User::varEncryptedFileName]</w:t>
      </w:r>
    </w:p>
    <w:p w14:paraId="74EC3BF2" w14:textId="77777777"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C4A9E7" w14:textId="77777777"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B6C77B" w14:textId="77777777"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0F74E0" w14:textId="77777777"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14:paraId="2D7421E1" w14:textId="075B596E" w:rsidR="00A67A9C" w:rsidRPr="001D6CCE" w:rsidRDefault="00966EF6" w:rsidP="00966EF6">
      <w:pPr>
        <w:ind w:left="2880"/>
        <w:rPr>
          <w:rFonts w:ascii="Times New Roman" w:hAnsi="Times New Roman"/>
          <w:noProof/>
        </w:rPr>
      </w:pPr>
      <w:r w:rsidRPr="00966EF6">
        <w:t>smtpint.maxcorp.maximus</w:t>
      </w:r>
    </w:p>
    <w:p w14:paraId="5B448A28" w14:textId="77777777"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F74FD11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D5B86" w14:textId="77777777"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F4D28AD" w14:textId="77777777"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1E5E93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1EEC3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57F5E1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80B006" w14:textId="77777777"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EDB69D" w14:textId="77777777"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83761B" w14:textId="77777777"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B56D82D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DB0259E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99FEE1F" w14:textId="77777777"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77EFF4A" w14:textId="77777777"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E14A688" w14:textId="77777777" w:rsidR="00202048" w:rsidRPr="001D6CCE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14:paraId="4945716B" w14:textId="77777777" w:rsidR="00202048" w:rsidRPr="001D6CCE" w:rsidRDefault="0020204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81CF0B0" w14:textId="77777777"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14:paraId="594A491B" w14:textId="77777777" w:rsidR="00A52549" w:rsidRPr="001D6CCE" w:rsidRDefault="00A52549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1E3815B" w14:textId="2E926CDD" w:rsidR="002D6FA4" w:rsidRPr="001D6CCE" w:rsidRDefault="009D118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9D1184">
        <w:rPr>
          <w:noProof/>
        </w:rPr>
        <w:lastRenderedPageBreak/>
        <w:t xml:space="preserve"> </w:t>
      </w:r>
      <w:r w:rsidR="00931693" w:rsidRPr="00931693">
        <w:rPr>
          <w:noProof/>
        </w:rPr>
        <w:t xml:space="preserve"> </w:t>
      </w:r>
      <w:del w:id="94" w:author="Palacherla, Susmitha C" w:date="2022-03-15T13:03:00Z">
        <w:r w:rsidR="00931693" w:rsidDel="00044224">
          <w:rPr>
            <w:noProof/>
          </w:rPr>
          <w:drawing>
            <wp:inline distT="0" distB="0" distL="0" distR="0" wp14:anchorId="76E941C4" wp14:editId="476CDECD">
              <wp:extent cx="2249424" cy="4572000"/>
              <wp:effectExtent l="0" t="0" r="0" b="0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49424" cy="45720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  <w:ins w:id="95" w:author="Palacherla, Susmitha C" w:date="2022-03-15T13:03:00Z">
        <w:r w:rsidR="00044224">
          <w:rPr>
            <w:noProof/>
          </w:rPr>
          <w:drawing>
            <wp:inline distT="0" distB="0" distL="0" distR="0" wp14:anchorId="42671B53" wp14:editId="78064EE8">
              <wp:extent cx="2103120" cy="5486400"/>
              <wp:effectExtent l="0" t="0" r="0" b="0"/>
              <wp:docPr id="8" name="Picture 8" descr="A picture containing chart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8" name="Picture 8" descr="A picture containing chart&#10;&#10;Description automatically generated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03120" cy="5486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FE62CCA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C512C15" w14:textId="77777777" w:rsidR="001D6CCE" w:rsidRPr="001D6CCE" w:rsidRDefault="001D6CCE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114EE4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B061307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14C97C" w14:textId="77777777" w:rsidR="002D6FA4" w:rsidRPr="001D6CCE" w:rsidRDefault="002D6FA4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F828100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Workflow</w:t>
      </w:r>
    </w:p>
    <w:p w14:paraId="1C9BA682" w14:textId="77777777" w:rsidR="00494DF0" w:rsidRPr="001D6CCE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A4F83F9" w14:textId="77777777" w:rsidR="00807FCA" w:rsidRDefault="00522634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Decrypt Encrypted Files</w:t>
      </w:r>
    </w:p>
    <w:p w14:paraId="7786AA84" w14:textId="77777777" w:rsidR="00522634" w:rsidRDefault="00522634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48799A" w14:textId="77777777" w:rsidR="00C22C83" w:rsidRDefault="00C22C83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  <w:r>
        <w:rPr>
          <w:noProof/>
        </w:rPr>
        <w:lastRenderedPageBreak/>
        <w:drawing>
          <wp:inline distT="0" distB="0" distL="0" distR="0" wp14:anchorId="58AF4FB9" wp14:editId="5892460B">
            <wp:extent cx="1161288" cy="18288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AEEE" w14:textId="77777777" w:rsidR="00C22C83" w:rsidRPr="00925A7E" w:rsidRDefault="00C22C83" w:rsidP="00925A7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9DCE42F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5A2AC580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5E7A4F4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12AFFC3C" w14:textId="77777777" w:rsidR="00522634" w:rsidRPr="00CA5EB0" w:rsidRDefault="00522634" w:rsidP="00953B0B">
      <w:pPr>
        <w:pStyle w:val="ListParagraph"/>
        <w:numPr>
          <w:ilvl w:val="0"/>
          <w:numId w:val="10"/>
        </w:numPr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 system task – Backup </w:t>
      </w:r>
      <w:r>
        <w:rPr>
          <w:rFonts w:ascii="Times New Roman" w:hAnsi="Times New Roman"/>
        </w:rPr>
        <w:t>encrypted files</w:t>
      </w:r>
    </w:p>
    <w:p w14:paraId="046C4A3D" w14:textId="77777777" w:rsidR="00522634" w:rsidRPr="00CA5EB0" w:rsidRDefault="00522634" w:rsidP="00522634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4968C1BA" w14:textId="77777777" w:rsidR="00522634" w:rsidRPr="00CA5EB0" w:rsidRDefault="00522634" w:rsidP="00522634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Container: Foreach  File Loop </w:t>
      </w:r>
    </w:p>
    <w:p w14:paraId="52DCE5EB" w14:textId="66CF3D7D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>
        <w:rPr>
          <w:rFonts w:ascii="Times New Roman" w:hAnsi="Times New Roman"/>
        </w:rPr>
        <w:t>\data\coaching\Quality</w:t>
      </w:r>
      <w:r w:rsidRPr="003B4096">
        <w:rPr>
          <w:rFonts w:ascii="Times New Roman" w:hAnsi="Times New Roman"/>
        </w:rPr>
        <w:t>\Encrypt_out\</w:t>
      </w:r>
    </w:p>
    <w:p w14:paraId="7F6D510B" w14:textId="77777777" w:rsidR="00522634" w:rsidRDefault="00522634" w:rsidP="00522634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3B4096">
        <w:rPr>
          <w:rFonts w:ascii="Times New Roman" w:hAnsi="Times New Roman"/>
        </w:rPr>
        <w:t>eCL*ETS_*.encrypt</w:t>
      </w:r>
    </w:p>
    <w:p w14:paraId="1FCB09AF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4B3F4DA0" w14:textId="77777777" w:rsidR="00522634" w:rsidRPr="00CA5EB0" w:rsidRDefault="00522634" w:rsidP="00522634">
      <w:pPr>
        <w:spacing w:after="0"/>
        <w:ind w:left="1080"/>
        <w:rPr>
          <w:rFonts w:ascii="Times New Roman" w:hAnsi="Times New Roman"/>
        </w:rPr>
      </w:pPr>
    </w:p>
    <w:p w14:paraId="5691BECD" w14:textId="77777777" w:rsidR="00522634" w:rsidRPr="00CA5EB0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Decrypt files</w:t>
      </w:r>
    </w:p>
    <w:p w14:paraId="3051A9D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960C07" wp14:editId="5D58684B">
            <wp:extent cx="3602736" cy="18288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2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A879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364FE1B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475049C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283EB45B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0899DF2E" w14:textId="77777777" w:rsidR="00522634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3A5F9E9" wp14:editId="3171325E">
            <wp:extent cx="3520440" cy="914400"/>
            <wp:effectExtent l="0" t="0" r="381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8C34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12F66BFA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991B6F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16BE1AFD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161E0F17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1A359B28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158E110B" w14:textId="77777777" w:rsidR="00522634" w:rsidRDefault="00522634" w:rsidP="00522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309FBA" w14:textId="77777777" w:rsidR="00522634" w:rsidRPr="00CA5EB0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26C560D" w14:textId="77777777" w:rsidR="00522634" w:rsidRDefault="00522634" w:rsidP="00953B0B">
      <w:pPr>
        <w:pStyle w:val="ListParagraph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 task – Backup Encrypted files</w:t>
      </w:r>
    </w:p>
    <w:p w14:paraId="612DDC08" w14:textId="77777777" w:rsidR="00522634" w:rsidRPr="00273931" w:rsidRDefault="00522634" w:rsidP="00522634">
      <w:pPr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EA60801" wp14:editId="228DEF9F">
            <wp:extent cx="3959352" cy="1828800"/>
            <wp:effectExtent l="0" t="0" r="317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84C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6849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8E5627F" w14:textId="77777777"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03006E1E" w14:textId="77777777" w:rsidR="00C06FFD" w:rsidRPr="001D6CCE" w:rsidRDefault="00C06FFD" w:rsidP="009D118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14:paraId="428D2F6B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3D60F065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AF318F9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6B11F0D4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2A50F632" w14:textId="77777777" w:rsidR="00C06FFD" w:rsidRPr="001D6CCE" w:rsidRDefault="00C06FFD" w:rsidP="00953B0B">
      <w:pPr>
        <w:pStyle w:val="ListParagraph"/>
        <w:numPr>
          <w:ilvl w:val="0"/>
          <w:numId w:val="17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7F01955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ACACE6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15DD87B" w14:textId="64A0AA10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1846B90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6C353348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A2E77C3" wp14:editId="23B534E1">
            <wp:extent cx="4251960" cy="1463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4705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29A5A0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9BA68B0" wp14:editId="7F4F16AE">
            <wp:extent cx="2898648" cy="1828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86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251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3A6E04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825FD09" wp14:editId="0469046F">
            <wp:extent cx="3502152" cy="270662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7F617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BDBD8B6" wp14:editId="4C159569">
            <wp:extent cx="4343400" cy="1408176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D7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1AD67D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474C6B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311A812" wp14:editId="0769ACF5">
            <wp:extent cx="1133856" cy="3657600"/>
            <wp:effectExtent l="0" t="0" r="9525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5C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8F25AC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3491CF33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C6ACDF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58E2BC94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0D69643E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1F375646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8F5744D" w14:textId="77777777" w:rsidR="00C06FFD" w:rsidRPr="001D6CCE" w:rsidRDefault="00C06FFD" w:rsidP="00953B0B">
      <w:pPr>
        <w:pStyle w:val="ListParagraph"/>
        <w:numPr>
          <w:ilvl w:val="0"/>
          <w:numId w:val="18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6B7B82A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C4FB12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184C34CF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3E92A49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C1CF490" wp14:editId="7DDF360A">
            <wp:extent cx="2362200" cy="895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C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3D8221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35A1A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5C900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729160A" wp14:editId="7E3F79EF">
            <wp:extent cx="2404872" cy="1828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48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C13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FE975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A4E04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FINDSTRING(@[User::VarFileName],"CTC",1 ) &gt; </w:t>
      </w:r>
      <w:r w:rsidR="009D1184">
        <w:rPr>
          <w:rFonts w:ascii="Times New Roman" w:hAnsi="Times New Roman"/>
        </w:rPr>
        <w:t>0</w:t>
      </w:r>
    </w:p>
    <w:p w14:paraId="7E0D6BC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3ED378A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E789F7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435D336" wp14:editId="7FF4B586">
            <wp:extent cx="1905000" cy="78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AAF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7165D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5C5F8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9E4DFFF" wp14:editId="0C721F78">
            <wp:extent cx="2414016" cy="2542032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4016" cy="254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1B3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56D79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3BE599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3AEF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12DEC4E" wp14:editId="29CF182C">
            <wp:extent cx="2514600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DD4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04FD1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DF0D6E" wp14:editId="7012E656">
            <wp:extent cx="3172968" cy="1828800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729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A2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EFC6E30" w14:textId="77777777" w:rsidR="000B06CF" w:rsidRPr="001D6CCE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251BEB53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Derived column</w:t>
      </w:r>
    </w:p>
    <w:p w14:paraId="3B1F98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01B65FC" wp14:editId="56242806">
            <wp:extent cx="3191256" cy="2286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C6A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EE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(DT_STR,4000,1252)((ISNULL(ProblemText) ? "Problem: N/A|" : ProblemText + "|") + (ISNULL(BehaviorText) ? "Behavior: N/A|" : BehaviorText + "|") + (ISNULL(ResultText) ? "Result: N/A|" : ResultText + "|") + (ISNULL(FollowUpText) ? "Follow Up: N/A|" : FollowUpText))</w:t>
      </w:r>
    </w:p>
    <w:p w14:paraId="0EFE6B8D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70B426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BBEAEC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3046C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177764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354BF4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FFC10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4203FDA" wp14:editId="243E6796">
            <wp:extent cx="3090672" cy="253288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253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5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220D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5975B1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0904E6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FBAB3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918B3B9" wp14:editId="13B36599">
            <wp:extent cx="3282696" cy="2743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32ED" w14:textId="77777777" w:rsidR="00C06FFD" w:rsidRPr="001D6CCE" w:rsidRDefault="00C06FFD" w:rsidP="00953B0B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 destination</w:t>
      </w:r>
    </w:p>
    <w:p w14:paraId="6D826EA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44D6A8F" wp14:editId="08FDD0D6">
            <wp:extent cx="3977640" cy="2679192"/>
            <wp:effectExtent l="0" t="0" r="381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67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D1F7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0C133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C414FE7" wp14:editId="40A30033">
            <wp:extent cx="3054096" cy="3374136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ED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721C02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84B6F9B" wp14:editId="1105674D">
            <wp:extent cx="4764024" cy="1728216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4024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AE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05320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5C03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B0F00A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8B5A5" w14:textId="77777777" w:rsidR="00C06FFD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727D76D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524633A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37B9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758AE38" wp14:editId="40206B7E">
            <wp:extent cx="5093208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636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80D12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BE53B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2C932E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D173EC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D1185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6C88FC0" wp14:editId="473F7D76">
            <wp:extent cx="21431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6D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6938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58779F0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001DA84B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0CCDEE4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9BCE0FF" wp14:editId="0E107B45">
            <wp:extent cx="1733550" cy="6667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C14D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2F8F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55B75F" wp14:editId="58687EEB">
            <wp:extent cx="3209544" cy="2743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69E2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CDF664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3BD9DB2F" wp14:editId="2FBA5D70">
            <wp:extent cx="3227832" cy="27432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F57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3C701AB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33BCDC2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6F57AF6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11F18C7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AA7718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04BBF56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39C25FD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70E3726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60A8B53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433C79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(?,GetDate(), ?, ?,?)</w:t>
      </w:r>
    </w:p>
    <w:p w14:paraId="0208A6B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0F0DB0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106561" w14:textId="77777777" w:rsidR="00C06FFD" w:rsidRPr="001D6CCE" w:rsidRDefault="00C06FFD" w:rsidP="00953B0B">
      <w:pPr>
        <w:pStyle w:val="ListParagraph"/>
        <w:numPr>
          <w:ilvl w:val="0"/>
          <w:numId w:val="19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370E1B0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3068E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B9F507B" wp14:editId="49DF3A67">
            <wp:extent cx="2381250" cy="800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8C6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5862D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3D05258" wp14:editId="39F3B40A">
            <wp:extent cx="3767328" cy="1828800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FC58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E189D2" w14:textId="77777777" w:rsidR="00522634" w:rsidRDefault="00522634" w:rsidP="0052263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11710C91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38FBD0E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89C034" w14:textId="77777777" w:rsidR="00C06FFD" w:rsidRPr="001D6CCE" w:rsidRDefault="00C06FFD" w:rsidP="00C06FFD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 xml:space="preserve">For each </w:t>
      </w:r>
      <w:r>
        <w:rPr>
          <w:rFonts w:ascii="Times New Roman" w:hAnsi="Times New Roman"/>
          <w:b/>
          <w:color w:val="000000" w:themeColor="text1"/>
        </w:rPr>
        <w:t>BQN</w:t>
      </w:r>
      <w:r w:rsidRPr="001D6CCE">
        <w:rPr>
          <w:rFonts w:ascii="Times New Roman" w:hAnsi="Times New Roman"/>
          <w:b/>
        </w:rPr>
        <w:t xml:space="preserve"> file in Staging directory Workflow</w:t>
      </w:r>
    </w:p>
    <w:p w14:paraId="529F4A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43FFD89C" w14:textId="77777777" w:rsidR="00C06FFD" w:rsidRPr="001D6CCE" w:rsidRDefault="00C06FFD" w:rsidP="00C06FFD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925C0B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Package on failure- True</w:t>
      </w:r>
    </w:p>
    <w:p w14:paraId="486044B1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303803F5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1</w:t>
      </w:r>
    </w:p>
    <w:p w14:paraId="6FFC96AF" w14:textId="77777777" w:rsidR="00C06FFD" w:rsidRPr="001D6CCE" w:rsidRDefault="00C06FFD" w:rsidP="00953B0B">
      <w:pPr>
        <w:pStyle w:val="ListParagraph"/>
        <w:numPr>
          <w:ilvl w:val="0"/>
          <w:numId w:val="25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True</w:t>
      </w:r>
    </w:p>
    <w:p w14:paraId="482D98C2" w14:textId="77777777" w:rsidR="00C06FFD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184A1495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6D046441" w14:textId="77777777" w:rsidR="009D1184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5C87006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42286EAD" w14:textId="2AD63CA4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9D1184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9D1184">
        <w:rPr>
          <w:rFonts w:ascii="Times New Roman" w:hAnsi="Times New Roman"/>
        </w:rPr>
        <w:t>\data\coaching\Quality</w:t>
      </w:r>
      <w:r w:rsidR="009D1184" w:rsidRPr="003B4096">
        <w:rPr>
          <w:rFonts w:ascii="Times New Roman" w:hAnsi="Times New Roman"/>
        </w:rPr>
        <w:t>\Encrypt_out\</w:t>
      </w:r>
    </w:p>
    <w:p w14:paraId="242AC036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171C9789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54EB4B4" wp14:editId="47774BC3">
            <wp:extent cx="4251960" cy="14630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13E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4E7F2491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6A240AC" wp14:editId="5997CF3D">
            <wp:extent cx="4297680" cy="2715768"/>
            <wp:effectExtent l="0" t="0" r="762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4BA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75E42C8B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FF63F50" wp14:editId="14E7A5F9">
            <wp:extent cx="3502152" cy="2706624"/>
            <wp:effectExtent l="0" t="0" r="317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BCC4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5D706FE" wp14:editId="75340753">
            <wp:extent cx="4343400" cy="1408176"/>
            <wp:effectExtent l="0" t="0" r="0" b="190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972D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CA76960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0D823B0E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58203DE2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67F2F0F9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6E13738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B449BB2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 – </w:t>
      </w:r>
      <w:r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1215F3C7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</w:t>
      </w:r>
      <w:r>
        <w:rPr>
          <w:rFonts w:ascii="Times New Roman" w:hAnsi="Times New Roman"/>
        </w:rPr>
        <w:t>Update Staging table and Reject Logs</w:t>
      </w:r>
    </w:p>
    <w:p w14:paraId="6F35D35C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Load </w:t>
      </w:r>
      <w:r>
        <w:rPr>
          <w:rFonts w:ascii="Times New Roman" w:hAnsi="Times New Roman"/>
        </w:rPr>
        <w:t>C</w:t>
      </w:r>
      <w:r w:rsidRPr="001D6CCE">
        <w:rPr>
          <w:rFonts w:ascii="Times New Roman" w:hAnsi="Times New Roman"/>
        </w:rPr>
        <w:t>oaching_Log and Coaching_Log_Reason tables</w:t>
      </w:r>
    </w:p>
    <w:p w14:paraId="7EFA67DB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676F2B13" w14:textId="77777777" w:rsidR="00C06FFD" w:rsidRPr="001D6CCE" w:rsidRDefault="00C06FFD" w:rsidP="00953B0B">
      <w:pPr>
        <w:pStyle w:val="ListParagraph"/>
        <w:numPr>
          <w:ilvl w:val="0"/>
          <w:numId w:val="22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 – </w:t>
      </w:r>
      <w:r>
        <w:rPr>
          <w:rFonts w:ascii="Times New Roman" w:hAnsi="Times New Roman"/>
        </w:rPr>
        <w:t>Delete loaded file</w:t>
      </w:r>
    </w:p>
    <w:p w14:paraId="2ED4751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</w:p>
    <w:p w14:paraId="279D7AA8" w14:textId="77777777" w:rsidR="00C06FFD" w:rsidRPr="001D6CCE" w:rsidRDefault="00C06FFD" w:rsidP="00C06FFD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F773D72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C7D240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809FF2D" wp14:editId="628F3D48">
            <wp:extent cx="2362200" cy="8953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92F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DA285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0EF48C9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C1C1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C2EEE7D" wp14:editId="1F800A81">
            <wp:extent cx="3611880" cy="2752344"/>
            <wp:effectExtent l="0" t="0" r="762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23D6F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C6BB9F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BCB29FB" w14:textId="77777777" w:rsidR="009D1184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9D1184">
        <w:rPr>
          <w:rFonts w:ascii="Times New Roman" w:hAnsi="Times New Roman"/>
        </w:rPr>
        <w:t>FINDSTRING(@[User::VarFileName],"BQ",1 ) &gt; 0</w:t>
      </w:r>
    </w:p>
    <w:p w14:paraId="0C163A7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BCD5DCA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093EC92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1FA938" wp14:editId="6FAB7F37">
            <wp:extent cx="1905000" cy="7810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75CE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7E2F4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C2787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13C51D3" wp14:editId="221BD469">
            <wp:extent cx="1289304" cy="1828800"/>
            <wp:effectExtent l="0" t="0" r="635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930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9FC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BC2B616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57D0628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0619F06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20B081EF" wp14:editId="2E7573BC">
            <wp:extent cx="2560320" cy="2286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A74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F0469F8" w14:textId="77777777" w:rsidR="000B06CF" w:rsidRDefault="000B06CF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622FD4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Data Conversion</w:t>
      </w:r>
    </w:p>
    <w:p w14:paraId="2CD19EA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C11158" w14:textId="77777777" w:rsidR="00C06FFD" w:rsidRPr="001D6CCE" w:rsidRDefault="009D1184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AE5B8D4" wp14:editId="09F08C70">
            <wp:extent cx="2313432" cy="18288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1343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FC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86998F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61E4C88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6AC4D9" w14:textId="77777777" w:rsidR="00C06FFD" w:rsidRPr="001D6CCE" w:rsidRDefault="000B06CF" w:rsidP="009D1184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C485C0F" wp14:editId="2F008E35">
            <wp:extent cx="1947672" cy="9144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7672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AD4E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1B844B" w14:textId="77777777" w:rsidR="00C06FFD" w:rsidRPr="001D6CCE" w:rsidRDefault="00C06FFD" w:rsidP="00953B0B">
      <w:pPr>
        <w:pStyle w:val="ListParagraph"/>
        <w:widowControl w:val="0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t>o</w:t>
      </w:r>
      <w:r w:rsidRPr="001D6CCE">
        <w:rPr>
          <w:rFonts w:ascii="Times New Roman" w:hAnsi="Times New Roman"/>
        </w:rPr>
        <w:t>ledb destination</w:t>
      </w:r>
    </w:p>
    <w:p w14:paraId="02AF0D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0B377E2" w14:textId="77777777" w:rsidR="00C06FFD" w:rsidRPr="001D6CCE" w:rsidRDefault="005157EF" w:rsidP="009D1184">
      <w:pPr>
        <w:widowControl w:val="0"/>
        <w:autoSpaceDE w:val="0"/>
        <w:autoSpaceDN w:val="0"/>
        <w:adjustRightInd w:val="0"/>
        <w:spacing w:after="0" w:line="240" w:lineRule="auto"/>
        <w:ind w:left="108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435C4A51" wp14:editId="469BCEB5">
            <wp:extent cx="2286000" cy="2286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ACD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6B5189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523CE9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BA085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EF15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DE24A5" w14:textId="77777777" w:rsidR="00C06FFD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</w:t>
      </w:r>
      <w:r>
        <w:rPr>
          <w:rFonts w:ascii="Times New Roman" w:hAnsi="Times New Roman"/>
        </w:rPr>
        <w:t>Update Staging table and reject logs</w:t>
      </w:r>
    </w:p>
    <w:p w14:paraId="2C30C00F" w14:textId="77777777" w:rsidR="00C06FFD" w:rsidRPr="00925A7E" w:rsidRDefault="00C06FFD" w:rsidP="00C06FFD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</w:t>
      </w:r>
      <w:r w:rsidRPr="00847702">
        <w:rPr>
          <w:rFonts w:ascii="Times New Roman" w:hAnsi="Times New Roman"/>
        </w:rPr>
        <w:t>Exec [EC].[sp_Update_Quality_Other_Coaching_Stage] ? output</w:t>
      </w:r>
    </w:p>
    <w:p w14:paraId="6544CB80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3FD5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255C1F4" wp14:editId="0EFEA36E">
            <wp:extent cx="5093208" cy="18288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320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AE1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6BA4B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9BAE3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E775FBB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64A0443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654C5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9D07B1E" wp14:editId="2E1004AB">
            <wp:extent cx="2143125" cy="11811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84F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0C06D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0A6E3DAC" w14:textId="77777777" w:rsidR="00C06FFD" w:rsidRPr="001D6CCE" w:rsidRDefault="00C06FFD" w:rsidP="00C06FFD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</w:t>
      </w:r>
    </w:p>
    <w:p w14:paraId="4240965F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File List table</w:t>
      </w:r>
    </w:p>
    <w:p w14:paraId="42D59EC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78FD4A3" wp14:editId="23DD33C1">
            <wp:extent cx="1733550" cy="66675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A06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F6DF85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81731FA" wp14:editId="2CE52CDF">
            <wp:extent cx="2139696" cy="18288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FD8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0F792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6EF733F6" wp14:editId="1C91531D">
            <wp:extent cx="2148840" cy="1828800"/>
            <wp:effectExtent l="0" t="0" r="381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B853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A3DFA8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the following sql</w:t>
      </w:r>
    </w:p>
    <w:p w14:paraId="16C0031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5F43C6E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14:paraId="46333AB4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365FE59B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17F83976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8C128A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15415EC5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7DD65B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5393CF28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(?,GetDate(), ?, ?,?)</w:t>
      </w:r>
    </w:p>
    <w:p w14:paraId="687F1BC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F5990DC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173385" w14:textId="77777777" w:rsidR="00C06FFD" w:rsidRPr="001D6CCE" w:rsidRDefault="00C06FFD" w:rsidP="00953B0B">
      <w:pPr>
        <w:pStyle w:val="ListParagraph"/>
        <w:numPr>
          <w:ilvl w:val="0"/>
          <w:numId w:val="2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System Task: </w:t>
      </w:r>
      <w:r>
        <w:rPr>
          <w:rFonts w:ascii="Times New Roman" w:hAnsi="Times New Roman"/>
        </w:rPr>
        <w:t>Delete loaded file</w:t>
      </w:r>
    </w:p>
    <w:p w14:paraId="472048DD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980E11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E2E44FF" wp14:editId="2019ACBA">
            <wp:extent cx="2381250" cy="8001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7C77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093B65A" w14:textId="77777777" w:rsidR="00C06FFD" w:rsidRPr="001D6CCE" w:rsidRDefault="00C06FFD" w:rsidP="00C06FF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847702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0416FE" wp14:editId="7BF2C352">
            <wp:extent cx="3767328" cy="182880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732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5B5C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2408A8E6" w14:textId="77777777" w:rsidR="00C06FFD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B4441A3" w14:textId="77777777" w:rsidR="00C06FFD" w:rsidRPr="001D6CCE" w:rsidRDefault="00C06FF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0497125D" w14:textId="77777777" w:rsidR="00522634" w:rsidRPr="001D6CCE" w:rsidRDefault="00522634" w:rsidP="0052263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For each Non</w:t>
      </w:r>
      <w:r w:rsidR="000B06CF">
        <w:rPr>
          <w:rFonts w:ascii="Times New Roman" w:hAnsi="Times New Roman"/>
          <w:b/>
        </w:rPr>
        <w:t xml:space="preserve"> </w:t>
      </w:r>
      <w:r w:rsidRPr="001D6CCE">
        <w:rPr>
          <w:rFonts w:ascii="Times New Roman" w:hAnsi="Times New Roman"/>
          <w:b/>
          <w:color w:val="000000" w:themeColor="text1"/>
        </w:rPr>
        <w:t>CTC</w:t>
      </w:r>
      <w:r w:rsidRPr="001D6CCE">
        <w:rPr>
          <w:rFonts w:ascii="Times New Roman" w:hAnsi="Times New Roman"/>
          <w:b/>
        </w:rPr>
        <w:t xml:space="preserve"> </w:t>
      </w:r>
      <w:r w:rsidR="000B06CF">
        <w:rPr>
          <w:rFonts w:ascii="Times New Roman" w:hAnsi="Times New Roman"/>
          <w:b/>
        </w:rPr>
        <w:t xml:space="preserve">and BQ </w:t>
      </w:r>
      <w:r w:rsidRPr="001D6CCE">
        <w:rPr>
          <w:rFonts w:ascii="Times New Roman" w:hAnsi="Times New Roman"/>
          <w:b/>
        </w:rPr>
        <w:t>file in Staging directory  Workflow</w:t>
      </w:r>
    </w:p>
    <w:p w14:paraId="32A82EE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14:paraId="791C722A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Container: Foreach Loop</w:t>
      </w:r>
    </w:p>
    <w:p w14:paraId="5354A713" w14:textId="1359A999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Folder: </w:t>
      </w:r>
      <w:r w:rsidR="005157EF"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="005157EF">
        <w:rPr>
          <w:rFonts w:ascii="Times New Roman" w:hAnsi="Times New Roman"/>
        </w:rPr>
        <w:t>\data\coaching\Quality</w:t>
      </w:r>
      <w:r w:rsidR="005157EF" w:rsidRPr="003B4096">
        <w:rPr>
          <w:rFonts w:ascii="Times New Roman" w:hAnsi="Times New Roman"/>
        </w:rPr>
        <w:t>\Encrypt_out\</w:t>
      </w:r>
    </w:p>
    <w:p w14:paraId="719A5A7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Files: eCL_Quality_Feed_*.csv</w:t>
      </w:r>
    </w:p>
    <w:p w14:paraId="498C9963" w14:textId="77777777" w:rsidR="00807FCA" w:rsidRPr="001D6CCE" w:rsidRDefault="00522634" w:rsidP="00807FCA">
      <w:pPr>
        <w:spacing w:after="0"/>
        <w:ind w:left="1080"/>
        <w:rPr>
          <w:rFonts w:ascii="Times New Roman" w:hAnsi="Times New Roman"/>
          <w:noProof/>
        </w:rPr>
      </w:pPr>
      <w:r w:rsidRPr="0052263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B3C11B5" wp14:editId="3A801C67">
            <wp:extent cx="2914650" cy="60483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3A3C" w:rsidRPr="001D6CCE">
        <w:rPr>
          <w:rFonts w:ascii="Times New Roman" w:hAnsi="Times New Roman"/>
          <w:noProof/>
        </w:rPr>
        <w:t xml:space="preserve"> </w:t>
      </w:r>
    </w:p>
    <w:p w14:paraId="31E53A04" w14:textId="77777777" w:rsidR="00843A3C" w:rsidRPr="001D6CCE" w:rsidRDefault="00843A3C" w:rsidP="00807FCA">
      <w:pPr>
        <w:spacing w:after="0"/>
        <w:ind w:left="1080"/>
        <w:rPr>
          <w:rFonts w:ascii="Times New Roman" w:hAnsi="Times New Roman"/>
        </w:rPr>
      </w:pPr>
    </w:p>
    <w:p w14:paraId="41EF7722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1ABA185D" w14:textId="77777777" w:rsidR="00F520D0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7045666C" w14:textId="77777777" w:rsidR="001D6CCE" w:rsidRPr="001D6CCE" w:rsidRDefault="001D6CCE" w:rsidP="00807FCA">
      <w:pPr>
        <w:spacing w:after="0"/>
        <w:ind w:left="1080"/>
        <w:rPr>
          <w:rFonts w:ascii="Times New Roman" w:hAnsi="Times New Roman"/>
        </w:rPr>
      </w:pPr>
    </w:p>
    <w:p w14:paraId="317737BE" w14:textId="77777777" w:rsidR="00F520D0" w:rsidRPr="001D6CCE" w:rsidRDefault="00F520D0" w:rsidP="00F520D0">
      <w:pPr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b/>
        </w:rPr>
        <w:t>Container properties to set</w:t>
      </w:r>
    </w:p>
    <w:p w14:paraId="45A24D43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lastRenderedPageBreak/>
        <w:t>Fail Package on failure- False</w:t>
      </w:r>
    </w:p>
    <w:p w14:paraId="7E7AE9FD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Fail Parent on failure- False</w:t>
      </w:r>
    </w:p>
    <w:p w14:paraId="4C6F8945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Maximum Error count – 0</w:t>
      </w:r>
    </w:p>
    <w:p w14:paraId="6DF1E75E" w14:textId="77777777" w:rsidR="00F520D0" w:rsidRPr="001D6CCE" w:rsidRDefault="00F520D0" w:rsidP="00953B0B">
      <w:pPr>
        <w:pStyle w:val="ListParagraph"/>
        <w:numPr>
          <w:ilvl w:val="0"/>
          <w:numId w:val="16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 handlers – System Variables – Propagate - False</w:t>
      </w:r>
    </w:p>
    <w:p w14:paraId="7445F00A" w14:textId="77777777" w:rsidR="00F520D0" w:rsidRPr="001D6CCE" w:rsidRDefault="00F520D0" w:rsidP="00807FCA">
      <w:pPr>
        <w:spacing w:after="0"/>
        <w:ind w:left="1080"/>
        <w:rPr>
          <w:rFonts w:ascii="Times New Roman" w:hAnsi="Times New Roman"/>
        </w:rPr>
      </w:pPr>
    </w:p>
    <w:p w14:paraId="3A16A93E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Summary of Steps</w:t>
      </w:r>
    </w:p>
    <w:p w14:paraId="126781DF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7EE1364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DFT –</w:t>
      </w:r>
      <w:r w:rsidR="00522634">
        <w:rPr>
          <w:rFonts w:ascii="Times New Roman" w:hAnsi="Times New Roman"/>
        </w:rPr>
        <w:t>Load</w:t>
      </w:r>
      <w:r w:rsidRPr="001D6CCE">
        <w:rPr>
          <w:rFonts w:ascii="Times New Roman" w:hAnsi="Times New Roman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736AB2D3" w14:textId="77777777" w:rsidR="0098031D" w:rsidRPr="001D6CCE" w:rsidRDefault="0098031D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</w:t>
      </w:r>
      <w:r w:rsidR="00522634">
        <w:rPr>
          <w:rFonts w:ascii="Times New Roman" w:hAnsi="Times New Roman"/>
        </w:rPr>
        <w:t>–</w:t>
      </w:r>
      <w:r w:rsidRPr="001D6CCE">
        <w:rPr>
          <w:rFonts w:ascii="Times New Roman" w:hAnsi="Times New Roman"/>
        </w:rPr>
        <w:t xml:space="preserve"> </w:t>
      </w:r>
      <w:r w:rsidR="00522634">
        <w:rPr>
          <w:rFonts w:ascii="Times New Roman" w:hAnsi="Times New Roman"/>
        </w:rPr>
        <w:t>Update Staging table and Reject Records</w:t>
      </w:r>
    </w:p>
    <w:p w14:paraId="5F5B3E23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Load coaching_Log and Coaching_Log_Reason tables</w:t>
      </w:r>
    </w:p>
    <w:p w14:paraId="4A6BBDB9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 – Load File list table</w:t>
      </w:r>
    </w:p>
    <w:p w14:paraId="225A4976" w14:textId="77777777" w:rsidR="00807FCA" w:rsidRPr="001D6CCE" w:rsidRDefault="00807FCA" w:rsidP="00953B0B">
      <w:pPr>
        <w:pStyle w:val="ListParagraph"/>
        <w:numPr>
          <w:ilvl w:val="0"/>
          <w:numId w:val="13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system task – Backup files to Backups directory</w:t>
      </w:r>
    </w:p>
    <w:p w14:paraId="7CC0F2E1" w14:textId="77777777" w:rsidR="00807FCA" w:rsidRPr="001D6CCE" w:rsidRDefault="00807FCA" w:rsidP="00807FCA">
      <w:pPr>
        <w:spacing w:after="0"/>
        <w:ind w:left="1080"/>
        <w:rPr>
          <w:rFonts w:ascii="Times New Roman" w:hAnsi="Times New Roman"/>
        </w:rPr>
      </w:pPr>
    </w:p>
    <w:p w14:paraId="113298BA" w14:textId="77777777" w:rsidR="00807FCA" w:rsidRPr="001D6CCE" w:rsidRDefault="00807FCA" w:rsidP="00807FCA">
      <w:pPr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Details of Steps</w:t>
      </w:r>
    </w:p>
    <w:p w14:paraId="5D19DC21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SQL task – Truncate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441EBF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5FCE787A" wp14:editId="0EF0D117">
            <wp:extent cx="23622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245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92B01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Executes Truncate Table [EC].[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>_Coaching_Stage]</w:t>
      </w:r>
    </w:p>
    <w:p w14:paraId="71D4B79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089555C9" w14:textId="77777777" w:rsidR="00807FCA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479220FE" wp14:editId="4C088E9C">
            <wp:extent cx="3456432" cy="2834640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5643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8BF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3EB24B99" w14:textId="77777777" w:rsidR="000B06CF" w:rsidRDefault="000B06CF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0B06CF">
        <w:rPr>
          <w:rFonts w:ascii="Times New Roman" w:hAnsi="Times New Roman"/>
        </w:rPr>
        <w:t>FINDSTRING(@[User::VarFileName],"CTC",1 ) == 0 &amp;&amp; FINDSTRING(@[User::VarFileName],"BQ",1 ) == 0</w:t>
      </w:r>
    </w:p>
    <w:p w14:paraId="590B14A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245656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DFT: Load </w:t>
      </w:r>
      <w:r w:rsidRPr="001D6CCE">
        <w:rPr>
          <w:rFonts w:ascii="Times New Roman" w:hAnsi="Times New Roman"/>
          <w:color w:val="000000" w:themeColor="text1"/>
        </w:rPr>
        <w:t>Quality_Other</w:t>
      </w:r>
      <w:r w:rsidRPr="001D6CCE">
        <w:rPr>
          <w:rFonts w:ascii="Times New Roman" w:hAnsi="Times New Roman"/>
        </w:rPr>
        <w:t xml:space="preserve"> staging table</w:t>
      </w:r>
    </w:p>
    <w:p w14:paraId="2210EAE6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F53C472" wp14:editId="4BA43815">
            <wp:extent cx="1905000" cy="78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423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C9D8F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95DF49" w14:textId="77777777" w:rsidR="00807FCA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76086268" wp14:editId="3AB41562">
            <wp:extent cx="1389888" cy="1892808"/>
            <wp:effectExtent l="0" t="0" r="127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89888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60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4BBC98C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2FCC2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BB7311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E3C33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5C49F65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Flat File source</w:t>
      </w:r>
    </w:p>
    <w:p w14:paraId="4323C90C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29A53622" wp14:editId="421A6E8C">
            <wp:extent cx="2743200" cy="1773936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77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A5A7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0B0FD38B" wp14:editId="79333770">
            <wp:extent cx="3410712" cy="3858768"/>
            <wp:effectExtent l="0" t="0" r="0" b="889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385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DEC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760301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5E3C9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747572D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6E84FE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94D789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C1799AF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6FB933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209F4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038B91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1C58ECFC" w14:textId="77777777" w:rsidR="00807FCA" w:rsidRPr="001D6CCE" w:rsidRDefault="00327B1D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</w:t>
      </w:r>
      <w:r w:rsidR="00807FCA" w:rsidRPr="001D6CCE">
        <w:rPr>
          <w:rFonts w:ascii="Times New Roman" w:hAnsi="Times New Roman"/>
        </w:rPr>
        <w:t>ata Conversion</w:t>
      </w:r>
    </w:p>
    <w:p w14:paraId="1A883619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90198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131001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FDDC32F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CE2A984" wp14:editId="5E8E0119">
            <wp:extent cx="2468880" cy="3072384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9E7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ED2482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Row Count Transformation</w:t>
      </w:r>
    </w:p>
    <w:p w14:paraId="739E4A9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A9F977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08CCF540" wp14:editId="39E95192">
            <wp:extent cx="3758184" cy="314553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818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3ECB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0CEE48" w14:textId="77777777" w:rsidR="00807FCA" w:rsidRPr="001D6CCE" w:rsidRDefault="00807FCA" w:rsidP="00953B0B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Oledb destination</w:t>
      </w:r>
    </w:p>
    <w:p w14:paraId="681DEF6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6EB2628" wp14:editId="46239762">
            <wp:extent cx="3959352" cy="2670048"/>
            <wp:effectExtent l="0" t="0" r="317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66C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AE52A9" w14:textId="77777777" w:rsidR="00807FCA" w:rsidRPr="001D6CCE" w:rsidRDefault="00327B1D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E73760C" wp14:editId="0E849656">
            <wp:extent cx="2825496" cy="3456432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25496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CE9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F4909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C5ADD53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E97A0A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BFBB70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A8BEB7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EA9370B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CB15C31" w14:textId="77777777" w:rsidR="0098031D" w:rsidRPr="00522634" w:rsidRDefault="0098031D" w:rsidP="00953B0B">
      <w:pPr>
        <w:pStyle w:val="ListParagraph"/>
        <w:widowControl w:val="0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522634">
        <w:rPr>
          <w:rFonts w:ascii="Times New Roman" w:hAnsi="Times New Roman"/>
        </w:rPr>
        <w:t xml:space="preserve">SQL Task: </w:t>
      </w:r>
      <w:r w:rsidR="00522634">
        <w:rPr>
          <w:rFonts w:ascii="Times New Roman" w:hAnsi="Times New Roman"/>
        </w:rPr>
        <w:t>Update Staging table and Reject Records</w:t>
      </w:r>
    </w:p>
    <w:p w14:paraId="0B2A8A50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A08CF9D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335AE2">
        <w:rPr>
          <w:rFonts w:ascii="Times New Roman" w:hAnsi="Times New Roman"/>
        </w:rPr>
        <w:t>Exec [EC].[sp_Update_Quality_Other_Coaching_Stage] ? output</w:t>
      </w:r>
    </w:p>
    <w:p w14:paraId="3F11AED9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246D9B91" w14:textId="77777777" w:rsidR="00335AE2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BF5D043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0F880AE8" wp14:editId="71171974">
            <wp:extent cx="594360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51D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1A8559C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1E94911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A4F3B5" w14:textId="77777777" w:rsidR="00807FCA" w:rsidRPr="001D6CCE" w:rsidRDefault="00807FCA" w:rsidP="00953B0B">
      <w:pPr>
        <w:pStyle w:val="ListParagraph"/>
        <w:numPr>
          <w:ilvl w:val="0"/>
          <w:numId w:val="14"/>
        </w:numPr>
        <w:rPr>
          <w:rFonts w:ascii="Times New Roman" w:hAnsi="Times New Roman"/>
        </w:rPr>
      </w:pPr>
      <w:r w:rsidRPr="001D6CCE">
        <w:rPr>
          <w:rFonts w:ascii="Times New Roman" w:hAnsi="Times New Roman"/>
        </w:rPr>
        <w:t>SQL Task: Load Coaching_Log table</w:t>
      </w:r>
    </w:p>
    <w:p w14:paraId="4C263B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1B7025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1E3879AB" wp14:editId="77A058C7">
            <wp:extent cx="2143125" cy="1181100"/>
            <wp:effectExtent l="0" t="0" r="952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4A34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85FC5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Exec [EC].[sp_InsertInto_Coaching_Log_Quality_Other]</w:t>
      </w:r>
    </w:p>
    <w:p w14:paraId="6AAEC8DA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5C4D8D" w14:textId="77777777" w:rsidR="00807FCA" w:rsidRPr="001D6CCE" w:rsidRDefault="00335AE2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5D7ACB51" wp14:editId="4AD6DA89">
            <wp:extent cx="5943600" cy="20872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BD0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38A127D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2F41CC8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A00D030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</w:t>
      </w:r>
    </w:p>
    <w:p w14:paraId="3C3FAFBC" w14:textId="77777777" w:rsidR="00807FCA" w:rsidRPr="001D6CCE" w:rsidRDefault="00807FCA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697CD5" w:rsidRPr="001D6CCE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>QL Task: Load Quality_Other File List table</w:t>
      </w:r>
    </w:p>
    <w:p w14:paraId="7245982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INSERT INTO [EC].[Quality_Other_FileList]</w:t>
      </w:r>
    </w:p>
    <w:p w14:paraId="72EB471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([File_Name]</w:t>
      </w:r>
    </w:p>
    <w:p w14:paraId="47123FD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,[File_LoadDate]</w:t>
      </w:r>
    </w:p>
    <w:p w14:paraId="22285E98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,[Count_Staged]</w:t>
      </w:r>
    </w:p>
    <w:p w14:paraId="01C1C33E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,[Count_Loaded]</w:t>
      </w:r>
    </w:p>
    <w:p w14:paraId="016BC2B9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          ,[Count_Rejected])</w:t>
      </w:r>
    </w:p>
    <w:p w14:paraId="1E19D23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 VALUES (?,GetDate(), ?, ?,?)</w:t>
      </w:r>
    </w:p>
    <w:p w14:paraId="5FA2F38C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096631EB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2F8A9A21" wp14:editId="7347AE17">
            <wp:extent cx="4882896" cy="196596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82896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BD51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7B8CA80F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5E184D45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655939CA" w14:textId="77777777" w:rsidR="000B4963" w:rsidRPr="001D6CCE" w:rsidRDefault="000B4963" w:rsidP="000B4963">
      <w:pPr>
        <w:spacing w:after="0"/>
        <w:ind w:left="1080"/>
        <w:rPr>
          <w:rFonts w:ascii="Times New Roman" w:hAnsi="Times New Roman"/>
        </w:rPr>
      </w:pPr>
    </w:p>
    <w:p w14:paraId="2B0ADF8A" w14:textId="77777777" w:rsidR="00807FCA" w:rsidRPr="001D6CCE" w:rsidRDefault="0098031D" w:rsidP="00953B0B">
      <w:pPr>
        <w:pStyle w:val="ListParagraph"/>
        <w:numPr>
          <w:ilvl w:val="0"/>
          <w:numId w:val="14"/>
        </w:num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 </w:t>
      </w:r>
      <w:r w:rsidR="00807FCA" w:rsidRPr="001D6CCE">
        <w:rPr>
          <w:rFonts w:ascii="Times New Roman" w:hAnsi="Times New Roman"/>
        </w:rPr>
        <w:t xml:space="preserve">File System Task: </w:t>
      </w:r>
      <w:r w:rsidR="00335AE2">
        <w:rPr>
          <w:rFonts w:ascii="Times New Roman" w:hAnsi="Times New Roman"/>
        </w:rPr>
        <w:t>Delete Files</w:t>
      </w:r>
    </w:p>
    <w:p w14:paraId="5B2E6CD9" w14:textId="77777777" w:rsidR="000B4963" w:rsidRPr="001D6CCE" w:rsidRDefault="00335AE2" w:rsidP="000B4963">
      <w:pPr>
        <w:spacing w:after="0"/>
        <w:ind w:left="1080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FEE9AD9" wp14:editId="1FB73F4A">
            <wp:extent cx="4745736" cy="1828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4573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B81F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C2E3755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0D88F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4BC0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2A6922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102C79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86DFD2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145482A" w14:textId="77777777" w:rsidR="00807FCA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Precedence Constraint between</w:t>
      </w:r>
      <w:r w:rsidR="008E35AA" w:rsidRPr="001D6CCE">
        <w:rPr>
          <w:rFonts w:ascii="Times New Roman" w:hAnsi="Times New Roman"/>
        </w:rPr>
        <w:t xml:space="preserve"> Non-CTC and CTC</w:t>
      </w:r>
      <w:r w:rsidRPr="001D6CCE">
        <w:rPr>
          <w:rFonts w:ascii="Times New Roman" w:hAnsi="Times New Roman"/>
        </w:rPr>
        <w:t xml:space="preserve"> containers</w:t>
      </w:r>
    </w:p>
    <w:p w14:paraId="19EE5B09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82731B2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2AA7A2B" w14:textId="77777777" w:rsidR="000B4963" w:rsidRPr="001D6CCE" w:rsidRDefault="000B4963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5403C629" wp14:editId="2FD5E94A">
            <wp:extent cx="4197096" cy="330098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330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8ACE" w14:textId="77777777" w:rsidR="00807FCA" w:rsidRPr="001D6CCE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562C9BF" w14:textId="77777777" w:rsidR="00807FCA" w:rsidRDefault="00807FCA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E24DBF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D7C6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B2ADB2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264F8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C66250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3B6503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430D7F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DA64E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55E4FB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E249F6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E042BA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10B7B7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08C36F6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E252DB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57C815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A3981B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0F32C8" w14:textId="77777777" w:rsid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1BD681" w14:textId="77777777" w:rsidR="001D6CCE" w:rsidRPr="001D6CCE" w:rsidRDefault="001D6CCE" w:rsidP="00807FC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501076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384D919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896B27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4E06D31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0C9C937" w14:textId="77777777" w:rsidR="00847702" w:rsidRPr="001D6CCE" w:rsidRDefault="00847702" w:rsidP="0084770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lastRenderedPageBreak/>
        <w:t xml:space="preserve">For each </w:t>
      </w:r>
      <w:r>
        <w:rPr>
          <w:rFonts w:ascii="Times New Roman" w:hAnsi="Times New Roman"/>
          <w:b/>
          <w:color w:val="000000" w:themeColor="text1"/>
        </w:rPr>
        <w:t xml:space="preserve">Failed File </w:t>
      </w:r>
      <w:r>
        <w:rPr>
          <w:rFonts w:ascii="Times New Roman" w:hAnsi="Times New Roman"/>
          <w:b/>
        </w:rPr>
        <w:t>( Encrypt failed files)</w:t>
      </w:r>
    </w:p>
    <w:p w14:paraId="183929B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401DFB7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Summary of Steps</w:t>
      </w:r>
    </w:p>
    <w:p w14:paraId="36F05CF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 xml:space="preserve">Encrypt failed files </w:t>
      </w:r>
    </w:p>
    <w:p w14:paraId="3E2ABE94" w14:textId="77777777" w:rsidR="00847702" w:rsidRPr="00CA5EB0" w:rsidRDefault="00847702" w:rsidP="00953B0B">
      <w:pPr>
        <w:pStyle w:val="ListParagraph"/>
        <w:numPr>
          <w:ilvl w:val="0"/>
          <w:numId w:val="20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task - Pause 10 seconds</w:t>
      </w:r>
    </w:p>
    <w:p w14:paraId="08DE079D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48D6CF54" w14:textId="77777777" w:rsidR="00847702" w:rsidRPr="00CA5EB0" w:rsidRDefault="00847702" w:rsidP="00847702">
      <w:pPr>
        <w:rPr>
          <w:rFonts w:ascii="Times New Roman" w:hAnsi="Times New Roman"/>
          <w:b/>
        </w:rPr>
      </w:pPr>
      <w:r w:rsidRPr="00CA5EB0">
        <w:rPr>
          <w:rFonts w:ascii="Times New Roman" w:hAnsi="Times New Roman"/>
          <w:b/>
        </w:rPr>
        <w:t>Details</w:t>
      </w:r>
    </w:p>
    <w:p w14:paraId="73DC9351" w14:textId="77777777" w:rsidR="00847702" w:rsidRDefault="00847702" w:rsidP="00847702">
      <w:pPr>
        <w:spacing w:after="0"/>
        <w:rPr>
          <w:rFonts w:ascii="Times New Roman" w:hAnsi="Times New Roman"/>
        </w:rPr>
      </w:pPr>
      <w:r w:rsidRPr="00CA5EB0">
        <w:rPr>
          <w:rFonts w:ascii="Times New Roman" w:hAnsi="Times New Roman"/>
        </w:rPr>
        <w:t>Container: For</w:t>
      </w:r>
      <w:r>
        <w:rPr>
          <w:rFonts w:ascii="Times New Roman" w:hAnsi="Times New Roman"/>
        </w:rPr>
        <w:t xml:space="preserve"> </w:t>
      </w:r>
      <w:r w:rsidRPr="00CA5EB0">
        <w:rPr>
          <w:rFonts w:ascii="Times New Roman" w:hAnsi="Times New Roman"/>
        </w:rPr>
        <w:t xml:space="preserve">each  File Loop </w:t>
      </w:r>
    </w:p>
    <w:p w14:paraId="700C8767" w14:textId="77777777" w:rsidR="00847702" w:rsidRPr="00CA5EB0" w:rsidRDefault="00847702" w:rsidP="00847702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Precedence Constraint - Completion</w:t>
      </w:r>
    </w:p>
    <w:p w14:paraId="2BB379B9" w14:textId="54FB413C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Folder: </w:t>
      </w:r>
      <w:r w:rsidRPr="003B4096">
        <w:rPr>
          <w:rFonts w:ascii="Times New Roman" w:hAnsi="Times New Roman"/>
        </w:rPr>
        <w:t>\\</w:t>
      </w:r>
      <w:r w:rsidR="00FD7637">
        <w:rPr>
          <w:rFonts w:ascii="Times New Roman" w:hAnsi="Times New Roman"/>
        </w:rPr>
        <w:t>UVAAPADSQL50CCO</w:t>
      </w:r>
      <w:r w:rsidRPr="003B4096">
        <w:rPr>
          <w:rFonts w:ascii="Times New Roman" w:hAnsi="Times New Roman"/>
        </w:rPr>
        <w:t>\data\coaching\ETS\</w:t>
      </w:r>
      <w:r>
        <w:rPr>
          <w:rFonts w:ascii="Times New Roman" w:hAnsi="Times New Roman"/>
        </w:rPr>
        <w:t>Decrypt</w:t>
      </w:r>
      <w:r w:rsidRPr="003B4096">
        <w:rPr>
          <w:rFonts w:ascii="Times New Roman" w:hAnsi="Times New Roman"/>
        </w:rPr>
        <w:t>_out\</w:t>
      </w:r>
    </w:p>
    <w:p w14:paraId="1F517910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  <w:r w:rsidRPr="00CA5EB0">
        <w:rPr>
          <w:rFonts w:ascii="Times New Roman" w:hAnsi="Times New Roman"/>
        </w:rPr>
        <w:t xml:space="preserve">Files: </w:t>
      </w:r>
      <w:r w:rsidRPr="00776274">
        <w:rPr>
          <w:rFonts w:ascii="Times New Roman" w:hAnsi="Times New Roman"/>
        </w:rPr>
        <w:t>eCL*.csv</w:t>
      </w:r>
    </w:p>
    <w:p w14:paraId="139E1FE6" w14:textId="77777777" w:rsidR="00847702" w:rsidRPr="00CA5EB0" w:rsidRDefault="00847702" w:rsidP="00847702">
      <w:pPr>
        <w:spacing w:after="0"/>
        <w:ind w:left="1080"/>
        <w:rPr>
          <w:rFonts w:ascii="Times New Roman" w:hAnsi="Times New Roman"/>
        </w:rPr>
      </w:pPr>
      <w:r>
        <w:rPr>
          <w:rFonts w:ascii="Times New Roman" w:hAnsi="Times New Roman"/>
        </w:rPr>
        <w:t>Retrieve file name: Name and Extension</w:t>
      </w:r>
    </w:p>
    <w:p w14:paraId="343A802A" w14:textId="77777777" w:rsidR="00847702" w:rsidRDefault="00847702" w:rsidP="00847702">
      <w:pPr>
        <w:spacing w:after="0"/>
        <w:ind w:left="1080"/>
        <w:rPr>
          <w:rFonts w:ascii="Times New Roman" w:hAnsi="Times New Roman"/>
        </w:rPr>
      </w:pPr>
    </w:p>
    <w:p w14:paraId="43539B48" w14:textId="77777777" w:rsidR="00847702" w:rsidRPr="00CA5EB0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File system</w:t>
      </w:r>
      <w:r w:rsidRPr="00CA5EB0">
        <w:rPr>
          <w:rFonts w:ascii="Times New Roman" w:hAnsi="Times New Roman"/>
        </w:rPr>
        <w:t xml:space="preserve"> task – </w:t>
      </w:r>
      <w:r>
        <w:rPr>
          <w:rFonts w:ascii="Times New Roman" w:hAnsi="Times New Roman"/>
        </w:rPr>
        <w:t>Encrypt files</w:t>
      </w:r>
    </w:p>
    <w:p w14:paraId="7978F2B1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  <w:r w:rsidRPr="003B40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37FEB" wp14:editId="502F3183">
            <wp:extent cx="5686425" cy="29813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72D4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0F58F2AE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6262B182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F40C02F" w14:textId="77777777" w:rsidR="00847702" w:rsidRPr="00CA5EB0" w:rsidRDefault="00847702" w:rsidP="00847702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  <w:sz w:val="24"/>
          <w:szCs w:val="24"/>
        </w:rPr>
      </w:pPr>
    </w:p>
    <w:p w14:paraId="7219C3DB" w14:textId="77777777" w:rsidR="00847702" w:rsidRDefault="00847702" w:rsidP="00953B0B">
      <w:pPr>
        <w:pStyle w:val="ListParagraph"/>
        <w:numPr>
          <w:ilvl w:val="0"/>
          <w:numId w:val="21"/>
        </w:numPr>
        <w:rPr>
          <w:rFonts w:ascii="Times New Roman" w:hAnsi="Times New Roman"/>
        </w:rPr>
      </w:pPr>
      <w:r>
        <w:rPr>
          <w:rFonts w:ascii="Times New Roman" w:hAnsi="Times New Roman"/>
        </w:rPr>
        <w:t>Script  task- Pause 10 secs</w:t>
      </w:r>
    </w:p>
    <w:p w14:paraId="617BA144" w14:textId="77777777" w:rsidR="00847702" w:rsidRDefault="00847702" w:rsidP="00847702">
      <w:pPr>
        <w:ind w:left="720"/>
        <w:rPr>
          <w:rFonts w:ascii="Times New Roman" w:hAnsi="Times New Roman"/>
        </w:rPr>
      </w:pPr>
      <w:r>
        <w:rPr>
          <w:noProof/>
        </w:rPr>
        <w:lastRenderedPageBreak/>
        <w:drawing>
          <wp:inline distT="0" distB="0" distL="0" distR="0" wp14:anchorId="3D8B51F2" wp14:editId="24D38536">
            <wp:extent cx="4762500" cy="1238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9F85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Main()</w:t>
      </w:r>
    </w:p>
    <w:p w14:paraId="508287C8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9FF506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TODO: Add your code here</w:t>
      </w:r>
    </w:p>
    <w:p w14:paraId="2587BA34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Sleep for 10 seconds  (*1000)</w:t>
      </w:r>
    </w:p>
    <w:p w14:paraId="62FF1A41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System.Threading.</w:t>
      </w:r>
      <w:r>
        <w:rPr>
          <w:rFonts w:ascii="Consolas" w:hAnsi="Consolas" w:cs="Consolas"/>
          <w:color w:val="2B91AF"/>
          <w:sz w:val="19"/>
          <w:szCs w:val="19"/>
        </w:rPr>
        <w:t>Thread</w:t>
      </w:r>
      <w:r>
        <w:rPr>
          <w:rFonts w:ascii="Consolas" w:hAnsi="Consolas" w:cs="Consolas"/>
          <w:color w:val="000000"/>
          <w:sz w:val="19"/>
          <w:szCs w:val="19"/>
        </w:rPr>
        <w:t>.Sleep(10000);</w:t>
      </w:r>
    </w:p>
    <w:p w14:paraId="6F9F26BF" w14:textId="199DA8A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ins w:id="96" w:author="Palacherla, Susmitha C" w:date="2022-03-15T13:05:00Z"/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Dts.TaskResult =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2B91AF"/>
          <w:sz w:val="19"/>
          <w:szCs w:val="19"/>
        </w:rPr>
        <w:t>ScriptResults</w:t>
      </w:r>
      <w:r>
        <w:rPr>
          <w:rFonts w:ascii="Consolas" w:hAnsi="Consolas" w:cs="Consolas"/>
          <w:color w:val="000000"/>
          <w:sz w:val="19"/>
          <w:szCs w:val="19"/>
        </w:rPr>
        <w:t>.Success;</w:t>
      </w:r>
    </w:p>
    <w:p w14:paraId="505BCEE1" w14:textId="191A6236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ins w:id="97" w:author="Palacherla, Susmitha C" w:date="2022-03-15T13:05:00Z"/>
          <w:rFonts w:ascii="Consolas" w:hAnsi="Consolas" w:cs="Consolas"/>
          <w:color w:val="000000"/>
          <w:sz w:val="19"/>
          <w:szCs w:val="19"/>
        </w:rPr>
      </w:pPr>
    </w:p>
    <w:p w14:paraId="243681F2" w14:textId="77777777" w:rsidR="00044224" w:rsidRDefault="00044224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9E663F" w14:textId="77777777" w:rsidR="00847702" w:rsidRDefault="00847702" w:rsidP="008477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8EAF86" w14:textId="73C0B576" w:rsidR="00044224" w:rsidRPr="001D6CCE" w:rsidRDefault="00044224" w:rsidP="0004422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ins w:id="98" w:author="Palacherla, Susmitha C" w:date="2022-03-15T13:05:00Z"/>
          <w:rFonts w:ascii="Times New Roman" w:hAnsi="Times New Roman"/>
          <w:b/>
        </w:rPr>
      </w:pPr>
      <w:ins w:id="99" w:author="Palacherla, Susmitha C" w:date="2022-03-15T13:05:00Z">
        <w:r w:rsidRPr="001D6CCE">
          <w:rPr>
            <w:rFonts w:ascii="Times New Roman" w:hAnsi="Times New Roman"/>
            <w:b/>
          </w:rPr>
          <w:t xml:space="preserve">For </w:t>
        </w:r>
      </w:ins>
      <w:ins w:id="100" w:author="Palacherla, Susmitha C" w:date="2022-03-15T13:06:00Z">
        <w:r w:rsidRPr="007F7B2E">
          <w:rPr>
            <w:rFonts w:ascii="Times New Roman" w:hAnsi="Times New Roman"/>
            <w:b/>
          </w:rPr>
          <w:t>each Loop Container (</w:t>
        </w:r>
        <w:r>
          <w:rPr>
            <w:rFonts w:ascii="Times New Roman" w:hAnsi="Times New Roman"/>
            <w:b/>
          </w:rPr>
          <w:t>xls(x) files</w:t>
        </w:r>
        <w:r w:rsidRPr="007F7B2E">
          <w:rPr>
            <w:rFonts w:ascii="Times New Roman" w:hAnsi="Times New Roman"/>
            <w:b/>
          </w:rPr>
          <w:t>)</w:t>
        </w:r>
      </w:ins>
    </w:p>
    <w:p w14:paraId="6FF24099" w14:textId="77777777" w:rsidR="00044224" w:rsidRPr="007F7B2E" w:rsidRDefault="00044224" w:rsidP="00044224">
      <w:pPr>
        <w:rPr>
          <w:ins w:id="101" w:author="Palacherla, Susmitha C" w:date="2022-03-15T13:05:00Z"/>
          <w:rFonts w:ascii="Times New Roman" w:hAnsi="Times New Roman"/>
          <w:b/>
        </w:rPr>
      </w:pPr>
      <w:ins w:id="102" w:author="Palacherla, Susmitha C" w:date="2022-03-15T13:05:00Z">
        <w:r w:rsidRPr="007F7B2E">
          <w:rPr>
            <w:rFonts w:ascii="Times New Roman" w:hAnsi="Times New Roman"/>
            <w:b/>
          </w:rPr>
          <w:t>Summary of Steps</w:t>
        </w:r>
      </w:ins>
    </w:p>
    <w:p w14:paraId="3BA52B16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ins w:id="103" w:author="Palacherla, Susmitha C" w:date="2022-03-15T13:05:00Z"/>
          <w:rFonts w:ascii="Times New Roman" w:hAnsi="Times New Roman"/>
        </w:rPr>
      </w:pPr>
      <w:ins w:id="104" w:author="Palacherla, Susmitha C" w:date="2022-03-15T13:05:00Z">
        <w:r>
          <w:rPr>
            <w:rFonts w:ascii="Times New Roman" w:hAnsi="Times New Roman"/>
          </w:rPr>
          <w:t>SQL</w:t>
        </w:r>
        <w:r w:rsidRPr="007F7B2E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Contacts</w:t>
        </w:r>
        <w:r w:rsidRPr="007F7B2E">
          <w:rPr>
            <w:rFonts w:ascii="Times New Roman" w:hAnsi="Times New Roman"/>
          </w:rPr>
          <w:t xml:space="preserve"> </w:t>
        </w:r>
      </w:ins>
    </w:p>
    <w:p w14:paraId="4A72CE6C" w14:textId="77777777" w:rsidR="00044224" w:rsidRPr="007F7B2E" w:rsidRDefault="00044224" w:rsidP="00953B0B">
      <w:pPr>
        <w:numPr>
          <w:ilvl w:val="0"/>
          <w:numId w:val="26"/>
        </w:numPr>
        <w:contextualSpacing/>
        <w:rPr>
          <w:ins w:id="105" w:author="Palacherla, Susmitha C" w:date="2022-03-15T13:05:00Z"/>
          <w:rFonts w:ascii="Times New Roman" w:hAnsi="Times New Roman"/>
        </w:rPr>
      </w:pPr>
      <w:ins w:id="106" w:author="Palacherla, Susmitha C" w:date="2022-03-15T13:05:00Z">
        <w:r>
          <w:rPr>
            <w:rFonts w:ascii="Times New Roman" w:hAnsi="Times New Roman"/>
          </w:rPr>
          <w:t>Send Mail Task</w:t>
        </w:r>
        <w:r w:rsidRPr="007F7B2E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–</w:t>
        </w:r>
        <w:r w:rsidRPr="007F7B2E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Send Notification</w:t>
        </w:r>
      </w:ins>
    </w:p>
    <w:p w14:paraId="3165E080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ins w:id="107" w:author="Palacherla, Susmitha C" w:date="2022-03-15T13:05:00Z"/>
          <w:rFonts w:ascii="Times New Roman" w:hAnsi="Times New Roman"/>
          <w:b/>
          <w:sz w:val="24"/>
          <w:szCs w:val="24"/>
        </w:rPr>
      </w:pPr>
    </w:p>
    <w:p w14:paraId="2C624B1E" w14:textId="77777777" w:rsidR="00044224" w:rsidRPr="007F7B2E" w:rsidRDefault="00044224" w:rsidP="00044224">
      <w:pPr>
        <w:rPr>
          <w:ins w:id="108" w:author="Palacherla, Susmitha C" w:date="2022-03-15T13:05:00Z"/>
          <w:rFonts w:ascii="Times New Roman" w:hAnsi="Times New Roman"/>
          <w:b/>
        </w:rPr>
      </w:pPr>
      <w:ins w:id="109" w:author="Palacherla, Susmitha C" w:date="2022-03-15T13:05:00Z">
        <w:r w:rsidRPr="007F7B2E">
          <w:rPr>
            <w:rFonts w:ascii="Times New Roman" w:hAnsi="Times New Roman"/>
            <w:b/>
          </w:rPr>
          <w:t>Details</w:t>
        </w:r>
      </w:ins>
    </w:p>
    <w:p w14:paraId="51E895B7" w14:textId="77777777" w:rsidR="00044224" w:rsidRPr="007F7B2E" w:rsidRDefault="00044224" w:rsidP="00044224">
      <w:pPr>
        <w:spacing w:after="0"/>
        <w:rPr>
          <w:ins w:id="110" w:author="Palacherla, Susmitha C" w:date="2022-03-15T13:05:00Z"/>
          <w:rFonts w:ascii="Times New Roman" w:hAnsi="Times New Roman"/>
        </w:rPr>
      </w:pPr>
      <w:ins w:id="111" w:author="Palacherla, Susmitha C" w:date="2022-03-15T13:05:00Z">
        <w:r w:rsidRPr="007F7B2E">
          <w:rPr>
            <w:rFonts w:ascii="Times New Roman" w:hAnsi="Times New Roman"/>
          </w:rPr>
          <w:t xml:space="preserve">Container: For each File Loop </w:t>
        </w:r>
      </w:ins>
    </w:p>
    <w:p w14:paraId="62C462D2" w14:textId="77777777" w:rsidR="00044224" w:rsidRPr="007F7B2E" w:rsidRDefault="00044224" w:rsidP="00044224">
      <w:pPr>
        <w:spacing w:after="0"/>
        <w:rPr>
          <w:ins w:id="112" w:author="Palacherla, Susmitha C" w:date="2022-03-15T13:05:00Z"/>
          <w:rFonts w:ascii="Times New Roman" w:hAnsi="Times New Roman"/>
        </w:rPr>
      </w:pPr>
      <w:ins w:id="113" w:author="Palacherla, Susmitha C" w:date="2022-03-15T13:05:00Z">
        <w:r w:rsidRPr="007F7B2E">
          <w:rPr>
            <w:rFonts w:ascii="Times New Roman" w:hAnsi="Times New Roman"/>
          </w:rPr>
          <w:t xml:space="preserve">                   Precedence Constraint - Completion</w:t>
        </w:r>
      </w:ins>
    </w:p>
    <w:p w14:paraId="23100E39" w14:textId="0E609163" w:rsidR="00044224" w:rsidRDefault="00044224" w:rsidP="00044224">
      <w:pPr>
        <w:spacing w:after="0"/>
        <w:ind w:left="1080"/>
        <w:rPr>
          <w:ins w:id="114" w:author="Palacherla, Susmitha C" w:date="2022-03-15T13:05:00Z"/>
          <w:rFonts w:ascii="Times New Roman" w:hAnsi="Times New Roman"/>
        </w:rPr>
      </w:pPr>
      <w:ins w:id="115" w:author="Palacherla, Susmitha C" w:date="2022-03-15T13:05:00Z">
        <w:r w:rsidRPr="007F7B2E">
          <w:rPr>
            <w:rFonts w:ascii="Times New Roman" w:hAnsi="Times New Roman"/>
          </w:rPr>
          <w:t xml:space="preserve">Folder: </w:t>
        </w:r>
      </w:ins>
      <w:ins w:id="116" w:author="Palacherla, Susmitha C" w:date="2022-03-15T14:03:00Z">
        <w:r w:rsidR="00EB3C8F">
          <w:rPr>
            <w:rFonts w:ascii="Times New Roman" w:hAnsi="Times New Roman"/>
          </w:rPr>
          <w:fldChar w:fldCharType="begin"/>
        </w:r>
        <w:r w:rsidR="00EB3C8F">
          <w:rPr>
            <w:rFonts w:ascii="Times New Roman" w:hAnsi="Times New Roman"/>
          </w:rPr>
          <w:instrText xml:space="preserve"> HYPERLINK "</w:instrText>
        </w:r>
      </w:ins>
      <w:ins w:id="117" w:author="Palacherla, Susmitha C" w:date="2022-03-15T13:05:00Z">
        <w:r w:rsidR="00EB3C8F" w:rsidRPr="00EB3C8F">
          <w:rPr>
            <w:rFonts w:ascii="Times New Roman" w:hAnsi="Times New Roman"/>
          </w:rPr>
          <w:instrText>\</w:instrText>
        </w:r>
        <w:r w:rsidR="00EB3C8F" w:rsidRPr="00EB3C8F">
          <w:rPr>
            <w:rFonts w:ascii="Times New Roman" w:hAnsi="Times New Roman"/>
            <w:rPrChange w:id="118" w:author="Palacherla, Susmitha C" w:date="2022-03-15T14:03:00Z">
              <w:rPr>
                <w:rStyle w:val="Hyperlink"/>
                <w:rFonts w:ascii="Times New Roman" w:hAnsi="Times New Roman"/>
              </w:rPr>
            </w:rPrChange>
          </w:rPr>
          <w:instrText>\</w:instrText>
        </w:r>
        <w:r w:rsidR="00EB3C8F" w:rsidRPr="00EB3C8F">
          <w:rPr>
            <w:rFonts w:ascii="Times New Roman" w:hAnsi="Times New Roman"/>
          </w:rPr>
          <w:instrText>\</w:instrText>
        </w:r>
        <w:r w:rsidR="00EB3C8F" w:rsidRPr="00EB3C8F">
          <w:rPr>
            <w:rFonts w:ascii="Times New Roman" w:hAnsi="Times New Roman"/>
            <w:rPrChange w:id="119" w:author="Palacherla, Susmitha C" w:date="2022-03-15T14:03:00Z">
              <w:rPr>
                <w:rStyle w:val="Hyperlink"/>
                <w:rFonts w:ascii="Times New Roman" w:hAnsi="Times New Roman"/>
              </w:rPr>
            </w:rPrChange>
          </w:rPr>
          <w:instrText>\UVAADADSQL50CCO</w:instrText>
        </w:r>
        <w:r w:rsidR="00EB3C8F" w:rsidRPr="00EB3C8F">
          <w:rPr>
            <w:rFonts w:ascii="Times New Roman" w:hAnsi="Times New Roman"/>
          </w:rPr>
          <w:instrText>\</w:instrText>
        </w:r>
        <w:r w:rsidR="00EB3C8F" w:rsidRPr="00EB3C8F">
          <w:rPr>
            <w:rFonts w:ascii="Times New Roman" w:hAnsi="Times New Roman"/>
            <w:rPrChange w:id="120" w:author="Palacherla, Susmitha C" w:date="2022-03-15T14:03:00Z">
              <w:rPr>
                <w:rStyle w:val="Hyperlink"/>
                <w:rFonts w:ascii="Times New Roman" w:hAnsi="Times New Roman"/>
              </w:rPr>
            </w:rPrChange>
          </w:rPr>
          <w:instrText>\data</w:instrText>
        </w:r>
        <w:r w:rsidR="00EB3C8F" w:rsidRPr="00EB3C8F">
          <w:rPr>
            <w:rFonts w:ascii="Times New Roman" w:hAnsi="Times New Roman"/>
          </w:rPr>
          <w:instrText>\</w:instrText>
        </w:r>
        <w:r w:rsidR="00EB3C8F" w:rsidRPr="00EB3C8F">
          <w:rPr>
            <w:rFonts w:ascii="Times New Roman" w:hAnsi="Times New Roman"/>
            <w:rPrChange w:id="121" w:author="Palacherla, Susmitha C" w:date="2022-03-15T14:03:00Z">
              <w:rPr>
                <w:rStyle w:val="Hyperlink"/>
                <w:rFonts w:ascii="Times New Roman" w:hAnsi="Times New Roman"/>
              </w:rPr>
            </w:rPrChange>
          </w:rPr>
          <w:instrText>\coaching</w:instrText>
        </w:r>
        <w:r w:rsidR="00EB3C8F" w:rsidRPr="00EB3C8F">
          <w:rPr>
            <w:rFonts w:ascii="Times New Roman" w:hAnsi="Times New Roman"/>
          </w:rPr>
          <w:instrText>\</w:instrText>
        </w:r>
        <w:r w:rsidR="00EB3C8F" w:rsidRPr="00EB3C8F">
          <w:rPr>
            <w:rFonts w:ascii="Times New Roman" w:hAnsi="Times New Roman"/>
            <w:rPrChange w:id="122" w:author="Palacherla, Susmitha C" w:date="2022-03-15T14:03:00Z">
              <w:rPr>
                <w:rStyle w:val="Hyperlink"/>
                <w:rFonts w:ascii="Times New Roman" w:hAnsi="Times New Roman"/>
              </w:rPr>
            </w:rPrChange>
          </w:rPr>
          <w:instrText>\</w:instrText>
        </w:r>
      </w:ins>
      <w:ins w:id="123" w:author="Palacherla, Susmitha C" w:date="2022-03-15T14:03:00Z">
        <w:r w:rsidR="00EB3C8F" w:rsidRPr="00EB3C8F">
          <w:rPr>
            <w:rFonts w:ascii="Times New Roman" w:hAnsi="Times New Roman"/>
            <w:rPrChange w:id="124" w:author="Palacherla, Susmitha C" w:date="2022-03-15T14:03:00Z">
              <w:rPr>
                <w:rStyle w:val="Hyperlink"/>
                <w:rFonts w:ascii="Times New Roman" w:hAnsi="Times New Roman"/>
              </w:rPr>
            </w:rPrChange>
          </w:rPr>
          <w:instrText>Quality</w:instrText>
        </w:r>
      </w:ins>
      <w:ins w:id="125" w:author="Palacherla, Susmitha C" w:date="2022-03-15T13:05:00Z">
        <w:r w:rsidR="00EB3C8F" w:rsidRPr="00EB3C8F">
          <w:rPr>
            <w:rFonts w:ascii="Times New Roman" w:hAnsi="Times New Roman"/>
          </w:rPr>
          <w:instrText>\</w:instrText>
        </w:r>
        <w:r w:rsidR="00EB3C8F" w:rsidRPr="00EB3C8F">
          <w:rPr>
            <w:rFonts w:ascii="Times New Roman" w:hAnsi="Times New Roman"/>
            <w:rPrChange w:id="126" w:author="Palacherla, Susmitha C" w:date="2022-03-15T14:03:00Z">
              <w:rPr>
                <w:rStyle w:val="Hyperlink"/>
                <w:rFonts w:ascii="Times New Roman" w:hAnsi="Times New Roman"/>
              </w:rPr>
            </w:rPrChange>
          </w:rPr>
          <w:instrText>\Decrypt_out</w:instrText>
        </w:r>
        <w:r w:rsidR="00EB3C8F" w:rsidRPr="00EB3C8F">
          <w:rPr>
            <w:rFonts w:ascii="Times New Roman" w:hAnsi="Times New Roman"/>
          </w:rPr>
          <w:instrText>\</w:instrText>
        </w:r>
        <w:r w:rsidR="00EB3C8F" w:rsidRPr="00EB3C8F">
          <w:rPr>
            <w:rFonts w:ascii="Times New Roman" w:hAnsi="Times New Roman"/>
            <w:rPrChange w:id="127" w:author="Palacherla, Susmitha C" w:date="2022-03-15T14:03:00Z">
              <w:rPr>
                <w:rStyle w:val="Hyperlink"/>
                <w:rFonts w:ascii="Times New Roman" w:hAnsi="Times New Roman"/>
              </w:rPr>
            </w:rPrChange>
          </w:rPr>
          <w:instrText>\</w:instrText>
        </w:r>
      </w:ins>
      <w:ins w:id="128" w:author="Palacherla, Susmitha C" w:date="2022-03-15T14:03:00Z">
        <w:r w:rsidR="00EB3C8F">
          <w:rPr>
            <w:rFonts w:ascii="Times New Roman" w:hAnsi="Times New Roman"/>
          </w:rPr>
          <w:instrText xml:space="preserve">" </w:instrText>
        </w:r>
        <w:r w:rsidR="00EB3C8F">
          <w:rPr>
            <w:rFonts w:ascii="Times New Roman" w:hAnsi="Times New Roman"/>
          </w:rPr>
          <w:fldChar w:fldCharType="separate"/>
        </w:r>
      </w:ins>
      <w:ins w:id="129" w:author="Palacherla, Susmitha C" w:date="2022-03-15T13:05:00Z">
        <w:r w:rsidR="00EB3C8F" w:rsidRPr="00EB3C8F">
          <w:rPr>
            <w:rStyle w:val="Hyperlink"/>
            <w:rFonts w:ascii="Times New Roman" w:hAnsi="Times New Roman"/>
          </w:rPr>
          <w:t>\\UVAADADSQL50CCO\data\coaching\</w:t>
        </w:r>
      </w:ins>
      <w:ins w:id="130" w:author="Palacherla, Susmitha C" w:date="2022-03-15T14:03:00Z">
        <w:r w:rsidR="00EB3C8F" w:rsidRPr="00EB3C8F">
          <w:rPr>
            <w:rStyle w:val="Hyperlink"/>
            <w:rFonts w:ascii="Times New Roman" w:hAnsi="Times New Roman"/>
          </w:rPr>
          <w:t>Quality</w:t>
        </w:r>
      </w:ins>
      <w:ins w:id="131" w:author="Palacherla, Susmitha C" w:date="2022-03-15T13:05:00Z">
        <w:r w:rsidR="00EB3C8F" w:rsidRPr="00EB3C8F">
          <w:rPr>
            <w:rStyle w:val="Hyperlink"/>
            <w:rFonts w:ascii="Times New Roman" w:hAnsi="Times New Roman"/>
          </w:rPr>
          <w:t>\Decrypt_out\</w:t>
        </w:r>
      </w:ins>
      <w:ins w:id="132" w:author="Palacherla, Susmitha C" w:date="2022-03-15T14:03:00Z">
        <w:r w:rsidR="00EB3C8F">
          <w:rPr>
            <w:rFonts w:ascii="Times New Roman" w:hAnsi="Times New Roman"/>
          </w:rPr>
          <w:fldChar w:fldCharType="end"/>
        </w:r>
      </w:ins>
      <w:ins w:id="133" w:author="Palacherla, Susmitha C" w:date="2022-03-15T13:05:00Z">
        <w:r>
          <w:rPr>
            <w:rFonts w:ascii="Times New Roman" w:hAnsi="Times New Roman"/>
          </w:rPr>
          <w:t xml:space="preserve"> Derived from Expression for Foreach File enumerator</w:t>
        </w:r>
      </w:ins>
    </w:p>
    <w:p w14:paraId="39FE64D1" w14:textId="77777777" w:rsidR="00044224" w:rsidRDefault="00044224" w:rsidP="00044224">
      <w:pPr>
        <w:spacing w:after="0"/>
        <w:ind w:left="1080"/>
        <w:rPr>
          <w:ins w:id="134" w:author="Palacherla, Susmitha C" w:date="2022-03-15T13:05:00Z"/>
          <w:rFonts w:ascii="Times New Roman" w:hAnsi="Times New Roman"/>
        </w:rPr>
      </w:pPr>
      <w:ins w:id="135" w:author="Palacherla, Susmitha C" w:date="2022-03-15T13:05:00Z">
        <w:r>
          <w:rPr>
            <w:noProof/>
          </w:rPr>
          <w:drawing>
            <wp:inline distT="0" distB="0" distL="0" distR="0" wp14:anchorId="0A959641" wp14:editId="27B1E0DB">
              <wp:extent cx="4151376" cy="914400"/>
              <wp:effectExtent l="0" t="0" r="1905" b="0"/>
              <wp:docPr id="20" name="Picture 20" descr="Graphical user interface, text, application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0" name="Picture 20" descr="Graphical user interface, text, application&#10;&#10;Description automatically generated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51376" cy="9144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6E8408" w14:textId="77777777" w:rsidR="00044224" w:rsidRPr="007F7B2E" w:rsidRDefault="00044224" w:rsidP="00044224">
      <w:pPr>
        <w:spacing w:after="0"/>
        <w:ind w:left="1080"/>
        <w:rPr>
          <w:ins w:id="136" w:author="Palacherla, Susmitha C" w:date="2022-03-15T13:05:00Z"/>
          <w:rFonts w:ascii="Times New Roman" w:hAnsi="Times New Roman"/>
        </w:rPr>
      </w:pPr>
      <w:ins w:id="137" w:author="Palacherla, Susmitha C" w:date="2022-03-15T13:05:00Z">
        <w:r w:rsidRPr="007F7B2E">
          <w:rPr>
            <w:rFonts w:ascii="Times New Roman" w:hAnsi="Times New Roman"/>
          </w:rPr>
          <w:t xml:space="preserve">Files: </w:t>
        </w:r>
        <w:r w:rsidRPr="00D607CF">
          <w:rPr>
            <w:rFonts w:ascii="Times New Roman" w:hAnsi="Times New Roman"/>
          </w:rPr>
          <w:t>eCL_*.xls*</w:t>
        </w:r>
      </w:ins>
    </w:p>
    <w:p w14:paraId="7DCC2C80" w14:textId="77777777" w:rsidR="00044224" w:rsidRPr="007F7B2E" w:rsidRDefault="00044224" w:rsidP="00044224">
      <w:pPr>
        <w:spacing w:after="0"/>
        <w:ind w:left="1080"/>
        <w:rPr>
          <w:ins w:id="138" w:author="Palacherla, Susmitha C" w:date="2022-03-15T13:05:00Z"/>
          <w:rFonts w:ascii="Times New Roman" w:hAnsi="Times New Roman"/>
        </w:rPr>
      </w:pPr>
      <w:ins w:id="139" w:author="Palacherla, Susmitha C" w:date="2022-03-15T13:05:00Z">
        <w:r w:rsidRPr="007F7B2E">
          <w:rPr>
            <w:rFonts w:ascii="Times New Roman" w:hAnsi="Times New Roman"/>
          </w:rPr>
          <w:t>Retrieve file name: Name and Extension</w:t>
        </w:r>
      </w:ins>
    </w:p>
    <w:p w14:paraId="1CD4259C" w14:textId="77777777" w:rsidR="00044224" w:rsidRPr="007F7B2E" w:rsidRDefault="00044224" w:rsidP="00044224">
      <w:pPr>
        <w:spacing w:after="0"/>
        <w:ind w:left="1080"/>
        <w:rPr>
          <w:ins w:id="140" w:author="Palacherla, Susmitha C" w:date="2022-03-15T13:05:00Z"/>
          <w:rFonts w:ascii="Times New Roman" w:hAnsi="Times New Roman"/>
        </w:rPr>
      </w:pPr>
    </w:p>
    <w:p w14:paraId="11B395EF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ins w:id="141" w:author="Palacherla, Susmitha C" w:date="2022-03-15T13:05:00Z"/>
          <w:rFonts w:ascii="Times New Roman" w:hAnsi="Times New Roman"/>
        </w:rPr>
      </w:pPr>
      <w:ins w:id="142" w:author="Palacherla, Susmitha C" w:date="2022-03-15T13:05:00Z">
        <w:r>
          <w:rPr>
            <w:rFonts w:ascii="Times New Roman" w:hAnsi="Times New Roman"/>
          </w:rPr>
          <w:t>SQL</w:t>
        </w:r>
        <w:r w:rsidRPr="007F7B2E">
          <w:rPr>
            <w:rFonts w:ascii="Times New Roman" w:hAnsi="Times New Roman"/>
          </w:rPr>
          <w:t xml:space="preserve"> task – </w:t>
        </w:r>
        <w:r>
          <w:rPr>
            <w:rFonts w:ascii="Times New Roman" w:hAnsi="Times New Roman"/>
          </w:rPr>
          <w:t>Fetch Contacts</w:t>
        </w:r>
        <w:r w:rsidRPr="007F7B2E">
          <w:rPr>
            <w:rFonts w:ascii="Times New Roman" w:hAnsi="Times New Roman"/>
          </w:rPr>
          <w:t xml:space="preserve"> </w:t>
        </w:r>
      </w:ins>
    </w:p>
    <w:p w14:paraId="318BB782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ins w:id="143" w:author="Palacherla, Susmitha C" w:date="2022-03-15T13:05:00Z"/>
          <w:rFonts w:ascii="Times New Roman" w:hAnsi="Times New Roman"/>
          <w:noProof/>
        </w:rPr>
      </w:pPr>
      <w:ins w:id="144" w:author="Palacherla, Susmitha C" w:date="2022-03-15T13:05:00Z">
        <w:r>
          <w:rPr>
            <w:rFonts w:ascii="Times New Roman" w:hAnsi="Times New Roman"/>
            <w:noProof/>
          </w:rPr>
          <w:t>General</w:t>
        </w:r>
      </w:ins>
    </w:p>
    <w:p w14:paraId="580BCD38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45" w:author="Palacherla, Susmitha C" w:date="2022-03-15T13:05:00Z"/>
          <w:rFonts w:ascii="Times New Roman" w:hAnsi="Times New Roman"/>
          <w:noProof/>
        </w:rPr>
      </w:pPr>
      <w:ins w:id="146" w:author="Palacherla, Susmitha C" w:date="2022-03-15T13:05:00Z">
        <w:r>
          <w:rPr>
            <w:rFonts w:ascii="Times New Roman" w:hAnsi="Times New Roman"/>
            <w:noProof/>
          </w:rPr>
          <w:t>Result Set – Single Row</w:t>
        </w:r>
      </w:ins>
    </w:p>
    <w:p w14:paraId="57CCB2C3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47" w:author="Palacherla, Susmitha C" w:date="2022-03-15T13:05:00Z"/>
          <w:rFonts w:ascii="Times New Roman" w:hAnsi="Times New Roman"/>
          <w:noProof/>
        </w:rPr>
      </w:pPr>
      <w:ins w:id="148" w:author="Palacherla, Susmitha C" w:date="2022-03-15T13:05:00Z">
        <w:r>
          <w:rPr>
            <w:rFonts w:ascii="Times New Roman" w:hAnsi="Times New Roman"/>
            <w:noProof/>
          </w:rPr>
          <w:t>Connection Type – OLE DB</w:t>
        </w:r>
      </w:ins>
    </w:p>
    <w:p w14:paraId="62F2BF60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49" w:author="Palacherla, Susmitha C" w:date="2022-03-15T13:05:00Z"/>
          <w:rFonts w:ascii="Times New Roman" w:hAnsi="Times New Roman"/>
          <w:noProof/>
        </w:rPr>
      </w:pPr>
      <w:ins w:id="150" w:author="Palacherla, Susmitha C" w:date="2022-03-15T13:05:00Z">
        <w:r>
          <w:rPr>
            <w:rFonts w:ascii="Times New Roman" w:hAnsi="Times New Roman"/>
            <w:noProof/>
          </w:rPr>
          <w:t>Connection – destinationdb</w:t>
        </w:r>
      </w:ins>
    </w:p>
    <w:p w14:paraId="15A4AC3B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51" w:author="Palacherla, Susmitha C" w:date="2022-03-15T13:05:00Z"/>
          <w:rFonts w:ascii="Times New Roman" w:hAnsi="Times New Roman"/>
          <w:noProof/>
        </w:rPr>
      </w:pPr>
      <w:ins w:id="152" w:author="Palacherla, Susmitha C" w:date="2022-03-15T13:05:00Z">
        <w:r>
          <w:rPr>
            <w:rFonts w:ascii="Times New Roman" w:hAnsi="Times New Roman"/>
            <w:noProof/>
          </w:rPr>
          <w:lastRenderedPageBreak/>
          <w:t xml:space="preserve">SQL Statement - </w:t>
        </w:r>
        <w:r w:rsidRPr="006B3A27">
          <w:rPr>
            <w:rFonts w:ascii="Times New Roman" w:hAnsi="Times New Roman"/>
            <w:noProof/>
          </w:rPr>
          <w:t xml:space="preserve">Declare @FileName nvarchar(100) </w:t>
        </w:r>
      </w:ins>
    </w:p>
    <w:p w14:paraId="69700B8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53" w:author="Palacherla, Susmitha C" w:date="2022-03-15T13:05:00Z"/>
          <w:rFonts w:ascii="Times New Roman" w:hAnsi="Times New Roman"/>
          <w:noProof/>
        </w:rPr>
      </w:pPr>
    </w:p>
    <w:p w14:paraId="0A78224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54" w:author="Palacherla, Susmitha C" w:date="2022-03-15T13:05:00Z"/>
          <w:rFonts w:ascii="Times New Roman" w:hAnsi="Times New Roman"/>
          <w:noProof/>
        </w:rPr>
      </w:pPr>
      <w:ins w:id="155" w:author="Palacherla, Susmitha C" w:date="2022-03-15T13:05:00Z">
        <w:r w:rsidRPr="006B3A27">
          <w:rPr>
            <w:rFonts w:ascii="Times New Roman" w:hAnsi="Times New Roman"/>
            <w:noProof/>
          </w:rPr>
          <w:t>SELECT TOP 1 PrimaryPOC, SecondaryPOC FROM</w:t>
        </w:r>
      </w:ins>
    </w:p>
    <w:p w14:paraId="3DC8A40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56" w:author="Palacherla, Susmitha C" w:date="2022-03-15T13:05:00Z"/>
          <w:rFonts w:ascii="Times New Roman" w:hAnsi="Times New Roman"/>
          <w:noProof/>
        </w:rPr>
      </w:pPr>
      <w:ins w:id="157" w:author="Palacherla, Susmitha C" w:date="2022-03-15T13:05:00Z">
        <w:r w:rsidRPr="006B3A27">
          <w:rPr>
            <w:rFonts w:ascii="Times New Roman" w:hAnsi="Times New Roman"/>
            <w:noProof/>
          </w:rPr>
          <w:t>(SELECT TOP 1 PrimaryPOC, SecondaryPOC FROM [EC].[Feed_Contacts]</w:t>
        </w:r>
      </w:ins>
    </w:p>
    <w:p w14:paraId="5549D2B9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58" w:author="Palacherla, Susmitha C" w:date="2022-03-15T13:05:00Z"/>
          <w:rFonts w:ascii="Times New Roman" w:hAnsi="Times New Roman"/>
          <w:noProof/>
        </w:rPr>
      </w:pPr>
      <w:ins w:id="159" w:author="Palacherla, Susmitha C" w:date="2022-03-15T13:05:00Z">
        <w:r w:rsidRPr="006B3A27">
          <w:rPr>
            <w:rFonts w:ascii="Times New Roman" w:hAnsi="Times New Roman"/>
            <w:noProof/>
          </w:rPr>
          <w:t>WHERE CHARINDEX([ReportCode], ? ) &gt; 0</w:t>
        </w:r>
      </w:ins>
    </w:p>
    <w:p w14:paraId="0C25DACD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60" w:author="Palacherla, Susmitha C" w:date="2022-03-15T13:05:00Z"/>
          <w:rFonts w:ascii="Times New Roman" w:hAnsi="Times New Roman"/>
          <w:noProof/>
        </w:rPr>
      </w:pPr>
      <w:ins w:id="161" w:author="Palacherla, Susmitha C" w:date="2022-03-15T13:05:00Z">
        <w:r w:rsidRPr="006B3A27">
          <w:rPr>
            <w:rFonts w:ascii="Times New Roman" w:hAnsi="Times New Roman"/>
            <w:noProof/>
          </w:rPr>
          <w:t>UNION ALL</w:t>
        </w:r>
      </w:ins>
    </w:p>
    <w:p w14:paraId="2347AAEA" w14:textId="77777777" w:rsidR="00044224" w:rsidRPr="006B3A27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62" w:author="Palacherla, Susmitha C" w:date="2022-03-15T13:05:00Z"/>
          <w:rFonts w:ascii="Times New Roman" w:hAnsi="Times New Roman"/>
          <w:noProof/>
        </w:rPr>
      </w:pPr>
      <w:ins w:id="163" w:author="Palacherla, Susmitha C" w:date="2022-03-15T13:05:00Z">
        <w:r w:rsidRPr="006B3A27">
          <w:rPr>
            <w:rFonts w:ascii="Times New Roman" w:hAnsi="Times New Roman"/>
            <w:noProof/>
          </w:rPr>
          <w:t>SELECT DISTINCT 'Unknown' AS PrimaryPOC, 'Unknown'  AS SecondaryPOC FROM [EC].[Feed_Contacts]) pocs</w:t>
        </w:r>
      </w:ins>
    </w:p>
    <w:p w14:paraId="0F748E94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2160"/>
        <w:rPr>
          <w:ins w:id="164" w:author="Palacherla, Susmitha C" w:date="2022-03-15T13:05:00Z"/>
          <w:rFonts w:ascii="Times New Roman" w:hAnsi="Times New Roman"/>
          <w:noProof/>
        </w:rPr>
      </w:pPr>
      <w:ins w:id="165" w:author="Palacherla, Susmitha C" w:date="2022-03-15T13:05:00Z">
        <w:r w:rsidRPr="006B3A27">
          <w:rPr>
            <w:rFonts w:ascii="Times New Roman" w:hAnsi="Times New Roman"/>
            <w:noProof/>
          </w:rPr>
          <w:t>ORDER BY CASE WHEN PrimaryPOC = 'Unknown' THEN 2 ELSE 1 END</w:t>
        </w:r>
      </w:ins>
    </w:p>
    <w:p w14:paraId="058E86C1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ins w:id="166" w:author="Palacherla, Susmitha C" w:date="2022-03-15T13:05:00Z"/>
          <w:rFonts w:ascii="Times New Roman" w:hAnsi="Times New Roman"/>
          <w:noProof/>
        </w:rPr>
      </w:pPr>
      <w:ins w:id="167" w:author="Palacherla, Susmitha C" w:date="2022-03-15T13:05:00Z">
        <w:r>
          <w:rPr>
            <w:rFonts w:ascii="Times New Roman" w:hAnsi="Times New Roman"/>
            <w:noProof/>
          </w:rPr>
          <w:t xml:space="preserve">                        </w:t>
        </w:r>
      </w:ins>
    </w:p>
    <w:p w14:paraId="47D45C6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ins w:id="168" w:author="Palacherla, Susmitha C" w:date="2022-03-15T13:05:00Z"/>
          <w:rFonts w:ascii="Times New Roman" w:hAnsi="Times New Roman"/>
          <w:noProof/>
        </w:rPr>
      </w:pPr>
      <w:ins w:id="169" w:author="Palacherla, Susmitha C" w:date="2022-03-15T13:05:00Z">
        <w:r>
          <w:rPr>
            <w:rFonts w:ascii="Times New Roman" w:hAnsi="Times New Roman"/>
            <w:noProof/>
          </w:rPr>
          <w:t xml:space="preserve">    Parameter Mapping</w:t>
        </w:r>
      </w:ins>
    </w:p>
    <w:p w14:paraId="38EA91EC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ins w:id="170" w:author="Palacherla, Susmitha C" w:date="2022-03-15T13:05:00Z"/>
          <w:rFonts w:ascii="Times New Roman" w:hAnsi="Times New Roman"/>
          <w:sz w:val="24"/>
          <w:szCs w:val="24"/>
        </w:rPr>
      </w:pPr>
      <w:ins w:id="171" w:author="Palacherla, Susmitha C" w:date="2022-03-15T13:05:00Z">
        <w:r>
          <w:rPr>
            <w:rFonts w:ascii="Times New Roman" w:hAnsi="Times New Roman"/>
            <w:noProof/>
          </w:rPr>
          <w:t xml:space="preserve">                 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9"/>
        <w:gridCol w:w="1789"/>
        <w:gridCol w:w="1837"/>
        <w:gridCol w:w="1818"/>
        <w:gridCol w:w="1797"/>
      </w:tblGrid>
      <w:tr w:rsidR="00044224" w14:paraId="4AEBE291" w14:textId="77777777" w:rsidTr="00157B64">
        <w:trPr>
          <w:ins w:id="172" w:author="Palacherla, Susmitha C" w:date="2022-03-15T13:05:00Z"/>
        </w:trPr>
        <w:tc>
          <w:tcPr>
            <w:tcW w:w="1870" w:type="dxa"/>
          </w:tcPr>
          <w:p w14:paraId="19ECD9C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73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74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Variable Name</w:t>
              </w:r>
            </w:ins>
          </w:p>
        </w:tc>
        <w:tc>
          <w:tcPr>
            <w:tcW w:w="1870" w:type="dxa"/>
          </w:tcPr>
          <w:p w14:paraId="2E6BBFB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75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76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Direction</w:t>
              </w:r>
            </w:ins>
          </w:p>
        </w:tc>
        <w:tc>
          <w:tcPr>
            <w:tcW w:w="1870" w:type="dxa"/>
          </w:tcPr>
          <w:p w14:paraId="76A5FB09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77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78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Data Type</w:t>
              </w:r>
            </w:ins>
          </w:p>
        </w:tc>
        <w:tc>
          <w:tcPr>
            <w:tcW w:w="1870" w:type="dxa"/>
          </w:tcPr>
          <w:p w14:paraId="589C6D4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79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80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Parameter Name</w:t>
              </w:r>
            </w:ins>
          </w:p>
        </w:tc>
        <w:tc>
          <w:tcPr>
            <w:tcW w:w="1870" w:type="dxa"/>
          </w:tcPr>
          <w:p w14:paraId="0418EA94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81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82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Parameter Size</w:t>
              </w:r>
            </w:ins>
          </w:p>
        </w:tc>
      </w:tr>
      <w:tr w:rsidR="00044224" w14:paraId="48F9D7E9" w14:textId="77777777" w:rsidTr="00157B64">
        <w:trPr>
          <w:ins w:id="183" w:author="Palacherla, Susmitha C" w:date="2022-03-15T13:05:00Z"/>
        </w:trPr>
        <w:tc>
          <w:tcPr>
            <w:tcW w:w="1870" w:type="dxa"/>
          </w:tcPr>
          <w:p w14:paraId="565FB45C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84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85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User::VarFileName</w:t>
              </w:r>
            </w:ins>
          </w:p>
        </w:tc>
        <w:tc>
          <w:tcPr>
            <w:tcW w:w="1870" w:type="dxa"/>
          </w:tcPr>
          <w:p w14:paraId="3097058A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86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87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Input</w:t>
              </w:r>
            </w:ins>
          </w:p>
        </w:tc>
        <w:tc>
          <w:tcPr>
            <w:tcW w:w="1870" w:type="dxa"/>
          </w:tcPr>
          <w:p w14:paraId="2CBC49F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88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89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NVARCHAR</w:t>
              </w:r>
            </w:ins>
          </w:p>
        </w:tc>
        <w:tc>
          <w:tcPr>
            <w:tcW w:w="1870" w:type="dxa"/>
          </w:tcPr>
          <w:p w14:paraId="4E6F33FE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90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91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@FileName</w:t>
              </w:r>
            </w:ins>
          </w:p>
        </w:tc>
        <w:tc>
          <w:tcPr>
            <w:tcW w:w="1870" w:type="dxa"/>
          </w:tcPr>
          <w:p w14:paraId="1B2A833F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192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193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100</w:t>
              </w:r>
            </w:ins>
          </w:p>
        </w:tc>
      </w:tr>
    </w:tbl>
    <w:p w14:paraId="33DCDF2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ins w:id="194" w:author="Palacherla, Susmitha C" w:date="2022-03-15T13:05:00Z"/>
          <w:rFonts w:ascii="Times New Roman" w:hAnsi="Times New Roman"/>
          <w:sz w:val="24"/>
          <w:szCs w:val="24"/>
        </w:rPr>
      </w:pPr>
    </w:p>
    <w:p w14:paraId="3B6AEA3D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ins w:id="195" w:author="Palacherla, Susmitha C" w:date="2022-03-15T13:05:00Z"/>
          <w:rFonts w:ascii="Times New Roman" w:hAnsi="Times New Roman"/>
          <w:sz w:val="24"/>
          <w:szCs w:val="24"/>
        </w:rPr>
      </w:pPr>
      <w:ins w:id="196" w:author="Palacherla, Susmitha C" w:date="2022-03-15T13:05:00Z">
        <w:r>
          <w:rPr>
            <w:rFonts w:ascii="Times New Roman" w:hAnsi="Times New Roman"/>
            <w:sz w:val="24"/>
            <w:szCs w:val="24"/>
          </w:rPr>
          <w:t>Result Set</w:t>
        </w:r>
      </w:ins>
    </w:p>
    <w:p w14:paraId="0FA8E9AC" w14:textId="77777777" w:rsidR="00044224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ins w:id="197" w:author="Palacherla, Susmitha C" w:date="2022-03-15T13:05:00Z"/>
          <w:rFonts w:ascii="Times New Roman" w:hAnsi="Times New Roman"/>
          <w:sz w:val="24"/>
          <w:szCs w:val="24"/>
        </w:rPr>
      </w:pPr>
      <w:ins w:id="198" w:author="Palacherla, Susmitha C" w:date="2022-03-15T13:05:00Z">
        <w:r>
          <w:rPr>
            <w:rFonts w:ascii="Times New Roman" w:hAnsi="Times New Roman"/>
            <w:sz w:val="24"/>
            <w:szCs w:val="24"/>
          </w:rPr>
          <w:t xml:space="preserve">       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4224" w14:paraId="55A4DF2D" w14:textId="77777777" w:rsidTr="00157B64">
        <w:trPr>
          <w:ins w:id="199" w:author="Palacherla, Susmitha C" w:date="2022-03-15T13:05:00Z"/>
        </w:trPr>
        <w:tc>
          <w:tcPr>
            <w:tcW w:w="4675" w:type="dxa"/>
          </w:tcPr>
          <w:p w14:paraId="5E19383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0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201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Result Name</w:t>
              </w:r>
            </w:ins>
          </w:p>
        </w:tc>
        <w:tc>
          <w:tcPr>
            <w:tcW w:w="4675" w:type="dxa"/>
          </w:tcPr>
          <w:p w14:paraId="088E4976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2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203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Variable Name</w:t>
              </w:r>
            </w:ins>
          </w:p>
        </w:tc>
      </w:tr>
      <w:tr w:rsidR="00044224" w14:paraId="3D2C5A38" w14:textId="77777777" w:rsidTr="00157B64">
        <w:trPr>
          <w:ins w:id="204" w:author="Palacherla, Susmitha C" w:date="2022-03-15T13:05:00Z"/>
        </w:trPr>
        <w:tc>
          <w:tcPr>
            <w:tcW w:w="4675" w:type="dxa"/>
          </w:tcPr>
          <w:p w14:paraId="31129AB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5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206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PrimaryPOC</w:t>
              </w:r>
            </w:ins>
          </w:p>
        </w:tc>
        <w:tc>
          <w:tcPr>
            <w:tcW w:w="4675" w:type="dxa"/>
          </w:tcPr>
          <w:p w14:paraId="31C712E3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07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208" w:author="Palacherla, Susmitha C" w:date="2022-03-15T13:05:00Z">
              <w:r w:rsidRPr="006B3A27">
                <w:rPr>
                  <w:rFonts w:ascii="Times New Roman" w:hAnsi="Times New Roman"/>
                  <w:sz w:val="24"/>
                  <w:szCs w:val="24"/>
                </w:rPr>
                <w:t>User::FeedNotificationPOC1</w:t>
              </w:r>
            </w:ins>
          </w:p>
        </w:tc>
      </w:tr>
      <w:tr w:rsidR="00044224" w14:paraId="6DC74F00" w14:textId="77777777" w:rsidTr="00157B64">
        <w:trPr>
          <w:ins w:id="209" w:author="Palacherla, Susmitha C" w:date="2022-03-15T13:05:00Z"/>
        </w:trPr>
        <w:tc>
          <w:tcPr>
            <w:tcW w:w="4675" w:type="dxa"/>
          </w:tcPr>
          <w:p w14:paraId="698DE252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10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211" w:author="Palacherla, Susmitha C" w:date="2022-03-15T13:05:00Z">
              <w:r>
                <w:rPr>
                  <w:rFonts w:ascii="Times New Roman" w:hAnsi="Times New Roman"/>
                  <w:sz w:val="24"/>
                  <w:szCs w:val="24"/>
                </w:rPr>
                <w:t>SecondaryPOC</w:t>
              </w:r>
            </w:ins>
          </w:p>
        </w:tc>
        <w:tc>
          <w:tcPr>
            <w:tcW w:w="4675" w:type="dxa"/>
          </w:tcPr>
          <w:p w14:paraId="033044AD" w14:textId="77777777" w:rsidR="00044224" w:rsidRDefault="00044224" w:rsidP="00157B64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ins w:id="212" w:author="Palacherla, Susmitha C" w:date="2022-03-15T13:05:00Z"/>
                <w:rFonts w:ascii="Times New Roman" w:hAnsi="Times New Roman"/>
                <w:sz w:val="24"/>
                <w:szCs w:val="24"/>
              </w:rPr>
            </w:pPr>
            <w:ins w:id="213" w:author="Palacherla, Susmitha C" w:date="2022-03-15T13:05:00Z">
              <w:r w:rsidRPr="006B3A27">
                <w:rPr>
                  <w:rFonts w:ascii="Times New Roman" w:hAnsi="Times New Roman"/>
                  <w:sz w:val="24"/>
                  <w:szCs w:val="24"/>
                </w:rPr>
                <w:t>User::FeedNotificationPOC</w:t>
              </w:r>
              <w:r>
                <w:rPr>
                  <w:rFonts w:ascii="Times New Roman" w:hAnsi="Times New Roman"/>
                  <w:sz w:val="24"/>
                  <w:szCs w:val="24"/>
                </w:rPr>
                <w:t>2</w:t>
              </w:r>
            </w:ins>
          </w:p>
        </w:tc>
      </w:tr>
    </w:tbl>
    <w:p w14:paraId="122EAF03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rPr>
          <w:ins w:id="214" w:author="Palacherla, Susmitha C" w:date="2022-03-15T13:05:00Z"/>
          <w:rFonts w:ascii="Times New Roman" w:hAnsi="Times New Roman"/>
          <w:sz w:val="24"/>
          <w:szCs w:val="24"/>
        </w:rPr>
      </w:pPr>
    </w:p>
    <w:p w14:paraId="23FCC1C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15" w:author="Palacherla, Susmitha C" w:date="2022-03-15T13:05:00Z"/>
          <w:rFonts w:ascii="Times New Roman" w:hAnsi="Times New Roman"/>
        </w:rPr>
      </w:pPr>
    </w:p>
    <w:p w14:paraId="32A3F31F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16" w:author="Palacherla, Susmitha C" w:date="2022-03-15T13:05:00Z"/>
          <w:rFonts w:ascii="Times New Roman" w:hAnsi="Times New Roman"/>
          <w:sz w:val="24"/>
          <w:szCs w:val="24"/>
        </w:rPr>
      </w:pPr>
    </w:p>
    <w:p w14:paraId="56B2CCB2" w14:textId="77777777" w:rsidR="00044224" w:rsidRPr="007F7B2E" w:rsidRDefault="00044224" w:rsidP="00044224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ins w:id="217" w:author="Palacherla, Susmitha C" w:date="2022-03-15T13:05:00Z"/>
          <w:rFonts w:ascii="Times New Roman" w:hAnsi="Times New Roman"/>
          <w:sz w:val="24"/>
          <w:szCs w:val="24"/>
        </w:rPr>
      </w:pPr>
    </w:p>
    <w:p w14:paraId="246399BD" w14:textId="77777777" w:rsidR="00044224" w:rsidRPr="007F7B2E" w:rsidRDefault="00044224" w:rsidP="00953B0B">
      <w:pPr>
        <w:numPr>
          <w:ilvl w:val="0"/>
          <w:numId w:val="27"/>
        </w:numPr>
        <w:contextualSpacing/>
        <w:rPr>
          <w:ins w:id="218" w:author="Palacherla, Susmitha C" w:date="2022-03-15T13:05:00Z"/>
          <w:rFonts w:ascii="Times New Roman" w:hAnsi="Times New Roman"/>
        </w:rPr>
      </w:pPr>
      <w:ins w:id="219" w:author="Palacherla, Susmitha C" w:date="2022-03-15T13:05:00Z">
        <w:r>
          <w:rPr>
            <w:rFonts w:ascii="Times New Roman" w:hAnsi="Times New Roman"/>
          </w:rPr>
          <w:t>Send Mail Task</w:t>
        </w:r>
        <w:r w:rsidRPr="007F7B2E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–</w:t>
        </w:r>
        <w:r w:rsidRPr="007F7B2E">
          <w:rPr>
            <w:rFonts w:ascii="Times New Roman" w:hAnsi="Times New Roman"/>
          </w:rPr>
          <w:t xml:space="preserve"> </w:t>
        </w:r>
        <w:r>
          <w:rPr>
            <w:rFonts w:ascii="Times New Roman" w:hAnsi="Times New Roman"/>
          </w:rPr>
          <w:t>Send Notification</w:t>
        </w:r>
      </w:ins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51"/>
        <w:gridCol w:w="2221"/>
        <w:gridCol w:w="2838"/>
      </w:tblGrid>
      <w:tr w:rsidR="00044224" w14:paraId="0D2B72D8" w14:textId="77777777" w:rsidTr="00157B64">
        <w:trPr>
          <w:ins w:id="220" w:author="Palacherla, Susmitha C" w:date="2022-03-15T13:05:00Z"/>
        </w:trPr>
        <w:tc>
          <w:tcPr>
            <w:tcW w:w="2151" w:type="dxa"/>
          </w:tcPr>
          <w:p w14:paraId="1C0DAFAB" w14:textId="77777777" w:rsidR="00044224" w:rsidRDefault="00044224" w:rsidP="00157B64">
            <w:pPr>
              <w:rPr>
                <w:ins w:id="221" w:author="Palacherla, Susmitha C" w:date="2022-03-15T13:05:00Z"/>
                <w:rFonts w:ascii="Times New Roman" w:hAnsi="Times New Roman"/>
              </w:rPr>
            </w:pPr>
            <w:ins w:id="222" w:author="Palacherla, Susmitha C" w:date="2022-03-15T13:05:00Z">
              <w:r>
                <w:rPr>
                  <w:rFonts w:ascii="Times New Roman" w:hAnsi="Times New Roman"/>
                </w:rPr>
                <w:t>Property</w:t>
              </w:r>
            </w:ins>
          </w:p>
        </w:tc>
        <w:tc>
          <w:tcPr>
            <w:tcW w:w="2221" w:type="dxa"/>
          </w:tcPr>
          <w:p w14:paraId="5418FBF3" w14:textId="77777777" w:rsidR="00044224" w:rsidRDefault="00044224" w:rsidP="00157B64">
            <w:pPr>
              <w:rPr>
                <w:ins w:id="223" w:author="Palacherla, Susmitha C" w:date="2022-03-15T13:05:00Z"/>
                <w:rFonts w:ascii="Times New Roman" w:hAnsi="Times New Roman"/>
              </w:rPr>
            </w:pPr>
            <w:ins w:id="224" w:author="Palacherla, Susmitha C" w:date="2022-03-15T13:05:00Z">
              <w:r>
                <w:rPr>
                  <w:rFonts w:ascii="Times New Roman" w:hAnsi="Times New Roman"/>
                </w:rPr>
                <w:t>Source</w:t>
              </w:r>
            </w:ins>
          </w:p>
        </w:tc>
        <w:tc>
          <w:tcPr>
            <w:tcW w:w="2838" w:type="dxa"/>
          </w:tcPr>
          <w:p w14:paraId="5D868865" w14:textId="77777777" w:rsidR="00044224" w:rsidRDefault="00044224" w:rsidP="00157B64">
            <w:pPr>
              <w:rPr>
                <w:ins w:id="225" w:author="Palacherla, Susmitha C" w:date="2022-03-15T13:05:00Z"/>
                <w:rFonts w:ascii="Times New Roman" w:hAnsi="Times New Roman"/>
              </w:rPr>
            </w:pPr>
            <w:ins w:id="226" w:author="Palacherla, Susmitha C" w:date="2022-03-15T13:05:00Z">
              <w:r>
                <w:rPr>
                  <w:rFonts w:ascii="Times New Roman" w:hAnsi="Times New Roman"/>
                </w:rPr>
                <w:t>Expression/Value</w:t>
              </w:r>
            </w:ins>
          </w:p>
        </w:tc>
      </w:tr>
      <w:tr w:rsidR="00044224" w14:paraId="5D34C935" w14:textId="77777777" w:rsidTr="00157B64">
        <w:trPr>
          <w:ins w:id="227" w:author="Palacherla, Susmitha C" w:date="2022-03-15T13:05:00Z"/>
        </w:trPr>
        <w:tc>
          <w:tcPr>
            <w:tcW w:w="2151" w:type="dxa"/>
          </w:tcPr>
          <w:p w14:paraId="56E18E60" w14:textId="77777777" w:rsidR="00044224" w:rsidRDefault="00044224" w:rsidP="00157B64">
            <w:pPr>
              <w:rPr>
                <w:ins w:id="228" w:author="Palacherla, Susmitha C" w:date="2022-03-15T13:05:00Z"/>
                <w:rFonts w:ascii="Times New Roman" w:hAnsi="Times New Roman"/>
              </w:rPr>
            </w:pPr>
            <w:ins w:id="229" w:author="Palacherla, Susmitha C" w:date="2022-03-15T13:05:00Z">
              <w:r>
                <w:rPr>
                  <w:rFonts w:ascii="Times New Roman" w:hAnsi="Times New Roman"/>
                </w:rPr>
                <w:t>SmtpConnection</w:t>
              </w:r>
            </w:ins>
          </w:p>
        </w:tc>
        <w:tc>
          <w:tcPr>
            <w:tcW w:w="2221" w:type="dxa"/>
          </w:tcPr>
          <w:p w14:paraId="261FE4C6" w14:textId="77777777" w:rsidR="00044224" w:rsidRDefault="00044224" w:rsidP="00157B64">
            <w:pPr>
              <w:rPr>
                <w:ins w:id="230" w:author="Palacherla, Susmitha C" w:date="2022-03-15T13:05:00Z"/>
                <w:rFonts w:ascii="Times New Roman" w:hAnsi="Times New Roman"/>
              </w:rPr>
            </w:pPr>
            <w:ins w:id="231" w:author="Palacherla, Susmitha C" w:date="2022-03-15T13:05:00Z">
              <w:r>
                <w:rPr>
                  <w:rFonts w:ascii="Times New Roman" w:hAnsi="Times New Roman"/>
                </w:rPr>
                <w:t>Connection Manager</w:t>
              </w:r>
            </w:ins>
          </w:p>
        </w:tc>
        <w:tc>
          <w:tcPr>
            <w:tcW w:w="2838" w:type="dxa"/>
          </w:tcPr>
          <w:p w14:paraId="309848FC" w14:textId="77777777" w:rsidR="00044224" w:rsidRDefault="00044224" w:rsidP="00157B64">
            <w:pPr>
              <w:rPr>
                <w:ins w:id="232" w:author="Palacherla, Susmitha C" w:date="2022-03-15T13:05:00Z"/>
                <w:rFonts w:ascii="Times New Roman" w:hAnsi="Times New Roman"/>
              </w:rPr>
            </w:pPr>
            <w:ins w:id="233" w:author="Palacherla, Susmitha C" w:date="2022-03-15T13:05:00Z">
              <w:r w:rsidRPr="004E0728">
                <w:rPr>
                  <w:rFonts w:ascii="Times New Roman" w:hAnsi="Times New Roman"/>
                </w:rPr>
                <w:t>SMTP Connection Manager</w:t>
              </w:r>
            </w:ins>
          </w:p>
        </w:tc>
      </w:tr>
      <w:tr w:rsidR="00044224" w14:paraId="6BBF3157" w14:textId="77777777" w:rsidTr="00157B64">
        <w:trPr>
          <w:ins w:id="234" w:author="Palacherla, Susmitha C" w:date="2022-03-15T13:05:00Z"/>
        </w:trPr>
        <w:tc>
          <w:tcPr>
            <w:tcW w:w="2151" w:type="dxa"/>
          </w:tcPr>
          <w:p w14:paraId="4D17D20A" w14:textId="77777777" w:rsidR="00044224" w:rsidRDefault="00044224" w:rsidP="00157B64">
            <w:pPr>
              <w:rPr>
                <w:ins w:id="235" w:author="Palacherla, Susmitha C" w:date="2022-03-15T13:05:00Z"/>
                <w:rFonts w:ascii="Times New Roman" w:hAnsi="Times New Roman"/>
              </w:rPr>
            </w:pPr>
            <w:ins w:id="236" w:author="Palacherla, Susmitha C" w:date="2022-03-15T13:05:00Z">
              <w:r>
                <w:rPr>
                  <w:rFonts w:ascii="Times New Roman" w:hAnsi="Times New Roman"/>
                </w:rPr>
                <w:t>From</w:t>
              </w:r>
            </w:ins>
          </w:p>
        </w:tc>
        <w:tc>
          <w:tcPr>
            <w:tcW w:w="2221" w:type="dxa"/>
          </w:tcPr>
          <w:p w14:paraId="25E1B708" w14:textId="77777777" w:rsidR="00044224" w:rsidRDefault="00044224" w:rsidP="00157B64">
            <w:pPr>
              <w:rPr>
                <w:ins w:id="237" w:author="Palacherla, Susmitha C" w:date="2022-03-15T13:05:00Z"/>
                <w:rFonts w:ascii="Times New Roman" w:hAnsi="Times New Roman"/>
              </w:rPr>
            </w:pPr>
            <w:ins w:id="238" w:author="Palacherla, Susmitha C" w:date="2022-03-15T13:05:00Z">
              <w:r>
                <w:rPr>
                  <w:rFonts w:ascii="Times New Roman" w:hAnsi="Times New Roman"/>
                </w:rPr>
                <w:t>Expression(FromLine)</w:t>
              </w:r>
            </w:ins>
          </w:p>
        </w:tc>
        <w:tc>
          <w:tcPr>
            <w:tcW w:w="2838" w:type="dxa"/>
          </w:tcPr>
          <w:p w14:paraId="5F3768E0" w14:textId="77777777" w:rsidR="00044224" w:rsidRDefault="00044224" w:rsidP="00157B64">
            <w:pPr>
              <w:rPr>
                <w:ins w:id="239" w:author="Palacherla, Susmitha C" w:date="2022-03-15T13:05:00Z"/>
                <w:rFonts w:ascii="Times New Roman" w:hAnsi="Times New Roman"/>
              </w:rPr>
            </w:pPr>
            <w:ins w:id="240" w:author="Palacherla, Susmitha C" w:date="2022-03-15T13:05:00Z">
              <w:r w:rsidRPr="004E0728">
                <w:rPr>
                  <w:rFonts w:ascii="Times New Roman" w:hAnsi="Times New Roman"/>
                </w:rPr>
                <w:t>"eCoaching" +  @[User::VarDBName] + "@Maximus.com"</w:t>
              </w:r>
            </w:ins>
          </w:p>
        </w:tc>
      </w:tr>
      <w:tr w:rsidR="00044224" w14:paraId="77F9A143" w14:textId="77777777" w:rsidTr="00157B64">
        <w:trPr>
          <w:ins w:id="241" w:author="Palacherla, Susmitha C" w:date="2022-03-15T13:05:00Z"/>
        </w:trPr>
        <w:tc>
          <w:tcPr>
            <w:tcW w:w="2151" w:type="dxa"/>
          </w:tcPr>
          <w:p w14:paraId="20D4B9E3" w14:textId="77777777" w:rsidR="00044224" w:rsidRDefault="00044224" w:rsidP="00157B64">
            <w:pPr>
              <w:rPr>
                <w:ins w:id="242" w:author="Palacherla, Susmitha C" w:date="2022-03-15T13:05:00Z"/>
                <w:rFonts w:ascii="Times New Roman" w:hAnsi="Times New Roman"/>
              </w:rPr>
            </w:pPr>
            <w:ins w:id="243" w:author="Palacherla, Susmitha C" w:date="2022-03-15T13:05:00Z">
              <w:r>
                <w:rPr>
                  <w:rFonts w:ascii="Times New Roman" w:hAnsi="Times New Roman"/>
                </w:rPr>
                <w:t>To</w:t>
              </w:r>
            </w:ins>
          </w:p>
        </w:tc>
        <w:tc>
          <w:tcPr>
            <w:tcW w:w="2221" w:type="dxa"/>
          </w:tcPr>
          <w:p w14:paraId="1BEC06DE" w14:textId="77777777" w:rsidR="00044224" w:rsidRDefault="00044224" w:rsidP="00157B64">
            <w:pPr>
              <w:rPr>
                <w:ins w:id="244" w:author="Palacherla, Susmitha C" w:date="2022-03-15T13:05:00Z"/>
                <w:rFonts w:ascii="Times New Roman" w:hAnsi="Times New Roman"/>
              </w:rPr>
            </w:pPr>
            <w:ins w:id="245" w:author="Palacherla, Susmitha C" w:date="2022-03-15T13:05:00Z">
              <w:r w:rsidRPr="00CE62F6">
                <w:rPr>
                  <w:rFonts w:ascii="Times New Roman" w:hAnsi="Times New Roman"/>
                </w:rPr>
                <w:t>Expression(</w:t>
              </w:r>
              <w:r>
                <w:rPr>
                  <w:rFonts w:ascii="Times New Roman" w:hAnsi="Times New Roman"/>
                </w:rPr>
                <w:t>to</w:t>
              </w:r>
              <w:r w:rsidRPr="00CE62F6">
                <w:rPr>
                  <w:rFonts w:ascii="Times New Roman" w:hAnsi="Times New Roman"/>
                </w:rPr>
                <w:t>Line)</w:t>
              </w:r>
            </w:ins>
          </w:p>
        </w:tc>
        <w:tc>
          <w:tcPr>
            <w:tcW w:w="2838" w:type="dxa"/>
          </w:tcPr>
          <w:p w14:paraId="48D03E7A" w14:textId="77777777" w:rsidR="00044224" w:rsidRDefault="00044224" w:rsidP="00157B64">
            <w:pPr>
              <w:rPr>
                <w:ins w:id="246" w:author="Palacherla, Susmitha C" w:date="2022-03-15T13:05:00Z"/>
                <w:rFonts w:ascii="Times New Roman" w:hAnsi="Times New Roman"/>
              </w:rPr>
            </w:pPr>
            <w:ins w:id="247" w:author="Palacherla, Susmitha C" w:date="2022-03-15T13:05:00Z">
              <w:r w:rsidRPr="00776BD3">
                <w:rPr>
                  <w:rFonts w:ascii="Times New Roman" w:hAnsi="Times New Roman"/>
                </w:rPr>
                <w:t>@[User::FeedNotificationTo]</w:t>
              </w:r>
            </w:ins>
          </w:p>
        </w:tc>
      </w:tr>
      <w:tr w:rsidR="00044224" w14:paraId="722E8527" w14:textId="77777777" w:rsidTr="00157B64">
        <w:trPr>
          <w:ins w:id="248" w:author="Palacherla, Susmitha C" w:date="2022-03-15T13:05:00Z"/>
        </w:trPr>
        <w:tc>
          <w:tcPr>
            <w:tcW w:w="2151" w:type="dxa"/>
          </w:tcPr>
          <w:p w14:paraId="3EAC8A77" w14:textId="77777777" w:rsidR="00044224" w:rsidRDefault="00044224" w:rsidP="00157B64">
            <w:pPr>
              <w:rPr>
                <w:ins w:id="249" w:author="Palacherla, Susmitha C" w:date="2022-03-15T13:05:00Z"/>
                <w:rFonts w:ascii="Times New Roman" w:hAnsi="Times New Roman"/>
              </w:rPr>
            </w:pPr>
            <w:ins w:id="250" w:author="Palacherla, Susmitha C" w:date="2022-03-15T13:05:00Z">
              <w:r>
                <w:rPr>
                  <w:rFonts w:ascii="Times New Roman" w:hAnsi="Times New Roman"/>
                </w:rPr>
                <w:t>Cc</w:t>
              </w:r>
            </w:ins>
          </w:p>
        </w:tc>
        <w:tc>
          <w:tcPr>
            <w:tcW w:w="2221" w:type="dxa"/>
          </w:tcPr>
          <w:p w14:paraId="7C48CC45" w14:textId="77777777" w:rsidR="00044224" w:rsidRDefault="00044224" w:rsidP="00157B64">
            <w:pPr>
              <w:rPr>
                <w:ins w:id="251" w:author="Palacherla, Susmitha C" w:date="2022-03-15T13:05:00Z"/>
                <w:rFonts w:ascii="Times New Roman" w:hAnsi="Times New Roman"/>
              </w:rPr>
            </w:pPr>
            <w:ins w:id="252" w:author="Palacherla, Susmitha C" w:date="2022-03-15T13:05:00Z">
              <w:r w:rsidRPr="00CE62F6">
                <w:rPr>
                  <w:rFonts w:ascii="Times New Roman" w:hAnsi="Times New Roman"/>
                </w:rPr>
                <w:t>Expression(</w:t>
              </w:r>
              <w:r>
                <w:rPr>
                  <w:rFonts w:ascii="Times New Roman" w:hAnsi="Times New Roman"/>
                </w:rPr>
                <w:t>Cc</w:t>
              </w:r>
              <w:r w:rsidRPr="00CE62F6">
                <w:rPr>
                  <w:rFonts w:ascii="Times New Roman" w:hAnsi="Times New Roman"/>
                </w:rPr>
                <w:t>Line)</w:t>
              </w:r>
            </w:ins>
          </w:p>
        </w:tc>
        <w:tc>
          <w:tcPr>
            <w:tcW w:w="2838" w:type="dxa"/>
          </w:tcPr>
          <w:p w14:paraId="0FD1797E" w14:textId="77777777" w:rsidR="00044224" w:rsidRDefault="00044224" w:rsidP="00157B64">
            <w:pPr>
              <w:rPr>
                <w:ins w:id="253" w:author="Palacherla, Susmitha C" w:date="2022-03-15T13:05:00Z"/>
                <w:rFonts w:ascii="Times New Roman" w:hAnsi="Times New Roman"/>
              </w:rPr>
            </w:pPr>
            <w:ins w:id="254" w:author="Palacherla, Susmitha C" w:date="2022-03-15T13:05:00Z">
              <w:r w:rsidRPr="004E0728">
                <w:rPr>
                  <w:rFonts w:ascii="Times New Roman" w:hAnsi="Times New Roman"/>
                </w:rPr>
                <w:t>@[User::FeedNotificationCc]</w:t>
              </w:r>
            </w:ins>
          </w:p>
        </w:tc>
      </w:tr>
      <w:tr w:rsidR="00044224" w14:paraId="13C96B96" w14:textId="77777777" w:rsidTr="00157B64">
        <w:trPr>
          <w:ins w:id="255" w:author="Palacherla, Susmitha C" w:date="2022-03-15T13:05:00Z"/>
        </w:trPr>
        <w:tc>
          <w:tcPr>
            <w:tcW w:w="2151" w:type="dxa"/>
          </w:tcPr>
          <w:p w14:paraId="7DB713B6" w14:textId="77777777" w:rsidR="00044224" w:rsidRDefault="00044224" w:rsidP="00157B64">
            <w:pPr>
              <w:rPr>
                <w:ins w:id="256" w:author="Palacherla, Susmitha C" w:date="2022-03-15T13:05:00Z"/>
                <w:rFonts w:ascii="Times New Roman" w:hAnsi="Times New Roman"/>
              </w:rPr>
            </w:pPr>
            <w:ins w:id="257" w:author="Palacherla, Susmitha C" w:date="2022-03-15T13:05:00Z">
              <w:r>
                <w:rPr>
                  <w:rFonts w:ascii="Times New Roman" w:hAnsi="Times New Roman"/>
                </w:rPr>
                <w:t>Subject</w:t>
              </w:r>
            </w:ins>
          </w:p>
        </w:tc>
        <w:tc>
          <w:tcPr>
            <w:tcW w:w="2221" w:type="dxa"/>
          </w:tcPr>
          <w:p w14:paraId="737C38B5" w14:textId="77777777" w:rsidR="00044224" w:rsidRDefault="00044224" w:rsidP="00157B64">
            <w:pPr>
              <w:rPr>
                <w:ins w:id="258" w:author="Palacherla, Susmitha C" w:date="2022-03-15T13:05:00Z"/>
                <w:rFonts w:ascii="Times New Roman" w:hAnsi="Times New Roman"/>
              </w:rPr>
            </w:pPr>
            <w:ins w:id="259" w:author="Palacherla, Susmitha C" w:date="2022-03-15T13:05:00Z">
              <w:r>
                <w:rPr>
                  <w:rFonts w:ascii="Times New Roman" w:hAnsi="Times New Roman"/>
                </w:rPr>
                <w:t>Hardcoded Value</w:t>
              </w:r>
            </w:ins>
          </w:p>
        </w:tc>
        <w:tc>
          <w:tcPr>
            <w:tcW w:w="2838" w:type="dxa"/>
          </w:tcPr>
          <w:p w14:paraId="7F9860E0" w14:textId="4A5A8805" w:rsidR="00044224" w:rsidRDefault="00044224" w:rsidP="00157B64">
            <w:pPr>
              <w:rPr>
                <w:ins w:id="260" w:author="Palacherla, Susmitha C" w:date="2022-03-15T13:05:00Z"/>
                <w:rFonts w:ascii="Times New Roman" w:hAnsi="Times New Roman"/>
              </w:rPr>
            </w:pPr>
            <w:ins w:id="261" w:author="Palacherla, Susmitha C" w:date="2022-03-15T13:05:00Z">
              <w:r w:rsidRPr="004E0728">
                <w:rPr>
                  <w:rFonts w:ascii="Times New Roman" w:hAnsi="Times New Roman"/>
                </w:rPr>
                <w:t xml:space="preserve">CCO </w:t>
              </w:r>
            </w:ins>
            <w:ins w:id="262" w:author="Palacherla, Susmitha C" w:date="2022-03-15T14:04:00Z">
              <w:r w:rsidR="00EB3C8F">
                <w:rPr>
                  <w:rFonts w:ascii="Times New Roman" w:hAnsi="Times New Roman"/>
                </w:rPr>
                <w:t>Quality</w:t>
              </w:r>
            </w:ins>
            <w:ins w:id="263" w:author="Palacherla, Susmitha C" w:date="2022-03-15T13:05:00Z">
              <w:r w:rsidRPr="004E0728">
                <w:rPr>
                  <w:rFonts w:ascii="Times New Roman" w:hAnsi="Times New Roman"/>
                </w:rPr>
                <w:t xml:space="preserve"> eCoaching Feed Format Issue</w:t>
              </w:r>
            </w:ins>
          </w:p>
        </w:tc>
      </w:tr>
      <w:tr w:rsidR="00044224" w14:paraId="22059736" w14:textId="77777777" w:rsidTr="00157B64">
        <w:trPr>
          <w:ins w:id="264" w:author="Palacherla, Susmitha C" w:date="2022-03-15T13:05:00Z"/>
        </w:trPr>
        <w:tc>
          <w:tcPr>
            <w:tcW w:w="2151" w:type="dxa"/>
          </w:tcPr>
          <w:p w14:paraId="313116DC" w14:textId="77777777" w:rsidR="00044224" w:rsidRDefault="00044224" w:rsidP="00157B64">
            <w:pPr>
              <w:rPr>
                <w:ins w:id="265" w:author="Palacherla, Susmitha C" w:date="2022-03-15T13:05:00Z"/>
                <w:rFonts w:ascii="Times New Roman" w:hAnsi="Times New Roman"/>
              </w:rPr>
            </w:pPr>
            <w:ins w:id="266" w:author="Palacherla, Susmitha C" w:date="2022-03-15T13:05:00Z">
              <w:r>
                <w:rPr>
                  <w:rFonts w:ascii="Times New Roman" w:hAnsi="Times New Roman"/>
                </w:rPr>
                <w:lastRenderedPageBreak/>
                <w:t>Message Source</w:t>
              </w:r>
            </w:ins>
          </w:p>
        </w:tc>
        <w:tc>
          <w:tcPr>
            <w:tcW w:w="2221" w:type="dxa"/>
          </w:tcPr>
          <w:p w14:paraId="4346C6B2" w14:textId="77777777" w:rsidR="00044224" w:rsidRDefault="00044224" w:rsidP="00157B64">
            <w:pPr>
              <w:rPr>
                <w:ins w:id="267" w:author="Palacherla, Susmitha C" w:date="2022-03-15T13:05:00Z"/>
                <w:rFonts w:ascii="Times New Roman" w:hAnsi="Times New Roman"/>
              </w:rPr>
            </w:pPr>
            <w:ins w:id="268" w:author="Palacherla, Susmitha C" w:date="2022-03-15T13:05:00Z">
              <w:r>
                <w:rPr>
                  <w:rFonts w:ascii="Times New Roman" w:hAnsi="Times New Roman"/>
                </w:rPr>
                <w:t>Variable</w:t>
              </w:r>
            </w:ins>
          </w:p>
        </w:tc>
        <w:tc>
          <w:tcPr>
            <w:tcW w:w="2838" w:type="dxa"/>
          </w:tcPr>
          <w:p w14:paraId="0D416D2A" w14:textId="77777777" w:rsidR="00044224" w:rsidRDefault="00044224" w:rsidP="00157B64">
            <w:pPr>
              <w:rPr>
                <w:ins w:id="269" w:author="Palacherla, Susmitha C" w:date="2022-03-15T13:05:00Z"/>
                <w:rFonts w:ascii="Times New Roman" w:hAnsi="Times New Roman"/>
              </w:rPr>
            </w:pPr>
            <w:ins w:id="270" w:author="Palacherla, Susmitha C" w:date="2022-03-15T13:05:00Z">
              <w:r w:rsidRPr="004E0728">
                <w:rPr>
                  <w:rFonts w:ascii="Times New Roman" w:hAnsi="Times New Roman"/>
                </w:rPr>
                <w:t>User::FeedNotificationBody</w:t>
              </w:r>
            </w:ins>
          </w:p>
        </w:tc>
      </w:tr>
    </w:tbl>
    <w:p w14:paraId="4B86B9E0" w14:textId="77777777" w:rsidR="00044224" w:rsidRPr="007F7B2E" w:rsidRDefault="00044224" w:rsidP="00044224">
      <w:pPr>
        <w:ind w:left="720"/>
        <w:rPr>
          <w:ins w:id="271" w:author="Palacherla, Susmitha C" w:date="2022-03-15T13:05:00Z"/>
          <w:rFonts w:ascii="Times New Roman" w:hAnsi="Times New Roman"/>
        </w:rPr>
      </w:pPr>
    </w:p>
    <w:p w14:paraId="22C55847" w14:textId="77777777" w:rsidR="00847702" w:rsidRPr="00403AC7" w:rsidRDefault="00847702" w:rsidP="00847702">
      <w:pPr>
        <w:rPr>
          <w:rFonts w:ascii="Times New Roman" w:hAnsi="Times New Roman"/>
        </w:rPr>
      </w:pPr>
    </w:p>
    <w:p w14:paraId="07D86A0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6AC869" w14:textId="567F31CD" w:rsidR="00931693" w:rsidRPr="001D6CCE" w:rsidRDefault="00931693" w:rsidP="00044224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SQL Task</w:t>
      </w:r>
      <w:r>
        <w:rPr>
          <w:rFonts w:ascii="Times New Roman" w:hAnsi="Times New Roman"/>
          <w:b/>
          <w:color w:val="000000" w:themeColor="text1"/>
        </w:rPr>
        <w:t xml:space="preserve"> </w:t>
      </w:r>
      <w:r>
        <w:rPr>
          <w:rFonts w:ascii="Times New Roman" w:hAnsi="Times New Roman"/>
          <w:b/>
        </w:rPr>
        <w:t>( Bingo Upload Trigger)</w:t>
      </w:r>
    </w:p>
    <w:p w14:paraId="14680D92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6DD6603" w14:textId="0C81A169" w:rsidR="00843A3C" w:rsidRPr="001D6CCE" w:rsidRDefault="00931693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6419F0D0" wp14:editId="42037B25">
            <wp:extent cx="4379976" cy="2743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7997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85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13E1FD6" w14:textId="77777777" w:rsidR="00843A3C" w:rsidRPr="001D6CCE" w:rsidRDefault="00843A3C" w:rsidP="00843A3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58315A" w14:textId="77777777" w:rsidR="00BE2E93" w:rsidRPr="001D6CCE" w:rsidRDefault="00BE2E93" w:rsidP="00044224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Content(Event Handlers)</w:t>
      </w:r>
    </w:p>
    <w:p w14:paraId="6D6A3703" w14:textId="77777777" w:rsidR="004D3B66" w:rsidRPr="001D6CCE" w:rsidRDefault="004D3B66" w:rsidP="004A6D60">
      <w:pPr>
        <w:spacing w:after="0"/>
        <w:ind w:left="1080"/>
        <w:rPr>
          <w:rFonts w:ascii="Times New Roman" w:hAnsi="Times New Roman"/>
        </w:rPr>
      </w:pPr>
    </w:p>
    <w:p w14:paraId="1ECD6ED2" w14:textId="77777777" w:rsidR="007931F8" w:rsidRPr="001D6CCE" w:rsidRDefault="007931F8" w:rsidP="007931F8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A21242A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Executables: </w:t>
      </w:r>
      <w:r w:rsidR="00EB552F" w:rsidRPr="001D6CCE">
        <w:rPr>
          <w:rFonts w:ascii="Times New Roman" w:hAnsi="Times New Roman"/>
          <w:color w:val="000000" w:themeColor="text1"/>
        </w:rPr>
        <w:t>Quality_Other</w:t>
      </w:r>
      <w:r w:rsidR="00D03711" w:rsidRPr="001D6CCE">
        <w:rPr>
          <w:rFonts w:ascii="Times New Roman" w:hAnsi="Times New Roman"/>
          <w:color w:val="000000" w:themeColor="text1"/>
        </w:rPr>
        <w:t xml:space="preserve"> </w:t>
      </w:r>
      <w:r w:rsidR="00E44A57" w:rsidRPr="001D6CCE">
        <w:rPr>
          <w:rFonts w:ascii="Times New Roman" w:hAnsi="Times New Roman"/>
        </w:rPr>
        <w:t>_Coaching</w:t>
      </w:r>
    </w:p>
    <w:p w14:paraId="747529B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1728"/>
        <w:rPr>
          <w:rFonts w:ascii="Times New Roman" w:hAnsi="Times New Roman"/>
        </w:rPr>
      </w:pPr>
      <w:r w:rsidRPr="001D6CCE">
        <w:rPr>
          <w:rFonts w:ascii="Times New Roman" w:hAnsi="Times New Roman"/>
        </w:rPr>
        <w:t>EventHandler: OntaskFailed</w:t>
      </w:r>
    </w:p>
    <w:p w14:paraId="4DCF004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194A0AFF" w14:textId="77777777" w:rsidR="00E44A57" w:rsidRPr="001D6CCE" w:rsidRDefault="00E44A57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48948764" w14:textId="77777777" w:rsidR="00E44A57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lastRenderedPageBreak/>
        <w:drawing>
          <wp:inline distT="0" distB="0" distL="0" distR="0" wp14:anchorId="61AA295A" wp14:editId="58015F80">
            <wp:extent cx="3593592" cy="1847088"/>
            <wp:effectExtent l="0" t="0" r="6985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59359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EE5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7536E98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360"/>
        <w:rPr>
          <w:rFonts w:ascii="Times New Roman" w:hAnsi="Times New Roman"/>
        </w:rPr>
      </w:pPr>
    </w:p>
    <w:p w14:paraId="56A9E36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t xml:space="preserve"> </w:t>
      </w:r>
    </w:p>
    <w:p w14:paraId="4E855D34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D55609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F68673C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47B98A5D" wp14:editId="33FDFBF6">
            <wp:extent cx="3493008" cy="124358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93008" cy="124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60E8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8B84B7" w14:textId="77777777" w:rsidR="0095088D" w:rsidRPr="001D6CCE" w:rsidRDefault="00236E1F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  <w:noProof/>
        </w:rPr>
        <w:drawing>
          <wp:inline distT="0" distB="0" distL="0" distR="0" wp14:anchorId="31B7CE9B" wp14:editId="737DD9A9">
            <wp:extent cx="3410712" cy="18105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18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318E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CCDC97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F377C0D" w14:textId="77777777" w:rsidR="0095088D" w:rsidRPr="001D6CCE" w:rsidRDefault="0095088D" w:rsidP="0095088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9EC779" w14:textId="77777777" w:rsidR="002326CC" w:rsidRPr="001D6CCE" w:rsidRDefault="002326C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272" w:name="_Toc503960640"/>
      <w:bookmarkStart w:id="273" w:name="_Toc503960641"/>
      <w:bookmarkStart w:id="274" w:name="_Toc503960642"/>
      <w:bookmarkStart w:id="275" w:name="_Toc503960643"/>
      <w:bookmarkStart w:id="276" w:name="_Toc503960644"/>
      <w:bookmarkStart w:id="277" w:name="_Toc503960645"/>
      <w:bookmarkStart w:id="278" w:name="_Toc503960646"/>
      <w:bookmarkStart w:id="279" w:name="_Toc503960647"/>
      <w:bookmarkStart w:id="280" w:name="_Toc503960648"/>
      <w:bookmarkStart w:id="281" w:name="_Toc503960649"/>
      <w:bookmarkStart w:id="282" w:name="_Toc503960650"/>
      <w:bookmarkStart w:id="283" w:name="_Toc503960651"/>
      <w:bookmarkStart w:id="284" w:name="_Toc503960652"/>
      <w:bookmarkStart w:id="285" w:name="_Toc503960653"/>
      <w:bookmarkStart w:id="286" w:name="_Toc503960654"/>
      <w:bookmarkStart w:id="287" w:name="_Toc503960655"/>
      <w:bookmarkStart w:id="288" w:name="_Toc503960656"/>
      <w:bookmarkStart w:id="289" w:name="_Toc503960657"/>
      <w:bookmarkStart w:id="290" w:name="_Toc503960658"/>
      <w:bookmarkStart w:id="291" w:name="_Toc503960659"/>
      <w:bookmarkStart w:id="292" w:name="_Toc503960660"/>
      <w:bookmarkStart w:id="293" w:name="_Toc50396066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r w:rsidRPr="001D6CCE">
        <w:rPr>
          <w:rFonts w:ascii="Times New Roman" w:hAnsi="Times New Roman" w:cs="Times New Roman"/>
          <w:color w:val="auto"/>
        </w:rPr>
        <w:lastRenderedPageBreak/>
        <w:t>Tables</w:t>
      </w:r>
      <w:bookmarkEnd w:id="293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2326CC" w:rsidRPr="001D6CCE" w14:paraId="4AE1B9D4" w14:textId="77777777" w:rsidTr="000B06CF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2C577B7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33289704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14:paraId="373647ED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38720FE9" w14:textId="77777777" w:rsidR="002326CC" w:rsidRPr="001D6CCE" w:rsidRDefault="002326CC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14:paraId="0AD93C0F" w14:textId="77777777" w:rsidR="002326CC" w:rsidRPr="001D6CCE" w:rsidRDefault="002326CC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5FD9541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0A2E490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4274D65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42D0D071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</w:t>
            </w:r>
          </w:p>
        </w:tc>
      </w:tr>
      <w:tr w:rsidR="00C006AB" w:rsidRPr="001D6CCE" w14:paraId="19D3C53A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7BFCC7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29D32E3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_Coaching_Rejected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3B60B14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records during the insert into Coaching_Log table. Logs are rejected when an incoming Lan ID does not exist in the Employee_Hierarchy table.</w:t>
            </w:r>
          </w:p>
        </w:tc>
      </w:tr>
      <w:tr w:rsidR="00C006AB" w:rsidRPr="001D6CCE" w14:paraId="04C978A1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C41F611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3989ECA0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_Coaching_Fact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47991A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source records loaded into the Coaching Log table.</w:t>
            </w:r>
          </w:p>
        </w:tc>
      </w:tr>
      <w:tr w:rsidR="00C006AB" w:rsidRPr="001D6CCE" w14:paraId="1DF38356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256778" w14:textId="77777777" w:rsidR="00C006AB" w:rsidRPr="001D6CCE" w:rsidRDefault="00C006AB" w:rsidP="00A71CC9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75FF3C29" w14:textId="77777777" w:rsidR="00C006AB" w:rsidRPr="001D6CCE" w:rsidRDefault="00EB552F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Quality_Other</w:t>
            </w:r>
            <w:r w:rsidR="00C006AB" w:rsidRPr="001D6CCE">
              <w:rPr>
                <w:rFonts w:ascii="Times New Roman" w:hAnsi="Times New Roman"/>
              </w:rPr>
              <w:t>_FileList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BB3DB5E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file names and Load dates.</w:t>
            </w:r>
          </w:p>
        </w:tc>
      </w:tr>
      <w:tr w:rsidR="000B06CF" w:rsidRPr="001D6CCE" w14:paraId="22C791A7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2023A15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7B082D" w14:textId="77777777" w:rsidR="000B06CF" w:rsidRPr="001D6CCE" w:rsidRDefault="003C59DA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Coaching_Log_Quality_Now_Bingo" w:history="1">
              <w:r w:rsidR="000B06CF" w:rsidRPr="009D1184">
                <w:rPr>
                  <w:rFonts w:ascii="Times New Roman" w:hAnsi="Times New Roman"/>
                </w:rPr>
                <w:t>EC. Coaching_Log_Bingo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CF58A4D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Holds the details of Achievements earned by the employee for each month. An agent can have 1 through 7 achievements (detail records) for a month that are tied to one parent eCL.</w:t>
            </w:r>
          </w:p>
        </w:tc>
      </w:tr>
      <w:tr w:rsidR="000B06CF" w:rsidRPr="001D6CCE" w14:paraId="0F75B928" w14:textId="77777777" w:rsidTr="000B06CF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D2B79E0" w14:textId="77777777" w:rsidR="000B06CF" w:rsidRPr="001D6CCE" w:rsidRDefault="000B06CF" w:rsidP="000B06CF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67EF67C8" w14:textId="77777777" w:rsidR="000B06CF" w:rsidRPr="001D6CCE" w:rsidRDefault="003C59DA" w:rsidP="000B06CF">
            <w:pPr>
              <w:spacing w:line="240" w:lineRule="auto"/>
              <w:rPr>
                <w:rFonts w:ascii="Times New Roman" w:hAnsi="Times New Roman"/>
              </w:rPr>
            </w:pPr>
            <w:hyperlink w:anchor="_EC._Quality_Now_Bingo_Images" w:history="1">
              <w:r w:rsidR="000B06CF" w:rsidRPr="009D1184">
                <w:rPr>
                  <w:rFonts w:ascii="Times New Roman" w:hAnsi="Times New Roman"/>
                </w:rPr>
                <w:t>EC. Bingo_Images</w:t>
              </w:r>
            </w:hyperlink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666D4297" w14:textId="77777777" w:rsidR="000B06CF" w:rsidRPr="00926DA7" w:rsidRDefault="000B06CF" w:rsidP="00926DA7">
            <w:pPr>
              <w:spacing w:line="240" w:lineRule="auto"/>
              <w:rPr>
                <w:rFonts w:ascii="Times New Roman" w:hAnsi="Times New Roman"/>
              </w:rPr>
            </w:pPr>
            <w:r w:rsidRPr="00926DA7">
              <w:rPr>
                <w:rFonts w:ascii="Times New Roman" w:hAnsi="Times New Roman"/>
              </w:rPr>
              <w:t>A table to hold the list of Images for the competency the image is associated with.</w:t>
            </w:r>
          </w:p>
          <w:p w14:paraId="08A07A05" w14:textId="77777777" w:rsidR="000B06CF" w:rsidRPr="001D6CCE" w:rsidRDefault="000B06CF">
            <w:pPr>
              <w:spacing w:line="240" w:lineRule="auto"/>
              <w:rPr>
                <w:rFonts w:ascii="Times New Roman" w:hAnsi="Times New Roman"/>
              </w:rPr>
            </w:pPr>
          </w:p>
        </w:tc>
      </w:tr>
    </w:tbl>
    <w:p w14:paraId="324CF4DF" w14:textId="77777777" w:rsidR="002326CC" w:rsidRPr="001D6CCE" w:rsidRDefault="002326CC" w:rsidP="002326C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 xml:space="preserve">Table structure and details  in document: </w:t>
      </w:r>
      <w:r w:rsidR="000B06CF" w:rsidRPr="000B06CF">
        <w:rPr>
          <w:rFonts w:ascii="Times New Roman" w:hAnsi="Times New Roman"/>
          <w:noProof/>
        </w:rPr>
        <w:t>CCO_eCoaching_Quality_Other_Load_Tables_Create.sql</w:t>
      </w:r>
    </w:p>
    <w:p w14:paraId="4D5AD179" w14:textId="77777777" w:rsidR="002326CC" w:rsidRPr="001D6CCE" w:rsidRDefault="002326C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14:paraId="3022ED38" w14:textId="77777777" w:rsidR="005E5CD7" w:rsidRPr="001D6CCE" w:rsidRDefault="00360E8C" w:rsidP="0076086A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294" w:name="_Toc503960662"/>
      <w:r w:rsidRPr="001D6CCE">
        <w:rPr>
          <w:rFonts w:ascii="Times New Roman" w:hAnsi="Times New Roman" w:cs="Times New Roman"/>
          <w:color w:val="auto"/>
        </w:rPr>
        <w:lastRenderedPageBreak/>
        <w:t>Procedures</w:t>
      </w:r>
      <w:bookmarkEnd w:id="294"/>
      <w:r w:rsidRPr="001D6CCE">
        <w:rPr>
          <w:rFonts w:ascii="Times New Roman" w:hAnsi="Times New Roman" w:cs="Times New Roman"/>
          <w:color w:val="auto"/>
        </w:rPr>
        <w:t xml:space="preserve"> </w:t>
      </w:r>
    </w:p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5E5CD7" w:rsidRPr="001D6CCE" w14:paraId="0A6C372D" w14:textId="77777777" w:rsidTr="00A71CC9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46F3442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7D8A5897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  <w:p w14:paraId="3F75A38C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1F101418" w14:textId="77777777" w:rsidR="005E5CD7" w:rsidRPr="001D6CCE" w:rsidRDefault="005E5CD7" w:rsidP="00A71CC9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46DF9537" w14:textId="77777777" w:rsidR="005E5CD7" w:rsidRPr="001D6CCE" w:rsidRDefault="005E5CD7" w:rsidP="00A71CC9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C006AB" w:rsidRPr="001D6CCE" w14:paraId="4EFB8DF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48D64CE" w14:textId="77777777" w:rsidR="00C006AB" w:rsidRPr="001D6CCE" w:rsidRDefault="00C006AB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F611A29" w14:textId="77777777" w:rsidR="00C006AB" w:rsidRPr="001D6CCE" w:rsidRDefault="004D62E8" w:rsidP="0095088D">
            <w:pPr>
              <w:rPr>
                <w:rFonts w:ascii="Times New Roman" w:hAnsi="Times New Roman"/>
                <w:color w:val="000000"/>
              </w:rPr>
            </w:pPr>
            <w:r w:rsidRPr="001D6CCE">
              <w:rPr>
                <w:rFonts w:ascii="Times New Roman" w:hAnsi="Times New Roman"/>
                <w:color w:val="000000"/>
              </w:rPr>
              <w:t>sp_InsertInto_Coaching_Log_</w:t>
            </w:r>
            <w:r w:rsidR="00EB552F" w:rsidRPr="001D6CCE">
              <w:rPr>
                <w:rFonts w:ascii="Times New Roman" w:hAnsi="Times New Roman"/>
                <w:color w:val="000000" w:themeColor="text1"/>
              </w:rPr>
              <w:t>Quality_Other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B358350" w14:textId="77777777" w:rsidR="00C006AB" w:rsidRPr="001D6CCE" w:rsidRDefault="00C006AB" w:rsidP="0095088D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Load: </w:t>
            </w:r>
            <w:r w:rsidR="00EB552F" w:rsidRPr="001D6CCE">
              <w:rPr>
                <w:rFonts w:ascii="Times New Roman" w:hAnsi="Times New Roman"/>
              </w:rPr>
              <w:t>Quality_Other</w:t>
            </w:r>
            <w:r w:rsidRPr="001D6CCE">
              <w:rPr>
                <w:rFonts w:ascii="Times New Roman" w:hAnsi="Times New Roman"/>
              </w:rPr>
              <w:t xml:space="preserve"> Data</w:t>
            </w:r>
          </w:p>
        </w:tc>
      </w:tr>
      <w:tr w:rsidR="00847702" w:rsidRPr="001D6CCE" w14:paraId="35655B6C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825151" w14:textId="77777777" w:rsidR="00847702" w:rsidRPr="001D6CCE" w:rsidRDefault="00847702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9764B51" w14:textId="77777777" w:rsidR="00847702" w:rsidRPr="001D6CCE" w:rsidRDefault="00847702" w:rsidP="0095088D">
            <w:pPr>
              <w:rPr>
                <w:rFonts w:ascii="Times New Roman" w:hAnsi="Times New Roman"/>
                <w:color w:val="000000"/>
              </w:rPr>
            </w:pPr>
            <w:r w:rsidRPr="00335AE2">
              <w:rPr>
                <w:rFonts w:ascii="Times New Roman" w:hAnsi="Times New Roman"/>
              </w:rPr>
              <w:t>sp_Update_Quality_Other_Coaching_Stage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2A3459CA" w14:textId="77777777" w:rsidR="00847702" w:rsidRPr="001D6CCE" w:rsidRDefault="00847702" w:rsidP="0095088D">
            <w:pPr>
              <w:spacing w:line="240" w:lineRule="auto"/>
              <w:rPr>
                <w:rFonts w:ascii="Times New Roman" w:hAnsi="Times New Roman"/>
              </w:rPr>
            </w:pPr>
            <w:r w:rsidRPr="00847702">
              <w:rPr>
                <w:rFonts w:ascii="Times New Roman" w:hAnsi="Times New Roman"/>
              </w:rPr>
              <w:t>Load: Quality_Other Data</w:t>
            </w:r>
          </w:p>
        </w:tc>
      </w:tr>
      <w:tr w:rsidR="000B06CF" w:rsidRPr="001D6CCE" w14:paraId="7394A918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C710B30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7C6F8D1" w14:textId="77777777" w:rsidR="000B06CF" w:rsidRPr="00335AE2" w:rsidRDefault="00AF199B" w:rsidP="0095088D">
            <w:pPr>
              <w:rPr>
                <w:rFonts w:ascii="Times New Roman" w:hAnsi="Times New Roman"/>
              </w:rPr>
            </w:pPr>
            <w:r w:rsidRPr="002B0A1E">
              <w:t>sp_SelectCoaching4Bingo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7445599" w14:textId="77777777" w:rsidR="000B06CF" w:rsidRPr="00847702" w:rsidRDefault="00AF199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Notifications: Bingo Data</w:t>
            </w:r>
          </w:p>
        </w:tc>
      </w:tr>
      <w:tr w:rsidR="000B06CF" w:rsidRPr="001D6CCE" w14:paraId="59E33F3B" w14:textId="77777777" w:rsidTr="00A71CC9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27E7BE" w14:textId="77777777" w:rsidR="000B06CF" w:rsidRDefault="000B06CF" w:rsidP="00A71CC9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AF23EC2" w14:textId="0B855C29" w:rsidR="000B06CF" w:rsidRPr="00335AE2" w:rsidRDefault="003237EA" w:rsidP="0095088D">
            <w:pPr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sp_Sharepoint_Upload_Bingo_Trigger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A5E9768" w14:textId="15E6199C" w:rsidR="000B06CF" w:rsidRPr="00847702" w:rsidRDefault="003237EA" w:rsidP="0095088D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Upload: Bingo SharePoint upload</w:t>
            </w:r>
          </w:p>
        </w:tc>
      </w:tr>
    </w:tbl>
    <w:p w14:paraId="7DFD9B16" w14:textId="77777777" w:rsidR="008A093F" w:rsidRPr="001D6CCE" w:rsidRDefault="008A093F" w:rsidP="008A093F">
      <w:pPr>
        <w:pStyle w:val="Heading3"/>
        <w:numPr>
          <w:ilvl w:val="2"/>
          <w:numId w:val="9"/>
        </w:numPr>
        <w:rPr>
          <w:rFonts w:ascii="Times New Roman" w:hAnsi="Times New Roman" w:cs="Times New Roman"/>
          <w:color w:val="auto"/>
        </w:rPr>
      </w:pPr>
      <w:bookmarkStart w:id="295" w:name="_Toc503960663"/>
      <w:r w:rsidRPr="001D6CCE">
        <w:rPr>
          <w:rFonts w:ascii="Times New Roman" w:hAnsi="Times New Roman" w:cs="Times New Roman"/>
          <w:color w:val="auto"/>
        </w:rPr>
        <w:t>Functions</w:t>
      </w:r>
      <w:bookmarkEnd w:id="295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8A093F" w:rsidRPr="001D6CCE" w14:paraId="196E8882" w14:textId="77777777" w:rsidTr="00AF199B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14:paraId="0533A75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14:paraId="29A749F6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FunctionName</w:t>
            </w:r>
          </w:p>
          <w:p w14:paraId="11CD334B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14:paraId="08357E52" w14:textId="77777777" w:rsidR="008A093F" w:rsidRPr="001D6CCE" w:rsidRDefault="008A093F" w:rsidP="007C6827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Usage</w:t>
            </w:r>
          </w:p>
          <w:p w14:paraId="073BBA81" w14:textId="77777777" w:rsidR="008A093F" w:rsidRPr="001D6CCE" w:rsidRDefault="008A093F" w:rsidP="007C6827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8A093F" w:rsidRPr="001D6CCE" w14:paraId="589116E7" w14:textId="77777777" w:rsidTr="009D1184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077AC0F" w14:textId="77777777" w:rsidR="008A093F" w:rsidRPr="001D6CCE" w:rsidRDefault="008A093F" w:rsidP="009D1184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4A108434" w14:textId="77777777" w:rsidR="008A093F" w:rsidRPr="001D6CCE" w:rsidRDefault="00AF199B" w:rsidP="009D1184">
            <w:pPr>
              <w:jc w:val="center"/>
              <w:rPr>
                <w:rFonts w:ascii="Times New Roman" w:hAnsi="Times New Roman"/>
                <w:color w:val="000000"/>
              </w:rPr>
            </w:pPr>
            <w:r w:rsidRPr="00D249BB">
              <w:rPr>
                <w:color w:val="000000"/>
              </w:rPr>
              <w:t>fn_str</w:t>
            </w:r>
            <w:r w:rsidR="005157EF">
              <w:t>Bingo</w:t>
            </w:r>
            <w:r w:rsidRPr="009D1184">
              <w:t>DescriptionFromCompDesc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76ACA70A" w14:textId="77777777" w:rsidR="008A093F" w:rsidRPr="001D6CCE" w:rsidRDefault="00AF199B" w:rsidP="009D1184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an EmpID Consolidates individual Descriptions for each competency to a single value for the Employee</w:t>
            </w:r>
          </w:p>
        </w:tc>
      </w:tr>
      <w:tr w:rsidR="00AF199B" w:rsidRPr="001D6CCE" w14:paraId="4D00E975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12887E4" w14:textId="77777777" w:rsidR="00AF199B" w:rsidRPr="001D6CCE" w:rsidRDefault="00AF199B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1AF205DB" w14:textId="7A15A869" w:rsidR="00AF199B" w:rsidRPr="00D249BB" w:rsidRDefault="003237EA" w:rsidP="00455E7C">
            <w:pPr>
              <w:rPr>
                <w:color w:val="000000"/>
              </w:rPr>
            </w:pPr>
            <w:r>
              <w:rPr>
                <w:color w:val="000000"/>
              </w:rPr>
              <w:t xml:space="preserve">   </w:t>
            </w:r>
            <w:r w:rsidR="00AF199B" w:rsidRPr="00D249BB">
              <w:rPr>
                <w:color w:val="000000"/>
              </w:rPr>
              <w:t>fn_strAchievementsForCoachingId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51D755BC" w14:textId="77777777" w:rsidR="00AF199B" w:rsidRPr="009D1184" w:rsidRDefault="00AF199B" w:rsidP="00AF199B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9D1184">
              <w:rPr>
                <w:rFonts w:ascii="Times New Roman" w:hAnsi="Times New Roman"/>
              </w:rPr>
              <w:t>Given a CoachingID consolidates all the Competency Image refrences to a single string</w:t>
            </w:r>
          </w:p>
        </w:tc>
      </w:tr>
      <w:tr w:rsidR="003237EA" w:rsidRPr="001D6CCE" w14:paraId="7AE8D2CC" w14:textId="77777777" w:rsidTr="00AF199B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DE37B06" w14:textId="000BA1DF" w:rsidR="003237EA" w:rsidRDefault="003237EA" w:rsidP="00AF199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14:paraId="0AF34E21" w14:textId="05209620" w:rsidR="003237EA" w:rsidRPr="00D249BB" w:rsidRDefault="003237EA" w:rsidP="00AF199B">
            <w:pPr>
              <w:jc w:val="center"/>
              <w:rPr>
                <w:color w:val="000000"/>
              </w:rPr>
            </w:pPr>
            <w:r w:rsidRPr="003237EA">
              <w:rPr>
                <w:color w:val="000000"/>
              </w:rPr>
              <w:t>fn_strBingoCompetenciesFromEmpID</w:t>
            </w: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14:paraId="3308FD43" w14:textId="650C9835" w:rsidR="003237EA" w:rsidRPr="009D1184" w:rsidRDefault="003237EA">
            <w:pPr>
              <w:autoSpaceDE w:val="0"/>
              <w:autoSpaceDN w:val="0"/>
              <w:adjustRightInd w:val="0"/>
              <w:spacing w:line="240" w:lineRule="auto"/>
              <w:rPr>
                <w:rFonts w:ascii="Times New Roman" w:hAnsi="Times New Roman"/>
              </w:rPr>
            </w:pPr>
            <w:r w:rsidRPr="003237EA">
              <w:rPr>
                <w:rFonts w:ascii="Times New Roman" w:hAnsi="Times New Roman"/>
              </w:rPr>
              <w:t>Given an EmployeeID and Bingo Type returns the Bingo Competency Values for the Employee</w:t>
            </w:r>
            <w:r>
              <w:rPr>
                <w:rFonts w:ascii="Times New Roman" w:hAnsi="Times New Roman"/>
              </w:rPr>
              <w:t xml:space="preserve"> </w:t>
            </w:r>
            <w:r w:rsidRPr="003237EA">
              <w:rPr>
                <w:rFonts w:ascii="Times New Roman" w:hAnsi="Times New Roman"/>
              </w:rPr>
              <w:t>concatenated as a single string of values separated by a '|'</w:t>
            </w:r>
          </w:p>
        </w:tc>
      </w:tr>
    </w:tbl>
    <w:p w14:paraId="370917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2D2B0F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7DBCD93" w14:textId="77777777" w:rsidR="0028710A" w:rsidRPr="001D6CCE" w:rsidRDefault="0028710A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66A2BC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21E9E61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BAEB958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09311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0AD548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490FE6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97CD8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58BEA2B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3A34AC3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A77FE32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5F989C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66E6759" w14:textId="77777777"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47F908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D88B05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A5A21F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ED526AA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2393B39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A1D006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2B6599C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9890EF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FD03CE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87CDA7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CE95503" w14:textId="77777777"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E6F29A9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99DFC8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CECBEF9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16735B0" w14:textId="77777777"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F839BF8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7035CAD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7071BAF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6BDE350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DC64CA1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B768ACA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B73A1B" w14:textId="77777777"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3CE5A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0438C0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A5F467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41E912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3B45EA9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A0682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9C7F263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6AA9A7A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9F5245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C801EA1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A23FE7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1E5544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5DEDABE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17A98A6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73EC1E4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1DA11A67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7EA6CD" w14:textId="77777777"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DD1E7F4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38BC618B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2DF6EC89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4DD11D8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60026FA5" w14:textId="77777777"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58820799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0F6A5FB0" w14:textId="77777777"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7EE59403" w14:textId="77777777"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14:paraId="486C3651" w14:textId="77777777"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A13965" w14:textId="77777777" w:rsidR="003C59DA" w:rsidRDefault="003C59DA" w:rsidP="009F2A51">
      <w:pPr>
        <w:spacing w:after="0" w:line="240" w:lineRule="auto"/>
      </w:pPr>
      <w:r>
        <w:separator/>
      </w:r>
    </w:p>
  </w:endnote>
  <w:endnote w:type="continuationSeparator" w:id="0">
    <w:p w14:paraId="1F23535E" w14:textId="77777777" w:rsidR="003C59DA" w:rsidRDefault="003C59DA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alatino (PCL6)">
    <w:altName w:val="Palatino Linotype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D96E5" w14:textId="77777777" w:rsidR="003616C2" w:rsidRDefault="003616C2" w:rsidP="003616C2">
    <w:pPr>
      <w:pStyle w:val="Footertext1"/>
      <w:rPr>
        <w:color w:val="FFFFFF"/>
      </w:rPr>
    </w:pPr>
    <w:r>
      <w:t>This document contains confidential and proprietary information,</w:t>
    </w:r>
  </w:p>
  <w:p w14:paraId="47B2B40B" w14:textId="05257CE1" w:rsidR="003616C2" w:rsidRDefault="003616C2" w:rsidP="003616C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r w:rsidR="00926DA7">
      <w:t>company</w:t>
    </w:r>
    <w:r>
      <w:t xml:space="preserve"> business affairs.</w:t>
    </w:r>
  </w:p>
  <w:p w14:paraId="2DB1F692" w14:textId="5EE51C14" w:rsidR="003616C2" w:rsidRPr="000C47F2" w:rsidRDefault="003616C2" w:rsidP="003616C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EB3C8F">
      <w:rPr>
        <w:noProof/>
      </w:rPr>
      <w:t>3/15/2022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22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926DA7">
      <w:rPr>
        <w:rStyle w:val="PageNumber"/>
        <w:noProof/>
      </w:rPr>
      <w:t>46</w:t>
    </w:r>
    <w:r w:rsidRPr="000C47F2">
      <w:rPr>
        <w:rStyle w:val="PageNumber"/>
      </w:rPr>
      <w:fldChar w:fldCharType="end"/>
    </w:r>
  </w:p>
  <w:p w14:paraId="1F4CFA16" w14:textId="77777777" w:rsidR="003616C2" w:rsidRDefault="003616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8C4C8" w14:textId="77777777" w:rsidR="003C59DA" w:rsidRDefault="003C59DA" w:rsidP="009F2A51">
      <w:pPr>
        <w:spacing w:after="0" w:line="240" w:lineRule="auto"/>
      </w:pPr>
      <w:r>
        <w:separator/>
      </w:r>
    </w:p>
  </w:footnote>
  <w:footnote w:type="continuationSeparator" w:id="0">
    <w:p w14:paraId="5A20F003" w14:textId="77777777" w:rsidR="003C59DA" w:rsidRDefault="003C59DA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08873" w14:textId="77777777" w:rsidR="003616C2" w:rsidRDefault="003616C2" w:rsidP="003616C2">
    <w:pPr>
      <w:pStyle w:val="Header"/>
    </w:pPr>
    <w:r>
      <w:t>eCoaching Log System</w:t>
    </w:r>
  </w:p>
  <w:p w14:paraId="1CBF7467" w14:textId="77777777" w:rsidR="003616C2" w:rsidRDefault="003616C2">
    <w:pPr>
      <w:pStyle w:val="Header"/>
    </w:pPr>
  </w:p>
  <w:p w14:paraId="77E157F9" w14:textId="77777777" w:rsidR="003616C2" w:rsidRDefault="003616C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C4F54DA"/>
    <w:multiLevelType w:val="hybridMultilevel"/>
    <w:tmpl w:val="B49C68E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D026DA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22042D89"/>
    <w:multiLevelType w:val="hybridMultilevel"/>
    <w:tmpl w:val="9E36F8F0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8575E7D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8F85C5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F22A4F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5E3A6F"/>
    <w:multiLevelType w:val="hybridMultilevel"/>
    <w:tmpl w:val="0F40768E"/>
    <w:lvl w:ilvl="0" w:tplc="FFFFFFFF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3E920CC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2" w15:restartNumberingAfterBreak="0">
    <w:nsid w:val="4B4A13C6"/>
    <w:multiLevelType w:val="hybridMultilevel"/>
    <w:tmpl w:val="21AE6C2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F203B75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4D102A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4525DAD"/>
    <w:multiLevelType w:val="hybridMultilevel"/>
    <w:tmpl w:val="6FC674E6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F07D48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20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6F777238"/>
    <w:multiLevelType w:val="hybridMultilevel"/>
    <w:tmpl w:val="8B28E93A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16279A4"/>
    <w:multiLevelType w:val="hybridMultilevel"/>
    <w:tmpl w:val="56183B2C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8C61D20"/>
    <w:multiLevelType w:val="hybridMultilevel"/>
    <w:tmpl w:val="B1128900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A682EF6"/>
    <w:multiLevelType w:val="hybridMultilevel"/>
    <w:tmpl w:val="803AC968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7F0D5DB7"/>
    <w:multiLevelType w:val="hybridMultilevel"/>
    <w:tmpl w:val="0FE8B334"/>
    <w:lvl w:ilvl="0" w:tplc="04090013">
      <w:start w:val="1"/>
      <w:numFmt w:val="upperRoman"/>
      <w:lvlText w:val="%1."/>
      <w:lvlJc w:val="righ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16"/>
  </w:num>
  <w:num w:numId="3">
    <w:abstractNumId w:val="3"/>
  </w:num>
  <w:num w:numId="4">
    <w:abstractNumId w:val="11"/>
  </w:num>
  <w:num w:numId="5">
    <w:abstractNumId w:val="9"/>
  </w:num>
  <w:num w:numId="6">
    <w:abstractNumId w:val="20"/>
  </w:num>
  <w:num w:numId="7">
    <w:abstractNumId w:val="19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1"/>
  </w:num>
  <w:num w:numId="12">
    <w:abstractNumId w:val="12"/>
  </w:num>
  <w:num w:numId="13">
    <w:abstractNumId w:val="21"/>
  </w:num>
  <w:num w:numId="14">
    <w:abstractNumId w:val="17"/>
  </w:num>
  <w:num w:numId="15">
    <w:abstractNumId w:val="6"/>
  </w:num>
  <w:num w:numId="16">
    <w:abstractNumId w:val="13"/>
  </w:num>
  <w:num w:numId="17">
    <w:abstractNumId w:val="24"/>
  </w:num>
  <w:num w:numId="18">
    <w:abstractNumId w:val="23"/>
  </w:num>
  <w:num w:numId="19">
    <w:abstractNumId w:val="18"/>
  </w:num>
  <w:num w:numId="20">
    <w:abstractNumId w:val="2"/>
  </w:num>
  <w:num w:numId="21">
    <w:abstractNumId w:val="25"/>
  </w:num>
  <w:num w:numId="22">
    <w:abstractNumId w:val="10"/>
  </w:num>
  <w:num w:numId="23">
    <w:abstractNumId w:val="22"/>
  </w:num>
  <w:num w:numId="24">
    <w:abstractNumId w:val="7"/>
  </w:num>
  <w:num w:numId="25">
    <w:abstractNumId w:val="14"/>
  </w:num>
  <w:num w:numId="26">
    <w:abstractNumId w:val="4"/>
  </w:num>
  <w:num w:numId="27">
    <w:abstractNumId w:val="8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alacherla, Susmitha C">
    <w15:presenceInfo w15:providerId="AD" w15:userId="S::susmithacpalacherla@maximus.com::aca56eee-8690-4e75-b830-7830b36a59a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2977"/>
    <w:rsid w:val="00004197"/>
    <w:rsid w:val="00022CCE"/>
    <w:rsid w:val="00024AB2"/>
    <w:rsid w:val="00026033"/>
    <w:rsid w:val="00026536"/>
    <w:rsid w:val="0004360A"/>
    <w:rsid w:val="00044224"/>
    <w:rsid w:val="00060E62"/>
    <w:rsid w:val="00066205"/>
    <w:rsid w:val="00096C08"/>
    <w:rsid w:val="000B06CF"/>
    <w:rsid w:val="000B4963"/>
    <w:rsid w:val="000B5EF7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90085"/>
    <w:rsid w:val="001B35F6"/>
    <w:rsid w:val="001B4454"/>
    <w:rsid w:val="001B4BE1"/>
    <w:rsid w:val="001D6CCE"/>
    <w:rsid w:val="001E1452"/>
    <w:rsid w:val="001E3414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5D3B"/>
    <w:rsid w:val="002D6FA4"/>
    <w:rsid w:val="002F47D9"/>
    <w:rsid w:val="002F5746"/>
    <w:rsid w:val="002F6E4C"/>
    <w:rsid w:val="003011AB"/>
    <w:rsid w:val="00304EEA"/>
    <w:rsid w:val="00320E41"/>
    <w:rsid w:val="003237EA"/>
    <w:rsid w:val="00323C43"/>
    <w:rsid w:val="00327B1D"/>
    <w:rsid w:val="00335AE2"/>
    <w:rsid w:val="003376CE"/>
    <w:rsid w:val="00350946"/>
    <w:rsid w:val="00360E8C"/>
    <w:rsid w:val="00360EAA"/>
    <w:rsid w:val="003616C2"/>
    <w:rsid w:val="00374892"/>
    <w:rsid w:val="00374EA8"/>
    <w:rsid w:val="00381B5A"/>
    <w:rsid w:val="0038466D"/>
    <w:rsid w:val="0039003A"/>
    <w:rsid w:val="00392241"/>
    <w:rsid w:val="0039269B"/>
    <w:rsid w:val="003B75E1"/>
    <w:rsid w:val="003C2E27"/>
    <w:rsid w:val="003C59DA"/>
    <w:rsid w:val="003D2977"/>
    <w:rsid w:val="00401F64"/>
    <w:rsid w:val="004020EE"/>
    <w:rsid w:val="004150EA"/>
    <w:rsid w:val="00425420"/>
    <w:rsid w:val="00446391"/>
    <w:rsid w:val="00452D84"/>
    <w:rsid w:val="00454A76"/>
    <w:rsid w:val="00455E7C"/>
    <w:rsid w:val="00473A2F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D3B66"/>
    <w:rsid w:val="004D62E8"/>
    <w:rsid w:val="004E3D97"/>
    <w:rsid w:val="004E6081"/>
    <w:rsid w:val="004F3646"/>
    <w:rsid w:val="004F7CB4"/>
    <w:rsid w:val="00504005"/>
    <w:rsid w:val="00514612"/>
    <w:rsid w:val="005157EF"/>
    <w:rsid w:val="00522634"/>
    <w:rsid w:val="0053330A"/>
    <w:rsid w:val="00552E74"/>
    <w:rsid w:val="00572F34"/>
    <w:rsid w:val="00574DF5"/>
    <w:rsid w:val="005858ED"/>
    <w:rsid w:val="005A139D"/>
    <w:rsid w:val="005A64FA"/>
    <w:rsid w:val="005A6503"/>
    <w:rsid w:val="005A6695"/>
    <w:rsid w:val="005B36FF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7231"/>
    <w:rsid w:val="006604A5"/>
    <w:rsid w:val="006633D7"/>
    <w:rsid w:val="00666661"/>
    <w:rsid w:val="00681BE6"/>
    <w:rsid w:val="006913F0"/>
    <w:rsid w:val="0069149F"/>
    <w:rsid w:val="00695E80"/>
    <w:rsid w:val="00697CD5"/>
    <w:rsid w:val="006A5813"/>
    <w:rsid w:val="006C2E0E"/>
    <w:rsid w:val="006F770C"/>
    <w:rsid w:val="00712815"/>
    <w:rsid w:val="00714708"/>
    <w:rsid w:val="00720707"/>
    <w:rsid w:val="00732F3C"/>
    <w:rsid w:val="00736BF7"/>
    <w:rsid w:val="00737890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E11EA"/>
    <w:rsid w:val="007E4ABC"/>
    <w:rsid w:val="007E660F"/>
    <w:rsid w:val="007F02D9"/>
    <w:rsid w:val="007F0559"/>
    <w:rsid w:val="007F0FE6"/>
    <w:rsid w:val="007F36E6"/>
    <w:rsid w:val="008001E0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A530E"/>
    <w:rsid w:val="008C2FA7"/>
    <w:rsid w:val="008C584B"/>
    <w:rsid w:val="008D184D"/>
    <w:rsid w:val="008E35AA"/>
    <w:rsid w:val="0091231B"/>
    <w:rsid w:val="009152BD"/>
    <w:rsid w:val="009212E2"/>
    <w:rsid w:val="00925A7E"/>
    <w:rsid w:val="00926339"/>
    <w:rsid w:val="00926DA7"/>
    <w:rsid w:val="00931693"/>
    <w:rsid w:val="00932115"/>
    <w:rsid w:val="009330C3"/>
    <w:rsid w:val="00934089"/>
    <w:rsid w:val="0094076B"/>
    <w:rsid w:val="00946573"/>
    <w:rsid w:val="0095088D"/>
    <w:rsid w:val="00950B2C"/>
    <w:rsid w:val="00953B0B"/>
    <w:rsid w:val="00966EF6"/>
    <w:rsid w:val="009773E7"/>
    <w:rsid w:val="0098031D"/>
    <w:rsid w:val="00987C80"/>
    <w:rsid w:val="00997A45"/>
    <w:rsid w:val="009A4223"/>
    <w:rsid w:val="009D1184"/>
    <w:rsid w:val="009D1884"/>
    <w:rsid w:val="009D447D"/>
    <w:rsid w:val="009E6009"/>
    <w:rsid w:val="009F2A51"/>
    <w:rsid w:val="009F77F3"/>
    <w:rsid w:val="00A0454C"/>
    <w:rsid w:val="00A1321B"/>
    <w:rsid w:val="00A204D3"/>
    <w:rsid w:val="00A34C11"/>
    <w:rsid w:val="00A440F9"/>
    <w:rsid w:val="00A45C57"/>
    <w:rsid w:val="00A47122"/>
    <w:rsid w:val="00A51C37"/>
    <w:rsid w:val="00A52549"/>
    <w:rsid w:val="00A52BA3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199B"/>
    <w:rsid w:val="00B05B0D"/>
    <w:rsid w:val="00B148DC"/>
    <w:rsid w:val="00B15619"/>
    <w:rsid w:val="00B17252"/>
    <w:rsid w:val="00B27E8F"/>
    <w:rsid w:val="00B307B1"/>
    <w:rsid w:val="00B41F6B"/>
    <w:rsid w:val="00B4614B"/>
    <w:rsid w:val="00B63D5F"/>
    <w:rsid w:val="00B7425F"/>
    <w:rsid w:val="00B853DF"/>
    <w:rsid w:val="00B91071"/>
    <w:rsid w:val="00B925BE"/>
    <w:rsid w:val="00B94B3A"/>
    <w:rsid w:val="00B951D1"/>
    <w:rsid w:val="00B97A0A"/>
    <w:rsid w:val="00BA7B09"/>
    <w:rsid w:val="00BD2C9B"/>
    <w:rsid w:val="00BE2E93"/>
    <w:rsid w:val="00C006AB"/>
    <w:rsid w:val="00C06FFD"/>
    <w:rsid w:val="00C103E4"/>
    <w:rsid w:val="00C1092A"/>
    <w:rsid w:val="00C17305"/>
    <w:rsid w:val="00C20D15"/>
    <w:rsid w:val="00C228D9"/>
    <w:rsid w:val="00C22C83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2F07"/>
    <w:rsid w:val="00C84DC7"/>
    <w:rsid w:val="00C86D30"/>
    <w:rsid w:val="00C87602"/>
    <w:rsid w:val="00CC4682"/>
    <w:rsid w:val="00CC484A"/>
    <w:rsid w:val="00CD5CEE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7EB2"/>
    <w:rsid w:val="00EB3C8F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B1E19"/>
    <w:rsid w:val="00FB4D2F"/>
    <w:rsid w:val="00FC3DCF"/>
    <w:rsid w:val="00FD7637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3AE60BC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3616C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3616C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C82F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F3420-ECLDBP01\ssis\Coaching\Packages\Quality_Other%20_Coaching.dtsx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image" Target="media/image50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\\UVAAPADSQL50CCO\Quality\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hyperlink" Target="file:///\\UVAADADSQL52CCO\Data\Coaching\Quality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file:///\\UVAADADSQL50CCO\Data\Coaching\Quality\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footer" Target="footer1.xml"/><Relationship Id="rId8" Type="http://schemas.openxmlformats.org/officeDocument/2006/relationships/hyperlink" Target="file:///\\f3420-ecldbp01\data\Coaching\Quality_Other\Encrypt_Out" TargetMode="Externa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\\f3420-ecldbp01\data\Coaching\Quality_Other\Dencrypt_Out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7D564D-650B-426C-B3DD-22E0EDDD46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49</Pages>
  <Words>2949</Words>
  <Characters>16815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19725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</cp:lastModifiedBy>
  <cp:revision>50</cp:revision>
  <dcterms:created xsi:type="dcterms:W3CDTF">2016-04-12T19:32:00Z</dcterms:created>
  <dcterms:modified xsi:type="dcterms:W3CDTF">2022-03-15T18:04:00Z</dcterms:modified>
</cp:coreProperties>
</file>