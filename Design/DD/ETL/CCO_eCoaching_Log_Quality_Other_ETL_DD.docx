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81AA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AF82FC6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E4D90AD" w14:textId="77777777" w:rsidR="003616C2" w:rsidRPr="007665CA" w:rsidRDefault="003616C2" w:rsidP="00926DA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40B41D35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8D1445B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6F38498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D6A6EAD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724D590" w14:textId="77777777" w:rsidR="009F2A51" w:rsidRPr="002431EB" w:rsidRDefault="009F2A51" w:rsidP="009F2A51">
      <w:pPr>
        <w:ind w:right="-270"/>
        <w:jc w:val="center"/>
      </w:pPr>
    </w:p>
    <w:p w14:paraId="3B21D2AC" w14:textId="5034419F" w:rsidR="001B4454" w:rsidRPr="001D6CCE" w:rsidRDefault="001B4454" w:rsidP="00C82F07">
      <w:pPr>
        <w:pStyle w:val="BodyText"/>
        <w:spacing w:before="240" w:after="60"/>
        <w:ind w:left="1440" w:firstLine="720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</w:p>
    <w:p w14:paraId="1B9BF6C4" w14:textId="77777777"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14:paraId="49566E5B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3D478E5" w14:textId="77777777" w:rsidR="009F2A51" w:rsidRPr="002431EB" w:rsidRDefault="009F2A51" w:rsidP="009F2A51">
      <w:pPr>
        <w:ind w:right="-270"/>
      </w:pPr>
    </w:p>
    <w:p w14:paraId="592EA8E1" w14:textId="77777777"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14:paraId="5BB42473" w14:textId="77777777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E11A8B6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6823A51" w14:textId="77777777"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D03F3FE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973868" w:rsidRPr="00D37C04" w14:paraId="0824E504" w14:textId="77777777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E72D11" w14:textId="4198BCE2" w:rsidR="00973868" w:rsidRPr="00C82F07" w:rsidRDefault="00973868" w:rsidP="00973868">
            <w:pPr>
              <w:ind w:left="-12" w:right="-270"/>
              <w:jc w:val="center"/>
              <w:rPr>
                <w:rFonts w:ascii="Times New Roman" w:hAnsi="Times New Roman"/>
              </w:rPr>
            </w:pPr>
            <w:del w:id="0" w:author="Palacherla, Susmitha C" w:date="2024-03-29T09:21:00Z">
              <w:r w:rsidDel="00D765EF">
                <w:rPr>
                  <w:rFonts w:ascii="Times New Roman" w:hAnsi="Times New Roman"/>
                </w:rPr>
                <w:delText>01/10/2024</w:delText>
              </w:r>
            </w:del>
            <w:ins w:id="1" w:author="Palacherla, Susmitha C" w:date="2024-03-29T09:21:00Z">
              <w:r w:rsidR="00D765EF">
                <w:rPr>
                  <w:rFonts w:ascii="Times New Roman" w:hAnsi="Times New Roman"/>
                </w:rPr>
                <w:t>03/28/2024</w:t>
              </w:r>
            </w:ins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7B89E1F" w14:textId="77777777" w:rsidR="00973868" w:rsidRPr="00C82F07" w:rsidRDefault="00973868" w:rsidP="00973868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096E6E7" w14:textId="2CC6A88C" w:rsidR="00973868" w:rsidRPr="00C82F07" w:rsidRDefault="00D765EF" w:rsidP="00973868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4-03-29T09:21:00Z">
              <w:r w:rsidRPr="00D765EF">
                <w:rPr>
                  <w:rFonts w:ascii="Times New Roman" w:hAnsi="Times New Roman"/>
                  <w:sz w:val="24"/>
                </w:rPr>
                <w:t>TFS 27851 - Quality Now Olympic Rewards Feed</w:t>
              </w:r>
            </w:ins>
            <w:del w:id="3" w:author="Palacherla, Susmitha C" w:date="2024-03-29T09:21:00Z">
              <w:r w:rsidR="00973868" w:rsidRPr="00817B03" w:rsidDel="00D765EF">
                <w:rPr>
                  <w:rFonts w:ascii="Times New Roman" w:hAnsi="Times New Roman"/>
                  <w:sz w:val="24"/>
                </w:rPr>
                <w:delText>TFS 27523 - Dashboard to view the feed load history in the Admin Tool</w:delText>
              </w:r>
            </w:del>
          </w:p>
        </w:tc>
      </w:tr>
    </w:tbl>
    <w:p w14:paraId="0A728DAB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7B189F9" w14:textId="77777777"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7A6CABBF" wp14:editId="3605B4ED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3FAA95D" wp14:editId="1240104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14:paraId="2106FFC8" w14:textId="77777777"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248F6BD5" w14:textId="77777777"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14:paraId="2D288B7E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EBD562D" wp14:editId="009FC2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77C34B2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303F48A6" w14:textId="77777777"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14:paraId="06D2DDBA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14:paraId="538A2F22" w14:textId="77777777" w:rsidTr="00B63D5F">
        <w:trPr>
          <w:tblHeader/>
        </w:trPr>
        <w:tc>
          <w:tcPr>
            <w:tcW w:w="1440" w:type="dxa"/>
            <w:shd w:val="solid" w:color="auto" w:fill="000000"/>
          </w:tcPr>
          <w:p w14:paraId="6290DEBE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ABE0560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6E1125D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14:paraId="23F3FF5E" w14:textId="77777777" w:rsidTr="00B63D5F">
        <w:tc>
          <w:tcPr>
            <w:tcW w:w="1440" w:type="dxa"/>
          </w:tcPr>
          <w:p w14:paraId="773F11C7" w14:textId="77777777"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14:paraId="4999E4BF" w14:textId="77777777"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14:paraId="2FE94B21" w14:textId="77777777"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94BBA52" w14:textId="77777777" w:rsidTr="00B63D5F">
        <w:tc>
          <w:tcPr>
            <w:tcW w:w="1440" w:type="dxa"/>
          </w:tcPr>
          <w:p w14:paraId="62986C79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14:paraId="0C86480F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14:paraId="168722B8" w14:textId="77777777"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3D71CC2" w14:textId="77777777" w:rsidTr="00B63D5F">
        <w:tc>
          <w:tcPr>
            <w:tcW w:w="1440" w:type="dxa"/>
          </w:tcPr>
          <w:p w14:paraId="4937AE96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14:paraId="78317F50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14:paraId="1DEE2390" w14:textId="77777777"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1CF0FB15" w14:textId="77777777" w:rsidTr="00B63D5F">
        <w:tc>
          <w:tcPr>
            <w:tcW w:w="1440" w:type="dxa"/>
          </w:tcPr>
          <w:p w14:paraId="7E772952" w14:textId="77777777"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14:paraId="3C792FBE" w14:textId="77777777"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14:paraId="102956BB" w14:textId="77777777"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14:paraId="7302C380" w14:textId="77777777" w:rsidTr="00B63D5F">
        <w:tc>
          <w:tcPr>
            <w:tcW w:w="1440" w:type="dxa"/>
          </w:tcPr>
          <w:p w14:paraId="63DD227A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14:paraId="358097F5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14:paraId="21527297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44E65B72" w14:textId="77777777" w:rsidTr="00B63D5F">
        <w:tc>
          <w:tcPr>
            <w:tcW w:w="1440" w:type="dxa"/>
          </w:tcPr>
          <w:p w14:paraId="4C12EBA0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14:paraId="0CE64925" w14:textId="77777777"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14:paraId="7990D91E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14:paraId="1954305E" w14:textId="77777777" w:rsidTr="00B63D5F">
        <w:tc>
          <w:tcPr>
            <w:tcW w:w="1440" w:type="dxa"/>
          </w:tcPr>
          <w:p w14:paraId="544EEE84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14:paraId="73213071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14:paraId="5B4C4DDE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14:paraId="22261542" w14:textId="77777777" w:rsidTr="00B63D5F">
        <w:tc>
          <w:tcPr>
            <w:tcW w:w="1440" w:type="dxa"/>
          </w:tcPr>
          <w:p w14:paraId="4DD03D25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14:paraId="48C69AB8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14:paraId="062A5C5D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14:paraId="35AE06EB" w14:textId="77777777" w:rsidTr="00B63D5F">
        <w:tc>
          <w:tcPr>
            <w:tcW w:w="1440" w:type="dxa"/>
          </w:tcPr>
          <w:p w14:paraId="2A0A44A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14:paraId="66F916B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14:paraId="7CE9F020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C22C83" w:rsidRPr="001D6CCE" w14:paraId="107FC556" w14:textId="77777777" w:rsidTr="00B63D5F">
        <w:tc>
          <w:tcPr>
            <w:tcW w:w="1440" w:type="dxa"/>
          </w:tcPr>
          <w:p w14:paraId="704C329F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14:paraId="363EE204" w14:textId="77777777"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14:paraId="25718ECB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9D1184" w:rsidRPr="001D6CCE" w14:paraId="27361192" w14:textId="77777777" w:rsidTr="00B63D5F">
        <w:tc>
          <w:tcPr>
            <w:tcW w:w="1440" w:type="dxa"/>
          </w:tcPr>
          <w:p w14:paraId="10C22194" w14:textId="77777777" w:rsid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09/27/2019</w:t>
            </w:r>
          </w:p>
        </w:tc>
        <w:tc>
          <w:tcPr>
            <w:tcW w:w="5238" w:type="dxa"/>
          </w:tcPr>
          <w:p w14:paraId="028EDA20" w14:textId="77777777" w:rsidR="009D1184" w:rsidRPr="009D1184" w:rsidRDefault="009D1184" w:rsidP="009D1184">
            <w:pPr>
              <w:pStyle w:val="hdr1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10.0 </w:t>
            </w:r>
            <w:r w:rsidRPr="009D1184">
              <w:rPr>
                <w:sz w:val="22"/>
                <w:szCs w:val="22"/>
              </w:rPr>
              <w:t>TFS 15465 - eCoaching - London Alternate Channel Bingo logs</w:t>
            </w:r>
          </w:p>
        </w:tc>
        <w:tc>
          <w:tcPr>
            <w:tcW w:w="2790" w:type="dxa"/>
          </w:tcPr>
          <w:p w14:paraId="3D52A94F" w14:textId="77777777" w:rsidR="009D1184" w:rsidRP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Susmitha Palacherla</w:t>
            </w:r>
          </w:p>
        </w:tc>
      </w:tr>
      <w:tr w:rsidR="003616C2" w:rsidRPr="001D6CCE" w14:paraId="619E020E" w14:textId="77777777" w:rsidTr="00B63D5F">
        <w:tc>
          <w:tcPr>
            <w:tcW w:w="1440" w:type="dxa"/>
          </w:tcPr>
          <w:p w14:paraId="604CDEA9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238" w:type="dxa"/>
          </w:tcPr>
          <w:p w14:paraId="0006E452" w14:textId="0B6036DD" w:rsidR="003616C2" w:rsidRDefault="003616C2" w:rsidP="003616C2">
            <w:pPr>
              <w:pStyle w:val="hdr1"/>
              <w:ind w:left="0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 xml:space="preserve">TFS 17716 - Removed company specific references </w:t>
            </w:r>
          </w:p>
        </w:tc>
        <w:tc>
          <w:tcPr>
            <w:tcW w:w="2790" w:type="dxa"/>
          </w:tcPr>
          <w:p w14:paraId="2371D8FC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>Susmitha Palacherla</w:t>
            </w:r>
          </w:p>
        </w:tc>
      </w:tr>
      <w:tr w:rsidR="00B27E8F" w:rsidRPr="001D6CCE" w14:paraId="3E241531" w14:textId="77777777" w:rsidTr="00B63D5F">
        <w:tc>
          <w:tcPr>
            <w:tcW w:w="1440" w:type="dxa"/>
          </w:tcPr>
          <w:p w14:paraId="41F2C794" w14:textId="66E76AF8" w:rsidR="00B27E8F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t>4/19/2021</w:t>
            </w:r>
          </w:p>
        </w:tc>
        <w:tc>
          <w:tcPr>
            <w:tcW w:w="5238" w:type="dxa"/>
          </w:tcPr>
          <w:p w14:paraId="19DF6351" w14:textId="56FFACD2" w:rsidR="00B27E8F" w:rsidRPr="00C82F07" w:rsidRDefault="00B27E8F" w:rsidP="00B27E8F">
            <w:pPr>
              <w:pStyle w:val="hdr1"/>
              <w:ind w:left="0"/>
              <w:rPr>
                <w:sz w:val="22"/>
                <w:szCs w:val="22"/>
              </w:rPr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29F1D924" w14:textId="2995D061" w:rsidR="00B27E8F" w:rsidRPr="00C82F07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585627">
              <w:t>Susmitha Palacherla</w:t>
            </w:r>
          </w:p>
        </w:tc>
      </w:tr>
      <w:tr w:rsidR="00966EF6" w:rsidRPr="001D6CCE" w14:paraId="286BA796" w14:textId="77777777" w:rsidTr="00B63D5F">
        <w:tc>
          <w:tcPr>
            <w:tcW w:w="1440" w:type="dxa"/>
          </w:tcPr>
          <w:p w14:paraId="3EC3B1D3" w14:textId="695A088E" w:rsidR="00966EF6" w:rsidRDefault="00966EF6" w:rsidP="00966EF6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7489CD48" w14:textId="3E0723F3" w:rsidR="00966EF6" w:rsidRDefault="00966EF6" w:rsidP="00966EF6">
            <w:pPr>
              <w:pStyle w:val="hdr1"/>
              <w:ind w:left="0"/>
            </w:pPr>
            <w:r w:rsidRPr="00942FDD">
              <w:t>TFS 21796 - change email server from ironport to maxcorp</w:t>
            </w:r>
          </w:p>
        </w:tc>
        <w:tc>
          <w:tcPr>
            <w:tcW w:w="2790" w:type="dxa"/>
          </w:tcPr>
          <w:p w14:paraId="659536FE" w14:textId="32FAFE7D" w:rsidR="00966EF6" w:rsidRPr="00585627" w:rsidRDefault="00966EF6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712815" w:rsidRPr="001D6CCE" w14:paraId="5F2C4B6A" w14:textId="77777777" w:rsidTr="00B63D5F">
        <w:tc>
          <w:tcPr>
            <w:tcW w:w="1440" w:type="dxa"/>
          </w:tcPr>
          <w:p w14:paraId="58C6FDE2" w14:textId="34781B79" w:rsidR="00712815" w:rsidRDefault="00712815" w:rsidP="00966EF6">
            <w:pPr>
              <w:pStyle w:val="hdr1"/>
              <w:ind w:left="0"/>
              <w:jc w:val="left"/>
            </w:pPr>
            <w:r>
              <w:t>8/2/2021</w:t>
            </w:r>
          </w:p>
        </w:tc>
        <w:tc>
          <w:tcPr>
            <w:tcW w:w="5238" w:type="dxa"/>
          </w:tcPr>
          <w:p w14:paraId="6506AE6D" w14:textId="3F64FB47" w:rsidR="00712815" w:rsidRPr="00942FDD" w:rsidRDefault="00712815" w:rsidP="00966EF6">
            <w:pPr>
              <w:pStyle w:val="hdr1"/>
              <w:ind w:left="0"/>
            </w:pPr>
            <w:r w:rsidRPr="00712815">
              <w:t>TFS 22443 - Add trigger and review performance for Bingo upload job</w:t>
            </w:r>
          </w:p>
        </w:tc>
        <w:tc>
          <w:tcPr>
            <w:tcW w:w="2790" w:type="dxa"/>
          </w:tcPr>
          <w:p w14:paraId="4C5E77F2" w14:textId="531BE799" w:rsidR="00712815" w:rsidRPr="00585627" w:rsidRDefault="00712815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55E7C" w:rsidRPr="001D6CCE" w14:paraId="2FC96BB8" w14:textId="77777777" w:rsidTr="00B63D5F">
        <w:tc>
          <w:tcPr>
            <w:tcW w:w="1440" w:type="dxa"/>
          </w:tcPr>
          <w:p w14:paraId="464C9044" w14:textId="6A6BBADC" w:rsidR="00455E7C" w:rsidRDefault="00455E7C" w:rsidP="00455E7C">
            <w:pPr>
              <w:pStyle w:val="hdr1"/>
              <w:ind w:left="0"/>
              <w:jc w:val="left"/>
            </w:pPr>
            <w:r>
              <w:t>3/15/2022</w:t>
            </w:r>
          </w:p>
        </w:tc>
        <w:tc>
          <w:tcPr>
            <w:tcW w:w="5238" w:type="dxa"/>
          </w:tcPr>
          <w:p w14:paraId="024760EA" w14:textId="41EC82C8" w:rsidR="00455E7C" w:rsidRPr="00712815" w:rsidRDefault="00455E7C" w:rsidP="00455E7C">
            <w:pPr>
              <w:pStyle w:val="hdr1"/>
              <w:ind w:left="0"/>
            </w:pPr>
            <w:r w:rsidRPr="005C259C">
              <w:t>TFS 23967 - Send alerts if xlsx files staged</w:t>
            </w:r>
          </w:p>
        </w:tc>
        <w:tc>
          <w:tcPr>
            <w:tcW w:w="2790" w:type="dxa"/>
          </w:tcPr>
          <w:p w14:paraId="075DAD2E" w14:textId="29620BF9" w:rsidR="00455E7C" w:rsidRPr="00585627" w:rsidRDefault="00455E7C" w:rsidP="00455E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714F2" w:rsidRPr="001D6CCE" w14:paraId="27333FB0" w14:textId="77777777" w:rsidTr="00D765EF">
        <w:tc>
          <w:tcPr>
            <w:tcW w:w="144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04082B5" w14:textId="781A9C35" w:rsidR="004714F2" w:rsidRDefault="004714F2" w:rsidP="004714F2">
            <w:pPr>
              <w:pStyle w:val="hdr1"/>
              <w:ind w:left="0"/>
              <w:jc w:val="left"/>
            </w:pPr>
            <w:r>
              <w:t>12/28/2023</w:t>
            </w:r>
          </w:p>
        </w:tc>
        <w:tc>
          <w:tcPr>
            <w:tcW w:w="523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5E2F9F9" w14:textId="13E107AA" w:rsidR="004714F2" w:rsidRPr="005C259C" w:rsidRDefault="004714F2" w:rsidP="004714F2">
            <w:pPr>
              <w:pStyle w:val="hdr1"/>
              <w:ind w:left="0"/>
            </w:pPr>
            <w:r w:rsidRPr="00F40507">
              <w:t>TFS 27441 - Setup email alert when unexpected file staged</w:t>
            </w:r>
          </w:p>
        </w:tc>
        <w:tc>
          <w:tcPr>
            <w:tcW w:w="279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F9CA358" w14:textId="31E7F4F9" w:rsidR="004714F2" w:rsidRPr="00585627" w:rsidRDefault="004714F2" w:rsidP="004714F2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973868" w:rsidRPr="001D6CCE" w14:paraId="4798FF02" w14:textId="77777777" w:rsidTr="00D765EF">
        <w:tc>
          <w:tcPr>
            <w:tcW w:w="1440" w:type="dxa"/>
          </w:tcPr>
          <w:p w14:paraId="46A59A07" w14:textId="27B822B9" w:rsidR="00973868" w:rsidRDefault="00973868" w:rsidP="00D765EF">
            <w:pPr>
              <w:pStyle w:val="hdr1"/>
              <w:ind w:left="0"/>
            </w:pPr>
            <w:r w:rsidRPr="00D765EF">
              <w:t>01/10/2024</w:t>
            </w:r>
          </w:p>
        </w:tc>
        <w:tc>
          <w:tcPr>
            <w:tcW w:w="5238" w:type="dxa"/>
          </w:tcPr>
          <w:p w14:paraId="5A12DBAD" w14:textId="5E18CD46" w:rsidR="00973868" w:rsidRPr="00F40507" w:rsidRDefault="00973868" w:rsidP="00973868">
            <w:pPr>
              <w:pStyle w:val="hdr1"/>
              <w:ind w:left="0"/>
            </w:pPr>
            <w:r w:rsidRPr="00D765EF">
              <w:t>TFS 27523 - Dashboard to view the feed load history in the Admin Tool</w:t>
            </w:r>
          </w:p>
        </w:tc>
        <w:tc>
          <w:tcPr>
            <w:tcW w:w="2790" w:type="dxa"/>
          </w:tcPr>
          <w:p w14:paraId="20827396" w14:textId="7887EDDD" w:rsidR="00973868" w:rsidRPr="00585627" w:rsidRDefault="00973868" w:rsidP="00D765EF">
            <w:pPr>
              <w:pStyle w:val="hdr1"/>
              <w:ind w:left="0"/>
            </w:pPr>
            <w:r w:rsidRPr="00D765EF">
              <w:t>Susmitha Palacherla</w:t>
            </w:r>
          </w:p>
        </w:tc>
      </w:tr>
      <w:tr w:rsidR="00D765EF" w:rsidRPr="001D6CCE" w14:paraId="4117AAF3" w14:textId="77777777" w:rsidTr="00D765EF">
        <w:trPr>
          <w:ins w:id="4" w:author="Palacherla, Susmitha C" w:date="2024-03-29T09:22:00Z"/>
        </w:trPr>
        <w:tc>
          <w:tcPr>
            <w:tcW w:w="1440" w:type="dxa"/>
          </w:tcPr>
          <w:p w14:paraId="33F09A66" w14:textId="20271916" w:rsidR="00D765EF" w:rsidRPr="00D765EF" w:rsidRDefault="00D765EF" w:rsidP="00D765EF">
            <w:pPr>
              <w:pStyle w:val="hdr1"/>
              <w:ind w:left="0"/>
              <w:rPr>
                <w:ins w:id="5" w:author="Palacherla, Susmitha C" w:date="2024-03-29T09:22:00Z"/>
              </w:rPr>
            </w:pPr>
            <w:ins w:id="6" w:author="Palacherla, Susmitha C" w:date="2024-03-29T09:22:00Z">
              <w:r>
                <w:t>03/29/2024</w:t>
              </w:r>
            </w:ins>
          </w:p>
        </w:tc>
        <w:tc>
          <w:tcPr>
            <w:tcW w:w="5238" w:type="dxa"/>
          </w:tcPr>
          <w:p w14:paraId="3060090E" w14:textId="4B776948" w:rsidR="00D765EF" w:rsidRPr="00D765EF" w:rsidRDefault="00D765EF" w:rsidP="00973868">
            <w:pPr>
              <w:pStyle w:val="hdr1"/>
              <w:ind w:left="0"/>
              <w:rPr>
                <w:ins w:id="7" w:author="Palacherla, Susmitha C" w:date="2024-03-29T09:22:00Z"/>
              </w:rPr>
            </w:pPr>
            <w:ins w:id="8" w:author="Palacherla, Susmitha C" w:date="2024-03-29T09:22:00Z">
              <w:r w:rsidRPr="00D765EF">
                <w:t>TFS 27851 - Quality Now Olympic Rewards Feed</w:t>
              </w:r>
            </w:ins>
          </w:p>
        </w:tc>
        <w:tc>
          <w:tcPr>
            <w:tcW w:w="2790" w:type="dxa"/>
          </w:tcPr>
          <w:p w14:paraId="6F483B4B" w14:textId="5095FC80" w:rsidR="00D765EF" w:rsidRPr="00D765EF" w:rsidRDefault="00D765EF" w:rsidP="00D765EF">
            <w:pPr>
              <w:pStyle w:val="hdr1"/>
              <w:ind w:left="0"/>
              <w:rPr>
                <w:ins w:id="9" w:author="Palacherla, Susmitha C" w:date="2024-03-29T09:22:00Z"/>
              </w:rPr>
            </w:pPr>
            <w:ins w:id="10" w:author="Palacherla, Susmitha C" w:date="2024-03-29T09:22:00Z">
              <w:r>
                <w:t>Susmitha Palacherla</w:t>
              </w:r>
            </w:ins>
          </w:p>
        </w:tc>
      </w:tr>
      <w:tr w:rsidR="00E3067B" w:rsidRPr="001D6CCE" w14:paraId="163CFFF8" w14:textId="77777777" w:rsidTr="00D765EF">
        <w:trPr>
          <w:ins w:id="11" w:author="Palacherla, Susmitha C" w:date="2024-04-26T16:20:00Z"/>
        </w:trPr>
        <w:tc>
          <w:tcPr>
            <w:tcW w:w="1440" w:type="dxa"/>
          </w:tcPr>
          <w:p w14:paraId="22DE6584" w14:textId="22283E99" w:rsidR="00E3067B" w:rsidRDefault="00E3067B" w:rsidP="00E3067B">
            <w:pPr>
              <w:pStyle w:val="hdr1"/>
              <w:ind w:left="0"/>
              <w:rPr>
                <w:ins w:id="12" w:author="Palacherla, Susmitha C" w:date="2024-04-26T16:20:00Z"/>
              </w:rPr>
            </w:pPr>
            <w:ins w:id="13" w:author="Palacherla, Susmitha C" w:date="2024-04-26T16:20:00Z">
              <w:r>
                <w:lastRenderedPageBreak/>
                <w:t>04/26/2024</w:t>
              </w:r>
            </w:ins>
          </w:p>
        </w:tc>
        <w:tc>
          <w:tcPr>
            <w:tcW w:w="5238" w:type="dxa"/>
          </w:tcPr>
          <w:p w14:paraId="48E93844" w14:textId="417CD3C5" w:rsidR="00E3067B" w:rsidRPr="00D765EF" w:rsidRDefault="00E3067B" w:rsidP="00E3067B">
            <w:pPr>
              <w:pStyle w:val="hdr1"/>
              <w:ind w:left="0"/>
              <w:rPr>
                <w:ins w:id="14" w:author="Palacherla, Susmitha C" w:date="2024-04-26T16:20:00Z"/>
              </w:rPr>
            </w:pPr>
            <w:ins w:id="15" w:author="Palacherla, Susmitha C" w:date="2024-04-26T16:20:00Z">
              <w:r w:rsidRPr="00D765EF">
                <w:t>TFS 27851 - Quality Now Olympic Rewards Feed</w:t>
              </w:r>
            </w:ins>
            <w:ins w:id="16" w:author="Palacherla, Susmitha C" w:date="2024-04-26T16:21:00Z">
              <w:r>
                <w:t>. Missed changes in section 1.3</w:t>
              </w:r>
            </w:ins>
          </w:p>
        </w:tc>
        <w:tc>
          <w:tcPr>
            <w:tcW w:w="2790" w:type="dxa"/>
          </w:tcPr>
          <w:p w14:paraId="36207533" w14:textId="0E09D9F9" w:rsidR="00E3067B" w:rsidRDefault="00E3067B" w:rsidP="00E3067B">
            <w:pPr>
              <w:pStyle w:val="hdr1"/>
              <w:ind w:left="0"/>
              <w:rPr>
                <w:ins w:id="17" w:author="Palacherla, Susmitha C" w:date="2024-04-26T16:20:00Z"/>
              </w:rPr>
            </w:pPr>
            <w:ins w:id="18" w:author="Palacherla, Susmitha C" w:date="2024-04-26T16:20:00Z">
              <w:r>
                <w:t>Susmitha Palacherla</w:t>
              </w:r>
            </w:ins>
          </w:p>
        </w:tc>
      </w:tr>
    </w:tbl>
    <w:p w14:paraId="05C1B7A5" w14:textId="77777777" w:rsidR="009F2A51" w:rsidRPr="002431EB" w:rsidRDefault="009F2A51" w:rsidP="009F2A51">
      <w:pPr>
        <w:pStyle w:val="BodyText"/>
      </w:pPr>
    </w:p>
    <w:p w14:paraId="73AEDF46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9" w:name="_Toc434743870"/>
      <w:r w:rsidRPr="002431EB">
        <w:br w:type="page"/>
      </w:r>
      <w:bookmarkEnd w:id="19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B87253" w14:textId="77777777" w:rsidR="00481F6E" w:rsidRDefault="00481F6E">
          <w:pPr>
            <w:pStyle w:val="TOCHeading"/>
          </w:pPr>
          <w:r>
            <w:t>Contents</w:t>
          </w:r>
        </w:p>
        <w:p w14:paraId="3D06913A" w14:textId="77777777"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FFE24F4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3DC780A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BF5D17B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07217D9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409DA90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912B488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A4A6AB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09A98C2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45E30B84" w14:textId="77777777" w:rsidR="00CC484A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23D93E8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F5FFF1F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0CB5248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3205E1D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BC73CB9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5717C45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B92EAC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4403A87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7F120FCD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2F5259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1B0882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C63CF61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0C179136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F2A7757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B3143B0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BFE6CCF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AA1320A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509989B" w14:textId="77777777"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0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20"/>
    </w:p>
    <w:p w14:paraId="2C30263C" w14:textId="77777777"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21"/>
    </w:p>
    <w:p w14:paraId="4E37A0EA" w14:textId="77777777"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eCL work-flow, items can be tracked from start to finish to verify if items have been addressed. </w:t>
      </w:r>
    </w:p>
    <w:p w14:paraId="47251809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7517E1BD" w14:textId="77777777"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2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22"/>
    </w:p>
    <w:p w14:paraId="303C1303" w14:textId="77777777"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evalautions)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0BB21D9B" w14:textId="77777777"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14:paraId="4B2669AC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1BB0C553" w14:textId="77777777"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3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3"/>
    </w:p>
    <w:p w14:paraId="678ED2D2" w14:textId="77777777"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14:paraId="6D3AC20A" w14:textId="55E184E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8" w:history="1">
        <w:r w:rsidR="001F3C08" w:rsidRPr="00925A7E">
          <w:rPr>
            <w:rStyle w:val="Hyperlink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1F3C08" w:rsidRPr="00700164">
          <w:rPr>
            <w:rStyle w:val="Hyperlink"/>
            <w:rFonts w:ascii="Times New Roman" w:hAnsi="Times New Roman"/>
          </w:rPr>
          <w:t>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r w:rsidRPr="001D6CCE">
        <w:rPr>
          <w:rFonts w:ascii="Times New Roman" w:hAnsi="Times New Roman"/>
          <w:color w:val="000000" w:themeColor="text1"/>
        </w:rPr>
        <w:t xml:space="preserve">  </w:t>
      </w:r>
    </w:p>
    <w:p w14:paraId="0232EE3A" w14:textId="7777777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 xxx is the 3 letter Report code.</w:t>
      </w:r>
    </w:p>
    <w:p w14:paraId="76E9CC75" w14:textId="77777777"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10407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14:paraId="19D00A56" w14:textId="77777777" w:rsidTr="00E3067B">
        <w:trPr>
          <w:trHeight w:val="450"/>
        </w:trPr>
        <w:tc>
          <w:tcPr>
            <w:tcW w:w="381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25596DA" w14:textId="77777777"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888D46E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1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44A5263" w14:textId="77777777"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840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24762F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87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ABECF4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76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9AE1CF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29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799FEC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14:paraId="2726AC82" w14:textId="77777777" w:rsidTr="00E3067B">
        <w:trPr>
          <w:trHeight w:val="690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D294A40" w14:textId="77777777"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4125E42" w14:textId="77777777"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FB6B7C3" w14:textId="547A28F0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del w:id="24" w:author="Palacherla, Susmitha C" w:date="2024-03-29T09:24:00Z">
              <w:r w:rsidR="00381B5A" w:rsidRPr="001D6CCE" w:rsidDel="00D765EF">
                <w:rPr>
                  <w:rFonts w:ascii="Times New Roman" w:hAnsi="Times New Roman"/>
                  <w:color w:val="000000"/>
                </w:rPr>
                <w:delText>Y</w:delText>
              </w:r>
            </w:del>
            <w:ins w:id="25" w:author="Palacherla, Susmitha C" w:date="2024-03-29T09:24:00Z">
              <w:r w:rsidR="00D765EF">
                <w:rPr>
                  <w:rFonts w:ascii="Times New Roman" w:hAnsi="Times New Roman"/>
                  <w:color w:val="000000"/>
                </w:rPr>
                <w:t>N</w:t>
              </w:r>
            </w:ins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B466A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6D2814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5BF74" w14:textId="77777777"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B7EB65B" w14:textId="77777777"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14:paraId="31413190" w14:textId="77777777" w:rsidTr="00E3067B">
        <w:trPr>
          <w:trHeight w:val="690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1B4BCD7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DBD2DC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191BE" w14:textId="0B684076" w:rsidR="00374892" w:rsidRPr="001D6CCE" w:rsidRDefault="00D765EF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ins w:id="26" w:author="Palacherla, Susmitha C" w:date="2024-03-29T09:24:00Z">
              <w:r>
                <w:rPr>
                  <w:rFonts w:ascii="Times New Roman" w:hAnsi="Times New Roman"/>
                  <w:color w:val="000000"/>
                </w:rPr>
                <w:t>N</w:t>
              </w:r>
            </w:ins>
            <w:del w:id="27" w:author="Palacherla, Susmitha C" w:date="2024-03-29T09:24:00Z">
              <w:r w:rsidR="00374892" w:rsidRPr="001D6CCE" w:rsidDel="00D765EF">
                <w:rPr>
                  <w:rFonts w:ascii="Times New Roman" w:hAnsi="Times New Roman"/>
                  <w:color w:val="000000"/>
                </w:rPr>
                <w:delText>Y</w:delText>
              </w:r>
            </w:del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4910230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1A0DAEF3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D6D02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A4B993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14:paraId="4EDBDA70" w14:textId="77777777" w:rsidTr="00E3067B">
        <w:trPr>
          <w:trHeight w:val="690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D173AB4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F33D99D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3304E27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F32FA38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B61E32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B13491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3A4E5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14:paraId="754F3CDD" w14:textId="77777777" w:rsidTr="00E3067B">
        <w:trPr>
          <w:trHeight w:val="690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57D712" w14:textId="77777777"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3BE2CC5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C52628" w14:textId="61C90B18" w:rsidR="00843A3C" w:rsidRPr="001D6CCE" w:rsidRDefault="00D765EF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ins w:id="28" w:author="Palacherla, Susmitha C" w:date="2024-03-29T09:24:00Z">
              <w:r>
                <w:rPr>
                  <w:rFonts w:ascii="Times New Roman" w:hAnsi="Times New Roman"/>
                  <w:color w:val="000000"/>
                </w:rPr>
                <w:t>N</w:t>
              </w:r>
            </w:ins>
            <w:del w:id="29" w:author="Palacherla, Susmitha C" w:date="2024-03-29T09:24:00Z">
              <w:r w:rsidR="00843A3C" w:rsidRPr="001D6CCE" w:rsidDel="00D765EF">
                <w:rPr>
                  <w:rFonts w:ascii="Times New Roman" w:hAnsi="Times New Roman"/>
                  <w:color w:val="000000"/>
                </w:rPr>
                <w:delText>Y</w:delText>
              </w:r>
            </w:del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455812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F47BC75" w14:textId="77777777"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15BCCE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F8FEAF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14:paraId="34FFB0B2" w14:textId="77777777" w:rsidTr="00E3067B">
        <w:trPr>
          <w:trHeight w:val="690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BDEDA73" w14:textId="77777777"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2F6F6AD6" w14:textId="77777777" w:rsidR="00C22C83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 (QCM  &amp;QM) for CSRs and Supervisors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0624D5C" w14:textId="7FF0C6F2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del w:id="30" w:author="Palacherla, Susmitha C" w:date="2024-03-29T09:23:00Z">
              <w:r w:rsidDel="00D765EF">
                <w:rPr>
                  <w:rFonts w:ascii="Times New Roman" w:hAnsi="Times New Roman"/>
                  <w:color w:val="000000"/>
                </w:rPr>
                <w:delText>Y</w:delText>
              </w:r>
            </w:del>
            <w:ins w:id="31" w:author="Palacherla, Susmitha C" w:date="2024-03-29T09:23:00Z">
              <w:r w:rsidR="00D765EF">
                <w:rPr>
                  <w:rFonts w:ascii="Times New Roman" w:hAnsi="Times New Roman"/>
                  <w:color w:val="000000"/>
                </w:rPr>
                <w:t>N</w:t>
              </w:r>
            </w:ins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3EB669" w14:textId="77777777" w:rsidR="00C22C83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BQN BQNS</w:t>
            </w:r>
          </w:p>
          <w:p w14:paraId="1EE8BAE1" w14:textId="77777777" w:rsidR="009D1184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</w:t>
            </w:r>
          </w:p>
          <w:p w14:paraId="61561052" w14:textId="77777777"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BQMS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DBCF7AD" w14:textId="77777777"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576722E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C070960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  <w:tr w:rsidR="00E3067B" w:rsidRPr="001D6CCE" w14:paraId="157CE329" w14:textId="77777777" w:rsidTr="00E3067B">
        <w:trPr>
          <w:trHeight w:val="690"/>
          <w:ins w:id="32" w:author="Palacherla, Susmitha C" w:date="2024-03-29T09:22:00Z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CC101A2" w14:textId="11D63A87" w:rsidR="00E3067B" w:rsidRDefault="00E3067B" w:rsidP="00E3067B">
            <w:pPr>
              <w:spacing w:after="0" w:line="240" w:lineRule="auto"/>
              <w:jc w:val="right"/>
              <w:rPr>
                <w:ins w:id="33" w:author="Palacherla, Susmitha C" w:date="2024-03-29T09:22:00Z"/>
                <w:rFonts w:ascii="Times New Roman" w:hAnsi="Times New Roman"/>
                <w:color w:val="000000"/>
              </w:rPr>
            </w:pPr>
            <w:ins w:id="34" w:author="Palacherla, Susmitha C" w:date="2024-03-29T09:23:00Z">
              <w:r>
                <w:rPr>
                  <w:rFonts w:ascii="Times New Roman" w:hAnsi="Times New Roman"/>
                  <w:color w:val="000000"/>
                </w:rPr>
                <w:t>6.</w:t>
              </w:r>
            </w:ins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736893A4" w14:textId="56B3C9D3" w:rsidR="00E3067B" w:rsidRDefault="00E3067B" w:rsidP="00E3067B">
            <w:pPr>
              <w:spacing w:after="0" w:line="240" w:lineRule="auto"/>
              <w:rPr>
                <w:ins w:id="35" w:author="Palacherla, Susmitha C" w:date="2024-03-29T09:22:00Z"/>
                <w:rFonts w:ascii="Times New Roman" w:hAnsi="Times New Roman"/>
                <w:color w:val="000000" w:themeColor="text1"/>
              </w:rPr>
            </w:pPr>
            <w:ins w:id="36" w:author="Palacherla, Susmitha C" w:date="2024-03-29T09:23:00Z">
              <w:r>
                <w:rPr>
                  <w:rFonts w:ascii="Times New Roman" w:hAnsi="Times New Roman"/>
                  <w:color w:val="000000" w:themeColor="text1"/>
                </w:rPr>
                <w:t>Quality Now Olympic Rewards</w:t>
              </w:r>
            </w:ins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DF4FB15" w14:textId="0A5C0DE5" w:rsidR="00E3067B" w:rsidRDefault="00E3067B" w:rsidP="00E3067B">
            <w:pPr>
              <w:spacing w:after="0" w:line="240" w:lineRule="auto"/>
              <w:rPr>
                <w:ins w:id="37" w:author="Palacherla, Susmitha C" w:date="2024-03-29T09:22:00Z"/>
                <w:rFonts w:ascii="Times New Roman" w:hAnsi="Times New Roman"/>
                <w:color w:val="000000"/>
              </w:rPr>
            </w:pPr>
            <w:ins w:id="38" w:author="Palacherla, Susmitha C" w:date="2024-03-29T09:23:00Z">
              <w:r>
                <w:rPr>
                  <w:rFonts w:ascii="Times New Roman" w:hAnsi="Times New Roman"/>
                  <w:color w:val="000000"/>
                </w:rPr>
                <w:t>Y</w:t>
              </w:r>
            </w:ins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BDB8AA6" w14:textId="77777777" w:rsidR="00E3067B" w:rsidRDefault="00E3067B" w:rsidP="00E3067B">
            <w:pPr>
              <w:spacing w:after="0" w:line="240" w:lineRule="auto"/>
              <w:rPr>
                <w:ins w:id="39" w:author="Palacherla, Susmitha C" w:date="2024-04-26T16:19:00Z"/>
                <w:rFonts w:ascii="Times New Roman" w:hAnsi="Times New Roman"/>
                <w:color w:val="000000"/>
              </w:rPr>
            </w:pPr>
            <w:ins w:id="40" w:author="Palacherla, Susmitha C" w:date="2024-04-26T16:19:00Z">
              <w:r>
                <w:rPr>
                  <w:rFonts w:ascii="Times New Roman" w:hAnsi="Times New Roman"/>
                  <w:color w:val="000000"/>
                </w:rPr>
                <w:t>QRB</w:t>
              </w:r>
            </w:ins>
          </w:p>
          <w:p w14:paraId="0A511BE4" w14:textId="491324D0" w:rsidR="00E3067B" w:rsidRDefault="00E3067B" w:rsidP="00E3067B">
            <w:pPr>
              <w:spacing w:after="0" w:line="240" w:lineRule="auto"/>
              <w:rPr>
                <w:ins w:id="41" w:author="Palacherla, Susmitha C" w:date="2024-03-29T09:22:00Z"/>
                <w:rFonts w:ascii="Times New Roman" w:hAnsi="Times New Roman"/>
                <w:color w:val="000000"/>
              </w:rPr>
            </w:pPr>
            <w:ins w:id="42" w:author="Palacherla, Susmitha C" w:date="2024-04-26T16:19:00Z">
              <w:r>
                <w:rPr>
                  <w:rFonts w:ascii="Times New Roman" w:hAnsi="Times New Roman"/>
                  <w:color w:val="000000"/>
                </w:rPr>
                <w:t>QRM</w:t>
              </w:r>
            </w:ins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4A7A356" w14:textId="41BA4395" w:rsidR="00E3067B" w:rsidRDefault="00E3067B" w:rsidP="00E3067B">
            <w:pPr>
              <w:rPr>
                <w:ins w:id="43" w:author="Palacherla, Susmitha C" w:date="2024-03-29T09:22:00Z"/>
                <w:rFonts w:ascii="Times New Roman" w:hAnsi="Times New Roman"/>
                <w:color w:val="000000"/>
              </w:rPr>
            </w:pPr>
            <w:ins w:id="44" w:author="Palacherla, Susmitha C" w:date="2024-04-26T16:20:00Z">
              <w:r>
                <w:rPr>
                  <w:rFonts w:ascii="Times New Roman" w:hAnsi="Times New Roman"/>
                  <w:color w:val="000000"/>
                </w:rPr>
                <w:t>Pending Acknowledgement</w:t>
              </w:r>
            </w:ins>
          </w:p>
        </w:tc>
        <w:tc>
          <w:tcPr>
            <w:tcW w:w="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E320C36" w14:textId="21BF76BC" w:rsidR="00E3067B" w:rsidRDefault="00E3067B" w:rsidP="00E3067B">
            <w:pPr>
              <w:spacing w:after="0" w:line="240" w:lineRule="auto"/>
              <w:rPr>
                <w:ins w:id="45" w:author="Palacherla, Susmitha C" w:date="2024-03-29T09:22:00Z"/>
                <w:rFonts w:ascii="Times New Roman" w:hAnsi="Times New Roman"/>
                <w:color w:val="000000"/>
              </w:rPr>
            </w:pPr>
            <w:ins w:id="46" w:author="Palacherla, Susmitha C" w:date="2024-04-26T16:20:00Z">
              <w:r>
                <w:rPr>
                  <w:rFonts w:ascii="Times New Roman" w:hAnsi="Times New Roman"/>
                  <w:color w:val="000000"/>
                </w:rPr>
                <w:t>Feed</w:t>
              </w:r>
            </w:ins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10B31A9" w14:textId="369EF44B" w:rsidR="00E3067B" w:rsidRDefault="00E3067B" w:rsidP="00E3067B">
            <w:pPr>
              <w:spacing w:after="0" w:line="240" w:lineRule="auto"/>
              <w:rPr>
                <w:ins w:id="47" w:author="Palacherla, Susmitha C" w:date="2024-03-29T09:22:00Z"/>
                <w:rFonts w:ascii="Times New Roman" w:hAnsi="Times New Roman"/>
                <w:color w:val="000000"/>
              </w:rPr>
            </w:pPr>
            <w:ins w:id="48" w:author="Palacherla, Susmitha C" w:date="2024-04-26T16:20:00Z">
              <w:r w:rsidRPr="00E3067B">
                <w:rPr>
                  <w:rFonts w:ascii="Times New Roman" w:hAnsi="Times New Roman"/>
                  <w:color w:val="000000"/>
                </w:rPr>
                <w:t>QN Olympic Rewards</w:t>
              </w:r>
            </w:ins>
          </w:p>
        </w:tc>
      </w:tr>
    </w:tbl>
    <w:p w14:paraId="502A6A37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63999C0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ACBFF17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49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49"/>
    </w:p>
    <w:p w14:paraId="2F05F2DE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14:paraId="1242FC81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14:paraId="2EDD89C7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14:paraId="03FB5184" w14:textId="77777777"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14:paraId="5B72ED99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311ECB5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1B2CBB2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0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50"/>
    </w:p>
    <w:p w14:paraId="033D53BE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51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51"/>
    </w:p>
    <w:p w14:paraId="62C25EF6" w14:textId="75373B2C"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55C1F363" w14:textId="77777777"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CA2FCA7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52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52"/>
    </w:p>
    <w:p w14:paraId="1B0F5ED6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53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7B60811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D604339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50FFD3BF" w14:textId="7950C550" w:rsidR="00C82F07" w:rsidRPr="00712815" w:rsidRDefault="0000000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\\UVAADADSQL50CCO\Data\Coaching\Quality\</w:t>
        </w:r>
      </w:hyperlink>
      <w:r w:rsidR="00712815" w:rsidRPr="00712815">
        <w:rPr>
          <w:rFonts w:ascii="Times New Roman" w:hAnsi="Times New Roman"/>
          <w:sz w:val="20"/>
          <w:szCs w:val="20"/>
        </w:rPr>
        <w:t xml:space="preserve"> </w:t>
      </w:r>
      <w:r w:rsidR="00712815" w:rsidRPr="00712815" w:rsidDel="00712815">
        <w:rPr>
          <w:rFonts w:ascii="Times New Roman" w:hAnsi="Times New Roman"/>
          <w:sz w:val="20"/>
          <w:szCs w:val="20"/>
        </w:rPr>
        <w:t xml:space="preserve"> </w:t>
      </w:r>
      <w:r w:rsidR="00C82F07" w:rsidRPr="00712815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712815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016B31C3" w14:textId="05555B4D" w:rsidR="00C82F07" w:rsidRPr="002A770C" w:rsidRDefault="00000000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\\UVAADADSQL52CCO\Data\Coaching\Quality\</w:t>
        </w:r>
      </w:hyperlink>
      <w:r w:rsidR="00712815">
        <w:rPr>
          <w:rFonts w:ascii="Times New Roman" w:hAnsi="Times New Roman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- Test File staging share</w:t>
      </w:r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0860C47C" w14:textId="369C3A8B" w:rsidR="00C82F07" w:rsidRPr="002A770C" w:rsidRDefault="00000000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931693" w:rsidRPr="00B630F8">
          <w:rPr>
            <w:rStyle w:val="Hyperlink"/>
            <w:rFonts w:ascii="Times New Roman" w:hAnsi="Times New Roman"/>
            <w:sz w:val="20"/>
            <w:szCs w:val="20"/>
          </w:rPr>
          <w:t>\\UVAAPADSQL50CCO\Quality\</w:t>
        </w:r>
      </w:hyperlink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53"/>
    <w:p w14:paraId="5F851832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FE206A" w14:textId="77777777"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4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54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232E4BB7" w14:textId="77777777"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14:paraId="421B70B7" w14:textId="77777777"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lastRenderedPageBreak/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1BFF007" w14:textId="77777777"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55" w:name="_Toc503960633"/>
      <w:r w:rsidRPr="001D6CCE">
        <w:rPr>
          <w:rFonts w:ascii="Times New Roman" w:hAnsi="Times New Roman" w:cs="Times New Roman"/>
          <w:color w:val="auto"/>
        </w:rPr>
        <w:t>Details</w:t>
      </w:r>
      <w:bookmarkEnd w:id="55"/>
    </w:p>
    <w:p w14:paraId="2B680453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507ABE71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0FE8CA2C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56" w:name="_Toc387654370"/>
      <w:bookmarkStart w:id="57" w:name="_Toc387758815"/>
      <w:bookmarkStart w:id="58" w:name="_Toc387821326"/>
      <w:bookmarkStart w:id="59" w:name="_Toc387821375"/>
      <w:bookmarkStart w:id="60" w:name="_Toc430607220"/>
      <w:bookmarkStart w:id="61" w:name="_Toc430607321"/>
      <w:bookmarkStart w:id="62" w:name="_Toc430607359"/>
      <w:bookmarkStart w:id="63" w:name="_Toc503960634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70A0BAA5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64" w:name="_Toc387654371"/>
      <w:bookmarkStart w:id="65" w:name="_Toc387758816"/>
      <w:bookmarkStart w:id="66" w:name="_Toc387821327"/>
      <w:bookmarkStart w:id="67" w:name="_Toc387821376"/>
      <w:bookmarkStart w:id="68" w:name="_Toc430607221"/>
      <w:bookmarkStart w:id="69" w:name="_Toc430607322"/>
      <w:bookmarkStart w:id="70" w:name="_Toc430607360"/>
      <w:bookmarkStart w:id="71" w:name="_Toc503960635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612542C7" w14:textId="77777777"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72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72"/>
    </w:p>
    <w:p w14:paraId="6D7FA96D" w14:textId="77777777"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14:paraId="5593B255" w14:textId="77777777"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14:paraId="1E2D4AE9" w14:textId="5E934DBB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2" w:history="1">
        <w:r w:rsidR="005C3A7B" w:rsidRPr="00700164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5C3A7B" w:rsidRPr="00700164">
          <w:rPr>
            <w:rStyle w:val="Hyperlink"/>
            <w:rFonts w:ascii="Times New Roman" w:hAnsi="Times New Roman"/>
          </w:rPr>
          <w:t>\data\Coaching\Quality_Other\Dencrypt_Out</w:t>
        </w:r>
      </w:hyperlink>
    </w:p>
    <w:p w14:paraId="4A9F92ED" w14:textId="77777777"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14:paraId="66D47679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14:paraId="7FD1DAC4" w14:textId="77777777"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14:paraId="30C2971A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14:paraId="342B8AB3" w14:textId="77777777"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74CF18" w14:textId="77777777" w:rsidR="006F770C" w:rsidRPr="001D6CCE" w:rsidRDefault="006F770C" w:rsidP="006F770C">
      <w:pPr>
        <w:rPr>
          <w:rFonts w:ascii="Times New Roman" w:hAnsi="Times New Roman"/>
        </w:rPr>
      </w:pPr>
    </w:p>
    <w:p w14:paraId="6D398BEE" w14:textId="77777777"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73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73"/>
    </w:p>
    <w:p w14:paraId="53BA1CDA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74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74"/>
    </w:p>
    <w:p w14:paraId="25F1A68C" w14:textId="5419EF0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FD7637">
        <w:rPr>
          <w:rFonts w:ascii="Times New Roman" w:hAnsi="Times New Roman"/>
        </w:rPr>
        <w:t>UVAAPADSQL50CCO</w:t>
      </w:r>
    </w:p>
    <w:p w14:paraId="428F0A0C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</w:p>
    <w:p w14:paraId="04814940" w14:textId="01F3AF32"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3" w:history="1">
        <w:r w:rsidR="00DA5AD6" w:rsidRPr="00DA5AD6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DA5AD6" w:rsidRPr="00DA5AD6">
          <w:rPr>
            <w:rStyle w:val="Hyperlink"/>
            <w:rFonts w:ascii="Times New Roman" w:hAnsi="Times New Roman"/>
          </w:rPr>
          <w:t>\ssis\Coaching\Packages\Quality_Other _Coaching.dtsx</w:t>
        </w:r>
      </w:hyperlink>
    </w:p>
    <w:p w14:paraId="6EE3DC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Production Config File: 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</w:p>
    <w:p w14:paraId="368AAE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r w:rsidR="00DA5AD6">
        <w:rPr>
          <w:rFonts w:ascii="Times New Roman" w:hAnsi="Times New Roman"/>
        </w:rPr>
        <w:t>ecljobowner</w:t>
      </w:r>
    </w:p>
    <w:p w14:paraId="0150DF84" w14:textId="7C94C7DC"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r w:rsidR="00DA5AD6">
        <w:rPr>
          <w:rFonts w:ascii="Times New Roman" w:hAnsi="Times New Roman"/>
        </w:rPr>
        <w:t xml:space="preserve">ECLProxy (ECL Credential using application service account </w:t>
      </w:r>
      <w:r w:rsidR="00FD7637">
        <w:rPr>
          <w:rFonts w:ascii="Times New Roman" w:hAnsi="Times New Roman"/>
        </w:rPr>
        <w:t>AD\SVC-F3420-APPECLP01</w:t>
      </w:r>
    </w:p>
    <w:p w14:paraId="169B6C60" w14:textId="77777777"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14:paraId="639952CD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14:paraId="0C0A6319" w14:textId="77777777"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885EFF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75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75"/>
    </w:p>
    <w:p w14:paraId="5BB116DB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33C6AE92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823D6CD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41F4666A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5809D895" w14:textId="77777777"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2045"/>
        <w:gridCol w:w="980"/>
        <w:gridCol w:w="4575"/>
      </w:tblGrid>
      <w:tr w:rsidR="00E42C88" w:rsidRPr="001D6CCE" w14:paraId="6C694D9F" w14:textId="77777777" w:rsidTr="008E6829">
        <w:tc>
          <w:tcPr>
            <w:tcW w:w="1559" w:type="dxa"/>
          </w:tcPr>
          <w:p w14:paraId="0CC6B16F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878" w:type="dxa"/>
          </w:tcPr>
          <w:p w14:paraId="3D91B8FB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84" w:type="dxa"/>
          </w:tcPr>
          <w:p w14:paraId="1A723DDE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DataType</w:t>
            </w:r>
          </w:p>
        </w:tc>
        <w:tc>
          <w:tcPr>
            <w:tcW w:w="4029" w:type="dxa"/>
          </w:tcPr>
          <w:p w14:paraId="2BBC287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14:paraId="22FA23B6" w14:textId="77777777" w:rsidTr="008E6829">
        <w:trPr>
          <w:trHeight w:val="368"/>
        </w:trPr>
        <w:tc>
          <w:tcPr>
            <w:tcW w:w="1559" w:type="dxa"/>
          </w:tcPr>
          <w:p w14:paraId="1ED3B849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878" w:type="dxa"/>
          </w:tcPr>
          <w:p w14:paraId="3B51952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43D48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C06265A" w14:textId="532523E5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14:paraId="500A57A6" w14:textId="77777777" w:rsidTr="008E6829">
        <w:trPr>
          <w:trHeight w:val="368"/>
        </w:trPr>
        <w:tc>
          <w:tcPr>
            <w:tcW w:w="1559" w:type="dxa"/>
          </w:tcPr>
          <w:p w14:paraId="7138CED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878" w:type="dxa"/>
          </w:tcPr>
          <w:p w14:paraId="2B64D4A5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563E8832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37FBC03B" w14:textId="4AF125D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>
              <w:rPr>
                <w:rFonts w:ascii="Times New Roman" w:hAnsi="Times New Roman"/>
                <w:sz w:val="20"/>
                <w:szCs w:val="20"/>
              </w:rPr>
              <w:t>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14:paraId="2D32988D" w14:textId="77777777" w:rsidTr="008E6829">
        <w:trPr>
          <w:trHeight w:val="368"/>
        </w:trPr>
        <w:tc>
          <w:tcPr>
            <w:tcW w:w="1559" w:type="dxa"/>
          </w:tcPr>
          <w:p w14:paraId="37D14855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2878" w:type="dxa"/>
          </w:tcPr>
          <w:p w14:paraId="72D0B43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4B9EF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2D4E3ACD" w14:textId="070CF29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14:paraId="7D91CAE7" w14:textId="77777777" w:rsidTr="008E6829">
        <w:trPr>
          <w:trHeight w:val="368"/>
        </w:trPr>
        <w:tc>
          <w:tcPr>
            <w:tcW w:w="1559" w:type="dxa"/>
          </w:tcPr>
          <w:p w14:paraId="0913170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</w:p>
        </w:tc>
        <w:tc>
          <w:tcPr>
            <w:tcW w:w="2878" w:type="dxa"/>
          </w:tcPr>
          <w:p w14:paraId="3C67AED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70ABC153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08248F15" w14:textId="4E8B5C5E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14:paraId="44CDEFB8" w14:textId="77777777" w:rsidTr="008E6829">
        <w:trPr>
          <w:trHeight w:val="368"/>
        </w:trPr>
        <w:tc>
          <w:tcPr>
            <w:tcW w:w="1559" w:type="dxa"/>
          </w:tcPr>
          <w:p w14:paraId="5D21FB8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2878" w:type="dxa"/>
          </w:tcPr>
          <w:p w14:paraId="7BBC1EF8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7AFD0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58DA2BC4" w14:textId="44201FC6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14:paraId="3B49A1A0" w14:textId="77777777" w:rsidTr="008E6829">
        <w:trPr>
          <w:trHeight w:val="368"/>
        </w:trPr>
        <w:tc>
          <w:tcPr>
            <w:tcW w:w="1559" w:type="dxa"/>
          </w:tcPr>
          <w:p w14:paraId="2B7246CD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varDBName</w:t>
            </w:r>
          </w:p>
        </w:tc>
        <w:tc>
          <w:tcPr>
            <w:tcW w:w="2878" w:type="dxa"/>
          </w:tcPr>
          <w:p w14:paraId="5A1301F5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263F0BE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029" w:type="dxa"/>
          </w:tcPr>
          <w:p w14:paraId="5BB7F54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14:paraId="0010162A" w14:textId="77777777" w:rsidTr="008E6829">
        <w:trPr>
          <w:trHeight w:val="368"/>
        </w:trPr>
        <w:tc>
          <w:tcPr>
            <w:tcW w:w="1559" w:type="dxa"/>
          </w:tcPr>
          <w:p w14:paraId="12CA422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FailMessage</w:t>
            </w:r>
          </w:p>
        </w:tc>
        <w:tc>
          <w:tcPr>
            <w:tcW w:w="2878" w:type="dxa"/>
          </w:tcPr>
          <w:p w14:paraId="7457BF02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6547937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029" w:type="dxa"/>
          </w:tcPr>
          <w:p w14:paraId="05F0C05B" w14:textId="77777777"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>"Quality Other Coaching Load of file \"" + @[User::VarFileName] + "\"  failed in " +  @[User::VarDBName]+"."</w:t>
            </w:r>
          </w:p>
        </w:tc>
      </w:tr>
      <w:tr w:rsidR="00D03711" w:rsidRPr="001D6CCE" w14:paraId="6E8D01DB" w14:textId="77777777" w:rsidTr="008E6829">
        <w:trPr>
          <w:trHeight w:val="368"/>
        </w:trPr>
        <w:tc>
          <w:tcPr>
            <w:tcW w:w="1559" w:type="dxa"/>
          </w:tcPr>
          <w:p w14:paraId="042EF81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StagedCount</w:t>
            </w:r>
          </w:p>
        </w:tc>
        <w:tc>
          <w:tcPr>
            <w:tcW w:w="2878" w:type="dxa"/>
          </w:tcPr>
          <w:p w14:paraId="18F051FE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568630EB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750F7F21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3CB44914" w14:textId="77777777" w:rsidTr="008E6829">
        <w:trPr>
          <w:trHeight w:val="368"/>
        </w:trPr>
        <w:tc>
          <w:tcPr>
            <w:tcW w:w="1559" w:type="dxa"/>
          </w:tcPr>
          <w:p w14:paraId="328D2BE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RejectedCount</w:t>
            </w:r>
          </w:p>
        </w:tc>
        <w:tc>
          <w:tcPr>
            <w:tcW w:w="2878" w:type="dxa"/>
          </w:tcPr>
          <w:p w14:paraId="6CDA8580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1640630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3F22FF9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762F7D9F" w14:textId="77777777" w:rsidTr="008E6829">
        <w:trPr>
          <w:trHeight w:val="368"/>
        </w:trPr>
        <w:tc>
          <w:tcPr>
            <w:tcW w:w="1559" w:type="dxa"/>
          </w:tcPr>
          <w:p w14:paraId="6B645C74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LoadedCount</w:t>
            </w:r>
          </w:p>
        </w:tc>
        <w:tc>
          <w:tcPr>
            <w:tcW w:w="2878" w:type="dxa"/>
          </w:tcPr>
          <w:p w14:paraId="043BC654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0434457C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645A45A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14:paraId="4385BD67" w14:textId="77777777" w:rsidTr="008E6829">
        <w:trPr>
          <w:trHeight w:val="368"/>
        </w:trPr>
        <w:tc>
          <w:tcPr>
            <w:tcW w:w="1559" w:type="dxa"/>
          </w:tcPr>
          <w:p w14:paraId="16F3281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2878" w:type="dxa"/>
          </w:tcPr>
          <w:p w14:paraId="0954A57D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0F5D5E51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0BF7F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6DF3BC6C" w14:textId="77777777" w:rsidTr="008E6829">
        <w:trPr>
          <w:trHeight w:val="368"/>
        </w:trPr>
        <w:tc>
          <w:tcPr>
            <w:tcW w:w="1559" w:type="dxa"/>
          </w:tcPr>
          <w:p w14:paraId="7CBFDEC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</w:p>
        </w:tc>
        <w:tc>
          <w:tcPr>
            <w:tcW w:w="2878" w:type="dxa"/>
          </w:tcPr>
          <w:p w14:paraId="67D241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081EF14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261AD1EA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06E87D25" w14:textId="77777777" w:rsidTr="008E6829">
        <w:trPr>
          <w:trHeight w:val="368"/>
        </w:trPr>
        <w:tc>
          <w:tcPr>
            <w:tcW w:w="1559" w:type="dxa"/>
          </w:tcPr>
          <w:p w14:paraId="3A9060D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</w:p>
        </w:tc>
        <w:tc>
          <w:tcPr>
            <w:tcW w:w="2878" w:type="dxa"/>
          </w:tcPr>
          <w:p w14:paraId="4FDFD7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595250A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5EBECCE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27FB6D77" w14:textId="77777777" w:rsidTr="008E6829">
        <w:trPr>
          <w:trHeight w:val="368"/>
        </w:trPr>
        <w:tc>
          <w:tcPr>
            <w:tcW w:w="1559" w:type="dxa"/>
          </w:tcPr>
          <w:p w14:paraId="2015B3E8" w14:textId="7621C7F3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FeedNotificationTo</w:t>
            </w:r>
          </w:p>
        </w:tc>
        <w:tc>
          <w:tcPr>
            <w:tcW w:w="2878" w:type="dxa"/>
          </w:tcPr>
          <w:p w14:paraId="7BA39F59" w14:textId="06F56575" w:rsidR="00455E7C" w:rsidRPr="001D6CCE" w:rsidRDefault="008E6829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Quality_Other</w:t>
            </w:r>
            <w:r w:rsidR="00455E7C"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4F2511E4" w14:textId="7A534C0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5C2C3BB5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0E50147B" w14:textId="77777777" w:rsidTr="008E6829">
        <w:trPr>
          <w:trHeight w:val="368"/>
        </w:trPr>
        <w:tc>
          <w:tcPr>
            <w:tcW w:w="1559" w:type="dxa"/>
          </w:tcPr>
          <w:p w14:paraId="0F2720D6" w14:textId="6898CE4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FeedNotificationCc</w:t>
            </w:r>
          </w:p>
        </w:tc>
        <w:tc>
          <w:tcPr>
            <w:tcW w:w="2878" w:type="dxa"/>
          </w:tcPr>
          <w:p w14:paraId="6B2364C4" w14:textId="714F524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95ED1">
              <w:rPr>
                <w:rFonts w:ascii="Times New Roman" w:hAnsi="Times New Roman"/>
                <w:color w:val="000000" w:themeColor="text1"/>
              </w:rPr>
              <w:t>Quality_Other</w:t>
            </w:r>
            <w:r w:rsidRPr="00895ED1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47DDA7CB" w14:textId="1B944910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1D7AE280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12FF49DC" w14:textId="77777777" w:rsidTr="008E6829">
        <w:trPr>
          <w:trHeight w:val="368"/>
        </w:trPr>
        <w:tc>
          <w:tcPr>
            <w:tcW w:w="1559" w:type="dxa"/>
          </w:tcPr>
          <w:p w14:paraId="312E6D34" w14:textId="22C3B4EB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FeedNotificationPOC1</w:t>
            </w:r>
          </w:p>
        </w:tc>
        <w:tc>
          <w:tcPr>
            <w:tcW w:w="2878" w:type="dxa"/>
          </w:tcPr>
          <w:p w14:paraId="5D203869" w14:textId="2D1F7B1B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95ED1">
              <w:rPr>
                <w:rFonts w:ascii="Times New Roman" w:hAnsi="Times New Roman"/>
                <w:color w:val="000000" w:themeColor="text1"/>
              </w:rPr>
              <w:t>Quality_Other</w:t>
            </w:r>
            <w:r w:rsidRPr="00895ED1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3820E9CA" w14:textId="2F8F61F5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61B5B576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0CA6A363" w14:textId="77777777" w:rsidTr="008E6829">
        <w:trPr>
          <w:trHeight w:val="368"/>
        </w:trPr>
        <w:tc>
          <w:tcPr>
            <w:tcW w:w="1559" w:type="dxa"/>
          </w:tcPr>
          <w:p w14:paraId="66C1362A" w14:textId="2AADC04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FeedNotificationPOC2</w:t>
            </w:r>
          </w:p>
        </w:tc>
        <w:tc>
          <w:tcPr>
            <w:tcW w:w="2878" w:type="dxa"/>
          </w:tcPr>
          <w:p w14:paraId="1D47E0C5" w14:textId="5F32BF7D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95ED1">
              <w:rPr>
                <w:rFonts w:ascii="Times New Roman" w:hAnsi="Times New Roman"/>
                <w:color w:val="000000" w:themeColor="text1"/>
              </w:rPr>
              <w:t>Quality_Other</w:t>
            </w:r>
            <w:r w:rsidRPr="00895ED1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6986B48A" w14:textId="7DA2C541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6FC8FD34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4BBADADF" w14:textId="77777777" w:rsidTr="008E6829">
        <w:trPr>
          <w:trHeight w:val="368"/>
        </w:trPr>
        <w:tc>
          <w:tcPr>
            <w:tcW w:w="1559" w:type="dxa"/>
          </w:tcPr>
          <w:p w14:paraId="6FD6CB3A" w14:textId="68764C1E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FeedNotificationBody</w:t>
            </w:r>
          </w:p>
        </w:tc>
        <w:tc>
          <w:tcPr>
            <w:tcW w:w="2878" w:type="dxa"/>
          </w:tcPr>
          <w:p w14:paraId="1E3F6E1A" w14:textId="5F3D41C1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95ED1">
              <w:rPr>
                <w:rFonts w:ascii="Times New Roman" w:hAnsi="Times New Roman"/>
                <w:color w:val="000000" w:themeColor="text1"/>
              </w:rPr>
              <w:t>Quality_Other</w:t>
            </w:r>
            <w:r w:rsidRPr="00895ED1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026FA302" w14:textId="13F3B7C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8B7C53E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 xml:space="preserve">"Quality Other File " + @[User::VarFileName] + " was posted in 'xls(x)' format and could not be loaded into eCL." + "\n" + </w:t>
            </w:r>
          </w:p>
          <w:p w14:paraId="4D16B55D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"Please work with the feed providers to restage the file in '.csv' format." + "\n" +</w:t>
            </w:r>
          </w:p>
          <w:p w14:paraId="7B388274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"Primary point of contact(s) for file: " + RTRIM(@[User::FeedNotificationPOC1]) + " &amp; " +  "\n" +</w:t>
            </w:r>
          </w:p>
          <w:p w14:paraId="41F19BE5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"Secondary point of contact(s) for file: " + @[User::FeedNotificationPOC2] + ".\n"  + "\n" +</w:t>
            </w:r>
          </w:p>
          <w:p w14:paraId="6CF66E7D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"Thank you," + "\n" +</w:t>
            </w:r>
          </w:p>
          <w:p w14:paraId="0FCD22C0" w14:textId="5C1C060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"eCoaching Log Team."</w:t>
            </w:r>
          </w:p>
        </w:tc>
      </w:tr>
      <w:tr w:rsidR="004714F2" w:rsidRPr="001D6CCE" w14:paraId="437D0870" w14:textId="77777777" w:rsidTr="008E6829">
        <w:trPr>
          <w:trHeight w:val="368"/>
        </w:trPr>
        <w:tc>
          <w:tcPr>
            <w:tcW w:w="1559" w:type="dxa"/>
          </w:tcPr>
          <w:p w14:paraId="5A6B738D" w14:textId="0CF33228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13EBE">
              <w:rPr>
                <w:rFonts w:asciiTheme="minorHAnsi" w:hAnsiTheme="minorHAnsi" w:cs="Arial"/>
                <w:sz w:val="20"/>
                <w:szCs w:val="20"/>
              </w:rPr>
              <w:t>VarUnexpectedFile</w:t>
            </w:r>
          </w:p>
        </w:tc>
        <w:tc>
          <w:tcPr>
            <w:tcW w:w="2878" w:type="dxa"/>
          </w:tcPr>
          <w:p w14:paraId="673CE08E" w14:textId="104A1FC0" w:rsidR="004714F2" w:rsidRPr="001D6CCE" w:rsidRDefault="008E6829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Quality_Other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257F9CDA" w14:textId="3EEEAA11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2BB114F0" w14:textId="64FF2D1C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13EBE">
              <w:rPr>
                <w:rFonts w:asciiTheme="minorHAnsi" w:hAnsiTheme="minorHAnsi" w:cs="Arial"/>
                <w:sz w:val="20"/>
                <w:szCs w:val="20"/>
              </w:rPr>
              <w:t>@[User::DecryptedOutPath]+  @[User::VarFileName]</w:t>
            </w:r>
          </w:p>
        </w:tc>
      </w:tr>
      <w:tr w:rsidR="008E6829" w:rsidRPr="001D6CCE" w14:paraId="53C0943E" w14:textId="77777777" w:rsidTr="008E6829">
        <w:trPr>
          <w:trHeight w:val="368"/>
        </w:trPr>
        <w:tc>
          <w:tcPr>
            <w:tcW w:w="1559" w:type="dxa"/>
          </w:tcPr>
          <w:p w14:paraId="63E0B93A" w14:textId="40A75B4C" w:rsidR="008E6829" w:rsidRPr="00813EB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ReportCode</w:t>
            </w:r>
          </w:p>
        </w:tc>
        <w:tc>
          <w:tcPr>
            <w:tcW w:w="2878" w:type="dxa"/>
          </w:tcPr>
          <w:p w14:paraId="3F2ED7F6" w14:textId="6F664C72" w:rsidR="008E6829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Quality_Other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031FD5CF" w14:textId="428FA973" w:rsidR="008E6829" w:rsidRPr="00C315A7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775A06B7" w14:textId="77777777" w:rsidR="008E6829" w:rsidRPr="00813EB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</w:p>
        </w:tc>
      </w:tr>
    </w:tbl>
    <w:p w14:paraId="73A3387B" w14:textId="77777777" w:rsidR="00E654C3" w:rsidRPr="001D6CCE" w:rsidRDefault="00E654C3" w:rsidP="00E654C3">
      <w:pPr>
        <w:rPr>
          <w:rFonts w:ascii="Times New Roman" w:hAnsi="Times New Roman"/>
          <w:b/>
        </w:rPr>
      </w:pPr>
    </w:p>
    <w:p w14:paraId="57BAC71C" w14:textId="77777777"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14:paraId="337563E6" w14:textId="77777777"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Destinationdb</w:t>
      </w:r>
    </w:p>
    <w:p w14:paraId="39864985" w14:textId="4C1066C6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 w:rsidR="00C82F07">
        <w:rPr>
          <w:rFonts w:ascii="Times New Roman" w:hAnsi="Times New Roman"/>
        </w:rPr>
        <w:t>UVAADADSQL50CCO</w:t>
      </w:r>
      <w:r w:rsidRPr="00257251">
        <w:rPr>
          <w:rFonts w:ascii="Times New Roman" w:hAnsi="Times New Roman"/>
        </w:rPr>
        <w:t xml:space="preserve"> – eCoachingdev</w:t>
      </w:r>
    </w:p>
    <w:p w14:paraId="6D735304" w14:textId="37D37AE0" w:rsidR="000943D8" w:rsidRDefault="00DA5AD6" w:rsidP="000943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0943D8">
        <w:rPr>
          <w:rFonts w:ascii="Times New Roman" w:hAnsi="Times New Roman"/>
        </w:rPr>
        <w:t xml:space="preserve">Test - </w:t>
      </w:r>
      <w:r w:rsidR="000943D8" w:rsidRPr="000943D8">
        <w:rPr>
          <w:rFonts w:ascii="Times New Roman" w:hAnsi="Times New Roman"/>
        </w:rPr>
        <w:t>UVAADADSQL52CCO</w:t>
      </w:r>
      <w:r w:rsidR="000943D8" w:rsidRPr="000943D8" w:rsidDel="000943D8">
        <w:rPr>
          <w:rFonts w:ascii="Times New Roman" w:hAnsi="Times New Roman"/>
        </w:rPr>
        <w:t xml:space="preserve"> </w:t>
      </w:r>
      <w:r w:rsidRPr="000943D8">
        <w:rPr>
          <w:rFonts w:ascii="Times New Roman" w:hAnsi="Times New Roman"/>
        </w:rPr>
        <w:t xml:space="preserve"> – eCoachingtest</w:t>
      </w:r>
    </w:p>
    <w:p w14:paraId="1631298A" w14:textId="5EA7FBCA" w:rsidR="00DA5AD6" w:rsidRPr="000943D8" w:rsidRDefault="00DA5AD6" w:rsidP="000943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0943D8">
        <w:rPr>
          <w:rFonts w:ascii="Times New Roman" w:hAnsi="Times New Roman"/>
        </w:rPr>
        <w:t xml:space="preserve">Prod - </w:t>
      </w:r>
      <w:r w:rsidR="00FD7637" w:rsidRPr="000943D8">
        <w:rPr>
          <w:rFonts w:ascii="Times New Roman" w:hAnsi="Times New Roman"/>
        </w:rPr>
        <w:t>UVAAPADSQL50CCO</w:t>
      </w:r>
      <w:r w:rsidRPr="000943D8">
        <w:rPr>
          <w:rFonts w:ascii="Times New Roman" w:hAnsi="Times New Roman"/>
        </w:rPr>
        <w:t xml:space="preserve"> – eCoaching</w:t>
      </w:r>
    </w:p>
    <w:p w14:paraId="7713409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A2AAB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7B124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782C2B" w14:textId="77777777"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</w:p>
    <w:p w14:paraId="24433E52" w14:textId="77777777"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42BA9B5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4FDD" w14:textId="77777777"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5864" wp14:editId="5662DE33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82A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B7D04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7E2B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E22FC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50755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B3128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D9AEAA" w14:textId="48A96F22"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76" w:author="Palacherla, Susmitha C" w:date="2024-03-29T09:26:00Z">
        <w:r w:rsidDel="00D765EF">
          <w:rPr>
            <w:rFonts w:ascii="Times New Roman" w:hAnsi="Times New Roman"/>
            <w:color w:val="000000" w:themeColor="text1"/>
          </w:rPr>
          <w:delText>B</w:delText>
        </w:r>
        <w:r w:rsidR="009D1184" w:rsidDel="00D765EF">
          <w:rPr>
            <w:rFonts w:ascii="Times New Roman" w:hAnsi="Times New Roman"/>
            <w:color w:val="000000" w:themeColor="text1"/>
          </w:rPr>
          <w:delText>ingo</w:delText>
        </w:r>
      </w:del>
      <w:ins w:id="77" w:author="Palacherla, Susmitha C" w:date="2024-03-29T09:26:00Z">
        <w:r w:rsidR="00D765EF">
          <w:rPr>
            <w:rFonts w:ascii="Times New Roman" w:hAnsi="Times New Roman"/>
            <w:color w:val="000000" w:themeColor="text1"/>
          </w:rPr>
          <w:t>QNRewards</w:t>
        </w:r>
      </w:ins>
      <w:r w:rsidR="00171192" w:rsidRPr="001D6CCE">
        <w:rPr>
          <w:rFonts w:ascii="Times New Roman" w:hAnsi="Times New Roman"/>
        </w:rPr>
        <w:t>_File</w:t>
      </w:r>
    </w:p>
    <w:p w14:paraId="7B0E7464" w14:textId="77777777"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749408DA" w14:textId="77777777"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247C04" w14:textId="77777777"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</w:p>
    <w:p w14:paraId="08B6AA28" w14:textId="77777777"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62AA6804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655717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AEDF0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</w:p>
    <w:p w14:paraId="1416EF33" w14:textId="77777777"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@[User::DecryptedOutPath]+ @[User::varFailedFile]</w:t>
      </w:r>
    </w:p>
    <w:p w14:paraId="4EE3374A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D01D2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</w:p>
    <w:p w14:paraId="3CCBE3BA" w14:textId="77777777"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@[User::EncryptedOutPath] +  @[User::varEncryptedFileName]</w:t>
      </w:r>
    </w:p>
    <w:p w14:paraId="74EC3BF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C4A9E7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B6C77B" w14:textId="77777777"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0F74E0" w14:textId="77777777"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14:paraId="2D7421E1" w14:textId="075B596E" w:rsidR="00A67A9C" w:rsidRPr="001D6CCE" w:rsidRDefault="00966EF6" w:rsidP="00966EF6">
      <w:pPr>
        <w:ind w:left="2880"/>
        <w:rPr>
          <w:rFonts w:ascii="Times New Roman" w:hAnsi="Times New Roman"/>
          <w:noProof/>
        </w:rPr>
      </w:pPr>
      <w:r w:rsidRPr="00966EF6">
        <w:t>smtpint.maxcorp.maximus</w:t>
      </w:r>
    </w:p>
    <w:p w14:paraId="5B448A28" w14:textId="77777777"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F74FD11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D5B86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4D28AD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1E5E93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EEC3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57F5E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80B006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EDB69D" w14:textId="77777777"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83761B" w14:textId="77777777"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B56D82D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DB0259E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99FEE1F" w14:textId="3940CE2A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631E2C0" w14:textId="6E05327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86F2B98" w14:textId="2961942B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F7E0772" w14:textId="0A229ED5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33FABD" w14:textId="49B52872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5DD747B" w14:textId="78E8A416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EBD5DC" w14:textId="46A2AB41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90C8A8" w14:textId="05020200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9136310" w14:textId="7C79613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7946688" w14:textId="7B5489A8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531EBA3" w14:textId="54E1584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405A829" w14:textId="046F70D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249C1FA" w14:textId="6D5AFD2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6AF9B56" w14:textId="3A6F8D4C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48C67D6" w14:textId="53C3E6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B146752" w14:textId="7201EF7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F4D7104" w14:textId="777777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E58F2EC" w14:textId="777777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77EFF4A" w14:textId="77777777"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E14A688" w14:textId="77777777"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14:paraId="4945716B" w14:textId="3FD1046C" w:rsidR="00202048" w:rsidRPr="001D6CCE" w:rsidDel="002479DF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8" w:author="Palacherla, Susmitha C" w:date="2024-03-29T09:32:00Z"/>
          <w:rFonts w:ascii="Times New Roman" w:hAnsi="Times New Roman"/>
          <w:b/>
        </w:rPr>
      </w:pPr>
    </w:p>
    <w:p w14:paraId="081CF0B0" w14:textId="4DDAE7B3" w:rsidR="00F94DAF" w:rsidRPr="001D6CCE" w:rsidDel="002479DF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9" w:author="Palacherla, Susmitha C" w:date="2024-03-29T09:32:00Z"/>
          <w:rFonts w:ascii="Times New Roman" w:hAnsi="Times New Roman"/>
          <w:b/>
        </w:rPr>
      </w:pPr>
      <w:del w:id="80" w:author="Palacherla, Susmitha C" w:date="2024-03-29T09:32:00Z">
        <w:r w:rsidRPr="001F3C08" w:rsidDel="002479DF">
          <w:rPr>
            <w:noProof/>
          </w:rPr>
          <w:delText xml:space="preserve"> </w:delText>
        </w:r>
      </w:del>
    </w:p>
    <w:p w14:paraId="594A491B" w14:textId="77777777"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1E3815B" w14:textId="27AF0410" w:rsidR="002D6FA4" w:rsidRPr="001D6CCE" w:rsidRDefault="009D118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9D1184">
        <w:rPr>
          <w:noProof/>
        </w:rPr>
        <w:t xml:space="preserve"> </w:t>
      </w:r>
      <w:r w:rsidR="00931693" w:rsidRPr="00931693">
        <w:rPr>
          <w:noProof/>
        </w:rPr>
        <w:t xml:space="preserve"> </w:t>
      </w:r>
      <w:r w:rsidR="000943D8" w:rsidDel="000943D8">
        <w:rPr>
          <w:noProof/>
        </w:rPr>
        <w:t xml:space="preserve">  </w:t>
      </w:r>
      <w:del w:id="81" w:author="Palacherla, Susmitha C" w:date="2024-03-29T09:32:00Z">
        <w:r w:rsidR="00630A3A" w:rsidDel="00886C9E">
          <w:rPr>
            <w:noProof/>
          </w:rPr>
          <w:drawing>
            <wp:inline distT="0" distB="0" distL="0" distR="0" wp14:anchorId="31EDB784" wp14:editId="07CBED7B">
              <wp:extent cx="5943600" cy="2784475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84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82" w:author="Palacherla, Susmitha C" w:date="2024-03-29T09:32:00Z">
        <w:r w:rsidR="00886C9E" w:rsidRPr="00886C9E">
          <w:rPr>
            <w:noProof/>
          </w:rPr>
          <w:drawing>
            <wp:inline distT="0" distB="0" distL="0" distR="0" wp14:anchorId="003B9216" wp14:editId="2F68D0E3">
              <wp:extent cx="5943600" cy="4025265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0252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E62CCA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C512C15" w14:textId="77777777"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114EE4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B06130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14C97C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828100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14:paraId="1C9BA682" w14:textId="77777777"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A4F83F9" w14:textId="77777777"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14:paraId="7786AA84" w14:textId="77777777"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48799A" w14:textId="77777777"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58AF4FB9" wp14:editId="5892460B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EEE" w14:textId="77777777"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DCE42F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A2AC580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5E7A4F4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12AFFC3C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14:paraId="046C4A3D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4968C1BA" w14:textId="77777777"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Foreach  File Loop </w:t>
      </w:r>
    </w:p>
    <w:p w14:paraId="52DCE5EB" w14:textId="66CF3D7D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>
        <w:rPr>
          <w:rFonts w:ascii="Times New Roman" w:hAnsi="Times New Roman"/>
        </w:rPr>
        <w:t>\data\coaching\Quality</w:t>
      </w:r>
      <w:r w:rsidRPr="003B4096">
        <w:rPr>
          <w:rFonts w:ascii="Times New Roman" w:hAnsi="Times New Roman"/>
        </w:rPr>
        <w:t>\Encrypt_out\</w:t>
      </w:r>
    </w:p>
    <w:p w14:paraId="7F6D510B" w14:textId="77777777"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3B4096">
        <w:rPr>
          <w:rFonts w:ascii="Times New Roman" w:hAnsi="Times New Roman"/>
        </w:rPr>
        <w:t>eCL*ETS_*.encrypt</w:t>
      </w:r>
    </w:p>
    <w:p w14:paraId="1FCB09AF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B3F4DA0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14:paraId="5691BECD" w14:textId="77777777" w:rsidR="00522634" w:rsidRPr="00CA5EB0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051A9D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60C07" wp14:editId="5D58684B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87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364FE1B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475049C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83EB45B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Script  task- Pause 10 secs</w:t>
      </w:r>
    </w:p>
    <w:p w14:paraId="0899DF2E" w14:textId="77777777"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3A5F9E9" wp14:editId="3171325E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C34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2F66BFA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91B6F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16BE1AFD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61E0F17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14:paraId="1A359B28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14:paraId="158E110B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309FBA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6C560D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612DDC08" w14:textId="77777777"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EA60801" wp14:editId="228DEF9F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1249" w14:textId="76E5BD79" w:rsidR="000943D8" w:rsidRPr="0095359C" w:rsidRDefault="000943D8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sz w:val="20"/>
          <w:szCs w:val="20"/>
        </w:rPr>
      </w:pPr>
      <w:r>
        <w:rPr>
          <w:rFonts w:asciiTheme="minorHAnsi" w:hAnsiTheme="minorHAnsi" w:cs="Arial"/>
          <w:b/>
          <w:sz w:val="20"/>
          <w:szCs w:val="20"/>
        </w:rPr>
        <w:t xml:space="preserve"> </w:t>
      </w:r>
      <w:r w:rsidRPr="0095359C">
        <w:rPr>
          <w:rFonts w:asciiTheme="minorHAnsi" w:hAnsiTheme="minorHAnsi" w:cs="Arial"/>
          <w:b/>
          <w:sz w:val="20"/>
          <w:szCs w:val="20"/>
        </w:rPr>
        <w:t xml:space="preserve">For each </w:t>
      </w:r>
      <w:r>
        <w:rPr>
          <w:rFonts w:asciiTheme="minorHAnsi" w:hAnsiTheme="minorHAnsi" w:cs="Arial"/>
          <w:b/>
          <w:sz w:val="20"/>
          <w:szCs w:val="20"/>
        </w:rPr>
        <w:t>Unexpected File</w:t>
      </w:r>
      <w:r w:rsidRPr="0095359C">
        <w:rPr>
          <w:rFonts w:asciiTheme="minorHAnsi" w:hAnsiTheme="minorHAnsi" w:cs="Arial"/>
          <w:b/>
          <w:sz w:val="20"/>
          <w:szCs w:val="20"/>
        </w:rPr>
        <w:t xml:space="preserve"> </w:t>
      </w:r>
    </w:p>
    <w:p w14:paraId="375EF84C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9296E" w14:textId="77777777" w:rsidR="000943D8" w:rsidRPr="003F421D" w:rsidRDefault="000943D8" w:rsidP="000943D8">
      <w:pPr>
        <w:rPr>
          <w:rFonts w:asciiTheme="minorHAnsi" w:hAnsiTheme="minorHAnsi"/>
          <w:b/>
          <w:sz w:val="20"/>
          <w:szCs w:val="20"/>
        </w:rPr>
      </w:pPr>
      <w:r w:rsidRPr="003F421D">
        <w:rPr>
          <w:rFonts w:asciiTheme="minorHAnsi" w:hAnsiTheme="minorHAnsi"/>
          <w:b/>
          <w:sz w:val="20"/>
          <w:szCs w:val="20"/>
        </w:rPr>
        <w:t>Summary of Steps</w:t>
      </w:r>
    </w:p>
    <w:p w14:paraId="4D6736E7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bookmarkStart w:id="83" w:name="_Hlk154663788"/>
      <w:r>
        <w:rPr>
          <w:rFonts w:ascii="Times New Roman" w:hAnsi="Times New Roman"/>
        </w:rPr>
        <w:t>SQL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Report Code</w:t>
      </w:r>
    </w:p>
    <w:p w14:paraId="0BB222DF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>
        <w:rPr>
          <w:rFonts w:ascii="Times New Roman" w:hAnsi="Times New Roman"/>
        </w:rPr>
        <w:t>Email task – Send Notification</w:t>
      </w:r>
    </w:p>
    <w:p w14:paraId="4BF08E84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File(s)</w:t>
      </w:r>
    </w:p>
    <w:bookmarkEnd w:id="83"/>
    <w:p w14:paraId="66983F0F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9B80BDF" w14:textId="77777777" w:rsidR="000943D8" w:rsidRPr="003F421D" w:rsidRDefault="000943D8" w:rsidP="000943D8">
      <w:pPr>
        <w:rPr>
          <w:rFonts w:asciiTheme="minorHAnsi" w:hAnsiTheme="minorHAnsi"/>
          <w:b/>
          <w:sz w:val="20"/>
          <w:szCs w:val="20"/>
        </w:rPr>
      </w:pPr>
      <w:r w:rsidRPr="003F421D">
        <w:rPr>
          <w:rFonts w:asciiTheme="minorHAnsi" w:hAnsiTheme="minorHAnsi"/>
          <w:b/>
          <w:sz w:val="20"/>
          <w:szCs w:val="20"/>
        </w:rPr>
        <w:t>Details</w:t>
      </w:r>
    </w:p>
    <w:p w14:paraId="24AC59A8" w14:textId="77777777" w:rsidR="000943D8" w:rsidRPr="0095359C" w:rsidRDefault="000943D8" w:rsidP="000943D8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>Container: Foreach Loop</w:t>
      </w:r>
    </w:p>
    <w:p w14:paraId="02F84E63" w14:textId="42A54A0D" w:rsidR="000943D8" w:rsidRPr="0095359C" w:rsidRDefault="000943D8" w:rsidP="000943D8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 xml:space="preserve">Folder: </w:t>
      </w:r>
      <w:r w:rsidRPr="00E705FE">
        <w:rPr>
          <w:rFonts w:asciiTheme="minorHAnsi" w:hAnsiTheme="minorHAnsi"/>
          <w:sz w:val="20"/>
          <w:szCs w:val="20"/>
        </w:rPr>
        <w:t>\\</w:t>
      </w:r>
      <w:r>
        <w:rPr>
          <w:rFonts w:asciiTheme="minorHAnsi" w:hAnsiTheme="minorHAnsi"/>
          <w:sz w:val="20"/>
          <w:szCs w:val="20"/>
        </w:rPr>
        <w:t>UVAADADSQL50CCO</w:t>
      </w:r>
      <w:r w:rsidRPr="00E705FE">
        <w:rPr>
          <w:rFonts w:asciiTheme="minorHAnsi" w:hAnsiTheme="minorHAnsi"/>
          <w:sz w:val="20"/>
          <w:szCs w:val="20"/>
        </w:rPr>
        <w:t>\data\coaching\</w:t>
      </w:r>
      <w:r>
        <w:rPr>
          <w:rFonts w:asciiTheme="minorHAnsi" w:hAnsiTheme="minorHAnsi"/>
          <w:sz w:val="20"/>
          <w:szCs w:val="20"/>
        </w:rPr>
        <w:t>Quality</w:t>
      </w:r>
      <w:r w:rsidRPr="00E705FE">
        <w:rPr>
          <w:rFonts w:asciiTheme="minorHAnsi" w:hAnsiTheme="minorHAnsi"/>
          <w:sz w:val="20"/>
          <w:szCs w:val="20"/>
        </w:rPr>
        <w:t>\Decrypt_out\</w:t>
      </w:r>
      <w:r w:rsidRPr="00E705FE" w:rsidDel="00E705FE">
        <w:rPr>
          <w:rFonts w:asciiTheme="minorHAnsi" w:hAnsiTheme="minorHAnsi"/>
          <w:sz w:val="20"/>
          <w:szCs w:val="20"/>
        </w:rPr>
        <w:t xml:space="preserve"> </w:t>
      </w:r>
    </w:p>
    <w:p w14:paraId="0AE3E2F7" w14:textId="472D2002" w:rsidR="000943D8" w:rsidRPr="0095359C" w:rsidRDefault="000943D8" w:rsidP="000943D8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>Files: eCL_*.csv</w:t>
      </w:r>
    </w:p>
    <w:p w14:paraId="6386DDA5" w14:textId="77777777" w:rsidR="000943D8" w:rsidRPr="00CA5EB0" w:rsidRDefault="000943D8" w:rsidP="000943D8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Retrieve file name: Name and Extension</w:t>
      </w:r>
    </w:p>
    <w:p w14:paraId="47F1F173" w14:textId="77777777" w:rsidR="000943D8" w:rsidRPr="00CA5EB0" w:rsidRDefault="000943D8" w:rsidP="000943D8">
      <w:pPr>
        <w:spacing w:after="0"/>
        <w:ind w:left="1080"/>
        <w:rPr>
          <w:rFonts w:ascii="Times New Roman" w:hAnsi="Times New Roman"/>
        </w:rPr>
      </w:pPr>
    </w:p>
    <w:p w14:paraId="27C8B6A0" w14:textId="77777777" w:rsidR="000943D8" w:rsidRDefault="000943D8" w:rsidP="000943D8">
      <w:pPr>
        <w:spacing w:after="0"/>
        <w:ind w:left="1080"/>
        <w:rPr>
          <w:rFonts w:ascii="Times New Roman" w:hAnsi="Times New Roman"/>
        </w:rPr>
      </w:pPr>
    </w:p>
    <w:p w14:paraId="5A12D68A" w14:textId="77777777" w:rsidR="000943D8" w:rsidRDefault="000943D8" w:rsidP="000943D8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Report Code</w:t>
      </w:r>
    </w:p>
    <w:p w14:paraId="1FBD51BD" w14:textId="77777777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D31AAFE" wp14:editId="3579A7EB">
            <wp:extent cx="5943600" cy="4467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00D5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 xml:space="preserve">Declare @FileName nvarchar(100), @FileName1 nvarchar(100) </w:t>
      </w:r>
    </w:p>
    <w:p w14:paraId="6325DCE5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</w:p>
    <w:p w14:paraId="3E981E26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>SELECT TOP 1 [ReportCode] FROM</w:t>
      </w:r>
    </w:p>
    <w:p w14:paraId="6CC9734A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>(SELECT  TOP 1 [ReportCode] FROM [EC].[Feed_Contacts]</w:t>
      </w:r>
    </w:p>
    <w:p w14:paraId="0758D5C6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>WHERE (CHARINDEX([ReportCode], ? ) &gt; 0 AND CHARINDEX('Quality', ? ) &gt; 0)</w:t>
      </w:r>
    </w:p>
    <w:p w14:paraId="760DB204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>UNION ALL</w:t>
      </w:r>
    </w:p>
    <w:p w14:paraId="0673404A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lastRenderedPageBreak/>
        <w:t>SELECT DISTINCT 'Unknown' AS [ReportCode] FROM [EC].[Feed_Contacts] ) pocs</w:t>
      </w:r>
    </w:p>
    <w:p w14:paraId="269E8F57" w14:textId="0E75FBAD" w:rsidR="000943D8" w:rsidRDefault="000943D8" w:rsidP="000943D8">
      <w:pPr>
        <w:rPr>
          <w:rFonts w:ascii="Times New Roman" w:hAnsi="Times New Roman"/>
        </w:rPr>
      </w:pPr>
      <w:r w:rsidRPr="000943D8">
        <w:rPr>
          <w:rFonts w:ascii="Times New Roman" w:hAnsi="Times New Roman"/>
          <w:sz w:val="20"/>
          <w:szCs w:val="20"/>
        </w:rPr>
        <w:t>ORDER BY CASE WHEN  [ReportCode] = 'Unknown' THEN 2 ELSE 1 END</w:t>
      </w:r>
    </w:p>
    <w:p w14:paraId="2BEDBFE5" w14:textId="77777777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2BAD74" wp14:editId="01A9EEC5">
            <wp:extent cx="5943600" cy="18999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6C03" w14:textId="77777777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F39B4CF" wp14:editId="13DA60B7">
            <wp:extent cx="5943600" cy="1975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954A" w14:textId="77777777" w:rsidR="000943D8" w:rsidRDefault="000943D8" w:rsidP="000943D8">
      <w:pPr>
        <w:rPr>
          <w:rFonts w:ascii="Times New Roman" w:hAnsi="Times New Roman"/>
        </w:rPr>
      </w:pPr>
    </w:p>
    <w:p w14:paraId="38972ECB" w14:textId="77777777" w:rsidR="000943D8" w:rsidRPr="00BB122D" w:rsidRDefault="000943D8" w:rsidP="000943D8">
      <w:pPr>
        <w:rPr>
          <w:rFonts w:ascii="Times New Roman" w:hAnsi="Times New Roman"/>
        </w:rPr>
      </w:pPr>
    </w:p>
    <w:p w14:paraId="1AEB05C7" w14:textId="77777777" w:rsidR="000943D8" w:rsidRDefault="000943D8" w:rsidP="000943D8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>
        <w:rPr>
          <w:rFonts w:ascii="Times New Roman" w:hAnsi="Times New Roman"/>
        </w:rPr>
        <w:t>Email task – Send Notification</w:t>
      </w:r>
    </w:p>
    <w:p w14:paraId="45496993" w14:textId="77777777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BBD00B5" wp14:editId="5CD0EA62">
            <wp:extent cx="5943600" cy="19145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14C7" w14:textId="60EE9E3E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D398B30" wp14:editId="2A8BEA3D">
            <wp:extent cx="5943600" cy="32188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F11C" w14:textId="6A180AF1" w:rsidR="000943D8" w:rsidRDefault="000943D8" w:rsidP="000943D8">
      <w:pPr>
        <w:rPr>
          <w:rFonts w:ascii="Times New Roman" w:hAnsi="Times New Roman"/>
        </w:rPr>
      </w:pPr>
    </w:p>
    <w:p w14:paraId="3768BB55" w14:textId="62BE0DAB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01F3DFA" wp14:editId="3FB236DD">
            <wp:extent cx="5943600" cy="11899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7857" w14:textId="77777777" w:rsidR="000943D8" w:rsidRPr="00CA5EB0" w:rsidRDefault="000943D8" w:rsidP="000943D8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 xml:space="preserve">File system task – </w:t>
      </w:r>
      <w:r>
        <w:rPr>
          <w:rFonts w:ascii="Times New Roman" w:hAnsi="Times New Roman"/>
        </w:rPr>
        <w:t>Delete File(s)</w:t>
      </w:r>
    </w:p>
    <w:p w14:paraId="65F09225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798B8" wp14:editId="398A88CF">
            <wp:extent cx="5943600" cy="23825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8F0C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433B7FE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F26760D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18B7DFB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F6CD4EE" w14:textId="77777777" w:rsidR="000943D8" w:rsidRPr="003F421D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sz w:val="20"/>
          <w:szCs w:val="20"/>
        </w:rPr>
      </w:pPr>
    </w:p>
    <w:p w14:paraId="516849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E5627F" w14:textId="77777777" w:rsidR="00C06FFD" w:rsidRPr="001D6CCE" w:rsidRDefault="00C06FFD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03006E1E" w14:textId="77777777"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14:paraId="428D2F6B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3D60F065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AF318F9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6B11F0D4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2A50F632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7F01955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ACACE6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15DD87B" w14:textId="64A0AA10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1846B90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6C35334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A2E77C3" wp14:editId="23B534E1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05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29A5A0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9BA68B0" wp14:editId="7F4F16AE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51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3A6E04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25FD09" wp14:editId="0469046F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17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BDBD8B6" wp14:editId="4C159569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D7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1AD67D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474C6B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311A812" wp14:editId="0769ACF5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8F25AC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3491CF33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C6ACDF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E2BC94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0D69643E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1F375646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8F5744D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6B7B82A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C4FB12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184C34CF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3E92A49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1CF490" wp14:editId="7DDF360A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C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3D8221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35A1A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5C900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29160A" wp14:editId="7E3F79EF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13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FE975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A4E04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FINDSTRING(@[User::VarFileName],"CTC",1 ) &gt; </w:t>
      </w:r>
      <w:r w:rsidR="009D1184">
        <w:rPr>
          <w:rFonts w:ascii="Times New Roman" w:hAnsi="Times New Roman"/>
        </w:rPr>
        <w:t>0</w:t>
      </w:r>
    </w:p>
    <w:p w14:paraId="7E0D6BC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3ED378A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E789F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35D336" wp14:editId="7FF4B586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AF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7165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5C5F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9E4DFFF" wp14:editId="0C721F78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B3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56D79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3BE599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3AEF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2DEC4E" wp14:editId="29CF182C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D4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04FD1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DF0D6E" wp14:editId="7012E656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2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EFC6E30" w14:textId="77777777"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51BEB53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14:paraId="3B1F98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01B65FC" wp14:editId="56242806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6A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EE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(DT_STR,4000,1252)((ISNULL(ProblemText) ? "Problem: N/A|" : ProblemText + "|") + (ISNULL(BehaviorText) ? "Behavior: N/A|" : BehaviorText + "|") + (ISNULL(ResultText) ? "Result: N/A|" : ResultText + "|") + (ISNULL(FollowUpText) ? "Follow Up: N/A|" : FollowUpText))</w:t>
      </w:r>
    </w:p>
    <w:p w14:paraId="0EFE6B8D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70B426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BBEAEC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3046C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177764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354BF4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FFC1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4203FDA" wp14:editId="243E6796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5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220D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5975B1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0904E6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FBAB3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918B3B9" wp14:editId="13B3659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32ED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 destination</w:t>
      </w:r>
    </w:p>
    <w:p w14:paraId="6D826EA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44D6A8F" wp14:editId="08FDD0D6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F7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0C133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C414FE7" wp14:editId="40A30033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ED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21C02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84B6F9B" wp14:editId="1105674D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AE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0532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5C03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B0F00A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8B5A5" w14:textId="77777777" w:rsidR="00C06FFD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727D76D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524633A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37B9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58AE38" wp14:editId="40206B7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36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0D12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3B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2C932E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D173EC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D11850" w14:textId="5E59176D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C88FC0" wp14:editId="473F7D76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9B1" w14:textId="37438796" w:rsidR="00630A3A" w:rsidRDefault="00630A3A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554D8" w14:textId="43D860A4" w:rsidR="00630A3A" w:rsidRPr="001D6CCE" w:rsidRDefault="00630A3A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F005821" wp14:editId="68C34489">
            <wp:extent cx="5943600" cy="1928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6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39E0210" w14:textId="6622FFFA" w:rsidR="00630A3A" w:rsidRDefault="00630A3A" w:rsidP="00630A3A">
      <w:pPr>
        <w:spacing w:after="0"/>
        <w:rPr>
          <w:rFonts w:ascii="Times New Roman" w:hAnsi="Times New Roman"/>
        </w:rPr>
      </w:pPr>
      <w:r w:rsidRPr="00630A3A">
        <w:rPr>
          <w:rFonts w:ascii="Times New Roman" w:hAnsi="Times New Roman"/>
        </w:rPr>
        <w:t>Exec [EC].[sp_InsertInto_Coaching_Log_Quality_Other] @Count=? OUT, @ReportCode=? OUT</w:t>
      </w:r>
      <w:r w:rsidR="00C06FFD" w:rsidRPr="001D6CCE">
        <w:rPr>
          <w:rFonts w:ascii="Times New Roman" w:hAnsi="Times New Roman"/>
        </w:rPr>
        <w:t xml:space="preserve">     </w:t>
      </w:r>
    </w:p>
    <w:p w14:paraId="58779F0D" w14:textId="32521FE2" w:rsidR="00C06FFD" w:rsidRPr="001D6CCE" w:rsidRDefault="00C06FFD" w:rsidP="00D765EF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</w:t>
      </w:r>
    </w:p>
    <w:p w14:paraId="001DA84B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0CCDEE4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BCE0FF" wp14:editId="0E107B45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4D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2F8F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55B75F" wp14:editId="58687EE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E2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CDF6643" w14:textId="67C30172" w:rsidR="00C06FFD" w:rsidRPr="001D6CCE" w:rsidRDefault="00630A3A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7C87899" wp14:editId="08256F78">
            <wp:extent cx="5943600" cy="23437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57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C701AB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33BCDC2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F57AF6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C912DEB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>INSERT INTO [EC].[Quality_Other_FileList]</w:t>
      </w:r>
    </w:p>
    <w:p w14:paraId="189B8A22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([File_Name]</w:t>
      </w:r>
    </w:p>
    <w:p w14:paraId="220EF446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,[File_LoadDate]</w:t>
      </w:r>
    </w:p>
    <w:p w14:paraId="32BDE491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,[Count_Staged]</w:t>
      </w:r>
    </w:p>
    <w:p w14:paraId="39F65EED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,[Count_Loaded]</w:t>
      </w:r>
    </w:p>
    <w:p w14:paraId="3BA4722E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,[Count_Rejected]</w:t>
      </w:r>
    </w:p>
    <w:p w14:paraId="2EBD1E83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,[Category]</w:t>
      </w:r>
    </w:p>
    <w:p w14:paraId="28484C3A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,[Code])</w:t>
      </w:r>
    </w:p>
    <w:p w14:paraId="3C974ED4" w14:textId="5EE39B1E" w:rsid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VALUES (?,GetDate(), ?, ?,?, </w:t>
      </w:r>
      <w:r>
        <w:rPr>
          <w:rFonts w:ascii="Times New Roman" w:hAnsi="Times New Roman"/>
        </w:rPr>
        <w:t>‘</w:t>
      </w:r>
      <w:r w:rsidRPr="00630A3A">
        <w:rPr>
          <w:rFonts w:ascii="Times New Roman" w:hAnsi="Times New Roman"/>
        </w:rPr>
        <w:t>Quality Other</w:t>
      </w:r>
      <w:r>
        <w:rPr>
          <w:rFonts w:ascii="Times New Roman" w:hAnsi="Times New Roman"/>
        </w:rPr>
        <w:t>’</w:t>
      </w:r>
      <w:r w:rsidRPr="00630A3A">
        <w:rPr>
          <w:rFonts w:ascii="Times New Roman" w:hAnsi="Times New Roman"/>
        </w:rPr>
        <w:t>, ?)</w:t>
      </w:r>
    </w:p>
    <w:p w14:paraId="093320F8" w14:textId="77777777" w:rsidR="00630A3A" w:rsidRPr="001D6CCE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0F0DB0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106561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370E1B0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3068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9F507B" wp14:editId="49DF3A67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C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5862D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3D05258" wp14:editId="39F3B40A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FC58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E189D2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710C91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8FBD0E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89C034" w14:textId="05624A8C" w:rsidR="00C06FFD" w:rsidRPr="001D6CCE" w:rsidRDefault="00C06FFD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del w:id="84" w:author="Palacherla, Susmitha C" w:date="2024-03-29T09:33:00Z">
        <w:r w:rsidDel="002479DF">
          <w:rPr>
            <w:rFonts w:ascii="Times New Roman" w:hAnsi="Times New Roman"/>
            <w:b/>
            <w:color w:val="000000" w:themeColor="text1"/>
          </w:rPr>
          <w:delText>BQN</w:delText>
        </w:r>
        <w:r w:rsidRPr="001D6CCE" w:rsidDel="002479DF">
          <w:rPr>
            <w:rFonts w:ascii="Times New Roman" w:hAnsi="Times New Roman"/>
            <w:b/>
          </w:rPr>
          <w:delText xml:space="preserve"> </w:delText>
        </w:r>
      </w:del>
      <w:ins w:id="85" w:author="Palacherla, Susmitha C" w:date="2024-03-29T09:33:00Z">
        <w:r w:rsidR="002479DF">
          <w:rPr>
            <w:rFonts w:ascii="Times New Roman" w:hAnsi="Times New Roman"/>
            <w:b/>
            <w:color w:val="000000" w:themeColor="text1"/>
          </w:rPr>
          <w:t xml:space="preserve">QN Rewards </w:t>
        </w:r>
      </w:ins>
      <w:r w:rsidRPr="001D6CCE">
        <w:rPr>
          <w:rFonts w:ascii="Times New Roman" w:hAnsi="Times New Roman"/>
          <w:b/>
        </w:rPr>
        <w:t>file in Staging directory Workflow</w:t>
      </w:r>
    </w:p>
    <w:p w14:paraId="529F4A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FFD89C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925C0B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86044B1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303803F5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6FFC96A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482D98C2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84A1495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046441" w14:textId="77777777"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87006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42286EAD" w14:textId="2AD63CA4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242AC03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171C978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54EB4B4" wp14:editId="47774BC3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3E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E7F249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6A240AC" wp14:editId="5997CF3D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4BA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5E42C8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FF63F50" wp14:editId="14E7A5F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CC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5D706FE" wp14:editId="75340753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72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CA76960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D823B0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8203DE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7F2F0F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6E13738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B449BB2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215F3C7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6F35D35C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7EFA67D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676F2B13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2ED475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279D7AA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F773D72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C7D240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809FF2D" wp14:editId="628F3D48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2F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DA285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0EF48C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C1C1BC" w14:textId="19D5915F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del w:id="86" w:author="Palacherla, Susmitha C" w:date="2024-03-29T09:34:00Z">
        <w:r w:rsidRPr="001D6CCE" w:rsidDel="002479DF">
          <w:rPr>
            <w:rFonts w:ascii="Times New Roman" w:hAnsi="Times New Roman"/>
            <w:noProof/>
          </w:rPr>
          <w:lastRenderedPageBreak/>
          <w:drawing>
            <wp:inline distT="0" distB="0" distL="0" distR="0" wp14:anchorId="2C2EEE7D" wp14:editId="35BFD84C">
              <wp:extent cx="3611880" cy="2752344"/>
              <wp:effectExtent l="0" t="0" r="7620" b="0"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1880" cy="27523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87" w:author="Palacherla, Susmitha C" w:date="2024-03-29T09:34:00Z">
        <w:r w:rsidR="002479DF" w:rsidRPr="002479DF">
          <w:rPr>
            <w:rFonts w:ascii="Times New Roman" w:hAnsi="Times New Roman"/>
            <w:noProof/>
          </w:rPr>
          <w:drawing>
            <wp:inline distT="0" distB="0" distL="0" distR="0" wp14:anchorId="31369CEA" wp14:editId="6FA08A26">
              <wp:extent cx="3721608" cy="2743200"/>
              <wp:effectExtent l="0" t="0" r="0" b="0"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2160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323D6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C6BB9F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BCB29FB" w14:textId="228322F2" w:rsidR="009D1184" w:rsidDel="002479DF" w:rsidRDefault="002479DF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8" w:author="Palacherla, Susmitha C" w:date="2024-03-29T09:34:00Z"/>
          <w:rFonts w:ascii="Times New Roman" w:hAnsi="Times New Roman"/>
        </w:rPr>
      </w:pPr>
      <w:ins w:id="89" w:author="Palacherla, Susmitha C" w:date="2024-03-29T09:34:00Z">
        <w:r w:rsidRPr="002479DF">
          <w:rPr>
            <w:rFonts w:ascii="Times New Roman" w:hAnsi="Times New Roman"/>
          </w:rPr>
          <w:t>FINDSTRING(@[User::VarFileName],"QR",1 ) &gt; 0</w:t>
        </w:r>
      </w:ins>
      <w:del w:id="90" w:author="Palacherla, Susmitha C" w:date="2024-03-29T09:34:00Z">
        <w:r w:rsidR="009D1184" w:rsidRPr="009D1184" w:rsidDel="002479DF">
          <w:rPr>
            <w:rFonts w:ascii="Times New Roman" w:hAnsi="Times New Roman"/>
          </w:rPr>
          <w:delText>FINDSTRING(@[User::VarFileName],"BQ",1 ) &gt; 0</w:delText>
        </w:r>
      </w:del>
    </w:p>
    <w:p w14:paraId="03B6067C" w14:textId="77777777" w:rsidR="002479DF" w:rsidRDefault="002479DF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91" w:author="Palacherla, Susmitha C" w:date="2024-03-29T09:34:00Z"/>
          <w:rFonts w:ascii="Times New Roman" w:hAnsi="Times New Roman"/>
        </w:rPr>
      </w:pPr>
    </w:p>
    <w:p w14:paraId="4FAAB414" w14:textId="77777777" w:rsidR="002479DF" w:rsidRDefault="002479DF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92" w:author="Palacherla, Susmitha C" w:date="2024-03-29T09:34:00Z"/>
          <w:rFonts w:ascii="Times New Roman" w:hAnsi="Times New Roman"/>
        </w:rPr>
      </w:pPr>
    </w:p>
    <w:p w14:paraId="0C163A7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BCD5DCA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093EC9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1FA938" wp14:editId="6FAB7F37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CE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E2F4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C27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13C51D3" wp14:editId="221BD469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FC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BC2B616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57D0628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619F06" w14:textId="00B6AD9A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93" w:author="Palacherla, Susmitha C" w:date="2024-03-29T09:35:00Z">
        <w:r w:rsidDel="002479DF">
          <w:rPr>
            <w:noProof/>
          </w:rPr>
          <w:drawing>
            <wp:inline distT="0" distB="0" distL="0" distR="0" wp14:anchorId="20B081EF" wp14:editId="3CF155F8">
              <wp:extent cx="2560320" cy="2286000"/>
              <wp:effectExtent l="0" t="0" r="0" b="0"/>
              <wp:docPr id="70" name="Picture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0320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4" w:author="Palacherla, Susmitha C" w:date="2024-03-29T09:35:00Z">
        <w:r w:rsidR="002479DF" w:rsidRPr="002479DF">
          <w:rPr>
            <w:rFonts w:ascii="Times New Roman" w:hAnsi="Times New Roman"/>
            <w:noProof/>
          </w:rPr>
          <w:drawing>
            <wp:inline distT="0" distB="0" distL="0" distR="0" wp14:anchorId="7B2E8E23" wp14:editId="113773BE">
              <wp:extent cx="4242816" cy="4572000"/>
              <wp:effectExtent l="0" t="0" r="5715" b="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42816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1EA7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0469F8" w14:textId="77777777"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622FD4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2CD19EA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C11158" w14:textId="51A98424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95" w:author="Palacherla, Susmitha C" w:date="2024-03-29T09:36:00Z">
        <w:r w:rsidDel="002479DF">
          <w:rPr>
            <w:noProof/>
          </w:rPr>
          <w:lastRenderedPageBreak/>
          <w:drawing>
            <wp:inline distT="0" distB="0" distL="0" distR="0" wp14:anchorId="6AE5B8D4" wp14:editId="206F61A7">
              <wp:extent cx="2313432" cy="1828800"/>
              <wp:effectExtent l="0" t="0" r="0" b="0"/>
              <wp:docPr id="71" name="Picture 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13432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6" w:author="Palacherla, Susmitha C" w:date="2024-03-29T09:36:00Z">
        <w:r w:rsidR="002479DF" w:rsidRPr="002479DF">
          <w:rPr>
            <w:rFonts w:ascii="Times New Roman" w:hAnsi="Times New Roman"/>
            <w:noProof/>
          </w:rPr>
          <w:drawing>
            <wp:inline distT="0" distB="0" distL="0" distR="0" wp14:anchorId="6F3F47E5" wp14:editId="4F298DE8">
              <wp:extent cx="3346704" cy="4572000"/>
              <wp:effectExtent l="0" t="0" r="6350" b="0"/>
              <wp:docPr id="72" name="Picture 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6704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C2FC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6998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1E4C88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6AC4D9" w14:textId="77777777"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485C0F" wp14:editId="2F008E35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D4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1B844B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 destination</w:t>
      </w:r>
    </w:p>
    <w:p w14:paraId="02AF0D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0B377E2" w14:textId="2C33E236" w:rsidR="00C06FFD" w:rsidRPr="001D6CCE" w:rsidRDefault="005157E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del w:id="97" w:author="Palacherla, Susmitha C" w:date="2024-03-29T09:37:00Z">
        <w:r w:rsidDel="002479DF">
          <w:rPr>
            <w:noProof/>
          </w:rPr>
          <w:lastRenderedPageBreak/>
          <w:drawing>
            <wp:inline distT="0" distB="0" distL="0" distR="0" wp14:anchorId="435C4A51" wp14:editId="43F229CB">
              <wp:extent cx="2286000" cy="2286000"/>
              <wp:effectExtent l="0" t="0" r="0" b="0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0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8" w:author="Palacherla, Susmitha C" w:date="2024-03-29T09:37:00Z">
        <w:r w:rsidR="002479DF" w:rsidRPr="002479DF">
          <w:rPr>
            <w:rFonts w:ascii="Times New Roman" w:hAnsi="Times New Roman"/>
            <w:noProof/>
          </w:rPr>
          <w:drawing>
            <wp:inline distT="0" distB="0" distL="0" distR="0" wp14:anchorId="5D7A0696" wp14:editId="637B0242">
              <wp:extent cx="3877056" cy="4572000"/>
              <wp:effectExtent l="0" t="0" r="9525" b="0"/>
              <wp:docPr id="74" name="Picture 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77056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0ACD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6B518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23CE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BA085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EF1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DE24A5" w14:textId="77777777" w:rsidR="00C06FFD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2C30C00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6544CB8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3FD5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255C1F4" wp14:editId="0EFEA36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E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6BA4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9BAE3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775FBB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4A0443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654C5D" w14:textId="1EC10151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D07B1E" wp14:editId="2E1004AB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37A5" w14:textId="2782615E" w:rsidR="008E47A3" w:rsidRDefault="008E47A3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DE1839" w14:textId="74B93ECE" w:rsidR="008E47A3" w:rsidRPr="001D6CCE" w:rsidRDefault="008E47A3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1AB4EA4" wp14:editId="7687B14B">
            <wp:extent cx="5943600" cy="19284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84F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0C06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0A6E3DA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4240965F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42D59EC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78FD4A3" wp14:editId="23DD33C1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06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F6DF85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81731FA" wp14:editId="2CE52CDF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D8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0F79277" w14:textId="410B6CA7" w:rsidR="00C06FFD" w:rsidRPr="001D6CCE" w:rsidRDefault="008E47A3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626F5B7" wp14:editId="03E14430">
            <wp:extent cx="5943600" cy="23437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85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A3DFA8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5F43C6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811C70B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>INSERT INTO [EC].[Quality_Other_FileList]</w:t>
      </w:r>
    </w:p>
    <w:p w14:paraId="0D0DDA46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([File_Name]</w:t>
      </w:r>
    </w:p>
    <w:p w14:paraId="677B6AC5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,[File_LoadDate]</w:t>
      </w:r>
    </w:p>
    <w:p w14:paraId="04BC0261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,[Count_Staged]</w:t>
      </w:r>
    </w:p>
    <w:p w14:paraId="3BB3EB8D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,[Count_Loaded]</w:t>
      </w:r>
    </w:p>
    <w:p w14:paraId="00604F6D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,[Count_Rejected]</w:t>
      </w:r>
    </w:p>
    <w:p w14:paraId="09D3BBDA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,[Category]</w:t>
      </w:r>
    </w:p>
    <w:p w14:paraId="1ADA56F7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,[Code])</w:t>
      </w:r>
    </w:p>
    <w:p w14:paraId="687F1BC7" w14:textId="5520AE86" w:rsidR="00C06FFD" w:rsidRPr="001D6CCE" w:rsidRDefault="008E47A3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VALUES (?,GetDate(), ?, ?,?, 'Quality Other', ?)</w:t>
      </w:r>
    </w:p>
    <w:p w14:paraId="6F5990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173385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472048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980E1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2E44FF" wp14:editId="2019ACBA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7C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93B6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416FE" wp14:editId="7BF2C352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B5C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408A8E6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B4441A3" w14:textId="77777777"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97125D" w14:textId="028AED70" w:rsidR="00522634" w:rsidRPr="001D6CCE" w:rsidRDefault="00522634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For each 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 xml:space="preserve">and </w:t>
      </w:r>
      <w:del w:id="99" w:author="Palacherla, Susmitha C" w:date="2024-03-29T09:38:00Z">
        <w:r w:rsidR="000B06CF" w:rsidDel="002479DF">
          <w:rPr>
            <w:rFonts w:ascii="Times New Roman" w:hAnsi="Times New Roman"/>
            <w:b/>
          </w:rPr>
          <w:delText xml:space="preserve">BQ </w:delText>
        </w:r>
      </w:del>
      <w:ins w:id="100" w:author="Palacherla, Susmitha C" w:date="2024-03-29T09:38:00Z">
        <w:r w:rsidR="002479DF">
          <w:rPr>
            <w:rFonts w:ascii="Times New Roman" w:hAnsi="Times New Roman"/>
            <w:b/>
          </w:rPr>
          <w:t xml:space="preserve">QR </w:t>
        </w:r>
      </w:ins>
      <w:r w:rsidRPr="001D6CCE">
        <w:rPr>
          <w:rFonts w:ascii="Times New Roman" w:hAnsi="Times New Roman"/>
          <w:b/>
        </w:rPr>
        <w:t>file in Staging directory  Workflow</w:t>
      </w:r>
    </w:p>
    <w:p w14:paraId="32A82EE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91C722A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354A713" w14:textId="1359A999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5157EF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5157EF">
        <w:rPr>
          <w:rFonts w:ascii="Times New Roman" w:hAnsi="Times New Roman"/>
        </w:rPr>
        <w:t>\data\coaching\Quality</w:t>
      </w:r>
      <w:r w:rsidR="005157EF" w:rsidRPr="003B4096">
        <w:rPr>
          <w:rFonts w:ascii="Times New Roman" w:hAnsi="Times New Roman"/>
        </w:rPr>
        <w:t>\Encrypt_out\</w:t>
      </w:r>
    </w:p>
    <w:p w14:paraId="719A5A7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498C9963" w14:textId="77777777"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3C11B5" wp14:editId="3A801C67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14:paraId="31E53A04" w14:textId="77777777"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14:paraId="41EF7722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1ABA185D" w14:textId="77777777"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7045666C" w14:textId="77777777"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14:paraId="317737BE" w14:textId="77777777"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5A24D43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Fail Package on failure- False</w:t>
      </w:r>
    </w:p>
    <w:p w14:paraId="7E7AE9FD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4C6F8945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14:paraId="6DF1E75E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14:paraId="7445F00A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3A16A93E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126781DF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7EE1364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36AB2D3" w14:textId="77777777" w:rsidR="0098031D" w:rsidRPr="001D6CCE" w:rsidRDefault="0098031D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14:paraId="5F5B3E23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Load coaching_Log and Coaching_Log_Reason tables</w:t>
      </w:r>
    </w:p>
    <w:p w14:paraId="4A6BBDB9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25A4976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14:paraId="7CC0F2E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14:paraId="113298BA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D19DC21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441EBF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E787A" wp14:editId="0EF0D117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45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92B01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71D4B79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89555C9" w14:textId="77777777"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79220FE" wp14:editId="4C088E9C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F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EB24B99" w14:textId="5CD63C38"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0B06CF">
        <w:rPr>
          <w:rFonts w:ascii="Times New Roman" w:hAnsi="Times New Roman"/>
        </w:rPr>
        <w:t>FINDSTRING(@[User::VarFileName],"CTC",1 ) == 0 &amp;&amp; FINDSTRING(@[User::VarFileName],"</w:t>
      </w:r>
      <w:del w:id="101" w:author="Palacherla, Susmitha C" w:date="2024-03-29T09:38:00Z">
        <w:r w:rsidRPr="000B06CF" w:rsidDel="002479DF">
          <w:rPr>
            <w:rFonts w:ascii="Times New Roman" w:hAnsi="Times New Roman"/>
          </w:rPr>
          <w:delText>BQ</w:delText>
        </w:r>
      </w:del>
      <w:ins w:id="102" w:author="Palacherla, Susmitha C" w:date="2024-03-29T09:38:00Z">
        <w:r w:rsidR="002479DF">
          <w:rPr>
            <w:rFonts w:ascii="Times New Roman" w:hAnsi="Times New Roman"/>
          </w:rPr>
          <w:t>Q</w:t>
        </w:r>
      </w:ins>
      <w:ins w:id="103" w:author="Palacherla, Susmitha C" w:date="2024-03-29T09:39:00Z">
        <w:r w:rsidR="002479DF">
          <w:rPr>
            <w:rFonts w:ascii="Times New Roman" w:hAnsi="Times New Roman"/>
          </w:rPr>
          <w:t>R</w:t>
        </w:r>
      </w:ins>
      <w:r w:rsidRPr="000B06CF">
        <w:rPr>
          <w:rFonts w:ascii="Times New Roman" w:hAnsi="Times New Roman"/>
        </w:rPr>
        <w:t>",1 ) == 0</w:t>
      </w:r>
    </w:p>
    <w:p w14:paraId="590B14A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245656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210EAE6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F53C472" wp14:editId="4BA43815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23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9D8F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95DF49" w14:textId="77777777"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6086268" wp14:editId="3AB41562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60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BC98C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2FCC2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B7311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E3C33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5C49F65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4323C90C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A53622" wp14:editId="421A6E8C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5A7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0FD38B" wp14:editId="79333770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C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760301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5E3C9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747572D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E84FE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4D789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C1799AF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FB933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09F4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038B91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1C58ECFC" w14:textId="77777777" w:rsidR="00807FCA" w:rsidRPr="001D6CCE" w:rsidRDefault="00327B1D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14:paraId="1A88361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019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31001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FDDC32F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E2A984" wp14:editId="5E8E0119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E7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ED2482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9E4A9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9F97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CCF540" wp14:editId="39E95192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EC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0CEE48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Oledb destination</w:t>
      </w:r>
    </w:p>
    <w:p w14:paraId="681DEF6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EB2628" wp14:editId="46239762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6C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AE52A9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E73760C" wp14:editId="0E849656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E9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F4909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ADD5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E97A0A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FBB70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A8BEB7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A9370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B15C31" w14:textId="77777777" w:rsidR="0098031D" w:rsidRPr="00522634" w:rsidRDefault="0098031D" w:rsidP="00953B0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14:paraId="0B2A8A50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A08CF9D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[EC].[sp_Update_Quality_Other_Coaching_Stage] ? output</w:t>
      </w:r>
    </w:p>
    <w:p w14:paraId="3F11AED9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46D9B91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BF5D043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F880AE8" wp14:editId="71171974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1D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1A8559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1E949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A4F3B5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4C263B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B7025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E3879AB" wp14:editId="77A058C7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A3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85FC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6AAEC8D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5C4D8D" w14:textId="61D43873" w:rsidR="00807FCA" w:rsidRPr="001D6CCE" w:rsidRDefault="007471D9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DA06EBD" wp14:editId="2D107441">
            <wp:extent cx="5943600" cy="19284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BD0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8A127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F41C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00D030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14:paraId="3C3FAFBC" w14:textId="77777777" w:rsidR="00807FCA" w:rsidRPr="001D6CCE" w:rsidRDefault="00807FCA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14:paraId="7024D666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>INSERT INTO [EC].[Quality_Other_FileList]</w:t>
      </w:r>
    </w:p>
    <w:p w14:paraId="5041ECC5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([File_Name]</w:t>
      </w:r>
    </w:p>
    <w:p w14:paraId="0C251E68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,[File_LoadDate]</w:t>
      </w:r>
    </w:p>
    <w:p w14:paraId="070C3149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,[Count_Staged]</w:t>
      </w:r>
    </w:p>
    <w:p w14:paraId="79CB6527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,[Count_Loaded]</w:t>
      </w:r>
    </w:p>
    <w:p w14:paraId="0AF48CBF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,[Count_Rejected]</w:t>
      </w:r>
    </w:p>
    <w:p w14:paraId="62C82D5D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,[Category]</w:t>
      </w:r>
    </w:p>
    <w:p w14:paraId="3481288B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,[Code])</w:t>
      </w:r>
    </w:p>
    <w:p w14:paraId="5FA2F38C" w14:textId="26A25574" w:rsidR="000B4963" w:rsidRPr="001D6CCE" w:rsidRDefault="007471D9" w:rsidP="00D765EF">
      <w:pPr>
        <w:spacing w:after="0"/>
        <w:ind w:left="1440"/>
        <w:rPr>
          <w:rFonts w:ascii="Times New Roman" w:hAnsi="Times New Roman"/>
        </w:rPr>
      </w:pPr>
      <w:r w:rsidRPr="007471D9">
        <w:rPr>
          <w:rFonts w:ascii="Times New Roman" w:hAnsi="Times New Roman"/>
        </w:rPr>
        <w:t xml:space="preserve">  VALUES (?,GetDate(), ?, ?,?, 'Quality Other', ?)</w:t>
      </w:r>
    </w:p>
    <w:p w14:paraId="096631EB" w14:textId="3CB51A48" w:rsidR="000B4963" w:rsidRPr="001D6CCE" w:rsidRDefault="007471D9" w:rsidP="00D765EF">
      <w:pPr>
        <w:spacing w:after="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821900C" wp14:editId="05924485">
            <wp:extent cx="5943600" cy="23437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D5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7B8CA80F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5E184D45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655939C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2B0ADF8A" w14:textId="77777777" w:rsidR="00807FCA" w:rsidRPr="001D6CCE" w:rsidRDefault="0098031D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14:paraId="5B2E6CD9" w14:textId="77777777"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FEE9AD9" wp14:editId="1FB73F4A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8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C2E375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0D88F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4BC0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2A692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102C79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86DFD2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145482A" w14:textId="77777777"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14:paraId="19EE5B09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2731B2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2AA7A2B" w14:textId="77777777"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403C629" wp14:editId="2FD5E94A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ACE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62C9B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E24DBF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D7C6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2ADB2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264F8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C66250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B6503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0D7F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A64E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55E4FB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249F6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042B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0B7B7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8C36F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252DB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57C81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A3981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0F32C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BD681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01076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84D919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896B27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E06D3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C9C937" w14:textId="77777777" w:rsidR="00847702" w:rsidRPr="001D6CCE" w:rsidRDefault="00847702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14:paraId="183929B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01DFB7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36F05CF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14:paraId="3E2ABE9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08DE079D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D6CF54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73DC9351" w14:textId="77777777"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00C8767" w14:textId="77777777"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2BB379B9" w14:textId="54FB413C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Pr="003B4096">
        <w:rPr>
          <w:rFonts w:ascii="Times New Roman" w:hAnsi="Times New Roman"/>
        </w:rPr>
        <w:t>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1F517910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139E1FE6" w14:textId="7777777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43A802A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14:paraId="43539B48" w14:textId="77777777" w:rsidR="00847702" w:rsidRPr="00CA5EB0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14:paraId="7978F2B1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37FEB" wp14:editId="502F3183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2D4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58F2AE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262B182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F40C02F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19C3DB" w14:textId="77777777" w:rsidR="00847702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617BA144" w14:textId="77777777"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8B51F2" wp14:editId="24D38536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F85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08287C8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9FF506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2587BA34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2FF1A41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14:paraId="6F9F26BF" w14:textId="199DA8A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14:paraId="505BCEE1" w14:textId="191A6236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681F2" w14:textId="77777777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9E663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8EAF86" w14:textId="73C0B576" w:rsidR="00044224" w:rsidRPr="001D6CCE" w:rsidRDefault="00044224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</w:t>
      </w:r>
      <w:r w:rsidRPr="007F7B2E">
        <w:rPr>
          <w:rFonts w:ascii="Times New Roman" w:hAnsi="Times New Roman"/>
          <w:b/>
        </w:rPr>
        <w:t>each Loop Container (</w:t>
      </w:r>
      <w:r>
        <w:rPr>
          <w:rFonts w:ascii="Times New Roman" w:hAnsi="Times New Roman"/>
          <w:b/>
        </w:rPr>
        <w:t>xls(x) files</w:t>
      </w:r>
      <w:r w:rsidRPr="007F7B2E">
        <w:rPr>
          <w:rFonts w:ascii="Times New Roman" w:hAnsi="Times New Roman"/>
          <w:b/>
        </w:rPr>
        <w:t>)</w:t>
      </w:r>
    </w:p>
    <w:p w14:paraId="6FF24099" w14:textId="77777777" w:rsidR="00044224" w:rsidRPr="007F7B2E" w:rsidRDefault="00044224" w:rsidP="00044224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3BA52B16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4A72CE6C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p w14:paraId="3165E080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C624B1E" w14:textId="77777777" w:rsidR="00044224" w:rsidRPr="007F7B2E" w:rsidRDefault="00044224" w:rsidP="00044224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1E895B7" w14:textId="77777777" w:rsidR="00044224" w:rsidRPr="007F7B2E" w:rsidRDefault="00044224" w:rsidP="00044224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 each File Loop </w:t>
      </w:r>
    </w:p>
    <w:p w14:paraId="62C462D2" w14:textId="77777777" w:rsidR="00044224" w:rsidRPr="007F7B2E" w:rsidRDefault="00044224" w:rsidP="00044224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3100E39" w14:textId="0E609163" w:rsidR="00044224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Folder: </w:t>
      </w:r>
      <w:hyperlink r:id="rId73" w:history="1">
        <w:r w:rsidR="00EB3C8F" w:rsidRPr="00EB3C8F">
          <w:rPr>
            <w:rStyle w:val="Hyperlink"/>
            <w:rFonts w:ascii="Times New Roman" w:hAnsi="Times New Roman"/>
          </w:rPr>
          <w:t>\\UVAADADSQL50CCO\data\coaching\Quality\Decrypt_out\</w:t>
        </w:r>
      </w:hyperlink>
      <w:r>
        <w:rPr>
          <w:rFonts w:ascii="Times New Roman" w:hAnsi="Times New Roman"/>
        </w:rPr>
        <w:t xml:space="preserve"> Derived from Expression for Foreach File enumerator</w:t>
      </w:r>
    </w:p>
    <w:p w14:paraId="39FE64D1" w14:textId="77777777" w:rsidR="00044224" w:rsidRDefault="00044224" w:rsidP="00044224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A959641" wp14:editId="27B1E0DB">
            <wp:extent cx="4151376" cy="91440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408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Pr="00D607CF">
        <w:rPr>
          <w:rFonts w:ascii="Times New Roman" w:hAnsi="Times New Roman"/>
        </w:rPr>
        <w:t>eCL_*.xls*</w:t>
      </w:r>
    </w:p>
    <w:p w14:paraId="7DCC2C80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1CD4259C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</w:p>
    <w:p w14:paraId="11B395EF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318BB782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General</w:t>
      </w:r>
    </w:p>
    <w:p w14:paraId="580BCD38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Result Set – Single Row</w:t>
      </w:r>
    </w:p>
    <w:p w14:paraId="57CCB2C3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Type – OLE DB</w:t>
      </w:r>
    </w:p>
    <w:p w14:paraId="62F2BF60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– destinationdb</w:t>
      </w:r>
    </w:p>
    <w:p w14:paraId="15A4AC3B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t xml:space="preserve">SQL Statement - </w:t>
      </w:r>
      <w:r w:rsidRPr="006B3A27">
        <w:rPr>
          <w:rFonts w:ascii="Times New Roman" w:hAnsi="Times New Roman"/>
          <w:noProof/>
        </w:rPr>
        <w:t xml:space="preserve">Declare @FileName nvarchar(100) </w:t>
      </w:r>
    </w:p>
    <w:p w14:paraId="69700B8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</w:p>
    <w:p w14:paraId="0A78224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TOP 1 PrimaryPOC, SecondaryPOC FROM</w:t>
      </w:r>
    </w:p>
    <w:p w14:paraId="3DC8A40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(SELECT TOP 1 PrimaryPOC, SecondaryPOC FROM [EC].[Feed_Contacts]</w:t>
      </w:r>
    </w:p>
    <w:p w14:paraId="5549D2B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WHERE CHARINDEX([ReportCode], ? ) &gt; 0</w:t>
      </w:r>
    </w:p>
    <w:p w14:paraId="0C25DAC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UNION ALL</w:t>
      </w:r>
    </w:p>
    <w:p w14:paraId="2347AAEA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DISTINCT 'Unknown' AS PrimaryPOC, 'Unknown'  AS SecondaryPOC FROM [EC].[Feed_Contacts]) pocs</w:t>
      </w:r>
    </w:p>
    <w:p w14:paraId="0F748E94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ORDER BY CASE WHEN PrimaryPOC = 'Unknown' THEN 2 ELSE 1 END</w:t>
      </w:r>
    </w:p>
    <w:p w14:paraId="058E86C1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                    </w:t>
      </w:r>
    </w:p>
    <w:p w14:paraId="47D45C6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Parameter Mapping</w:t>
      </w:r>
    </w:p>
    <w:p w14:paraId="38EA91EC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t xml:space="preserve">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044224" w14:paraId="4AEBE291" w14:textId="77777777" w:rsidTr="00157B64">
        <w:tc>
          <w:tcPr>
            <w:tcW w:w="1870" w:type="dxa"/>
          </w:tcPr>
          <w:p w14:paraId="19ECD9C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  <w:tc>
          <w:tcPr>
            <w:tcW w:w="1870" w:type="dxa"/>
          </w:tcPr>
          <w:p w14:paraId="2E6BBFB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Direction</w:t>
            </w:r>
          </w:p>
        </w:tc>
        <w:tc>
          <w:tcPr>
            <w:tcW w:w="1870" w:type="dxa"/>
          </w:tcPr>
          <w:p w14:paraId="76A5FB0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14:paraId="589C6D4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Name</w:t>
            </w:r>
          </w:p>
        </w:tc>
        <w:tc>
          <w:tcPr>
            <w:tcW w:w="1870" w:type="dxa"/>
          </w:tcPr>
          <w:p w14:paraId="0418EA94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Size</w:t>
            </w:r>
          </w:p>
        </w:tc>
      </w:tr>
      <w:tr w:rsidR="00044224" w14:paraId="48F9D7E9" w14:textId="77777777" w:rsidTr="00157B64">
        <w:tc>
          <w:tcPr>
            <w:tcW w:w="1870" w:type="dxa"/>
          </w:tcPr>
          <w:p w14:paraId="565FB45C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User::VarFileName</w:t>
            </w:r>
          </w:p>
        </w:tc>
        <w:tc>
          <w:tcPr>
            <w:tcW w:w="1870" w:type="dxa"/>
          </w:tcPr>
          <w:p w14:paraId="3097058A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2CBC49F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870" w:type="dxa"/>
          </w:tcPr>
          <w:p w14:paraId="4E6F33FE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@FileName</w:t>
            </w:r>
          </w:p>
        </w:tc>
        <w:tc>
          <w:tcPr>
            <w:tcW w:w="1870" w:type="dxa"/>
          </w:tcPr>
          <w:p w14:paraId="1B2A833F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</w:tbl>
    <w:p w14:paraId="33DCDF2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B6AEA3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 Set</w:t>
      </w:r>
    </w:p>
    <w:p w14:paraId="0FA8E9AC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224" w14:paraId="55A4DF2D" w14:textId="77777777" w:rsidTr="00157B64">
        <w:tc>
          <w:tcPr>
            <w:tcW w:w="4675" w:type="dxa"/>
          </w:tcPr>
          <w:p w14:paraId="5E19383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Result Name</w:t>
            </w:r>
          </w:p>
        </w:tc>
        <w:tc>
          <w:tcPr>
            <w:tcW w:w="4675" w:type="dxa"/>
          </w:tcPr>
          <w:p w14:paraId="088E497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</w:tr>
      <w:tr w:rsidR="00044224" w14:paraId="3D2C5A38" w14:textId="77777777" w:rsidTr="00157B64">
        <w:tc>
          <w:tcPr>
            <w:tcW w:w="4675" w:type="dxa"/>
          </w:tcPr>
          <w:p w14:paraId="31129AB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PrimaryPOC</w:t>
            </w:r>
          </w:p>
        </w:tc>
        <w:tc>
          <w:tcPr>
            <w:tcW w:w="4675" w:type="dxa"/>
          </w:tcPr>
          <w:p w14:paraId="31C712E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User::FeedNotificationPOC1</w:t>
            </w:r>
          </w:p>
        </w:tc>
      </w:tr>
      <w:tr w:rsidR="00044224" w14:paraId="6DC74F00" w14:textId="77777777" w:rsidTr="00157B64">
        <w:tc>
          <w:tcPr>
            <w:tcW w:w="4675" w:type="dxa"/>
          </w:tcPr>
          <w:p w14:paraId="698DE252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SecondaryPOC</w:t>
            </w:r>
          </w:p>
        </w:tc>
        <w:tc>
          <w:tcPr>
            <w:tcW w:w="4675" w:type="dxa"/>
          </w:tcPr>
          <w:p w14:paraId="033044A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122EAF03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3FCC1C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2A3F31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6B2CCB2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46399BD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1"/>
        <w:gridCol w:w="2221"/>
        <w:gridCol w:w="2838"/>
      </w:tblGrid>
      <w:tr w:rsidR="00044224" w14:paraId="0D2B72D8" w14:textId="77777777" w:rsidTr="00157B64">
        <w:tc>
          <w:tcPr>
            <w:tcW w:w="2151" w:type="dxa"/>
          </w:tcPr>
          <w:p w14:paraId="1C0DAFAB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Property</w:t>
            </w:r>
          </w:p>
        </w:tc>
        <w:tc>
          <w:tcPr>
            <w:tcW w:w="2221" w:type="dxa"/>
          </w:tcPr>
          <w:p w14:paraId="5418FBF3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Source</w:t>
            </w:r>
          </w:p>
        </w:tc>
        <w:tc>
          <w:tcPr>
            <w:tcW w:w="2838" w:type="dxa"/>
          </w:tcPr>
          <w:p w14:paraId="5D868865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Expression/Value</w:t>
            </w:r>
          </w:p>
        </w:tc>
      </w:tr>
      <w:tr w:rsidR="00044224" w14:paraId="5D34C935" w14:textId="77777777" w:rsidTr="00157B64">
        <w:tc>
          <w:tcPr>
            <w:tcW w:w="2151" w:type="dxa"/>
          </w:tcPr>
          <w:p w14:paraId="56E18E60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SmtpConnection</w:t>
            </w:r>
          </w:p>
        </w:tc>
        <w:tc>
          <w:tcPr>
            <w:tcW w:w="2221" w:type="dxa"/>
          </w:tcPr>
          <w:p w14:paraId="261FE4C6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Connection Manager</w:t>
            </w:r>
          </w:p>
        </w:tc>
        <w:tc>
          <w:tcPr>
            <w:tcW w:w="2838" w:type="dxa"/>
          </w:tcPr>
          <w:p w14:paraId="309848FC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SMTP Connection Manager</w:t>
            </w:r>
          </w:p>
        </w:tc>
      </w:tr>
      <w:tr w:rsidR="00044224" w14:paraId="6BBF3157" w14:textId="77777777" w:rsidTr="00157B64">
        <w:tc>
          <w:tcPr>
            <w:tcW w:w="2151" w:type="dxa"/>
          </w:tcPr>
          <w:p w14:paraId="4D17D20A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From</w:t>
            </w:r>
          </w:p>
        </w:tc>
        <w:tc>
          <w:tcPr>
            <w:tcW w:w="2221" w:type="dxa"/>
          </w:tcPr>
          <w:p w14:paraId="25E1B708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Expression(FromLine)</w:t>
            </w:r>
          </w:p>
        </w:tc>
        <w:tc>
          <w:tcPr>
            <w:tcW w:w="2838" w:type="dxa"/>
          </w:tcPr>
          <w:p w14:paraId="5F3768E0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"eCoaching" +  @[User::VarDBName] + "@Maximus.com"</w:t>
            </w:r>
          </w:p>
        </w:tc>
      </w:tr>
      <w:tr w:rsidR="00044224" w14:paraId="77F9A143" w14:textId="77777777" w:rsidTr="00157B64">
        <w:tc>
          <w:tcPr>
            <w:tcW w:w="2151" w:type="dxa"/>
          </w:tcPr>
          <w:p w14:paraId="20D4B9E3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</w:t>
            </w:r>
          </w:p>
        </w:tc>
        <w:tc>
          <w:tcPr>
            <w:tcW w:w="2221" w:type="dxa"/>
          </w:tcPr>
          <w:p w14:paraId="1BEC06DE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r>
              <w:rPr>
                <w:rFonts w:ascii="Times New Roman" w:hAnsi="Times New Roman"/>
              </w:rPr>
              <w:t>to</w:t>
            </w:r>
            <w:r w:rsidRPr="00CE62F6">
              <w:rPr>
                <w:rFonts w:ascii="Times New Roman" w:hAnsi="Times New Roman"/>
              </w:rPr>
              <w:t>Line)</w:t>
            </w:r>
          </w:p>
        </w:tc>
        <w:tc>
          <w:tcPr>
            <w:tcW w:w="2838" w:type="dxa"/>
          </w:tcPr>
          <w:p w14:paraId="48D03E7A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776BD3">
              <w:rPr>
                <w:rFonts w:ascii="Times New Roman" w:hAnsi="Times New Roman"/>
              </w:rPr>
              <w:t>@[User::FeedNotificationTo]</w:t>
            </w:r>
          </w:p>
        </w:tc>
      </w:tr>
      <w:tr w:rsidR="00044224" w14:paraId="722E8527" w14:textId="77777777" w:rsidTr="00157B64">
        <w:tc>
          <w:tcPr>
            <w:tcW w:w="2151" w:type="dxa"/>
          </w:tcPr>
          <w:p w14:paraId="3EAC8A77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221" w:type="dxa"/>
          </w:tcPr>
          <w:p w14:paraId="7C48CC45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r>
              <w:rPr>
                <w:rFonts w:ascii="Times New Roman" w:hAnsi="Times New Roman"/>
              </w:rPr>
              <w:t>Cc</w:t>
            </w:r>
            <w:r w:rsidRPr="00CE62F6">
              <w:rPr>
                <w:rFonts w:ascii="Times New Roman" w:hAnsi="Times New Roman"/>
              </w:rPr>
              <w:t>Line)</w:t>
            </w:r>
          </w:p>
        </w:tc>
        <w:tc>
          <w:tcPr>
            <w:tcW w:w="2838" w:type="dxa"/>
          </w:tcPr>
          <w:p w14:paraId="0FD1797E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@[User::FeedNotificationCc]</w:t>
            </w:r>
          </w:p>
        </w:tc>
      </w:tr>
      <w:tr w:rsidR="00044224" w14:paraId="13C96B96" w14:textId="77777777" w:rsidTr="00157B64">
        <w:tc>
          <w:tcPr>
            <w:tcW w:w="2151" w:type="dxa"/>
          </w:tcPr>
          <w:p w14:paraId="7DB713B6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Subject</w:t>
            </w:r>
          </w:p>
        </w:tc>
        <w:tc>
          <w:tcPr>
            <w:tcW w:w="2221" w:type="dxa"/>
          </w:tcPr>
          <w:p w14:paraId="737C38B5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Hardcoded Value</w:t>
            </w:r>
          </w:p>
        </w:tc>
        <w:tc>
          <w:tcPr>
            <w:tcW w:w="2838" w:type="dxa"/>
          </w:tcPr>
          <w:p w14:paraId="7F9860E0" w14:textId="4A5A8805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 xml:space="preserve">CCO </w:t>
            </w:r>
            <w:r w:rsidR="00EB3C8F">
              <w:rPr>
                <w:rFonts w:ascii="Times New Roman" w:hAnsi="Times New Roman"/>
              </w:rPr>
              <w:t>Quality</w:t>
            </w:r>
            <w:r w:rsidRPr="004E0728">
              <w:rPr>
                <w:rFonts w:ascii="Times New Roman" w:hAnsi="Times New Roman"/>
              </w:rPr>
              <w:t xml:space="preserve"> eCoaching Feed Format Issue</w:t>
            </w:r>
          </w:p>
        </w:tc>
      </w:tr>
      <w:tr w:rsidR="00044224" w14:paraId="22059736" w14:textId="77777777" w:rsidTr="00157B64">
        <w:tc>
          <w:tcPr>
            <w:tcW w:w="2151" w:type="dxa"/>
          </w:tcPr>
          <w:p w14:paraId="313116DC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Message Source</w:t>
            </w:r>
          </w:p>
        </w:tc>
        <w:tc>
          <w:tcPr>
            <w:tcW w:w="2221" w:type="dxa"/>
          </w:tcPr>
          <w:p w14:paraId="4346C6B2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Variable</w:t>
            </w:r>
          </w:p>
        </w:tc>
        <w:tc>
          <w:tcPr>
            <w:tcW w:w="2838" w:type="dxa"/>
          </w:tcPr>
          <w:p w14:paraId="0D416D2A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User::FeedNotificationBody</w:t>
            </w:r>
          </w:p>
        </w:tc>
      </w:tr>
    </w:tbl>
    <w:p w14:paraId="07D86A0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6AC869" w14:textId="567F31CD" w:rsidR="00931693" w:rsidRPr="001D6CCE" w:rsidRDefault="00931693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SQL Task</w:t>
      </w:r>
      <w:r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</w:rPr>
        <w:t>( Bingo Upload Trigger)</w:t>
      </w:r>
    </w:p>
    <w:p w14:paraId="14680D92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DD6603" w14:textId="0C81A169" w:rsidR="00843A3C" w:rsidRPr="001D6CCE" w:rsidRDefault="00931693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419F0D0" wp14:editId="42037B25">
            <wp:extent cx="4379976" cy="27432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885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3E1FD6" w14:textId="0F13FB10"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0E421D" w14:textId="77777777" w:rsidR="007471D9" w:rsidRPr="0095359C" w:rsidRDefault="007471D9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>
        <w:rPr>
          <w:rFonts w:asciiTheme="minorHAnsi" w:hAnsiTheme="minorHAnsi" w:cs="Arial"/>
          <w:b/>
          <w:sz w:val="20"/>
          <w:szCs w:val="20"/>
        </w:rPr>
        <w:t xml:space="preserve">SQL Task - </w:t>
      </w:r>
      <w:r w:rsidRPr="002F5E9D">
        <w:rPr>
          <w:rFonts w:asciiTheme="minorHAnsi" w:hAnsiTheme="minorHAnsi" w:cs="Arial"/>
          <w:b/>
          <w:sz w:val="20"/>
          <w:szCs w:val="20"/>
        </w:rPr>
        <w:t>Populate Feed Load History</w:t>
      </w:r>
    </w:p>
    <w:p w14:paraId="6E0B4732" w14:textId="77777777" w:rsidR="007471D9" w:rsidRPr="0095359C" w:rsidRDefault="007471D9" w:rsidP="007471D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>
        <w:rPr>
          <w:rFonts w:asciiTheme="minorHAnsi" w:hAnsiTheme="minorHAnsi" w:cs="Arial"/>
          <w:sz w:val="20"/>
          <w:szCs w:val="20"/>
        </w:rPr>
        <w:t xml:space="preserve">                               SQL - </w:t>
      </w:r>
      <w:r w:rsidRPr="002F5E9D">
        <w:rPr>
          <w:rFonts w:asciiTheme="minorHAnsi" w:hAnsiTheme="minorHAnsi" w:cs="Arial"/>
          <w:sz w:val="20"/>
          <w:szCs w:val="20"/>
        </w:rPr>
        <w:t>Exec [EC].[sp_InsertInto_Feed_Load_History]</w:t>
      </w:r>
    </w:p>
    <w:p w14:paraId="0C934080" w14:textId="77777777" w:rsidR="007471D9" w:rsidRPr="001D6CCE" w:rsidRDefault="007471D9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58315A" w14:textId="77777777" w:rsidR="00BE2E93" w:rsidRPr="001D6CCE" w:rsidRDefault="00BE2E93" w:rsidP="00D765EF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Content(Event Handlers)</w:t>
      </w:r>
    </w:p>
    <w:p w14:paraId="6D6A3703" w14:textId="77777777"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1ECD6ED2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A21242A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14:paraId="747529B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EventHandler: OntaskFailed</w:t>
      </w:r>
    </w:p>
    <w:p w14:paraId="4DCF004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4A0AFF" w14:textId="77777777"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948764" w14:textId="77777777"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1AA295A" wp14:editId="58015F80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E5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536E98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A9E36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14:paraId="4E855D3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D55609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68673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98A5D" wp14:editId="33FDFBF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0E8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8B84B7" w14:textId="77777777"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B7CE9B" wp14:editId="737DD9A9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18E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CCDC9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377C0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9EC779" w14:textId="77777777"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04" w:name="_Toc503960640"/>
      <w:bookmarkStart w:id="105" w:name="_Toc503960641"/>
      <w:bookmarkStart w:id="106" w:name="_Toc503960642"/>
      <w:bookmarkStart w:id="107" w:name="_Toc503960643"/>
      <w:bookmarkStart w:id="108" w:name="_Toc503960644"/>
      <w:bookmarkStart w:id="109" w:name="_Toc503960645"/>
      <w:bookmarkStart w:id="110" w:name="_Toc503960646"/>
      <w:bookmarkStart w:id="111" w:name="_Toc503960647"/>
      <w:bookmarkStart w:id="112" w:name="_Toc503960648"/>
      <w:bookmarkStart w:id="113" w:name="_Toc503960649"/>
      <w:bookmarkStart w:id="114" w:name="_Toc503960650"/>
      <w:bookmarkStart w:id="115" w:name="_Toc503960651"/>
      <w:bookmarkStart w:id="116" w:name="_Toc503960652"/>
      <w:bookmarkStart w:id="117" w:name="_Toc503960653"/>
      <w:bookmarkStart w:id="118" w:name="_Toc503960654"/>
      <w:bookmarkStart w:id="119" w:name="_Toc503960655"/>
      <w:bookmarkStart w:id="120" w:name="_Toc503960656"/>
      <w:bookmarkStart w:id="121" w:name="_Toc503960657"/>
      <w:bookmarkStart w:id="122" w:name="_Toc503960658"/>
      <w:bookmarkStart w:id="123" w:name="_Toc503960659"/>
      <w:bookmarkStart w:id="124" w:name="_Toc503960660"/>
      <w:bookmarkStart w:id="125" w:name="_Toc503960661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1D6CCE">
        <w:rPr>
          <w:rFonts w:ascii="Times New Roman" w:hAnsi="Times New Roman" w:cs="Times New Roman"/>
          <w:color w:val="auto"/>
        </w:rPr>
        <w:lastRenderedPageBreak/>
        <w:t>Tables</w:t>
      </w:r>
      <w:bookmarkEnd w:id="125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14:paraId="4AE1B9D4" w14:textId="77777777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2C577B7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33289704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14:paraId="373647ED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720FE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0AD93C0F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5FD9541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2E490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4274D65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2D0D071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14:paraId="19D3C53A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7BFCC7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29D32E3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3B60B14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14:paraId="04C978A1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1F611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3989ECA0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47991A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14:paraId="1DF38356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256778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5FF3C29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B3DB5E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14:paraId="22C791A7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23A15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7B082D" w14:textId="77777777" w:rsidR="000B06CF" w:rsidRPr="001D6CCE" w:rsidRDefault="0000000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Coaching_Log_Quality_Now_Bingo" w:history="1">
              <w:r w:rsidR="000B06CF" w:rsidRPr="009D1184">
                <w:rPr>
                  <w:rFonts w:ascii="Times New Roman" w:hAnsi="Times New Roman"/>
                </w:rPr>
                <w:t>EC. Coaching_Log_Bingo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F58A4D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Holds the details of Achievements earned by the employee for each month. An agent can have 1 through 7 achievements (detail records) for a month that are tied to one parent eCL.</w:t>
            </w:r>
          </w:p>
        </w:tc>
      </w:tr>
      <w:tr w:rsidR="000B06CF" w:rsidRPr="001D6CCE" w14:paraId="0F75B92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B79E0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7EF67C8" w14:textId="77777777" w:rsidR="000B06CF" w:rsidRPr="001D6CCE" w:rsidRDefault="0000000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Quality_Now_Bingo_Images" w:history="1">
              <w:r w:rsidR="000B06CF" w:rsidRPr="009D1184">
                <w:rPr>
                  <w:rFonts w:ascii="Times New Roman" w:hAnsi="Times New Roman"/>
                </w:rPr>
                <w:t>EC. Bingo_Images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6D4297" w14:textId="77777777" w:rsidR="000B06CF" w:rsidRPr="00926DA7" w:rsidRDefault="000B06CF" w:rsidP="00926DA7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A table to hold the list of Images for the competency the image is associated with.</w:t>
            </w:r>
          </w:p>
          <w:p w14:paraId="08A07A05" w14:textId="77777777" w:rsidR="000B06CF" w:rsidRPr="001D6CCE" w:rsidRDefault="000B06CF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324CF4DF" w14:textId="77777777"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14:paraId="4D5AD179" w14:textId="77777777"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3022ED38" w14:textId="77777777"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26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126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14:paraId="0A6C372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6F3442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7D8A589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F75A38C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F101418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46DF9537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4EFB8DF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8D64CE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611A29" w14:textId="77777777"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358350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14:paraId="35655B6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25151" w14:textId="77777777"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764B51" w14:textId="77777777"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r w:rsidRPr="00335AE2">
              <w:rPr>
                <w:rFonts w:ascii="Times New Roman" w:hAnsi="Times New Roman"/>
              </w:rPr>
              <w:t>sp_Update_Quality_Other_Coaching_Stage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3459CA" w14:textId="77777777"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14:paraId="7394A91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710B30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6F8D1" w14:textId="77777777"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445599" w14:textId="77777777" w:rsidR="000B06CF" w:rsidRPr="00847702" w:rsidRDefault="00AF199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Notifications: Bingo Data</w:t>
            </w:r>
          </w:p>
        </w:tc>
      </w:tr>
      <w:tr w:rsidR="000B06CF" w:rsidRPr="001D6CCE" w14:paraId="59E33F3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7E7BE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F23EC2" w14:textId="0B855C29" w:rsidR="000B06CF" w:rsidRPr="00335AE2" w:rsidRDefault="003237EA" w:rsidP="0095088D">
            <w:pPr>
              <w:rPr>
                <w:rFonts w:ascii="Times New Roman" w:hAnsi="Times New Roman"/>
              </w:rPr>
            </w:pPr>
            <w:r w:rsidRPr="003237EA">
              <w:rPr>
                <w:rFonts w:ascii="Times New Roman" w:hAnsi="Times New Roman"/>
              </w:rPr>
              <w:t>sp_Sharepoint_Upload_Bingo_Trigger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A5E9768" w14:textId="15E6199C" w:rsidR="000B06CF" w:rsidRPr="00847702" w:rsidRDefault="003237EA" w:rsidP="0095088D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Upload: Bingo SharePoint upload</w:t>
            </w:r>
          </w:p>
        </w:tc>
      </w:tr>
    </w:tbl>
    <w:p w14:paraId="7DFD9B16" w14:textId="77777777"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27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127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14:paraId="196E8882" w14:textId="77777777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533A75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9A749F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</w:p>
          <w:p w14:paraId="11CD334B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8357E52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073BBA81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14:paraId="589116E7" w14:textId="77777777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77AC0F" w14:textId="77777777"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108434" w14:textId="77777777"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r w:rsidRPr="00D249BB">
              <w:rPr>
                <w:color w:val="000000"/>
              </w:rPr>
              <w:t>fn_str</w:t>
            </w:r>
            <w:r w:rsidR="005157EF">
              <w:t>Bingo</w:t>
            </w:r>
            <w:r w:rsidRPr="009D1184">
              <w:t>DescriptionFromCompDesc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ACA70A" w14:textId="77777777"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an EmpID Consolidates individual Descriptions for each competency to a single value for the Employee</w:t>
            </w:r>
          </w:p>
        </w:tc>
      </w:tr>
      <w:tr w:rsidR="00AF199B" w:rsidRPr="001D6CCE" w14:paraId="4D00E975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887E4" w14:textId="77777777"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AF205DB" w14:textId="7A15A869" w:rsidR="00AF199B" w:rsidRPr="00D249BB" w:rsidRDefault="003237EA" w:rsidP="00455E7C">
            <w:pPr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r w:rsidR="00AF199B" w:rsidRPr="00D249BB">
              <w:rPr>
                <w:color w:val="000000"/>
              </w:rPr>
              <w:t>fn_strAchievementsForCoachingId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D755BC" w14:textId="77777777"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 CoachingID consolidates all the Competency Image refrences to a single string</w:t>
            </w:r>
          </w:p>
        </w:tc>
      </w:tr>
      <w:tr w:rsidR="003237EA" w:rsidRPr="001D6CCE" w14:paraId="7AE8D2CC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E37B06" w14:textId="000BA1DF" w:rsidR="003237EA" w:rsidRDefault="003237EA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AF34E21" w14:textId="05209620" w:rsidR="003237EA" w:rsidRPr="00D249BB" w:rsidRDefault="003237EA" w:rsidP="00AF199B">
            <w:pPr>
              <w:jc w:val="center"/>
              <w:rPr>
                <w:color w:val="000000"/>
              </w:rPr>
            </w:pPr>
            <w:r w:rsidRPr="003237EA">
              <w:rPr>
                <w:color w:val="000000"/>
              </w:rPr>
              <w:t>fn_strBingoCompetenciesFromEmpID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308FD43" w14:textId="650C9835" w:rsidR="003237EA" w:rsidRPr="009D1184" w:rsidRDefault="003237E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3237EA">
              <w:rPr>
                <w:rFonts w:ascii="Times New Roman" w:hAnsi="Times New Roman"/>
              </w:rPr>
              <w:t>Given an EmployeeID and Bingo Type returns the Bingo Competency Values for the Employee</w:t>
            </w:r>
            <w:r>
              <w:rPr>
                <w:rFonts w:ascii="Times New Roman" w:hAnsi="Times New Roman"/>
              </w:rPr>
              <w:t xml:space="preserve"> </w:t>
            </w:r>
            <w:r w:rsidRPr="003237EA">
              <w:rPr>
                <w:rFonts w:ascii="Times New Roman" w:hAnsi="Times New Roman"/>
              </w:rPr>
              <w:t>concatenated as a single string of values separated by a '|'</w:t>
            </w:r>
          </w:p>
        </w:tc>
      </w:tr>
    </w:tbl>
    <w:p w14:paraId="370917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D2B0F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DBCD93" w14:textId="77777777"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6A2BC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21E9E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AEB958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09311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AD548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90FE6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7CD8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8BEA2B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34AC3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77FE32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5F989C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6E6759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7F90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D88B05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5A21F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D526A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393B3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A1D00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B6599C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9890EF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FD03CE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87CDA7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E9550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6F29A9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DFC8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ECBEF9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6735B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839BF8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035CAD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7071BAF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DE350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C64CA1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768ACA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B73A1B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3CE5A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438C0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A5F467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1E912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B45EA9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0682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7F26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A9A7A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5245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01EA1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3FE7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5544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5DEDAB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7A98A6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3EC1E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A11A6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7EA6CD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D1E7F4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BC618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DF6EC8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DD11D8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026FA5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820799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F6A5FB0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E59403" w14:textId="77777777"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6C3651" w14:textId="77777777"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06642" w14:textId="77777777" w:rsidR="00C8502D" w:rsidRDefault="00C8502D" w:rsidP="009F2A51">
      <w:pPr>
        <w:spacing w:after="0" w:line="240" w:lineRule="auto"/>
      </w:pPr>
      <w:r>
        <w:separator/>
      </w:r>
    </w:p>
  </w:endnote>
  <w:endnote w:type="continuationSeparator" w:id="0">
    <w:p w14:paraId="1DC0CC07" w14:textId="77777777" w:rsidR="00C8502D" w:rsidRDefault="00C8502D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96E5" w14:textId="77777777" w:rsidR="003616C2" w:rsidRDefault="003616C2" w:rsidP="003616C2">
    <w:pPr>
      <w:pStyle w:val="Footertext1"/>
      <w:rPr>
        <w:color w:val="FFFFFF"/>
      </w:rPr>
    </w:pPr>
    <w:r>
      <w:t>This document contains confidential and proprietary information,</w:t>
    </w:r>
  </w:p>
  <w:p w14:paraId="47B2B40B" w14:textId="05257CE1" w:rsidR="003616C2" w:rsidRDefault="003616C2" w:rsidP="003616C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926DA7">
      <w:t>company</w:t>
    </w:r>
    <w:r>
      <w:t xml:space="preserve"> business affairs.</w:t>
    </w:r>
  </w:p>
  <w:p w14:paraId="2DB1F692" w14:textId="00104476" w:rsidR="003616C2" w:rsidRPr="000C47F2" w:rsidRDefault="003616C2" w:rsidP="003616C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128" w:author="Palacherla, Susmitha C" w:date="2024-04-26T16:18:00Z">
      <w:r w:rsidR="00E3067B">
        <w:rPr>
          <w:noProof/>
        </w:rPr>
        <w:t>4/26/2024</w:t>
      </w:r>
    </w:ins>
    <w:del w:id="129" w:author="Palacherla, Susmitha C" w:date="2024-04-26T16:18:00Z">
      <w:r w:rsidR="00D765EF" w:rsidDel="00E3067B">
        <w:rPr>
          <w:noProof/>
        </w:rPr>
        <w:delText>3/29/2024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46</w:t>
    </w:r>
    <w:r w:rsidRPr="000C47F2">
      <w:rPr>
        <w:rStyle w:val="PageNumber"/>
      </w:rPr>
      <w:fldChar w:fldCharType="end"/>
    </w:r>
  </w:p>
  <w:p w14:paraId="1F4CFA16" w14:textId="77777777" w:rsidR="003616C2" w:rsidRDefault="0036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2CB75" w14:textId="77777777" w:rsidR="00C8502D" w:rsidRDefault="00C8502D" w:rsidP="009F2A51">
      <w:pPr>
        <w:spacing w:after="0" w:line="240" w:lineRule="auto"/>
      </w:pPr>
      <w:r>
        <w:separator/>
      </w:r>
    </w:p>
  </w:footnote>
  <w:footnote w:type="continuationSeparator" w:id="0">
    <w:p w14:paraId="5A06F95A" w14:textId="77777777" w:rsidR="00C8502D" w:rsidRDefault="00C8502D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8873" w14:textId="77777777" w:rsidR="003616C2" w:rsidRDefault="003616C2" w:rsidP="003616C2">
    <w:pPr>
      <w:pStyle w:val="Header"/>
    </w:pPr>
    <w:r>
      <w:t>eCoaching Log System</w:t>
    </w:r>
  </w:p>
  <w:p w14:paraId="1CBF7467" w14:textId="77777777" w:rsidR="003616C2" w:rsidRDefault="003616C2">
    <w:pPr>
      <w:pStyle w:val="Header"/>
    </w:pPr>
  </w:p>
  <w:p w14:paraId="77E157F9" w14:textId="77777777" w:rsidR="003616C2" w:rsidRDefault="00361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4438B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1C546F7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964D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FE51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6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8928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5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34C7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52654673">
    <w:abstractNumId w:val="20"/>
  </w:num>
  <w:num w:numId="2" w16cid:durableId="390272253">
    <w:abstractNumId w:val="21"/>
  </w:num>
  <w:num w:numId="3" w16cid:durableId="1219433855">
    <w:abstractNumId w:val="4"/>
  </w:num>
  <w:num w:numId="4" w16cid:durableId="67464062">
    <w:abstractNumId w:val="15"/>
  </w:num>
  <w:num w:numId="5" w16cid:durableId="689378547">
    <w:abstractNumId w:val="13"/>
  </w:num>
  <w:num w:numId="6" w16cid:durableId="1103499154">
    <w:abstractNumId w:val="25"/>
  </w:num>
  <w:num w:numId="7" w16cid:durableId="1489517975">
    <w:abstractNumId w:val="24"/>
  </w:num>
  <w:num w:numId="8" w16cid:durableId="158498656">
    <w:abstractNumId w:val="0"/>
  </w:num>
  <w:num w:numId="9" w16cid:durableId="8226274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4204587">
    <w:abstractNumId w:val="8"/>
  </w:num>
  <w:num w:numId="11" w16cid:durableId="1249921336">
    <w:abstractNumId w:val="1"/>
  </w:num>
  <w:num w:numId="12" w16cid:durableId="2117827614">
    <w:abstractNumId w:val="16"/>
  </w:num>
  <w:num w:numId="13" w16cid:durableId="1313562690">
    <w:abstractNumId w:val="26"/>
  </w:num>
  <w:num w:numId="14" w16cid:durableId="756633764">
    <w:abstractNumId w:val="22"/>
  </w:num>
  <w:num w:numId="15" w16cid:durableId="553735819">
    <w:abstractNumId w:val="9"/>
  </w:num>
  <w:num w:numId="16" w16cid:durableId="1791196322">
    <w:abstractNumId w:val="18"/>
  </w:num>
  <w:num w:numId="17" w16cid:durableId="275985929">
    <w:abstractNumId w:val="30"/>
  </w:num>
  <w:num w:numId="18" w16cid:durableId="154610898">
    <w:abstractNumId w:val="29"/>
  </w:num>
  <w:num w:numId="19" w16cid:durableId="2058510972">
    <w:abstractNumId w:val="23"/>
  </w:num>
  <w:num w:numId="20" w16cid:durableId="2077051731">
    <w:abstractNumId w:val="2"/>
  </w:num>
  <w:num w:numId="21" w16cid:durableId="718626035">
    <w:abstractNumId w:val="31"/>
  </w:num>
  <w:num w:numId="22" w16cid:durableId="2105418616">
    <w:abstractNumId w:val="14"/>
  </w:num>
  <w:num w:numId="23" w16cid:durableId="478233672">
    <w:abstractNumId w:val="27"/>
  </w:num>
  <w:num w:numId="24" w16cid:durableId="1396125731">
    <w:abstractNumId w:val="10"/>
  </w:num>
  <w:num w:numId="25" w16cid:durableId="25495460">
    <w:abstractNumId w:val="19"/>
  </w:num>
  <w:num w:numId="26" w16cid:durableId="1960795929">
    <w:abstractNumId w:val="7"/>
  </w:num>
  <w:num w:numId="27" w16cid:durableId="1930196029">
    <w:abstractNumId w:val="12"/>
  </w:num>
  <w:num w:numId="28" w16cid:durableId="1302925768">
    <w:abstractNumId w:val="17"/>
  </w:num>
  <w:num w:numId="29" w16cid:durableId="27219523">
    <w:abstractNumId w:val="28"/>
  </w:num>
  <w:num w:numId="30" w16cid:durableId="344984015">
    <w:abstractNumId w:val="5"/>
  </w:num>
  <w:num w:numId="31" w16cid:durableId="1939177219">
    <w:abstractNumId w:val="3"/>
  </w:num>
  <w:num w:numId="32" w16cid:durableId="529296748">
    <w:abstractNumId w:val="6"/>
  </w:num>
  <w:num w:numId="33" w16cid:durableId="1238858081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44224"/>
    <w:rsid w:val="00060E62"/>
    <w:rsid w:val="00066205"/>
    <w:rsid w:val="000943D8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B7112"/>
    <w:rsid w:val="001D6CCE"/>
    <w:rsid w:val="001E1452"/>
    <w:rsid w:val="001E3414"/>
    <w:rsid w:val="001E54E0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479DF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7EA"/>
    <w:rsid w:val="00323C43"/>
    <w:rsid w:val="00327B1D"/>
    <w:rsid w:val="00335AE2"/>
    <w:rsid w:val="003376CE"/>
    <w:rsid w:val="00350946"/>
    <w:rsid w:val="00360E8C"/>
    <w:rsid w:val="00360EAA"/>
    <w:rsid w:val="003616C2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C59DA"/>
    <w:rsid w:val="003D2977"/>
    <w:rsid w:val="00401F64"/>
    <w:rsid w:val="004020EE"/>
    <w:rsid w:val="004150EA"/>
    <w:rsid w:val="00425420"/>
    <w:rsid w:val="00446391"/>
    <w:rsid w:val="00452D84"/>
    <w:rsid w:val="00454A76"/>
    <w:rsid w:val="00455E7C"/>
    <w:rsid w:val="004714F2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0A3A"/>
    <w:rsid w:val="00632F9F"/>
    <w:rsid w:val="00634B03"/>
    <w:rsid w:val="006411BC"/>
    <w:rsid w:val="00657231"/>
    <w:rsid w:val="006604A5"/>
    <w:rsid w:val="006633D7"/>
    <w:rsid w:val="00666661"/>
    <w:rsid w:val="00681BE6"/>
    <w:rsid w:val="006913F0"/>
    <w:rsid w:val="0069149F"/>
    <w:rsid w:val="00695E80"/>
    <w:rsid w:val="00697CD5"/>
    <w:rsid w:val="006A5813"/>
    <w:rsid w:val="006C2E0E"/>
    <w:rsid w:val="006F770C"/>
    <w:rsid w:val="00712815"/>
    <w:rsid w:val="00714708"/>
    <w:rsid w:val="007160EA"/>
    <w:rsid w:val="00720707"/>
    <w:rsid w:val="00732F3C"/>
    <w:rsid w:val="00736BF7"/>
    <w:rsid w:val="00737890"/>
    <w:rsid w:val="00743901"/>
    <w:rsid w:val="0074547D"/>
    <w:rsid w:val="007471D9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01E0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86C9E"/>
    <w:rsid w:val="00894FF0"/>
    <w:rsid w:val="008A093F"/>
    <w:rsid w:val="008A530E"/>
    <w:rsid w:val="008C2FA7"/>
    <w:rsid w:val="008C584B"/>
    <w:rsid w:val="008D184D"/>
    <w:rsid w:val="008E35AA"/>
    <w:rsid w:val="008E47A3"/>
    <w:rsid w:val="008E6829"/>
    <w:rsid w:val="0091231B"/>
    <w:rsid w:val="009152BD"/>
    <w:rsid w:val="009212E2"/>
    <w:rsid w:val="00925A7E"/>
    <w:rsid w:val="00926339"/>
    <w:rsid w:val="00926DA7"/>
    <w:rsid w:val="00931693"/>
    <w:rsid w:val="00932115"/>
    <w:rsid w:val="009330C3"/>
    <w:rsid w:val="00934089"/>
    <w:rsid w:val="0094076B"/>
    <w:rsid w:val="00946573"/>
    <w:rsid w:val="0095088D"/>
    <w:rsid w:val="00950B2C"/>
    <w:rsid w:val="00953B0B"/>
    <w:rsid w:val="00966EF6"/>
    <w:rsid w:val="00973868"/>
    <w:rsid w:val="009773E7"/>
    <w:rsid w:val="0098031D"/>
    <w:rsid w:val="00987C80"/>
    <w:rsid w:val="00997A45"/>
    <w:rsid w:val="009A4223"/>
    <w:rsid w:val="009C5F89"/>
    <w:rsid w:val="009D1184"/>
    <w:rsid w:val="009D1884"/>
    <w:rsid w:val="009D38DF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609C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A6C6C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27E8F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2F07"/>
    <w:rsid w:val="00C84DC7"/>
    <w:rsid w:val="00C8502D"/>
    <w:rsid w:val="00C86D30"/>
    <w:rsid w:val="00C87602"/>
    <w:rsid w:val="00CC4682"/>
    <w:rsid w:val="00CC484A"/>
    <w:rsid w:val="00CD5CEE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765E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067B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3C8F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D7637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3AE60BC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3616C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3616C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png"/><Relationship Id="rId11" Type="http://schemas.openxmlformats.org/officeDocument/2006/relationships/hyperlink" Target="file:///\\UVAAPADSQL50CCO\Quality\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0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microsoft.com/office/2011/relationships/people" Target="people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8" Type="http://schemas.openxmlformats.org/officeDocument/2006/relationships/hyperlink" Target="file:///\\f3420-ecldbp01\data\Coaching\Quality_Other\Encrypt_Out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file:///\\f3420-ecldbp01\data\Coaching\Quality_Other\Dencrypt_Ou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file:///\\UVAADADSQL52CCO\Data\Coaching\Quality\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yperlink" Target="file:///\\UVAADADSQL50CCO\data\coaching\Quality\Decrypt_out\" TargetMode="External"/><Relationship Id="rId78" Type="http://schemas.openxmlformats.org/officeDocument/2006/relationships/image" Target="media/image64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UVAADADSQL50CCO\Data\Coaching\Quality\" TargetMode="External"/><Relationship Id="rId13" Type="http://schemas.openxmlformats.org/officeDocument/2006/relationships/hyperlink" Target="file:///\\F3420-ECLDBP01\ssis\Coaching\Packages\Quality_Other%20_Coaching.dtsx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D564D-650B-426C-B3DD-22E0EDDD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56</Pages>
  <Words>3222</Words>
  <Characters>18367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21546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61</cp:revision>
  <dcterms:created xsi:type="dcterms:W3CDTF">2016-04-12T19:32:00Z</dcterms:created>
  <dcterms:modified xsi:type="dcterms:W3CDTF">2024-04-26T20:21:00Z</dcterms:modified>
</cp:coreProperties>
</file>