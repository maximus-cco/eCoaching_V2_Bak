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181AA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1AF82FC6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3E4D90AD" w14:textId="77777777" w:rsidR="003616C2" w:rsidRPr="007665CA" w:rsidRDefault="003616C2" w:rsidP="00926DA7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40B41D35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8D1445B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6F38498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D6A6EAD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724D590" w14:textId="77777777" w:rsidR="009F2A51" w:rsidRPr="002431EB" w:rsidRDefault="009F2A51" w:rsidP="009F2A51">
      <w:pPr>
        <w:ind w:right="-270"/>
        <w:jc w:val="center"/>
      </w:pPr>
    </w:p>
    <w:p w14:paraId="3B21D2AC" w14:textId="5034419F" w:rsidR="001B4454" w:rsidRPr="001D6CCE" w:rsidRDefault="001B4454" w:rsidP="00C82F07">
      <w:pPr>
        <w:pStyle w:val="BodyText"/>
        <w:spacing w:before="240" w:after="60"/>
        <w:ind w:left="1440" w:firstLine="720"/>
        <w:rPr>
          <w:b/>
          <w:sz w:val="32"/>
          <w:szCs w:val="32"/>
        </w:rPr>
      </w:pP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  <w:proofErr w:type="spellEnd"/>
    </w:p>
    <w:p w14:paraId="1B9BF6C4" w14:textId="77777777"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14:paraId="49566E5B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14:paraId="13D478E5" w14:textId="77777777" w:rsidR="009F2A51" w:rsidRPr="002431EB" w:rsidRDefault="009F2A51" w:rsidP="009F2A51">
      <w:pPr>
        <w:ind w:right="-270"/>
      </w:pPr>
    </w:p>
    <w:p w14:paraId="592EA8E1" w14:textId="77777777"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263"/>
        <w:gridCol w:w="5400"/>
      </w:tblGrid>
      <w:tr w:rsidR="009F2A51" w:rsidRPr="00D37C04" w14:paraId="5BB42473" w14:textId="77777777" w:rsidTr="009D1184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E11A8B6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26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6823A51" w14:textId="77777777" w:rsidR="009F2A51" w:rsidRPr="001D6CCE" w:rsidRDefault="009F2A51" w:rsidP="00925A7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4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3D03F3FE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4714F2" w:rsidRPr="00D37C04" w14:paraId="0824E504" w14:textId="77777777" w:rsidTr="009D1184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8E72D11" w14:textId="62968D54" w:rsidR="004714F2" w:rsidRPr="00C82F07" w:rsidRDefault="004714F2" w:rsidP="004714F2">
            <w:pPr>
              <w:ind w:left="-12" w:right="-270"/>
              <w:jc w:val="center"/>
              <w:rPr>
                <w:rFonts w:ascii="Times New Roman" w:hAnsi="Times New Roman"/>
              </w:rPr>
            </w:pPr>
            <w:ins w:id="0" w:author="Palacherla, Susmitha C" w:date="2023-12-29T14:24:00Z">
              <w:r>
                <w:rPr>
                  <w:rFonts w:ascii="Times New Roman" w:hAnsi="Times New Roman"/>
                </w:rPr>
                <w:t>12/28/2023</w:t>
              </w:r>
            </w:ins>
            <w:del w:id="1" w:author="Palacherla, Susmitha C" w:date="2023-12-29T14:24:00Z">
              <w:r w:rsidDel="002D34C6">
                <w:rPr>
                  <w:rFonts w:ascii="Times New Roman" w:hAnsi="Times New Roman"/>
                </w:rPr>
                <w:delText>3/15/2022</w:delText>
              </w:r>
            </w:del>
          </w:p>
        </w:tc>
        <w:tc>
          <w:tcPr>
            <w:tcW w:w="126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7B89E1F" w14:textId="77777777" w:rsidR="004714F2" w:rsidRPr="00C82F07" w:rsidRDefault="004714F2" w:rsidP="004714F2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096E6E7" w14:textId="7FE90451" w:rsidR="004714F2" w:rsidRPr="00C82F07" w:rsidRDefault="004714F2" w:rsidP="004714F2">
            <w:pPr>
              <w:ind w:right="-270"/>
              <w:rPr>
                <w:rFonts w:ascii="Times New Roman" w:hAnsi="Times New Roman"/>
              </w:rPr>
            </w:pPr>
            <w:ins w:id="2" w:author="Palacherla, Susmitha C" w:date="2023-12-29T14:24:00Z">
              <w:r w:rsidRPr="00F40507">
                <w:rPr>
                  <w:rFonts w:ascii="Times New Roman" w:hAnsi="Times New Roman"/>
                  <w:sz w:val="24"/>
                </w:rPr>
                <w:t>TFS 27441 - Setup email alert when unexpected file staged</w:t>
              </w:r>
            </w:ins>
            <w:del w:id="3" w:author="Palacherla, Susmitha C" w:date="2023-12-29T14:24:00Z">
              <w:r w:rsidRPr="005C259C" w:rsidDel="002D34C6">
                <w:rPr>
                  <w:rFonts w:ascii="Times New Roman" w:hAnsi="Times New Roman"/>
                  <w:sz w:val="24"/>
                </w:rPr>
                <w:delText>TFS 23967 - Send alerts if xlsx files staged</w:delText>
              </w:r>
            </w:del>
          </w:p>
        </w:tc>
      </w:tr>
    </w:tbl>
    <w:p w14:paraId="0A728DAB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67B189F9" w14:textId="77777777"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7A6CABBF" wp14:editId="3605B4ED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3FAA95D" wp14:editId="12401048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14:paraId="2106FFC8" w14:textId="77777777"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248F6BD5" w14:textId="77777777"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14:paraId="2D288B7E" w14:textId="77777777"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EBD562D" wp14:editId="009FC2C9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77C34B2" w14:textId="77777777"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14:paraId="303F48A6" w14:textId="77777777"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14:paraId="06D2DDBA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  <w:tblGridChange w:id="4">
          <w:tblGrid>
            <w:gridCol w:w="1440"/>
            <w:gridCol w:w="5238"/>
            <w:gridCol w:w="2790"/>
          </w:tblGrid>
        </w:tblGridChange>
      </w:tblGrid>
      <w:tr w:rsidR="009F2A51" w:rsidRPr="001D6CCE" w14:paraId="538A2F22" w14:textId="77777777" w:rsidTr="00B63D5F">
        <w:trPr>
          <w:tblHeader/>
        </w:trPr>
        <w:tc>
          <w:tcPr>
            <w:tcW w:w="1440" w:type="dxa"/>
            <w:shd w:val="solid" w:color="auto" w:fill="000000"/>
          </w:tcPr>
          <w:p w14:paraId="6290DEBE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ABE0560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6E1125D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14:paraId="23F3FF5E" w14:textId="77777777" w:rsidTr="00B63D5F">
        <w:tc>
          <w:tcPr>
            <w:tcW w:w="1440" w:type="dxa"/>
          </w:tcPr>
          <w:p w14:paraId="773F11C7" w14:textId="77777777"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14:paraId="4999E4BF" w14:textId="77777777"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14:paraId="2FE94B21" w14:textId="77777777"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94BBA52" w14:textId="77777777" w:rsidTr="00B63D5F">
        <w:tc>
          <w:tcPr>
            <w:tcW w:w="1440" w:type="dxa"/>
          </w:tcPr>
          <w:p w14:paraId="62986C79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14:paraId="0C86480F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14:paraId="168722B8" w14:textId="77777777"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3D71CC2" w14:textId="77777777" w:rsidTr="00B63D5F">
        <w:tc>
          <w:tcPr>
            <w:tcW w:w="1440" w:type="dxa"/>
          </w:tcPr>
          <w:p w14:paraId="4937AE96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14:paraId="78317F50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14:paraId="1DEE2390" w14:textId="77777777"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1CF0FB15" w14:textId="77777777" w:rsidTr="00B63D5F">
        <w:tc>
          <w:tcPr>
            <w:tcW w:w="1440" w:type="dxa"/>
          </w:tcPr>
          <w:p w14:paraId="7E772952" w14:textId="77777777"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14:paraId="3C792FBE" w14:textId="77777777"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14:paraId="102956BB" w14:textId="77777777"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14:paraId="7302C380" w14:textId="77777777" w:rsidTr="00B63D5F">
        <w:tc>
          <w:tcPr>
            <w:tcW w:w="1440" w:type="dxa"/>
          </w:tcPr>
          <w:p w14:paraId="63DD227A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14:paraId="358097F5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14:paraId="21527297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44E65B72" w14:textId="77777777" w:rsidTr="00B63D5F">
        <w:tc>
          <w:tcPr>
            <w:tcW w:w="1440" w:type="dxa"/>
          </w:tcPr>
          <w:p w14:paraId="4C12EBA0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14:paraId="0CE64925" w14:textId="77777777"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14:paraId="7990D91E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14:paraId="1954305E" w14:textId="77777777" w:rsidTr="00B63D5F">
        <w:tc>
          <w:tcPr>
            <w:tcW w:w="1440" w:type="dxa"/>
          </w:tcPr>
          <w:p w14:paraId="544EEE84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8/14/2017</w:t>
            </w:r>
          </w:p>
        </w:tc>
        <w:tc>
          <w:tcPr>
            <w:tcW w:w="5238" w:type="dxa"/>
          </w:tcPr>
          <w:p w14:paraId="73213071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6.0 TFS 7105 – Upgrade to SQL Server 2012</w:t>
            </w:r>
          </w:p>
        </w:tc>
        <w:tc>
          <w:tcPr>
            <w:tcW w:w="2790" w:type="dxa"/>
          </w:tcPr>
          <w:p w14:paraId="5B4C4DDE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5C3A7B" w:rsidRPr="001D6CCE" w14:paraId="22261542" w14:textId="77777777" w:rsidTr="00B63D5F">
        <w:tc>
          <w:tcPr>
            <w:tcW w:w="1440" w:type="dxa"/>
          </w:tcPr>
          <w:p w14:paraId="4DD03D25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12/28/2017</w:t>
            </w:r>
          </w:p>
        </w:tc>
        <w:tc>
          <w:tcPr>
            <w:tcW w:w="5238" w:type="dxa"/>
          </w:tcPr>
          <w:p w14:paraId="48C69AB8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7.0 TFS 7854 – Encryption related changes for feed files and staging tables</w:t>
            </w:r>
          </w:p>
        </w:tc>
        <w:tc>
          <w:tcPr>
            <w:tcW w:w="2790" w:type="dxa"/>
          </w:tcPr>
          <w:p w14:paraId="062A5C5D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925A7E" w:rsidRPr="001D6CCE" w14:paraId="35AE06EB" w14:textId="77777777" w:rsidTr="00B63D5F">
        <w:tc>
          <w:tcPr>
            <w:tcW w:w="1440" w:type="dxa"/>
          </w:tcPr>
          <w:p w14:paraId="2A0A44A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07/10/2019</w:t>
            </w:r>
          </w:p>
        </w:tc>
        <w:tc>
          <w:tcPr>
            <w:tcW w:w="5238" w:type="dxa"/>
          </w:tcPr>
          <w:p w14:paraId="66F916B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8.0 TFS 14706 - Switch smtpout.gdit.com to ironport.maximus.com</w:t>
            </w:r>
          </w:p>
        </w:tc>
        <w:tc>
          <w:tcPr>
            <w:tcW w:w="2790" w:type="dxa"/>
          </w:tcPr>
          <w:p w14:paraId="7CE9F020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C22C83" w:rsidRPr="001D6CCE" w14:paraId="107FC556" w14:textId="77777777" w:rsidTr="00B63D5F">
        <w:tc>
          <w:tcPr>
            <w:tcW w:w="1440" w:type="dxa"/>
          </w:tcPr>
          <w:p w14:paraId="704C329F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08/16/2019</w:t>
            </w:r>
          </w:p>
        </w:tc>
        <w:tc>
          <w:tcPr>
            <w:tcW w:w="5238" w:type="dxa"/>
          </w:tcPr>
          <w:p w14:paraId="363EE204" w14:textId="77777777" w:rsidR="00C22C83" w:rsidRPr="009D1184" w:rsidRDefault="00C22C83" w:rsidP="009D1184">
            <w:pPr>
              <w:pStyle w:val="hdr1"/>
              <w:ind w:left="0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9.0 TFS 15063 - Quality Now Rewards and Recognition (Bingo)</w:t>
            </w:r>
          </w:p>
        </w:tc>
        <w:tc>
          <w:tcPr>
            <w:tcW w:w="2790" w:type="dxa"/>
          </w:tcPr>
          <w:p w14:paraId="25718ECB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9D1184" w:rsidRPr="001D6CCE" w14:paraId="27361192" w14:textId="77777777" w:rsidTr="00B63D5F">
        <w:tc>
          <w:tcPr>
            <w:tcW w:w="1440" w:type="dxa"/>
          </w:tcPr>
          <w:p w14:paraId="10C22194" w14:textId="77777777" w:rsid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09/27/2019</w:t>
            </w:r>
          </w:p>
        </w:tc>
        <w:tc>
          <w:tcPr>
            <w:tcW w:w="5238" w:type="dxa"/>
          </w:tcPr>
          <w:p w14:paraId="028EDA20" w14:textId="77777777" w:rsidR="009D1184" w:rsidRPr="009D1184" w:rsidRDefault="009D1184" w:rsidP="009D1184">
            <w:pPr>
              <w:pStyle w:val="hdr1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10.0 </w:t>
            </w:r>
            <w:r w:rsidRPr="009D1184">
              <w:rPr>
                <w:sz w:val="22"/>
                <w:szCs w:val="22"/>
              </w:rPr>
              <w:t>TFS 15465 - eCoaching - London Alternate Channel Bingo logs</w:t>
            </w:r>
          </w:p>
        </w:tc>
        <w:tc>
          <w:tcPr>
            <w:tcW w:w="2790" w:type="dxa"/>
          </w:tcPr>
          <w:p w14:paraId="3D52A94F" w14:textId="77777777" w:rsidR="009D1184" w:rsidRP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Susmitha Palacherla</w:t>
            </w:r>
          </w:p>
        </w:tc>
      </w:tr>
      <w:tr w:rsidR="003616C2" w:rsidRPr="001D6CCE" w14:paraId="619E020E" w14:textId="77777777" w:rsidTr="00B63D5F">
        <w:tc>
          <w:tcPr>
            <w:tcW w:w="1440" w:type="dxa"/>
          </w:tcPr>
          <w:p w14:paraId="604CDEA9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7/29/2020</w:t>
            </w:r>
          </w:p>
        </w:tc>
        <w:tc>
          <w:tcPr>
            <w:tcW w:w="5238" w:type="dxa"/>
          </w:tcPr>
          <w:p w14:paraId="0006E452" w14:textId="0B6036DD" w:rsidR="003616C2" w:rsidRDefault="003616C2" w:rsidP="003616C2">
            <w:pPr>
              <w:pStyle w:val="hdr1"/>
              <w:ind w:left="0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 xml:space="preserve">TFS 17716 - Removed company specific references </w:t>
            </w:r>
          </w:p>
        </w:tc>
        <w:tc>
          <w:tcPr>
            <w:tcW w:w="2790" w:type="dxa"/>
          </w:tcPr>
          <w:p w14:paraId="2371D8FC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>Susmitha Palacherla</w:t>
            </w:r>
          </w:p>
        </w:tc>
      </w:tr>
      <w:tr w:rsidR="00B27E8F" w:rsidRPr="001D6CCE" w14:paraId="3E241531" w14:textId="77777777" w:rsidTr="00B63D5F">
        <w:tc>
          <w:tcPr>
            <w:tcW w:w="1440" w:type="dxa"/>
          </w:tcPr>
          <w:p w14:paraId="41F2C794" w14:textId="66E76AF8" w:rsidR="00B27E8F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t>4/19/2021</w:t>
            </w:r>
          </w:p>
        </w:tc>
        <w:tc>
          <w:tcPr>
            <w:tcW w:w="5238" w:type="dxa"/>
          </w:tcPr>
          <w:p w14:paraId="19DF6351" w14:textId="56FFACD2" w:rsidR="00B27E8F" w:rsidRPr="00C82F07" w:rsidRDefault="00B27E8F" w:rsidP="00B27E8F">
            <w:pPr>
              <w:pStyle w:val="hdr1"/>
              <w:ind w:left="0"/>
              <w:rPr>
                <w:sz w:val="22"/>
                <w:szCs w:val="22"/>
              </w:rPr>
            </w:pPr>
            <w:r>
              <w:t>TFS 20677 -  AD island to AD AWS environment changes</w:t>
            </w:r>
          </w:p>
        </w:tc>
        <w:tc>
          <w:tcPr>
            <w:tcW w:w="2790" w:type="dxa"/>
          </w:tcPr>
          <w:p w14:paraId="29F1D924" w14:textId="2995D061" w:rsidR="00B27E8F" w:rsidRPr="00C82F07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585627">
              <w:t>Susmitha Palacherla</w:t>
            </w:r>
          </w:p>
        </w:tc>
      </w:tr>
      <w:tr w:rsidR="00966EF6" w:rsidRPr="001D6CCE" w14:paraId="286BA796" w14:textId="77777777" w:rsidTr="00B63D5F">
        <w:tc>
          <w:tcPr>
            <w:tcW w:w="1440" w:type="dxa"/>
          </w:tcPr>
          <w:p w14:paraId="3EC3B1D3" w14:textId="695A088E" w:rsidR="00966EF6" w:rsidRDefault="00966EF6" w:rsidP="00966EF6">
            <w:pPr>
              <w:pStyle w:val="hdr1"/>
              <w:ind w:left="0"/>
              <w:jc w:val="left"/>
            </w:pPr>
            <w:r>
              <w:t>6/24/2021</w:t>
            </w:r>
          </w:p>
        </w:tc>
        <w:tc>
          <w:tcPr>
            <w:tcW w:w="5238" w:type="dxa"/>
          </w:tcPr>
          <w:p w14:paraId="7489CD48" w14:textId="3E0723F3" w:rsidR="00966EF6" w:rsidRDefault="00966EF6" w:rsidP="00966EF6">
            <w:pPr>
              <w:pStyle w:val="hdr1"/>
              <w:ind w:left="0"/>
            </w:pPr>
            <w:r w:rsidRPr="00942FDD">
              <w:t xml:space="preserve">TFS 21796 - change email server from </w:t>
            </w:r>
            <w:proofErr w:type="spellStart"/>
            <w:r w:rsidRPr="00942FDD">
              <w:t>ironport</w:t>
            </w:r>
            <w:proofErr w:type="spellEnd"/>
            <w:r w:rsidRPr="00942FDD">
              <w:t xml:space="preserve"> to </w:t>
            </w:r>
            <w:proofErr w:type="spellStart"/>
            <w:r w:rsidRPr="00942FDD">
              <w:t>maxcorp</w:t>
            </w:r>
            <w:proofErr w:type="spellEnd"/>
          </w:p>
        </w:tc>
        <w:tc>
          <w:tcPr>
            <w:tcW w:w="2790" w:type="dxa"/>
          </w:tcPr>
          <w:p w14:paraId="659536FE" w14:textId="32FAFE7D" w:rsidR="00966EF6" w:rsidRPr="00585627" w:rsidRDefault="00966EF6" w:rsidP="00966EF6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712815" w:rsidRPr="001D6CCE" w14:paraId="5F2C4B6A" w14:textId="77777777" w:rsidTr="00B63D5F">
        <w:tc>
          <w:tcPr>
            <w:tcW w:w="1440" w:type="dxa"/>
          </w:tcPr>
          <w:p w14:paraId="58C6FDE2" w14:textId="34781B79" w:rsidR="00712815" w:rsidRDefault="00712815" w:rsidP="00966EF6">
            <w:pPr>
              <w:pStyle w:val="hdr1"/>
              <w:ind w:left="0"/>
              <w:jc w:val="left"/>
            </w:pPr>
            <w:r>
              <w:t>8/2/2021</w:t>
            </w:r>
          </w:p>
        </w:tc>
        <w:tc>
          <w:tcPr>
            <w:tcW w:w="5238" w:type="dxa"/>
          </w:tcPr>
          <w:p w14:paraId="6506AE6D" w14:textId="3F64FB47" w:rsidR="00712815" w:rsidRPr="00942FDD" w:rsidRDefault="00712815" w:rsidP="00966EF6">
            <w:pPr>
              <w:pStyle w:val="hdr1"/>
              <w:ind w:left="0"/>
            </w:pPr>
            <w:r w:rsidRPr="00712815">
              <w:t>TFS 22443 - Add trigger and review performance for Bingo upload job</w:t>
            </w:r>
          </w:p>
        </w:tc>
        <w:tc>
          <w:tcPr>
            <w:tcW w:w="2790" w:type="dxa"/>
          </w:tcPr>
          <w:p w14:paraId="4C5E77F2" w14:textId="531BE799" w:rsidR="00712815" w:rsidRPr="00585627" w:rsidRDefault="00712815" w:rsidP="00966EF6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455E7C" w:rsidRPr="001D6CCE" w14:paraId="2FC96BB8" w14:textId="77777777" w:rsidTr="00B63D5F">
        <w:tc>
          <w:tcPr>
            <w:tcW w:w="1440" w:type="dxa"/>
          </w:tcPr>
          <w:p w14:paraId="464C9044" w14:textId="6A6BBADC" w:rsidR="00455E7C" w:rsidRDefault="00455E7C" w:rsidP="00455E7C">
            <w:pPr>
              <w:pStyle w:val="hdr1"/>
              <w:ind w:left="0"/>
              <w:jc w:val="left"/>
            </w:pPr>
            <w:r>
              <w:t>3/15/2022</w:t>
            </w:r>
          </w:p>
        </w:tc>
        <w:tc>
          <w:tcPr>
            <w:tcW w:w="5238" w:type="dxa"/>
          </w:tcPr>
          <w:p w14:paraId="024760EA" w14:textId="41EC82C8" w:rsidR="00455E7C" w:rsidRPr="00712815" w:rsidRDefault="00455E7C" w:rsidP="00455E7C">
            <w:pPr>
              <w:pStyle w:val="hdr1"/>
              <w:ind w:left="0"/>
            </w:pPr>
            <w:r w:rsidRPr="005C259C">
              <w:t>TFS 23967 - Send alerts if xlsx files staged</w:t>
            </w:r>
          </w:p>
        </w:tc>
        <w:tc>
          <w:tcPr>
            <w:tcW w:w="2790" w:type="dxa"/>
          </w:tcPr>
          <w:p w14:paraId="075DAD2E" w14:textId="29620BF9" w:rsidR="00455E7C" w:rsidRPr="00585627" w:rsidRDefault="00455E7C" w:rsidP="00455E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4714F2" w:rsidRPr="001D6CCE" w14:paraId="27333FB0" w14:textId="77777777" w:rsidTr="005119F5">
        <w:tblPrEx>
          <w:tblW w:w="946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5" w:author="Palacherla, Susmitha C" w:date="2023-12-29T14:24:00Z">
            <w:tblPrEx>
              <w:tblW w:w="946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rPr>
          <w:ins w:id="6" w:author="Palacherla, Susmitha C" w:date="2023-12-29T14:24:00Z"/>
        </w:trPr>
        <w:tc>
          <w:tcPr>
            <w:tcW w:w="144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7" w:author="Palacherla, Susmitha C" w:date="2023-12-29T14:24:00Z">
              <w:tcPr>
                <w:tcW w:w="1440" w:type="dxa"/>
              </w:tcPr>
            </w:tcPrChange>
          </w:tcPr>
          <w:p w14:paraId="004082B5" w14:textId="781A9C35" w:rsidR="004714F2" w:rsidRDefault="004714F2" w:rsidP="004714F2">
            <w:pPr>
              <w:pStyle w:val="hdr1"/>
              <w:ind w:left="0"/>
              <w:jc w:val="left"/>
              <w:rPr>
                <w:ins w:id="8" w:author="Palacherla, Susmitha C" w:date="2023-12-29T14:24:00Z"/>
              </w:rPr>
            </w:pPr>
            <w:ins w:id="9" w:author="Palacherla, Susmitha C" w:date="2023-12-29T14:24:00Z">
              <w:r>
                <w:t>12/28/2023</w:t>
              </w:r>
            </w:ins>
          </w:p>
        </w:tc>
        <w:tc>
          <w:tcPr>
            <w:tcW w:w="523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10" w:author="Palacherla, Susmitha C" w:date="2023-12-29T14:24:00Z">
              <w:tcPr>
                <w:tcW w:w="5238" w:type="dxa"/>
              </w:tcPr>
            </w:tcPrChange>
          </w:tcPr>
          <w:p w14:paraId="45E2F9F9" w14:textId="13E107AA" w:rsidR="004714F2" w:rsidRPr="005C259C" w:rsidRDefault="004714F2" w:rsidP="004714F2">
            <w:pPr>
              <w:pStyle w:val="hdr1"/>
              <w:ind w:left="0"/>
              <w:rPr>
                <w:ins w:id="11" w:author="Palacherla, Susmitha C" w:date="2023-12-29T14:24:00Z"/>
              </w:rPr>
            </w:pPr>
            <w:ins w:id="12" w:author="Palacherla, Susmitha C" w:date="2023-12-29T14:24:00Z">
              <w:r w:rsidRPr="00F40507">
                <w:t>TFS 27441 - Setup email alert when unexpected file staged</w:t>
              </w:r>
            </w:ins>
          </w:p>
        </w:tc>
        <w:tc>
          <w:tcPr>
            <w:tcW w:w="279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13" w:author="Palacherla, Susmitha C" w:date="2023-12-29T14:24:00Z">
              <w:tcPr>
                <w:tcW w:w="2790" w:type="dxa"/>
              </w:tcPr>
            </w:tcPrChange>
          </w:tcPr>
          <w:p w14:paraId="2F9CA358" w14:textId="31E7F4F9" w:rsidR="004714F2" w:rsidRPr="00585627" w:rsidRDefault="004714F2" w:rsidP="004714F2">
            <w:pPr>
              <w:pStyle w:val="hdr1"/>
              <w:ind w:left="0"/>
              <w:jc w:val="left"/>
              <w:rPr>
                <w:ins w:id="14" w:author="Palacherla, Susmitha C" w:date="2023-12-29T14:24:00Z"/>
              </w:rPr>
            </w:pPr>
            <w:ins w:id="15" w:author="Palacherla, Susmitha C" w:date="2023-12-29T14:24:00Z">
              <w:r w:rsidRPr="00585627">
                <w:t>Susmitha Palacherla</w:t>
              </w:r>
            </w:ins>
          </w:p>
        </w:tc>
      </w:tr>
    </w:tbl>
    <w:p w14:paraId="05C1B7A5" w14:textId="77777777" w:rsidR="009F2A51" w:rsidRPr="002431EB" w:rsidRDefault="009F2A51" w:rsidP="009F2A51">
      <w:pPr>
        <w:pStyle w:val="BodyText"/>
      </w:pPr>
    </w:p>
    <w:p w14:paraId="73AEDF46" w14:textId="77777777"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6" w:name="_Toc434743870"/>
      <w:r w:rsidRPr="002431EB">
        <w:br w:type="page"/>
      </w:r>
      <w:bookmarkEnd w:id="16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B87253" w14:textId="77777777" w:rsidR="00481F6E" w:rsidRDefault="00481F6E">
          <w:pPr>
            <w:pStyle w:val="TOCHeading"/>
          </w:pPr>
          <w:r>
            <w:t>Contents</w:t>
          </w:r>
        </w:p>
        <w:p w14:paraId="3D06913A" w14:textId="77777777"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0624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FFE24F4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5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_Toc503960625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3DC780A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BF5D17B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07217D9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409DA90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912B488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0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_Toc503960630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A4A6AB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09A98C2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45E30B84" w14:textId="77777777" w:rsidR="00CC484A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6063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23D93E8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F5FFF1F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0CB5248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3205E1D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BC73CB9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5717C45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B92EAC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4403A87" w14:textId="77777777"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14:paraId="7F120FCD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2F5259A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1B08825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C63CF61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0C179136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F2A7757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B3143B0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BFE6CCF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AA1320A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509989B" w14:textId="77777777"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7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17"/>
    </w:p>
    <w:p w14:paraId="2C30263C" w14:textId="77777777"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8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8"/>
    </w:p>
    <w:p w14:paraId="4E37A0EA" w14:textId="77777777"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r w:rsidR="00EB552F" w:rsidRPr="001D6CCE">
        <w:rPr>
          <w:rFonts w:ascii="Times New Roman" w:hAnsi="Times New Roman"/>
          <w:color w:val="000000" w:themeColor="text1"/>
        </w:rPr>
        <w:t xml:space="preserve">Quality_Other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eCL work-flow, items can be tracked from start to finish to verify if items have been addressed. </w:t>
      </w:r>
    </w:p>
    <w:p w14:paraId="47251809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7517E1BD" w14:textId="77777777"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9"/>
    </w:p>
    <w:p w14:paraId="303C1303" w14:textId="77777777"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evalautions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>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0BB21D9B" w14:textId="77777777"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14:paraId="4B2669AC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1BB0C553" w14:textId="77777777"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20"/>
    </w:p>
    <w:p w14:paraId="678ED2D2" w14:textId="77777777"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14:paraId="6D3AC20A" w14:textId="55E184E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</w:t>
      </w:r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</w:rPr>
        <w:t xml:space="preserve">at </w:t>
      </w:r>
      <w:hyperlink r:id="rId8" w:history="1">
        <w:r w:rsidR="001F3C08" w:rsidRPr="00925A7E">
          <w:rPr>
            <w:rStyle w:val="Hyperlink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1F3C08" w:rsidRPr="00700164">
          <w:rPr>
            <w:rStyle w:val="Hyperlink"/>
            <w:rFonts w:ascii="Times New Roman" w:hAnsi="Times New Roman"/>
          </w:rPr>
          <w:t>\data\Coaching\Quality_Other\Encrypt_Out</w:t>
        </w:r>
      </w:hyperlink>
      <w:r>
        <w:rPr>
          <w:rStyle w:val="Hyperlink"/>
          <w:rFonts w:ascii="Times New Roman" w:hAnsi="Times New Roman"/>
        </w:rPr>
        <w:t xml:space="preserve">  </w:t>
      </w:r>
      <w:r w:rsidRPr="00925A7E">
        <w:rPr>
          <w:color w:val="000000" w:themeColor="text1"/>
        </w:rPr>
        <w:t xml:space="preserve">until loaded. Encrypted files have naming convention </w:t>
      </w:r>
      <w:proofErr w:type="spellStart"/>
      <w:r w:rsidRPr="001D6CCE">
        <w:rPr>
          <w:rFonts w:ascii="Times New Roman" w:hAnsi="Times New Roman"/>
          <w:color w:val="000000" w:themeColor="text1"/>
        </w:rPr>
        <w:t>eCL_Quality_Feed_</w:t>
      </w:r>
      <w:r w:rsidRPr="00925A7E">
        <w:rPr>
          <w:rFonts w:ascii="Times New Roman" w:hAnsi="Times New Roman"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</w:t>
      </w:r>
      <w:r w:rsidRPr="00124D8C">
        <w:rPr>
          <w:rFonts w:ascii="Times New Roman" w:hAnsi="Times New Roman"/>
          <w:sz w:val="20"/>
          <w:szCs w:val="20"/>
        </w:rPr>
        <w:t>.zip.encrypt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 </w:t>
      </w:r>
    </w:p>
    <w:p w14:paraId="0232EE3A" w14:textId="7777777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Decrypted files ready to load have </w:t>
      </w:r>
      <w:r w:rsidRPr="001D6CCE">
        <w:rPr>
          <w:rFonts w:ascii="Times New Roman" w:hAnsi="Times New Roman"/>
          <w:color w:val="000000" w:themeColor="text1"/>
        </w:rPr>
        <w:t>Files have a naming convention eCL_Quality_Feed_</w:t>
      </w:r>
      <w:r w:rsidRPr="001D6CCE">
        <w:rPr>
          <w:rFonts w:ascii="Times New Roman" w:hAnsi="Times New Roman"/>
          <w:b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  where xxx is the 3 letter Report code.</w:t>
      </w:r>
    </w:p>
    <w:p w14:paraId="76E9CC75" w14:textId="77777777"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840"/>
        <w:gridCol w:w="1878"/>
        <w:gridCol w:w="766"/>
        <w:gridCol w:w="1292"/>
      </w:tblGrid>
      <w:tr w:rsidR="0053330A" w:rsidRPr="001D6CCE" w14:paraId="19D00A56" w14:textId="77777777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25596DA" w14:textId="77777777"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888D46E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44A5263" w14:textId="77777777"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24762F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ABECF4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9AE1CF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799FEC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14:paraId="2726AC8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D294A40" w14:textId="77777777"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4125E42" w14:textId="77777777"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1FB6B7C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3FB466A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06D2814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4B5BF74" w14:textId="77777777"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B7EB65B" w14:textId="77777777"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14:paraId="3141319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1B4BCD7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DBD2DC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D9191BE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4910230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1A0DAEF3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9FD6D02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A4B993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14:paraId="4EDBDA7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D173AB4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F33D99D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3304E27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F32FA38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B61E32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2B13491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3A4E5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14:paraId="754F3CDD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57D712" w14:textId="77777777" w:rsidR="00843A3C" w:rsidRPr="001D6CCE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4</w:t>
            </w:r>
            <w:r w:rsidR="00843A3C" w:rsidRPr="001D6CCE">
              <w:rPr>
                <w:rFonts w:ascii="Times New Roman" w:hAnsi="Times New Roman"/>
                <w:color w:val="000000"/>
              </w:rPr>
              <w:t>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3BE2CC5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C52628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455812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6F47BC75" w14:textId="77777777"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15BCCE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F8FEAF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  <w:tr w:rsidR="00C22C83" w:rsidRPr="001D6CCE" w14:paraId="34FFB0B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BDEDA73" w14:textId="77777777" w:rsidR="00C22C83" w:rsidRPr="001D6CCE" w:rsidDel="00C22C83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2F6F6AD6" w14:textId="77777777" w:rsidR="00C22C83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 (QCM  &amp;QM) for CSRs and Supervisors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0624D5C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63EB669" w14:textId="77777777" w:rsidR="00C22C83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BQN BQNS</w:t>
            </w:r>
          </w:p>
          <w:p w14:paraId="1EE8BAE1" w14:textId="77777777" w:rsidR="009D1184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</w:t>
            </w:r>
          </w:p>
          <w:p w14:paraId="61561052" w14:textId="77777777" w:rsidR="009D1184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BQMS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DBCF7AD" w14:textId="77777777" w:rsidR="00C22C83" w:rsidRPr="001D6CCE" w:rsidRDefault="00C22C83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Pending Acknowledgement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576722E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C070960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Quality</w:t>
            </w:r>
          </w:p>
        </w:tc>
      </w:tr>
    </w:tbl>
    <w:p w14:paraId="502A6A37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63999C0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ACBFF17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21"/>
    </w:p>
    <w:p w14:paraId="2F05F2DE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14:paraId="1242FC81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14:paraId="2EDD89C7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14:paraId="03FB5184" w14:textId="77777777"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14:paraId="5B72ED99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311ECB5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1B2CBB2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2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22"/>
    </w:p>
    <w:p w14:paraId="033D53BE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3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23"/>
    </w:p>
    <w:p w14:paraId="62C25EF6" w14:textId="75373B2C"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Server 201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9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Suite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 (SSIS and SSRS)</w:t>
      </w:r>
    </w:p>
    <w:p w14:paraId="55C1F363" w14:textId="77777777"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CA2FCA7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4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24"/>
    </w:p>
    <w:p w14:paraId="1B0F5ED6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bookmarkStart w:id="25" w:name="_Hlk69749483"/>
      <w:r>
        <w:rPr>
          <w:rFonts w:ascii="Times New Roman" w:hAnsi="Times New Roman"/>
          <w:color w:val="000000"/>
          <w:sz w:val="20"/>
          <w:szCs w:val="20"/>
        </w:rPr>
        <w:t>UVAADADSQL50CCO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Dev DB Server</w:t>
      </w:r>
    </w:p>
    <w:p w14:paraId="37B60811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UVAADADSQL52CCO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Test DB Server</w:t>
      </w:r>
    </w:p>
    <w:p w14:paraId="5D604339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UVAAPADSQL50CCO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Prod Server</w:t>
      </w:r>
    </w:p>
    <w:p w14:paraId="50FFD3BF" w14:textId="7950C550" w:rsidR="00C82F07" w:rsidRPr="00712815" w:rsidRDefault="0000000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 w:rsidR="00712815" w:rsidRPr="00B630F8">
          <w:rPr>
            <w:rStyle w:val="Hyperlink"/>
            <w:rFonts w:ascii="Times New Roman" w:hAnsi="Times New Roman"/>
            <w:sz w:val="20"/>
            <w:szCs w:val="20"/>
          </w:rPr>
          <w:t>\\UVAADADSQL50CCO\Data\Coaching\Quality\</w:t>
        </w:r>
      </w:hyperlink>
      <w:r w:rsidR="00712815" w:rsidRPr="00712815">
        <w:rPr>
          <w:rFonts w:ascii="Times New Roman" w:hAnsi="Times New Roman"/>
          <w:sz w:val="20"/>
          <w:szCs w:val="20"/>
        </w:rPr>
        <w:t xml:space="preserve"> </w:t>
      </w:r>
      <w:r w:rsidR="00712815" w:rsidRPr="00712815" w:rsidDel="00712815">
        <w:rPr>
          <w:rFonts w:ascii="Times New Roman" w:hAnsi="Times New Roman"/>
          <w:sz w:val="20"/>
          <w:szCs w:val="20"/>
        </w:rPr>
        <w:t xml:space="preserve"> </w:t>
      </w:r>
      <w:r w:rsidR="00C82F07" w:rsidRPr="00712815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82F07" w:rsidRPr="00712815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14:paraId="016B31C3" w14:textId="05555B4D" w:rsidR="00C82F07" w:rsidRPr="002A770C" w:rsidRDefault="00000000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712815" w:rsidRPr="00B630F8">
          <w:rPr>
            <w:rStyle w:val="Hyperlink"/>
            <w:rFonts w:ascii="Times New Roman" w:hAnsi="Times New Roman"/>
            <w:sz w:val="20"/>
            <w:szCs w:val="20"/>
          </w:rPr>
          <w:t>\\UVAADADSQL52CCO\Data\Coaching\Quality\</w:t>
        </w:r>
      </w:hyperlink>
      <w:r w:rsidR="00712815">
        <w:rPr>
          <w:rFonts w:ascii="Times New Roman" w:hAnsi="Times New Roman"/>
          <w:sz w:val="20"/>
          <w:szCs w:val="20"/>
        </w:rPr>
        <w:t xml:space="preserve">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- Test File staging share</w:t>
      </w:r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14:paraId="0860C47C" w14:textId="369C3A8B" w:rsidR="00C82F07" w:rsidRPr="002A770C" w:rsidRDefault="00000000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931693" w:rsidRPr="00B630F8">
          <w:rPr>
            <w:rStyle w:val="Hyperlink"/>
            <w:rFonts w:ascii="Times New Roman" w:hAnsi="Times New Roman"/>
            <w:sz w:val="20"/>
            <w:szCs w:val="20"/>
          </w:rPr>
          <w:t>\\UVAAPADSQL50CCO\Quality\</w:t>
        </w:r>
      </w:hyperlink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Prod File staging share</w:t>
      </w:r>
    </w:p>
    <w:bookmarkEnd w:id="25"/>
    <w:p w14:paraId="5F851832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FE206A" w14:textId="77777777"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6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26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232E4BB7" w14:textId="77777777"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14:paraId="421B70B7" w14:textId="77777777"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31BFF007" w14:textId="77777777"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7" w:name="_Toc503960633"/>
      <w:r w:rsidRPr="001D6CCE">
        <w:rPr>
          <w:rFonts w:ascii="Times New Roman" w:hAnsi="Times New Roman" w:cs="Times New Roman"/>
          <w:color w:val="auto"/>
        </w:rPr>
        <w:lastRenderedPageBreak/>
        <w:t>Details</w:t>
      </w:r>
      <w:bookmarkEnd w:id="27"/>
    </w:p>
    <w:p w14:paraId="2B680453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507ABE71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0FE8CA2C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8" w:name="_Toc387654370"/>
      <w:bookmarkStart w:id="29" w:name="_Toc387758815"/>
      <w:bookmarkStart w:id="30" w:name="_Toc387821326"/>
      <w:bookmarkStart w:id="31" w:name="_Toc387821375"/>
      <w:bookmarkStart w:id="32" w:name="_Toc430607220"/>
      <w:bookmarkStart w:id="33" w:name="_Toc430607321"/>
      <w:bookmarkStart w:id="34" w:name="_Toc430607359"/>
      <w:bookmarkStart w:id="35" w:name="_Toc503960634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70A0BAA5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36" w:name="_Toc387654371"/>
      <w:bookmarkStart w:id="37" w:name="_Toc387758816"/>
      <w:bookmarkStart w:id="38" w:name="_Toc387821327"/>
      <w:bookmarkStart w:id="39" w:name="_Toc387821376"/>
      <w:bookmarkStart w:id="40" w:name="_Toc430607221"/>
      <w:bookmarkStart w:id="41" w:name="_Toc430607322"/>
      <w:bookmarkStart w:id="42" w:name="_Toc430607360"/>
      <w:bookmarkStart w:id="43" w:name="_Toc5039606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612542C7" w14:textId="77777777"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4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44"/>
    </w:p>
    <w:p w14:paraId="6D7FA96D" w14:textId="77777777"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14:paraId="5593B255" w14:textId="77777777"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14:paraId="1E2D4AE9" w14:textId="5E934DBB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2" w:history="1">
        <w:r w:rsidR="005C3A7B" w:rsidRPr="00700164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5C3A7B" w:rsidRPr="00700164">
          <w:rPr>
            <w:rStyle w:val="Hyperlink"/>
            <w:rFonts w:ascii="Times New Roman" w:hAnsi="Times New Roman"/>
          </w:rPr>
          <w:t>\data\Coaching\Quality_Other\Dencrypt_Out</w:t>
        </w:r>
      </w:hyperlink>
    </w:p>
    <w:p w14:paraId="4A9F92ED" w14:textId="77777777"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14:paraId="66D47679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14:paraId="7FD1DAC4" w14:textId="77777777"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14:paraId="30C2971A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r w:rsidR="00E64317" w:rsidRPr="001D6CCE">
        <w:rPr>
          <w:rFonts w:ascii="Times New Roman" w:hAnsi="Times New Roman"/>
        </w:rPr>
        <w:t>Coaching_Log and Coaching_Log_Reason</w:t>
      </w:r>
    </w:p>
    <w:p w14:paraId="342B8AB3" w14:textId="77777777"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74CF18" w14:textId="77777777" w:rsidR="006F770C" w:rsidRPr="001D6CCE" w:rsidRDefault="006F770C" w:rsidP="006F770C">
      <w:pPr>
        <w:rPr>
          <w:rFonts w:ascii="Times New Roman" w:hAnsi="Times New Roman"/>
        </w:rPr>
      </w:pPr>
    </w:p>
    <w:p w14:paraId="6D398BEE" w14:textId="77777777"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5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45"/>
    </w:p>
    <w:p w14:paraId="53BA1CDA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6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46"/>
    </w:p>
    <w:p w14:paraId="25F1A68C" w14:textId="5419EF0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 w:rsidR="00FD7637">
        <w:rPr>
          <w:rFonts w:ascii="Times New Roman" w:hAnsi="Times New Roman"/>
        </w:rPr>
        <w:t>UVAAPADSQL50CCO</w:t>
      </w:r>
    </w:p>
    <w:p w14:paraId="428F0A0C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</w:p>
    <w:p w14:paraId="04814940" w14:textId="01F3AF32"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3" w:history="1">
        <w:r w:rsidR="00DA5AD6" w:rsidRPr="00DA5AD6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DA5AD6" w:rsidRPr="00DA5AD6">
          <w:rPr>
            <w:rStyle w:val="Hyperlink"/>
            <w:rFonts w:ascii="Times New Roman" w:hAnsi="Times New Roman"/>
          </w:rPr>
          <w:t>\ssis\Coaching\Packages\Quality_Other _</w:t>
        </w:r>
        <w:proofErr w:type="spellStart"/>
        <w:r w:rsidR="00DA5AD6" w:rsidRPr="00DA5AD6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14:paraId="6EE3DC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Config File: </w:t>
      </w:r>
      <w:proofErr w:type="spellStart"/>
      <w:r w:rsidRPr="001D6CCE">
        <w:rPr>
          <w:rFonts w:ascii="Times New Roman" w:hAnsi="Times New Roman"/>
        </w:rPr>
        <w:t>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  <w:proofErr w:type="spellEnd"/>
    </w:p>
    <w:p w14:paraId="368AAE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r w:rsidR="00DA5AD6">
        <w:rPr>
          <w:rFonts w:ascii="Times New Roman" w:hAnsi="Times New Roman"/>
        </w:rPr>
        <w:t>ecljobowner</w:t>
      </w:r>
    </w:p>
    <w:p w14:paraId="0150DF84" w14:textId="7C94C7DC"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 w:rsidR="00DA5AD6">
        <w:rPr>
          <w:rFonts w:ascii="Times New Roman" w:hAnsi="Times New Roman"/>
        </w:rPr>
        <w:t>ECLProxy</w:t>
      </w:r>
      <w:proofErr w:type="spellEnd"/>
      <w:r w:rsidR="00DA5AD6">
        <w:rPr>
          <w:rFonts w:ascii="Times New Roman" w:hAnsi="Times New Roman"/>
        </w:rPr>
        <w:t xml:space="preserve"> (ECL Credential using application service account </w:t>
      </w:r>
      <w:r w:rsidR="00FD7637">
        <w:rPr>
          <w:rFonts w:ascii="Times New Roman" w:hAnsi="Times New Roman"/>
        </w:rPr>
        <w:t>AD\SVC-F3420-APPECLP01</w:t>
      </w:r>
    </w:p>
    <w:p w14:paraId="169B6C60" w14:textId="77777777"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14:paraId="639952CD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14:paraId="0C0A6319" w14:textId="77777777"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885EFF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7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47"/>
    </w:p>
    <w:p w14:paraId="5BB116DB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33C6AE92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823D6CD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41F4666A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5809D895" w14:textId="77777777"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9"/>
        <w:gridCol w:w="2878"/>
        <w:gridCol w:w="884"/>
        <w:gridCol w:w="4029"/>
      </w:tblGrid>
      <w:tr w:rsidR="00E42C88" w:rsidRPr="001D6CCE" w14:paraId="6C694D9F" w14:textId="77777777" w:rsidTr="008E6829">
        <w:tc>
          <w:tcPr>
            <w:tcW w:w="1559" w:type="dxa"/>
          </w:tcPr>
          <w:p w14:paraId="0CC6B16F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878" w:type="dxa"/>
          </w:tcPr>
          <w:p w14:paraId="3D91B8FB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884" w:type="dxa"/>
          </w:tcPr>
          <w:p w14:paraId="1A723DDE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4029" w:type="dxa"/>
          </w:tcPr>
          <w:p w14:paraId="2BBC2878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14:paraId="22FA23B6" w14:textId="77777777" w:rsidTr="008E6829">
        <w:trPr>
          <w:trHeight w:val="368"/>
        </w:trPr>
        <w:tc>
          <w:tcPr>
            <w:tcW w:w="1559" w:type="dxa"/>
          </w:tcPr>
          <w:p w14:paraId="1ED3B849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878" w:type="dxa"/>
          </w:tcPr>
          <w:p w14:paraId="3B51952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43D48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4C06265A" w14:textId="532523E5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14:paraId="500A57A6" w14:textId="77777777" w:rsidTr="008E6829">
        <w:trPr>
          <w:trHeight w:val="368"/>
        </w:trPr>
        <w:tc>
          <w:tcPr>
            <w:tcW w:w="1559" w:type="dxa"/>
          </w:tcPr>
          <w:p w14:paraId="7138CED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878" w:type="dxa"/>
          </w:tcPr>
          <w:p w14:paraId="2B64D4A5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563E8832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37FBC03B" w14:textId="4AF125D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>
              <w:rPr>
                <w:rFonts w:ascii="Times New Roman" w:hAnsi="Times New Roman"/>
                <w:sz w:val="20"/>
                <w:szCs w:val="20"/>
              </w:rPr>
              <w:t>\data\coaching\QUALITY\Decrypt_in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14:paraId="2D32988D" w14:textId="77777777" w:rsidTr="008E6829">
        <w:trPr>
          <w:trHeight w:val="368"/>
        </w:trPr>
        <w:tc>
          <w:tcPr>
            <w:tcW w:w="1559" w:type="dxa"/>
          </w:tcPr>
          <w:p w14:paraId="37D14855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878" w:type="dxa"/>
          </w:tcPr>
          <w:p w14:paraId="72D0B43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4B9EF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2D4E3ACD" w14:textId="070CF29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1F3C08" w:rsidRPr="001D6CCE" w14:paraId="7D91CAE7" w14:textId="77777777" w:rsidTr="008E6829">
        <w:trPr>
          <w:trHeight w:val="368"/>
        </w:trPr>
        <w:tc>
          <w:tcPr>
            <w:tcW w:w="1559" w:type="dxa"/>
          </w:tcPr>
          <w:p w14:paraId="0913170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EncryptedOutPath</w:t>
            </w:r>
            <w:proofErr w:type="spellEnd"/>
          </w:p>
        </w:tc>
        <w:tc>
          <w:tcPr>
            <w:tcW w:w="2878" w:type="dxa"/>
          </w:tcPr>
          <w:p w14:paraId="3C67AED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70ABC153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08248F15" w14:textId="4E8B5C5E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14:paraId="44CDEFB8" w14:textId="77777777" w:rsidTr="008E6829">
        <w:trPr>
          <w:trHeight w:val="368"/>
        </w:trPr>
        <w:tc>
          <w:tcPr>
            <w:tcW w:w="1559" w:type="dxa"/>
          </w:tcPr>
          <w:p w14:paraId="5D21FB8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EncryptInPath</w:t>
            </w:r>
            <w:proofErr w:type="spellEnd"/>
          </w:p>
        </w:tc>
        <w:tc>
          <w:tcPr>
            <w:tcW w:w="2878" w:type="dxa"/>
          </w:tcPr>
          <w:p w14:paraId="7BBC1EF8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7AFD0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58DA2BC4" w14:textId="44201FC6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RPr="001D6CCE" w14:paraId="3B49A1A0" w14:textId="77777777" w:rsidTr="008E6829">
        <w:trPr>
          <w:trHeight w:val="368"/>
        </w:trPr>
        <w:tc>
          <w:tcPr>
            <w:tcW w:w="1559" w:type="dxa"/>
          </w:tcPr>
          <w:p w14:paraId="2B7246CD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varDBName</w:t>
            </w:r>
            <w:proofErr w:type="spellEnd"/>
          </w:p>
        </w:tc>
        <w:tc>
          <w:tcPr>
            <w:tcW w:w="2878" w:type="dxa"/>
          </w:tcPr>
          <w:p w14:paraId="5A1301F5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263F0BE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029" w:type="dxa"/>
          </w:tcPr>
          <w:p w14:paraId="5BB7F54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14:paraId="0010162A" w14:textId="77777777" w:rsidTr="008E6829">
        <w:trPr>
          <w:trHeight w:val="368"/>
        </w:trPr>
        <w:tc>
          <w:tcPr>
            <w:tcW w:w="1559" w:type="dxa"/>
          </w:tcPr>
          <w:p w14:paraId="12CA422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FailMessage</w:t>
            </w:r>
            <w:proofErr w:type="spellEnd"/>
          </w:p>
        </w:tc>
        <w:tc>
          <w:tcPr>
            <w:tcW w:w="2878" w:type="dxa"/>
          </w:tcPr>
          <w:p w14:paraId="7457BF02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6547937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029" w:type="dxa"/>
          </w:tcPr>
          <w:p w14:paraId="05F0C05B" w14:textId="77777777"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1F3C08" w:rsidRPr="001F3C08">
              <w:rPr>
                <w:rFonts w:ascii="Times New Roman" w:hAnsi="Times New Roman"/>
                <w:color w:val="000000" w:themeColor="text1"/>
              </w:rPr>
              <w:t>"Quality Other Coaching Load of file \"" + @[User::VarFileName] + "\"  failed in " +  @[User::VarDBName]+"."</w:t>
            </w:r>
          </w:p>
        </w:tc>
      </w:tr>
      <w:tr w:rsidR="00D03711" w:rsidRPr="001D6CCE" w14:paraId="6E8D01DB" w14:textId="77777777" w:rsidTr="008E6829">
        <w:trPr>
          <w:trHeight w:val="368"/>
        </w:trPr>
        <w:tc>
          <w:tcPr>
            <w:tcW w:w="1559" w:type="dxa"/>
          </w:tcPr>
          <w:p w14:paraId="042EF81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878" w:type="dxa"/>
          </w:tcPr>
          <w:p w14:paraId="18F051FE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568630EB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029" w:type="dxa"/>
          </w:tcPr>
          <w:p w14:paraId="750F7F21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3CB44914" w14:textId="77777777" w:rsidTr="008E6829">
        <w:trPr>
          <w:trHeight w:val="368"/>
        </w:trPr>
        <w:tc>
          <w:tcPr>
            <w:tcW w:w="1559" w:type="dxa"/>
          </w:tcPr>
          <w:p w14:paraId="328D2BE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878" w:type="dxa"/>
          </w:tcPr>
          <w:p w14:paraId="6CDA8580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1640630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029" w:type="dxa"/>
          </w:tcPr>
          <w:p w14:paraId="3F22FF9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762F7D9F" w14:textId="77777777" w:rsidTr="008E6829">
        <w:trPr>
          <w:trHeight w:val="368"/>
        </w:trPr>
        <w:tc>
          <w:tcPr>
            <w:tcW w:w="1559" w:type="dxa"/>
          </w:tcPr>
          <w:p w14:paraId="6B645C74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878" w:type="dxa"/>
          </w:tcPr>
          <w:p w14:paraId="043BC654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0434457C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029" w:type="dxa"/>
          </w:tcPr>
          <w:p w14:paraId="645A45A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14:paraId="4385BD67" w14:textId="77777777" w:rsidTr="008E6829">
        <w:trPr>
          <w:trHeight w:val="368"/>
        </w:trPr>
        <w:tc>
          <w:tcPr>
            <w:tcW w:w="1559" w:type="dxa"/>
          </w:tcPr>
          <w:p w14:paraId="16F3281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878" w:type="dxa"/>
          </w:tcPr>
          <w:p w14:paraId="0954A57D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0F5D5E51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0BF7F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6DF3BC6C" w14:textId="77777777" w:rsidTr="008E6829">
        <w:trPr>
          <w:trHeight w:val="368"/>
        </w:trPr>
        <w:tc>
          <w:tcPr>
            <w:tcW w:w="1559" w:type="dxa"/>
          </w:tcPr>
          <w:p w14:paraId="7CBFDEC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2878" w:type="dxa"/>
          </w:tcPr>
          <w:p w14:paraId="67D241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081EF14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261AD1EA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06E87D25" w14:textId="77777777" w:rsidTr="008E6829">
        <w:trPr>
          <w:trHeight w:val="368"/>
        </w:trPr>
        <w:tc>
          <w:tcPr>
            <w:tcW w:w="1559" w:type="dxa"/>
          </w:tcPr>
          <w:p w14:paraId="3A9060D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878" w:type="dxa"/>
          </w:tcPr>
          <w:p w14:paraId="4FDFD7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595250A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45EBECCE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455E7C" w:rsidRPr="001D6CCE" w14:paraId="27FB6D77" w14:textId="77777777" w:rsidTr="008E6829">
        <w:trPr>
          <w:trHeight w:val="368"/>
        </w:trPr>
        <w:tc>
          <w:tcPr>
            <w:tcW w:w="1559" w:type="dxa"/>
          </w:tcPr>
          <w:p w14:paraId="2015B3E8" w14:textId="7621C7F3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FeedNotificationTo</w:t>
            </w:r>
            <w:proofErr w:type="spellEnd"/>
          </w:p>
        </w:tc>
        <w:tc>
          <w:tcPr>
            <w:tcW w:w="2878" w:type="dxa"/>
          </w:tcPr>
          <w:p w14:paraId="7BA39F59" w14:textId="03871432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del w:id="48" w:author="Palacherla, Susmitha C" w:date="2024-01-02T14:41:00Z">
              <w:r w:rsidRPr="00677E9D" w:rsidDel="008E6829">
                <w:rPr>
                  <w:rFonts w:ascii="Times New Roman" w:hAnsi="Times New Roman"/>
                  <w:color w:val="000000" w:themeColor="text1"/>
                </w:rPr>
                <w:delText>Generic</w:delText>
              </w:r>
            </w:del>
            <w:proofErr w:type="spellStart"/>
            <w:ins w:id="49" w:author="Palacherla, Susmitha C" w:date="2024-01-02T14:41:00Z">
              <w:r w:rsidR="008E6829">
                <w:rPr>
                  <w:rFonts w:ascii="Times New Roman" w:hAnsi="Times New Roman"/>
                  <w:color w:val="000000" w:themeColor="text1"/>
                </w:rPr>
                <w:t>Quality_Other</w:t>
              </w:r>
            </w:ins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4F2511E4" w14:textId="7A534C0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5C2C3BB5" w14:textId="7777777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0E50147B" w14:textId="77777777" w:rsidTr="008E6829">
        <w:trPr>
          <w:trHeight w:val="368"/>
        </w:trPr>
        <w:tc>
          <w:tcPr>
            <w:tcW w:w="1559" w:type="dxa"/>
          </w:tcPr>
          <w:p w14:paraId="0F2720D6" w14:textId="6898CE4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FeedNotificationCc</w:t>
            </w:r>
            <w:proofErr w:type="spellEnd"/>
          </w:p>
        </w:tc>
        <w:tc>
          <w:tcPr>
            <w:tcW w:w="2878" w:type="dxa"/>
          </w:tcPr>
          <w:p w14:paraId="6B2364C4" w14:textId="19103239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50" w:author="Palacherla, Susmitha C" w:date="2024-01-02T14:41:00Z">
              <w:r w:rsidRPr="00895ED1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895ED1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  <w:del w:id="51" w:author="Palacherla, Susmitha C" w:date="2024-01-02T14:41:00Z">
              <w:r w:rsidRPr="00677E9D" w:rsidDel="008B2A03">
                <w:rPr>
                  <w:rFonts w:ascii="Times New Roman" w:hAnsi="Times New Roman"/>
                  <w:color w:val="000000" w:themeColor="text1"/>
                </w:rPr>
                <w:delText>Generic</w:delText>
              </w:r>
              <w:r w:rsidRPr="00677E9D" w:rsidDel="008B2A03">
                <w:rPr>
                  <w:rFonts w:ascii="Times New Roman" w:hAnsi="Times New Roman"/>
                  <w:sz w:val="20"/>
                  <w:szCs w:val="20"/>
                </w:rPr>
                <w:delText>_Coaching</w:delText>
              </w:r>
            </w:del>
          </w:p>
        </w:tc>
        <w:tc>
          <w:tcPr>
            <w:tcW w:w="884" w:type="dxa"/>
          </w:tcPr>
          <w:p w14:paraId="47DDA7CB" w14:textId="1B944910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1D7AE280" w14:textId="77777777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12FF49DC" w14:textId="77777777" w:rsidTr="008E6829">
        <w:trPr>
          <w:trHeight w:val="368"/>
        </w:trPr>
        <w:tc>
          <w:tcPr>
            <w:tcW w:w="1559" w:type="dxa"/>
          </w:tcPr>
          <w:p w14:paraId="312E6D34" w14:textId="22C3B4EB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FeedNotificationPOC1</w:t>
            </w:r>
          </w:p>
        </w:tc>
        <w:tc>
          <w:tcPr>
            <w:tcW w:w="2878" w:type="dxa"/>
          </w:tcPr>
          <w:p w14:paraId="5D203869" w14:textId="783461A5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52" w:author="Palacherla, Susmitha C" w:date="2024-01-02T14:41:00Z">
              <w:r w:rsidRPr="00895ED1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895ED1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  <w:del w:id="53" w:author="Palacherla, Susmitha C" w:date="2024-01-02T14:41:00Z">
              <w:r w:rsidRPr="00677E9D" w:rsidDel="008B2A03">
                <w:rPr>
                  <w:rFonts w:ascii="Times New Roman" w:hAnsi="Times New Roman"/>
                  <w:color w:val="000000" w:themeColor="text1"/>
                </w:rPr>
                <w:delText>Generic</w:delText>
              </w:r>
              <w:r w:rsidRPr="00677E9D" w:rsidDel="008B2A03">
                <w:rPr>
                  <w:rFonts w:ascii="Times New Roman" w:hAnsi="Times New Roman"/>
                  <w:sz w:val="20"/>
                  <w:szCs w:val="20"/>
                </w:rPr>
                <w:delText>_Coaching</w:delText>
              </w:r>
            </w:del>
          </w:p>
        </w:tc>
        <w:tc>
          <w:tcPr>
            <w:tcW w:w="884" w:type="dxa"/>
          </w:tcPr>
          <w:p w14:paraId="3820E9CA" w14:textId="2F8F61F5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61B5B576" w14:textId="77777777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0CA6A363" w14:textId="77777777" w:rsidTr="008E6829">
        <w:trPr>
          <w:trHeight w:val="368"/>
        </w:trPr>
        <w:tc>
          <w:tcPr>
            <w:tcW w:w="1559" w:type="dxa"/>
          </w:tcPr>
          <w:p w14:paraId="66C1362A" w14:textId="2AADC04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FeedNotificationPOC2</w:t>
            </w:r>
          </w:p>
        </w:tc>
        <w:tc>
          <w:tcPr>
            <w:tcW w:w="2878" w:type="dxa"/>
          </w:tcPr>
          <w:p w14:paraId="1D47E0C5" w14:textId="02E3FD0B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54" w:author="Palacherla, Susmitha C" w:date="2024-01-02T14:41:00Z">
              <w:r w:rsidRPr="00895ED1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895ED1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  <w:del w:id="55" w:author="Palacherla, Susmitha C" w:date="2024-01-02T14:41:00Z">
              <w:r w:rsidRPr="00677E9D" w:rsidDel="008B2A03">
                <w:rPr>
                  <w:rFonts w:ascii="Times New Roman" w:hAnsi="Times New Roman"/>
                  <w:color w:val="000000" w:themeColor="text1"/>
                </w:rPr>
                <w:delText>Generic</w:delText>
              </w:r>
              <w:r w:rsidRPr="00677E9D" w:rsidDel="008B2A03">
                <w:rPr>
                  <w:rFonts w:ascii="Times New Roman" w:hAnsi="Times New Roman"/>
                  <w:sz w:val="20"/>
                  <w:szCs w:val="20"/>
                </w:rPr>
                <w:delText>_Coaching</w:delText>
              </w:r>
            </w:del>
          </w:p>
        </w:tc>
        <w:tc>
          <w:tcPr>
            <w:tcW w:w="884" w:type="dxa"/>
          </w:tcPr>
          <w:p w14:paraId="6986B48A" w14:textId="7DA2C541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6FC8FD34" w14:textId="77777777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4BBADADF" w14:textId="77777777" w:rsidTr="008E6829">
        <w:trPr>
          <w:trHeight w:val="368"/>
        </w:trPr>
        <w:tc>
          <w:tcPr>
            <w:tcW w:w="1559" w:type="dxa"/>
          </w:tcPr>
          <w:p w14:paraId="6FD6CB3A" w14:textId="68764C1E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FeedNotificationBody</w:t>
            </w:r>
            <w:proofErr w:type="spellEnd"/>
          </w:p>
        </w:tc>
        <w:tc>
          <w:tcPr>
            <w:tcW w:w="2878" w:type="dxa"/>
          </w:tcPr>
          <w:p w14:paraId="1E3F6E1A" w14:textId="6BEFB0F3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56" w:author="Palacherla, Susmitha C" w:date="2024-01-02T14:41:00Z">
              <w:r w:rsidRPr="00895ED1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895ED1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  <w:del w:id="57" w:author="Palacherla, Susmitha C" w:date="2024-01-02T14:41:00Z">
              <w:r w:rsidRPr="00677E9D" w:rsidDel="008B2A03">
                <w:rPr>
                  <w:rFonts w:ascii="Times New Roman" w:hAnsi="Times New Roman"/>
                  <w:color w:val="000000" w:themeColor="text1"/>
                </w:rPr>
                <w:delText>Generic</w:delText>
              </w:r>
              <w:r w:rsidRPr="00677E9D" w:rsidDel="008B2A03">
                <w:rPr>
                  <w:rFonts w:ascii="Times New Roman" w:hAnsi="Times New Roman"/>
                  <w:sz w:val="20"/>
                  <w:szCs w:val="20"/>
                </w:rPr>
                <w:delText>_Coaching</w:delText>
              </w:r>
            </w:del>
          </w:p>
        </w:tc>
        <w:tc>
          <w:tcPr>
            <w:tcW w:w="884" w:type="dxa"/>
          </w:tcPr>
          <w:p w14:paraId="026FA302" w14:textId="13F3B7C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48B7C53E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"Quality Other File " + @[User::VarFileName] + " was posted in '</w:t>
            </w:r>
            <w:proofErr w:type="spellStart"/>
            <w:r w:rsidRPr="00455E7C">
              <w:rPr>
                <w:rFonts w:ascii="Times New Roman" w:hAnsi="Times New Roman"/>
                <w:sz w:val="20"/>
                <w:szCs w:val="20"/>
              </w:rPr>
              <w:t>xls</w:t>
            </w:r>
            <w:proofErr w:type="spellEnd"/>
            <w:r w:rsidRPr="00455E7C">
              <w:rPr>
                <w:rFonts w:ascii="Times New Roman" w:hAnsi="Times New Roman"/>
                <w:sz w:val="20"/>
                <w:szCs w:val="20"/>
              </w:rPr>
              <w:t xml:space="preserve">(x)' format and could not be loaded into eCL." + "\n" + </w:t>
            </w:r>
          </w:p>
          <w:p w14:paraId="4D16B55D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"Please work with the feed providers to restage the file in '.csv' format." + "\n" +</w:t>
            </w:r>
          </w:p>
          <w:p w14:paraId="7B388274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"Primary point of contact(s) for file: " + RTRIM(@[User::FeedNotificationPOC1]) + " &amp; " +  "\n" +</w:t>
            </w:r>
          </w:p>
          <w:p w14:paraId="41F19BE5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"Secondary point of contact(s) for file: " + @[User::FeedNotificationPOC2] + ".\n"  + "\n" +</w:t>
            </w:r>
          </w:p>
          <w:p w14:paraId="6CF66E7D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"Thank you," + "\n" +</w:t>
            </w:r>
          </w:p>
          <w:p w14:paraId="0FCD22C0" w14:textId="5C1C060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"eCoaching Log Team."</w:t>
            </w:r>
          </w:p>
        </w:tc>
      </w:tr>
      <w:tr w:rsidR="004714F2" w:rsidRPr="001D6CCE" w14:paraId="437D0870" w14:textId="77777777" w:rsidTr="008E6829">
        <w:trPr>
          <w:trHeight w:val="368"/>
        </w:trPr>
        <w:tc>
          <w:tcPr>
            <w:tcW w:w="1559" w:type="dxa"/>
          </w:tcPr>
          <w:p w14:paraId="5A6B738D" w14:textId="0CF33228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58" w:author="Palacherla, Susmitha C" w:date="2023-12-29T14:25:00Z">
              <w:r w:rsidRPr="00813EBE">
                <w:rPr>
                  <w:rFonts w:asciiTheme="minorHAnsi" w:hAnsiTheme="minorHAnsi" w:cs="Arial"/>
                  <w:sz w:val="20"/>
                  <w:szCs w:val="20"/>
                </w:rPr>
                <w:t>VarUnexpectedFile</w:t>
              </w:r>
            </w:ins>
            <w:proofErr w:type="spellEnd"/>
          </w:p>
        </w:tc>
        <w:tc>
          <w:tcPr>
            <w:tcW w:w="2878" w:type="dxa"/>
          </w:tcPr>
          <w:p w14:paraId="673CE08E" w14:textId="104A1FC0" w:rsidR="004714F2" w:rsidRPr="001D6CCE" w:rsidRDefault="008E6829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59" w:author="Palacherla, Susmitha C" w:date="2024-01-02T14:42:00Z">
              <w:r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</w:p>
        </w:tc>
        <w:tc>
          <w:tcPr>
            <w:tcW w:w="884" w:type="dxa"/>
          </w:tcPr>
          <w:p w14:paraId="257F9CDA" w14:textId="3EEEAA11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60" w:author="Palacherla, Susmitha C" w:date="2023-12-29T14:25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4029" w:type="dxa"/>
          </w:tcPr>
          <w:p w14:paraId="2BB114F0" w14:textId="64FF2D1C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61" w:author="Palacherla, Susmitha C" w:date="2023-12-29T14:25:00Z">
              <w:r w:rsidRPr="00813EBE">
                <w:rPr>
                  <w:rFonts w:asciiTheme="minorHAnsi" w:hAnsiTheme="minorHAnsi" w:cs="Arial"/>
                  <w:sz w:val="20"/>
                  <w:szCs w:val="20"/>
                </w:rPr>
                <w:t>@[User::DecryptedOutPath]+  @[User::VarFileName]</w:t>
              </w:r>
            </w:ins>
          </w:p>
        </w:tc>
      </w:tr>
      <w:tr w:rsidR="008E6829" w:rsidRPr="001D6CCE" w14:paraId="53C0943E" w14:textId="77777777" w:rsidTr="008E6829">
        <w:trPr>
          <w:trHeight w:val="368"/>
          <w:ins w:id="62" w:author="Palacherla, Susmitha C" w:date="2024-01-02T14:42:00Z"/>
        </w:trPr>
        <w:tc>
          <w:tcPr>
            <w:tcW w:w="1559" w:type="dxa"/>
          </w:tcPr>
          <w:p w14:paraId="63E0B93A" w14:textId="40A75B4C" w:rsidR="008E6829" w:rsidRPr="00813EB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3" w:author="Palacherla, Susmitha C" w:date="2024-01-02T14:42:00Z"/>
                <w:rFonts w:asciiTheme="minorHAnsi" w:hAnsiTheme="minorHAnsi" w:cs="Arial"/>
                <w:sz w:val="20"/>
                <w:szCs w:val="20"/>
              </w:rPr>
            </w:pPr>
            <w:ins w:id="64" w:author="Palacherla, Susmitha C" w:date="2024-01-02T14:42:00Z">
              <w:r>
                <w:rPr>
                  <w:rFonts w:asciiTheme="minorHAnsi" w:hAnsiTheme="minorHAnsi" w:cs="Arial"/>
                  <w:sz w:val="20"/>
                  <w:szCs w:val="20"/>
                </w:rPr>
                <w:t>ReportCode</w:t>
              </w:r>
            </w:ins>
          </w:p>
        </w:tc>
        <w:tc>
          <w:tcPr>
            <w:tcW w:w="2878" w:type="dxa"/>
          </w:tcPr>
          <w:p w14:paraId="3F2ED7F6" w14:textId="6F664C72" w:rsidR="008E6829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5" w:author="Palacherla, Susmitha C" w:date="2024-01-02T14:42:00Z"/>
                <w:rFonts w:ascii="Times New Roman" w:hAnsi="Times New Roman"/>
                <w:color w:val="000000" w:themeColor="text1"/>
              </w:rPr>
            </w:pPr>
            <w:proofErr w:type="spellStart"/>
            <w:ins w:id="66" w:author="Palacherla, Susmitha C" w:date="2024-01-02T14:42:00Z">
              <w:r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  <w:proofErr w:type="spellEnd"/>
            </w:ins>
          </w:p>
        </w:tc>
        <w:tc>
          <w:tcPr>
            <w:tcW w:w="884" w:type="dxa"/>
          </w:tcPr>
          <w:p w14:paraId="031FD5CF" w14:textId="428FA973" w:rsidR="008E6829" w:rsidRPr="00C315A7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7" w:author="Palacherla, Susmitha C" w:date="2024-01-02T14:42:00Z"/>
                <w:rFonts w:ascii="Times New Roman" w:hAnsi="Times New Roman"/>
                <w:sz w:val="20"/>
                <w:szCs w:val="20"/>
              </w:rPr>
            </w:pPr>
            <w:ins w:id="68" w:author="Palacherla, Susmitha C" w:date="2024-01-02T14:42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4029" w:type="dxa"/>
          </w:tcPr>
          <w:p w14:paraId="775A06B7" w14:textId="77777777" w:rsidR="008E6829" w:rsidRPr="00813EB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9" w:author="Palacherla, Susmitha C" w:date="2024-01-02T14:42:00Z"/>
                <w:rFonts w:asciiTheme="minorHAnsi" w:hAnsiTheme="minorHAnsi" w:cs="Arial"/>
                <w:sz w:val="20"/>
                <w:szCs w:val="20"/>
              </w:rPr>
            </w:pPr>
          </w:p>
        </w:tc>
      </w:tr>
    </w:tbl>
    <w:p w14:paraId="73A3387B" w14:textId="77777777" w:rsidR="00E654C3" w:rsidRPr="001D6CCE" w:rsidRDefault="00E654C3" w:rsidP="00E654C3">
      <w:pPr>
        <w:rPr>
          <w:rFonts w:ascii="Times New Roman" w:hAnsi="Times New Roman"/>
          <w:b/>
        </w:rPr>
      </w:pPr>
    </w:p>
    <w:p w14:paraId="57BAC71C" w14:textId="77777777"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14:paraId="337563E6" w14:textId="77777777"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lastRenderedPageBreak/>
        <w:t>Destinationdb</w:t>
      </w:r>
      <w:proofErr w:type="spellEnd"/>
    </w:p>
    <w:p w14:paraId="39864985" w14:textId="10F99DED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 w:rsidR="00C82F07">
        <w:rPr>
          <w:rFonts w:ascii="Times New Roman" w:hAnsi="Times New Roman"/>
        </w:rPr>
        <w:t>UVAADADSQL50CCO</w:t>
      </w:r>
      <w:del w:id="70" w:author="Palacherla, Susmitha C" w:date="2023-12-29T14:26:00Z">
        <w:r w:rsidRPr="00257251" w:rsidDel="000943D8">
          <w:rPr>
            <w:rFonts w:ascii="Times New Roman" w:hAnsi="Times New Roman"/>
          </w:rPr>
          <w:delText>DB</w:delText>
        </w:r>
      </w:del>
      <w:r w:rsidRPr="00257251">
        <w:rPr>
          <w:rFonts w:ascii="Times New Roman" w:hAnsi="Times New Roman"/>
        </w:rPr>
        <w:t xml:space="preserve">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14:paraId="6FBF3A6C" w14:textId="2EBCB321" w:rsidR="00DA5AD6" w:rsidRPr="00257251" w:rsidDel="000943D8" w:rsidRDefault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71" w:author="Palacherla, Susmitha C" w:date="2023-12-29T14:26:00Z"/>
          <w:rFonts w:ascii="Times New Roman" w:hAnsi="Times New Roman"/>
        </w:rPr>
      </w:pPr>
      <w:r w:rsidRPr="000943D8">
        <w:rPr>
          <w:rFonts w:ascii="Times New Roman" w:hAnsi="Times New Roman"/>
        </w:rPr>
        <w:t xml:space="preserve">Test - </w:t>
      </w:r>
      <w:ins w:id="72" w:author="Palacherla, Susmitha C" w:date="2023-12-29T14:26:00Z">
        <w:r w:rsidR="000943D8" w:rsidRPr="000943D8">
          <w:rPr>
            <w:rFonts w:ascii="Times New Roman" w:hAnsi="Times New Roman"/>
          </w:rPr>
          <w:t>UVAADADSQL52CCO</w:t>
        </w:r>
        <w:r w:rsidR="000943D8" w:rsidRPr="000943D8" w:rsidDel="000943D8">
          <w:rPr>
            <w:rFonts w:ascii="Times New Roman" w:hAnsi="Times New Roman"/>
          </w:rPr>
          <w:t xml:space="preserve"> </w:t>
        </w:r>
      </w:ins>
      <w:del w:id="73" w:author="Palacherla, Susmitha C" w:date="2023-12-29T14:26:00Z">
        <w:r w:rsidRPr="000943D8" w:rsidDel="000943D8">
          <w:rPr>
            <w:rFonts w:ascii="Times New Roman" w:hAnsi="Times New Roman"/>
          </w:rPr>
          <w:delText>F3420-ECLDBT01 DB</w:delText>
        </w:r>
      </w:del>
      <w:r w:rsidRPr="000943D8">
        <w:rPr>
          <w:rFonts w:ascii="Times New Roman" w:hAnsi="Times New Roman"/>
        </w:rPr>
        <w:t xml:space="preserve"> – </w:t>
      </w:r>
      <w:proofErr w:type="spellStart"/>
      <w:r w:rsidRPr="000943D8">
        <w:rPr>
          <w:rFonts w:ascii="Times New Roman" w:hAnsi="Times New Roman"/>
        </w:rPr>
        <w:t>eCoachingtest</w:t>
      </w:r>
      <w:proofErr w:type="spellEnd"/>
    </w:p>
    <w:p w14:paraId="6D735304" w14:textId="77777777" w:rsidR="000943D8" w:rsidRDefault="000943D8" w:rsidP="000943D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ns w:id="74" w:author="Palacherla, Susmitha C" w:date="2023-12-29T14:26:00Z"/>
          <w:rFonts w:ascii="Times New Roman" w:hAnsi="Times New Roman"/>
        </w:rPr>
      </w:pPr>
    </w:p>
    <w:p w14:paraId="1631298A" w14:textId="5EA7FBCA" w:rsidR="00DA5AD6" w:rsidRPr="000943D8" w:rsidRDefault="00DA5AD6" w:rsidP="000943D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0943D8">
        <w:rPr>
          <w:rFonts w:ascii="Times New Roman" w:hAnsi="Times New Roman"/>
        </w:rPr>
        <w:t xml:space="preserve">Prod - </w:t>
      </w:r>
      <w:r w:rsidR="00FD7637" w:rsidRPr="000943D8">
        <w:rPr>
          <w:rFonts w:ascii="Times New Roman" w:hAnsi="Times New Roman"/>
        </w:rPr>
        <w:t>UVAAPADSQL50CCO</w:t>
      </w:r>
      <w:r w:rsidRPr="000943D8">
        <w:rPr>
          <w:rFonts w:ascii="Times New Roman" w:hAnsi="Times New Roman"/>
        </w:rPr>
        <w:t xml:space="preserve"> – eCoaching</w:t>
      </w:r>
    </w:p>
    <w:p w14:paraId="7713409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A2AAB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7B124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782C2B" w14:textId="77777777"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  <w:proofErr w:type="spellEnd"/>
    </w:p>
    <w:p w14:paraId="24433E52" w14:textId="77777777" w:rsidR="00E654C3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42BA9B5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4FDD" w14:textId="77777777" w:rsidR="00E654C3" w:rsidRPr="001D6CCE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F3C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35864" wp14:editId="5662DE33">
            <wp:extent cx="2660904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982A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B7D04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7E2B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E22FC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50755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B3128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D9AEAA" w14:textId="77777777" w:rsidR="00171192" w:rsidRPr="001D6CCE" w:rsidRDefault="00C22C83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B</w:t>
      </w:r>
      <w:r w:rsidR="009D1184">
        <w:rPr>
          <w:rFonts w:ascii="Times New Roman" w:hAnsi="Times New Roman"/>
          <w:color w:val="000000" w:themeColor="text1"/>
        </w:rPr>
        <w:t>ingo</w:t>
      </w:r>
      <w:r w:rsidR="00171192" w:rsidRPr="001D6CCE">
        <w:rPr>
          <w:rFonts w:ascii="Times New Roman" w:hAnsi="Times New Roman"/>
        </w:rPr>
        <w:t>_File</w:t>
      </w:r>
      <w:proofErr w:type="spellEnd"/>
    </w:p>
    <w:p w14:paraId="7B0E7464" w14:textId="77777777" w:rsidR="00171192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749408DA" w14:textId="77777777" w:rsidR="00C22C83" w:rsidRPr="001D6CC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247C04" w14:textId="77777777" w:rsidR="00C22C83" w:rsidRPr="001D6CCE" w:rsidRDefault="00C22C83" w:rsidP="00C22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OTH</w:t>
      </w:r>
      <w:r w:rsidRPr="001D6CCE">
        <w:rPr>
          <w:rFonts w:ascii="Times New Roman" w:hAnsi="Times New Roman"/>
        </w:rPr>
        <w:t>_File</w:t>
      </w:r>
      <w:proofErr w:type="spellEnd"/>
    </w:p>
    <w:p w14:paraId="08B6AA28" w14:textId="77777777" w:rsidR="00C22C83" w:rsidRPr="00925A7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62AA6804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655717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AEDF0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Failed</w:t>
      </w:r>
      <w:r w:rsidRPr="001D6CCE">
        <w:rPr>
          <w:rFonts w:ascii="Times New Roman" w:hAnsi="Times New Roman"/>
        </w:rPr>
        <w:t>_File</w:t>
      </w:r>
      <w:proofErr w:type="spellEnd"/>
    </w:p>
    <w:p w14:paraId="1416EF33" w14:textId="77777777"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@[User::DecryptedOutPath]+ @[User::varFailedFile]</w:t>
      </w:r>
    </w:p>
    <w:p w14:paraId="4EE3374A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DCD01D2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Encrypted</w:t>
      </w:r>
      <w:r w:rsidRPr="001D6CCE">
        <w:rPr>
          <w:rFonts w:ascii="Times New Roman" w:hAnsi="Times New Roman"/>
        </w:rPr>
        <w:t>_File</w:t>
      </w:r>
      <w:proofErr w:type="spellEnd"/>
    </w:p>
    <w:p w14:paraId="3CCBE3BA" w14:textId="77777777"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@[User::EncryptedOutPath] +  @[User::varEncryptedFileName]</w:t>
      </w:r>
    </w:p>
    <w:p w14:paraId="74EC3BF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C4A9E7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B6C77B" w14:textId="77777777"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0F74E0" w14:textId="77777777"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14:paraId="2D7421E1" w14:textId="075B596E" w:rsidR="00A67A9C" w:rsidRPr="001D6CCE" w:rsidRDefault="00966EF6" w:rsidP="00966EF6">
      <w:pPr>
        <w:ind w:left="2880"/>
        <w:rPr>
          <w:rFonts w:ascii="Times New Roman" w:hAnsi="Times New Roman"/>
          <w:noProof/>
        </w:rPr>
      </w:pPr>
      <w:proofErr w:type="spellStart"/>
      <w:r w:rsidRPr="00966EF6">
        <w:t>smtpint.maxcorp.maximus</w:t>
      </w:r>
      <w:proofErr w:type="spellEnd"/>
    </w:p>
    <w:p w14:paraId="5B448A28" w14:textId="77777777"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F74FD11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D5B86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4D28AD" w14:textId="77777777"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1E5E93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EEC3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57F5E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80B006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EDB69D" w14:textId="77777777"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83761B" w14:textId="77777777"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B56D82D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DB0259E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99FEE1F" w14:textId="3940CE2A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5" w:author="Palacherla, Susmitha C" w:date="2023-12-29T14:27:00Z"/>
          <w:rFonts w:ascii="Times New Roman" w:hAnsi="Times New Roman"/>
          <w:b/>
        </w:rPr>
      </w:pPr>
    </w:p>
    <w:p w14:paraId="0631E2C0" w14:textId="6E05327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6" w:author="Palacherla, Susmitha C" w:date="2023-12-29T14:27:00Z"/>
          <w:rFonts w:ascii="Times New Roman" w:hAnsi="Times New Roman"/>
          <w:b/>
        </w:rPr>
      </w:pPr>
    </w:p>
    <w:p w14:paraId="586F2B98" w14:textId="2961942B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7" w:author="Palacherla, Susmitha C" w:date="2023-12-29T14:27:00Z"/>
          <w:rFonts w:ascii="Times New Roman" w:hAnsi="Times New Roman"/>
          <w:b/>
        </w:rPr>
      </w:pPr>
    </w:p>
    <w:p w14:paraId="1F7E0772" w14:textId="0A229ED5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8" w:author="Palacherla, Susmitha C" w:date="2023-12-29T14:27:00Z"/>
          <w:rFonts w:ascii="Times New Roman" w:hAnsi="Times New Roman"/>
          <w:b/>
        </w:rPr>
      </w:pPr>
    </w:p>
    <w:p w14:paraId="6D33FABD" w14:textId="49B52872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9" w:author="Palacherla, Susmitha C" w:date="2023-12-29T14:27:00Z"/>
          <w:rFonts w:ascii="Times New Roman" w:hAnsi="Times New Roman"/>
          <w:b/>
        </w:rPr>
      </w:pPr>
    </w:p>
    <w:p w14:paraId="45DD747B" w14:textId="78E8A416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0" w:author="Palacherla, Susmitha C" w:date="2023-12-29T14:27:00Z"/>
          <w:rFonts w:ascii="Times New Roman" w:hAnsi="Times New Roman"/>
          <w:b/>
        </w:rPr>
      </w:pPr>
    </w:p>
    <w:p w14:paraId="0FEBD5DC" w14:textId="46A2AB41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1" w:author="Palacherla, Susmitha C" w:date="2023-12-29T14:27:00Z"/>
          <w:rFonts w:ascii="Times New Roman" w:hAnsi="Times New Roman"/>
          <w:b/>
        </w:rPr>
      </w:pPr>
    </w:p>
    <w:p w14:paraId="6990C8A8" w14:textId="05020200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2" w:author="Palacherla, Susmitha C" w:date="2023-12-29T14:27:00Z"/>
          <w:rFonts w:ascii="Times New Roman" w:hAnsi="Times New Roman"/>
          <w:b/>
        </w:rPr>
      </w:pPr>
    </w:p>
    <w:p w14:paraId="39136310" w14:textId="7C79613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3" w:author="Palacherla, Susmitha C" w:date="2023-12-29T14:27:00Z"/>
          <w:rFonts w:ascii="Times New Roman" w:hAnsi="Times New Roman"/>
          <w:b/>
        </w:rPr>
      </w:pPr>
    </w:p>
    <w:p w14:paraId="57946688" w14:textId="7B5489A8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4" w:author="Palacherla, Susmitha C" w:date="2023-12-29T14:27:00Z"/>
          <w:rFonts w:ascii="Times New Roman" w:hAnsi="Times New Roman"/>
          <w:b/>
        </w:rPr>
      </w:pPr>
    </w:p>
    <w:p w14:paraId="7531EBA3" w14:textId="54E1584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5" w:author="Palacherla, Susmitha C" w:date="2023-12-29T14:27:00Z"/>
          <w:rFonts w:ascii="Times New Roman" w:hAnsi="Times New Roman"/>
          <w:b/>
        </w:rPr>
      </w:pPr>
    </w:p>
    <w:p w14:paraId="6405A829" w14:textId="046F70D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6" w:author="Palacherla, Susmitha C" w:date="2023-12-29T14:27:00Z"/>
          <w:rFonts w:ascii="Times New Roman" w:hAnsi="Times New Roman"/>
          <w:b/>
        </w:rPr>
      </w:pPr>
    </w:p>
    <w:p w14:paraId="4249C1FA" w14:textId="6D5AFD2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7" w:author="Palacherla, Susmitha C" w:date="2023-12-29T14:27:00Z"/>
          <w:rFonts w:ascii="Times New Roman" w:hAnsi="Times New Roman"/>
          <w:b/>
        </w:rPr>
      </w:pPr>
    </w:p>
    <w:p w14:paraId="56AF9B56" w14:textId="3A6F8D4C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8" w:author="Palacherla, Susmitha C" w:date="2023-12-29T14:27:00Z"/>
          <w:rFonts w:ascii="Times New Roman" w:hAnsi="Times New Roman"/>
          <w:b/>
        </w:rPr>
      </w:pPr>
    </w:p>
    <w:p w14:paraId="648C67D6" w14:textId="53C3E6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9" w:author="Palacherla, Susmitha C" w:date="2023-12-29T14:27:00Z"/>
          <w:rFonts w:ascii="Times New Roman" w:hAnsi="Times New Roman"/>
          <w:b/>
        </w:rPr>
      </w:pPr>
    </w:p>
    <w:p w14:paraId="0B146752" w14:textId="7201EF7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0" w:author="Palacherla, Susmitha C" w:date="2023-12-29T14:27:00Z"/>
          <w:rFonts w:ascii="Times New Roman" w:hAnsi="Times New Roman"/>
          <w:b/>
        </w:rPr>
      </w:pPr>
    </w:p>
    <w:p w14:paraId="4F4D7104" w14:textId="777777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1" w:author="Palacherla, Susmitha C" w:date="2023-12-29T14:27:00Z"/>
          <w:rFonts w:ascii="Times New Roman" w:hAnsi="Times New Roman"/>
          <w:b/>
        </w:rPr>
      </w:pPr>
    </w:p>
    <w:p w14:paraId="2E58F2EC" w14:textId="777777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77EFF4A" w14:textId="77777777"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E14A688" w14:textId="77777777"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14:paraId="4945716B" w14:textId="77777777"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81CF0B0" w14:textId="77777777"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</w:p>
    <w:p w14:paraId="594A491B" w14:textId="77777777"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1E3815B" w14:textId="664A7699" w:rsidR="002D6FA4" w:rsidRPr="001D6CCE" w:rsidRDefault="009D118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9D1184">
        <w:rPr>
          <w:noProof/>
        </w:rPr>
        <w:t xml:space="preserve"> </w:t>
      </w:r>
      <w:r w:rsidR="00931693" w:rsidRPr="00931693">
        <w:rPr>
          <w:noProof/>
        </w:rPr>
        <w:t xml:space="preserve"> </w:t>
      </w:r>
      <w:ins w:id="92" w:author="Palacherla, Susmitha C" w:date="2023-12-29T14:28:00Z">
        <w:r w:rsidR="000943D8" w:rsidDel="000943D8">
          <w:rPr>
            <w:noProof/>
          </w:rPr>
          <w:t xml:space="preserve"> </w:t>
        </w:r>
      </w:ins>
      <w:ins w:id="93" w:author="Palacherla, Susmitha C" w:date="2023-12-29T14:29:00Z">
        <w:r w:rsidR="000943D8">
          <w:rPr>
            <w:noProof/>
          </w:rPr>
          <w:lastRenderedPageBreak/>
          <w:drawing>
            <wp:inline distT="0" distB="0" distL="0" distR="0" wp14:anchorId="276D0EFC" wp14:editId="1DE49C3C">
              <wp:extent cx="5943600" cy="3028950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28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0943D8" w:rsidDel="000943D8">
          <w:rPr>
            <w:noProof/>
          </w:rPr>
          <w:t xml:space="preserve"> </w:t>
        </w:r>
      </w:ins>
      <w:del w:id="94" w:author="Palacherla, Susmitha C" w:date="2023-12-29T14:28:00Z">
        <w:r w:rsidR="00044224" w:rsidDel="000943D8">
          <w:rPr>
            <w:noProof/>
          </w:rPr>
          <w:drawing>
            <wp:inline distT="0" distB="0" distL="0" distR="0" wp14:anchorId="42671B53" wp14:editId="4D35F80B">
              <wp:extent cx="2103120" cy="5486400"/>
              <wp:effectExtent l="0" t="0" r="0" b="0"/>
              <wp:docPr id="8" name="Picture 8" descr="A picture containing 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 descr="A picture containing chart&#10;&#10;Description automatically generated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03120" cy="5486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FE62CCA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C512C15" w14:textId="77777777"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114EE4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B06130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14C97C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828100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14:paraId="1C9BA682" w14:textId="77777777"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A4F83F9" w14:textId="77777777"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Files</w:t>
      </w:r>
    </w:p>
    <w:p w14:paraId="7786AA84" w14:textId="77777777" w:rsidR="00522634" w:rsidRDefault="00522634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48799A" w14:textId="77777777" w:rsidR="00C22C83" w:rsidRDefault="00C22C83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58AF4FB9" wp14:editId="5892460B">
            <wp:extent cx="1161288" cy="1828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EEE" w14:textId="77777777" w:rsidR="00C22C83" w:rsidRPr="00925A7E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9DCE42F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5A2AC580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5E7A4F4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12AFFC3C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lastRenderedPageBreak/>
        <w:t xml:space="preserve">File system task – Backup </w:t>
      </w:r>
      <w:r>
        <w:rPr>
          <w:rFonts w:ascii="Times New Roman" w:hAnsi="Times New Roman"/>
        </w:rPr>
        <w:t>encrypted files</w:t>
      </w:r>
    </w:p>
    <w:p w14:paraId="046C4A3D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4968C1BA" w14:textId="77777777" w:rsidR="00522634" w:rsidRPr="00CA5EB0" w:rsidRDefault="00522634" w:rsidP="0052263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Container: Foreach  File Loop </w:t>
      </w:r>
    </w:p>
    <w:p w14:paraId="52DCE5EB" w14:textId="66CF3D7D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>
        <w:rPr>
          <w:rFonts w:ascii="Times New Roman" w:hAnsi="Times New Roman"/>
        </w:rPr>
        <w:t>\data\coaching\Quality</w:t>
      </w:r>
      <w:r w:rsidRPr="003B4096">
        <w:rPr>
          <w:rFonts w:ascii="Times New Roman" w:hAnsi="Times New Roman"/>
        </w:rPr>
        <w:t>\Encrypt_out\</w:t>
      </w:r>
    </w:p>
    <w:p w14:paraId="7F6D510B" w14:textId="77777777" w:rsidR="00522634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3B4096">
        <w:rPr>
          <w:rFonts w:ascii="Times New Roman" w:hAnsi="Times New Roman"/>
        </w:rPr>
        <w:t>eCL*ETS_*.encrypt</w:t>
      </w:r>
    </w:p>
    <w:p w14:paraId="1FCB09AF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4B3F4DA0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</w:p>
    <w:p w14:paraId="5691BECD" w14:textId="77777777" w:rsidR="00522634" w:rsidRPr="00CA5EB0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051A9D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960C07" wp14:editId="5D58684B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A87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364FE1B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475049C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83EB45B" w14:textId="77777777" w:rsidR="00522634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0899DF2E" w14:textId="77777777" w:rsidR="00522634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3A5F9E9" wp14:editId="3171325E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8C34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2F66BFA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991B6F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16BE1AFD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161E0F17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(10000);</w:t>
      </w:r>
    </w:p>
    <w:p w14:paraId="1A359B28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8E110B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309FBA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6C560D" w14:textId="77777777" w:rsidR="00522634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14:paraId="612DDC08" w14:textId="77777777" w:rsidR="00522634" w:rsidRPr="00273931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EA60801" wp14:editId="228DEF9F">
            <wp:extent cx="3959352" cy="182880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1249" w14:textId="76E5BD79" w:rsidR="000943D8" w:rsidRPr="0095359C" w:rsidRDefault="000943D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95" w:author="Palacherla, Susmitha C" w:date="2023-12-29T14:30:00Z"/>
          <w:rFonts w:asciiTheme="minorHAnsi" w:hAnsiTheme="minorHAnsi" w:cs="Arial"/>
          <w:b/>
          <w:sz w:val="20"/>
          <w:szCs w:val="20"/>
        </w:rPr>
        <w:pPrChange w:id="96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ins w:id="97" w:author="Palacherla, Susmitha C" w:date="2023-12-29T14:30:00Z">
        <w:r>
          <w:rPr>
            <w:rFonts w:asciiTheme="minorHAnsi" w:hAnsiTheme="minorHAnsi" w:cs="Arial"/>
            <w:b/>
            <w:sz w:val="20"/>
            <w:szCs w:val="20"/>
          </w:rPr>
          <w:t xml:space="preserve"> </w:t>
        </w:r>
        <w:r w:rsidRPr="0095359C">
          <w:rPr>
            <w:rFonts w:asciiTheme="minorHAnsi" w:hAnsiTheme="minorHAnsi" w:cs="Arial"/>
            <w:b/>
            <w:sz w:val="20"/>
            <w:szCs w:val="20"/>
          </w:rPr>
          <w:t xml:space="preserve">For each </w:t>
        </w:r>
        <w:r>
          <w:rPr>
            <w:rFonts w:asciiTheme="minorHAnsi" w:hAnsiTheme="minorHAnsi" w:cs="Arial"/>
            <w:b/>
            <w:sz w:val="20"/>
            <w:szCs w:val="20"/>
          </w:rPr>
          <w:t>Unexpected File</w:t>
        </w:r>
        <w:r w:rsidRPr="0095359C">
          <w:rPr>
            <w:rFonts w:asciiTheme="minorHAnsi" w:hAnsiTheme="minorHAnsi" w:cs="Arial"/>
            <w:b/>
            <w:sz w:val="20"/>
            <w:szCs w:val="20"/>
          </w:rPr>
          <w:t xml:space="preserve"> </w:t>
        </w:r>
      </w:ins>
    </w:p>
    <w:p w14:paraId="375EF84C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9296E" w14:textId="77777777" w:rsidR="000943D8" w:rsidRPr="003F421D" w:rsidRDefault="000943D8" w:rsidP="000943D8">
      <w:pPr>
        <w:rPr>
          <w:ins w:id="98" w:author="Palacherla, Susmitha C" w:date="2023-12-29T14:31:00Z"/>
          <w:rFonts w:asciiTheme="minorHAnsi" w:hAnsiTheme="minorHAnsi"/>
          <w:b/>
          <w:sz w:val="20"/>
          <w:szCs w:val="20"/>
        </w:rPr>
      </w:pPr>
      <w:ins w:id="99" w:author="Palacherla, Susmitha C" w:date="2023-12-29T14:31:00Z">
        <w:r w:rsidRPr="003F421D">
          <w:rPr>
            <w:rFonts w:asciiTheme="minorHAnsi" w:hAnsiTheme="minorHAnsi"/>
            <w:b/>
            <w:sz w:val="20"/>
            <w:szCs w:val="20"/>
          </w:rPr>
          <w:t>Summary of Steps</w:t>
        </w:r>
      </w:ins>
    </w:p>
    <w:p w14:paraId="4D6736E7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ins w:id="100" w:author="Palacherla, Susmitha C" w:date="2023-12-29T14:31:00Z"/>
          <w:rFonts w:ascii="Times New Roman" w:hAnsi="Times New Roman"/>
        </w:rPr>
      </w:pPr>
      <w:bookmarkStart w:id="101" w:name="_Hlk154663788"/>
      <w:ins w:id="102" w:author="Palacherla, Susmitha C" w:date="2023-12-29T14:31:00Z">
        <w:r>
          <w:rPr>
            <w:rFonts w:ascii="Times New Roman" w:hAnsi="Times New Roman"/>
          </w:rPr>
          <w:t>SQL</w:t>
        </w:r>
        <w:r w:rsidRPr="00CA5EB0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Fetch Report Code</w:t>
        </w:r>
      </w:ins>
    </w:p>
    <w:p w14:paraId="0BB222DF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ins w:id="103" w:author="Palacherla, Susmitha C" w:date="2023-12-29T14:31:00Z"/>
          <w:rFonts w:ascii="Times New Roman" w:hAnsi="Times New Roman"/>
        </w:rPr>
      </w:pPr>
      <w:ins w:id="104" w:author="Palacherla, Susmitha C" w:date="2023-12-29T14:31:00Z">
        <w:r>
          <w:rPr>
            <w:rFonts w:ascii="Times New Roman" w:hAnsi="Times New Roman"/>
          </w:rPr>
          <w:t>Email task – Send Notification</w:t>
        </w:r>
      </w:ins>
    </w:p>
    <w:p w14:paraId="4BF08E84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ins w:id="105" w:author="Palacherla, Susmitha C" w:date="2023-12-29T14:31:00Z"/>
          <w:rFonts w:ascii="Times New Roman" w:hAnsi="Times New Roman"/>
        </w:rPr>
      </w:pPr>
      <w:ins w:id="106" w:author="Palacherla, Susmitha C" w:date="2023-12-29T14:31:00Z">
        <w:r w:rsidRPr="00CA5EB0">
          <w:rPr>
            <w:rFonts w:ascii="Times New Roman" w:hAnsi="Times New Roman"/>
          </w:rPr>
          <w:t xml:space="preserve">File system task – </w:t>
        </w:r>
        <w:r>
          <w:rPr>
            <w:rFonts w:ascii="Times New Roman" w:hAnsi="Times New Roman"/>
          </w:rPr>
          <w:t>Delete File(s)</w:t>
        </w:r>
      </w:ins>
    </w:p>
    <w:bookmarkEnd w:id="101"/>
    <w:p w14:paraId="66983F0F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rPr>
          <w:ins w:id="107" w:author="Palacherla, Susmitha C" w:date="2023-12-29T14:31:00Z"/>
          <w:rFonts w:ascii="Times New Roman" w:hAnsi="Times New Roman"/>
          <w:b/>
          <w:sz w:val="24"/>
          <w:szCs w:val="24"/>
        </w:rPr>
      </w:pPr>
    </w:p>
    <w:p w14:paraId="79B80BDF" w14:textId="77777777" w:rsidR="000943D8" w:rsidRPr="003F421D" w:rsidRDefault="000943D8" w:rsidP="000943D8">
      <w:pPr>
        <w:rPr>
          <w:ins w:id="108" w:author="Palacherla, Susmitha C" w:date="2023-12-29T14:31:00Z"/>
          <w:rFonts w:asciiTheme="minorHAnsi" w:hAnsiTheme="minorHAnsi"/>
          <w:b/>
          <w:sz w:val="20"/>
          <w:szCs w:val="20"/>
        </w:rPr>
      </w:pPr>
      <w:ins w:id="109" w:author="Palacherla, Susmitha C" w:date="2023-12-29T14:31:00Z">
        <w:r w:rsidRPr="003F421D">
          <w:rPr>
            <w:rFonts w:asciiTheme="minorHAnsi" w:hAnsiTheme="minorHAnsi"/>
            <w:b/>
            <w:sz w:val="20"/>
            <w:szCs w:val="20"/>
          </w:rPr>
          <w:t>Details</w:t>
        </w:r>
      </w:ins>
    </w:p>
    <w:p w14:paraId="24AC59A8" w14:textId="77777777" w:rsidR="000943D8" w:rsidRPr="0095359C" w:rsidRDefault="000943D8" w:rsidP="000943D8">
      <w:pPr>
        <w:spacing w:after="0"/>
        <w:ind w:left="1080"/>
        <w:rPr>
          <w:ins w:id="110" w:author="Palacherla, Susmitha C" w:date="2023-12-29T14:31:00Z"/>
          <w:rFonts w:asciiTheme="minorHAnsi" w:hAnsiTheme="minorHAnsi"/>
          <w:sz w:val="20"/>
          <w:szCs w:val="20"/>
        </w:rPr>
      </w:pPr>
      <w:ins w:id="111" w:author="Palacherla, Susmitha C" w:date="2023-12-29T14:31:00Z">
        <w:r w:rsidRPr="0095359C">
          <w:rPr>
            <w:rFonts w:asciiTheme="minorHAnsi" w:hAnsiTheme="minorHAnsi"/>
            <w:sz w:val="20"/>
            <w:szCs w:val="20"/>
          </w:rPr>
          <w:t>Container: Foreach Loop</w:t>
        </w:r>
      </w:ins>
    </w:p>
    <w:p w14:paraId="02F84E63" w14:textId="42A54A0D" w:rsidR="000943D8" w:rsidRPr="0095359C" w:rsidRDefault="000943D8" w:rsidP="000943D8">
      <w:pPr>
        <w:spacing w:after="0"/>
        <w:ind w:left="1080"/>
        <w:rPr>
          <w:ins w:id="112" w:author="Palacherla, Susmitha C" w:date="2023-12-29T14:31:00Z"/>
          <w:rFonts w:asciiTheme="minorHAnsi" w:hAnsiTheme="minorHAnsi"/>
          <w:sz w:val="20"/>
          <w:szCs w:val="20"/>
        </w:rPr>
      </w:pPr>
      <w:ins w:id="113" w:author="Palacherla, Susmitha C" w:date="2023-12-29T14:31:00Z">
        <w:r w:rsidRPr="0095359C">
          <w:rPr>
            <w:rFonts w:asciiTheme="minorHAnsi" w:hAnsiTheme="minorHAnsi"/>
            <w:sz w:val="20"/>
            <w:szCs w:val="20"/>
          </w:rPr>
          <w:t xml:space="preserve">Folder: </w:t>
        </w:r>
        <w:r w:rsidRPr="00E705FE">
          <w:rPr>
            <w:rFonts w:asciiTheme="minorHAnsi" w:hAnsiTheme="minorHAnsi"/>
            <w:sz w:val="20"/>
            <w:szCs w:val="20"/>
          </w:rPr>
          <w:t>\\</w:t>
        </w:r>
        <w:r>
          <w:rPr>
            <w:rFonts w:asciiTheme="minorHAnsi" w:hAnsiTheme="minorHAnsi"/>
            <w:sz w:val="20"/>
            <w:szCs w:val="20"/>
          </w:rPr>
          <w:t>UVAADADSQL50CCO</w:t>
        </w:r>
        <w:r w:rsidRPr="00E705FE">
          <w:rPr>
            <w:rFonts w:asciiTheme="minorHAnsi" w:hAnsiTheme="minorHAnsi"/>
            <w:sz w:val="20"/>
            <w:szCs w:val="20"/>
          </w:rPr>
          <w:t>\data\coaching\</w:t>
        </w:r>
        <w:r>
          <w:rPr>
            <w:rFonts w:asciiTheme="minorHAnsi" w:hAnsiTheme="minorHAnsi"/>
            <w:sz w:val="20"/>
            <w:szCs w:val="20"/>
          </w:rPr>
          <w:t>Quality</w:t>
        </w:r>
        <w:r w:rsidRPr="00E705FE">
          <w:rPr>
            <w:rFonts w:asciiTheme="minorHAnsi" w:hAnsiTheme="minorHAnsi"/>
            <w:sz w:val="20"/>
            <w:szCs w:val="20"/>
          </w:rPr>
          <w:t>\Decrypt_out\</w:t>
        </w:r>
        <w:r w:rsidRPr="00E705FE" w:rsidDel="00E705FE">
          <w:rPr>
            <w:rFonts w:asciiTheme="minorHAnsi" w:hAnsiTheme="minorHAnsi"/>
            <w:sz w:val="20"/>
            <w:szCs w:val="20"/>
          </w:rPr>
          <w:t xml:space="preserve"> </w:t>
        </w:r>
      </w:ins>
    </w:p>
    <w:p w14:paraId="0AE3E2F7" w14:textId="472D2002" w:rsidR="000943D8" w:rsidRPr="0095359C" w:rsidRDefault="000943D8" w:rsidP="000943D8">
      <w:pPr>
        <w:spacing w:after="0"/>
        <w:ind w:left="1080"/>
        <w:rPr>
          <w:ins w:id="114" w:author="Palacherla, Susmitha C" w:date="2023-12-29T14:31:00Z"/>
          <w:rFonts w:asciiTheme="minorHAnsi" w:hAnsiTheme="minorHAnsi"/>
          <w:sz w:val="20"/>
          <w:szCs w:val="20"/>
        </w:rPr>
      </w:pPr>
      <w:ins w:id="115" w:author="Palacherla, Susmitha C" w:date="2023-12-29T14:31:00Z">
        <w:r w:rsidRPr="0095359C">
          <w:rPr>
            <w:rFonts w:asciiTheme="minorHAnsi" w:hAnsiTheme="minorHAnsi"/>
            <w:sz w:val="20"/>
            <w:szCs w:val="20"/>
          </w:rPr>
          <w:t>Files: eCL_*.csv</w:t>
        </w:r>
      </w:ins>
    </w:p>
    <w:p w14:paraId="6386DDA5" w14:textId="77777777" w:rsidR="000943D8" w:rsidRPr="00CA5EB0" w:rsidRDefault="000943D8" w:rsidP="000943D8">
      <w:pPr>
        <w:spacing w:after="0"/>
        <w:ind w:left="1080"/>
        <w:rPr>
          <w:ins w:id="116" w:author="Palacherla, Susmitha C" w:date="2023-12-29T14:31:00Z"/>
          <w:rFonts w:ascii="Times New Roman" w:hAnsi="Times New Roman"/>
        </w:rPr>
      </w:pPr>
      <w:ins w:id="117" w:author="Palacherla, Susmitha C" w:date="2023-12-29T14:31:00Z">
        <w:r>
          <w:rPr>
            <w:rFonts w:ascii="Times New Roman" w:hAnsi="Times New Roman"/>
          </w:rPr>
          <w:t>Retrieve file name: Name and Extension</w:t>
        </w:r>
      </w:ins>
    </w:p>
    <w:p w14:paraId="47F1F173" w14:textId="77777777" w:rsidR="000943D8" w:rsidRPr="00CA5EB0" w:rsidRDefault="000943D8" w:rsidP="000943D8">
      <w:pPr>
        <w:spacing w:after="0"/>
        <w:ind w:left="1080"/>
        <w:rPr>
          <w:ins w:id="118" w:author="Palacherla, Susmitha C" w:date="2023-12-29T14:31:00Z"/>
          <w:rFonts w:ascii="Times New Roman" w:hAnsi="Times New Roman"/>
        </w:rPr>
      </w:pPr>
    </w:p>
    <w:p w14:paraId="27C8B6A0" w14:textId="77777777" w:rsidR="000943D8" w:rsidRDefault="000943D8" w:rsidP="000943D8">
      <w:pPr>
        <w:spacing w:after="0"/>
        <w:ind w:left="1080"/>
        <w:rPr>
          <w:ins w:id="119" w:author="Palacherla, Susmitha C" w:date="2023-12-29T14:31:00Z"/>
          <w:rFonts w:ascii="Times New Roman" w:hAnsi="Times New Roman"/>
        </w:rPr>
      </w:pPr>
    </w:p>
    <w:p w14:paraId="5A12D68A" w14:textId="77777777" w:rsidR="000943D8" w:rsidRDefault="000943D8" w:rsidP="000943D8">
      <w:pPr>
        <w:pStyle w:val="ListParagraph"/>
        <w:numPr>
          <w:ilvl w:val="0"/>
          <w:numId w:val="31"/>
        </w:numPr>
        <w:rPr>
          <w:ins w:id="120" w:author="Palacherla, Susmitha C" w:date="2023-12-29T14:31:00Z"/>
          <w:rFonts w:ascii="Times New Roman" w:hAnsi="Times New Roman"/>
        </w:rPr>
      </w:pPr>
      <w:ins w:id="121" w:author="Palacherla, Susmitha C" w:date="2023-12-29T14:31:00Z">
        <w:r>
          <w:rPr>
            <w:rFonts w:ascii="Times New Roman" w:hAnsi="Times New Roman"/>
          </w:rPr>
          <w:t>SQL</w:t>
        </w:r>
        <w:r w:rsidRPr="00CA5EB0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Fetch Report Code</w:t>
        </w:r>
      </w:ins>
    </w:p>
    <w:p w14:paraId="1FBD51BD" w14:textId="77777777" w:rsidR="000943D8" w:rsidRDefault="000943D8" w:rsidP="000943D8">
      <w:pPr>
        <w:rPr>
          <w:ins w:id="122" w:author="Palacherla, Susmitha C" w:date="2023-12-29T14:31:00Z"/>
          <w:rFonts w:ascii="Times New Roman" w:hAnsi="Times New Roman"/>
        </w:rPr>
      </w:pPr>
      <w:ins w:id="123" w:author="Palacherla, Susmitha C" w:date="2023-12-29T14:31:00Z">
        <w:r>
          <w:rPr>
            <w:noProof/>
          </w:rPr>
          <w:lastRenderedPageBreak/>
          <w:drawing>
            <wp:inline distT="0" distB="0" distL="0" distR="0" wp14:anchorId="3D31AAFE" wp14:editId="3579A7EB">
              <wp:extent cx="5943600" cy="4467225"/>
              <wp:effectExtent l="0" t="0" r="0" b="9525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67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4D00D5" w14:textId="77777777" w:rsidR="000943D8" w:rsidRPr="000943D8" w:rsidRDefault="000943D8" w:rsidP="000943D8">
      <w:pPr>
        <w:rPr>
          <w:ins w:id="124" w:author="Palacherla, Susmitha C" w:date="2023-12-29T14:32:00Z"/>
          <w:rFonts w:ascii="Times New Roman" w:hAnsi="Times New Roman"/>
          <w:sz w:val="20"/>
          <w:szCs w:val="20"/>
        </w:rPr>
      </w:pPr>
      <w:ins w:id="125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 xml:space="preserve">Declare @FileName nvarchar(100), @FileName1 nvarchar(100) </w:t>
        </w:r>
      </w:ins>
    </w:p>
    <w:p w14:paraId="6325DCE5" w14:textId="77777777" w:rsidR="000943D8" w:rsidRPr="000943D8" w:rsidRDefault="000943D8" w:rsidP="000943D8">
      <w:pPr>
        <w:rPr>
          <w:ins w:id="126" w:author="Palacherla, Susmitha C" w:date="2023-12-29T14:32:00Z"/>
          <w:rFonts w:ascii="Times New Roman" w:hAnsi="Times New Roman"/>
          <w:sz w:val="20"/>
          <w:szCs w:val="20"/>
        </w:rPr>
      </w:pPr>
    </w:p>
    <w:p w14:paraId="3E981E26" w14:textId="77777777" w:rsidR="000943D8" w:rsidRPr="000943D8" w:rsidRDefault="000943D8" w:rsidP="000943D8">
      <w:pPr>
        <w:rPr>
          <w:ins w:id="127" w:author="Palacherla, Susmitha C" w:date="2023-12-29T14:32:00Z"/>
          <w:rFonts w:ascii="Times New Roman" w:hAnsi="Times New Roman"/>
          <w:sz w:val="20"/>
          <w:szCs w:val="20"/>
        </w:rPr>
      </w:pPr>
      <w:ins w:id="128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SELECT TOP 1 [ReportCode] FROM</w:t>
        </w:r>
      </w:ins>
    </w:p>
    <w:p w14:paraId="6CC9734A" w14:textId="77777777" w:rsidR="000943D8" w:rsidRPr="000943D8" w:rsidRDefault="000943D8" w:rsidP="000943D8">
      <w:pPr>
        <w:rPr>
          <w:ins w:id="129" w:author="Palacherla, Susmitha C" w:date="2023-12-29T14:32:00Z"/>
          <w:rFonts w:ascii="Times New Roman" w:hAnsi="Times New Roman"/>
          <w:sz w:val="20"/>
          <w:szCs w:val="20"/>
        </w:rPr>
      </w:pPr>
      <w:ins w:id="130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(SELECT  TOP 1 [ReportCode] FROM [EC].[</w:t>
        </w:r>
        <w:proofErr w:type="spellStart"/>
        <w:r w:rsidRPr="000943D8">
          <w:rPr>
            <w:rFonts w:ascii="Times New Roman" w:hAnsi="Times New Roman"/>
            <w:sz w:val="20"/>
            <w:szCs w:val="20"/>
          </w:rPr>
          <w:t>Feed_Contacts</w:t>
        </w:r>
        <w:proofErr w:type="spellEnd"/>
        <w:r w:rsidRPr="000943D8">
          <w:rPr>
            <w:rFonts w:ascii="Times New Roman" w:hAnsi="Times New Roman"/>
            <w:sz w:val="20"/>
            <w:szCs w:val="20"/>
          </w:rPr>
          <w:t>]</w:t>
        </w:r>
      </w:ins>
    </w:p>
    <w:p w14:paraId="0758D5C6" w14:textId="77777777" w:rsidR="000943D8" w:rsidRPr="000943D8" w:rsidRDefault="000943D8" w:rsidP="000943D8">
      <w:pPr>
        <w:rPr>
          <w:ins w:id="131" w:author="Palacherla, Susmitha C" w:date="2023-12-29T14:32:00Z"/>
          <w:rFonts w:ascii="Times New Roman" w:hAnsi="Times New Roman"/>
          <w:sz w:val="20"/>
          <w:szCs w:val="20"/>
        </w:rPr>
      </w:pPr>
      <w:ins w:id="132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WHERE (CHARINDEX([ReportCode], ? ) &gt; 0 AND CHARINDEX('Quality', ? ) &gt; 0)</w:t>
        </w:r>
      </w:ins>
    </w:p>
    <w:p w14:paraId="760DB204" w14:textId="77777777" w:rsidR="000943D8" w:rsidRPr="000943D8" w:rsidRDefault="000943D8" w:rsidP="000943D8">
      <w:pPr>
        <w:rPr>
          <w:ins w:id="133" w:author="Palacherla, Susmitha C" w:date="2023-12-29T14:32:00Z"/>
          <w:rFonts w:ascii="Times New Roman" w:hAnsi="Times New Roman"/>
          <w:sz w:val="20"/>
          <w:szCs w:val="20"/>
        </w:rPr>
      </w:pPr>
      <w:ins w:id="134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UNION ALL</w:t>
        </w:r>
      </w:ins>
    </w:p>
    <w:p w14:paraId="0673404A" w14:textId="77777777" w:rsidR="000943D8" w:rsidRPr="000943D8" w:rsidRDefault="000943D8" w:rsidP="000943D8">
      <w:pPr>
        <w:rPr>
          <w:ins w:id="135" w:author="Palacherla, Susmitha C" w:date="2023-12-29T14:32:00Z"/>
          <w:rFonts w:ascii="Times New Roman" w:hAnsi="Times New Roman"/>
          <w:sz w:val="20"/>
          <w:szCs w:val="20"/>
        </w:rPr>
      </w:pPr>
      <w:ins w:id="136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SELECT DISTINCT 'Unknown' AS [ReportCode] FROM [EC].[</w:t>
        </w:r>
        <w:proofErr w:type="spellStart"/>
        <w:r w:rsidRPr="000943D8">
          <w:rPr>
            <w:rFonts w:ascii="Times New Roman" w:hAnsi="Times New Roman"/>
            <w:sz w:val="20"/>
            <w:szCs w:val="20"/>
          </w:rPr>
          <w:t>Feed_Contacts</w:t>
        </w:r>
        <w:proofErr w:type="spellEnd"/>
        <w:r w:rsidRPr="000943D8">
          <w:rPr>
            <w:rFonts w:ascii="Times New Roman" w:hAnsi="Times New Roman"/>
            <w:sz w:val="20"/>
            <w:szCs w:val="20"/>
          </w:rPr>
          <w:t xml:space="preserve">] ) </w:t>
        </w:r>
        <w:proofErr w:type="spellStart"/>
        <w:r w:rsidRPr="000943D8">
          <w:rPr>
            <w:rFonts w:ascii="Times New Roman" w:hAnsi="Times New Roman"/>
            <w:sz w:val="20"/>
            <w:szCs w:val="20"/>
          </w:rPr>
          <w:t>pocs</w:t>
        </w:r>
        <w:proofErr w:type="spellEnd"/>
      </w:ins>
    </w:p>
    <w:p w14:paraId="269E8F57" w14:textId="0E75FBAD" w:rsidR="000943D8" w:rsidRDefault="000943D8" w:rsidP="000943D8">
      <w:pPr>
        <w:rPr>
          <w:ins w:id="137" w:author="Palacherla, Susmitha C" w:date="2023-12-29T14:31:00Z"/>
          <w:rFonts w:ascii="Times New Roman" w:hAnsi="Times New Roman"/>
        </w:rPr>
      </w:pPr>
      <w:ins w:id="138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ORDER BY CASE WHEN  [ReportCode] = 'Unknown' THEN 2 ELSE 1 END</w:t>
        </w:r>
      </w:ins>
    </w:p>
    <w:p w14:paraId="2BEDBFE5" w14:textId="77777777" w:rsidR="000943D8" w:rsidRDefault="000943D8" w:rsidP="000943D8">
      <w:pPr>
        <w:rPr>
          <w:ins w:id="139" w:author="Palacherla, Susmitha C" w:date="2023-12-29T14:31:00Z"/>
          <w:rFonts w:ascii="Times New Roman" w:hAnsi="Times New Roman"/>
        </w:rPr>
      </w:pPr>
      <w:ins w:id="140" w:author="Palacherla, Susmitha C" w:date="2023-12-29T14:31:00Z">
        <w:r>
          <w:rPr>
            <w:noProof/>
          </w:rPr>
          <w:lastRenderedPageBreak/>
          <w:drawing>
            <wp:inline distT="0" distB="0" distL="0" distR="0" wp14:anchorId="172BAD74" wp14:editId="01A9EEC5">
              <wp:extent cx="5943600" cy="1899920"/>
              <wp:effectExtent l="0" t="0" r="0" b="508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899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E76C03" w14:textId="77777777" w:rsidR="000943D8" w:rsidRDefault="000943D8" w:rsidP="000943D8">
      <w:pPr>
        <w:rPr>
          <w:ins w:id="141" w:author="Palacherla, Susmitha C" w:date="2023-12-29T14:31:00Z"/>
          <w:rFonts w:ascii="Times New Roman" w:hAnsi="Times New Roman"/>
        </w:rPr>
      </w:pPr>
      <w:ins w:id="142" w:author="Palacherla, Susmitha C" w:date="2023-12-29T14:31:00Z">
        <w:r>
          <w:rPr>
            <w:noProof/>
          </w:rPr>
          <w:drawing>
            <wp:inline distT="0" distB="0" distL="0" distR="0" wp14:anchorId="6F39B4CF" wp14:editId="13DA60B7">
              <wp:extent cx="5943600" cy="1975485"/>
              <wp:effectExtent l="0" t="0" r="0" b="5715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75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27954A" w14:textId="77777777" w:rsidR="000943D8" w:rsidRDefault="000943D8" w:rsidP="000943D8">
      <w:pPr>
        <w:rPr>
          <w:ins w:id="143" w:author="Palacherla, Susmitha C" w:date="2023-12-29T14:31:00Z"/>
          <w:rFonts w:ascii="Times New Roman" w:hAnsi="Times New Roman"/>
        </w:rPr>
      </w:pPr>
    </w:p>
    <w:p w14:paraId="38972ECB" w14:textId="77777777" w:rsidR="000943D8" w:rsidRPr="00BB122D" w:rsidRDefault="000943D8" w:rsidP="000943D8">
      <w:pPr>
        <w:rPr>
          <w:ins w:id="144" w:author="Palacherla, Susmitha C" w:date="2023-12-29T14:31:00Z"/>
          <w:rFonts w:ascii="Times New Roman" w:hAnsi="Times New Roman"/>
        </w:rPr>
      </w:pPr>
    </w:p>
    <w:p w14:paraId="1AEB05C7" w14:textId="77777777" w:rsidR="000943D8" w:rsidRDefault="000943D8" w:rsidP="000943D8">
      <w:pPr>
        <w:pStyle w:val="ListParagraph"/>
        <w:numPr>
          <w:ilvl w:val="0"/>
          <w:numId w:val="31"/>
        </w:numPr>
        <w:rPr>
          <w:ins w:id="145" w:author="Palacherla, Susmitha C" w:date="2023-12-29T14:31:00Z"/>
          <w:rFonts w:ascii="Times New Roman" w:hAnsi="Times New Roman"/>
        </w:rPr>
      </w:pPr>
      <w:ins w:id="146" w:author="Palacherla, Susmitha C" w:date="2023-12-29T14:31:00Z">
        <w:r>
          <w:rPr>
            <w:rFonts w:ascii="Times New Roman" w:hAnsi="Times New Roman"/>
          </w:rPr>
          <w:t>Email task – Send Notification</w:t>
        </w:r>
      </w:ins>
    </w:p>
    <w:p w14:paraId="45496993" w14:textId="77777777" w:rsidR="000943D8" w:rsidRDefault="000943D8" w:rsidP="000943D8">
      <w:pPr>
        <w:rPr>
          <w:ins w:id="147" w:author="Palacherla, Susmitha C" w:date="2023-12-29T14:31:00Z"/>
          <w:rFonts w:ascii="Times New Roman" w:hAnsi="Times New Roman"/>
        </w:rPr>
      </w:pPr>
      <w:ins w:id="148" w:author="Palacherla, Susmitha C" w:date="2023-12-29T14:31:00Z">
        <w:r>
          <w:rPr>
            <w:noProof/>
          </w:rPr>
          <w:drawing>
            <wp:inline distT="0" distB="0" distL="0" distR="0" wp14:anchorId="3BBD00B5" wp14:editId="5CD0EA62">
              <wp:extent cx="5943600" cy="1914525"/>
              <wp:effectExtent l="0" t="0" r="0" b="9525"/>
              <wp:docPr id="76" name="Picture 7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14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C6414C7" w14:textId="60EE9E3E" w:rsidR="000943D8" w:rsidRDefault="000943D8" w:rsidP="000943D8">
      <w:pPr>
        <w:rPr>
          <w:ins w:id="149" w:author="Palacherla, Susmitha C" w:date="2023-12-29T14:31:00Z"/>
          <w:rFonts w:ascii="Times New Roman" w:hAnsi="Times New Roman"/>
        </w:rPr>
      </w:pPr>
      <w:ins w:id="150" w:author="Palacherla, Susmitha C" w:date="2023-12-29T14:33:00Z">
        <w:r>
          <w:rPr>
            <w:noProof/>
          </w:rPr>
          <w:lastRenderedPageBreak/>
          <w:drawing>
            <wp:inline distT="0" distB="0" distL="0" distR="0" wp14:anchorId="3D398B30" wp14:editId="2A8BEA3D">
              <wp:extent cx="5943600" cy="3218815"/>
              <wp:effectExtent l="0" t="0" r="0" b="635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188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7DF11C" w14:textId="6A180AF1" w:rsidR="000943D8" w:rsidRDefault="000943D8" w:rsidP="000943D8">
      <w:pPr>
        <w:rPr>
          <w:ins w:id="151" w:author="Palacherla, Susmitha C" w:date="2023-12-29T14:34:00Z"/>
          <w:rFonts w:ascii="Times New Roman" w:hAnsi="Times New Roman"/>
        </w:rPr>
      </w:pPr>
    </w:p>
    <w:p w14:paraId="3768BB55" w14:textId="62BE0DAB" w:rsidR="000943D8" w:rsidRDefault="000943D8" w:rsidP="000943D8">
      <w:pPr>
        <w:rPr>
          <w:ins w:id="152" w:author="Palacherla, Susmitha C" w:date="2023-12-29T14:31:00Z"/>
          <w:rFonts w:ascii="Times New Roman" w:hAnsi="Times New Roman"/>
        </w:rPr>
      </w:pPr>
      <w:ins w:id="153" w:author="Palacherla, Susmitha C" w:date="2023-12-29T14:34:00Z">
        <w:r>
          <w:rPr>
            <w:noProof/>
          </w:rPr>
          <w:drawing>
            <wp:inline distT="0" distB="0" distL="0" distR="0" wp14:anchorId="301F3DFA" wp14:editId="3FB236DD">
              <wp:extent cx="5943600" cy="1189990"/>
              <wp:effectExtent l="0" t="0" r="0" b="0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1899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8977857" w14:textId="77777777" w:rsidR="000943D8" w:rsidRPr="00CA5EB0" w:rsidRDefault="000943D8" w:rsidP="000943D8">
      <w:pPr>
        <w:pStyle w:val="ListParagraph"/>
        <w:numPr>
          <w:ilvl w:val="0"/>
          <w:numId w:val="31"/>
        </w:numPr>
        <w:rPr>
          <w:ins w:id="154" w:author="Palacherla, Susmitha C" w:date="2023-12-29T14:31:00Z"/>
          <w:rFonts w:ascii="Times New Roman" w:hAnsi="Times New Roman"/>
        </w:rPr>
      </w:pPr>
      <w:ins w:id="155" w:author="Palacherla, Susmitha C" w:date="2023-12-29T14:31:00Z">
        <w:r w:rsidRPr="00CA5EB0">
          <w:rPr>
            <w:rFonts w:ascii="Times New Roman" w:hAnsi="Times New Roman"/>
          </w:rPr>
          <w:t xml:space="preserve">File system task – </w:t>
        </w:r>
        <w:r>
          <w:rPr>
            <w:rFonts w:ascii="Times New Roman" w:hAnsi="Times New Roman"/>
          </w:rPr>
          <w:t>Delete File(s)</w:t>
        </w:r>
      </w:ins>
    </w:p>
    <w:p w14:paraId="65F09225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56" w:author="Palacherla, Susmitha C" w:date="2023-12-29T14:31:00Z"/>
          <w:rFonts w:ascii="Times New Roman" w:hAnsi="Times New Roman"/>
          <w:sz w:val="24"/>
          <w:szCs w:val="24"/>
        </w:rPr>
      </w:pPr>
      <w:ins w:id="157" w:author="Palacherla, Susmitha C" w:date="2023-12-29T14:31:00Z">
        <w:r w:rsidRPr="003B4096">
          <w:rPr>
            <w:noProof/>
          </w:rPr>
          <w:t xml:space="preserve"> </w:t>
        </w:r>
        <w:r>
          <w:rPr>
            <w:noProof/>
          </w:rPr>
          <w:lastRenderedPageBreak/>
          <w:drawing>
            <wp:inline distT="0" distB="0" distL="0" distR="0" wp14:anchorId="165798B8" wp14:editId="398A88CF">
              <wp:extent cx="5943600" cy="2382520"/>
              <wp:effectExtent l="0" t="0" r="0" b="0"/>
              <wp:docPr id="79" name="Picture 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825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238F0C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58" w:author="Palacherla, Susmitha C" w:date="2023-12-29T14:31:00Z"/>
          <w:rFonts w:ascii="Times New Roman" w:hAnsi="Times New Roman"/>
          <w:sz w:val="24"/>
          <w:szCs w:val="24"/>
        </w:rPr>
      </w:pPr>
    </w:p>
    <w:p w14:paraId="4433B7FE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59" w:author="Palacherla, Susmitha C" w:date="2023-12-29T14:31:00Z"/>
          <w:rFonts w:ascii="Times New Roman" w:hAnsi="Times New Roman"/>
        </w:rPr>
      </w:pPr>
    </w:p>
    <w:p w14:paraId="0F26760D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60" w:author="Palacherla, Susmitha C" w:date="2023-12-29T14:31:00Z"/>
          <w:rFonts w:ascii="Times New Roman" w:hAnsi="Times New Roman"/>
          <w:sz w:val="24"/>
          <w:szCs w:val="24"/>
        </w:rPr>
      </w:pPr>
    </w:p>
    <w:p w14:paraId="518B7DFB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61" w:author="Palacherla, Susmitha C" w:date="2023-12-29T14:31:00Z"/>
          <w:rFonts w:ascii="Times New Roman" w:hAnsi="Times New Roman"/>
          <w:sz w:val="24"/>
          <w:szCs w:val="24"/>
        </w:rPr>
      </w:pPr>
    </w:p>
    <w:p w14:paraId="6F6CD4EE" w14:textId="77777777" w:rsidR="000943D8" w:rsidRPr="003F421D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rPr>
          <w:ins w:id="162" w:author="Palacherla, Susmitha C" w:date="2023-12-29T14:31:00Z"/>
          <w:rFonts w:asciiTheme="minorHAnsi" w:hAnsiTheme="minorHAnsi" w:cs="Arial"/>
          <w:b/>
          <w:sz w:val="20"/>
          <w:szCs w:val="20"/>
        </w:rPr>
      </w:pPr>
    </w:p>
    <w:p w14:paraId="516849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E5627F" w14:textId="77777777" w:rsidR="00C06FFD" w:rsidRPr="001D6CCE" w:rsidRDefault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63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03006E1E" w14:textId="77777777" w:rsidR="00C06FFD" w:rsidRPr="001D6CCE" w:rsidRDefault="00C06FFD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14:paraId="428D2F6B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3D60F065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AF318F9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6B11F0D4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2A50F632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7F01955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ACACE6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15DD87B" w14:textId="64A0AA10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1846B90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6C35334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2E77C3" wp14:editId="23B534E1">
            <wp:extent cx="425196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705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29A5A0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9BA68B0" wp14:editId="7F4F16AE">
            <wp:extent cx="2898648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51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3A6E04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25FD09" wp14:editId="0469046F">
            <wp:extent cx="3502152" cy="270662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617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BDBD8B6" wp14:editId="4C159569">
            <wp:extent cx="4343400" cy="14081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D7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1AD67D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474C6B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311A812" wp14:editId="0769ACF5">
            <wp:extent cx="1133856" cy="36576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C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8F25AC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3491CF33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C6ACDF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E2BC94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0D69643E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1F375646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8F5744D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6B7B82A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C4FB12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184C34CF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3E92A49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1CF490" wp14:editId="7DDF360A">
            <wp:extent cx="2362200" cy="89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C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3D8221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35A1A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5C900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29160A" wp14:editId="7E3F79EF">
            <wp:extent cx="2404872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C13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FE975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A4E04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FINDSTRING(@[User::VarFileName],"CTC",1 ) &gt; </w:t>
      </w:r>
      <w:r w:rsidR="009D1184">
        <w:rPr>
          <w:rFonts w:ascii="Times New Roman" w:hAnsi="Times New Roman"/>
        </w:rPr>
        <w:t>0</w:t>
      </w:r>
    </w:p>
    <w:p w14:paraId="7E0D6BC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3ED378A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E789F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35D336" wp14:editId="7FF4B586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AAF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7165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5C5F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E4DFFF" wp14:editId="0C721F78">
            <wp:extent cx="2414016" cy="2542032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1B3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56D79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Flat File source</w:t>
      </w:r>
    </w:p>
    <w:p w14:paraId="3BE599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3AEF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2DEC4E" wp14:editId="29CF182C">
            <wp:extent cx="2514600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DD4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04FD1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8DF0D6E" wp14:editId="7012E656">
            <wp:extent cx="3172968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2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EFC6E30" w14:textId="77777777" w:rsidR="000B06CF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51BEB53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14:paraId="3B1F98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01B65FC" wp14:editId="56242806">
            <wp:extent cx="3191256" cy="2286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6A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EE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(DT_STR,4000,1252)((ISNULL(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) ? "Problem: N/A|" : 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) ? "Behavior: N/A|" : 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) ? "Result: N/A|" : 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 xml:space="preserve">) ? "Follow Up: N/A|" : 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))</w:t>
      </w:r>
    </w:p>
    <w:p w14:paraId="0EFE6B8D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70B426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BBEAEC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3046C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177764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354BF4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FFC1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4203FDA" wp14:editId="243E6796">
            <wp:extent cx="3090672" cy="253288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D5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220D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5975B1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0904E6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FBAB3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918B3B9" wp14:editId="13B36599">
            <wp:extent cx="3282696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32ED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6D826EA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4D6A8F" wp14:editId="08FDD0D6">
            <wp:extent cx="3977640" cy="2679192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1F7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0C133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C414FE7" wp14:editId="40A30033">
            <wp:extent cx="3054096" cy="3374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ED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21C02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4B6F9B" wp14:editId="1105674D">
            <wp:extent cx="4764024" cy="172821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AE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0532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5C03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B0F00A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8B5A5" w14:textId="77777777" w:rsidR="00C06FFD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727D76D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524633A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37B9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1758AE38" wp14:editId="40206B7E">
            <wp:extent cx="5093208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36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0D12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3B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2C932E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D173EC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D1185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C88FC0" wp14:editId="473F7D76">
            <wp:extent cx="21431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6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6938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58779F0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001DA84B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0CCDEE4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BCE0FF" wp14:editId="0E107B45">
            <wp:extent cx="1733550" cy="666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14D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2F8F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955B75F" wp14:editId="58687EEB">
            <wp:extent cx="3209544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9E2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CDF664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BD9DB2F" wp14:editId="2FBA5D70">
            <wp:extent cx="3227832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F57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3C701AB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33BCDC2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F57AF6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11F18C7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7AA7718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04BBF5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39C25FD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70E3726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60A8B53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    ,[Count_Rejected])</w:t>
      </w:r>
    </w:p>
    <w:p w14:paraId="433C79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r w:rsidRPr="001D6CCE">
        <w:rPr>
          <w:rFonts w:ascii="Times New Roman" w:hAnsi="Times New Roman"/>
        </w:rPr>
        <w:t>(), ?, ?,?)</w:t>
      </w:r>
    </w:p>
    <w:p w14:paraId="0208A6B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0F0DB0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106561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370E1B0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3068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9F507B" wp14:editId="49DF3A67">
            <wp:extent cx="2381250" cy="800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8C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5862D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D05258" wp14:editId="39F3B40A">
            <wp:extent cx="3767328" cy="18288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FC58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E189D2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710C91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38FBD0E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89C034" w14:textId="77777777" w:rsidR="00C06FFD" w:rsidRPr="001D6CCE" w:rsidRDefault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64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t xml:space="preserve">For each </w:t>
      </w:r>
      <w:r>
        <w:rPr>
          <w:rFonts w:ascii="Times New Roman" w:hAnsi="Times New Roman"/>
          <w:b/>
          <w:color w:val="000000" w:themeColor="text1"/>
        </w:rPr>
        <w:t>BQN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529F4A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FFD89C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925C0BF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86044B1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303803F5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6FFC96AF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482D98C2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84A1495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046441" w14:textId="77777777" w:rsidR="009D1184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87006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42286EAD" w14:textId="2AD63CA4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242AC03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171C978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54EB4B4" wp14:editId="47774BC3">
            <wp:extent cx="4251960" cy="14630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3E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E7F249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A240AC" wp14:editId="5997CF3D">
            <wp:extent cx="4297680" cy="2715768"/>
            <wp:effectExtent l="0" t="0" r="762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4BA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5E42C8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F63F50" wp14:editId="14E7A5F9">
            <wp:extent cx="3502152" cy="2706624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BCC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5D706FE" wp14:editId="75340753">
            <wp:extent cx="4343400" cy="140817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972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CA76960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D823B0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8203DE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7F2F0F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6E13738B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B449BB2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215F3C7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6F35D35C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7EFA67DB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676F2B13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2ED475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279D7AA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F773D72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C7D240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809FF2D" wp14:editId="628F3D48">
            <wp:extent cx="236220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92F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DA285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0EF48C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C1C1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C2EEE7D" wp14:editId="1F800A81">
            <wp:extent cx="3611880" cy="275234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3D6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C6BB9F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BCB29FB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9D1184">
        <w:rPr>
          <w:rFonts w:ascii="Times New Roman" w:hAnsi="Times New Roman"/>
        </w:rPr>
        <w:t>FINDSTRING(@[User::VarFileName],"BQ",1 ) &gt; 0</w:t>
      </w:r>
    </w:p>
    <w:p w14:paraId="0C163A7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BCD5DCA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093EC9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1FA938" wp14:editId="6FAB7F37">
            <wp:extent cx="1905000" cy="781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5CE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7E2F4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C27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13C51D3" wp14:editId="221BD469">
            <wp:extent cx="1289304" cy="182880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FC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BC2B616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57D0628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619F06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0B081EF" wp14:editId="2E7573BC">
            <wp:extent cx="2560320" cy="2286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A7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0469F8" w14:textId="77777777" w:rsidR="000B06CF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622FD4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2CD19EA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C11158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AE5B8D4" wp14:editId="09F08C70">
            <wp:extent cx="2313432" cy="1828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C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6998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61E4C88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6AC4D9" w14:textId="77777777" w:rsidR="00C06FFD" w:rsidRPr="001D6CCE" w:rsidRDefault="000B06CF" w:rsidP="009D1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C485C0F" wp14:editId="2F008E35">
            <wp:extent cx="1947672" cy="914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AD4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1B844B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02AF0D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0B377E2" w14:textId="77777777" w:rsidR="00C06FFD" w:rsidRPr="001D6CCE" w:rsidRDefault="005157EF" w:rsidP="009D118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35C4A51" wp14:editId="469BCEB5">
            <wp:extent cx="2286000" cy="2286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CD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6B518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23CE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BA085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EF1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DE24A5" w14:textId="77777777" w:rsidR="00C06FFD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2C30C00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6544CB8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3FD5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255C1F4" wp14:editId="0EFEA36E">
            <wp:extent cx="5093208" cy="1828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E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6BA4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9BAE3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775FBB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4A0443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654C5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9D07B1E" wp14:editId="2E1004AB">
            <wp:extent cx="2143125" cy="11811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84F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0C06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0A6E3DA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4240965F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42D59EC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78FD4A3" wp14:editId="23DD33C1">
            <wp:extent cx="1733550" cy="6667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A06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F6DF85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81731FA" wp14:editId="2CE52CDF">
            <wp:extent cx="2139696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FD8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0F792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EF733F6" wp14:editId="1C91531D">
            <wp:extent cx="2148840" cy="182880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B85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A3DFA8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16C003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F43C6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46333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365FE59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17F8397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28C128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15415EC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07DD65B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5393CF2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r w:rsidRPr="001D6CCE">
        <w:rPr>
          <w:rFonts w:ascii="Times New Roman" w:hAnsi="Times New Roman"/>
        </w:rPr>
        <w:t>(), ?, ?,?)</w:t>
      </w:r>
    </w:p>
    <w:p w14:paraId="687F1BC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F5990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173385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472048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980E1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2E44FF" wp14:editId="2019ACBA">
            <wp:extent cx="2381250" cy="8001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7C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93B6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0416FE" wp14:editId="7BF2C352">
            <wp:extent cx="3767328" cy="182880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5B5C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408A8E6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B4441A3" w14:textId="77777777" w:rsidR="00C06FFD" w:rsidRPr="001D6CCE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97125D" w14:textId="77777777" w:rsidR="00522634" w:rsidRPr="001D6CCE" w:rsidRDefault="0052263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65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t>For each Non</w:t>
      </w:r>
      <w:r w:rsidR="000B06CF">
        <w:rPr>
          <w:rFonts w:ascii="Times New Roman" w:hAnsi="Times New Roman"/>
          <w:b/>
        </w:rPr>
        <w:t xml:space="preserve">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</w:t>
      </w:r>
      <w:r w:rsidR="000B06CF">
        <w:rPr>
          <w:rFonts w:ascii="Times New Roman" w:hAnsi="Times New Roman"/>
          <w:b/>
        </w:rPr>
        <w:t xml:space="preserve">and BQ </w:t>
      </w:r>
      <w:r w:rsidRPr="001D6CCE">
        <w:rPr>
          <w:rFonts w:ascii="Times New Roman" w:hAnsi="Times New Roman"/>
          <w:b/>
        </w:rPr>
        <w:t>file in Staging directory  Workflow</w:t>
      </w:r>
    </w:p>
    <w:p w14:paraId="32A82EE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91C722A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354A713" w14:textId="1359A999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5157EF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5157EF">
        <w:rPr>
          <w:rFonts w:ascii="Times New Roman" w:hAnsi="Times New Roman"/>
        </w:rPr>
        <w:t>\data\coaching\Quality</w:t>
      </w:r>
      <w:r w:rsidR="005157EF" w:rsidRPr="003B4096">
        <w:rPr>
          <w:rFonts w:ascii="Times New Roman" w:hAnsi="Times New Roman"/>
        </w:rPr>
        <w:t>\Encrypt_out\</w:t>
      </w:r>
    </w:p>
    <w:p w14:paraId="719A5A7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498C9963" w14:textId="77777777" w:rsidR="00807FCA" w:rsidRPr="001D6CCE" w:rsidRDefault="00522634" w:rsidP="00807FCA">
      <w:pPr>
        <w:spacing w:after="0"/>
        <w:ind w:left="1080"/>
        <w:rPr>
          <w:rFonts w:ascii="Times New Roman" w:hAnsi="Times New Roman"/>
          <w:noProof/>
        </w:rPr>
      </w:pPr>
      <w:r w:rsidRPr="005226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B3C11B5" wp14:editId="3A801C67">
            <wp:extent cx="2914650" cy="604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A3C" w:rsidRPr="001D6CCE">
        <w:rPr>
          <w:rFonts w:ascii="Times New Roman" w:hAnsi="Times New Roman"/>
          <w:noProof/>
        </w:rPr>
        <w:t xml:space="preserve"> </w:t>
      </w:r>
    </w:p>
    <w:p w14:paraId="31E53A04" w14:textId="77777777"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14:paraId="41EF7722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1ABA185D" w14:textId="77777777"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7045666C" w14:textId="77777777"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14:paraId="317737BE" w14:textId="77777777"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5A24D43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Fail Package on failure- False</w:t>
      </w:r>
    </w:p>
    <w:p w14:paraId="7E7AE9FD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4C6F8945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0</w:t>
      </w:r>
    </w:p>
    <w:p w14:paraId="6DF1E75E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14:paraId="7445F00A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3A16A93E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126781DF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7EE1364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r w:rsidR="00522634"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36AB2D3" w14:textId="77777777" w:rsidR="0098031D" w:rsidRPr="001D6CCE" w:rsidRDefault="0098031D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r w:rsidR="00522634">
        <w:rPr>
          <w:rFonts w:ascii="Times New Roman" w:hAnsi="Times New Roman"/>
        </w:rPr>
        <w:t>–</w:t>
      </w:r>
      <w:r w:rsidRPr="001D6CCE">
        <w:rPr>
          <w:rFonts w:ascii="Times New Roman" w:hAnsi="Times New Roman"/>
        </w:rPr>
        <w:t xml:space="preserve"> </w:t>
      </w:r>
      <w:r w:rsidR="00522634">
        <w:rPr>
          <w:rFonts w:ascii="Times New Roman" w:hAnsi="Times New Roman"/>
        </w:rPr>
        <w:t>Update Staging table and Reject Records</w:t>
      </w:r>
    </w:p>
    <w:p w14:paraId="5F5B3E23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Coaching_Log_Reason tables</w:t>
      </w:r>
    </w:p>
    <w:p w14:paraId="4A6BBDB9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25A4976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14:paraId="7CC0F2E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14:paraId="113298BA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D19DC21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441EBF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E787A" wp14:editId="0EF0D117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45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92B01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71D4B79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89555C9" w14:textId="77777777"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79220FE" wp14:editId="4C088E9C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F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EB24B99" w14:textId="77777777" w:rsidR="000B06CF" w:rsidRDefault="000B06CF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0B06CF">
        <w:rPr>
          <w:rFonts w:ascii="Times New Roman" w:hAnsi="Times New Roman"/>
        </w:rPr>
        <w:t>FINDSTRING(@[User::VarFileName],"CTC",1 ) == 0 &amp;&amp; FINDSTRING(@[User::VarFileName],"BQ",1 ) == 0</w:t>
      </w:r>
    </w:p>
    <w:p w14:paraId="590B14A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245656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210EAE6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F53C472" wp14:editId="4BA43815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23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9D8F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95DF49" w14:textId="77777777"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6086268" wp14:editId="3AB41562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60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4BBC98C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2FCC2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B7311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E3C33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5C49F65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4323C90C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A53622" wp14:editId="421A6E8C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5A7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B0FD38B" wp14:editId="79333770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DEC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760301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5E3C9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747572D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E84FE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4D789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C1799AF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FB933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09F4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038B91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1C58ECFC" w14:textId="77777777" w:rsidR="00807FCA" w:rsidRPr="001D6CCE" w:rsidRDefault="00327B1D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14:paraId="1A88361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019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31001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FDDC32F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CE2A984" wp14:editId="5E8E0119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E7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ED2482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9E4A9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A9F97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8CCF540" wp14:editId="39E95192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EC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0CEE48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681DEF6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EB2628" wp14:editId="46239762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6C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AE52A9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E73760C" wp14:editId="0E849656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CE9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F4909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C5ADD5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E97A0A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FBB70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A8BEB7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A9370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CB15C31" w14:textId="77777777" w:rsidR="0098031D" w:rsidRPr="00522634" w:rsidRDefault="0098031D" w:rsidP="00953B0B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522634">
        <w:rPr>
          <w:rFonts w:ascii="Times New Roman" w:hAnsi="Times New Roman"/>
        </w:rPr>
        <w:t xml:space="preserve">SQL Task: </w:t>
      </w:r>
      <w:r w:rsidR="00522634">
        <w:rPr>
          <w:rFonts w:ascii="Times New Roman" w:hAnsi="Times New Roman"/>
        </w:rPr>
        <w:t>Update Staging table and Reject Records</w:t>
      </w:r>
    </w:p>
    <w:p w14:paraId="0B2A8A50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A08CF9D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335AE2">
        <w:rPr>
          <w:rFonts w:ascii="Times New Roman" w:hAnsi="Times New Roman"/>
        </w:rPr>
        <w:t>Exec [EC].[sp_Update_Quality_Other_Coaching_Stage] ? output</w:t>
      </w:r>
    </w:p>
    <w:p w14:paraId="3F11AED9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46D9B91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BF5D043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F880AE8" wp14:editId="71171974">
            <wp:extent cx="594360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1D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1A8559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1E949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A4F3B5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4C263B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B7025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E3879AB" wp14:editId="77A058C7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4A3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85FC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6AAEC8D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5C4D8D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D7ACB51" wp14:editId="4AD6DA89">
            <wp:extent cx="5943600" cy="2087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BD0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8A127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F41C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00D030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14:paraId="3C3FAFBC" w14:textId="77777777" w:rsidR="00807FCA" w:rsidRPr="001D6CCE" w:rsidRDefault="00807FCA" w:rsidP="00953B0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>QL Task: Load Quality_Other File List table</w:t>
      </w:r>
    </w:p>
    <w:p w14:paraId="72459829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72EB471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47123FD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22285E98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01C1C33E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016BC2B9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1E19D23B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r w:rsidRPr="001D6CCE">
        <w:rPr>
          <w:rFonts w:ascii="Times New Roman" w:hAnsi="Times New Roman"/>
        </w:rPr>
        <w:t>(), ?, ?,?)</w:t>
      </w:r>
    </w:p>
    <w:p w14:paraId="5FA2F38C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096631EB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8A9A21" wp14:editId="7347AE17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BD5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7B8CA80F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5E184D45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655939C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2B0ADF8A" w14:textId="77777777" w:rsidR="00807FCA" w:rsidRPr="001D6CCE" w:rsidRDefault="0098031D" w:rsidP="00953B0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r w:rsidR="00335AE2">
        <w:rPr>
          <w:rFonts w:ascii="Times New Roman" w:hAnsi="Times New Roman"/>
        </w:rPr>
        <w:t>Delete Files</w:t>
      </w:r>
    </w:p>
    <w:p w14:paraId="5B2E6CD9" w14:textId="77777777" w:rsidR="000B4963" w:rsidRPr="001D6CCE" w:rsidRDefault="00335AE2" w:rsidP="000B4963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FEE9AD9" wp14:editId="1FB73F4A">
            <wp:extent cx="4745736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B8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C2E375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0D88F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4BC0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2A692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102C79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86DFD2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145482A" w14:textId="77777777"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14:paraId="19EE5B09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2731B2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2AA7A2B" w14:textId="77777777"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403C629" wp14:editId="2FD5E94A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ACE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62C9B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E24DBF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D7C6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2ADB2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264F8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C66250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B6503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30D7F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A64E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55E4FB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249F6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042B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0B7B7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8C36F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252DB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57C81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A3981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0F32C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BD681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01076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84D919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896B27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E06D3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C9C937" w14:textId="77777777" w:rsidR="00847702" w:rsidRPr="001D6CCE" w:rsidRDefault="0084770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66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lastRenderedPageBreak/>
        <w:t xml:space="preserve">For each </w:t>
      </w:r>
      <w:r>
        <w:rPr>
          <w:rFonts w:ascii="Times New Roman" w:hAnsi="Times New Roman"/>
          <w:b/>
          <w:color w:val="000000" w:themeColor="text1"/>
        </w:rPr>
        <w:t xml:space="preserve">Failed File </w:t>
      </w:r>
      <w:r>
        <w:rPr>
          <w:rFonts w:ascii="Times New Roman" w:hAnsi="Times New Roman"/>
          <w:b/>
        </w:rPr>
        <w:t>( Encrypt failed files)</w:t>
      </w:r>
    </w:p>
    <w:p w14:paraId="183929B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01DFB7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36F05CF4" w14:textId="77777777" w:rsidR="00847702" w:rsidRPr="00CA5EB0" w:rsidRDefault="00847702" w:rsidP="00953B0B">
      <w:pPr>
        <w:pStyle w:val="ListParagraph"/>
        <w:numPr>
          <w:ilvl w:val="0"/>
          <w:numId w:val="20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14:paraId="3E2ABE94" w14:textId="77777777" w:rsidR="00847702" w:rsidRPr="00CA5EB0" w:rsidRDefault="00847702" w:rsidP="00953B0B">
      <w:pPr>
        <w:pStyle w:val="ListParagraph"/>
        <w:numPr>
          <w:ilvl w:val="0"/>
          <w:numId w:val="20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08DE079D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8D6CF54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73DC9351" w14:textId="77777777" w:rsidR="00847702" w:rsidRDefault="00847702" w:rsidP="00847702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14:paraId="700C8767" w14:textId="77777777" w:rsidR="00847702" w:rsidRPr="00CA5EB0" w:rsidRDefault="00847702" w:rsidP="0084770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14:paraId="2BB379B9" w14:textId="54FB413C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Pr="003B4096">
        <w:rPr>
          <w:rFonts w:ascii="Times New Roman" w:hAnsi="Times New Roman"/>
        </w:rPr>
        <w:t>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14:paraId="1F517910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776274">
        <w:rPr>
          <w:rFonts w:ascii="Times New Roman" w:hAnsi="Times New Roman"/>
        </w:rPr>
        <w:t>eCL*.csv</w:t>
      </w:r>
    </w:p>
    <w:p w14:paraId="139E1FE6" w14:textId="77777777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343A802A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</w:p>
    <w:p w14:paraId="43539B48" w14:textId="77777777" w:rsidR="00847702" w:rsidRPr="00CA5EB0" w:rsidRDefault="00847702" w:rsidP="00953B0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Encrypt files</w:t>
      </w:r>
    </w:p>
    <w:p w14:paraId="7978F2B1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37FEB" wp14:editId="502F3183">
            <wp:extent cx="568642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72D4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F58F2AE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262B182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F40C02F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219C3DB" w14:textId="77777777" w:rsidR="00847702" w:rsidRDefault="00847702" w:rsidP="00953B0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617BA144" w14:textId="77777777" w:rsidR="00847702" w:rsidRDefault="00847702" w:rsidP="00847702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D8B51F2" wp14:editId="24D38536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F85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508287C8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9FF506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2587BA34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62FF1A41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(10000);</w:t>
      </w:r>
    </w:p>
    <w:p w14:paraId="6F9F26BF" w14:textId="199DA8A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5BCEE1" w14:textId="191A6236" w:rsidR="00044224" w:rsidRDefault="00044224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681F2" w14:textId="77777777" w:rsidR="00044224" w:rsidRDefault="00044224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9E663F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8EAF86" w14:textId="73C0B576" w:rsidR="00044224" w:rsidRPr="001D6CCE" w:rsidRDefault="0004422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67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t xml:space="preserve">For </w:t>
      </w:r>
      <w:r w:rsidRPr="007F7B2E">
        <w:rPr>
          <w:rFonts w:ascii="Times New Roman" w:hAnsi="Times New Roman"/>
          <w:b/>
        </w:rPr>
        <w:t>each Loop Container (</w:t>
      </w:r>
      <w:proofErr w:type="spellStart"/>
      <w:r>
        <w:rPr>
          <w:rFonts w:ascii="Times New Roman" w:hAnsi="Times New Roman"/>
          <w:b/>
        </w:rPr>
        <w:t>xls</w:t>
      </w:r>
      <w:proofErr w:type="spellEnd"/>
      <w:r>
        <w:rPr>
          <w:rFonts w:ascii="Times New Roman" w:hAnsi="Times New Roman"/>
          <w:b/>
        </w:rPr>
        <w:t>(x) files</w:t>
      </w:r>
      <w:r w:rsidRPr="007F7B2E">
        <w:rPr>
          <w:rFonts w:ascii="Times New Roman" w:hAnsi="Times New Roman"/>
          <w:b/>
        </w:rPr>
        <w:t>)</w:t>
      </w:r>
    </w:p>
    <w:p w14:paraId="6FF24099" w14:textId="77777777" w:rsidR="00044224" w:rsidRPr="007F7B2E" w:rsidRDefault="00044224" w:rsidP="00044224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3BA52B16" w14:textId="77777777" w:rsidR="00044224" w:rsidRPr="007F7B2E" w:rsidRDefault="00044224" w:rsidP="00953B0B">
      <w:pPr>
        <w:numPr>
          <w:ilvl w:val="0"/>
          <w:numId w:val="26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4A72CE6C" w14:textId="77777777" w:rsidR="00044224" w:rsidRPr="007F7B2E" w:rsidRDefault="00044224" w:rsidP="00953B0B">
      <w:pPr>
        <w:numPr>
          <w:ilvl w:val="0"/>
          <w:numId w:val="26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p w14:paraId="3165E080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C624B1E" w14:textId="77777777" w:rsidR="00044224" w:rsidRPr="007F7B2E" w:rsidRDefault="00044224" w:rsidP="00044224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51E895B7" w14:textId="77777777" w:rsidR="00044224" w:rsidRPr="007F7B2E" w:rsidRDefault="00044224" w:rsidP="00044224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 each File Loop </w:t>
      </w:r>
    </w:p>
    <w:p w14:paraId="62C462D2" w14:textId="77777777" w:rsidR="00044224" w:rsidRPr="007F7B2E" w:rsidRDefault="00044224" w:rsidP="00044224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3100E39" w14:textId="0E609163" w:rsidR="00044224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Folder: </w:t>
      </w:r>
      <w:hyperlink r:id="rId70" w:history="1">
        <w:r w:rsidR="00EB3C8F" w:rsidRPr="00EB3C8F">
          <w:rPr>
            <w:rStyle w:val="Hyperlink"/>
            <w:rFonts w:ascii="Times New Roman" w:hAnsi="Times New Roman"/>
          </w:rPr>
          <w:t>\\UVAADADSQL50CCO\data\coaching\Quality\Decrypt_out\</w:t>
        </w:r>
      </w:hyperlink>
      <w:r>
        <w:rPr>
          <w:rFonts w:ascii="Times New Roman" w:hAnsi="Times New Roman"/>
        </w:rPr>
        <w:t xml:space="preserve"> Derived from Expression for Foreach File enumerator</w:t>
      </w:r>
    </w:p>
    <w:p w14:paraId="39FE64D1" w14:textId="77777777" w:rsidR="00044224" w:rsidRDefault="00044224" w:rsidP="00044224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A959641" wp14:editId="27B1E0DB">
            <wp:extent cx="4151376" cy="914400"/>
            <wp:effectExtent l="0" t="0" r="190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8408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r w:rsidRPr="00D607CF">
        <w:rPr>
          <w:rFonts w:ascii="Times New Roman" w:hAnsi="Times New Roman"/>
        </w:rPr>
        <w:t>eCL_*.</w:t>
      </w:r>
      <w:proofErr w:type="spellStart"/>
      <w:r w:rsidRPr="00D607CF">
        <w:rPr>
          <w:rFonts w:ascii="Times New Roman" w:hAnsi="Times New Roman"/>
        </w:rPr>
        <w:t>xls</w:t>
      </w:r>
      <w:proofErr w:type="spellEnd"/>
      <w:r w:rsidRPr="00D607CF">
        <w:rPr>
          <w:rFonts w:ascii="Times New Roman" w:hAnsi="Times New Roman"/>
        </w:rPr>
        <w:t>*</w:t>
      </w:r>
    </w:p>
    <w:p w14:paraId="7DCC2C80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1CD4259C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</w:p>
    <w:p w14:paraId="11B395EF" w14:textId="77777777" w:rsidR="00044224" w:rsidRPr="007F7B2E" w:rsidRDefault="00044224" w:rsidP="00953B0B">
      <w:pPr>
        <w:numPr>
          <w:ilvl w:val="0"/>
          <w:numId w:val="27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318BB782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General</w:t>
      </w:r>
    </w:p>
    <w:p w14:paraId="580BCD38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Result Set – Single Row</w:t>
      </w:r>
    </w:p>
    <w:p w14:paraId="57CCB2C3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Type – OLE DB</w:t>
      </w:r>
    </w:p>
    <w:p w14:paraId="62F2BF60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– destinationdb</w:t>
      </w:r>
    </w:p>
    <w:p w14:paraId="15A4AC3B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t xml:space="preserve">SQL Statement - </w:t>
      </w:r>
      <w:r w:rsidRPr="006B3A27">
        <w:rPr>
          <w:rFonts w:ascii="Times New Roman" w:hAnsi="Times New Roman"/>
          <w:noProof/>
        </w:rPr>
        <w:t xml:space="preserve">Declare @FileName nvarchar(100) </w:t>
      </w:r>
    </w:p>
    <w:p w14:paraId="69700B8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</w:p>
    <w:p w14:paraId="0A78224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TOP 1 PrimaryPOC, SecondaryPOC FROM</w:t>
      </w:r>
    </w:p>
    <w:p w14:paraId="3DC8A409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(SELECT TOP 1 PrimaryPOC, SecondaryPOC FROM [EC].[Feed_Contacts]</w:t>
      </w:r>
    </w:p>
    <w:p w14:paraId="5549D2B9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WHERE CHARINDEX([ReportCode], ? ) &gt; 0</w:t>
      </w:r>
    </w:p>
    <w:p w14:paraId="0C25DAC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UNION ALL</w:t>
      </w:r>
    </w:p>
    <w:p w14:paraId="2347AAEA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DISTINCT 'Unknown' AS PrimaryPOC, 'Unknown'  AS SecondaryPOC FROM [EC].[Feed_Contacts]) pocs</w:t>
      </w:r>
    </w:p>
    <w:p w14:paraId="0F748E94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ORDER BY CASE WHEN PrimaryPOC = 'Unknown' THEN 2 ELSE 1 END</w:t>
      </w:r>
    </w:p>
    <w:p w14:paraId="058E86C1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                    </w:t>
      </w:r>
    </w:p>
    <w:p w14:paraId="47D45C6D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Parameter Mapping</w:t>
      </w:r>
    </w:p>
    <w:p w14:paraId="38EA91EC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t xml:space="preserve">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1789"/>
        <w:gridCol w:w="1837"/>
        <w:gridCol w:w="1818"/>
        <w:gridCol w:w="1797"/>
      </w:tblGrid>
      <w:tr w:rsidR="00044224" w14:paraId="4AEBE291" w14:textId="77777777" w:rsidTr="00157B64">
        <w:tc>
          <w:tcPr>
            <w:tcW w:w="1870" w:type="dxa"/>
          </w:tcPr>
          <w:p w14:paraId="19ECD9C9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  <w:tc>
          <w:tcPr>
            <w:tcW w:w="1870" w:type="dxa"/>
          </w:tcPr>
          <w:p w14:paraId="2E6BBFB3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Direction</w:t>
            </w:r>
          </w:p>
        </w:tc>
        <w:tc>
          <w:tcPr>
            <w:tcW w:w="1870" w:type="dxa"/>
          </w:tcPr>
          <w:p w14:paraId="76A5FB09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 Type</w:t>
            </w:r>
          </w:p>
        </w:tc>
        <w:tc>
          <w:tcPr>
            <w:tcW w:w="1870" w:type="dxa"/>
          </w:tcPr>
          <w:p w14:paraId="589C6D4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Name</w:t>
            </w:r>
          </w:p>
        </w:tc>
        <w:tc>
          <w:tcPr>
            <w:tcW w:w="1870" w:type="dxa"/>
          </w:tcPr>
          <w:p w14:paraId="0418EA94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Size</w:t>
            </w:r>
          </w:p>
        </w:tc>
      </w:tr>
      <w:tr w:rsidR="00044224" w14:paraId="48F9D7E9" w14:textId="77777777" w:rsidTr="00157B64">
        <w:tc>
          <w:tcPr>
            <w:tcW w:w="1870" w:type="dxa"/>
          </w:tcPr>
          <w:p w14:paraId="565FB45C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User::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VarFileName</w:t>
            </w:r>
            <w:proofErr w:type="spellEnd"/>
          </w:p>
        </w:tc>
        <w:tc>
          <w:tcPr>
            <w:tcW w:w="1870" w:type="dxa"/>
          </w:tcPr>
          <w:p w14:paraId="3097058A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Input</w:t>
            </w:r>
          </w:p>
        </w:tc>
        <w:tc>
          <w:tcPr>
            <w:tcW w:w="1870" w:type="dxa"/>
          </w:tcPr>
          <w:p w14:paraId="2CBC49F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870" w:type="dxa"/>
          </w:tcPr>
          <w:p w14:paraId="4E6F33FE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@FileName</w:t>
            </w:r>
          </w:p>
        </w:tc>
        <w:tc>
          <w:tcPr>
            <w:tcW w:w="1870" w:type="dxa"/>
          </w:tcPr>
          <w:p w14:paraId="1B2A833F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</w:tbl>
    <w:p w14:paraId="33DCDF2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B6AEA3D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 Set</w:t>
      </w:r>
    </w:p>
    <w:p w14:paraId="0FA8E9AC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224" w14:paraId="55A4DF2D" w14:textId="77777777" w:rsidTr="00157B64">
        <w:tc>
          <w:tcPr>
            <w:tcW w:w="4675" w:type="dxa"/>
          </w:tcPr>
          <w:p w14:paraId="5E19383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Result Name</w:t>
            </w:r>
          </w:p>
        </w:tc>
        <w:tc>
          <w:tcPr>
            <w:tcW w:w="4675" w:type="dxa"/>
          </w:tcPr>
          <w:p w14:paraId="088E497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</w:tr>
      <w:tr w:rsidR="00044224" w14:paraId="3D2C5A38" w14:textId="77777777" w:rsidTr="00157B64">
        <w:tc>
          <w:tcPr>
            <w:tcW w:w="4675" w:type="dxa"/>
          </w:tcPr>
          <w:p w14:paraId="31129AB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PrimaryPOC</w:t>
            </w:r>
            <w:proofErr w:type="spellEnd"/>
          </w:p>
        </w:tc>
        <w:tc>
          <w:tcPr>
            <w:tcW w:w="4675" w:type="dxa"/>
          </w:tcPr>
          <w:p w14:paraId="31C712E3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User::FeedNotificationPOC1</w:t>
            </w:r>
          </w:p>
        </w:tc>
      </w:tr>
      <w:tr w:rsidR="00044224" w14:paraId="6DC74F00" w14:textId="77777777" w:rsidTr="00157B64">
        <w:tc>
          <w:tcPr>
            <w:tcW w:w="4675" w:type="dxa"/>
          </w:tcPr>
          <w:p w14:paraId="698DE252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SecondaryPOC</w:t>
            </w:r>
            <w:proofErr w:type="spellEnd"/>
          </w:p>
        </w:tc>
        <w:tc>
          <w:tcPr>
            <w:tcW w:w="4675" w:type="dxa"/>
          </w:tcPr>
          <w:p w14:paraId="033044A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14:paraId="122EAF03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3FCC1C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2A3F31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6B2CCB2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46399BD" w14:textId="77777777" w:rsidR="00044224" w:rsidRPr="007F7B2E" w:rsidRDefault="00044224" w:rsidP="00953B0B">
      <w:pPr>
        <w:numPr>
          <w:ilvl w:val="0"/>
          <w:numId w:val="27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1"/>
        <w:gridCol w:w="2221"/>
        <w:gridCol w:w="2838"/>
      </w:tblGrid>
      <w:tr w:rsidR="00044224" w14:paraId="0D2B72D8" w14:textId="77777777" w:rsidTr="00157B64">
        <w:tc>
          <w:tcPr>
            <w:tcW w:w="2151" w:type="dxa"/>
          </w:tcPr>
          <w:p w14:paraId="1C0DAFAB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Property</w:t>
            </w:r>
          </w:p>
        </w:tc>
        <w:tc>
          <w:tcPr>
            <w:tcW w:w="2221" w:type="dxa"/>
          </w:tcPr>
          <w:p w14:paraId="5418FBF3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Source</w:t>
            </w:r>
          </w:p>
        </w:tc>
        <w:tc>
          <w:tcPr>
            <w:tcW w:w="2838" w:type="dxa"/>
          </w:tcPr>
          <w:p w14:paraId="5D868865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Expression/Value</w:t>
            </w:r>
          </w:p>
        </w:tc>
      </w:tr>
      <w:tr w:rsidR="00044224" w14:paraId="5D34C935" w14:textId="77777777" w:rsidTr="00157B64">
        <w:tc>
          <w:tcPr>
            <w:tcW w:w="2151" w:type="dxa"/>
          </w:tcPr>
          <w:p w14:paraId="56E18E60" w14:textId="77777777" w:rsidR="00044224" w:rsidRDefault="00044224" w:rsidP="00157B64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SmtpConnection</w:t>
            </w:r>
            <w:proofErr w:type="spellEnd"/>
          </w:p>
        </w:tc>
        <w:tc>
          <w:tcPr>
            <w:tcW w:w="2221" w:type="dxa"/>
          </w:tcPr>
          <w:p w14:paraId="261FE4C6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Connection Manager</w:t>
            </w:r>
          </w:p>
        </w:tc>
        <w:tc>
          <w:tcPr>
            <w:tcW w:w="2838" w:type="dxa"/>
          </w:tcPr>
          <w:p w14:paraId="309848FC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SMTP Connection Manager</w:t>
            </w:r>
          </w:p>
        </w:tc>
      </w:tr>
      <w:tr w:rsidR="00044224" w14:paraId="6BBF3157" w14:textId="77777777" w:rsidTr="00157B64">
        <w:tc>
          <w:tcPr>
            <w:tcW w:w="2151" w:type="dxa"/>
          </w:tcPr>
          <w:p w14:paraId="4D17D20A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From</w:t>
            </w:r>
          </w:p>
        </w:tc>
        <w:tc>
          <w:tcPr>
            <w:tcW w:w="2221" w:type="dxa"/>
          </w:tcPr>
          <w:p w14:paraId="25E1B708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Expression(</w:t>
            </w:r>
            <w:proofErr w:type="spellStart"/>
            <w:r>
              <w:rPr>
                <w:rFonts w:ascii="Times New Roman" w:hAnsi="Times New Roman"/>
              </w:rPr>
              <w:t>FromLine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2838" w:type="dxa"/>
          </w:tcPr>
          <w:p w14:paraId="5F3768E0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"eCoaching" +  @[User::VarDBName] + "@Maximus.com"</w:t>
            </w:r>
          </w:p>
        </w:tc>
      </w:tr>
      <w:tr w:rsidR="00044224" w14:paraId="77F9A143" w14:textId="77777777" w:rsidTr="00157B64">
        <w:tc>
          <w:tcPr>
            <w:tcW w:w="2151" w:type="dxa"/>
          </w:tcPr>
          <w:p w14:paraId="20D4B9E3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</w:t>
            </w:r>
          </w:p>
        </w:tc>
        <w:tc>
          <w:tcPr>
            <w:tcW w:w="2221" w:type="dxa"/>
          </w:tcPr>
          <w:p w14:paraId="1BEC06DE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proofErr w:type="spellStart"/>
            <w:r>
              <w:rPr>
                <w:rFonts w:ascii="Times New Roman" w:hAnsi="Times New Roman"/>
              </w:rPr>
              <w:t>to</w:t>
            </w:r>
            <w:r w:rsidRPr="00CE62F6">
              <w:rPr>
                <w:rFonts w:ascii="Times New Roman" w:hAnsi="Times New Roman"/>
              </w:rPr>
              <w:t>Line</w:t>
            </w:r>
            <w:proofErr w:type="spellEnd"/>
            <w:r w:rsidRPr="00CE62F6">
              <w:rPr>
                <w:rFonts w:ascii="Times New Roman" w:hAnsi="Times New Roman"/>
              </w:rPr>
              <w:t>)</w:t>
            </w:r>
          </w:p>
        </w:tc>
        <w:tc>
          <w:tcPr>
            <w:tcW w:w="2838" w:type="dxa"/>
          </w:tcPr>
          <w:p w14:paraId="48D03E7A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776BD3">
              <w:rPr>
                <w:rFonts w:ascii="Times New Roman" w:hAnsi="Times New Roman"/>
              </w:rPr>
              <w:t>@[User::FeedNotificationTo]</w:t>
            </w:r>
          </w:p>
        </w:tc>
      </w:tr>
      <w:tr w:rsidR="00044224" w14:paraId="722E8527" w14:textId="77777777" w:rsidTr="00157B64">
        <w:tc>
          <w:tcPr>
            <w:tcW w:w="2151" w:type="dxa"/>
          </w:tcPr>
          <w:p w14:paraId="3EAC8A77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Cc</w:t>
            </w:r>
          </w:p>
        </w:tc>
        <w:tc>
          <w:tcPr>
            <w:tcW w:w="2221" w:type="dxa"/>
          </w:tcPr>
          <w:p w14:paraId="7C48CC45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proofErr w:type="spellStart"/>
            <w:r>
              <w:rPr>
                <w:rFonts w:ascii="Times New Roman" w:hAnsi="Times New Roman"/>
              </w:rPr>
              <w:t>Cc</w:t>
            </w:r>
            <w:r w:rsidRPr="00CE62F6">
              <w:rPr>
                <w:rFonts w:ascii="Times New Roman" w:hAnsi="Times New Roman"/>
              </w:rPr>
              <w:t>Line</w:t>
            </w:r>
            <w:proofErr w:type="spellEnd"/>
            <w:r w:rsidRPr="00CE62F6">
              <w:rPr>
                <w:rFonts w:ascii="Times New Roman" w:hAnsi="Times New Roman"/>
              </w:rPr>
              <w:t>)</w:t>
            </w:r>
          </w:p>
        </w:tc>
        <w:tc>
          <w:tcPr>
            <w:tcW w:w="2838" w:type="dxa"/>
          </w:tcPr>
          <w:p w14:paraId="0FD1797E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@[User::FeedNotificationCc]</w:t>
            </w:r>
          </w:p>
        </w:tc>
      </w:tr>
      <w:tr w:rsidR="00044224" w14:paraId="13C96B96" w14:textId="77777777" w:rsidTr="00157B64">
        <w:tc>
          <w:tcPr>
            <w:tcW w:w="2151" w:type="dxa"/>
          </w:tcPr>
          <w:p w14:paraId="7DB713B6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Subject</w:t>
            </w:r>
          </w:p>
        </w:tc>
        <w:tc>
          <w:tcPr>
            <w:tcW w:w="2221" w:type="dxa"/>
          </w:tcPr>
          <w:p w14:paraId="737C38B5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Hardcoded Value</w:t>
            </w:r>
          </w:p>
        </w:tc>
        <w:tc>
          <w:tcPr>
            <w:tcW w:w="2838" w:type="dxa"/>
          </w:tcPr>
          <w:p w14:paraId="7F9860E0" w14:textId="4A5A8805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 xml:space="preserve">CCO </w:t>
            </w:r>
            <w:r w:rsidR="00EB3C8F">
              <w:rPr>
                <w:rFonts w:ascii="Times New Roman" w:hAnsi="Times New Roman"/>
              </w:rPr>
              <w:t>Quality</w:t>
            </w:r>
            <w:r w:rsidRPr="004E0728">
              <w:rPr>
                <w:rFonts w:ascii="Times New Roman" w:hAnsi="Times New Roman"/>
              </w:rPr>
              <w:t xml:space="preserve"> eCoaching Feed Format Issue</w:t>
            </w:r>
          </w:p>
        </w:tc>
      </w:tr>
      <w:tr w:rsidR="00044224" w14:paraId="22059736" w14:textId="77777777" w:rsidTr="00157B64">
        <w:tc>
          <w:tcPr>
            <w:tcW w:w="2151" w:type="dxa"/>
          </w:tcPr>
          <w:p w14:paraId="313116DC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Message Source</w:t>
            </w:r>
          </w:p>
        </w:tc>
        <w:tc>
          <w:tcPr>
            <w:tcW w:w="2221" w:type="dxa"/>
          </w:tcPr>
          <w:p w14:paraId="4346C6B2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Variable</w:t>
            </w:r>
          </w:p>
        </w:tc>
        <w:tc>
          <w:tcPr>
            <w:tcW w:w="2838" w:type="dxa"/>
          </w:tcPr>
          <w:p w14:paraId="0D416D2A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User::</w:t>
            </w:r>
            <w:proofErr w:type="spellStart"/>
            <w:r w:rsidRPr="004E0728">
              <w:rPr>
                <w:rFonts w:ascii="Times New Roman" w:hAnsi="Times New Roman"/>
              </w:rPr>
              <w:t>FeedNotificationBody</w:t>
            </w:r>
            <w:proofErr w:type="spellEnd"/>
          </w:p>
        </w:tc>
      </w:tr>
    </w:tbl>
    <w:p w14:paraId="4B86B9E0" w14:textId="77777777" w:rsidR="00044224" w:rsidRPr="007F7B2E" w:rsidRDefault="00044224" w:rsidP="00044224">
      <w:pPr>
        <w:ind w:left="720"/>
        <w:rPr>
          <w:rFonts w:ascii="Times New Roman" w:hAnsi="Times New Roman"/>
        </w:rPr>
      </w:pPr>
    </w:p>
    <w:p w14:paraId="22C55847" w14:textId="77777777" w:rsidR="00847702" w:rsidRPr="00403AC7" w:rsidRDefault="00847702" w:rsidP="00847702">
      <w:pPr>
        <w:rPr>
          <w:rFonts w:ascii="Times New Roman" w:hAnsi="Times New Roman"/>
        </w:rPr>
      </w:pPr>
    </w:p>
    <w:p w14:paraId="07D86A0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6AC869" w14:textId="567F31CD" w:rsidR="00931693" w:rsidRPr="001D6CCE" w:rsidRDefault="0093169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68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>
        <w:rPr>
          <w:rFonts w:ascii="Times New Roman" w:hAnsi="Times New Roman"/>
          <w:b/>
        </w:rPr>
        <w:t>SQL Task</w:t>
      </w:r>
      <w:r>
        <w:rPr>
          <w:rFonts w:ascii="Times New Roman" w:hAnsi="Times New Roman"/>
          <w:b/>
          <w:color w:val="000000" w:themeColor="text1"/>
        </w:rPr>
        <w:t xml:space="preserve"> </w:t>
      </w:r>
      <w:r>
        <w:rPr>
          <w:rFonts w:ascii="Times New Roman" w:hAnsi="Times New Roman"/>
          <w:b/>
        </w:rPr>
        <w:t>( Bingo Upload Trigger)</w:t>
      </w:r>
    </w:p>
    <w:p w14:paraId="14680D92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DD6603" w14:textId="0C81A169" w:rsidR="00843A3C" w:rsidRPr="001D6CCE" w:rsidRDefault="00931693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419F0D0" wp14:editId="42037B25">
            <wp:extent cx="4379976" cy="27432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9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885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3E1FD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58315A" w14:textId="77777777" w:rsidR="00BE2E93" w:rsidRPr="001D6CCE" w:rsidRDefault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69" w:author="Palacherla, Susmitha C" w:date="2023-12-29T14:30:00Z">
          <w:pPr>
            <w:pStyle w:val="ListParagraph"/>
            <w:widowControl w:val="0"/>
            <w:numPr>
              <w:ilvl w:val="3"/>
              <w:numId w:val="29"/>
            </w:numPr>
            <w:autoSpaceDE w:val="0"/>
            <w:autoSpaceDN w:val="0"/>
            <w:adjustRightInd w:val="0"/>
            <w:spacing w:after="0" w:line="240" w:lineRule="auto"/>
            <w:ind w:left="1728" w:hanging="648"/>
          </w:pPr>
        </w:pPrChange>
      </w:pPr>
      <w:r w:rsidRPr="001D6CCE">
        <w:rPr>
          <w:rFonts w:ascii="Times New Roman" w:hAnsi="Times New Roman"/>
          <w:b/>
        </w:rPr>
        <w:t>Package Content(Event Handlers)</w:t>
      </w:r>
    </w:p>
    <w:p w14:paraId="6D6A3703" w14:textId="77777777"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1ECD6ED2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A21242A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14:paraId="747529B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EventHandler</w:t>
      </w:r>
      <w:proofErr w:type="spellEnd"/>
      <w:r w:rsidRPr="001D6CCE">
        <w:rPr>
          <w:rFonts w:ascii="Times New Roman" w:hAnsi="Times New Roman"/>
        </w:rPr>
        <w:t xml:space="preserve">: </w:t>
      </w:r>
      <w:proofErr w:type="spellStart"/>
      <w:r w:rsidRPr="001D6CCE">
        <w:rPr>
          <w:rFonts w:ascii="Times New Roman" w:hAnsi="Times New Roman"/>
        </w:rPr>
        <w:t>OntaskFailed</w:t>
      </w:r>
      <w:proofErr w:type="spellEnd"/>
    </w:p>
    <w:p w14:paraId="4DCF004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4A0AFF" w14:textId="77777777"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948764" w14:textId="77777777"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1AA295A" wp14:editId="58015F80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EE5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536E98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A9E36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14:paraId="4E855D3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D55609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68673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98A5D" wp14:editId="33FDFBF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0E8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8B84B7" w14:textId="77777777"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1B7CE9B" wp14:editId="737DD9A9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318E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CCDC9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377C0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9EC779" w14:textId="77777777"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70" w:name="_Toc503960640"/>
      <w:bookmarkStart w:id="171" w:name="_Toc503960641"/>
      <w:bookmarkStart w:id="172" w:name="_Toc503960642"/>
      <w:bookmarkStart w:id="173" w:name="_Toc503960643"/>
      <w:bookmarkStart w:id="174" w:name="_Toc503960644"/>
      <w:bookmarkStart w:id="175" w:name="_Toc503960645"/>
      <w:bookmarkStart w:id="176" w:name="_Toc503960646"/>
      <w:bookmarkStart w:id="177" w:name="_Toc503960647"/>
      <w:bookmarkStart w:id="178" w:name="_Toc503960648"/>
      <w:bookmarkStart w:id="179" w:name="_Toc503960649"/>
      <w:bookmarkStart w:id="180" w:name="_Toc503960650"/>
      <w:bookmarkStart w:id="181" w:name="_Toc503960651"/>
      <w:bookmarkStart w:id="182" w:name="_Toc503960652"/>
      <w:bookmarkStart w:id="183" w:name="_Toc503960653"/>
      <w:bookmarkStart w:id="184" w:name="_Toc503960654"/>
      <w:bookmarkStart w:id="185" w:name="_Toc503960655"/>
      <w:bookmarkStart w:id="186" w:name="_Toc503960656"/>
      <w:bookmarkStart w:id="187" w:name="_Toc503960657"/>
      <w:bookmarkStart w:id="188" w:name="_Toc503960658"/>
      <w:bookmarkStart w:id="189" w:name="_Toc503960659"/>
      <w:bookmarkStart w:id="190" w:name="_Toc503960660"/>
      <w:bookmarkStart w:id="191" w:name="_Toc503960661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r w:rsidRPr="001D6CCE">
        <w:rPr>
          <w:rFonts w:ascii="Times New Roman" w:hAnsi="Times New Roman" w:cs="Times New Roman"/>
          <w:color w:val="auto"/>
        </w:rPr>
        <w:lastRenderedPageBreak/>
        <w:t>Tables</w:t>
      </w:r>
      <w:bookmarkEnd w:id="191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14:paraId="4AE1B9D4" w14:textId="77777777" w:rsidTr="000B06CF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2C577B7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33289704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14:paraId="373647ED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38720FE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0AD93C0F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5FD9541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A2E490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4274D65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2D0D071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1D6CCE" w14:paraId="19D3C53A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7BFCC7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29D32E3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3B60B14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1D6CCE" w14:paraId="04C978A1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41F611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3989ECA0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47991A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14:paraId="1DF38356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256778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5FF3C29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B3DB5E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  <w:tr w:rsidR="000B06CF" w:rsidRPr="001D6CCE" w14:paraId="22C791A7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23A15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7B082D" w14:textId="77777777" w:rsidR="000B06CF" w:rsidRPr="001D6CCE" w:rsidRDefault="00000000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Coaching_Log_Quality_Now_Bingo" w:history="1">
              <w:r w:rsidR="000B06CF" w:rsidRPr="009D1184">
                <w:rPr>
                  <w:rFonts w:ascii="Times New Roman" w:hAnsi="Times New Roman"/>
                </w:rPr>
                <w:t>EC. Coaching_Log_Bingo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CF58A4D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Holds the details of Achievements earned by the employee for each month. An agent can have 1 through 7 achievements (detail records) for a month that are tied to one parent eCL.</w:t>
            </w:r>
          </w:p>
        </w:tc>
      </w:tr>
      <w:tr w:rsidR="000B06CF" w:rsidRPr="001D6CCE" w14:paraId="0F75B92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B79E0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7EF67C8" w14:textId="77777777" w:rsidR="000B06CF" w:rsidRPr="001D6CCE" w:rsidRDefault="00000000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Quality_Now_Bingo_Images" w:history="1">
              <w:r w:rsidR="000B06CF" w:rsidRPr="009D1184">
                <w:rPr>
                  <w:rFonts w:ascii="Times New Roman" w:hAnsi="Times New Roman"/>
                </w:rPr>
                <w:t>EC. Bingo_Images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66D4297" w14:textId="77777777" w:rsidR="000B06CF" w:rsidRPr="00926DA7" w:rsidRDefault="000B06CF" w:rsidP="00926DA7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A table to hold the list of Images for the competency the image is associated with.</w:t>
            </w:r>
          </w:p>
          <w:p w14:paraId="08A07A05" w14:textId="77777777" w:rsidR="000B06CF" w:rsidRPr="001D6CCE" w:rsidRDefault="000B06CF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14:paraId="324CF4DF" w14:textId="77777777"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 xml:space="preserve">Table structure and details  in document: </w:t>
      </w:r>
      <w:r w:rsidR="000B06CF" w:rsidRPr="000B06CF">
        <w:rPr>
          <w:rFonts w:ascii="Times New Roman" w:hAnsi="Times New Roman"/>
          <w:noProof/>
        </w:rPr>
        <w:t>CCO_eCoaching_Quality_Other_Load_Tables_Create.sql</w:t>
      </w:r>
    </w:p>
    <w:p w14:paraId="4D5AD179" w14:textId="77777777"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3022ED38" w14:textId="77777777"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92" w:name="_Toc503960662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192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14:paraId="0A6C372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46F3442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7D8A589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14:paraId="3F75A38C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F101418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46DF9537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4EFB8DF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8D64CE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611A29" w14:textId="77777777"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358350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14:paraId="35655B6C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825151" w14:textId="77777777" w:rsidR="00847702" w:rsidRPr="001D6CCE" w:rsidRDefault="00847702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764B51" w14:textId="77777777" w:rsidR="00847702" w:rsidRPr="001D6CCE" w:rsidRDefault="00847702" w:rsidP="0095088D">
            <w:pPr>
              <w:rPr>
                <w:rFonts w:ascii="Times New Roman" w:hAnsi="Times New Roman"/>
                <w:color w:val="000000"/>
              </w:rPr>
            </w:pPr>
            <w:r w:rsidRPr="00335AE2">
              <w:rPr>
                <w:rFonts w:ascii="Times New Roman" w:hAnsi="Times New Roman"/>
              </w:rPr>
              <w:t>sp_Update_Quality_Other_Coaching_Stage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A3459CA" w14:textId="77777777" w:rsidR="00847702" w:rsidRPr="001D6CCE" w:rsidRDefault="00847702" w:rsidP="0095088D">
            <w:pPr>
              <w:spacing w:line="240" w:lineRule="auto"/>
              <w:rPr>
                <w:rFonts w:ascii="Times New Roman" w:hAnsi="Times New Roman"/>
              </w:rPr>
            </w:pPr>
            <w:r w:rsidRPr="00847702">
              <w:rPr>
                <w:rFonts w:ascii="Times New Roman" w:hAnsi="Times New Roman"/>
              </w:rPr>
              <w:t>Load: Quality_Other Data</w:t>
            </w:r>
          </w:p>
        </w:tc>
      </w:tr>
      <w:tr w:rsidR="000B06CF" w:rsidRPr="001D6CCE" w14:paraId="7394A91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710B30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6F8D1" w14:textId="77777777" w:rsidR="000B06CF" w:rsidRPr="00335AE2" w:rsidRDefault="00AF199B" w:rsidP="0095088D">
            <w:pPr>
              <w:rPr>
                <w:rFonts w:ascii="Times New Roman" w:hAnsi="Times New Roman"/>
              </w:rPr>
            </w:pPr>
            <w:r w:rsidRPr="002B0A1E">
              <w:t>sp_SelectCoaching4Bingo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7445599" w14:textId="77777777" w:rsidR="000B06CF" w:rsidRPr="00847702" w:rsidRDefault="00AF199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Notifications: Bingo Data</w:t>
            </w:r>
          </w:p>
        </w:tc>
      </w:tr>
      <w:tr w:rsidR="000B06CF" w:rsidRPr="001D6CCE" w14:paraId="59E33F3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7E7BE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F23EC2" w14:textId="0B855C29" w:rsidR="000B06CF" w:rsidRPr="00335AE2" w:rsidRDefault="003237EA" w:rsidP="0095088D">
            <w:pPr>
              <w:rPr>
                <w:rFonts w:ascii="Times New Roman" w:hAnsi="Times New Roman"/>
              </w:rPr>
            </w:pPr>
            <w:proofErr w:type="spellStart"/>
            <w:r w:rsidRPr="003237EA">
              <w:rPr>
                <w:rFonts w:ascii="Times New Roman" w:hAnsi="Times New Roman"/>
              </w:rPr>
              <w:t>sp_Sharepoint_Upload_Bingo_Trigger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A5E9768" w14:textId="15E6199C" w:rsidR="000B06CF" w:rsidRPr="00847702" w:rsidRDefault="003237EA" w:rsidP="0095088D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Upload: Bingo SharePoint upload</w:t>
            </w:r>
          </w:p>
        </w:tc>
      </w:tr>
    </w:tbl>
    <w:p w14:paraId="7DFD9B16" w14:textId="77777777"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93" w:name="_Toc503960663"/>
      <w:r w:rsidRPr="001D6CCE">
        <w:rPr>
          <w:rFonts w:ascii="Times New Roman" w:hAnsi="Times New Roman" w:cs="Times New Roman"/>
          <w:color w:val="auto"/>
        </w:rPr>
        <w:t>Functions</w:t>
      </w:r>
      <w:bookmarkEnd w:id="193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14:paraId="196E8882" w14:textId="77777777" w:rsidTr="00AF199B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533A75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29A749F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14:paraId="11CD334B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08357E52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073BBA81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14:paraId="589116E7" w14:textId="77777777" w:rsidTr="009D1184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77AC0F" w14:textId="77777777" w:rsidR="008A093F" w:rsidRPr="001D6CCE" w:rsidRDefault="008A093F" w:rsidP="009D1184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108434" w14:textId="77777777" w:rsidR="008A093F" w:rsidRPr="001D6CCE" w:rsidRDefault="00AF199B" w:rsidP="009D1184">
            <w:pPr>
              <w:jc w:val="center"/>
              <w:rPr>
                <w:rFonts w:ascii="Times New Roman" w:hAnsi="Times New Roman"/>
                <w:color w:val="000000"/>
              </w:rPr>
            </w:pPr>
            <w:r w:rsidRPr="00D249BB">
              <w:rPr>
                <w:color w:val="000000"/>
              </w:rPr>
              <w:t>fn_str</w:t>
            </w:r>
            <w:r w:rsidR="005157EF">
              <w:t>Bingo</w:t>
            </w:r>
            <w:r w:rsidRPr="009D1184">
              <w:t>DescriptionFromCompDesc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6ACA70A" w14:textId="77777777" w:rsidR="008A093F" w:rsidRPr="001D6CCE" w:rsidRDefault="00AF199B" w:rsidP="009D1184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an EmpID Consolidates individual Descriptions for each competency to a single value for the Employee</w:t>
            </w:r>
          </w:p>
        </w:tc>
      </w:tr>
      <w:tr w:rsidR="00AF199B" w:rsidRPr="001D6CCE" w14:paraId="4D00E975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887E4" w14:textId="77777777" w:rsidR="00AF199B" w:rsidRPr="001D6CCE" w:rsidRDefault="00AF199B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AF205DB" w14:textId="7A15A869" w:rsidR="00AF199B" w:rsidRPr="00D249BB" w:rsidRDefault="003237EA" w:rsidP="00455E7C">
            <w:pPr>
              <w:rPr>
                <w:color w:val="000000"/>
              </w:rPr>
            </w:pPr>
            <w:r>
              <w:rPr>
                <w:color w:val="000000"/>
              </w:rPr>
              <w:t xml:space="preserve">   </w:t>
            </w:r>
            <w:r w:rsidR="00AF199B" w:rsidRPr="00D249BB">
              <w:rPr>
                <w:color w:val="000000"/>
              </w:rPr>
              <w:t>fn_strAchievementsForCoachingId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1D755BC" w14:textId="77777777" w:rsidR="00AF199B" w:rsidRPr="009D1184" w:rsidRDefault="00AF199B" w:rsidP="00AF199B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 xml:space="preserve">Given a CoachingID consolidates all the Competency Image </w:t>
            </w:r>
            <w:proofErr w:type="spellStart"/>
            <w:r w:rsidRPr="009D1184">
              <w:rPr>
                <w:rFonts w:ascii="Times New Roman" w:hAnsi="Times New Roman"/>
              </w:rPr>
              <w:t>refrences</w:t>
            </w:r>
            <w:proofErr w:type="spellEnd"/>
            <w:r w:rsidRPr="009D1184">
              <w:rPr>
                <w:rFonts w:ascii="Times New Roman" w:hAnsi="Times New Roman"/>
              </w:rPr>
              <w:t xml:space="preserve"> to a single string</w:t>
            </w:r>
          </w:p>
        </w:tc>
      </w:tr>
      <w:tr w:rsidR="003237EA" w:rsidRPr="001D6CCE" w14:paraId="7AE8D2CC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E37B06" w14:textId="000BA1DF" w:rsidR="003237EA" w:rsidRDefault="003237EA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AF34E21" w14:textId="05209620" w:rsidR="003237EA" w:rsidRPr="00D249BB" w:rsidRDefault="003237EA" w:rsidP="00AF199B">
            <w:pPr>
              <w:jc w:val="center"/>
              <w:rPr>
                <w:color w:val="000000"/>
              </w:rPr>
            </w:pPr>
            <w:proofErr w:type="spellStart"/>
            <w:r w:rsidRPr="003237EA">
              <w:rPr>
                <w:color w:val="000000"/>
              </w:rPr>
              <w:t>fn_strBingoCompetenciesFromEmpID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308FD43" w14:textId="650C9835" w:rsidR="003237EA" w:rsidRPr="009D1184" w:rsidRDefault="003237E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3237EA">
              <w:rPr>
                <w:rFonts w:ascii="Times New Roman" w:hAnsi="Times New Roman"/>
              </w:rPr>
              <w:t>Given an EmployeeID and Bingo Type returns the Bingo Competency Values for the Employee</w:t>
            </w:r>
            <w:r>
              <w:rPr>
                <w:rFonts w:ascii="Times New Roman" w:hAnsi="Times New Roman"/>
              </w:rPr>
              <w:t xml:space="preserve"> </w:t>
            </w:r>
            <w:r w:rsidRPr="003237EA">
              <w:rPr>
                <w:rFonts w:ascii="Times New Roman" w:hAnsi="Times New Roman"/>
              </w:rPr>
              <w:t>concatenated as a single string of values separated by a '|'</w:t>
            </w:r>
          </w:p>
        </w:tc>
      </w:tr>
    </w:tbl>
    <w:p w14:paraId="370917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D2B0F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DBCD93" w14:textId="77777777"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6A2BC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21E9E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AEB958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09311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AD548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90FE6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7CD8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8BEA2B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34AC3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77FE32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5F989C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6E6759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7F90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D88B05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5A21F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D526A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393B3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A1D00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2B6599C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9890EF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FD03CE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87CDA7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E9550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6F29A9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DFC8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ECBEF9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16735B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839BF8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035CAD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7071BAF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BDE350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C64CA1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768ACA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B73A1B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3CE5A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438C0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A5F467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1E912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B45EA9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0682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7F26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6AA9A7A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F5245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801EA1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3FE7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5544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5DEDAB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7A98A6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3EC1E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A11A6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7EA6CD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D1E7F4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BC618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DF6EC8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DD11D8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026FA5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820799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F6A5FB0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E59403" w14:textId="77777777"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6C3651" w14:textId="77777777"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headerReference w:type="default" r:id="rId76"/>
      <w:footerReference w:type="default" r:id="rId77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36AA9" w14:textId="77777777" w:rsidR="00A4609C" w:rsidRDefault="00A4609C" w:rsidP="009F2A51">
      <w:pPr>
        <w:spacing w:after="0" w:line="240" w:lineRule="auto"/>
      </w:pPr>
      <w:r>
        <w:separator/>
      </w:r>
    </w:p>
  </w:endnote>
  <w:endnote w:type="continuationSeparator" w:id="0">
    <w:p w14:paraId="558BBED9" w14:textId="77777777" w:rsidR="00A4609C" w:rsidRDefault="00A4609C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D96E5" w14:textId="77777777" w:rsidR="003616C2" w:rsidRDefault="003616C2" w:rsidP="003616C2">
    <w:pPr>
      <w:pStyle w:val="Footertext1"/>
      <w:rPr>
        <w:color w:val="FFFFFF"/>
      </w:rPr>
    </w:pPr>
    <w:r>
      <w:t>This document contains confidential and proprietary information,</w:t>
    </w:r>
  </w:p>
  <w:p w14:paraId="47B2B40B" w14:textId="05257CE1" w:rsidR="003616C2" w:rsidRDefault="003616C2" w:rsidP="003616C2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r w:rsidR="00926DA7">
      <w:t>company</w:t>
    </w:r>
    <w:r>
      <w:t xml:space="preserve"> business affairs.</w:t>
    </w:r>
  </w:p>
  <w:p w14:paraId="2DB1F692" w14:textId="705E6118" w:rsidR="003616C2" w:rsidRPr="000C47F2" w:rsidRDefault="003616C2" w:rsidP="003616C2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ins w:id="194" w:author="Palacherla, Susmitha C" w:date="2024-01-02T14:37:00Z">
      <w:r w:rsidR="008E6829">
        <w:rPr>
          <w:noProof/>
        </w:rPr>
        <w:t>1/2/2024</w:t>
      </w:r>
    </w:ins>
    <w:del w:id="195" w:author="Palacherla, Susmitha C" w:date="2024-01-02T14:37:00Z">
      <w:r w:rsidR="004714F2" w:rsidDel="008E6829">
        <w:rPr>
          <w:noProof/>
        </w:rPr>
        <w:delText>12/29/2023</w:delText>
      </w:r>
    </w:del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46</w:t>
    </w:r>
    <w:r w:rsidRPr="000C47F2">
      <w:rPr>
        <w:rStyle w:val="PageNumber"/>
      </w:rPr>
      <w:fldChar w:fldCharType="end"/>
    </w:r>
  </w:p>
  <w:p w14:paraId="1F4CFA16" w14:textId="77777777" w:rsidR="003616C2" w:rsidRDefault="00361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607E7" w14:textId="77777777" w:rsidR="00A4609C" w:rsidRDefault="00A4609C" w:rsidP="009F2A51">
      <w:pPr>
        <w:spacing w:after="0" w:line="240" w:lineRule="auto"/>
      </w:pPr>
      <w:r>
        <w:separator/>
      </w:r>
    </w:p>
  </w:footnote>
  <w:footnote w:type="continuationSeparator" w:id="0">
    <w:p w14:paraId="45814A11" w14:textId="77777777" w:rsidR="00A4609C" w:rsidRDefault="00A4609C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8873" w14:textId="77777777" w:rsidR="003616C2" w:rsidRDefault="003616C2" w:rsidP="003616C2">
    <w:pPr>
      <w:pStyle w:val="Header"/>
    </w:pPr>
    <w:r>
      <w:t>eCoaching Log System</w:t>
    </w:r>
  </w:p>
  <w:p w14:paraId="1CBF7467" w14:textId="77777777" w:rsidR="003616C2" w:rsidRDefault="003616C2">
    <w:pPr>
      <w:pStyle w:val="Header"/>
    </w:pPr>
  </w:p>
  <w:p w14:paraId="77E157F9" w14:textId="77777777" w:rsidR="003616C2" w:rsidRDefault="003616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4438B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1C546F7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042D89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F22A4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5E3A6F"/>
    <w:multiLevelType w:val="hybridMultilevel"/>
    <w:tmpl w:val="0F40768E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E920CC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E8928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4D102A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3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16279A4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34C76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52654673">
    <w:abstractNumId w:val="18"/>
  </w:num>
  <w:num w:numId="2" w16cid:durableId="390272253">
    <w:abstractNumId w:val="19"/>
  </w:num>
  <w:num w:numId="3" w16cid:durableId="1219433855">
    <w:abstractNumId w:val="4"/>
  </w:num>
  <w:num w:numId="4" w16cid:durableId="67464062">
    <w:abstractNumId w:val="13"/>
  </w:num>
  <w:num w:numId="5" w16cid:durableId="689378547">
    <w:abstractNumId w:val="11"/>
  </w:num>
  <w:num w:numId="6" w16cid:durableId="1103499154">
    <w:abstractNumId w:val="23"/>
  </w:num>
  <w:num w:numId="7" w16cid:durableId="1489517975">
    <w:abstractNumId w:val="22"/>
  </w:num>
  <w:num w:numId="8" w16cid:durableId="158498656">
    <w:abstractNumId w:val="0"/>
  </w:num>
  <w:num w:numId="9" w16cid:durableId="8226274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4204587">
    <w:abstractNumId w:val="7"/>
  </w:num>
  <w:num w:numId="11" w16cid:durableId="1249921336">
    <w:abstractNumId w:val="1"/>
  </w:num>
  <w:num w:numId="12" w16cid:durableId="2117827614">
    <w:abstractNumId w:val="14"/>
  </w:num>
  <w:num w:numId="13" w16cid:durableId="1313562690">
    <w:abstractNumId w:val="24"/>
  </w:num>
  <w:num w:numId="14" w16cid:durableId="756633764">
    <w:abstractNumId w:val="20"/>
  </w:num>
  <w:num w:numId="15" w16cid:durableId="553735819">
    <w:abstractNumId w:val="8"/>
  </w:num>
  <w:num w:numId="16" w16cid:durableId="1791196322">
    <w:abstractNumId w:val="16"/>
  </w:num>
  <w:num w:numId="17" w16cid:durableId="275985929">
    <w:abstractNumId w:val="28"/>
  </w:num>
  <w:num w:numId="18" w16cid:durableId="154610898">
    <w:abstractNumId w:val="27"/>
  </w:num>
  <w:num w:numId="19" w16cid:durableId="2058510972">
    <w:abstractNumId w:val="21"/>
  </w:num>
  <w:num w:numId="20" w16cid:durableId="2077051731">
    <w:abstractNumId w:val="2"/>
  </w:num>
  <w:num w:numId="21" w16cid:durableId="718626035">
    <w:abstractNumId w:val="29"/>
  </w:num>
  <w:num w:numId="22" w16cid:durableId="2105418616">
    <w:abstractNumId w:val="12"/>
  </w:num>
  <w:num w:numId="23" w16cid:durableId="478233672">
    <w:abstractNumId w:val="25"/>
  </w:num>
  <w:num w:numId="24" w16cid:durableId="1396125731">
    <w:abstractNumId w:val="9"/>
  </w:num>
  <w:num w:numId="25" w16cid:durableId="25495460">
    <w:abstractNumId w:val="17"/>
  </w:num>
  <w:num w:numId="26" w16cid:durableId="1960795929">
    <w:abstractNumId w:val="6"/>
  </w:num>
  <w:num w:numId="27" w16cid:durableId="1930196029">
    <w:abstractNumId w:val="10"/>
  </w:num>
  <w:num w:numId="28" w16cid:durableId="1302925768">
    <w:abstractNumId w:val="15"/>
  </w:num>
  <w:num w:numId="29" w16cid:durableId="27219523">
    <w:abstractNumId w:val="26"/>
  </w:num>
  <w:num w:numId="30" w16cid:durableId="344984015">
    <w:abstractNumId w:val="5"/>
  </w:num>
  <w:num w:numId="31" w16cid:durableId="1939177219">
    <w:abstractNumId w:val="3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44224"/>
    <w:rsid w:val="00060E62"/>
    <w:rsid w:val="00066205"/>
    <w:rsid w:val="000943D8"/>
    <w:rsid w:val="00096C08"/>
    <w:rsid w:val="000B06CF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1E3414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7EA"/>
    <w:rsid w:val="00323C43"/>
    <w:rsid w:val="00327B1D"/>
    <w:rsid w:val="00335AE2"/>
    <w:rsid w:val="003376CE"/>
    <w:rsid w:val="00350946"/>
    <w:rsid w:val="00360E8C"/>
    <w:rsid w:val="00360EAA"/>
    <w:rsid w:val="003616C2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C59DA"/>
    <w:rsid w:val="003D2977"/>
    <w:rsid w:val="00401F64"/>
    <w:rsid w:val="004020EE"/>
    <w:rsid w:val="004150EA"/>
    <w:rsid w:val="00425420"/>
    <w:rsid w:val="00446391"/>
    <w:rsid w:val="00452D84"/>
    <w:rsid w:val="00454A76"/>
    <w:rsid w:val="00455E7C"/>
    <w:rsid w:val="004714F2"/>
    <w:rsid w:val="00473A2F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157EF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66661"/>
    <w:rsid w:val="00681BE6"/>
    <w:rsid w:val="006913F0"/>
    <w:rsid w:val="0069149F"/>
    <w:rsid w:val="00695E80"/>
    <w:rsid w:val="00697CD5"/>
    <w:rsid w:val="006A5813"/>
    <w:rsid w:val="006C2E0E"/>
    <w:rsid w:val="006F770C"/>
    <w:rsid w:val="00712815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2D9"/>
    <w:rsid w:val="007F0559"/>
    <w:rsid w:val="007F0FE6"/>
    <w:rsid w:val="007F36E6"/>
    <w:rsid w:val="008001E0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A530E"/>
    <w:rsid w:val="008C2FA7"/>
    <w:rsid w:val="008C584B"/>
    <w:rsid w:val="008D184D"/>
    <w:rsid w:val="008E35AA"/>
    <w:rsid w:val="008E6829"/>
    <w:rsid w:val="0091231B"/>
    <w:rsid w:val="009152BD"/>
    <w:rsid w:val="009212E2"/>
    <w:rsid w:val="00925A7E"/>
    <w:rsid w:val="00926339"/>
    <w:rsid w:val="00926DA7"/>
    <w:rsid w:val="00931693"/>
    <w:rsid w:val="00932115"/>
    <w:rsid w:val="009330C3"/>
    <w:rsid w:val="00934089"/>
    <w:rsid w:val="0094076B"/>
    <w:rsid w:val="00946573"/>
    <w:rsid w:val="0095088D"/>
    <w:rsid w:val="00950B2C"/>
    <w:rsid w:val="00953B0B"/>
    <w:rsid w:val="00966EF6"/>
    <w:rsid w:val="009773E7"/>
    <w:rsid w:val="0098031D"/>
    <w:rsid w:val="00987C80"/>
    <w:rsid w:val="00997A45"/>
    <w:rsid w:val="009A4223"/>
    <w:rsid w:val="009C5F89"/>
    <w:rsid w:val="009D1184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609C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199B"/>
    <w:rsid w:val="00B05B0D"/>
    <w:rsid w:val="00B148DC"/>
    <w:rsid w:val="00B15619"/>
    <w:rsid w:val="00B17252"/>
    <w:rsid w:val="00B27E8F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51D1"/>
    <w:rsid w:val="00B97A0A"/>
    <w:rsid w:val="00BA7B09"/>
    <w:rsid w:val="00BD2C9B"/>
    <w:rsid w:val="00BE2E93"/>
    <w:rsid w:val="00C006AB"/>
    <w:rsid w:val="00C06FFD"/>
    <w:rsid w:val="00C103E4"/>
    <w:rsid w:val="00C1092A"/>
    <w:rsid w:val="00C17305"/>
    <w:rsid w:val="00C20D15"/>
    <w:rsid w:val="00C228D9"/>
    <w:rsid w:val="00C22C83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2F07"/>
    <w:rsid w:val="00C84DC7"/>
    <w:rsid w:val="00C86D30"/>
    <w:rsid w:val="00C87602"/>
    <w:rsid w:val="00CC4682"/>
    <w:rsid w:val="00CC484A"/>
    <w:rsid w:val="00CD5CEE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3C8F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D7637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3AE60BC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  <w:style w:type="paragraph" w:customStyle="1" w:styleId="Footertext1">
    <w:name w:val="Footer text 1"/>
    <w:basedOn w:val="Footer"/>
    <w:rsid w:val="003616C2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3616C2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82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3.png"/><Relationship Id="rId11" Type="http://schemas.openxmlformats.org/officeDocument/2006/relationships/hyperlink" Target="file:///\\UVAAPADSQL50CCO\Quality\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0.png"/><Relationship Id="rId79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footer" Target="footer1.xml"/><Relationship Id="rId8" Type="http://schemas.openxmlformats.org/officeDocument/2006/relationships/hyperlink" Target="file:///\\f3420-ecldbp01\data\Coaching\Quality_Other\Encrypt_Out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\\f3420-ecldbp01\data\Coaching\Quality_Other\Dencrypt_Ou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yperlink" Target="file:///\\UVAADADSQL50CCO\data\coaching\Quality\Decrypt_out\" TargetMode="External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file:///\\UVAADADSQL52CCO\Data\Coaching\Quality\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\\UVAADADSQL50CCO\Data\Coaching\Quality\" TargetMode="External"/><Relationship Id="rId13" Type="http://schemas.openxmlformats.org/officeDocument/2006/relationships/hyperlink" Target="file:///\\F3420-ECLDBP01\ssis\Coaching\Packages\Quality_Other%20_Coaching.dtsx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D564D-650B-426C-B3DD-22E0EDDD4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53</Pages>
  <Words>3115</Words>
  <Characters>17760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20834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53</cp:revision>
  <dcterms:created xsi:type="dcterms:W3CDTF">2016-04-12T19:32:00Z</dcterms:created>
  <dcterms:modified xsi:type="dcterms:W3CDTF">2024-01-02T19:42:00Z</dcterms:modified>
</cp:coreProperties>
</file>