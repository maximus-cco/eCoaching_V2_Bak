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181AA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1AF82FC6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3E4D90AD" w14:textId="77777777" w:rsidR="003616C2" w:rsidRPr="007665CA" w:rsidRDefault="003616C2" w:rsidP="00926DA7">
      <w:pPr>
        <w:ind w:right="-270"/>
        <w:jc w:val="center"/>
        <w:rPr>
          <w:b/>
          <w:bCs/>
          <w:sz w:val="56"/>
          <w:szCs w:val="56"/>
        </w:rPr>
      </w:pPr>
      <w:r w:rsidRPr="007665CA">
        <w:rPr>
          <w:b/>
          <w:bCs/>
          <w:noProof/>
          <w:sz w:val="56"/>
          <w:szCs w:val="56"/>
        </w:rPr>
        <w:t>eCoac</w:t>
      </w:r>
      <w:r>
        <w:rPr>
          <w:b/>
          <w:bCs/>
          <w:noProof/>
          <w:sz w:val="56"/>
          <w:szCs w:val="56"/>
        </w:rPr>
        <w:t>h</w:t>
      </w:r>
      <w:r w:rsidRPr="007665CA">
        <w:rPr>
          <w:b/>
          <w:bCs/>
          <w:noProof/>
          <w:sz w:val="56"/>
          <w:szCs w:val="56"/>
        </w:rPr>
        <w:t>ing Log System</w:t>
      </w:r>
    </w:p>
    <w:p w14:paraId="40B41D35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58D1445B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6F38498C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5D6A6EAD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5724D590" w14:textId="77777777" w:rsidR="009F2A51" w:rsidRPr="002431EB" w:rsidRDefault="009F2A51" w:rsidP="009F2A51">
      <w:pPr>
        <w:ind w:right="-270"/>
        <w:jc w:val="center"/>
      </w:pPr>
    </w:p>
    <w:p w14:paraId="3B21D2AC" w14:textId="5034419F" w:rsidR="001B4454" w:rsidRPr="001D6CCE" w:rsidRDefault="001B4454" w:rsidP="00C82F07">
      <w:pPr>
        <w:pStyle w:val="BodyText"/>
        <w:spacing w:before="240" w:after="60"/>
        <w:ind w:left="1440" w:firstLine="720"/>
        <w:rPr>
          <w:b/>
          <w:sz w:val="32"/>
          <w:szCs w:val="32"/>
        </w:rPr>
      </w:pPr>
      <w:proofErr w:type="spellStart"/>
      <w:r w:rsidRPr="001D6CCE">
        <w:rPr>
          <w:b/>
          <w:sz w:val="32"/>
          <w:szCs w:val="32"/>
        </w:rPr>
        <w:t>eCoaching_</w:t>
      </w:r>
      <w:r w:rsidR="00EB552F" w:rsidRPr="001D6CCE">
        <w:rPr>
          <w:b/>
          <w:sz w:val="32"/>
          <w:szCs w:val="32"/>
        </w:rPr>
        <w:t>Quality_Other</w:t>
      </w:r>
      <w:r w:rsidRPr="001D6CCE">
        <w:rPr>
          <w:b/>
          <w:sz w:val="32"/>
          <w:szCs w:val="32"/>
        </w:rPr>
        <w:t>_Load</w:t>
      </w:r>
      <w:proofErr w:type="spellEnd"/>
    </w:p>
    <w:p w14:paraId="1B9BF6C4" w14:textId="77777777" w:rsidR="009F2A51" w:rsidRPr="001D6CCE" w:rsidRDefault="001B4454" w:rsidP="009F2A51">
      <w:pPr>
        <w:pStyle w:val="BodyText"/>
        <w:spacing w:before="240" w:after="60"/>
        <w:jc w:val="center"/>
        <w:rPr>
          <w:b/>
          <w:sz w:val="32"/>
          <w:szCs w:val="32"/>
        </w:rPr>
      </w:pPr>
      <w:r w:rsidRPr="001D6CCE">
        <w:rPr>
          <w:b/>
          <w:sz w:val="32"/>
          <w:szCs w:val="32"/>
        </w:rPr>
        <w:t xml:space="preserve">SSIS </w:t>
      </w:r>
      <w:r w:rsidR="009F2A51" w:rsidRPr="001D6CCE">
        <w:rPr>
          <w:b/>
          <w:sz w:val="32"/>
          <w:szCs w:val="32"/>
        </w:rPr>
        <w:t>Detail Design Document</w:t>
      </w:r>
    </w:p>
    <w:p w14:paraId="49566E5B" w14:textId="77777777"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14:paraId="13D478E5" w14:textId="77777777" w:rsidR="009F2A51" w:rsidRPr="002431EB" w:rsidRDefault="009F2A51" w:rsidP="009F2A51">
      <w:pPr>
        <w:ind w:right="-270"/>
      </w:pPr>
    </w:p>
    <w:p w14:paraId="592EA8E1" w14:textId="77777777" w:rsidR="009F2A51" w:rsidRPr="002431EB" w:rsidRDefault="009F2A51" w:rsidP="009F2A51">
      <w:pPr>
        <w:ind w:right="-270"/>
      </w:pPr>
    </w:p>
    <w:tbl>
      <w:tblPr>
        <w:tblW w:w="8193" w:type="dxa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263"/>
        <w:gridCol w:w="5400"/>
      </w:tblGrid>
      <w:tr w:rsidR="009F2A51" w:rsidRPr="00D37C04" w14:paraId="5BB42473" w14:textId="77777777" w:rsidTr="009D1184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E11A8B6" w14:textId="77777777" w:rsidR="009F2A51" w:rsidRPr="001D6CCE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Last Revision</w:t>
            </w:r>
          </w:p>
        </w:tc>
        <w:tc>
          <w:tcPr>
            <w:tcW w:w="126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36823A51" w14:textId="77777777" w:rsidR="009F2A51" w:rsidRPr="001D6CCE" w:rsidRDefault="009F2A51" w:rsidP="00925A7E">
            <w:pPr>
              <w:ind w:right="-270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Last Review</w:t>
            </w:r>
          </w:p>
        </w:tc>
        <w:tc>
          <w:tcPr>
            <w:tcW w:w="540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3D03F3FE" w14:textId="77777777" w:rsidR="009F2A51" w:rsidRPr="001D6CCE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Description</w:t>
            </w:r>
          </w:p>
        </w:tc>
      </w:tr>
      <w:tr w:rsidR="00C82F07" w:rsidRPr="00D37C04" w14:paraId="0824E504" w14:textId="77777777" w:rsidTr="009D1184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28E72D11" w14:textId="3FB6BAF2" w:rsidR="00C82F07" w:rsidRPr="00C82F07" w:rsidRDefault="00C82F07" w:rsidP="00C82F07">
            <w:pPr>
              <w:ind w:left="-12" w:right="-270"/>
              <w:jc w:val="center"/>
              <w:rPr>
                <w:rFonts w:ascii="Times New Roman" w:hAnsi="Times New Roman"/>
              </w:rPr>
            </w:pPr>
            <w:ins w:id="0" w:author="Palacherla, Susmitha C" w:date="2021-04-19T18:21:00Z">
              <w:r>
                <w:rPr>
                  <w:rFonts w:ascii="Times New Roman" w:hAnsi="Times New Roman"/>
                </w:rPr>
                <w:t>4/19/2021</w:t>
              </w:r>
            </w:ins>
            <w:del w:id="1" w:author="Palacherla, Susmitha C" w:date="2021-04-19T18:21:00Z">
              <w:r w:rsidRPr="00C82F07" w:rsidDel="00AF1689">
                <w:rPr>
                  <w:rFonts w:ascii="Times New Roman" w:hAnsi="Times New Roman"/>
                </w:rPr>
                <w:delText>7/31/2020</w:delText>
              </w:r>
            </w:del>
          </w:p>
        </w:tc>
        <w:tc>
          <w:tcPr>
            <w:tcW w:w="1263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47B89E1F" w14:textId="77777777" w:rsidR="00C82F07" w:rsidRPr="00C82F07" w:rsidRDefault="00C82F07" w:rsidP="00C82F07">
            <w:pPr>
              <w:ind w:left="-12" w:right="-27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1096E6E7" w14:textId="79A37616" w:rsidR="00C82F07" w:rsidRPr="00C82F07" w:rsidRDefault="00C82F07" w:rsidP="00C82F07">
            <w:pPr>
              <w:ind w:right="-270"/>
              <w:rPr>
                <w:rFonts w:ascii="Times New Roman" w:hAnsi="Times New Roman"/>
              </w:rPr>
            </w:pPr>
            <w:ins w:id="2" w:author="Palacherla, Susmitha C" w:date="2021-04-19T18:21:00Z">
              <w:r w:rsidRPr="000E2E23">
                <w:rPr>
                  <w:rFonts w:ascii="Times New Roman" w:hAnsi="Times New Roman"/>
                  <w:sz w:val="24"/>
                </w:rPr>
                <w:t>TFS 20677 -  AD island to AD AWS environment changes</w:t>
              </w:r>
              <w:r>
                <w:rPr>
                  <w:rFonts w:ascii="Times New Roman" w:hAnsi="Times New Roman"/>
                  <w:sz w:val="24"/>
                </w:rPr>
                <w:t>.</w:t>
              </w:r>
            </w:ins>
            <w:del w:id="3" w:author="Palacherla, Susmitha C" w:date="2021-04-19T18:21:00Z">
              <w:r w:rsidRPr="00C82F07" w:rsidDel="00AF1689">
                <w:rPr>
                  <w:rFonts w:ascii="Times New Roman" w:hAnsi="Times New Roman"/>
                </w:rPr>
                <w:delText xml:space="preserve">TFS 17716 - Removed company specific references </w:delText>
              </w:r>
            </w:del>
          </w:p>
        </w:tc>
      </w:tr>
    </w:tbl>
    <w:p w14:paraId="0A728DAB" w14:textId="77777777"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14:paraId="67B189F9" w14:textId="77777777" w:rsidR="009F2A51" w:rsidRPr="001D6CCE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2"/>
          <w:szCs w:val="22"/>
        </w:rPr>
      </w:pPr>
      <w:r w:rsidRPr="001D6CCE"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7A6CABBF" wp14:editId="3605B4ED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DACFD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1D6CCE"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13FAA95D" wp14:editId="12401048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9A6777" id="Line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1D6CCE">
        <w:rPr>
          <w:rFonts w:ascii="Times New Roman" w:hAnsi="Times New Roman"/>
          <w:b w:val="0"/>
          <w:sz w:val="22"/>
          <w:szCs w:val="22"/>
        </w:rPr>
        <w:t>Prepared by:</w:t>
      </w:r>
      <w:r w:rsidR="009F2A51" w:rsidRPr="001D6CCE">
        <w:rPr>
          <w:rFonts w:ascii="Times New Roman" w:hAnsi="Times New Roman"/>
          <w:b w:val="0"/>
          <w:sz w:val="22"/>
          <w:szCs w:val="22"/>
        </w:rPr>
        <w:tab/>
      </w:r>
      <w:r w:rsidR="00202048" w:rsidRPr="001D6CCE">
        <w:rPr>
          <w:rFonts w:ascii="Times New Roman" w:hAnsi="Times New Roman"/>
          <w:b w:val="0"/>
          <w:sz w:val="22"/>
          <w:szCs w:val="22"/>
        </w:rPr>
        <w:t>Susmitha Palacherla</w:t>
      </w:r>
      <w:r w:rsidR="009F2A51" w:rsidRPr="001D6CCE">
        <w:rPr>
          <w:rFonts w:ascii="Times New Roman" w:hAnsi="Times New Roman"/>
          <w:b w:val="0"/>
          <w:sz w:val="22"/>
          <w:szCs w:val="22"/>
        </w:rPr>
        <w:tab/>
        <w:t xml:space="preserve">Date: </w:t>
      </w:r>
      <w:r w:rsidR="00446391" w:rsidRPr="001D6CCE">
        <w:rPr>
          <w:rFonts w:ascii="Times New Roman" w:hAnsi="Times New Roman"/>
          <w:b w:val="0"/>
          <w:sz w:val="22"/>
          <w:szCs w:val="22"/>
        </w:rPr>
        <w:t>6/11</w:t>
      </w:r>
      <w:r w:rsidR="00B4614B" w:rsidRPr="001D6CCE">
        <w:rPr>
          <w:rFonts w:ascii="Times New Roman" w:hAnsi="Times New Roman"/>
          <w:b w:val="0"/>
          <w:sz w:val="22"/>
          <w:szCs w:val="22"/>
        </w:rPr>
        <w:t>/2016</w:t>
      </w:r>
    </w:p>
    <w:p w14:paraId="2106FFC8" w14:textId="77777777" w:rsidR="009F2A51" w:rsidRPr="001D6CCE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14:paraId="248F6BD5" w14:textId="77777777" w:rsidR="009F2A51" w:rsidRPr="001D6CCE" w:rsidRDefault="009F2A51" w:rsidP="009F2A51">
      <w:pPr>
        <w:pStyle w:val="BodyText"/>
        <w:rPr>
          <w:szCs w:val="22"/>
        </w:rPr>
      </w:pPr>
      <w:r w:rsidRPr="001D6CCE">
        <w:rPr>
          <w:szCs w:val="22"/>
        </w:rPr>
        <w:t xml:space="preserve">Department, Location: </w:t>
      </w:r>
      <w:r w:rsidRPr="001D6CCE">
        <w:rPr>
          <w:szCs w:val="22"/>
        </w:rPr>
        <w:tab/>
      </w:r>
      <w:r w:rsidRPr="001D6CCE">
        <w:rPr>
          <w:szCs w:val="22"/>
        </w:rPr>
        <w:tab/>
      </w:r>
      <w:r w:rsidR="00202048" w:rsidRPr="001D6CCE">
        <w:rPr>
          <w:szCs w:val="22"/>
        </w:rPr>
        <w:t>Health Solutions Division</w:t>
      </w:r>
    </w:p>
    <w:p w14:paraId="2D288B7E" w14:textId="77777777"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3EBD562D" wp14:editId="009FC2C9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3BDDC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077C34B2" w14:textId="77777777"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14:paraId="303F48A6" w14:textId="77777777" w:rsidR="009F2A51" w:rsidRPr="001D6CCE" w:rsidRDefault="009F2A51" w:rsidP="009F2A51">
      <w:pPr>
        <w:pStyle w:val="hdr1"/>
        <w:ind w:left="0" w:right="-270"/>
        <w:jc w:val="center"/>
        <w:rPr>
          <w:b/>
          <w:sz w:val="28"/>
        </w:rPr>
      </w:pPr>
      <w:r w:rsidRPr="001D6CCE">
        <w:rPr>
          <w:b/>
          <w:sz w:val="28"/>
        </w:rPr>
        <w:t>Change History Log</w:t>
      </w:r>
    </w:p>
    <w:p w14:paraId="06D2DDBA" w14:textId="77777777" w:rsidR="009F2A51" w:rsidRPr="002431EB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1D6CCE" w14:paraId="538A2F22" w14:textId="77777777" w:rsidTr="00B63D5F">
        <w:trPr>
          <w:tblHeader/>
        </w:trPr>
        <w:tc>
          <w:tcPr>
            <w:tcW w:w="1440" w:type="dxa"/>
            <w:shd w:val="solid" w:color="auto" w:fill="000000"/>
          </w:tcPr>
          <w:p w14:paraId="6290DEBE" w14:textId="77777777"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14:paraId="6ABE0560" w14:textId="77777777"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14:paraId="16E1125D" w14:textId="77777777"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Author</w:t>
            </w:r>
          </w:p>
        </w:tc>
      </w:tr>
      <w:tr w:rsidR="009F2A51" w:rsidRPr="001D6CCE" w14:paraId="23F3FF5E" w14:textId="77777777" w:rsidTr="00B63D5F">
        <w:tc>
          <w:tcPr>
            <w:tcW w:w="1440" w:type="dxa"/>
          </w:tcPr>
          <w:p w14:paraId="773F11C7" w14:textId="77777777" w:rsidR="009F2A51" w:rsidRPr="001D6CCE" w:rsidRDefault="00B4614B" w:rsidP="00A440F9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6</w:t>
            </w:r>
            <w:r w:rsidR="00446391" w:rsidRPr="001D6CCE">
              <w:rPr>
                <w:sz w:val="22"/>
                <w:szCs w:val="22"/>
              </w:rPr>
              <w:t>/</w:t>
            </w:r>
            <w:r w:rsidR="0094076B" w:rsidRPr="001D6CCE">
              <w:rPr>
                <w:sz w:val="22"/>
                <w:szCs w:val="22"/>
              </w:rPr>
              <w:t>11/2016</w:t>
            </w:r>
          </w:p>
        </w:tc>
        <w:tc>
          <w:tcPr>
            <w:tcW w:w="5238" w:type="dxa"/>
          </w:tcPr>
          <w:p w14:paraId="4999E4BF" w14:textId="77777777" w:rsidR="009F2A51" w:rsidRPr="001D6CCE" w:rsidRDefault="00A67A9C" w:rsidP="00EB552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 xml:space="preserve">1.0 </w:t>
            </w:r>
            <w:r w:rsidR="00202048" w:rsidRPr="001D6CCE">
              <w:rPr>
                <w:sz w:val="22"/>
                <w:szCs w:val="22"/>
              </w:rPr>
              <w:t>Initial revision</w:t>
            </w:r>
            <w:r w:rsidR="007C6827" w:rsidRPr="001D6CCE">
              <w:rPr>
                <w:sz w:val="22"/>
                <w:szCs w:val="22"/>
              </w:rPr>
              <w:t xml:space="preserve">. </w:t>
            </w:r>
            <w:r w:rsidR="00B4614B" w:rsidRPr="001D6CCE">
              <w:rPr>
                <w:sz w:val="22"/>
                <w:szCs w:val="22"/>
              </w:rPr>
              <w:t xml:space="preserve">CTC Feed per </w:t>
            </w:r>
            <w:r w:rsidR="007C6827" w:rsidRPr="001D6CCE">
              <w:rPr>
                <w:sz w:val="22"/>
                <w:szCs w:val="22"/>
              </w:rPr>
              <w:t xml:space="preserve">TFS </w:t>
            </w:r>
            <w:r w:rsidR="00A440F9" w:rsidRPr="001D6CCE">
              <w:rPr>
                <w:sz w:val="22"/>
                <w:szCs w:val="22"/>
              </w:rPr>
              <w:t>2</w:t>
            </w:r>
            <w:r w:rsidR="00EB552F" w:rsidRPr="001D6CCE">
              <w:rPr>
                <w:sz w:val="22"/>
                <w:szCs w:val="22"/>
              </w:rPr>
              <w:t>268</w:t>
            </w:r>
          </w:p>
        </w:tc>
        <w:tc>
          <w:tcPr>
            <w:tcW w:w="2790" w:type="dxa"/>
          </w:tcPr>
          <w:p w14:paraId="2FE94B21" w14:textId="77777777" w:rsidR="009F2A51" w:rsidRPr="001D6CCE" w:rsidRDefault="00202048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14:paraId="594BBA52" w14:textId="77777777" w:rsidTr="00B63D5F">
        <w:tc>
          <w:tcPr>
            <w:tcW w:w="1440" w:type="dxa"/>
          </w:tcPr>
          <w:p w14:paraId="62986C79" w14:textId="77777777" w:rsidR="009F2A51" w:rsidRPr="001D6CCE" w:rsidRDefault="00B4614B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7/15/2016</w:t>
            </w:r>
          </w:p>
        </w:tc>
        <w:tc>
          <w:tcPr>
            <w:tcW w:w="5238" w:type="dxa"/>
          </w:tcPr>
          <w:p w14:paraId="0C86480F" w14:textId="77777777" w:rsidR="009F2A51" w:rsidRPr="001D6CCE" w:rsidRDefault="00B4614B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2.0 Updates for HFC and KUD Feeds per TFS 3179 &amp; 3186</w:t>
            </w:r>
          </w:p>
        </w:tc>
        <w:tc>
          <w:tcPr>
            <w:tcW w:w="2790" w:type="dxa"/>
          </w:tcPr>
          <w:p w14:paraId="168722B8" w14:textId="77777777" w:rsidR="009F2A51" w:rsidRPr="001D6CCE" w:rsidRDefault="00B4614B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14:paraId="53D71CC2" w14:textId="77777777" w:rsidTr="00B63D5F">
        <w:tc>
          <w:tcPr>
            <w:tcW w:w="1440" w:type="dxa"/>
          </w:tcPr>
          <w:p w14:paraId="4937AE96" w14:textId="77777777" w:rsidR="009F2A51" w:rsidRPr="001D6CCE" w:rsidRDefault="00446391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8/2/2016</w:t>
            </w:r>
          </w:p>
        </w:tc>
        <w:tc>
          <w:tcPr>
            <w:tcW w:w="5238" w:type="dxa"/>
          </w:tcPr>
          <w:p w14:paraId="78317F50" w14:textId="77777777" w:rsidR="009F2A51" w:rsidRPr="001D6CCE" w:rsidRDefault="00446391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3.0 Updates for KUD feed per TFS 3179</w:t>
            </w:r>
          </w:p>
        </w:tc>
        <w:tc>
          <w:tcPr>
            <w:tcW w:w="2790" w:type="dxa"/>
            <w:vAlign w:val="bottom"/>
          </w:tcPr>
          <w:p w14:paraId="1DEE2390" w14:textId="77777777" w:rsidR="009F2A51" w:rsidRPr="001D6CCE" w:rsidRDefault="00446391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14:paraId="1CF0FB15" w14:textId="77777777" w:rsidTr="00B63D5F">
        <w:tc>
          <w:tcPr>
            <w:tcW w:w="1440" w:type="dxa"/>
          </w:tcPr>
          <w:p w14:paraId="7E772952" w14:textId="77777777" w:rsidR="009F2A51" w:rsidRPr="001D6CCE" w:rsidRDefault="00F25D8A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9/7/2016</w:t>
            </w:r>
          </w:p>
        </w:tc>
        <w:tc>
          <w:tcPr>
            <w:tcW w:w="5238" w:type="dxa"/>
          </w:tcPr>
          <w:p w14:paraId="3C792FBE" w14:textId="77777777" w:rsidR="00997A45" w:rsidRPr="001D6CCE" w:rsidRDefault="00F25D8A" w:rsidP="00F25D8A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4.0 Update to Description derived column expression in CTC files when any of the 4 text fields are NULL</w:t>
            </w:r>
            <w:r w:rsidR="00004197" w:rsidRPr="001D6CCE">
              <w:rPr>
                <w:sz w:val="22"/>
                <w:szCs w:val="22"/>
              </w:rPr>
              <w:t xml:space="preserve"> (2.2.2.3.1 step II b)</w:t>
            </w:r>
          </w:p>
        </w:tc>
        <w:tc>
          <w:tcPr>
            <w:tcW w:w="2790" w:type="dxa"/>
          </w:tcPr>
          <w:p w14:paraId="102956BB" w14:textId="77777777" w:rsidR="009F2A51" w:rsidRPr="001D6CCE" w:rsidRDefault="00F25D8A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B63D5F" w:rsidRPr="001D6CCE" w14:paraId="7302C380" w14:textId="77777777" w:rsidTr="00B63D5F">
        <w:tc>
          <w:tcPr>
            <w:tcW w:w="1440" w:type="dxa"/>
          </w:tcPr>
          <w:p w14:paraId="63DD227A" w14:textId="77777777"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2/5/2017</w:t>
            </w:r>
          </w:p>
        </w:tc>
        <w:tc>
          <w:tcPr>
            <w:tcW w:w="5238" w:type="dxa"/>
          </w:tcPr>
          <w:p w14:paraId="358097F5" w14:textId="77777777"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5.0 Updates for NPN feed per TFS 5903</w:t>
            </w:r>
          </w:p>
        </w:tc>
        <w:tc>
          <w:tcPr>
            <w:tcW w:w="2790" w:type="dxa"/>
            <w:vAlign w:val="bottom"/>
          </w:tcPr>
          <w:p w14:paraId="21527297" w14:textId="77777777"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14:paraId="44E65B72" w14:textId="77777777" w:rsidTr="00B63D5F">
        <w:tc>
          <w:tcPr>
            <w:tcW w:w="1440" w:type="dxa"/>
          </w:tcPr>
          <w:p w14:paraId="4C12EBA0" w14:textId="77777777" w:rsidR="009F2A51" w:rsidRPr="001D6CCE" w:rsidRDefault="00100524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2/8/2017</w:t>
            </w:r>
          </w:p>
        </w:tc>
        <w:tc>
          <w:tcPr>
            <w:tcW w:w="5238" w:type="dxa"/>
          </w:tcPr>
          <w:p w14:paraId="0CE64925" w14:textId="77777777" w:rsidR="009F2A51" w:rsidRPr="001D6CCE" w:rsidRDefault="00100524" w:rsidP="00100524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5.</w:t>
            </w:r>
            <w:r>
              <w:rPr>
                <w:sz w:val="22"/>
                <w:szCs w:val="22"/>
              </w:rPr>
              <w:t>1</w:t>
            </w:r>
            <w:r w:rsidRPr="001D6CCE">
              <w:rPr>
                <w:sz w:val="22"/>
                <w:szCs w:val="22"/>
              </w:rPr>
              <w:t xml:space="preserve"> Updates </w:t>
            </w:r>
            <w:r>
              <w:rPr>
                <w:sz w:val="22"/>
                <w:szCs w:val="22"/>
              </w:rPr>
              <w:t xml:space="preserve">from V&amp;V </w:t>
            </w:r>
            <w:r w:rsidRPr="001D6CCE">
              <w:rPr>
                <w:sz w:val="22"/>
                <w:szCs w:val="22"/>
              </w:rPr>
              <w:t>for NPN feed per TFS 5903</w:t>
            </w:r>
          </w:p>
        </w:tc>
        <w:tc>
          <w:tcPr>
            <w:tcW w:w="2790" w:type="dxa"/>
          </w:tcPr>
          <w:p w14:paraId="7990D91E" w14:textId="77777777" w:rsidR="009F2A51" w:rsidRPr="001D6CCE" w:rsidRDefault="00100524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DA5AD6" w:rsidRPr="001D6CCE" w14:paraId="1954305E" w14:textId="77777777" w:rsidTr="00B63D5F">
        <w:tc>
          <w:tcPr>
            <w:tcW w:w="1440" w:type="dxa"/>
          </w:tcPr>
          <w:p w14:paraId="544EEE84" w14:textId="77777777"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8/14/2017</w:t>
            </w:r>
          </w:p>
        </w:tc>
        <w:tc>
          <w:tcPr>
            <w:tcW w:w="5238" w:type="dxa"/>
          </w:tcPr>
          <w:p w14:paraId="73213071" w14:textId="77777777"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6.0 TFS 7105 – Upgrade to SQL Server 2012</w:t>
            </w:r>
          </w:p>
        </w:tc>
        <w:tc>
          <w:tcPr>
            <w:tcW w:w="2790" w:type="dxa"/>
          </w:tcPr>
          <w:p w14:paraId="5B4C4DDE" w14:textId="77777777"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Susmitha Palacherla</w:t>
            </w:r>
          </w:p>
        </w:tc>
      </w:tr>
      <w:tr w:rsidR="005C3A7B" w:rsidRPr="001D6CCE" w14:paraId="22261542" w14:textId="77777777" w:rsidTr="00B63D5F">
        <w:tc>
          <w:tcPr>
            <w:tcW w:w="1440" w:type="dxa"/>
          </w:tcPr>
          <w:p w14:paraId="4DD03D25" w14:textId="77777777" w:rsidR="005C3A7B" w:rsidRPr="00925A7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12/28/2017</w:t>
            </w:r>
          </w:p>
        </w:tc>
        <w:tc>
          <w:tcPr>
            <w:tcW w:w="5238" w:type="dxa"/>
          </w:tcPr>
          <w:p w14:paraId="48C69AB8" w14:textId="77777777" w:rsidR="005C3A7B" w:rsidRPr="00925A7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7.0 TFS 7854 – Encryption related changes for feed files and staging tables</w:t>
            </w:r>
          </w:p>
        </w:tc>
        <w:tc>
          <w:tcPr>
            <w:tcW w:w="2790" w:type="dxa"/>
          </w:tcPr>
          <w:p w14:paraId="062A5C5D" w14:textId="77777777" w:rsidR="005C3A7B" w:rsidRPr="00925A7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Susmitha Palacherla</w:t>
            </w:r>
          </w:p>
        </w:tc>
      </w:tr>
      <w:tr w:rsidR="00925A7E" w:rsidRPr="001D6CCE" w14:paraId="35AE06EB" w14:textId="77777777" w:rsidTr="00B63D5F">
        <w:tc>
          <w:tcPr>
            <w:tcW w:w="1440" w:type="dxa"/>
          </w:tcPr>
          <w:p w14:paraId="2A0A44AB" w14:textId="77777777" w:rsidR="00925A7E" w:rsidRPr="00925A7E" w:rsidRDefault="00925A7E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07/10/2019</w:t>
            </w:r>
          </w:p>
        </w:tc>
        <w:tc>
          <w:tcPr>
            <w:tcW w:w="5238" w:type="dxa"/>
          </w:tcPr>
          <w:p w14:paraId="66F916BB" w14:textId="77777777" w:rsidR="00925A7E" w:rsidRPr="00925A7E" w:rsidRDefault="00925A7E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8.0 TFS 14706 - Switch smtpout.gdit.com to ironport.maximus.com</w:t>
            </w:r>
          </w:p>
        </w:tc>
        <w:tc>
          <w:tcPr>
            <w:tcW w:w="2790" w:type="dxa"/>
          </w:tcPr>
          <w:p w14:paraId="7CE9F020" w14:textId="77777777" w:rsidR="00925A7E" w:rsidRPr="00925A7E" w:rsidRDefault="00925A7E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Susmitha Palacherla</w:t>
            </w:r>
          </w:p>
        </w:tc>
      </w:tr>
      <w:tr w:rsidR="00C22C83" w:rsidRPr="001D6CCE" w14:paraId="107FC556" w14:textId="77777777" w:rsidTr="00B63D5F">
        <w:tc>
          <w:tcPr>
            <w:tcW w:w="1440" w:type="dxa"/>
          </w:tcPr>
          <w:p w14:paraId="704C329F" w14:textId="77777777" w:rsidR="00C22C83" w:rsidRPr="009D1184" w:rsidRDefault="00C22C83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08/16/2019</w:t>
            </w:r>
          </w:p>
        </w:tc>
        <w:tc>
          <w:tcPr>
            <w:tcW w:w="5238" w:type="dxa"/>
          </w:tcPr>
          <w:p w14:paraId="363EE204" w14:textId="77777777" w:rsidR="00C22C83" w:rsidRPr="009D1184" w:rsidRDefault="00C22C83" w:rsidP="009D1184">
            <w:pPr>
              <w:pStyle w:val="hdr1"/>
              <w:ind w:left="0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9.0 TFS 15063 - Quality Now Rewards and Recognition (Bingo)</w:t>
            </w:r>
          </w:p>
        </w:tc>
        <w:tc>
          <w:tcPr>
            <w:tcW w:w="2790" w:type="dxa"/>
          </w:tcPr>
          <w:p w14:paraId="25718ECB" w14:textId="77777777" w:rsidR="00C22C83" w:rsidRPr="009D1184" w:rsidRDefault="00C22C83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Susmitha Palacherla</w:t>
            </w:r>
          </w:p>
        </w:tc>
      </w:tr>
      <w:tr w:rsidR="009D1184" w:rsidRPr="001D6CCE" w14:paraId="27361192" w14:textId="77777777" w:rsidTr="00B63D5F">
        <w:tc>
          <w:tcPr>
            <w:tcW w:w="1440" w:type="dxa"/>
          </w:tcPr>
          <w:p w14:paraId="10C22194" w14:textId="77777777" w:rsidR="009D1184" w:rsidRDefault="009D1184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09/27/2019</w:t>
            </w:r>
          </w:p>
        </w:tc>
        <w:tc>
          <w:tcPr>
            <w:tcW w:w="5238" w:type="dxa"/>
          </w:tcPr>
          <w:p w14:paraId="028EDA20" w14:textId="77777777" w:rsidR="009D1184" w:rsidRPr="009D1184" w:rsidRDefault="009D1184" w:rsidP="009D1184">
            <w:pPr>
              <w:pStyle w:val="hdr1"/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10.0 </w:t>
            </w:r>
            <w:r w:rsidRPr="009D1184">
              <w:rPr>
                <w:sz w:val="22"/>
                <w:szCs w:val="22"/>
              </w:rPr>
              <w:t>TFS 15465 - eCoaching - London Alternate Channel Bingo logs</w:t>
            </w:r>
          </w:p>
        </w:tc>
        <w:tc>
          <w:tcPr>
            <w:tcW w:w="2790" w:type="dxa"/>
          </w:tcPr>
          <w:p w14:paraId="3D52A94F" w14:textId="77777777" w:rsidR="009D1184" w:rsidRPr="009D1184" w:rsidRDefault="009D1184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Susmitha Palacherla</w:t>
            </w:r>
          </w:p>
        </w:tc>
      </w:tr>
      <w:tr w:rsidR="003616C2" w:rsidRPr="001D6CCE" w14:paraId="619E020E" w14:textId="77777777" w:rsidTr="00B63D5F">
        <w:tc>
          <w:tcPr>
            <w:tcW w:w="1440" w:type="dxa"/>
          </w:tcPr>
          <w:p w14:paraId="604CDEA9" w14:textId="77777777" w:rsidR="003616C2" w:rsidRDefault="003616C2" w:rsidP="003616C2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7/29/2020</w:t>
            </w:r>
          </w:p>
        </w:tc>
        <w:tc>
          <w:tcPr>
            <w:tcW w:w="5238" w:type="dxa"/>
          </w:tcPr>
          <w:p w14:paraId="0006E452" w14:textId="0B6036DD" w:rsidR="003616C2" w:rsidRDefault="003616C2" w:rsidP="003616C2">
            <w:pPr>
              <w:pStyle w:val="hdr1"/>
              <w:ind w:left="0"/>
              <w:rPr>
                <w:sz w:val="22"/>
                <w:szCs w:val="22"/>
              </w:rPr>
            </w:pPr>
            <w:r w:rsidRPr="00C82F07">
              <w:rPr>
                <w:sz w:val="22"/>
                <w:szCs w:val="22"/>
              </w:rPr>
              <w:t xml:space="preserve">TFS 17716 - Removed company specific references </w:t>
            </w:r>
          </w:p>
        </w:tc>
        <w:tc>
          <w:tcPr>
            <w:tcW w:w="2790" w:type="dxa"/>
          </w:tcPr>
          <w:p w14:paraId="2371D8FC" w14:textId="77777777" w:rsidR="003616C2" w:rsidRDefault="003616C2" w:rsidP="003616C2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C82F07">
              <w:rPr>
                <w:sz w:val="22"/>
                <w:szCs w:val="22"/>
              </w:rPr>
              <w:t>Susmitha Palacherla</w:t>
            </w:r>
          </w:p>
        </w:tc>
      </w:tr>
      <w:tr w:rsidR="00B27E8F" w:rsidRPr="001D6CCE" w14:paraId="3E241531" w14:textId="77777777" w:rsidTr="00B63D5F">
        <w:trPr>
          <w:ins w:id="4" w:author="Palacherla, Susmitha C" w:date="2021-04-19T18:39:00Z"/>
        </w:trPr>
        <w:tc>
          <w:tcPr>
            <w:tcW w:w="1440" w:type="dxa"/>
          </w:tcPr>
          <w:p w14:paraId="41F2C794" w14:textId="66E76AF8" w:rsidR="00B27E8F" w:rsidRDefault="00B27E8F" w:rsidP="00B27E8F">
            <w:pPr>
              <w:pStyle w:val="hdr1"/>
              <w:ind w:left="0"/>
              <w:jc w:val="left"/>
              <w:rPr>
                <w:ins w:id="5" w:author="Palacherla, Susmitha C" w:date="2021-04-19T18:39:00Z"/>
                <w:sz w:val="22"/>
                <w:szCs w:val="22"/>
              </w:rPr>
            </w:pPr>
            <w:ins w:id="6" w:author="Palacherla, Susmitha C" w:date="2021-04-19T18:39:00Z">
              <w:r>
                <w:t>4/19/2021</w:t>
              </w:r>
            </w:ins>
          </w:p>
        </w:tc>
        <w:tc>
          <w:tcPr>
            <w:tcW w:w="5238" w:type="dxa"/>
          </w:tcPr>
          <w:p w14:paraId="19DF6351" w14:textId="56FFACD2" w:rsidR="00B27E8F" w:rsidRPr="00C82F07" w:rsidRDefault="00B27E8F" w:rsidP="00B27E8F">
            <w:pPr>
              <w:pStyle w:val="hdr1"/>
              <w:ind w:left="0"/>
              <w:rPr>
                <w:ins w:id="7" w:author="Palacherla, Susmitha C" w:date="2021-04-19T18:39:00Z"/>
                <w:sz w:val="22"/>
                <w:szCs w:val="22"/>
              </w:rPr>
            </w:pPr>
            <w:ins w:id="8" w:author="Palacherla, Susmitha C" w:date="2021-04-19T18:39:00Z">
              <w:r>
                <w:t>TFS 20677 -  AD island to AD AWS environment changes</w:t>
              </w:r>
            </w:ins>
          </w:p>
        </w:tc>
        <w:tc>
          <w:tcPr>
            <w:tcW w:w="2790" w:type="dxa"/>
          </w:tcPr>
          <w:p w14:paraId="29F1D924" w14:textId="2995D061" w:rsidR="00B27E8F" w:rsidRPr="00C82F07" w:rsidRDefault="00B27E8F" w:rsidP="00B27E8F">
            <w:pPr>
              <w:pStyle w:val="hdr1"/>
              <w:ind w:left="0"/>
              <w:jc w:val="left"/>
              <w:rPr>
                <w:ins w:id="9" w:author="Palacherla, Susmitha C" w:date="2021-04-19T18:39:00Z"/>
                <w:sz w:val="22"/>
                <w:szCs w:val="22"/>
              </w:rPr>
            </w:pPr>
            <w:ins w:id="10" w:author="Palacherla, Susmitha C" w:date="2021-04-19T18:39:00Z">
              <w:r w:rsidRPr="00585627">
                <w:t>Susmitha Palacherla</w:t>
              </w:r>
            </w:ins>
          </w:p>
        </w:tc>
      </w:tr>
    </w:tbl>
    <w:p w14:paraId="05C1B7A5" w14:textId="77777777" w:rsidR="009F2A51" w:rsidRPr="002431EB" w:rsidRDefault="009F2A51" w:rsidP="009F2A51">
      <w:pPr>
        <w:pStyle w:val="BodyText"/>
      </w:pPr>
    </w:p>
    <w:p w14:paraId="73AEDF46" w14:textId="77777777"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11" w:name="_Toc434743870"/>
      <w:r w:rsidRPr="002431EB">
        <w:br w:type="page"/>
      </w:r>
      <w:bookmarkEnd w:id="11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6B87253" w14:textId="77777777" w:rsidR="00481F6E" w:rsidRDefault="00481F6E">
          <w:pPr>
            <w:pStyle w:val="TOCHeading"/>
          </w:pPr>
          <w:r>
            <w:t>Contents</w:t>
          </w:r>
        </w:p>
        <w:p w14:paraId="3D06913A" w14:textId="77777777" w:rsidR="00CC484A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960624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</w:t>
            </w:r>
            <w:r w:rsidR="00CC484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Overview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_Toc503960624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3FFE24F4" w14:textId="77777777" w:rsidR="00CC484A" w:rsidRDefault="00454A7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5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Project Description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_Toc503960625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13DC780A" w14:textId="77777777" w:rsidR="00CC484A" w:rsidRDefault="00454A7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6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Document Scope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_Toc503960626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0BF5D17B" w14:textId="77777777" w:rsidR="00CC484A" w:rsidRDefault="00454A7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7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1.3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_Toc503960627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707217D9" w14:textId="77777777" w:rsidR="00CC484A" w:rsidRDefault="00454A7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8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1.4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Module List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_Toc503960628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6409DA90" w14:textId="77777777" w:rsidR="00CC484A" w:rsidRDefault="00454A7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9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1.5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Software and Hardware Interfaces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_Toc503960629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6912B488" w14:textId="77777777" w:rsidR="00CC484A" w:rsidRDefault="00454A7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0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1.5.1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Software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_Toc503960630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0DA4A6AB" w14:textId="77777777" w:rsidR="00CC484A" w:rsidRDefault="00454A7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1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1.5.2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Hardware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_Toc503960631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009A98C2" w14:textId="77777777" w:rsidR="00CC484A" w:rsidRDefault="00454A7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32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1.6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Users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_Toc503960632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45E30B84" w14:textId="77777777" w:rsidR="00CC484A" w:rsidRDefault="00454A76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03960633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</w:t>
            </w:r>
            <w:r w:rsidR="00CC484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Details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_Toc503960633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323D93E8" w14:textId="77777777" w:rsidR="00CC484A" w:rsidRDefault="00454A7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36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_Toc503960636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7F5FFF1F" w14:textId="77777777" w:rsidR="00CC484A" w:rsidRDefault="00454A76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37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Module Details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_Toc503960637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6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20CB5248" w14:textId="77777777" w:rsidR="00CC484A" w:rsidRDefault="00454A7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8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SQL agent job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_Toc503960638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6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33205E1D" w14:textId="77777777" w:rsidR="00CC484A" w:rsidRDefault="00454A7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9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SSIS Package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_Toc503960639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6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7BC73CB9" w14:textId="77777777" w:rsidR="00CC484A" w:rsidRDefault="00454A7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61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2.2.3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Tables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_Toc503960661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25717C45" w14:textId="77777777" w:rsidR="00CC484A" w:rsidRDefault="00454A7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62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2.2.4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Procedures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_Toc503960662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0DB92EAC" w14:textId="77777777" w:rsidR="00CC484A" w:rsidRDefault="00454A76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63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2.2.5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Functions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_Toc503960663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14403A87" w14:textId="77777777"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14:paraId="7F120FCD" w14:textId="77777777"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72F5259A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41B08825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2C63CF61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0C179136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7F2A7757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1B3143B0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4BFE6CCF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7AA1320A" w14:textId="77777777"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1509989B" w14:textId="77777777" w:rsidR="009D1884" w:rsidRPr="001D6CCE" w:rsidRDefault="006F770C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12" w:name="_Toc503960624"/>
      <w:r w:rsidRPr="001D6CCE">
        <w:rPr>
          <w:rFonts w:ascii="Times New Roman" w:hAnsi="Times New Roman" w:cs="Times New Roman"/>
          <w:color w:val="auto"/>
        </w:rPr>
        <w:lastRenderedPageBreak/>
        <w:t>Overview</w:t>
      </w:r>
      <w:bookmarkEnd w:id="12"/>
    </w:p>
    <w:p w14:paraId="2C30263C" w14:textId="77777777" w:rsidR="00A47122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3" w:name="_Toc503960625"/>
      <w:r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Project </w:t>
      </w:r>
      <w:r w:rsidR="006F770C" w:rsidRPr="001D6CCE">
        <w:rPr>
          <w:rFonts w:ascii="Times New Roman" w:hAnsi="Times New Roman" w:cs="Times New Roman"/>
          <w:color w:val="auto"/>
          <w:sz w:val="22"/>
          <w:szCs w:val="22"/>
        </w:rPr>
        <w:t>Description</w:t>
      </w:r>
      <w:bookmarkEnd w:id="13"/>
    </w:p>
    <w:p w14:paraId="4E37A0EA" w14:textId="77777777" w:rsidR="001B4454" w:rsidRPr="001D6CCE" w:rsidRDefault="00A47122" w:rsidP="001B4454">
      <w:pPr>
        <w:rPr>
          <w:rFonts w:ascii="Times New Roman" w:hAnsi="Times New Roman"/>
        </w:rPr>
      </w:pPr>
      <w:r w:rsidRPr="001D6CCE">
        <w:rPr>
          <w:rFonts w:ascii="Times New Roman" w:hAnsi="Times New Roman"/>
          <w:color w:val="000000" w:themeColor="text1"/>
        </w:rPr>
        <w:t xml:space="preserve"> </w:t>
      </w:r>
      <w:r w:rsidR="00026536" w:rsidRPr="001D6CCE">
        <w:rPr>
          <w:rFonts w:ascii="Times New Roman" w:hAnsi="Times New Roman"/>
          <w:color w:val="000000" w:themeColor="text1"/>
        </w:rPr>
        <w:t xml:space="preserve">The </w:t>
      </w:r>
      <w:r w:rsidR="001B4454" w:rsidRPr="001D6CCE">
        <w:rPr>
          <w:rFonts w:ascii="Times New Roman" w:hAnsi="Times New Roman"/>
          <w:color w:val="000000" w:themeColor="text1"/>
        </w:rPr>
        <w:t xml:space="preserve">coaching process is a standard process to facilitate consistent communication when a performance opportunity </w:t>
      </w:r>
      <w:r w:rsidR="0094076B" w:rsidRPr="001D6CCE">
        <w:rPr>
          <w:rFonts w:ascii="Times New Roman" w:hAnsi="Times New Roman"/>
          <w:color w:val="000000" w:themeColor="text1"/>
        </w:rPr>
        <w:t xml:space="preserve">or reinforcement </w:t>
      </w:r>
      <w:r w:rsidR="001B4454" w:rsidRPr="001D6CCE">
        <w:rPr>
          <w:rFonts w:ascii="Times New Roman" w:hAnsi="Times New Roman"/>
          <w:color w:val="000000" w:themeColor="text1"/>
        </w:rPr>
        <w:t xml:space="preserve">exists.  It provides a method to make a determination of whether coaching is needed, when to initiate coaching and verification that the performance issue has been addressed. </w:t>
      </w:r>
      <w:r w:rsidR="007C6827" w:rsidRPr="001D6CCE">
        <w:rPr>
          <w:rFonts w:ascii="Times New Roman" w:hAnsi="Times New Roman"/>
          <w:color w:val="000000" w:themeColor="text1"/>
        </w:rPr>
        <w:t xml:space="preserve">The </w:t>
      </w:r>
      <w:r w:rsidR="00EB552F" w:rsidRPr="001D6CCE">
        <w:rPr>
          <w:rFonts w:ascii="Times New Roman" w:hAnsi="Times New Roman"/>
          <w:color w:val="000000" w:themeColor="text1"/>
        </w:rPr>
        <w:t xml:space="preserve">Quality_Other </w:t>
      </w:r>
      <w:r w:rsidR="007C6827" w:rsidRPr="001D6CCE">
        <w:rPr>
          <w:rFonts w:ascii="Times New Roman" w:hAnsi="Times New Roman"/>
          <w:color w:val="000000" w:themeColor="text1"/>
        </w:rPr>
        <w:t>feed</w:t>
      </w:r>
      <w:r w:rsidR="0094076B" w:rsidRPr="001D6CCE">
        <w:rPr>
          <w:rFonts w:ascii="Times New Roman" w:hAnsi="Times New Roman"/>
          <w:color w:val="000000" w:themeColor="text1"/>
        </w:rPr>
        <w:t>(s)</w:t>
      </w:r>
      <w:r w:rsidR="007C6827" w:rsidRPr="001D6CCE">
        <w:rPr>
          <w:rFonts w:ascii="Times New Roman" w:hAnsi="Times New Roman"/>
          <w:color w:val="000000" w:themeColor="text1"/>
        </w:rPr>
        <w:t xml:space="preserve"> </w:t>
      </w:r>
      <w:r w:rsidR="0094076B" w:rsidRPr="001D6CCE">
        <w:rPr>
          <w:rFonts w:ascii="Times New Roman" w:hAnsi="Times New Roman"/>
          <w:color w:val="000000" w:themeColor="text1"/>
        </w:rPr>
        <w:t xml:space="preserve">will be used for mass loading of ecls </w:t>
      </w:r>
      <w:r w:rsidR="00EB552F" w:rsidRPr="001D6CCE">
        <w:rPr>
          <w:rFonts w:ascii="Times New Roman" w:hAnsi="Times New Roman"/>
          <w:color w:val="000000" w:themeColor="text1"/>
        </w:rPr>
        <w:t xml:space="preserve">from the Quality system </w:t>
      </w:r>
      <w:r w:rsidR="0094076B" w:rsidRPr="001D6CCE">
        <w:rPr>
          <w:rFonts w:ascii="Times New Roman" w:hAnsi="Times New Roman"/>
          <w:color w:val="000000" w:themeColor="text1"/>
        </w:rPr>
        <w:t>that would have normally been submitted through the User Interface into the database</w:t>
      </w:r>
      <w:r w:rsidR="007C6827" w:rsidRPr="001D6CCE">
        <w:rPr>
          <w:rFonts w:ascii="Times New Roman" w:hAnsi="Times New Roman"/>
          <w:color w:val="000000" w:themeColor="text1"/>
        </w:rPr>
        <w:t xml:space="preserve">. </w:t>
      </w:r>
      <w:r w:rsidR="001B4454" w:rsidRPr="001D6CCE">
        <w:rPr>
          <w:rFonts w:ascii="Times New Roman" w:hAnsi="Times New Roman"/>
          <w:color w:val="000000" w:themeColor="text1"/>
        </w:rPr>
        <w:t xml:space="preserve">Utilizing the eCL </w:t>
      </w:r>
      <w:proofErr w:type="gramStart"/>
      <w:r w:rsidR="001B4454" w:rsidRPr="001D6CCE">
        <w:rPr>
          <w:rFonts w:ascii="Times New Roman" w:hAnsi="Times New Roman"/>
          <w:color w:val="000000" w:themeColor="text1"/>
        </w:rPr>
        <w:t>work-flow</w:t>
      </w:r>
      <w:proofErr w:type="gramEnd"/>
      <w:r w:rsidR="001B4454" w:rsidRPr="001D6CCE">
        <w:rPr>
          <w:rFonts w:ascii="Times New Roman" w:hAnsi="Times New Roman"/>
          <w:color w:val="000000" w:themeColor="text1"/>
        </w:rPr>
        <w:t xml:space="preserve">, items can be tracked from start to finish to verify if items have been addressed. </w:t>
      </w:r>
    </w:p>
    <w:p w14:paraId="47251809" w14:textId="77777777" w:rsidR="00A47122" w:rsidRPr="001D6CCE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14:paraId="7517E1BD" w14:textId="77777777" w:rsidR="00A47122" w:rsidRPr="001D6CCE" w:rsidRDefault="00A47122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4" w:name="_Toc503960626"/>
      <w:r w:rsidRPr="001D6CCE">
        <w:rPr>
          <w:rFonts w:ascii="Times New Roman" w:hAnsi="Times New Roman" w:cs="Times New Roman"/>
          <w:color w:val="auto"/>
          <w:sz w:val="22"/>
          <w:szCs w:val="22"/>
        </w:rPr>
        <w:t>Document</w:t>
      </w:r>
      <w:r w:rsidR="006F770C"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 Scope</w:t>
      </w:r>
      <w:bookmarkEnd w:id="14"/>
    </w:p>
    <w:p w14:paraId="303C1303" w14:textId="77777777" w:rsidR="00A47122" w:rsidRPr="001D6CCE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This document describes the </w:t>
      </w:r>
      <w:r w:rsidR="001B4454" w:rsidRPr="001D6CCE">
        <w:rPr>
          <w:rFonts w:ascii="Times New Roman" w:hAnsi="Times New Roman"/>
          <w:color w:val="000000" w:themeColor="text1"/>
        </w:rPr>
        <w:t xml:space="preserve">load of the </w:t>
      </w:r>
      <w:r w:rsidR="0094076B" w:rsidRPr="001D6CCE">
        <w:rPr>
          <w:rFonts w:ascii="Times New Roman" w:hAnsi="Times New Roman"/>
          <w:color w:val="000000" w:themeColor="text1"/>
        </w:rPr>
        <w:t>‘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94076B" w:rsidRPr="001D6CCE">
        <w:rPr>
          <w:rFonts w:ascii="Times New Roman" w:hAnsi="Times New Roman"/>
          <w:color w:val="000000" w:themeColor="text1"/>
        </w:rPr>
        <w:t>’ feeds</w:t>
      </w:r>
      <w:r w:rsidR="00EB552F" w:rsidRPr="001D6CCE">
        <w:rPr>
          <w:rFonts w:ascii="Times New Roman" w:hAnsi="Times New Roman"/>
          <w:color w:val="000000" w:themeColor="text1"/>
        </w:rPr>
        <w:t xml:space="preserve"> (Related to Quality systems but not directly based on the actual </w:t>
      </w:r>
      <w:proofErr w:type="spellStart"/>
      <w:r w:rsidR="00EB552F" w:rsidRPr="001D6CCE">
        <w:rPr>
          <w:rFonts w:ascii="Times New Roman" w:hAnsi="Times New Roman"/>
          <w:color w:val="000000" w:themeColor="text1"/>
        </w:rPr>
        <w:t>evalautions</w:t>
      </w:r>
      <w:proofErr w:type="spellEnd"/>
      <w:r w:rsidR="00EB552F" w:rsidRPr="001D6CCE">
        <w:rPr>
          <w:rFonts w:ascii="Times New Roman" w:hAnsi="Times New Roman"/>
          <w:color w:val="000000" w:themeColor="text1"/>
        </w:rPr>
        <w:t>)</w:t>
      </w:r>
      <w:r w:rsidR="0094076B" w:rsidRPr="001D6CCE">
        <w:rPr>
          <w:rFonts w:ascii="Times New Roman" w:hAnsi="Times New Roman"/>
          <w:color w:val="000000" w:themeColor="text1"/>
        </w:rPr>
        <w:t xml:space="preserve"> that will be used to mass load ecls into the database.</w:t>
      </w:r>
      <w:r w:rsidR="001B4454" w:rsidRPr="001D6CCE">
        <w:rPr>
          <w:rFonts w:ascii="Times New Roman" w:hAnsi="Times New Roman"/>
          <w:color w:val="000000" w:themeColor="text1"/>
        </w:rPr>
        <w:t xml:space="preserve"> Once the reports are loaded into the database the logs are tracked through the workflow like any Coaching log entered from the web interface.</w:t>
      </w:r>
    </w:p>
    <w:p w14:paraId="0BB21D9B" w14:textId="77777777" w:rsidR="002C3B04" w:rsidRPr="00822AAD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</w:p>
    <w:p w14:paraId="4B2669AC" w14:textId="77777777" w:rsidR="002C3B04" w:rsidRPr="001D6CCE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14:paraId="1BB0C553" w14:textId="77777777" w:rsidR="002C3B04" w:rsidRPr="001D6CCE" w:rsidRDefault="002C3B0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5" w:name="_Toc503960627"/>
      <w:r w:rsidRPr="001D6CCE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15"/>
    </w:p>
    <w:p w14:paraId="678ED2D2" w14:textId="77777777" w:rsidR="007C6827" w:rsidRPr="001D6CCE" w:rsidRDefault="007C6827" w:rsidP="0053330A">
      <w:p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The table below shows </w:t>
      </w:r>
      <w:r w:rsidR="0053330A" w:rsidRPr="001D6CCE">
        <w:rPr>
          <w:rFonts w:ascii="Times New Roman" w:hAnsi="Times New Roman"/>
          <w:color w:val="000000" w:themeColor="text1"/>
        </w:rPr>
        <w:t xml:space="preserve">the </w:t>
      </w:r>
      <w:r w:rsidRPr="001D6CCE">
        <w:rPr>
          <w:rFonts w:ascii="Times New Roman" w:hAnsi="Times New Roman"/>
          <w:color w:val="000000" w:themeColor="text1"/>
        </w:rPr>
        <w:t xml:space="preserve">attributes for the </w:t>
      </w:r>
      <w:r w:rsidR="0094076B" w:rsidRPr="001D6CCE">
        <w:rPr>
          <w:rFonts w:ascii="Times New Roman" w:hAnsi="Times New Roman"/>
          <w:color w:val="000000" w:themeColor="text1"/>
        </w:rPr>
        <w:t>‘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94076B" w:rsidRPr="001D6CCE">
        <w:rPr>
          <w:rFonts w:ascii="Times New Roman" w:hAnsi="Times New Roman"/>
          <w:color w:val="000000" w:themeColor="text1"/>
        </w:rPr>
        <w:t>’</w:t>
      </w:r>
      <w:r w:rsidR="0053330A" w:rsidRPr="001D6CCE">
        <w:rPr>
          <w:rFonts w:ascii="Times New Roman" w:hAnsi="Times New Roman"/>
          <w:color w:val="000000" w:themeColor="text1"/>
        </w:rPr>
        <w:t xml:space="preserve"> report</w:t>
      </w:r>
      <w:r w:rsidR="00381B5A" w:rsidRPr="001D6CCE">
        <w:rPr>
          <w:rFonts w:ascii="Times New Roman" w:hAnsi="Times New Roman"/>
          <w:color w:val="000000" w:themeColor="text1"/>
        </w:rPr>
        <w:t>s</w:t>
      </w:r>
      <w:r w:rsidRPr="001D6CCE">
        <w:rPr>
          <w:rFonts w:ascii="Times New Roman" w:hAnsi="Times New Roman"/>
          <w:color w:val="000000" w:themeColor="text1"/>
        </w:rPr>
        <w:t>.</w:t>
      </w:r>
      <w:r w:rsidR="0053330A" w:rsidRPr="001D6CCE">
        <w:rPr>
          <w:rFonts w:ascii="Times New Roman" w:hAnsi="Times New Roman"/>
          <w:color w:val="000000" w:themeColor="text1"/>
        </w:rPr>
        <w:t xml:space="preserve"> </w:t>
      </w:r>
    </w:p>
    <w:p w14:paraId="6D3AC20A" w14:textId="51A47E06" w:rsidR="005C3A7B" w:rsidRPr="001D6CCE" w:rsidRDefault="005C3A7B" w:rsidP="005C3A7B">
      <w:pPr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Encrypted </w:t>
      </w:r>
      <w:r w:rsidR="0053330A" w:rsidRPr="001D6CCE">
        <w:rPr>
          <w:rFonts w:ascii="Times New Roman" w:hAnsi="Times New Roman"/>
          <w:color w:val="000000" w:themeColor="text1"/>
        </w:rPr>
        <w:t xml:space="preserve">Files are staged </w:t>
      </w:r>
      <w:r w:rsidR="0053330A" w:rsidRPr="005C3A7B">
        <w:rPr>
          <w:rFonts w:ascii="Times New Roman" w:hAnsi="Times New Roman"/>
          <w:color w:val="000000" w:themeColor="text1"/>
        </w:rPr>
        <w:t xml:space="preserve">at </w:t>
      </w:r>
      <w:r w:rsidR="00454A76">
        <w:fldChar w:fldCharType="begin"/>
      </w:r>
      <w:r w:rsidR="00454A76">
        <w:instrText xml:space="preserve"> HYPERLINK "file:///\\\\f3420-ecldbp01\\data\\Coaching\\Quality_Other\\Encrypt_Out" </w:instrText>
      </w:r>
      <w:r w:rsidR="00454A76">
        <w:fldChar w:fldCharType="separate"/>
      </w:r>
      <w:r w:rsidR="001F3C08" w:rsidRPr="00925A7E">
        <w:rPr>
          <w:rStyle w:val="Hyperlink"/>
        </w:rPr>
        <w:t>\\</w:t>
      </w:r>
      <w:del w:id="16" w:author="Palacherla, Susmitha C" w:date="2021-04-20T08:08:00Z">
        <w:r w:rsidR="001F3C08" w:rsidRPr="00700164" w:rsidDel="00FD7637">
          <w:rPr>
            <w:rStyle w:val="Hyperlink"/>
            <w:rFonts w:ascii="Times New Roman" w:hAnsi="Times New Roman"/>
          </w:rPr>
          <w:delText>f3420-ecldbp01</w:delText>
        </w:r>
      </w:del>
      <w:ins w:id="17" w:author="Palacherla, Susmitha C" w:date="2021-04-20T08:08:00Z">
        <w:r w:rsidR="00FD7637">
          <w:rPr>
            <w:rStyle w:val="Hyperlink"/>
            <w:rFonts w:ascii="Times New Roman" w:hAnsi="Times New Roman"/>
          </w:rPr>
          <w:t>UVAAPADSQL50CCO</w:t>
        </w:r>
      </w:ins>
      <w:r w:rsidR="001F3C08" w:rsidRPr="00700164">
        <w:rPr>
          <w:rStyle w:val="Hyperlink"/>
          <w:rFonts w:ascii="Times New Roman" w:hAnsi="Times New Roman"/>
        </w:rPr>
        <w:t>\data\Coaching\Quality_Other\Encrypt_Out</w:t>
      </w:r>
      <w:r w:rsidR="00454A76">
        <w:rPr>
          <w:rStyle w:val="Hyperlink"/>
          <w:rFonts w:ascii="Times New Roman" w:hAnsi="Times New Roman"/>
        </w:rPr>
        <w:fldChar w:fldCharType="end"/>
      </w:r>
      <w:r>
        <w:rPr>
          <w:rStyle w:val="Hyperlink"/>
          <w:rFonts w:ascii="Times New Roman" w:hAnsi="Times New Roman"/>
        </w:rPr>
        <w:t xml:space="preserve">  </w:t>
      </w:r>
      <w:r w:rsidRPr="00925A7E">
        <w:rPr>
          <w:color w:val="000000" w:themeColor="text1"/>
        </w:rPr>
        <w:t xml:space="preserve">until loaded. Encrypted files have naming convention </w:t>
      </w:r>
      <w:proofErr w:type="spellStart"/>
      <w:r w:rsidRPr="001D6CCE">
        <w:rPr>
          <w:rFonts w:ascii="Times New Roman" w:hAnsi="Times New Roman"/>
          <w:color w:val="000000" w:themeColor="text1"/>
        </w:rPr>
        <w:t>eCL_Quality_Feed_</w:t>
      </w:r>
      <w:r w:rsidRPr="00925A7E">
        <w:rPr>
          <w:rFonts w:ascii="Times New Roman" w:hAnsi="Times New Roman"/>
          <w:color w:val="000000" w:themeColor="text1"/>
        </w:rPr>
        <w:t>xxx</w:t>
      </w:r>
      <w:r w:rsidRPr="001D6CCE">
        <w:rPr>
          <w:rFonts w:ascii="Times New Roman" w:hAnsi="Times New Roman"/>
          <w:color w:val="000000" w:themeColor="text1"/>
        </w:rPr>
        <w:t>yyyymmdd.csv</w:t>
      </w:r>
      <w:r w:rsidRPr="00124D8C">
        <w:rPr>
          <w:rFonts w:ascii="Times New Roman" w:hAnsi="Times New Roman"/>
          <w:sz w:val="20"/>
          <w:szCs w:val="20"/>
        </w:rPr>
        <w:t>.zip.encrypt</w:t>
      </w:r>
      <w:proofErr w:type="spellEnd"/>
      <w:r w:rsidRPr="001D6CCE">
        <w:rPr>
          <w:rFonts w:ascii="Times New Roman" w:hAnsi="Times New Roman"/>
          <w:color w:val="000000" w:themeColor="text1"/>
        </w:rPr>
        <w:t xml:space="preserve">  </w:t>
      </w:r>
    </w:p>
    <w:p w14:paraId="0232EE3A" w14:textId="77777777" w:rsidR="005C3A7B" w:rsidRPr="001D6CCE" w:rsidRDefault="005C3A7B" w:rsidP="005C3A7B">
      <w:pPr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Decrypted files ready to load have </w:t>
      </w:r>
      <w:r w:rsidRPr="001D6CCE">
        <w:rPr>
          <w:rFonts w:ascii="Times New Roman" w:hAnsi="Times New Roman"/>
          <w:color w:val="000000" w:themeColor="text1"/>
        </w:rPr>
        <w:t>Files have a naming convention eCL_Quality_Feed_</w:t>
      </w:r>
      <w:r w:rsidRPr="001D6CCE">
        <w:rPr>
          <w:rFonts w:ascii="Times New Roman" w:hAnsi="Times New Roman"/>
          <w:b/>
          <w:color w:val="000000" w:themeColor="text1"/>
        </w:rPr>
        <w:t>xxx</w:t>
      </w:r>
      <w:r w:rsidRPr="001D6CCE">
        <w:rPr>
          <w:rFonts w:ascii="Times New Roman" w:hAnsi="Times New Roman"/>
          <w:color w:val="000000" w:themeColor="text1"/>
        </w:rPr>
        <w:t>yyyymmdd.csv  where xxx is the 3 letter Report code.</w:t>
      </w:r>
    </w:p>
    <w:p w14:paraId="76E9CC75" w14:textId="77777777" w:rsidR="005C3A7B" w:rsidRPr="001D6CCE" w:rsidRDefault="005C3A7B" w:rsidP="0053330A">
      <w:pPr>
        <w:rPr>
          <w:rFonts w:ascii="Times New Roman" w:hAnsi="Times New Roman"/>
          <w:color w:val="000000" w:themeColor="text1"/>
        </w:rPr>
      </w:pPr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81"/>
        <w:gridCol w:w="4435"/>
        <w:gridCol w:w="815"/>
        <w:gridCol w:w="840"/>
        <w:gridCol w:w="1878"/>
        <w:gridCol w:w="766"/>
        <w:gridCol w:w="1292"/>
      </w:tblGrid>
      <w:tr w:rsidR="0053330A" w:rsidRPr="001D6CCE" w14:paraId="19D00A56" w14:textId="77777777" w:rsidTr="00374892">
        <w:trPr>
          <w:trHeight w:val="450"/>
        </w:trPr>
        <w:tc>
          <w:tcPr>
            <w:tcW w:w="346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025596DA" w14:textId="77777777" w:rsidR="0053330A" w:rsidRPr="001D6CCE" w:rsidRDefault="0053330A" w:rsidP="00A71CC9">
            <w:pPr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2888D46E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Metric/Report</w:t>
            </w:r>
          </w:p>
        </w:tc>
        <w:tc>
          <w:tcPr>
            <w:tcW w:w="872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244A5263" w14:textId="77777777" w:rsidR="0053330A" w:rsidRPr="001D6CCE" w:rsidRDefault="0053330A" w:rsidP="0053330A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Active Feed</w:t>
            </w:r>
          </w:p>
        </w:tc>
        <w:tc>
          <w:tcPr>
            <w:tcW w:w="554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524762F3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Code</w:t>
            </w:r>
          </w:p>
        </w:tc>
        <w:tc>
          <w:tcPr>
            <w:tcW w:w="143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17ABECF4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eCL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39AE1CF7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Entry</w:t>
            </w:r>
          </w:p>
        </w:tc>
        <w:tc>
          <w:tcPr>
            <w:tcW w:w="134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6799FEC7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Coaching Reason</w:t>
            </w:r>
          </w:p>
        </w:tc>
      </w:tr>
      <w:tr w:rsidR="0053330A" w:rsidRPr="001D6CCE" w14:paraId="2726AC82" w14:textId="77777777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5D294A40" w14:textId="77777777" w:rsidR="0053330A" w:rsidRPr="001D6CCE" w:rsidRDefault="0053330A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14:paraId="14125E42" w14:textId="77777777" w:rsidR="0053330A" w:rsidRPr="001D6CCE" w:rsidRDefault="00EB552F" w:rsidP="003C2E2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Coach the coach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1FB6B7C3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 </w:t>
            </w:r>
            <w:r w:rsidR="00381B5A"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3FB466A4" w14:textId="77777777" w:rsidR="0053330A" w:rsidRPr="001D6CCE" w:rsidRDefault="00EB552F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CTC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06D28144" w14:textId="77777777" w:rsidR="0053330A" w:rsidRPr="001D6CCE" w:rsidRDefault="00EB552F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54B5BF74" w14:textId="77777777" w:rsidR="0053330A" w:rsidRPr="001D6CCE" w:rsidRDefault="007C6827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5B7EB65B" w14:textId="77777777" w:rsidR="0053330A" w:rsidRPr="001D6CCE" w:rsidRDefault="00843A3C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Coaching</w:t>
            </w:r>
            <w:r w:rsidR="0053330A" w:rsidRPr="001D6CCE">
              <w:rPr>
                <w:rFonts w:ascii="Times New Roman" w:hAnsi="Times New Roman"/>
                <w:color w:val="000000"/>
              </w:rPr>
              <w:t xml:space="preserve">  </w:t>
            </w:r>
          </w:p>
        </w:tc>
      </w:tr>
      <w:tr w:rsidR="00374892" w:rsidRPr="001D6CCE" w14:paraId="31413190" w14:textId="77777777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1B4BCD7" w14:textId="77777777" w:rsidR="00374892" w:rsidRPr="001D6CCE" w:rsidRDefault="00374892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2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5DBD2DC4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Kudos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D9191BE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4910230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KUD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1A0DAEF3" w14:textId="77777777" w:rsidR="00374892" w:rsidRPr="001D6CCE" w:rsidRDefault="00374892" w:rsidP="00374892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9FD6D02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A4B9934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Recognition  </w:t>
            </w:r>
          </w:p>
        </w:tc>
      </w:tr>
      <w:tr w:rsidR="00374892" w:rsidRPr="001D6CCE" w14:paraId="4EDBDA70" w14:textId="77777777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D173AB4" w14:textId="77777777" w:rsidR="00374892" w:rsidRPr="001D6CCE" w:rsidRDefault="00374892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6F33D99D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High CSAT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3304E27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F32FA38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HFC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41B61E32" w14:textId="77777777" w:rsidR="00374892" w:rsidRPr="001D6CCE" w:rsidRDefault="00374892" w:rsidP="00374892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2B13491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33A4E54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Quality  </w:t>
            </w:r>
          </w:p>
        </w:tc>
      </w:tr>
      <w:tr w:rsidR="00843A3C" w:rsidRPr="001D6CCE" w14:paraId="754F3CDD" w14:textId="77777777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357D712" w14:textId="77777777" w:rsidR="00843A3C" w:rsidRPr="001D6CCE" w:rsidRDefault="00C22C83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lastRenderedPageBreak/>
              <w:t>4</w:t>
            </w:r>
            <w:r w:rsidR="00843A3C" w:rsidRPr="001D6CCE">
              <w:rPr>
                <w:rFonts w:ascii="Times New Roman" w:hAnsi="Times New Roman"/>
                <w:color w:val="000000"/>
              </w:rPr>
              <w:t>.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3BE2CC51" w14:textId="77777777"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National Producer Number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6C52628" w14:textId="77777777"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4558121" w14:textId="77777777"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NPN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6F47BC75" w14:textId="77777777" w:rsidR="00843A3C" w:rsidRPr="001D6CCE" w:rsidRDefault="00843A3C" w:rsidP="00843A3C">
            <w:pPr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Pending Supervisor Review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E15BCCE" w14:textId="77777777"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2F8FEAF" w14:textId="77777777"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Current Coaching Initiatives  </w:t>
            </w:r>
          </w:p>
        </w:tc>
      </w:tr>
      <w:tr w:rsidR="00C22C83" w:rsidRPr="001D6CCE" w14:paraId="34FFB0B2" w14:textId="77777777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7BDEDA73" w14:textId="77777777" w:rsidR="00C22C83" w:rsidRPr="001D6CCE" w:rsidDel="00C22C83" w:rsidRDefault="00C22C83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5.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2F6F6AD6" w14:textId="77777777" w:rsidR="00C22C83" w:rsidRPr="001D6CCE" w:rsidRDefault="009D1184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 (QCM  &amp;QM) for CSRs and Supervisors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0624D5C" w14:textId="77777777" w:rsidR="00C22C83" w:rsidRPr="001D6CCE" w:rsidRDefault="00C22C83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63EB669" w14:textId="77777777" w:rsidR="00C22C83" w:rsidRDefault="00C22C83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BQN BQNS</w:t>
            </w:r>
          </w:p>
          <w:p w14:paraId="1EE8BAE1" w14:textId="77777777" w:rsidR="009D1184" w:rsidRDefault="009D1184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BQM</w:t>
            </w:r>
          </w:p>
          <w:p w14:paraId="61561052" w14:textId="77777777" w:rsidR="009D1184" w:rsidRPr="001D6CCE" w:rsidRDefault="009D1184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BQMS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3DBCF7AD" w14:textId="77777777" w:rsidR="00C22C83" w:rsidRPr="001D6CCE" w:rsidRDefault="00C22C83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Pending Acknowledgement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576722E" w14:textId="77777777" w:rsidR="00C22C83" w:rsidRPr="001D6CCE" w:rsidRDefault="00C22C83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7C070960" w14:textId="77777777" w:rsidR="00C22C83" w:rsidRPr="001D6CCE" w:rsidRDefault="00C22C83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Quality</w:t>
            </w:r>
          </w:p>
        </w:tc>
      </w:tr>
    </w:tbl>
    <w:p w14:paraId="502A6A37" w14:textId="77777777" w:rsidR="002C3B04" w:rsidRPr="001D6CCE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14:paraId="063999C0" w14:textId="77777777" w:rsidR="00A47122" w:rsidRPr="001D6CCE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ACBFF17" w14:textId="77777777" w:rsidR="009D1884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8" w:name="_Toc503960628"/>
      <w:r w:rsidRPr="001D6CCE">
        <w:rPr>
          <w:rFonts w:ascii="Times New Roman" w:hAnsi="Times New Roman" w:cs="Times New Roman"/>
          <w:color w:val="auto"/>
          <w:sz w:val="22"/>
          <w:szCs w:val="22"/>
        </w:rPr>
        <w:t>Module List</w:t>
      </w:r>
      <w:bookmarkEnd w:id="18"/>
    </w:p>
    <w:p w14:paraId="2F05F2DE" w14:textId="77777777"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SQL agent job</w:t>
      </w:r>
    </w:p>
    <w:p w14:paraId="1242FC81" w14:textId="77777777"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SSIS Package</w:t>
      </w:r>
    </w:p>
    <w:p w14:paraId="2EDD89C7" w14:textId="77777777"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Tables</w:t>
      </w:r>
    </w:p>
    <w:p w14:paraId="03FB5184" w14:textId="77777777" w:rsidR="009D1884" w:rsidRPr="001D6CCE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Procedures </w:t>
      </w:r>
    </w:p>
    <w:p w14:paraId="5B72ED99" w14:textId="77777777"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311ECB5" w14:textId="77777777"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1B2CBB2" w14:textId="77777777" w:rsidR="009D1884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9" w:name="_Toc503960629"/>
      <w:r w:rsidRPr="001D6CCE">
        <w:rPr>
          <w:rFonts w:ascii="Times New Roman" w:hAnsi="Times New Roman" w:cs="Times New Roman"/>
          <w:color w:val="auto"/>
          <w:sz w:val="22"/>
          <w:szCs w:val="22"/>
        </w:rPr>
        <w:t>Software and Hardware Interfaces</w:t>
      </w:r>
      <w:bookmarkEnd w:id="19"/>
    </w:p>
    <w:p w14:paraId="033D53BE" w14:textId="77777777" w:rsidR="009D1884" w:rsidRPr="001D6CCE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20" w:name="_Toc503960630"/>
      <w:r w:rsidRPr="001D6CCE">
        <w:rPr>
          <w:rFonts w:ascii="Times New Roman" w:hAnsi="Times New Roman" w:cs="Times New Roman"/>
          <w:color w:val="auto"/>
        </w:rPr>
        <w:t>Software</w:t>
      </w:r>
      <w:bookmarkEnd w:id="20"/>
    </w:p>
    <w:p w14:paraId="62C25EF6" w14:textId="4D0207E4" w:rsidR="00DA5AD6" w:rsidRPr="00257251" w:rsidRDefault="00DA5AD6" w:rsidP="00DA5AD6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SQL </w:t>
      </w:r>
      <w:ins w:id="21" w:author="Palacherla, Susmitha C" w:date="2021-04-19T18:26:00Z">
        <w:r w:rsidR="00C82F07" w:rsidRPr="002A770C">
          <w:rPr>
            <w:rFonts w:ascii="Times New Roman" w:hAnsi="Times New Roman"/>
            <w:color w:val="000000" w:themeColor="text1"/>
            <w:sz w:val="20"/>
            <w:szCs w:val="20"/>
          </w:rPr>
          <w:t>Server 201</w:t>
        </w:r>
        <w:r w:rsidR="00C82F07">
          <w:rPr>
            <w:rFonts w:ascii="Times New Roman" w:hAnsi="Times New Roman"/>
            <w:color w:val="000000" w:themeColor="text1"/>
            <w:sz w:val="20"/>
            <w:szCs w:val="20"/>
          </w:rPr>
          <w:t xml:space="preserve">9 </w:t>
        </w:r>
        <w:r w:rsidR="00C82F07" w:rsidRPr="002A770C">
          <w:rPr>
            <w:rFonts w:ascii="Times New Roman" w:hAnsi="Times New Roman"/>
            <w:color w:val="000000" w:themeColor="text1"/>
            <w:sz w:val="20"/>
            <w:szCs w:val="20"/>
          </w:rPr>
          <w:t>Suite</w:t>
        </w:r>
        <w:r w:rsidR="00C82F07">
          <w:rPr>
            <w:rFonts w:ascii="Times New Roman" w:hAnsi="Times New Roman"/>
            <w:color w:val="000000" w:themeColor="text1"/>
            <w:sz w:val="20"/>
            <w:szCs w:val="20"/>
          </w:rPr>
          <w:t xml:space="preserve"> (SSIS and SSRS)</w:t>
        </w:r>
      </w:ins>
      <w:del w:id="22" w:author="Palacherla, Susmitha C" w:date="2021-04-19T18:26:00Z">
        <w:r w:rsidRPr="00257251" w:rsidDel="00C82F07">
          <w:rPr>
            <w:rFonts w:ascii="Times New Roman" w:hAnsi="Times New Roman"/>
            <w:color w:val="000000" w:themeColor="text1"/>
            <w:sz w:val="20"/>
            <w:szCs w:val="20"/>
          </w:rPr>
          <w:delText>Server 20</w:delText>
        </w:r>
        <w:r w:rsidDel="00C82F07">
          <w:rPr>
            <w:rFonts w:ascii="Times New Roman" w:hAnsi="Times New Roman"/>
            <w:color w:val="000000" w:themeColor="text1"/>
            <w:sz w:val="20"/>
            <w:szCs w:val="20"/>
          </w:rPr>
          <w:delText>12</w:delText>
        </w:r>
        <w:r w:rsidRPr="00257251" w:rsidDel="00C82F07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SP</w:delText>
        </w:r>
        <w:r w:rsidDel="00C82F07">
          <w:rPr>
            <w:rFonts w:ascii="Times New Roman" w:hAnsi="Times New Roman"/>
            <w:color w:val="000000" w:themeColor="text1"/>
            <w:sz w:val="20"/>
            <w:szCs w:val="20"/>
          </w:rPr>
          <w:delText>3</w:delText>
        </w:r>
        <w:r w:rsidRPr="00257251" w:rsidDel="00C82F07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Suite</w:delText>
        </w:r>
      </w:del>
    </w:p>
    <w:p w14:paraId="55C1F363" w14:textId="77777777" w:rsidR="009D1884" w:rsidRPr="001D6CCE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14:paraId="0CA2FCA7" w14:textId="77777777" w:rsidR="009D1884" w:rsidRPr="001D6CCE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23" w:name="_Toc503960631"/>
      <w:r w:rsidRPr="001D6CCE">
        <w:rPr>
          <w:rFonts w:ascii="Times New Roman" w:hAnsi="Times New Roman" w:cs="Times New Roman"/>
          <w:color w:val="auto"/>
        </w:rPr>
        <w:t>Hardware</w:t>
      </w:r>
      <w:bookmarkEnd w:id="23"/>
    </w:p>
    <w:p w14:paraId="63C3446B" w14:textId="3A942042" w:rsidR="00DA5AD6" w:rsidRPr="00810310" w:rsidDel="00C82F07" w:rsidRDefault="00DA5AD6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24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del w:id="25" w:author="Palacherla, Susmitha C" w:date="2021-04-19T18:28:00Z">
        <w:r w:rsidRPr="00810310" w:rsidDel="00C82F07">
          <w:rPr>
            <w:rFonts w:ascii="Arial" w:hAnsi="Arial" w:cs="Arial"/>
            <w:color w:val="000000"/>
            <w:sz w:val="20"/>
            <w:szCs w:val="20"/>
          </w:rPr>
          <w:delText>F3420-ECLDBD01</w:delText>
        </w:r>
        <w:r w:rsidRPr="00810310" w:rsidDel="00C82F07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</w:del>
      <w:del w:id="26" w:author="Palacherla, Susmitha C" w:date="2021-04-19T18:33:00Z">
        <w:r w:rsidRPr="00810310" w:rsidDel="00C82F07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– Dev DB </w:delText>
        </w:r>
        <w:r w:rsidDel="00C82F07">
          <w:rPr>
            <w:rFonts w:ascii="Times New Roman" w:hAnsi="Times New Roman"/>
            <w:color w:val="000000" w:themeColor="text1"/>
            <w:sz w:val="20"/>
            <w:szCs w:val="20"/>
          </w:rPr>
          <w:delText>Server</w:delText>
        </w:r>
      </w:del>
    </w:p>
    <w:p w14:paraId="1B0F5ED6" w14:textId="77777777" w:rsidR="00C82F07" w:rsidRPr="002A770C" w:rsidRDefault="00C82F07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27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bookmarkStart w:id="28" w:name="_Hlk69749483"/>
      <w:ins w:id="29" w:author="Palacherla, Susmitha C" w:date="2021-04-19T18:33:00Z">
        <w:r>
          <w:rPr>
            <w:rFonts w:ascii="Times New Roman" w:hAnsi="Times New Roman"/>
            <w:color w:val="000000"/>
            <w:sz w:val="20"/>
            <w:szCs w:val="20"/>
          </w:rPr>
          <w:t>UVAADADSQL50CCO</w:t>
        </w:r>
        <w:r w:rsidRPr="002A770C">
          <w:rPr>
            <w:rFonts w:ascii="Times New Roman" w:hAnsi="Times New Roman"/>
            <w:color w:val="000000" w:themeColor="text1"/>
            <w:sz w:val="20"/>
            <w:szCs w:val="20"/>
          </w:rPr>
          <w:t>– Dev DB Server</w:t>
        </w:r>
      </w:ins>
    </w:p>
    <w:p w14:paraId="37B60811" w14:textId="77777777" w:rsidR="00C82F07" w:rsidRPr="002A770C" w:rsidRDefault="00C82F07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30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ins w:id="31" w:author="Palacherla, Susmitha C" w:date="2021-04-19T18:33:00Z">
        <w:r>
          <w:rPr>
            <w:rFonts w:ascii="Times New Roman" w:hAnsi="Times New Roman"/>
            <w:color w:val="000000"/>
            <w:sz w:val="20"/>
            <w:szCs w:val="20"/>
          </w:rPr>
          <w:t>UVAADADSQL52CCO</w:t>
        </w:r>
        <w:r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Pr="002A770C">
          <w:rPr>
            <w:rFonts w:ascii="Times New Roman" w:hAnsi="Times New Roman"/>
            <w:color w:val="000000" w:themeColor="text1"/>
            <w:sz w:val="20"/>
            <w:szCs w:val="20"/>
          </w:rPr>
          <w:t>– Test DB Server</w:t>
        </w:r>
      </w:ins>
    </w:p>
    <w:p w14:paraId="5D604339" w14:textId="77777777" w:rsidR="00C82F07" w:rsidRPr="002A770C" w:rsidRDefault="00C82F07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32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ins w:id="33" w:author="Palacherla, Susmitha C" w:date="2021-04-19T18:33:00Z">
        <w:r>
          <w:rPr>
            <w:rFonts w:ascii="Times New Roman" w:hAnsi="Times New Roman"/>
            <w:color w:val="000000"/>
            <w:sz w:val="20"/>
            <w:szCs w:val="20"/>
          </w:rPr>
          <w:t>UVAAPADSQL50CCO</w:t>
        </w:r>
        <w:r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Pr="002A770C">
          <w:rPr>
            <w:rFonts w:ascii="Times New Roman" w:hAnsi="Times New Roman"/>
            <w:color w:val="000000" w:themeColor="text1"/>
            <w:sz w:val="20"/>
            <w:szCs w:val="20"/>
          </w:rPr>
          <w:t>– Prod Server</w:t>
        </w:r>
      </w:ins>
    </w:p>
    <w:p w14:paraId="50FFD3BF" w14:textId="55ED2967" w:rsidR="00C82F07" w:rsidRPr="002A770C" w:rsidRDefault="00C82F07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34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ins w:id="35" w:author="Palacherla, Susmitha C" w:date="2021-04-19T18:36:00Z">
        <w:r>
          <w:rPr>
            <w:rFonts w:ascii="Times New Roman" w:hAnsi="Times New Roman"/>
            <w:sz w:val="20"/>
            <w:szCs w:val="20"/>
          </w:rPr>
          <w:fldChar w:fldCharType="begin"/>
        </w:r>
        <w:r>
          <w:rPr>
            <w:rFonts w:ascii="Times New Roman" w:hAnsi="Times New Roman"/>
            <w:sz w:val="20"/>
            <w:szCs w:val="20"/>
          </w:rPr>
          <w:instrText xml:space="preserve"> HYPERLINK "</w:instrText>
        </w:r>
        <w:r w:rsidRPr="00C82F07">
          <w:rPr>
            <w:rFonts w:ascii="Times New Roman" w:hAnsi="Times New Roman"/>
            <w:sz w:val="20"/>
            <w:szCs w:val="20"/>
          </w:rPr>
          <w:instrText>\</w:instrText>
        </w:r>
      </w:ins>
      <w:ins w:id="36" w:author="Palacherla, Susmitha C" w:date="2021-04-19T18:33:00Z">
        <w:r w:rsidRPr="00C82F07">
          <w:rPr>
            <w:rPrChange w:id="37" w:author="Palacherla, Susmitha C" w:date="2021-04-19T18:36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38" w:author="Palacherla, Susmitha C" w:date="2021-04-19T18:36:00Z">
        <w:r w:rsidRPr="00C82F07">
          <w:rPr>
            <w:rFonts w:ascii="Times New Roman" w:hAnsi="Times New Roman"/>
            <w:sz w:val="20"/>
            <w:szCs w:val="20"/>
          </w:rPr>
          <w:instrText>\</w:instrText>
        </w:r>
      </w:ins>
      <w:ins w:id="39" w:author="Palacherla, Susmitha C" w:date="2021-04-19T18:33:00Z">
        <w:r w:rsidRPr="00C82F07">
          <w:rPr>
            <w:rPrChange w:id="40" w:author="Palacherla, Susmitha C" w:date="2021-04-19T18:36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\UVAADADSQL50CCO</w:instrText>
        </w:r>
      </w:ins>
      <w:ins w:id="41" w:author="Palacherla, Susmitha C" w:date="2021-04-19T18:36:00Z">
        <w:r w:rsidRPr="00C82F07">
          <w:rPr>
            <w:rFonts w:ascii="Times New Roman" w:hAnsi="Times New Roman"/>
            <w:sz w:val="20"/>
            <w:szCs w:val="20"/>
          </w:rPr>
          <w:instrText>\</w:instrText>
        </w:r>
      </w:ins>
      <w:ins w:id="42" w:author="Palacherla, Susmitha C" w:date="2021-04-19T18:33:00Z">
        <w:r w:rsidRPr="00C82F07">
          <w:rPr>
            <w:rPrChange w:id="43" w:author="Palacherla, Susmitha C" w:date="2021-04-19T18:36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44" w:author="Palacherla, Susmitha C" w:date="2021-04-19T18:36:00Z">
        <w:r w:rsidRPr="00C82F07">
          <w:rPr>
            <w:rPrChange w:id="45" w:author="Palacherla, Susmitha C" w:date="2021-04-19T18:36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Quality_Other</w:instrText>
        </w:r>
        <w:r w:rsidRPr="00C82F07">
          <w:rPr>
            <w:rFonts w:ascii="Times New Roman" w:hAnsi="Times New Roman"/>
            <w:sz w:val="20"/>
            <w:szCs w:val="20"/>
          </w:rPr>
          <w:instrText>\</w:instrText>
        </w:r>
      </w:ins>
      <w:ins w:id="46" w:author="Palacherla, Susmitha C" w:date="2021-04-19T18:33:00Z">
        <w:r w:rsidRPr="00C82F07">
          <w:rPr>
            <w:rPrChange w:id="47" w:author="Palacherla, Susmitha C" w:date="2021-04-19T18:36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48" w:author="Palacherla, Susmitha C" w:date="2021-04-19T18:36:00Z">
        <w:r>
          <w:rPr>
            <w:rFonts w:ascii="Times New Roman" w:hAnsi="Times New Roman"/>
            <w:sz w:val="20"/>
            <w:szCs w:val="20"/>
          </w:rPr>
          <w:instrText xml:space="preserve">" </w:instrText>
        </w:r>
        <w:r>
          <w:rPr>
            <w:rFonts w:ascii="Times New Roman" w:hAnsi="Times New Roman"/>
            <w:sz w:val="20"/>
            <w:szCs w:val="20"/>
          </w:rPr>
          <w:fldChar w:fldCharType="separate"/>
        </w:r>
      </w:ins>
      <w:ins w:id="49" w:author="Palacherla, Susmitha C" w:date="2021-04-19T18:33:00Z">
        <w:r w:rsidRPr="008D052F">
          <w:rPr>
            <w:rStyle w:val="Hyperlink"/>
            <w:rFonts w:ascii="Times New Roman" w:hAnsi="Times New Roman"/>
            <w:sz w:val="20"/>
            <w:szCs w:val="20"/>
          </w:rPr>
          <w:t>\\UVAADADSQL50CCO\</w:t>
        </w:r>
      </w:ins>
      <w:ins w:id="50" w:author="Palacherla, Susmitha C" w:date="2021-04-19T18:36:00Z">
        <w:r w:rsidRPr="008D052F">
          <w:rPr>
            <w:rStyle w:val="Hyperlink"/>
            <w:rFonts w:ascii="Times New Roman" w:hAnsi="Times New Roman"/>
            <w:sz w:val="20"/>
            <w:szCs w:val="20"/>
          </w:rPr>
          <w:t>Quality_Other</w:t>
        </w:r>
      </w:ins>
      <w:ins w:id="51" w:author="Palacherla, Susmitha C" w:date="2021-04-19T18:33:00Z">
        <w:r w:rsidRPr="008D052F">
          <w:rPr>
            <w:rStyle w:val="Hyperlink"/>
            <w:rFonts w:ascii="Times New Roman" w:hAnsi="Times New Roman"/>
            <w:sz w:val="20"/>
            <w:szCs w:val="20"/>
          </w:rPr>
          <w:t>\</w:t>
        </w:r>
      </w:ins>
      <w:ins w:id="52" w:author="Palacherla, Susmitha C" w:date="2021-04-19T18:36:00Z">
        <w:r>
          <w:rPr>
            <w:rFonts w:ascii="Times New Roman" w:hAnsi="Times New Roman"/>
            <w:sz w:val="20"/>
            <w:szCs w:val="20"/>
          </w:rPr>
          <w:fldChar w:fldCharType="end"/>
        </w:r>
      </w:ins>
      <w:ins w:id="53" w:author="Palacherla, Susmitha C" w:date="2021-04-19T18:33:00Z">
        <w:r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Pr="002A770C">
          <w:rPr>
            <w:rFonts w:ascii="Times New Roman" w:hAnsi="Times New Roman"/>
            <w:color w:val="000000" w:themeColor="text1"/>
            <w:sz w:val="20"/>
            <w:szCs w:val="20"/>
          </w:rPr>
          <w:t xml:space="preserve"> - Dev File staging share</w:t>
        </w:r>
      </w:ins>
    </w:p>
    <w:p w14:paraId="016B31C3" w14:textId="5475EC1D" w:rsidR="00C82F07" w:rsidRPr="002A770C" w:rsidRDefault="00C82F07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54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ins w:id="55" w:author="Palacherla, Susmitha C" w:date="2021-04-19T18:36:00Z">
        <w:r>
          <w:rPr>
            <w:rFonts w:ascii="Times New Roman" w:hAnsi="Times New Roman"/>
            <w:sz w:val="20"/>
            <w:szCs w:val="20"/>
          </w:rPr>
          <w:fldChar w:fldCharType="begin"/>
        </w:r>
        <w:r>
          <w:rPr>
            <w:rFonts w:ascii="Times New Roman" w:hAnsi="Times New Roman"/>
            <w:sz w:val="20"/>
            <w:szCs w:val="20"/>
          </w:rPr>
          <w:instrText xml:space="preserve"> HYPERLINK "</w:instrText>
        </w:r>
        <w:r w:rsidRPr="00C82F07">
          <w:rPr>
            <w:rFonts w:ascii="Times New Roman" w:hAnsi="Times New Roman"/>
            <w:sz w:val="20"/>
            <w:szCs w:val="20"/>
          </w:rPr>
          <w:instrText>\</w:instrText>
        </w:r>
      </w:ins>
      <w:ins w:id="56" w:author="Palacherla, Susmitha C" w:date="2021-04-19T18:33:00Z">
        <w:r w:rsidRPr="00C82F07">
          <w:rPr>
            <w:rPrChange w:id="57" w:author="Palacherla, Susmitha C" w:date="2021-04-19T18:36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58" w:author="Palacherla, Susmitha C" w:date="2021-04-19T18:36:00Z">
        <w:r w:rsidRPr="00C82F07">
          <w:rPr>
            <w:rFonts w:ascii="Times New Roman" w:hAnsi="Times New Roman"/>
            <w:sz w:val="20"/>
            <w:szCs w:val="20"/>
          </w:rPr>
          <w:instrText>\</w:instrText>
        </w:r>
      </w:ins>
      <w:ins w:id="59" w:author="Palacherla, Susmitha C" w:date="2021-04-19T18:33:00Z">
        <w:r w:rsidRPr="00C82F07">
          <w:rPr>
            <w:rPrChange w:id="60" w:author="Palacherla, Susmitha C" w:date="2021-04-19T18:36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\UVAADADSQL52CCO</w:instrText>
        </w:r>
      </w:ins>
      <w:ins w:id="61" w:author="Palacherla, Susmitha C" w:date="2021-04-19T18:36:00Z">
        <w:r w:rsidRPr="00C82F07">
          <w:rPr>
            <w:rFonts w:ascii="Times New Roman" w:hAnsi="Times New Roman"/>
            <w:sz w:val="20"/>
            <w:szCs w:val="20"/>
          </w:rPr>
          <w:instrText>\</w:instrText>
        </w:r>
      </w:ins>
      <w:ins w:id="62" w:author="Palacherla, Susmitha C" w:date="2021-04-19T18:33:00Z">
        <w:r w:rsidRPr="00C82F07">
          <w:rPr>
            <w:rPrChange w:id="63" w:author="Palacherla, Susmitha C" w:date="2021-04-19T18:36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64" w:author="Palacherla, Susmitha C" w:date="2021-04-19T18:36:00Z">
        <w:r w:rsidRPr="00C82F07">
          <w:rPr>
            <w:rPrChange w:id="65" w:author="Palacherla, Susmitha C" w:date="2021-04-19T18:36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Quality_Other</w:instrText>
        </w:r>
        <w:r w:rsidRPr="00C82F07">
          <w:rPr>
            <w:rFonts w:ascii="Times New Roman" w:hAnsi="Times New Roman"/>
            <w:sz w:val="20"/>
            <w:szCs w:val="20"/>
          </w:rPr>
          <w:instrText>\</w:instrText>
        </w:r>
      </w:ins>
      <w:ins w:id="66" w:author="Palacherla, Susmitha C" w:date="2021-04-19T18:33:00Z">
        <w:r w:rsidRPr="00C82F07">
          <w:rPr>
            <w:rPrChange w:id="67" w:author="Palacherla, Susmitha C" w:date="2021-04-19T18:36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68" w:author="Palacherla, Susmitha C" w:date="2021-04-19T18:36:00Z">
        <w:r>
          <w:rPr>
            <w:rFonts w:ascii="Times New Roman" w:hAnsi="Times New Roman"/>
            <w:sz w:val="20"/>
            <w:szCs w:val="20"/>
          </w:rPr>
          <w:instrText xml:space="preserve">" </w:instrText>
        </w:r>
        <w:r>
          <w:rPr>
            <w:rFonts w:ascii="Times New Roman" w:hAnsi="Times New Roman"/>
            <w:sz w:val="20"/>
            <w:szCs w:val="20"/>
          </w:rPr>
          <w:fldChar w:fldCharType="separate"/>
        </w:r>
      </w:ins>
      <w:ins w:id="69" w:author="Palacherla, Susmitha C" w:date="2021-04-19T18:33:00Z">
        <w:r w:rsidRPr="008D052F">
          <w:rPr>
            <w:rStyle w:val="Hyperlink"/>
            <w:rFonts w:ascii="Times New Roman" w:hAnsi="Times New Roman"/>
            <w:sz w:val="20"/>
            <w:szCs w:val="20"/>
          </w:rPr>
          <w:t>\\UVAADADSQL52CCO\</w:t>
        </w:r>
      </w:ins>
      <w:ins w:id="70" w:author="Palacherla, Susmitha C" w:date="2021-04-19T18:36:00Z">
        <w:r w:rsidRPr="008D052F">
          <w:rPr>
            <w:rStyle w:val="Hyperlink"/>
            <w:rFonts w:ascii="Times New Roman" w:hAnsi="Times New Roman"/>
            <w:sz w:val="20"/>
            <w:szCs w:val="20"/>
          </w:rPr>
          <w:t>Quality_Other</w:t>
        </w:r>
      </w:ins>
      <w:ins w:id="71" w:author="Palacherla, Susmitha C" w:date="2021-04-19T18:33:00Z">
        <w:r w:rsidRPr="008D052F">
          <w:rPr>
            <w:rStyle w:val="Hyperlink"/>
            <w:rFonts w:ascii="Times New Roman" w:hAnsi="Times New Roman"/>
            <w:sz w:val="20"/>
            <w:szCs w:val="20"/>
          </w:rPr>
          <w:t>\</w:t>
        </w:r>
      </w:ins>
      <w:ins w:id="72" w:author="Palacherla, Susmitha C" w:date="2021-04-19T18:36:00Z">
        <w:r>
          <w:rPr>
            <w:rFonts w:ascii="Times New Roman" w:hAnsi="Times New Roman"/>
            <w:sz w:val="20"/>
            <w:szCs w:val="20"/>
          </w:rPr>
          <w:fldChar w:fldCharType="end"/>
        </w:r>
      </w:ins>
      <w:ins w:id="73" w:author="Palacherla, Susmitha C" w:date="2021-04-19T18:33:00Z">
        <w:r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Pr="002A770C">
          <w:rPr>
            <w:rFonts w:ascii="Times New Roman" w:hAnsi="Times New Roman"/>
            <w:color w:val="000000" w:themeColor="text1"/>
            <w:sz w:val="20"/>
            <w:szCs w:val="20"/>
          </w:rPr>
          <w:t xml:space="preserve"> - Test File staging share</w:t>
        </w:r>
        <w:r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</w:ins>
    </w:p>
    <w:p w14:paraId="0860C47C" w14:textId="23CE5E90" w:rsidR="00C82F07" w:rsidRPr="002A770C" w:rsidRDefault="00B27E8F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74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ins w:id="75" w:author="Palacherla, Susmitha C" w:date="2021-04-19T18:37:00Z">
        <w:r>
          <w:rPr>
            <w:rFonts w:ascii="Times New Roman" w:hAnsi="Times New Roman"/>
            <w:sz w:val="20"/>
            <w:szCs w:val="20"/>
          </w:rPr>
          <w:fldChar w:fldCharType="begin"/>
        </w:r>
        <w:r>
          <w:rPr>
            <w:rFonts w:ascii="Times New Roman" w:hAnsi="Times New Roman"/>
            <w:sz w:val="20"/>
            <w:szCs w:val="20"/>
          </w:rPr>
          <w:instrText xml:space="preserve"> HYPERLINK "</w:instrText>
        </w:r>
        <w:r w:rsidRPr="00B27E8F">
          <w:rPr>
            <w:rFonts w:ascii="Times New Roman" w:hAnsi="Times New Roman"/>
            <w:sz w:val="20"/>
            <w:szCs w:val="20"/>
          </w:rPr>
          <w:instrText>\</w:instrText>
        </w:r>
      </w:ins>
      <w:ins w:id="76" w:author="Palacherla, Susmitha C" w:date="2021-04-19T18:33:00Z">
        <w:r w:rsidRPr="00B27E8F">
          <w:rPr>
            <w:rPrChange w:id="77" w:author="Palacherla, Susmitha C" w:date="2021-04-19T18:37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78" w:author="Palacherla, Susmitha C" w:date="2021-04-19T18:37:00Z">
        <w:r w:rsidRPr="00B27E8F">
          <w:rPr>
            <w:rFonts w:ascii="Times New Roman" w:hAnsi="Times New Roman"/>
            <w:sz w:val="20"/>
            <w:szCs w:val="20"/>
          </w:rPr>
          <w:instrText>\</w:instrText>
        </w:r>
      </w:ins>
      <w:ins w:id="79" w:author="Palacherla, Susmitha C" w:date="2021-04-19T18:33:00Z">
        <w:r w:rsidRPr="00B27E8F">
          <w:rPr>
            <w:rPrChange w:id="80" w:author="Palacherla, Susmitha C" w:date="2021-04-19T18:37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\UVAAPADSQL50CCO</w:instrText>
        </w:r>
      </w:ins>
      <w:ins w:id="81" w:author="Palacherla, Susmitha C" w:date="2021-04-19T18:37:00Z">
        <w:r w:rsidRPr="00B27E8F">
          <w:rPr>
            <w:rFonts w:ascii="Times New Roman" w:hAnsi="Times New Roman"/>
            <w:sz w:val="20"/>
            <w:szCs w:val="20"/>
          </w:rPr>
          <w:instrText>\</w:instrText>
        </w:r>
      </w:ins>
      <w:ins w:id="82" w:author="Palacherla, Susmitha C" w:date="2021-04-19T18:33:00Z">
        <w:r w:rsidRPr="00B27E8F">
          <w:rPr>
            <w:rPrChange w:id="83" w:author="Palacherla, Susmitha C" w:date="2021-04-19T18:37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84" w:author="Palacherla, Susmitha C" w:date="2021-04-19T18:37:00Z">
        <w:r w:rsidRPr="00B27E8F">
          <w:rPr>
            <w:rPrChange w:id="85" w:author="Palacherla, Susmitha C" w:date="2021-04-19T18:37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Quality_Other</w:instrText>
        </w:r>
        <w:r w:rsidRPr="00B27E8F">
          <w:rPr>
            <w:rFonts w:ascii="Times New Roman" w:hAnsi="Times New Roman"/>
            <w:sz w:val="20"/>
            <w:szCs w:val="20"/>
          </w:rPr>
          <w:instrText>\</w:instrText>
        </w:r>
      </w:ins>
      <w:ins w:id="86" w:author="Palacherla, Susmitha C" w:date="2021-04-19T18:33:00Z">
        <w:r w:rsidRPr="00B27E8F">
          <w:rPr>
            <w:rPrChange w:id="87" w:author="Palacherla, Susmitha C" w:date="2021-04-19T18:37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88" w:author="Palacherla, Susmitha C" w:date="2021-04-19T18:37:00Z">
        <w:r>
          <w:rPr>
            <w:rFonts w:ascii="Times New Roman" w:hAnsi="Times New Roman"/>
            <w:sz w:val="20"/>
            <w:szCs w:val="20"/>
          </w:rPr>
          <w:instrText xml:space="preserve">" </w:instrText>
        </w:r>
        <w:r>
          <w:rPr>
            <w:rFonts w:ascii="Times New Roman" w:hAnsi="Times New Roman"/>
            <w:sz w:val="20"/>
            <w:szCs w:val="20"/>
          </w:rPr>
          <w:fldChar w:fldCharType="separate"/>
        </w:r>
      </w:ins>
      <w:ins w:id="89" w:author="Palacherla, Susmitha C" w:date="2021-04-19T18:33:00Z">
        <w:r w:rsidRPr="008D052F">
          <w:rPr>
            <w:rStyle w:val="Hyperlink"/>
            <w:rFonts w:ascii="Times New Roman" w:hAnsi="Times New Roman"/>
            <w:sz w:val="20"/>
            <w:szCs w:val="20"/>
          </w:rPr>
          <w:t>\\UVAAPADSQL50CCO\</w:t>
        </w:r>
      </w:ins>
      <w:ins w:id="90" w:author="Palacherla, Susmitha C" w:date="2021-04-19T18:37:00Z">
        <w:r w:rsidRPr="008D052F">
          <w:rPr>
            <w:rStyle w:val="Hyperlink"/>
            <w:rFonts w:ascii="Times New Roman" w:hAnsi="Times New Roman"/>
            <w:sz w:val="20"/>
            <w:szCs w:val="20"/>
          </w:rPr>
          <w:t>Quality_Other</w:t>
        </w:r>
      </w:ins>
      <w:ins w:id="91" w:author="Palacherla, Susmitha C" w:date="2021-04-19T18:33:00Z">
        <w:r w:rsidRPr="008D052F">
          <w:rPr>
            <w:rStyle w:val="Hyperlink"/>
            <w:rFonts w:ascii="Times New Roman" w:hAnsi="Times New Roman"/>
            <w:sz w:val="20"/>
            <w:szCs w:val="20"/>
          </w:rPr>
          <w:t>\</w:t>
        </w:r>
      </w:ins>
      <w:ins w:id="92" w:author="Palacherla, Susmitha C" w:date="2021-04-19T18:37:00Z">
        <w:r>
          <w:rPr>
            <w:rFonts w:ascii="Times New Roman" w:hAnsi="Times New Roman"/>
            <w:sz w:val="20"/>
            <w:szCs w:val="20"/>
          </w:rPr>
          <w:fldChar w:fldCharType="end"/>
        </w:r>
      </w:ins>
      <w:ins w:id="93" w:author="Palacherla, Susmitha C" w:date="2021-04-19T18:33:00Z">
        <w:r w:rsidR="00C82F07"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="00C82F07" w:rsidRPr="002A770C">
          <w:rPr>
            <w:rFonts w:ascii="Times New Roman" w:hAnsi="Times New Roman"/>
            <w:color w:val="000000" w:themeColor="text1"/>
            <w:sz w:val="20"/>
            <w:szCs w:val="20"/>
          </w:rPr>
          <w:t xml:space="preserve"> - Prod File staging share</w:t>
        </w:r>
      </w:ins>
    </w:p>
    <w:bookmarkEnd w:id="28"/>
    <w:p w14:paraId="5524AE16" w14:textId="4894F614" w:rsidR="00DA5AD6" w:rsidRPr="00257251" w:rsidDel="00C82F07" w:rsidRDefault="00DA5AD6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94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del w:id="95" w:author="Palacherla, Susmitha C" w:date="2021-04-19T18:33:00Z">
        <w:r w:rsidRPr="002A21C8" w:rsidDel="00C82F07">
          <w:rPr>
            <w:rFonts w:ascii="Arial" w:hAnsi="Arial" w:cs="Arial"/>
            <w:color w:val="000000"/>
            <w:sz w:val="20"/>
            <w:szCs w:val="20"/>
          </w:rPr>
          <w:delText>F3420-ECLDB</w:delText>
        </w:r>
        <w:r w:rsidDel="00C82F07">
          <w:rPr>
            <w:rFonts w:ascii="Arial" w:hAnsi="Arial" w:cs="Arial"/>
            <w:color w:val="000000"/>
            <w:sz w:val="20"/>
            <w:szCs w:val="20"/>
          </w:rPr>
          <w:delText>T</w:delText>
        </w:r>
        <w:r w:rsidRPr="002A21C8" w:rsidDel="00C82F07">
          <w:rPr>
            <w:rFonts w:ascii="Arial" w:hAnsi="Arial" w:cs="Arial"/>
            <w:color w:val="000000"/>
            <w:sz w:val="20"/>
            <w:szCs w:val="20"/>
          </w:rPr>
          <w:delText>01</w:delText>
        </w:r>
        <w:r w:rsidRPr="002A21C8" w:rsidDel="00C82F07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  <w:r w:rsidRPr="00257251" w:rsidDel="00C82F07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– Test DB </w:delText>
        </w:r>
        <w:r w:rsidDel="00C82F07">
          <w:rPr>
            <w:rFonts w:ascii="Times New Roman" w:hAnsi="Times New Roman"/>
            <w:color w:val="000000" w:themeColor="text1"/>
            <w:sz w:val="20"/>
            <w:szCs w:val="20"/>
          </w:rPr>
          <w:delText>Server</w:delText>
        </w:r>
      </w:del>
    </w:p>
    <w:p w14:paraId="7B376D70" w14:textId="77521522" w:rsidR="00DA5AD6" w:rsidDel="00C82F07" w:rsidRDefault="00DA5AD6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96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del w:id="97" w:author="Palacherla, Susmitha C" w:date="2021-04-19T18:33:00Z">
        <w:r w:rsidDel="00C82F07">
          <w:rPr>
            <w:rFonts w:ascii="Arial" w:hAnsi="Arial" w:cs="Arial"/>
            <w:color w:val="000000"/>
            <w:sz w:val="20"/>
            <w:szCs w:val="20"/>
          </w:rPr>
          <w:delText>F3420-ECLDBP</w:delText>
        </w:r>
        <w:r w:rsidRPr="002A21C8" w:rsidDel="00C82F07">
          <w:rPr>
            <w:rFonts w:ascii="Arial" w:hAnsi="Arial" w:cs="Arial"/>
            <w:color w:val="000000"/>
            <w:sz w:val="20"/>
            <w:szCs w:val="20"/>
          </w:rPr>
          <w:delText>01</w:delText>
        </w:r>
        <w:r w:rsidRPr="002A21C8" w:rsidDel="00C82F07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  <w:r w:rsidRPr="00257251" w:rsidDel="00C82F07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– </w:delText>
        </w:r>
        <w:r w:rsidDel="00C82F07">
          <w:rPr>
            <w:rFonts w:ascii="Times New Roman" w:hAnsi="Times New Roman"/>
            <w:color w:val="000000" w:themeColor="text1"/>
            <w:sz w:val="20"/>
            <w:szCs w:val="20"/>
          </w:rPr>
          <w:delText>Prod Server</w:delText>
        </w:r>
      </w:del>
    </w:p>
    <w:p w14:paraId="186E4DA9" w14:textId="1F9B3636" w:rsidR="00DA5AD6" w:rsidDel="00C82F07" w:rsidRDefault="001E3414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98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del w:id="99" w:author="Palacherla, Susmitha C" w:date="2021-04-19T18:33:00Z">
        <w:r w:rsidDel="00C82F07">
          <w:fldChar w:fldCharType="begin"/>
        </w:r>
        <w:r w:rsidDel="00C82F07">
          <w:delInstrText xml:space="preserve"> HYPERLINK "file:///\\\\F3420-ECLDBD01\\data\\" </w:delInstrText>
        </w:r>
        <w:r w:rsidDel="00C82F07">
          <w:fldChar w:fldCharType="separate"/>
        </w:r>
        <w:r w:rsidR="00DA5AD6" w:rsidDel="00C82F07">
          <w:rPr>
            <w:rStyle w:val="Hyperlink"/>
            <w:rFonts w:ascii="Arial" w:hAnsi="Arial" w:cs="Arial"/>
            <w:sz w:val="20"/>
            <w:szCs w:val="20"/>
          </w:rPr>
          <w:delText>\\F3420-ECLDBD01\data\</w:delText>
        </w:r>
        <w:r w:rsidDel="00C82F07">
          <w:rPr>
            <w:rStyle w:val="Hyperlink"/>
            <w:rFonts w:ascii="Arial" w:hAnsi="Arial" w:cs="Arial"/>
            <w:sz w:val="20"/>
            <w:szCs w:val="20"/>
          </w:rPr>
          <w:fldChar w:fldCharType="end"/>
        </w:r>
        <w:r w:rsidR="00DA5AD6" w:rsidRPr="00257251" w:rsidDel="00C82F07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  <w:r w:rsidR="00DA5AD6" w:rsidDel="00C82F07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- Dev File staging share</w:delText>
        </w:r>
      </w:del>
    </w:p>
    <w:p w14:paraId="5AA61C7E" w14:textId="1337B456" w:rsidR="00DA5AD6" w:rsidRPr="00257251" w:rsidDel="00C82F07" w:rsidRDefault="001E3414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100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del w:id="101" w:author="Palacherla, Susmitha C" w:date="2021-04-19T18:33:00Z">
        <w:r w:rsidDel="00C82F07">
          <w:fldChar w:fldCharType="begin"/>
        </w:r>
        <w:r w:rsidDel="00C82F07">
          <w:delInstrText xml:space="preserve"> HYPERLINK "file:///\\\\F3420-ECLDBT01\\data\\" </w:delInstrText>
        </w:r>
        <w:r w:rsidDel="00C82F07">
          <w:fldChar w:fldCharType="separate"/>
        </w:r>
        <w:r w:rsidR="00DA5AD6" w:rsidDel="00C82F07">
          <w:rPr>
            <w:rStyle w:val="Hyperlink"/>
            <w:rFonts w:ascii="Arial" w:hAnsi="Arial" w:cs="Arial"/>
            <w:sz w:val="20"/>
            <w:szCs w:val="20"/>
          </w:rPr>
          <w:delText>\\F3420-ECLDBT01\data\</w:delText>
        </w:r>
        <w:r w:rsidDel="00C82F07">
          <w:rPr>
            <w:rStyle w:val="Hyperlink"/>
            <w:rFonts w:ascii="Arial" w:hAnsi="Arial" w:cs="Arial"/>
            <w:sz w:val="20"/>
            <w:szCs w:val="20"/>
          </w:rPr>
          <w:fldChar w:fldCharType="end"/>
        </w:r>
        <w:r w:rsidR="00DA5AD6" w:rsidRPr="00257251" w:rsidDel="00C82F07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  <w:r w:rsidR="00DA5AD6" w:rsidDel="00C82F07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- Test</w:delText>
        </w:r>
        <w:r w:rsidR="00DA5AD6" w:rsidRPr="00810310" w:rsidDel="00C82F07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  <w:r w:rsidR="00DA5AD6" w:rsidDel="00C82F07">
          <w:rPr>
            <w:rFonts w:ascii="Times New Roman" w:hAnsi="Times New Roman"/>
            <w:color w:val="000000" w:themeColor="text1"/>
            <w:sz w:val="20"/>
            <w:szCs w:val="20"/>
          </w:rPr>
          <w:delText>File staging share</w:delText>
        </w:r>
        <w:r w:rsidR="00DA5AD6" w:rsidRPr="00257251" w:rsidDel="00C82F07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</w:del>
    </w:p>
    <w:p w14:paraId="319FEE48" w14:textId="47657A3D" w:rsidR="00DA5AD6" w:rsidRPr="00257251" w:rsidDel="00C82F07" w:rsidRDefault="001E3414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102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del w:id="103" w:author="Palacherla, Susmitha C" w:date="2021-04-19T18:33:00Z">
        <w:r w:rsidDel="00C82F07">
          <w:fldChar w:fldCharType="begin"/>
        </w:r>
        <w:r w:rsidDel="00C82F07">
          <w:delInstrText xml:space="preserve"> HYPERLINK "file:///\\\\F3420-ECLDBP01\\data\\" </w:delInstrText>
        </w:r>
        <w:r w:rsidDel="00C82F07">
          <w:fldChar w:fldCharType="separate"/>
        </w:r>
        <w:r w:rsidR="005C3A7B" w:rsidRPr="00700164" w:rsidDel="00C82F07">
          <w:rPr>
            <w:rStyle w:val="Hyperlink"/>
            <w:rFonts w:ascii="Arial" w:hAnsi="Arial" w:cs="Arial"/>
            <w:sz w:val="20"/>
            <w:szCs w:val="20"/>
          </w:rPr>
          <w:delText>\\F3420-ECLDBP01\data\</w:delText>
        </w:r>
        <w:r w:rsidDel="00C82F07">
          <w:rPr>
            <w:rStyle w:val="Hyperlink"/>
            <w:rFonts w:ascii="Arial" w:hAnsi="Arial" w:cs="Arial"/>
            <w:sz w:val="20"/>
            <w:szCs w:val="20"/>
          </w:rPr>
          <w:fldChar w:fldCharType="end"/>
        </w:r>
        <w:r w:rsidR="005C3A7B" w:rsidRPr="00257251" w:rsidDel="00C82F07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  <w:r w:rsidR="005C3A7B" w:rsidDel="00C82F07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  <w:r w:rsidR="00DA5AD6" w:rsidRPr="00257251" w:rsidDel="00C82F07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- </w:delText>
        </w:r>
        <w:r w:rsidR="00DA5AD6" w:rsidDel="00C82F07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Prod </w:delText>
        </w:r>
        <w:r w:rsidR="00DA5AD6" w:rsidRPr="00257251" w:rsidDel="00C82F07">
          <w:rPr>
            <w:rFonts w:ascii="Times New Roman" w:hAnsi="Times New Roman"/>
            <w:color w:val="000000" w:themeColor="text1"/>
            <w:sz w:val="20"/>
            <w:szCs w:val="20"/>
          </w:rPr>
          <w:delText>File staging share</w:delText>
        </w:r>
      </w:del>
    </w:p>
    <w:p w14:paraId="5F851832" w14:textId="77777777"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FFE206A" w14:textId="77777777" w:rsidR="009D1884" w:rsidRPr="001D6CCE" w:rsidRDefault="009D1884" w:rsidP="0027630C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04" w:name="_Toc503960632"/>
      <w:r w:rsidRPr="001D6CCE">
        <w:rPr>
          <w:rFonts w:ascii="Times New Roman" w:hAnsi="Times New Roman" w:cs="Times New Roman"/>
          <w:color w:val="auto"/>
          <w:sz w:val="22"/>
          <w:szCs w:val="22"/>
        </w:rPr>
        <w:t>Users</w:t>
      </w:r>
      <w:bookmarkEnd w:id="104"/>
      <w:r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p w14:paraId="232E4BB7" w14:textId="77777777" w:rsidR="00C86D30" w:rsidRPr="001D6CCE" w:rsidRDefault="00A71CC9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The first </w:t>
      </w:r>
      <w:r w:rsidR="00B41F6B" w:rsidRPr="001D6CCE">
        <w:rPr>
          <w:rFonts w:ascii="Times New Roman" w:hAnsi="Times New Roman"/>
          <w:color w:val="000000" w:themeColor="text1"/>
        </w:rPr>
        <w:t xml:space="preserve">set of </w:t>
      </w:r>
      <w:r w:rsidRPr="001D6CCE">
        <w:rPr>
          <w:rFonts w:ascii="Times New Roman" w:hAnsi="Times New Roman"/>
          <w:color w:val="000000" w:themeColor="text1"/>
        </w:rPr>
        <w:t>user</w:t>
      </w:r>
      <w:r w:rsidR="00B41F6B" w:rsidRPr="001D6CCE">
        <w:rPr>
          <w:rFonts w:ascii="Times New Roman" w:hAnsi="Times New Roman"/>
          <w:color w:val="000000" w:themeColor="text1"/>
        </w:rPr>
        <w:t>s</w:t>
      </w:r>
      <w:r w:rsidRPr="001D6CCE">
        <w:rPr>
          <w:rFonts w:ascii="Times New Roman" w:hAnsi="Times New Roman"/>
          <w:color w:val="000000" w:themeColor="text1"/>
        </w:rPr>
        <w:t xml:space="preserve"> for the 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  <w:color w:val="000000" w:themeColor="text1"/>
        </w:rPr>
        <w:t xml:space="preserve"> records loaded into </w:t>
      </w:r>
      <w:r w:rsidR="00B41F6B" w:rsidRPr="001D6CCE">
        <w:rPr>
          <w:rFonts w:ascii="Times New Roman" w:hAnsi="Times New Roman"/>
          <w:color w:val="000000" w:themeColor="text1"/>
        </w:rPr>
        <w:t xml:space="preserve">the eCL database are the CCO </w:t>
      </w:r>
      <w:r w:rsidR="007C6827" w:rsidRPr="001D6CCE">
        <w:rPr>
          <w:rFonts w:ascii="Times New Roman" w:hAnsi="Times New Roman"/>
          <w:color w:val="000000" w:themeColor="text1"/>
        </w:rPr>
        <w:t>Supervisors</w:t>
      </w:r>
      <w:r w:rsidR="00B41F6B" w:rsidRPr="001D6CCE">
        <w:rPr>
          <w:rFonts w:ascii="Times New Roman" w:hAnsi="Times New Roman"/>
          <w:color w:val="000000" w:themeColor="text1"/>
        </w:rPr>
        <w:t xml:space="preserve"> </w:t>
      </w:r>
      <w:r w:rsidR="00EB552F" w:rsidRPr="001D6CCE">
        <w:rPr>
          <w:rFonts w:ascii="Times New Roman" w:hAnsi="Times New Roman"/>
          <w:color w:val="000000" w:themeColor="text1"/>
        </w:rPr>
        <w:t>and their immediate supervisors. Logs are loaded at pending Acknowledgement status and can be acknowledged by either the Supervisor (owner) or Manager of the Supervisor first.</w:t>
      </w:r>
    </w:p>
    <w:p w14:paraId="421B70B7" w14:textId="77777777" w:rsidR="00B41F6B" w:rsidRPr="001D6CCE" w:rsidRDefault="00B41F6B" w:rsidP="0094076B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CCO Supervisors </w:t>
      </w:r>
      <w:r w:rsidR="007C6827" w:rsidRPr="001D6CCE">
        <w:rPr>
          <w:rFonts w:ascii="Times New Roman" w:hAnsi="Times New Roman"/>
          <w:color w:val="000000" w:themeColor="text1"/>
        </w:rPr>
        <w:t>and Managers</w:t>
      </w:r>
      <w:r w:rsidR="0094076B" w:rsidRPr="001D6CCE">
        <w:rPr>
          <w:rFonts w:ascii="Times New Roman" w:hAnsi="Times New Roman"/>
          <w:color w:val="000000" w:themeColor="text1"/>
        </w:rPr>
        <w:t xml:space="preserve"> and specific HR staff</w:t>
      </w:r>
      <w:r w:rsidR="007C6827" w:rsidRPr="001D6CCE">
        <w:rPr>
          <w:rFonts w:ascii="Times New Roman" w:hAnsi="Times New Roman"/>
          <w:color w:val="000000" w:themeColor="text1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will be able to access the logs from the historical Dashboards.</w:t>
      </w:r>
    </w:p>
    <w:p w14:paraId="31BFF007" w14:textId="77777777" w:rsidR="006F770C" w:rsidRPr="001D6CCE" w:rsidRDefault="006F770C" w:rsidP="001D6CCE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105" w:name="_Toc503960633"/>
      <w:r w:rsidRPr="001D6CCE">
        <w:rPr>
          <w:rFonts w:ascii="Times New Roman" w:hAnsi="Times New Roman" w:cs="Times New Roman"/>
          <w:color w:val="auto"/>
        </w:rPr>
        <w:lastRenderedPageBreak/>
        <w:t>Details</w:t>
      </w:r>
      <w:bookmarkEnd w:id="105"/>
    </w:p>
    <w:p w14:paraId="2B680453" w14:textId="77777777" w:rsidR="006F770C" w:rsidRPr="001D6CCE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14:paraId="507ABE71" w14:textId="77777777" w:rsidR="006F770C" w:rsidRPr="001D6CCE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14:paraId="0FE8CA2C" w14:textId="77777777" w:rsidR="0027630C" w:rsidRPr="001D6CCE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106" w:name="_Toc387654370"/>
      <w:bookmarkStart w:id="107" w:name="_Toc387758815"/>
      <w:bookmarkStart w:id="108" w:name="_Toc387821326"/>
      <w:bookmarkStart w:id="109" w:name="_Toc387821375"/>
      <w:bookmarkStart w:id="110" w:name="_Toc430607220"/>
      <w:bookmarkStart w:id="111" w:name="_Toc430607321"/>
      <w:bookmarkStart w:id="112" w:name="_Toc430607359"/>
      <w:bookmarkStart w:id="113" w:name="_Toc503960634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</w:p>
    <w:p w14:paraId="70A0BAA5" w14:textId="77777777" w:rsidR="0027630C" w:rsidRPr="001D6CCE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114" w:name="_Toc387654371"/>
      <w:bookmarkStart w:id="115" w:name="_Toc387758816"/>
      <w:bookmarkStart w:id="116" w:name="_Toc387821327"/>
      <w:bookmarkStart w:id="117" w:name="_Toc387821376"/>
      <w:bookmarkStart w:id="118" w:name="_Toc430607221"/>
      <w:bookmarkStart w:id="119" w:name="_Toc430607322"/>
      <w:bookmarkStart w:id="120" w:name="_Toc430607360"/>
      <w:bookmarkStart w:id="121" w:name="_Toc503960635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</w:p>
    <w:p w14:paraId="612542C7" w14:textId="77777777" w:rsidR="006F770C" w:rsidRPr="001D6CCE" w:rsidRDefault="006F770C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122" w:name="_Toc503960636"/>
      <w:r w:rsidRPr="001D6CCE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122"/>
    </w:p>
    <w:p w14:paraId="6D7FA96D" w14:textId="77777777" w:rsidR="00381B5A" w:rsidRPr="001D6CCE" w:rsidRDefault="00E64317" w:rsidP="00381B5A">
      <w:p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</w:rPr>
        <w:t>eCL_</w:t>
      </w:r>
      <w:r w:rsidR="00EB552F" w:rsidRPr="001D6CCE">
        <w:rPr>
          <w:rFonts w:ascii="Times New Roman" w:hAnsi="Times New Roman"/>
          <w:color w:val="000000" w:themeColor="text1"/>
        </w:rPr>
        <w:t>Quality_</w:t>
      </w:r>
      <w:r w:rsidR="00381B5A" w:rsidRPr="001D6CCE">
        <w:rPr>
          <w:rFonts w:ascii="Times New Roman" w:hAnsi="Times New Roman"/>
        </w:rPr>
        <w:t>Feed_xxx</w:t>
      </w:r>
      <w:r w:rsidR="00F56A29" w:rsidRPr="001D6CCE">
        <w:rPr>
          <w:rFonts w:ascii="Times New Roman" w:hAnsi="Times New Roman"/>
        </w:rPr>
        <w:t>yyyymmdd</w:t>
      </w:r>
      <w:r w:rsidRPr="001D6CCE">
        <w:rPr>
          <w:rFonts w:ascii="Times New Roman" w:hAnsi="Times New Roman"/>
        </w:rPr>
        <w:t xml:space="preserve">.csv </w:t>
      </w:r>
      <w:r w:rsidR="005C5F9F" w:rsidRPr="001D6CCE">
        <w:rPr>
          <w:rFonts w:ascii="Times New Roman" w:hAnsi="Times New Roman"/>
        </w:rPr>
        <w:t xml:space="preserve"> is the naming convention for the feed</w:t>
      </w:r>
      <w:r w:rsidR="00381B5A" w:rsidRPr="001D6CCE">
        <w:rPr>
          <w:rFonts w:ascii="Times New Roman" w:hAnsi="Times New Roman"/>
        </w:rPr>
        <w:t xml:space="preserve"> </w:t>
      </w:r>
      <w:r w:rsidR="00381B5A" w:rsidRPr="001D6CCE">
        <w:rPr>
          <w:rFonts w:ascii="Times New Roman" w:hAnsi="Times New Roman"/>
          <w:color w:val="000000" w:themeColor="text1"/>
        </w:rPr>
        <w:t>where xxx is the 3 letter Report code.</w:t>
      </w:r>
    </w:p>
    <w:p w14:paraId="5593B255" w14:textId="77777777" w:rsidR="00C74EEA" w:rsidRPr="001D6CCE" w:rsidRDefault="00C74EEA" w:rsidP="00C5412A">
      <w:p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Source s</w:t>
      </w:r>
      <w:r w:rsidR="00E64317" w:rsidRPr="001D6CCE">
        <w:rPr>
          <w:rFonts w:ascii="Times New Roman" w:hAnsi="Times New Roman"/>
        </w:rPr>
        <w:t xml:space="preserve">ystem: </w:t>
      </w:r>
      <w:r w:rsidR="00374EA8" w:rsidRPr="001D6CCE">
        <w:rPr>
          <w:rFonts w:ascii="Times New Roman" w:hAnsi="Times New Roman"/>
        </w:rPr>
        <w:t>NA</w:t>
      </w:r>
    </w:p>
    <w:p w14:paraId="1E2D4AE9" w14:textId="24F08800"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Staging location: </w:t>
      </w:r>
      <w:r w:rsidR="00454A76">
        <w:fldChar w:fldCharType="begin"/>
      </w:r>
      <w:r w:rsidR="00454A76">
        <w:instrText xml:space="preserve"> HYPERLINK "file:///\\\\f3420-ecldbp01\\data\\Coaching\\Quality_Other\\Dencrypt_Out" </w:instrText>
      </w:r>
      <w:r w:rsidR="00454A76">
        <w:fldChar w:fldCharType="separate"/>
      </w:r>
      <w:r w:rsidR="005C3A7B" w:rsidRPr="00700164">
        <w:rPr>
          <w:rStyle w:val="Hyperlink"/>
          <w:rFonts w:ascii="Times New Roman" w:hAnsi="Times New Roman"/>
        </w:rPr>
        <w:t>\\</w:t>
      </w:r>
      <w:del w:id="123" w:author="Palacherla, Susmitha C" w:date="2021-04-20T08:08:00Z">
        <w:r w:rsidR="005C3A7B" w:rsidRPr="00700164" w:rsidDel="00FD7637">
          <w:rPr>
            <w:rStyle w:val="Hyperlink"/>
            <w:rFonts w:ascii="Times New Roman" w:hAnsi="Times New Roman"/>
          </w:rPr>
          <w:delText>f3420-ecldbp01</w:delText>
        </w:r>
      </w:del>
      <w:ins w:id="124" w:author="Palacherla, Susmitha C" w:date="2021-04-20T08:08:00Z">
        <w:r w:rsidR="00FD7637">
          <w:rPr>
            <w:rStyle w:val="Hyperlink"/>
            <w:rFonts w:ascii="Times New Roman" w:hAnsi="Times New Roman"/>
          </w:rPr>
          <w:t>UVAAPADSQL50CCO</w:t>
        </w:r>
      </w:ins>
      <w:r w:rsidR="005C3A7B" w:rsidRPr="00700164">
        <w:rPr>
          <w:rStyle w:val="Hyperlink"/>
          <w:rFonts w:ascii="Times New Roman" w:hAnsi="Times New Roman"/>
        </w:rPr>
        <w:t>\data\Coaching\Quality_Other\Dencrypt_Out</w:t>
      </w:r>
      <w:r w:rsidR="00454A76">
        <w:rPr>
          <w:rStyle w:val="Hyperlink"/>
          <w:rFonts w:ascii="Times New Roman" w:hAnsi="Times New Roman"/>
        </w:rPr>
        <w:fldChar w:fldCharType="end"/>
      </w:r>
    </w:p>
    <w:p w14:paraId="4A9F92ED" w14:textId="77777777" w:rsidR="00E64317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name</w:t>
      </w:r>
      <w:r w:rsidR="00E64317" w:rsidRPr="001D6CCE">
        <w:rPr>
          <w:rFonts w:ascii="Times New Roman" w:hAnsi="Times New Roman"/>
        </w:rPr>
        <w:t xml:space="preserve"> eCL_</w:t>
      </w:r>
      <w:r w:rsidR="00EB552F" w:rsidRPr="001D6CCE">
        <w:rPr>
          <w:rFonts w:ascii="Times New Roman" w:hAnsi="Times New Roman"/>
          <w:color w:val="000000" w:themeColor="text1"/>
        </w:rPr>
        <w:t>Quality</w:t>
      </w:r>
      <w:r w:rsidR="00E64317" w:rsidRPr="001D6CCE">
        <w:rPr>
          <w:rFonts w:ascii="Times New Roman" w:hAnsi="Times New Roman"/>
        </w:rPr>
        <w:t>_</w:t>
      </w:r>
      <w:r w:rsidR="00381B5A" w:rsidRPr="001D6CCE">
        <w:rPr>
          <w:rFonts w:ascii="Times New Roman" w:hAnsi="Times New Roman"/>
        </w:rPr>
        <w:t>Feed_xxx</w:t>
      </w:r>
      <w:r w:rsidR="00F56A29" w:rsidRPr="001D6CCE">
        <w:rPr>
          <w:rFonts w:ascii="Times New Roman" w:hAnsi="Times New Roman"/>
        </w:rPr>
        <w:t>yyyymmdd</w:t>
      </w:r>
      <w:r w:rsidR="00E64317" w:rsidRPr="001D6CCE">
        <w:rPr>
          <w:rFonts w:ascii="Times New Roman" w:hAnsi="Times New Roman"/>
        </w:rPr>
        <w:t xml:space="preserve">.csv </w:t>
      </w:r>
    </w:p>
    <w:p w14:paraId="66D47679" w14:textId="77777777"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Frequency: </w:t>
      </w:r>
      <w:r w:rsidR="0094076B" w:rsidRPr="001D6CCE">
        <w:rPr>
          <w:rFonts w:ascii="Times New Roman" w:hAnsi="Times New Roman"/>
        </w:rPr>
        <w:t>Ad-hoc</w:t>
      </w:r>
    </w:p>
    <w:p w14:paraId="7FD1DAC4" w14:textId="77777777" w:rsidR="00C74EEA" w:rsidRPr="001D6CCE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arrival time: NA</w:t>
      </w:r>
    </w:p>
    <w:p w14:paraId="30C2971A" w14:textId="77777777"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Destination Table: </w:t>
      </w:r>
      <w:r w:rsidR="00E64317" w:rsidRPr="001D6CCE">
        <w:rPr>
          <w:rFonts w:ascii="Times New Roman" w:hAnsi="Times New Roman"/>
        </w:rPr>
        <w:t>Coaching_Log and Coaching_Log_Reason</w:t>
      </w:r>
    </w:p>
    <w:p w14:paraId="342B8AB3" w14:textId="77777777" w:rsidR="00C74EEA" w:rsidRPr="001D6CCE" w:rsidRDefault="00C74EEA" w:rsidP="00C74EE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574CF18" w14:textId="77777777" w:rsidR="006F770C" w:rsidRPr="001D6CCE" w:rsidRDefault="006F770C" w:rsidP="006F770C">
      <w:pPr>
        <w:rPr>
          <w:rFonts w:ascii="Times New Roman" w:hAnsi="Times New Roman"/>
        </w:rPr>
      </w:pPr>
    </w:p>
    <w:p w14:paraId="6D398BEE" w14:textId="77777777" w:rsidR="007B5133" w:rsidRPr="001D6CCE" w:rsidRDefault="007B5133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125" w:name="_Toc503960637"/>
      <w:r w:rsidRPr="001D6CCE">
        <w:rPr>
          <w:rFonts w:ascii="Times New Roman" w:hAnsi="Times New Roman" w:cs="Times New Roman"/>
          <w:color w:val="auto"/>
          <w:sz w:val="22"/>
          <w:szCs w:val="22"/>
        </w:rPr>
        <w:t>Module Details</w:t>
      </w:r>
      <w:bookmarkEnd w:id="125"/>
    </w:p>
    <w:p w14:paraId="53BA1CDA" w14:textId="77777777" w:rsidR="007B5133" w:rsidRPr="001D6CCE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26" w:name="_Toc503960638"/>
      <w:r w:rsidRPr="001D6CCE">
        <w:rPr>
          <w:rFonts w:ascii="Times New Roman" w:hAnsi="Times New Roman" w:cs="Times New Roman"/>
          <w:color w:val="auto"/>
        </w:rPr>
        <w:t>SQL agent job</w:t>
      </w:r>
      <w:bookmarkEnd w:id="126"/>
    </w:p>
    <w:p w14:paraId="25F1A68C" w14:textId="3A9E2165"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Instance : </w:t>
      </w:r>
      <w:del w:id="127" w:author="Palacherla, Susmitha C" w:date="2021-04-20T08:08:00Z">
        <w:r w:rsidR="00DA5AD6" w:rsidDel="00FD7637">
          <w:rPr>
            <w:rFonts w:ascii="Times New Roman" w:hAnsi="Times New Roman"/>
          </w:rPr>
          <w:delText>F3420-ECLDBP01</w:delText>
        </w:r>
      </w:del>
      <w:ins w:id="128" w:author="Palacherla, Susmitha C" w:date="2021-04-20T08:08:00Z">
        <w:r w:rsidR="00FD7637">
          <w:rPr>
            <w:rFonts w:ascii="Times New Roman" w:hAnsi="Times New Roman"/>
          </w:rPr>
          <w:t>UVAAPADSQL50CCO</w:t>
        </w:r>
      </w:ins>
    </w:p>
    <w:p w14:paraId="428F0A0C" w14:textId="77777777"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Job:  </w:t>
      </w:r>
      <w:r w:rsidR="00DA5AD6">
        <w:rPr>
          <w:rFonts w:ascii="Times New Roman" w:hAnsi="Times New Roman"/>
        </w:rPr>
        <w:t>Coaching</w:t>
      </w:r>
      <w:r w:rsidR="00EB552F" w:rsidRPr="001D6CCE">
        <w:rPr>
          <w:rFonts w:ascii="Times New Roman" w:hAnsi="Times New Roman"/>
          <w:color w:val="000000" w:themeColor="text1"/>
        </w:rPr>
        <w:t>QualityOther</w:t>
      </w:r>
      <w:r w:rsidR="00DA5AD6">
        <w:rPr>
          <w:rFonts w:ascii="Times New Roman" w:hAnsi="Times New Roman"/>
        </w:rPr>
        <w:t>Load</w:t>
      </w:r>
    </w:p>
    <w:p w14:paraId="04814940" w14:textId="5F73FEC6" w:rsidR="005C5900" w:rsidRPr="001D6CCE" w:rsidRDefault="005C5900" w:rsidP="00DA5AD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Package: </w:t>
      </w:r>
      <w:r w:rsidR="00454A76">
        <w:fldChar w:fldCharType="begin"/>
      </w:r>
      <w:r w:rsidR="00454A76">
        <w:instrText xml:space="preserve"> HYPERLINK "file:///\\\\F3420-ECLDBP01\\ssis\\Coaching\\Packages\\Quality_Other%20_Coaching.dtsx" </w:instrText>
      </w:r>
      <w:r w:rsidR="00454A76">
        <w:fldChar w:fldCharType="separate"/>
      </w:r>
      <w:r w:rsidR="00DA5AD6" w:rsidRPr="00DA5AD6">
        <w:rPr>
          <w:rStyle w:val="Hyperlink"/>
          <w:rFonts w:ascii="Times New Roman" w:hAnsi="Times New Roman"/>
        </w:rPr>
        <w:t>\\</w:t>
      </w:r>
      <w:del w:id="129" w:author="Palacherla, Susmitha C" w:date="2021-04-20T08:08:00Z">
        <w:r w:rsidR="00DA5AD6" w:rsidRPr="00DA5AD6" w:rsidDel="00FD7637">
          <w:rPr>
            <w:rStyle w:val="Hyperlink"/>
            <w:rFonts w:ascii="Times New Roman" w:hAnsi="Times New Roman"/>
          </w:rPr>
          <w:delText>F3420-ECLDBP01</w:delText>
        </w:r>
      </w:del>
      <w:ins w:id="130" w:author="Palacherla, Susmitha C" w:date="2021-04-20T08:08:00Z">
        <w:r w:rsidR="00FD7637">
          <w:rPr>
            <w:rStyle w:val="Hyperlink"/>
            <w:rFonts w:ascii="Times New Roman" w:hAnsi="Times New Roman"/>
          </w:rPr>
          <w:t>UVAAPADSQL50CCO</w:t>
        </w:r>
      </w:ins>
      <w:r w:rsidR="00DA5AD6" w:rsidRPr="00DA5AD6">
        <w:rPr>
          <w:rStyle w:val="Hyperlink"/>
          <w:rFonts w:ascii="Times New Roman" w:hAnsi="Times New Roman"/>
        </w:rPr>
        <w:t>\ssis\Coaching\Packages\Quality_Other _</w:t>
      </w:r>
      <w:proofErr w:type="spellStart"/>
      <w:r w:rsidR="00DA5AD6" w:rsidRPr="00DA5AD6">
        <w:rPr>
          <w:rStyle w:val="Hyperlink"/>
          <w:rFonts w:ascii="Times New Roman" w:hAnsi="Times New Roman"/>
        </w:rPr>
        <w:t>Coaching.dtsx</w:t>
      </w:r>
      <w:proofErr w:type="spellEnd"/>
      <w:r w:rsidR="00454A76">
        <w:rPr>
          <w:rStyle w:val="Hyperlink"/>
          <w:rFonts w:ascii="Times New Roman" w:hAnsi="Times New Roman"/>
        </w:rPr>
        <w:fldChar w:fldCharType="end"/>
      </w:r>
    </w:p>
    <w:p w14:paraId="6EE3DC63" w14:textId="77777777" w:rsidR="00634B03" w:rsidRPr="001D6CCE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Config File: </w:t>
      </w:r>
      <w:proofErr w:type="spellStart"/>
      <w:r w:rsidRPr="001D6CCE">
        <w:rPr>
          <w:rFonts w:ascii="Times New Roman" w:hAnsi="Times New Roman"/>
        </w:rPr>
        <w:t>Prod_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141B19" w:rsidRPr="001D6CCE">
        <w:rPr>
          <w:rFonts w:ascii="Times New Roman" w:hAnsi="Times New Roman"/>
        </w:rPr>
        <w:t>_Coaching</w:t>
      </w:r>
      <w:r w:rsidRPr="001D6CCE">
        <w:rPr>
          <w:rFonts w:ascii="Times New Roman" w:hAnsi="Times New Roman"/>
        </w:rPr>
        <w:t>.dtsConfig</w:t>
      </w:r>
      <w:proofErr w:type="spellEnd"/>
    </w:p>
    <w:p w14:paraId="368AAE63" w14:textId="77777777" w:rsidR="00634B03" w:rsidRPr="001D6CCE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Owner: </w:t>
      </w:r>
      <w:proofErr w:type="spellStart"/>
      <w:r w:rsidR="00DA5AD6">
        <w:rPr>
          <w:rFonts w:ascii="Times New Roman" w:hAnsi="Times New Roman"/>
        </w:rPr>
        <w:t>ecljobowner</w:t>
      </w:r>
      <w:proofErr w:type="spellEnd"/>
    </w:p>
    <w:p w14:paraId="0150DF84" w14:textId="7C8D7320" w:rsidR="00DA5AD6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DA5AD6">
        <w:rPr>
          <w:rFonts w:ascii="Times New Roman" w:hAnsi="Times New Roman"/>
        </w:rPr>
        <w:t xml:space="preserve">Run As: </w:t>
      </w:r>
      <w:proofErr w:type="spellStart"/>
      <w:r w:rsidR="00DA5AD6">
        <w:rPr>
          <w:rFonts w:ascii="Times New Roman" w:hAnsi="Times New Roman"/>
        </w:rPr>
        <w:t>ECLProxy</w:t>
      </w:r>
      <w:proofErr w:type="spellEnd"/>
      <w:r w:rsidR="00DA5AD6">
        <w:rPr>
          <w:rFonts w:ascii="Times New Roman" w:hAnsi="Times New Roman"/>
        </w:rPr>
        <w:t xml:space="preserve"> (ECL Credential using application service account </w:t>
      </w:r>
      <w:del w:id="131" w:author="Palacherla, Susmitha C" w:date="2021-04-20T08:09:00Z">
        <w:r w:rsidR="00DA5AD6" w:rsidDel="00FD7637">
          <w:rPr>
            <w:rFonts w:ascii="Times New Roman" w:hAnsi="Times New Roman"/>
          </w:rPr>
          <w:delText>VNGT\SVC-SQLECLP01</w:delText>
        </w:r>
      </w:del>
      <w:ins w:id="132" w:author="Palacherla, Susmitha C" w:date="2021-04-20T08:09:00Z">
        <w:r w:rsidR="00FD7637">
          <w:rPr>
            <w:rFonts w:ascii="Times New Roman" w:hAnsi="Times New Roman"/>
          </w:rPr>
          <w:t>AD\SVC-F3420-APPECLP01</w:t>
        </w:r>
      </w:ins>
    </w:p>
    <w:p w14:paraId="169B6C60" w14:textId="77777777" w:rsidR="005C5900" w:rsidRPr="00DA5AD6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DA5AD6">
        <w:rPr>
          <w:rFonts w:ascii="Times New Roman" w:hAnsi="Times New Roman"/>
        </w:rPr>
        <w:t xml:space="preserve">Schedule: </w:t>
      </w:r>
      <w:r w:rsidR="00DA5AD6">
        <w:rPr>
          <w:rFonts w:ascii="Times New Roman" w:hAnsi="Times New Roman"/>
        </w:rPr>
        <w:t>Daily 10 PM EST</w:t>
      </w:r>
    </w:p>
    <w:p w14:paraId="639952CD" w14:textId="77777777"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Destination File Location: N/A</w:t>
      </w:r>
    </w:p>
    <w:p w14:paraId="0C0A6319" w14:textId="77777777" w:rsidR="00E42C88" w:rsidRPr="001D6CCE" w:rsidRDefault="00E42C88" w:rsidP="00E42C8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5885EFF" w14:textId="77777777" w:rsidR="007B5133" w:rsidRPr="001D6CCE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33" w:name="_Toc503960639"/>
      <w:r w:rsidRPr="001D6CCE">
        <w:rPr>
          <w:rFonts w:ascii="Times New Roman" w:hAnsi="Times New Roman" w:cs="Times New Roman"/>
          <w:color w:val="auto"/>
        </w:rPr>
        <w:t>SSIS Package</w:t>
      </w:r>
      <w:bookmarkEnd w:id="133"/>
    </w:p>
    <w:p w14:paraId="5BB116DB" w14:textId="77777777" w:rsidR="00E527C0" w:rsidRPr="001D6CCE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33C6AE92" w14:textId="77777777" w:rsidR="00E527C0" w:rsidRPr="001D6CCE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6823D6CD" w14:textId="77777777" w:rsidR="00E527C0" w:rsidRPr="001D6CCE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41F4666A" w14:textId="77777777" w:rsidR="00E527C0" w:rsidRPr="001D6CCE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5809D895" w14:textId="77777777" w:rsidR="00E654C3" w:rsidRPr="001D6CCE" w:rsidRDefault="00E654C3" w:rsidP="00E527C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3"/>
        <w:gridCol w:w="1941"/>
        <w:gridCol w:w="937"/>
        <w:gridCol w:w="4809"/>
      </w:tblGrid>
      <w:tr w:rsidR="00E42C88" w:rsidRPr="001D6CCE" w14:paraId="6C694D9F" w14:textId="77777777" w:rsidTr="00925A7E">
        <w:tc>
          <w:tcPr>
            <w:tcW w:w="1799" w:type="dxa"/>
          </w:tcPr>
          <w:p w14:paraId="0CC6B16F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>Name</w:t>
            </w:r>
          </w:p>
        </w:tc>
        <w:tc>
          <w:tcPr>
            <w:tcW w:w="2987" w:type="dxa"/>
          </w:tcPr>
          <w:p w14:paraId="3D91B8FB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 xml:space="preserve">Scope </w:t>
            </w:r>
          </w:p>
        </w:tc>
        <w:tc>
          <w:tcPr>
            <w:tcW w:w="856" w:type="dxa"/>
          </w:tcPr>
          <w:p w14:paraId="1A723DDE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proofErr w:type="spellStart"/>
            <w:r w:rsidRPr="001D6CCE">
              <w:rPr>
                <w:rFonts w:ascii="Times New Roman" w:hAnsi="Times New Roman"/>
                <w:b/>
              </w:rPr>
              <w:t>DataType</w:t>
            </w:r>
            <w:proofErr w:type="spellEnd"/>
          </w:p>
        </w:tc>
        <w:tc>
          <w:tcPr>
            <w:tcW w:w="3708" w:type="dxa"/>
          </w:tcPr>
          <w:p w14:paraId="2BBC2878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>Value</w:t>
            </w:r>
          </w:p>
        </w:tc>
      </w:tr>
      <w:tr w:rsidR="001F3C08" w:rsidRPr="001D6CCE" w14:paraId="22FA23B6" w14:textId="77777777" w:rsidTr="00925A7E">
        <w:trPr>
          <w:trHeight w:val="368"/>
        </w:trPr>
        <w:tc>
          <w:tcPr>
            <w:tcW w:w="1799" w:type="dxa"/>
          </w:tcPr>
          <w:p w14:paraId="1ED3B849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DecryptedOut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Path</w:t>
            </w:r>
            <w:proofErr w:type="spellEnd"/>
          </w:p>
        </w:tc>
        <w:tc>
          <w:tcPr>
            <w:tcW w:w="2987" w:type="dxa"/>
          </w:tcPr>
          <w:p w14:paraId="3B51952C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14:paraId="43D48BDB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14:paraId="4C06265A" w14:textId="0001DF08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</w:t>
            </w:r>
            <w:del w:id="134" w:author="Palacherla, Susmitha C" w:date="2021-04-20T08:08:00Z">
              <w:r w:rsidRPr="007362D2" w:rsidDel="00FD7637">
                <w:rPr>
                  <w:rFonts w:ascii="Times New Roman" w:hAnsi="Times New Roman"/>
                  <w:sz w:val="20"/>
                  <w:szCs w:val="20"/>
                </w:rPr>
                <w:delText>f3420-ecldb</w:delText>
              </w:r>
              <w:r w:rsidDel="00FD7637">
                <w:rPr>
                  <w:rFonts w:ascii="Times New Roman" w:hAnsi="Times New Roman"/>
                  <w:sz w:val="20"/>
                  <w:szCs w:val="20"/>
                </w:rPr>
                <w:delText>p</w:delText>
              </w:r>
              <w:r w:rsidRPr="007362D2" w:rsidDel="00FD7637">
                <w:rPr>
                  <w:rFonts w:ascii="Times New Roman" w:hAnsi="Times New Roman"/>
                  <w:sz w:val="20"/>
                  <w:szCs w:val="20"/>
                </w:rPr>
                <w:delText>01</w:delText>
              </w:r>
            </w:del>
            <w:ins w:id="135" w:author="Palacherla, Susmitha C" w:date="2021-04-20T08:08:00Z">
              <w:r w:rsidR="00FD7637">
                <w:rPr>
                  <w:rFonts w:ascii="Times New Roman" w:hAnsi="Times New Roman"/>
                  <w:sz w:val="20"/>
                  <w:szCs w:val="20"/>
                </w:rPr>
                <w:t>UVAAPADSQL50CCO</w:t>
              </w:r>
            </w:ins>
            <w:r w:rsidRPr="007362D2">
              <w:rPr>
                <w:rFonts w:ascii="Times New Roman" w:hAnsi="Times New Roman"/>
                <w:sz w:val="20"/>
                <w:szCs w:val="20"/>
              </w:rPr>
              <w:t>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\Decrypt_out\</w:t>
            </w:r>
          </w:p>
        </w:tc>
      </w:tr>
      <w:tr w:rsidR="001F3C08" w:rsidRPr="001D6CCE" w14:paraId="500A57A6" w14:textId="77777777" w:rsidTr="00925A7E">
        <w:trPr>
          <w:trHeight w:val="368"/>
        </w:trPr>
        <w:tc>
          <w:tcPr>
            <w:tcW w:w="1799" w:type="dxa"/>
          </w:tcPr>
          <w:p w14:paraId="7138CEDC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DecryptIn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Path</w:t>
            </w:r>
            <w:proofErr w:type="spellEnd"/>
          </w:p>
        </w:tc>
        <w:tc>
          <w:tcPr>
            <w:tcW w:w="2987" w:type="dxa"/>
          </w:tcPr>
          <w:p w14:paraId="2B64D4A5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proofErr w:type="spellStart"/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14:paraId="563E8832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14:paraId="37FBC03B" w14:textId="62D5D500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</w:t>
            </w:r>
            <w:del w:id="136" w:author="Palacherla, Susmitha C" w:date="2021-04-20T08:08:00Z">
              <w:r w:rsidRPr="007362D2" w:rsidDel="00FD7637">
                <w:rPr>
                  <w:rFonts w:ascii="Times New Roman" w:hAnsi="Times New Roman"/>
                  <w:sz w:val="20"/>
                  <w:szCs w:val="20"/>
                </w:rPr>
                <w:delText>f3420-ecldb</w:delText>
              </w:r>
              <w:r w:rsidDel="00FD7637">
                <w:rPr>
                  <w:rFonts w:ascii="Times New Roman" w:hAnsi="Times New Roman"/>
                  <w:sz w:val="20"/>
                  <w:szCs w:val="20"/>
                </w:rPr>
                <w:delText>p01</w:delText>
              </w:r>
            </w:del>
            <w:ins w:id="137" w:author="Palacherla, Susmitha C" w:date="2021-04-20T08:08:00Z">
              <w:r w:rsidR="00FD7637">
                <w:rPr>
                  <w:rFonts w:ascii="Times New Roman" w:hAnsi="Times New Roman"/>
                  <w:sz w:val="20"/>
                  <w:szCs w:val="20"/>
                </w:rPr>
                <w:t>UVAAPADSQL50CCO</w:t>
              </w:r>
            </w:ins>
            <w:r>
              <w:rPr>
                <w:rFonts w:ascii="Times New Roman" w:hAnsi="Times New Roman"/>
                <w:sz w:val="20"/>
                <w:szCs w:val="20"/>
              </w:rPr>
              <w:t>\data\coaching\QUALITY\Decrypt_in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</w:t>
            </w:r>
          </w:p>
        </w:tc>
      </w:tr>
      <w:tr w:rsidR="001F3C08" w:rsidRPr="001D6CCE" w14:paraId="2D32988D" w14:textId="77777777" w:rsidTr="00925A7E">
        <w:trPr>
          <w:trHeight w:val="368"/>
        </w:trPr>
        <w:tc>
          <w:tcPr>
            <w:tcW w:w="1799" w:type="dxa"/>
          </w:tcPr>
          <w:p w14:paraId="37D14855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EncryptedBackupPath</w:t>
            </w:r>
            <w:proofErr w:type="spellEnd"/>
          </w:p>
        </w:tc>
        <w:tc>
          <w:tcPr>
            <w:tcW w:w="2987" w:type="dxa"/>
          </w:tcPr>
          <w:p w14:paraId="72D0B43A" w14:textId="77777777"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14:paraId="4B9EFC9F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14:paraId="2D4E3ACD" w14:textId="40594974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</w:t>
            </w:r>
            <w:del w:id="138" w:author="Palacherla, Susmitha C" w:date="2021-04-20T08:08:00Z">
              <w:r w:rsidRPr="005E52B7" w:rsidDel="00FD7637">
                <w:rPr>
                  <w:rFonts w:ascii="Times New Roman" w:hAnsi="Times New Roman"/>
                  <w:sz w:val="20"/>
                  <w:szCs w:val="20"/>
                </w:rPr>
                <w:delText>f3420-ecldb</w:delText>
              </w:r>
              <w:r w:rsidDel="00FD7637">
                <w:rPr>
                  <w:rFonts w:ascii="Times New Roman" w:hAnsi="Times New Roman"/>
                  <w:sz w:val="20"/>
                  <w:szCs w:val="20"/>
                </w:rPr>
                <w:delText>p</w:delText>
              </w:r>
              <w:r w:rsidRPr="005E52B7" w:rsidDel="00FD7637">
                <w:rPr>
                  <w:rFonts w:ascii="Times New Roman" w:hAnsi="Times New Roman"/>
                  <w:sz w:val="20"/>
                  <w:szCs w:val="20"/>
                </w:rPr>
                <w:delText>01</w:delText>
              </w:r>
            </w:del>
            <w:ins w:id="139" w:author="Palacherla, Susmitha C" w:date="2021-04-20T08:08:00Z">
              <w:r w:rsidR="00FD7637">
                <w:rPr>
                  <w:rFonts w:ascii="Times New Roman" w:hAnsi="Times New Roman"/>
                  <w:sz w:val="20"/>
                  <w:szCs w:val="20"/>
                </w:rPr>
                <w:t>UVAAPADSQL50CCO</w:t>
              </w:r>
            </w:ins>
            <w:r w:rsidRPr="005E52B7">
              <w:rPr>
                <w:rFonts w:ascii="Times New Roman" w:hAnsi="Times New Roman"/>
                <w:sz w:val="20"/>
                <w:szCs w:val="20"/>
              </w:rPr>
              <w:t>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\Backups\</w:t>
            </w:r>
          </w:p>
        </w:tc>
      </w:tr>
      <w:tr w:rsidR="001F3C08" w:rsidRPr="001D6CCE" w14:paraId="7D91CAE7" w14:textId="77777777" w:rsidTr="00925A7E">
        <w:trPr>
          <w:trHeight w:val="368"/>
        </w:trPr>
        <w:tc>
          <w:tcPr>
            <w:tcW w:w="1799" w:type="dxa"/>
          </w:tcPr>
          <w:p w14:paraId="0913170B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lastRenderedPageBreak/>
              <w:t>EncryptedOutPath</w:t>
            </w:r>
            <w:proofErr w:type="spellEnd"/>
          </w:p>
        </w:tc>
        <w:tc>
          <w:tcPr>
            <w:tcW w:w="2987" w:type="dxa"/>
          </w:tcPr>
          <w:p w14:paraId="3C67AEDA" w14:textId="77777777"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14:paraId="70ABC153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14:paraId="08248F15" w14:textId="3C63B06C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</w:t>
            </w:r>
            <w:del w:id="140" w:author="Palacherla, Susmitha C" w:date="2021-04-20T08:08:00Z">
              <w:r w:rsidRPr="005E52B7" w:rsidDel="00FD7637">
                <w:rPr>
                  <w:rFonts w:ascii="Times New Roman" w:hAnsi="Times New Roman"/>
                  <w:sz w:val="20"/>
                  <w:szCs w:val="20"/>
                </w:rPr>
                <w:delText>f3420-ecldb</w:delText>
              </w:r>
              <w:r w:rsidDel="00FD7637">
                <w:rPr>
                  <w:rFonts w:ascii="Times New Roman" w:hAnsi="Times New Roman"/>
                  <w:sz w:val="20"/>
                  <w:szCs w:val="20"/>
                </w:rPr>
                <w:delText>p</w:delText>
              </w:r>
              <w:r w:rsidRPr="005E52B7" w:rsidDel="00FD7637">
                <w:rPr>
                  <w:rFonts w:ascii="Times New Roman" w:hAnsi="Times New Roman"/>
                  <w:sz w:val="20"/>
                  <w:szCs w:val="20"/>
                </w:rPr>
                <w:delText>01</w:delText>
              </w:r>
            </w:del>
            <w:ins w:id="141" w:author="Palacherla, Susmitha C" w:date="2021-04-20T08:08:00Z">
              <w:r w:rsidR="00FD7637">
                <w:rPr>
                  <w:rFonts w:ascii="Times New Roman" w:hAnsi="Times New Roman"/>
                  <w:sz w:val="20"/>
                  <w:szCs w:val="20"/>
                </w:rPr>
                <w:t>UVAAPADSQL50CCO</w:t>
              </w:r>
            </w:ins>
            <w:r w:rsidRPr="005E52B7">
              <w:rPr>
                <w:rFonts w:ascii="Times New Roman" w:hAnsi="Times New Roman"/>
                <w:sz w:val="20"/>
                <w:szCs w:val="20"/>
              </w:rPr>
              <w:t>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\Encrypt_out\</w:t>
            </w:r>
          </w:p>
        </w:tc>
      </w:tr>
      <w:tr w:rsidR="001F3C08" w:rsidRPr="001D6CCE" w14:paraId="44CDEFB8" w14:textId="77777777" w:rsidTr="00925A7E">
        <w:trPr>
          <w:trHeight w:val="368"/>
        </w:trPr>
        <w:tc>
          <w:tcPr>
            <w:tcW w:w="1799" w:type="dxa"/>
          </w:tcPr>
          <w:p w14:paraId="5D21FB8C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EncryptInPath</w:t>
            </w:r>
            <w:proofErr w:type="spellEnd"/>
          </w:p>
        </w:tc>
        <w:tc>
          <w:tcPr>
            <w:tcW w:w="2987" w:type="dxa"/>
          </w:tcPr>
          <w:p w14:paraId="7BBC1EF8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proofErr w:type="spellStart"/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14:paraId="7AFD0C9F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14:paraId="58DA2BC4" w14:textId="5773EB6F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</w:t>
            </w:r>
            <w:del w:id="142" w:author="Palacherla, Susmitha C" w:date="2021-04-20T08:08:00Z">
              <w:r w:rsidRPr="005E52B7" w:rsidDel="00FD7637">
                <w:rPr>
                  <w:rFonts w:ascii="Times New Roman" w:hAnsi="Times New Roman"/>
                  <w:sz w:val="20"/>
                  <w:szCs w:val="20"/>
                </w:rPr>
                <w:delText>f3420-ecldb</w:delText>
              </w:r>
              <w:r w:rsidDel="00FD7637">
                <w:rPr>
                  <w:rFonts w:ascii="Times New Roman" w:hAnsi="Times New Roman"/>
                  <w:sz w:val="20"/>
                  <w:szCs w:val="20"/>
                </w:rPr>
                <w:delText>p</w:delText>
              </w:r>
              <w:r w:rsidRPr="005E52B7" w:rsidDel="00FD7637">
                <w:rPr>
                  <w:rFonts w:ascii="Times New Roman" w:hAnsi="Times New Roman"/>
                  <w:sz w:val="20"/>
                  <w:szCs w:val="20"/>
                </w:rPr>
                <w:delText>01</w:delText>
              </w:r>
            </w:del>
            <w:ins w:id="143" w:author="Palacherla, Susmitha C" w:date="2021-04-20T08:08:00Z">
              <w:r w:rsidR="00FD7637">
                <w:rPr>
                  <w:rFonts w:ascii="Times New Roman" w:hAnsi="Times New Roman"/>
                  <w:sz w:val="20"/>
                  <w:szCs w:val="20"/>
                </w:rPr>
                <w:t>UVAAPADSQL50CCO</w:t>
              </w:r>
            </w:ins>
            <w:r w:rsidRPr="005E52B7">
              <w:rPr>
                <w:rFonts w:ascii="Times New Roman" w:hAnsi="Times New Roman"/>
                <w:sz w:val="20"/>
                <w:szCs w:val="20"/>
              </w:rPr>
              <w:t>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\Encrypt_in\</w:t>
            </w:r>
          </w:p>
        </w:tc>
      </w:tr>
      <w:tr w:rsidR="00D03711" w:rsidRPr="001D6CCE" w14:paraId="3B49A1A0" w14:textId="77777777" w:rsidTr="00925A7E">
        <w:trPr>
          <w:trHeight w:val="368"/>
        </w:trPr>
        <w:tc>
          <w:tcPr>
            <w:tcW w:w="1799" w:type="dxa"/>
          </w:tcPr>
          <w:p w14:paraId="2B7246CD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varDBName</w:t>
            </w:r>
            <w:proofErr w:type="spellEnd"/>
          </w:p>
        </w:tc>
        <w:tc>
          <w:tcPr>
            <w:tcW w:w="2987" w:type="dxa"/>
          </w:tcPr>
          <w:p w14:paraId="5A1301F5" w14:textId="77777777"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14:paraId="263F0BE4" w14:textId="77777777" w:rsidR="00D03711" w:rsidRPr="001D6CCE" w:rsidRDefault="00D03711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3708" w:type="dxa"/>
          </w:tcPr>
          <w:p w14:paraId="5BB7F548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Dev</w:t>
            </w:r>
          </w:p>
        </w:tc>
      </w:tr>
      <w:tr w:rsidR="00D03711" w:rsidRPr="001D6CCE" w14:paraId="0010162A" w14:textId="77777777" w:rsidTr="00925A7E">
        <w:trPr>
          <w:trHeight w:val="368"/>
        </w:trPr>
        <w:tc>
          <w:tcPr>
            <w:tcW w:w="1799" w:type="dxa"/>
          </w:tcPr>
          <w:p w14:paraId="12CA4222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FailMessage</w:t>
            </w:r>
            <w:proofErr w:type="spellEnd"/>
          </w:p>
        </w:tc>
        <w:tc>
          <w:tcPr>
            <w:tcW w:w="2987" w:type="dxa"/>
          </w:tcPr>
          <w:p w14:paraId="7457BF02" w14:textId="77777777"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14:paraId="65479374" w14:textId="77777777" w:rsidR="00D03711" w:rsidRPr="001D6CCE" w:rsidRDefault="00D03711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3708" w:type="dxa"/>
          </w:tcPr>
          <w:p w14:paraId="05F0C05B" w14:textId="77777777" w:rsidR="00D03711" w:rsidRPr="001D6CCE" w:rsidRDefault="00D03711" w:rsidP="00D037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 xml:space="preserve"> </w:t>
            </w:r>
            <w:r w:rsidR="001F3C08" w:rsidRPr="001F3C08">
              <w:rPr>
                <w:rFonts w:ascii="Times New Roman" w:hAnsi="Times New Roman"/>
                <w:color w:val="000000" w:themeColor="text1"/>
              </w:rPr>
              <w:t>"Quality Other Coaching Load of file \"" + @[</w:t>
            </w:r>
            <w:proofErr w:type="gramStart"/>
            <w:r w:rsidR="001F3C08" w:rsidRPr="001F3C08">
              <w:rPr>
                <w:rFonts w:ascii="Times New Roman" w:hAnsi="Times New Roman"/>
                <w:color w:val="000000" w:themeColor="text1"/>
              </w:rPr>
              <w:t>User::</w:t>
            </w:r>
            <w:proofErr w:type="gramEnd"/>
            <w:r w:rsidR="001F3C08" w:rsidRPr="001F3C08">
              <w:rPr>
                <w:rFonts w:ascii="Times New Roman" w:hAnsi="Times New Roman"/>
                <w:color w:val="000000" w:themeColor="text1"/>
              </w:rPr>
              <w:t>VarFileName] + "\"  failed in " +  @[User::VarDBName]+"."</w:t>
            </w:r>
          </w:p>
        </w:tc>
      </w:tr>
      <w:tr w:rsidR="00D03711" w:rsidRPr="001D6CCE" w14:paraId="6E8D01DB" w14:textId="77777777" w:rsidTr="00925A7E">
        <w:trPr>
          <w:trHeight w:val="368"/>
        </w:trPr>
        <w:tc>
          <w:tcPr>
            <w:tcW w:w="1799" w:type="dxa"/>
          </w:tcPr>
          <w:p w14:paraId="042EF818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StagedCount</w:t>
            </w:r>
            <w:proofErr w:type="spellEnd"/>
          </w:p>
        </w:tc>
        <w:tc>
          <w:tcPr>
            <w:tcW w:w="2987" w:type="dxa"/>
          </w:tcPr>
          <w:p w14:paraId="18F051FE" w14:textId="77777777"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14:paraId="568630EB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3708" w:type="dxa"/>
          </w:tcPr>
          <w:p w14:paraId="750F7F21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D03711" w:rsidRPr="001D6CCE" w14:paraId="3CB44914" w14:textId="77777777" w:rsidTr="00925A7E">
        <w:trPr>
          <w:trHeight w:val="368"/>
        </w:trPr>
        <w:tc>
          <w:tcPr>
            <w:tcW w:w="1799" w:type="dxa"/>
          </w:tcPr>
          <w:p w14:paraId="328D2BEA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RejectedCount</w:t>
            </w:r>
            <w:proofErr w:type="spellEnd"/>
          </w:p>
        </w:tc>
        <w:tc>
          <w:tcPr>
            <w:tcW w:w="2987" w:type="dxa"/>
          </w:tcPr>
          <w:p w14:paraId="6CDA8580" w14:textId="77777777"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14:paraId="16406302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3708" w:type="dxa"/>
          </w:tcPr>
          <w:p w14:paraId="3F22FF98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D03711" w:rsidRPr="001D6CCE" w14:paraId="762F7D9F" w14:textId="77777777" w:rsidTr="00925A7E">
        <w:trPr>
          <w:trHeight w:val="368"/>
        </w:trPr>
        <w:tc>
          <w:tcPr>
            <w:tcW w:w="1799" w:type="dxa"/>
          </w:tcPr>
          <w:p w14:paraId="6B645C74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LoadedCount</w:t>
            </w:r>
            <w:proofErr w:type="spellEnd"/>
          </w:p>
        </w:tc>
        <w:tc>
          <w:tcPr>
            <w:tcW w:w="2987" w:type="dxa"/>
          </w:tcPr>
          <w:p w14:paraId="043BC654" w14:textId="77777777"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14:paraId="0434457C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3708" w:type="dxa"/>
          </w:tcPr>
          <w:p w14:paraId="645A45AA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1F3C08" w:rsidRPr="001D6CCE" w14:paraId="4385BD67" w14:textId="77777777" w:rsidTr="001F3C08">
        <w:trPr>
          <w:trHeight w:val="368"/>
        </w:trPr>
        <w:tc>
          <w:tcPr>
            <w:tcW w:w="1799" w:type="dxa"/>
          </w:tcPr>
          <w:p w14:paraId="16F32810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varFileName</w:t>
            </w:r>
            <w:proofErr w:type="spellEnd"/>
          </w:p>
        </w:tc>
        <w:tc>
          <w:tcPr>
            <w:tcW w:w="2987" w:type="dxa"/>
          </w:tcPr>
          <w:p w14:paraId="0954A57D" w14:textId="77777777"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597A7A">
              <w:rPr>
                <w:rFonts w:ascii="Times New Roman" w:hAnsi="Times New Roman"/>
                <w:color w:val="000000" w:themeColor="text1"/>
              </w:rPr>
              <w:t>Quality_Other</w:t>
            </w:r>
            <w:r w:rsidRPr="00597A7A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14:paraId="0F5D5E51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14:paraId="0BF7FBDB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1F3C08" w:rsidRPr="001D6CCE" w14:paraId="6DF3BC6C" w14:textId="77777777" w:rsidTr="001F3C08">
        <w:trPr>
          <w:trHeight w:val="368"/>
        </w:trPr>
        <w:tc>
          <w:tcPr>
            <w:tcW w:w="1799" w:type="dxa"/>
          </w:tcPr>
          <w:p w14:paraId="7CBFDEC6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var</w:t>
            </w:r>
            <w:r>
              <w:rPr>
                <w:rFonts w:ascii="Times New Roman" w:hAnsi="Times New Roman"/>
                <w:sz w:val="20"/>
                <w:szCs w:val="20"/>
              </w:rPr>
              <w:t>Encrypted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FileName</w:t>
            </w:r>
            <w:proofErr w:type="spellEnd"/>
          </w:p>
        </w:tc>
        <w:tc>
          <w:tcPr>
            <w:tcW w:w="2987" w:type="dxa"/>
          </w:tcPr>
          <w:p w14:paraId="67D24145" w14:textId="77777777"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597A7A">
              <w:rPr>
                <w:rFonts w:ascii="Times New Roman" w:hAnsi="Times New Roman"/>
                <w:color w:val="000000" w:themeColor="text1"/>
              </w:rPr>
              <w:t>Quality_Other</w:t>
            </w:r>
            <w:r w:rsidRPr="00597A7A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14:paraId="081EF146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14:paraId="261AD1EA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1F3C08" w:rsidRPr="001D6CCE" w14:paraId="06E87D25" w14:textId="77777777" w:rsidTr="001F3C08">
        <w:trPr>
          <w:trHeight w:val="368"/>
        </w:trPr>
        <w:tc>
          <w:tcPr>
            <w:tcW w:w="1799" w:type="dxa"/>
          </w:tcPr>
          <w:p w14:paraId="3A9060D6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varFailedFile</w:t>
            </w:r>
            <w:proofErr w:type="spellEnd"/>
          </w:p>
        </w:tc>
        <w:tc>
          <w:tcPr>
            <w:tcW w:w="2987" w:type="dxa"/>
          </w:tcPr>
          <w:p w14:paraId="4FDFD745" w14:textId="77777777"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597A7A">
              <w:rPr>
                <w:rFonts w:ascii="Times New Roman" w:hAnsi="Times New Roman"/>
                <w:color w:val="000000" w:themeColor="text1"/>
              </w:rPr>
              <w:t>Quality_Other</w:t>
            </w:r>
            <w:r w:rsidRPr="00597A7A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14:paraId="595250A0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14:paraId="45EBECCE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E42C88" w:rsidRPr="001D6CCE" w14:paraId="27FB6D77" w14:textId="77777777" w:rsidTr="00925A7E">
        <w:trPr>
          <w:trHeight w:val="368"/>
        </w:trPr>
        <w:tc>
          <w:tcPr>
            <w:tcW w:w="1799" w:type="dxa"/>
          </w:tcPr>
          <w:p w14:paraId="2015B3E8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2987" w:type="dxa"/>
          </w:tcPr>
          <w:p w14:paraId="7BA39F59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856" w:type="dxa"/>
          </w:tcPr>
          <w:p w14:paraId="4F2511E4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08" w:type="dxa"/>
          </w:tcPr>
          <w:p w14:paraId="5C2C3BB5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14:paraId="73A3387B" w14:textId="77777777" w:rsidR="00E654C3" w:rsidRPr="001D6CCE" w:rsidRDefault="00E654C3" w:rsidP="00E654C3">
      <w:pPr>
        <w:rPr>
          <w:rFonts w:ascii="Times New Roman" w:hAnsi="Times New Roman"/>
          <w:b/>
        </w:rPr>
      </w:pPr>
    </w:p>
    <w:p w14:paraId="57BAC71C" w14:textId="77777777" w:rsidR="00E654C3" w:rsidRPr="001D6CCE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Connection Manager Entries</w:t>
      </w:r>
    </w:p>
    <w:p w14:paraId="337563E6" w14:textId="77777777" w:rsidR="00E654C3" w:rsidRPr="001D6CCE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Destinationdb</w:t>
      </w:r>
      <w:proofErr w:type="spellEnd"/>
    </w:p>
    <w:p w14:paraId="39864985" w14:textId="5F02D9D6"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Dev </w:t>
      </w:r>
      <w:r>
        <w:rPr>
          <w:rFonts w:ascii="Times New Roman" w:hAnsi="Times New Roman"/>
        </w:rPr>
        <w:t>–</w:t>
      </w:r>
      <w:r w:rsidRPr="00257251">
        <w:rPr>
          <w:rFonts w:ascii="Times New Roman" w:hAnsi="Times New Roman"/>
        </w:rPr>
        <w:t xml:space="preserve"> </w:t>
      </w:r>
      <w:del w:id="144" w:author="Palacherla, Susmitha C" w:date="2021-04-19T18:28:00Z">
        <w:r w:rsidDel="00C82F07">
          <w:rPr>
            <w:rFonts w:ascii="Times New Roman" w:hAnsi="Times New Roman"/>
          </w:rPr>
          <w:delText>F3420-ECLDBD01</w:delText>
        </w:r>
        <w:r w:rsidRPr="00257251" w:rsidDel="00C82F07">
          <w:rPr>
            <w:rFonts w:ascii="Times New Roman" w:hAnsi="Times New Roman"/>
          </w:rPr>
          <w:delText xml:space="preserve"> </w:delText>
        </w:r>
      </w:del>
      <w:ins w:id="145" w:author="Palacherla, Susmitha C" w:date="2021-04-19T18:28:00Z">
        <w:r w:rsidR="00C82F07">
          <w:rPr>
            <w:rFonts w:ascii="Times New Roman" w:hAnsi="Times New Roman"/>
          </w:rPr>
          <w:t>UVAADADSQL50CCO</w:t>
        </w:r>
      </w:ins>
      <w:r w:rsidRPr="00257251">
        <w:rPr>
          <w:rFonts w:ascii="Times New Roman" w:hAnsi="Times New Roman"/>
        </w:rPr>
        <w:t xml:space="preserve">DB – </w:t>
      </w:r>
      <w:proofErr w:type="spellStart"/>
      <w:r w:rsidRPr="00257251">
        <w:rPr>
          <w:rFonts w:ascii="Times New Roman" w:hAnsi="Times New Roman"/>
        </w:rPr>
        <w:t>eCoachingdev</w:t>
      </w:r>
      <w:proofErr w:type="spellEnd"/>
    </w:p>
    <w:p w14:paraId="6FBF3A6C" w14:textId="77777777"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Test - </w:t>
      </w:r>
      <w:r>
        <w:rPr>
          <w:rFonts w:ascii="Times New Roman" w:hAnsi="Times New Roman"/>
        </w:rPr>
        <w:t>F3420-ECLDBT01</w:t>
      </w:r>
      <w:r w:rsidRPr="00257251">
        <w:rPr>
          <w:rFonts w:ascii="Times New Roman" w:hAnsi="Times New Roman"/>
        </w:rPr>
        <w:t xml:space="preserve"> DB – </w:t>
      </w:r>
      <w:proofErr w:type="spellStart"/>
      <w:r w:rsidRPr="00257251">
        <w:rPr>
          <w:rFonts w:ascii="Times New Roman" w:hAnsi="Times New Roman"/>
        </w:rPr>
        <w:t>eCoachingtest</w:t>
      </w:r>
      <w:proofErr w:type="spellEnd"/>
    </w:p>
    <w:p w14:paraId="1631298A" w14:textId="151BF71D"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Prod - </w:t>
      </w:r>
      <w:del w:id="146" w:author="Palacherla, Susmitha C" w:date="2021-04-20T08:08:00Z">
        <w:r w:rsidDel="00FD7637">
          <w:rPr>
            <w:rFonts w:ascii="Times New Roman" w:hAnsi="Times New Roman"/>
          </w:rPr>
          <w:delText>F3420-ECLDBP01</w:delText>
        </w:r>
      </w:del>
      <w:ins w:id="147" w:author="Palacherla, Susmitha C" w:date="2021-04-20T08:08:00Z">
        <w:r w:rsidR="00FD7637">
          <w:rPr>
            <w:rFonts w:ascii="Times New Roman" w:hAnsi="Times New Roman"/>
          </w:rPr>
          <w:t>UVAAPADSQL50CCO</w:t>
        </w:r>
      </w:ins>
      <w:r w:rsidRPr="00257251">
        <w:rPr>
          <w:rFonts w:ascii="Times New Roman" w:hAnsi="Times New Roman"/>
        </w:rPr>
        <w:t xml:space="preserve"> – eCoaching</w:t>
      </w:r>
    </w:p>
    <w:p w14:paraId="7713409C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8A2AAB1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37B1241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3782C2B" w14:textId="77777777" w:rsidR="00E654C3" w:rsidRPr="001D6CCE" w:rsidRDefault="00171192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  <w:color w:val="000000" w:themeColor="text1"/>
        </w:rPr>
        <w:t>CTC</w:t>
      </w:r>
      <w:r w:rsidR="00265092" w:rsidRPr="001D6CCE">
        <w:rPr>
          <w:rFonts w:ascii="Times New Roman" w:hAnsi="Times New Roman"/>
        </w:rPr>
        <w:t>_File</w:t>
      </w:r>
      <w:proofErr w:type="spellEnd"/>
    </w:p>
    <w:p w14:paraId="24433E52" w14:textId="77777777" w:rsidR="00E654C3" w:rsidRPr="00925A7E" w:rsidRDefault="001F3C08" w:rsidP="00925A7E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Expression: </w:t>
      </w:r>
      <w:r w:rsidRPr="001F3C08">
        <w:rPr>
          <w:rFonts w:ascii="Times New Roman" w:hAnsi="Times New Roman"/>
        </w:rPr>
        <w:t>@[</w:t>
      </w:r>
      <w:proofErr w:type="gramStart"/>
      <w:r w:rsidRPr="001F3C08">
        <w:rPr>
          <w:rFonts w:ascii="Times New Roman" w:hAnsi="Times New Roman"/>
        </w:rPr>
        <w:t>User::</w:t>
      </w:r>
      <w:proofErr w:type="gramEnd"/>
      <w:r w:rsidRPr="001F3C08">
        <w:rPr>
          <w:rFonts w:ascii="Times New Roman" w:hAnsi="Times New Roman"/>
        </w:rPr>
        <w:t>DecryptedOutPath] +  @[User::VarFileName]</w:t>
      </w:r>
    </w:p>
    <w:p w14:paraId="42BA9B51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BE54FDD" w14:textId="77777777" w:rsidR="00E654C3" w:rsidRPr="001D6CCE" w:rsidRDefault="001F3C08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F3C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035864" wp14:editId="5662DE33">
            <wp:extent cx="2660904" cy="18288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090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982A" w14:textId="77777777" w:rsidR="00265092" w:rsidRPr="001D6CCE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E1B7D04" w14:textId="77777777" w:rsidR="00265092" w:rsidRPr="001D6CCE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F97E2BC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0E22FCB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050755B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9B31282" w14:textId="77777777"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5D9AEAA" w14:textId="77777777" w:rsidR="00171192" w:rsidRPr="001D6CCE" w:rsidRDefault="00C22C83" w:rsidP="00171192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000000" w:themeColor="text1"/>
        </w:rPr>
        <w:t>B</w:t>
      </w:r>
      <w:r w:rsidR="009D1184">
        <w:rPr>
          <w:rFonts w:ascii="Times New Roman" w:hAnsi="Times New Roman"/>
          <w:color w:val="000000" w:themeColor="text1"/>
        </w:rPr>
        <w:t>ingo</w:t>
      </w:r>
      <w:r w:rsidR="00171192" w:rsidRPr="001D6CCE">
        <w:rPr>
          <w:rFonts w:ascii="Times New Roman" w:hAnsi="Times New Roman"/>
        </w:rPr>
        <w:t>_File</w:t>
      </w:r>
      <w:proofErr w:type="spellEnd"/>
    </w:p>
    <w:p w14:paraId="7B0E7464" w14:textId="77777777" w:rsidR="00171192" w:rsidRDefault="001F3C08" w:rsidP="00925A7E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r w:rsidRPr="001F3C08">
        <w:rPr>
          <w:rFonts w:ascii="Times New Roman" w:hAnsi="Times New Roman"/>
        </w:rPr>
        <w:t>@[</w:t>
      </w:r>
      <w:proofErr w:type="gramStart"/>
      <w:r w:rsidRPr="001F3C08">
        <w:rPr>
          <w:rFonts w:ascii="Times New Roman" w:hAnsi="Times New Roman"/>
        </w:rPr>
        <w:t>User::</w:t>
      </w:r>
      <w:proofErr w:type="gramEnd"/>
      <w:r w:rsidRPr="001F3C08">
        <w:rPr>
          <w:rFonts w:ascii="Times New Roman" w:hAnsi="Times New Roman"/>
        </w:rPr>
        <w:t>DecryptedOutPath] +  @[User::VarFileName]</w:t>
      </w:r>
    </w:p>
    <w:p w14:paraId="749408DA" w14:textId="77777777" w:rsidR="00C22C83" w:rsidRPr="001D6CCE" w:rsidRDefault="00C22C83" w:rsidP="00C22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E247C04" w14:textId="77777777" w:rsidR="00C22C83" w:rsidRPr="001D6CCE" w:rsidRDefault="00C22C83" w:rsidP="00C22C83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000000" w:themeColor="text1"/>
        </w:rPr>
        <w:t>OTH</w:t>
      </w:r>
      <w:r w:rsidRPr="001D6CCE">
        <w:rPr>
          <w:rFonts w:ascii="Times New Roman" w:hAnsi="Times New Roman"/>
        </w:rPr>
        <w:t>_File</w:t>
      </w:r>
      <w:proofErr w:type="spellEnd"/>
    </w:p>
    <w:p w14:paraId="08B6AA28" w14:textId="77777777" w:rsidR="00C22C83" w:rsidRPr="00925A7E" w:rsidRDefault="00C22C83" w:rsidP="00C22C83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r w:rsidRPr="001F3C08">
        <w:rPr>
          <w:rFonts w:ascii="Times New Roman" w:hAnsi="Times New Roman"/>
        </w:rPr>
        <w:t>@[</w:t>
      </w:r>
      <w:proofErr w:type="gramStart"/>
      <w:r w:rsidRPr="001F3C08">
        <w:rPr>
          <w:rFonts w:ascii="Times New Roman" w:hAnsi="Times New Roman"/>
        </w:rPr>
        <w:t>User::</w:t>
      </w:r>
      <w:proofErr w:type="gramEnd"/>
      <w:r w:rsidRPr="001F3C08">
        <w:rPr>
          <w:rFonts w:ascii="Times New Roman" w:hAnsi="Times New Roman"/>
        </w:rPr>
        <w:t>DecryptedOutPath] +  @[User::VarFileName]</w:t>
      </w:r>
    </w:p>
    <w:p w14:paraId="62AA6804" w14:textId="77777777"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E655717" w14:textId="77777777"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0CAEDF0" w14:textId="77777777" w:rsidR="001F3C08" w:rsidRPr="001D6CCE" w:rsidRDefault="001F3C08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000000" w:themeColor="text1"/>
        </w:rPr>
        <w:t>Failed</w:t>
      </w:r>
      <w:r w:rsidRPr="001D6CCE">
        <w:rPr>
          <w:rFonts w:ascii="Times New Roman" w:hAnsi="Times New Roman"/>
        </w:rPr>
        <w:t>_File</w:t>
      </w:r>
      <w:proofErr w:type="spellEnd"/>
    </w:p>
    <w:p w14:paraId="1416EF33" w14:textId="77777777" w:rsidR="00171192" w:rsidRPr="001D6CCE" w:rsidRDefault="001F3C08" w:rsidP="001F3C08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r w:rsidRPr="001F3C08">
        <w:rPr>
          <w:rFonts w:ascii="Times New Roman" w:hAnsi="Times New Roman"/>
        </w:rPr>
        <w:t>@[</w:t>
      </w:r>
      <w:proofErr w:type="gramStart"/>
      <w:r w:rsidRPr="001F3C08">
        <w:rPr>
          <w:rFonts w:ascii="Times New Roman" w:hAnsi="Times New Roman"/>
        </w:rPr>
        <w:t>User::</w:t>
      </w:r>
      <w:proofErr w:type="gramEnd"/>
      <w:r w:rsidRPr="001F3C08">
        <w:rPr>
          <w:rFonts w:ascii="Times New Roman" w:hAnsi="Times New Roman"/>
        </w:rPr>
        <w:t>DecryptedOutPath]+ @[User::varFailedFile]</w:t>
      </w:r>
    </w:p>
    <w:p w14:paraId="4EE3374A" w14:textId="77777777"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DCD01D2" w14:textId="77777777" w:rsidR="001F3C08" w:rsidRPr="001D6CCE" w:rsidRDefault="001F3C08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000000" w:themeColor="text1"/>
        </w:rPr>
        <w:t>Encrypted</w:t>
      </w:r>
      <w:r w:rsidRPr="001D6CCE">
        <w:rPr>
          <w:rFonts w:ascii="Times New Roman" w:hAnsi="Times New Roman"/>
        </w:rPr>
        <w:t>_File</w:t>
      </w:r>
      <w:proofErr w:type="spellEnd"/>
    </w:p>
    <w:p w14:paraId="3CCBE3BA" w14:textId="77777777" w:rsidR="001F3C08" w:rsidRPr="00273931" w:rsidRDefault="001F3C08" w:rsidP="001F3C08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r w:rsidRPr="001F3C08">
        <w:rPr>
          <w:rFonts w:ascii="Times New Roman" w:hAnsi="Times New Roman"/>
        </w:rPr>
        <w:t>@[</w:t>
      </w:r>
      <w:proofErr w:type="gramStart"/>
      <w:r w:rsidRPr="001F3C08">
        <w:rPr>
          <w:rFonts w:ascii="Times New Roman" w:hAnsi="Times New Roman"/>
        </w:rPr>
        <w:t>User::</w:t>
      </w:r>
      <w:proofErr w:type="gramEnd"/>
      <w:r w:rsidRPr="001F3C08">
        <w:rPr>
          <w:rFonts w:ascii="Times New Roman" w:hAnsi="Times New Roman"/>
        </w:rPr>
        <w:t>EncryptedOutPath] +  @[User::varEncryptedFileName]</w:t>
      </w:r>
    </w:p>
    <w:p w14:paraId="74EC3BF2" w14:textId="77777777"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5C4A9E7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4B6C77B" w14:textId="77777777" w:rsidR="00171192" w:rsidRPr="001D6CCE" w:rsidRDefault="001711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0F74E0" w14:textId="77777777" w:rsidR="00265092" w:rsidRPr="001D6CCE" w:rsidRDefault="00265092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SMTP Connection Manager</w:t>
      </w:r>
    </w:p>
    <w:p w14:paraId="3303A23F" w14:textId="77777777" w:rsidR="00925A7E" w:rsidRPr="00C57F4D" w:rsidRDefault="00925A7E" w:rsidP="00C22C83">
      <w:pPr>
        <w:ind w:left="2880"/>
      </w:pPr>
      <w:r>
        <w:t>ironport.maximus.com</w:t>
      </w:r>
    </w:p>
    <w:p w14:paraId="2D7421E1" w14:textId="77777777" w:rsidR="00A67A9C" w:rsidRPr="001D6CCE" w:rsidRDefault="00A67A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5B448A28" w14:textId="77777777" w:rsidR="00EE06FD" w:rsidRPr="001D6CCE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F74FD11" w14:textId="77777777" w:rsidR="000E56D1" w:rsidRPr="001D6CCE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61D5B86" w14:textId="77777777" w:rsidR="000E56D1" w:rsidRPr="001D6CCE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F4D28AD" w14:textId="77777777"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E1E5E93" w14:textId="77777777"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E1EEC31" w14:textId="77777777"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357F5E1" w14:textId="77777777"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080B006" w14:textId="77777777"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3EDB69D" w14:textId="77777777" w:rsidR="001D6CCE" w:rsidRP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183761B" w14:textId="77777777" w:rsidR="00111203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5B56D82D" w14:textId="77777777"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2DB0259E" w14:textId="77777777"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599FEE1F" w14:textId="77777777"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77EFF4A" w14:textId="77777777" w:rsidR="002074EC" w:rsidRPr="001D6CCE" w:rsidRDefault="002074E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E14A688" w14:textId="77777777" w:rsidR="00202048" w:rsidRPr="001D6CCE" w:rsidRDefault="00932115" w:rsidP="001F3C08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Package Content</w:t>
      </w:r>
      <w:r w:rsidR="00BE2E93" w:rsidRPr="001D6CCE">
        <w:rPr>
          <w:rFonts w:ascii="Times New Roman" w:hAnsi="Times New Roman"/>
          <w:b/>
        </w:rPr>
        <w:t>(Control Flow)</w:t>
      </w:r>
    </w:p>
    <w:p w14:paraId="4945716B" w14:textId="77777777" w:rsidR="00202048" w:rsidRPr="001D6CCE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81CF0B0" w14:textId="77777777" w:rsidR="00F94DAF" w:rsidRPr="001D6CCE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F3C08">
        <w:rPr>
          <w:noProof/>
        </w:rPr>
        <w:t xml:space="preserve"> </w:t>
      </w:r>
    </w:p>
    <w:p w14:paraId="594A491B" w14:textId="77777777" w:rsidR="00A52549" w:rsidRPr="001D6CCE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1E3815B" w14:textId="77777777" w:rsidR="002D6FA4" w:rsidRPr="001D6CCE" w:rsidRDefault="009D118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9D11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F33DB2" wp14:editId="7392901B">
            <wp:extent cx="4480560" cy="18288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2CCA" w14:textId="77777777"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C512C15" w14:textId="77777777" w:rsidR="001D6CCE" w:rsidRPr="001D6CCE" w:rsidRDefault="001D6CCE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114EE47" w14:textId="77777777"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B061307" w14:textId="77777777"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314C97C" w14:textId="77777777"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F828100" w14:textId="77777777" w:rsidR="007931F8" w:rsidRPr="001D6CCE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Workflow</w:t>
      </w:r>
    </w:p>
    <w:p w14:paraId="1C9BA682" w14:textId="77777777" w:rsidR="00494DF0" w:rsidRPr="001D6CCE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A4F83F9" w14:textId="77777777" w:rsidR="00807FCA" w:rsidRDefault="00522634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Decrypt Encrypted Files</w:t>
      </w:r>
    </w:p>
    <w:p w14:paraId="7786AA84" w14:textId="77777777" w:rsidR="00522634" w:rsidRDefault="00522634" w:rsidP="00925A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448799A" w14:textId="77777777" w:rsidR="00C22C83" w:rsidRDefault="00C22C83" w:rsidP="009D1184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b/>
        </w:rPr>
      </w:pPr>
      <w:r>
        <w:rPr>
          <w:noProof/>
        </w:rPr>
        <w:drawing>
          <wp:inline distT="0" distB="0" distL="0" distR="0" wp14:anchorId="58AF4FB9" wp14:editId="5892460B">
            <wp:extent cx="1161288" cy="18288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AEEE" w14:textId="77777777" w:rsidR="00C22C83" w:rsidRPr="00925A7E" w:rsidRDefault="00C22C83" w:rsidP="00925A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9DCE42F" w14:textId="77777777" w:rsidR="00522634" w:rsidRPr="00CA5EB0" w:rsidRDefault="00522634" w:rsidP="00522634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Summary of Steps</w:t>
      </w:r>
    </w:p>
    <w:p w14:paraId="5A2AC580" w14:textId="77777777" w:rsidR="00522634" w:rsidRPr="00CA5EB0" w:rsidRDefault="00522634" w:rsidP="00522634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Decrypt files</w:t>
      </w:r>
    </w:p>
    <w:p w14:paraId="35E7A4F4" w14:textId="77777777" w:rsidR="00522634" w:rsidRPr="00CA5EB0" w:rsidRDefault="00522634" w:rsidP="00522634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task - Pause 10 seconds</w:t>
      </w:r>
    </w:p>
    <w:p w14:paraId="12AFFC3C" w14:textId="77777777" w:rsidR="00522634" w:rsidRPr="00CA5EB0" w:rsidRDefault="00522634" w:rsidP="00522634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 system task – Backup </w:t>
      </w:r>
      <w:r>
        <w:rPr>
          <w:rFonts w:ascii="Times New Roman" w:hAnsi="Times New Roman"/>
        </w:rPr>
        <w:t>encrypted files</w:t>
      </w:r>
    </w:p>
    <w:p w14:paraId="046C4A3D" w14:textId="77777777" w:rsidR="00522634" w:rsidRPr="00CA5EB0" w:rsidRDefault="00522634" w:rsidP="00522634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Details</w:t>
      </w:r>
    </w:p>
    <w:p w14:paraId="4968C1BA" w14:textId="77777777" w:rsidR="00522634" w:rsidRPr="00CA5EB0" w:rsidRDefault="00522634" w:rsidP="00522634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Container: Foreach  File Loop </w:t>
      </w:r>
    </w:p>
    <w:p w14:paraId="52DCE5EB" w14:textId="6CE3DBB0" w:rsidR="00522634" w:rsidRPr="00CA5EB0" w:rsidRDefault="00522634" w:rsidP="00522634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Folder: </w:t>
      </w:r>
      <w:r w:rsidRPr="003B4096">
        <w:rPr>
          <w:rFonts w:ascii="Times New Roman" w:hAnsi="Times New Roman"/>
        </w:rPr>
        <w:t>\\</w:t>
      </w:r>
      <w:del w:id="148" w:author="Palacherla, Susmitha C" w:date="2021-04-20T08:08:00Z">
        <w:r w:rsidRPr="003B4096" w:rsidDel="00FD7637">
          <w:rPr>
            <w:rFonts w:ascii="Times New Roman" w:hAnsi="Times New Roman"/>
          </w:rPr>
          <w:delText>f3420-ecldb</w:delText>
        </w:r>
        <w:r w:rsidDel="00FD7637">
          <w:rPr>
            <w:rFonts w:ascii="Times New Roman" w:hAnsi="Times New Roman"/>
          </w:rPr>
          <w:delText>p01</w:delText>
        </w:r>
      </w:del>
      <w:ins w:id="149" w:author="Palacherla, Susmitha C" w:date="2021-04-20T08:08:00Z">
        <w:r w:rsidR="00FD7637">
          <w:rPr>
            <w:rFonts w:ascii="Times New Roman" w:hAnsi="Times New Roman"/>
          </w:rPr>
          <w:t>UVAAPADSQL50CCO</w:t>
        </w:r>
      </w:ins>
      <w:r>
        <w:rPr>
          <w:rFonts w:ascii="Times New Roman" w:hAnsi="Times New Roman"/>
        </w:rPr>
        <w:t>\data\coaching\Quality</w:t>
      </w:r>
      <w:r w:rsidRPr="003B4096">
        <w:rPr>
          <w:rFonts w:ascii="Times New Roman" w:hAnsi="Times New Roman"/>
        </w:rPr>
        <w:t>\Encrypt_out\</w:t>
      </w:r>
    </w:p>
    <w:p w14:paraId="7F6D510B" w14:textId="77777777" w:rsidR="00522634" w:rsidRDefault="00522634" w:rsidP="00522634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Files: </w:t>
      </w:r>
      <w:r w:rsidRPr="003B4096">
        <w:rPr>
          <w:rFonts w:ascii="Times New Roman" w:hAnsi="Times New Roman"/>
        </w:rPr>
        <w:t>eCL*ETS_*.encrypt</w:t>
      </w:r>
    </w:p>
    <w:p w14:paraId="1FCB09AF" w14:textId="77777777" w:rsidR="00522634" w:rsidRPr="00CA5EB0" w:rsidRDefault="00522634" w:rsidP="00522634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14:paraId="4B3F4DA0" w14:textId="77777777" w:rsidR="00522634" w:rsidRPr="00CA5EB0" w:rsidRDefault="00522634" w:rsidP="00522634">
      <w:pPr>
        <w:spacing w:after="0"/>
        <w:ind w:left="1080"/>
        <w:rPr>
          <w:rFonts w:ascii="Times New Roman" w:hAnsi="Times New Roman"/>
        </w:rPr>
      </w:pPr>
    </w:p>
    <w:p w14:paraId="5691BECD" w14:textId="77777777" w:rsidR="00522634" w:rsidRPr="00CA5EB0" w:rsidRDefault="00522634" w:rsidP="00522634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Decrypt files</w:t>
      </w:r>
    </w:p>
    <w:p w14:paraId="3051A9D9" w14:textId="77777777"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3B40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960C07" wp14:editId="5D58684B">
            <wp:extent cx="3602736" cy="18288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A879" w14:textId="77777777"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364FE1B" w14:textId="77777777"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5475049C" w14:textId="77777777"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283EB45B" w14:textId="77777777" w:rsidR="00522634" w:rsidRDefault="00522634" w:rsidP="00522634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 task- Pause 10 secs</w:t>
      </w:r>
    </w:p>
    <w:p w14:paraId="0899DF2E" w14:textId="77777777" w:rsidR="00522634" w:rsidRDefault="00522634" w:rsidP="00522634">
      <w:pPr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3A5F9E9" wp14:editId="3171325E">
            <wp:extent cx="3520440" cy="91440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8C34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12F66BFA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2991B6F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Add your code here</w:t>
      </w:r>
    </w:p>
    <w:p w14:paraId="16BE1AFD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Sleep for 10 seconds  (*1000)</w:t>
      </w:r>
    </w:p>
    <w:p w14:paraId="161E0F17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color w:val="000000"/>
          <w:sz w:val="19"/>
          <w:szCs w:val="19"/>
        </w:rPr>
        <w:t>.Sleep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(10000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A359B28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Dts.TaskResult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ScriptResults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Success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58E110B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6309FBA" w14:textId="77777777"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26C560D" w14:textId="77777777" w:rsidR="00522634" w:rsidRDefault="00522634" w:rsidP="00522634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 task – Backup Encrypted files</w:t>
      </w:r>
    </w:p>
    <w:p w14:paraId="612DDC08" w14:textId="77777777" w:rsidR="00522634" w:rsidRPr="00273931" w:rsidRDefault="00522634" w:rsidP="00522634">
      <w:pPr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EA60801" wp14:editId="228DEF9F">
            <wp:extent cx="3959352" cy="1828800"/>
            <wp:effectExtent l="0" t="0" r="317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F84C" w14:textId="77777777" w:rsidR="00522634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16849D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8E5627F" w14:textId="77777777" w:rsidR="00C06FFD" w:rsidRPr="001D6CCE" w:rsidRDefault="00C06FFD" w:rsidP="00C06FFD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 xml:space="preserve">For each </w:t>
      </w:r>
      <w:r w:rsidRPr="001D6CCE">
        <w:rPr>
          <w:rFonts w:ascii="Times New Roman" w:hAnsi="Times New Roman"/>
          <w:b/>
          <w:color w:val="000000" w:themeColor="text1"/>
        </w:rPr>
        <w:t>CTC</w:t>
      </w:r>
      <w:r w:rsidRPr="001D6CCE">
        <w:rPr>
          <w:rFonts w:ascii="Times New Roman" w:hAnsi="Times New Roman"/>
          <w:b/>
        </w:rPr>
        <w:t xml:space="preserve"> file in Staging directory Workflow</w:t>
      </w:r>
    </w:p>
    <w:p w14:paraId="03006E1E" w14:textId="77777777" w:rsidR="00C06FFD" w:rsidRPr="001D6CCE" w:rsidRDefault="00C06FFD" w:rsidP="009D1184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b/>
        </w:rPr>
      </w:pPr>
    </w:p>
    <w:p w14:paraId="428D2F6B" w14:textId="77777777" w:rsidR="00C06FFD" w:rsidRPr="001D6CCE" w:rsidRDefault="00C06FFD" w:rsidP="00C06FFD">
      <w:pPr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b/>
        </w:rPr>
        <w:t>Container properties to set</w:t>
      </w:r>
    </w:p>
    <w:p w14:paraId="3D60F065" w14:textId="77777777" w:rsidR="00C06FFD" w:rsidRPr="001D6CCE" w:rsidRDefault="00C06FFD" w:rsidP="00C06FFD">
      <w:pPr>
        <w:pStyle w:val="ListParagraph"/>
        <w:numPr>
          <w:ilvl w:val="0"/>
          <w:numId w:val="3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Package on failure- True</w:t>
      </w:r>
    </w:p>
    <w:p w14:paraId="4AF318F9" w14:textId="77777777" w:rsidR="00C06FFD" w:rsidRPr="001D6CCE" w:rsidRDefault="00C06FFD" w:rsidP="00C06FFD">
      <w:pPr>
        <w:pStyle w:val="ListParagraph"/>
        <w:numPr>
          <w:ilvl w:val="0"/>
          <w:numId w:val="3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Parent on failure- False</w:t>
      </w:r>
    </w:p>
    <w:p w14:paraId="6B11F0D4" w14:textId="77777777" w:rsidR="00C06FFD" w:rsidRPr="001D6CCE" w:rsidRDefault="00C06FFD" w:rsidP="00C06FFD">
      <w:pPr>
        <w:pStyle w:val="ListParagraph"/>
        <w:numPr>
          <w:ilvl w:val="0"/>
          <w:numId w:val="3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Maximum Error count – 1</w:t>
      </w:r>
    </w:p>
    <w:p w14:paraId="2A50F632" w14:textId="77777777" w:rsidR="00C06FFD" w:rsidRPr="001D6CCE" w:rsidRDefault="00C06FFD" w:rsidP="00C06FFD">
      <w:pPr>
        <w:pStyle w:val="ListParagraph"/>
        <w:numPr>
          <w:ilvl w:val="0"/>
          <w:numId w:val="3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Event handlers – System Variables – Propagate - True</w:t>
      </w:r>
    </w:p>
    <w:p w14:paraId="7F01955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ACACE6B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Container: Foreach Loop</w:t>
      </w:r>
    </w:p>
    <w:p w14:paraId="515DD87B" w14:textId="7C6FEC10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Folder: </w:t>
      </w:r>
      <w:r w:rsidR="009D1184" w:rsidRPr="003B4096">
        <w:rPr>
          <w:rFonts w:ascii="Times New Roman" w:hAnsi="Times New Roman"/>
        </w:rPr>
        <w:t>\\</w:t>
      </w:r>
      <w:del w:id="150" w:author="Palacherla, Susmitha C" w:date="2021-04-20T08:08:00Z">
        <w:r w:rsidR="009D1184" w:rsidRPr="003B4096" w:rsidDel="00FD7637">
          <w:rPr>
            <w:rFonts w:ascii="Times New Roman" w:hAnsi="Times New Roman"/>
          </w:rPr>
          <w:delText>f3420-ecldb</w:delText>
        </w:r>
        <w:r w:rsidR="009D1184" w:rsidDel="00FD7637">
          <w:rPr>
            <w:rFonts w:ascii="Times New Roman" w:hAnsi="Times New Roman"/>
          </w:rPr>
          <w:delText>p01</w:delText>
        </w:r>
      </w:del>
      <w:ins w:id="151" w:author="Palacherla, Susmitha C" w:date="2021-04-20T08:08:00Z">
        <w:r w:rsidR="00FD7637">
          <w:rPr>
            <w:rFonts w:ascii="Times New Roman" w:hAnsi="Times New Roman"/>
          </w:rPr>
          <w:t>UVAAPADSQL50CCO</w:t>
        </w:r>
      </w:ins>
      <w:r w:rsidR="009D1184">
        <w:rPr>
          <w:rFonts w:ascii="Times New Roman" w:hAnsi="Times New Roman"/>
        </w:rPr>
        <w:t>\data\coaching\Quality</w:t>
      </w:r>
      <w:r w:rsidR="009D1184" w:rsidRPr="003B4096">
        <w:rPr>
          <w:rFonts w:ascii="Times New Roman" w:hAnsi="Times New Roman"/>
        </w:rPr>
        <w:t>\Encrypt_out\</w:t>
      </w:r>
    </w:p>
    <w:p w14:paraId="1846B908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Files: eCL_Quality_Feed_*.csv</w:t>
      </w:r>
    </w:p>
    <w:p w14:paraId="6C353348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A2E77C3" wp14:editId="23B534E1">
            <wp:extent cx="4251960" cy="1463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4705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429A5A04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79BA68B0" wp14:editId="7F4F16AE">
            <wp:extent cx="2898648" cy="182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864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2511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53A6E04E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825FD09" wp14:editId="0469046F">
            <wp:extent cx="3502152" cy="2706624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F617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BDBD8B6" wp14:editId="4C159569">
            <wp:extent cx="4343400" cy="1408176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9D76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51AD67D2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0474C6B9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7311A812" wp14:editId="0769ACF5">
            <wp:extent cx="1133856" cy="3657600"/>
            <wp:effectExtent l="0" t="0" r="952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3385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5C1C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68F25AC9" w14:textId="77777777" w:rsidR="00C06FFD" w:rsidRPr="001D6CCE" w:rsidRDefault="00C06FFD" w:rsidP="00C06FFD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Summary of Steps</w:t>
      </w:r>
    </w:p>
    <w:p w14:paraId="3491CF33" w14:textId="77777777" w:rsidR="00C06FFD" w:rsidRPr="001D6CCE" w:rsidRDefault="00C06FFD" w:rsidP="00C06FFD">
      <w:pPr>
        <w:pStyle w:val="ListParagraph"/>
        <w:numPr>
          <w:ilvl w:val="0"/>
          <w:numId w:val="3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58C6ACDF" w14:textId="77777777" w:rsidR="00C06FFD" w:rsidRPr="001D6CCE" w:rsidRDefault="00C06FFD" w:rsidP="00C06FFD">
      <w:pPr>
        <w:pStyle w:val="ListParagraph"/>
        <w:numPr>
          <w:ilvl w:val="0"/>
          <w:numId w:val="3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 – </w:t>
      </w:r>
      <w:r>
        <w:rPr>
          <w:rFonts w:ascii="Times New Roman" w:hAnsi="Times New Roman"/>
        </w:rPr>
        <w:t>Load</w:t>
      </w:r>
      <w:r w:rsidRPr="001D6CCE">
        <w:rPr>
          <w:rFonts w:ascii="Times New Roman" w:hAnsi="Times New Roman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58E2BC94" w14:textId="77777777" w:rsidR="00C06FFD" w:rsidRPr="001D6CCE" w:rsidRDefault="00C06FFD" w:rsidP="00C06FFD">
      <w:pPr>
        <w:pStyle w:val="ListParagraph"/>
        <w:numPr>
          <w:ilvl w:val="0"/>
          <w:numId w:val="3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</w:t>
      </w:r>
      <w:r>
        <w:rPr>
          <w:rFonts w:ascii="Times New Roman" w:hAnsi="Times New Roman"/>
        </w:rPr>
        <w:t>Update Staging table and Reject Logs</w:t>
      </w:r>
    </w:p>
    <w:p w14:paraId="0D69643E" w14:textId="77777777" w:rsidR="00C06FFD" w:rsidRPr="001D6CCE" w:rsidRDefault="00C06FFD" w:rsidP="00C06FFD">
      <w:pPr>
        <w:pStyle w:val="ListParagraph"/>
        <w:numPr>
          <w:ilvl w:val="0"/>
          <w:numId w:val="3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Load </w:t>
      </w:r>
      <w:r>
        <w:rPr>
          <w:rFonts w:ascii="Times New Roman" w:hAnsi="Times New Roman"/>
        </w:rPr>
        <w:t>C</w:t>
      </w:r>
      <w:r w:rsidRPr="001D6CCE">
        <w:rPr>
          <w:rFonts w:ascii="Times New Roman" w:hAnsi="Times New Roman"/>
        </w:rPr>
        <w:t>oaching_Log and Coaching_Log_Reason tables</w:t>
      </w:r>
    </w:p>
    <w:p w14:paraId="1F375646" w14:textId="77777777" w:rsidR="00C06FFD" w:rsidRPr="001D6CCE" w:rsidRDefault="00C06FFD" w:rsidP="00C06FFD">
      <w:pPr>
        <w:pStyle w:val="ListParagraph"/>
        <w:numPr>
          <w:ilvl w:val="0"/>
          <w:numId w:val="3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Load File list table</w:t>
      </w:r>
    </w:p>
    <w:p w14:paraId="28F5744D" w14:textId="77777777" w:rsidR="00C06FFD" w:rsidRPr="001D6CCE" w:rsidRDefault="00C06FFD" w:rsidP="00C06FFD">
      <w:pPr>
        <w:pStyle w:val="ListParagraph"/>
        <w:numPr>
          <w:ilvl w:val="0"/>
          <w:numId w:val="3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system task – </w:t>
      </w:r>
      <w:r>
        <w:rPr>
          <w:rFonts w:ascii="Times New Roman" w:hAnsi="Times New Roman"/>
        </w:rPr>
        <w:t>Delete loaded file</w:t>
      </w:r>
    </w:p>
    <w:p w14:paraId="6B7B82A4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7C4FB128" w14:textId="77777777" w:rsidR="00C06FFD" w:rsidRPr="001D6CCE" w:rsidRDefault="00C06FFD" w:rsidP="00C06FFD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Details of Steps</w:t>
      </w:r>
    </w:p>
    <w:p w14:paraId="184C34CF" w14:textId="77777777" w:rsidR="00C06FFD" w:rsidRPr="001D6CCE" w:rsidRDefault="00C06FFD" w:rsidP="00C06FFD">
      <w:pPr>
        <w:pStyle w:val="ListParagraph"/>
        <w:numPr>
          <w:ilvl w:val="0"/>
          <w:numId w:val="40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3E92A49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C1CF490" wp14:editId="7DDF360A">
            <wp:extent cx="2362200" cy="895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1CD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23D8221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Truncate Table [EC].[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>_Coaching_Stage]</w:t>
      </w:r>
    </w:p>
    <w:p w14:paraId="35A1A87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5C9000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729160A" wp14:editId="7E3F79EF">
            <wp:extent cx="2404872" cy="1828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48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C13F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FE9758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5A4E0472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FINDSTRING(@[</w:t>
      </w:r>
      <w:proofErr w:type="gramStart"/>
      <w:r w:rsidRPr="001D6CCE">
        <w:rPr>
          <w:rFonts w:ascii="Times New Roman" w:hAnsi="Times New Roman"/>
        </w:rPr>
        <w:t>User::</w:t>
      </w:r>
      <w:proofErr w:type="gramEnd"/>
      <w:r w:rsidRPr="001D6CCE">
        <w:rPr>
          <w:rFonts w:ascii="Times New Roman" w:hAnsi="Times New Roman"/>
        </w:rPr>
        <w:t xml:space="preserve">VarFileName],"CTC",1 ) &gt; </w:t>
      </w:r>
      <w:r w:rsidR="009D1184">
        <w:rPr>
          <w:rFonts w:ascii="Times New Roman" w:hAnsi="Times New Roman"/>
        </w:rPr>
        <w:t>0</w:t>
      </w:r>
    </w:p>
    <w:p w14:paraId="7E0D6BC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3ED378A" w14:textId="77777777" w:rsidR="00C06FFD" w:rsidRPr="001D6CCE" w:rsidRDefault="00C06FFD" w:rsidP="00C06FFD">
      <w:pPr>
        <w:pStyle w:val="ListParagraph"/>
        <w:numPr>
          <w:ilvl w:val="0"/>
          <w:numId w:val="40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1E789F72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435D336" wp14:editId="7FF4B586">
            <wp:extent cx="1905000" cy="781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AAF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07165D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95C5F8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9E4DFFF" wp14:editId="0C721F78">
            <wp:extent cx="2414016" cy="2542032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4016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1B3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9256D79" w14:textId="77777777" w:rsidR="00C06FFD" w:rsidRPr="001D6CCE" w:rsidRDefault="00C06FFD" w:rsidP="00C06FFD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>Flat File source</w:t>
      </w:r>
    </w:p>
    <w:p w14:paraId="3BE5996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23AEFD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12DEC4E" wp14:editId="29CF182C">
            <wp:extent cx="2514600" cy="2743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DD4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404FD1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8DF0D6E" wp14:editId="7012E656">
            <wp:extent cx="3172968" cy="1828800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296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A26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2EFC6E30" w14:textId="77777777" w:rsidR="000B06CF" w:rsidRPr="001D6CCE" w:rsidRDefault="000B06CF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251BEB53" w14:textId="77777777" w:rsidR="00C06FFD" w:rsidRPr="001D6CCE" w:rsidRDefault="00C06FFD" w:rsidP="00C06FFD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Derived column</w:t>
      </w:r>
    </w:p>
    <w:p w14:paraId="3B1F985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201B65FC" wp14:editId="56242806">
            <wp:extent cx="3191256" cy="22860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125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C6A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BE5EE9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(DT_STR,4000,1252)((ISNULL(</w:t>
      </w:r>
      <w:proofErr w:type="spellStart"/>
      <w:r w:rsidRPr="001D6CCE">
        <w:rPr>
          <w:rFonts w:ascii="Times New Roman" w:hAnsi="Times New Roman"/>
        </w:rPr>
        <w:t>ProblemText</w:t>
      </w:r>
      <w:proofErr w:type="spellEnd"/>
      <w:r w:rsidRPr="001D6CCE">
        <w:rPr>
          <w:rFonts w:ascii="Times New Roman" w:hAnsi="Times New Roman"/>
        </w:rPr>
        <w:t xml:space="preserve">) ? "Problem: N/A|" : </w:t>
      </w:r>
      <w:proofErr w:type="spellStart"/>
      <w:r w:rsidRPr="001D6CCE">
        <w:rPr>
          <w:rFonts w:ascii="Times New Roman" w:hAnsi="Times New Roman"/>
        </w:rPr>
        <w:t>ProblemText</w:t>
      </w:r>
      <w:proofErr w:type="spellEnd"/>
      <w:r w:rsidRPr="001D6CCE">
        <w:rPr>
          <w:rFonts w:ascii="Times New Roman" w:hAnsi="Times New Roman"/>
        </w:rPr>
        <w:t xml:space="preserve"> + "|") + (ISNULL(</w:t>
      </w:r>
      <w:proofErr w:type="spellStart"/>
      <w:r w:rsidRPr="001D6CCE">
        <w:rPr>
          <w:rFonts w:ascii="Times New Roman" w:hAnsi="Times New Roman"/>
        </w:rPr>
        <w:t>BehaviorText</w:t>
      </w:r>
      <w:proofErr w:type="spellEnd"/>
      <w:r w:rsidRPr="001D6CCE">
        <w:rPr>
          <w:rFonts w:ascii="Times New Roman" w:hAnsi="Times New Roman"/>
        </w:rPr>
        <w:t xml:space="preserve">) ? "Behavior: N/A|" : </w:t>
      </w:r>
      <w:proofErr w:type="spellStart"/>
      <w:r w:rsidRPr="001D6CCE">
        <w:rPr>
          <w:rFonts w:ascii="Times New Roman" w:hAnsi="Times New Roman"/>
        </w:rPr>
        <w:t>BehaviorText</w:t>
      </w:r>
      <w:proofErr w:type="spellEnd"/>
      <w:r w:rsidRPr="001D6CCE">
        <w:rPr>
          <w:rFonts w:ascii="Times New Roman" w:hAnsi="Times New Roman"/>
        </w:rPr>
        <w:t xml:space="preserve"> + "|") + (ISNULL(</w:t>
      </w:r>
      <w:proofErr w:type="spellStart"/>
      <w:r w:rsidRPr="001D6CCE">
        <w:rPr>
          <w:rFonts w:ascii="Times New Roman" w:hAnsi="Times New Roman"/>
        </w:rPr>
        <w:t>ResultText</w:t>
      </w:r>
      <w:proofErr w:type="spellEnd"/>
      <w:r w:rsidRPr="001D6CCE">
        <w:rPr>
          <w:rFonts w:ascii="Times New Roman" w:hAnsi="Times New Roman"/>
        </w:rPr>
        <w:t xml:space="preserve">) ? "Result: N/A|" : </w:t>
      </w:r>
      <w:proofErr w:type="spellStart"/>
      <w:r w:rsidRPr="001D6CCE">
        <w:rPr>
          <w:rFonts w:ascii="Times New Roman" w:hAnsi="Times New Roman"/>
        </w:rPr>
        <w:t>ResultText</w:t>
      </w:r>
      <w:proofErr w:type="spellEnd"/>
      <w:r w:rsidRPr="001D6CCE">
        <w:rPr>
          <w:rFonts w:ascii="Times New Roman" w:hAnsi="Times New Roman"/>
        </w:rPr>
        <w:t xml:space="preserve"> + "|") + (ISNULL(</w:t>
      </w:r>
      <w:proofErr w:type="spellStart"/>
      <w:r w:rsidRPr="001D6CCE">
        <w:rPr>
          <w:rFonts w:ascii="Times New Roman" w:hAnsi="Times New Roman"/>
        </w:rPr>
        <w:t>FollowUpText</w:t>
      </w:r>
      <w:proofErr w:type="spellEnd"/>
      <w:r w:rsidRPr="001D6CCE">
        <w:rPr>
          <w:rFonts w:ascii="Times New Roman" w:hAnsi="Times New Roman"/>
        </w:rPr>
        <w:t xml:space="preserve">) ? "Follow Up: N/A|" : </w:t>
      </w:r>
      <w:proofErr w:type="spellStart"/>
      <w:r w:rsidRPr="001D6CCE">
        <w:rPr>
          <w:rFonts w:ascii="Times New Roman" w:hAnsi="Times New Roman"/>
        </w:rPr>
        <w:t>FollowUpText</w:t>
      </w:r>
      <w:proofErr w:type="spellEnd"/>
      <w:r w:rsidRPr="001D6CCE">
        <w:rPr>
          <w:rFonts w:ascii="Times New Roman" w:hAnsi="Times New Roman"/>
        </w:rPr>
        <w:t>))</w:t>
      </w:r>
    </w:p>
    <w:p w14:paraId="0EFE6B8D" w14:textId="77777777"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170B426" w14:textId="77777777"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BBBEAEC" w14:textId="77777777"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33046C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E177764" w14:textId="77777777" w:rsidR="00C06FFD" w:rsidRPr="001D6CCE" w:rsidRDefault="00C06FFD" w:rsidP="00C06FFD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Data Conversion</w:t>
      </w:r>
    </w:p>
    <w:p w14:paraId="354BF4E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DFFC10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4203FDA" wp14:editId="243E6796">
            <wp:extent cx="3090672" cy="2532888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D5D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D220D0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E5975B1" w14:textId="77777777" w:rsidR="00C06FFD" w:rsidRPr="001D6CCE" w:rsidRDefault="00C06FFD" w:rsidP="00C06FFD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Row Count Transformation</w:t>
      </w:r>
    </w:p>
    <w:p w14:paraId="0904E61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BFBAB3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0918B3B9" wp14:editId="13B36599">
            <wp:extent cx="3282696" cy="2743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269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32ED" w14:textId="77777777" w:rsidR="00C06FFD" w:rsidRPr="001D6CCE" w:rsidRDefault="00C06FFD" w:rsidP="00C06FFD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o</w:t>
      </w:r>
      <w:r w:rsidRPr="001D6CCE">
        <w:rPr>
          <w:rFonts w:ascii="Times New Roman" w:hAnsi="Times New Roman"/>
        </w:rPr>
        <w:t>ledb</w:t>
      </w:r>
      <w:proofErr w:type="spellEnd"/>
      <w:r w:rsidRPr="001D6CCE">
        <w:rPr>
          <w:rFonts w:ascii="Times New Roman" w:hAnsi="Times New Roman"/>
        </w:rPr>
        <w:t xml:space="preserve"> destination</w:t>
      </w:r>
    </w:p>
    <w:p w14:paraId="6D826EAF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44D6A8F" wp14:editId="08FDD0D6">
            <wp:extent cx="3977640" cy="2679192"/>
            <wp:effectExtent l="0" t="0" r="381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1F7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10C133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0C414FE7" wp14:editId="40A30033">
            <wp:extent cx="3054096" cy="337413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4096" cy="337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AED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721C02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84B6F9B" wp14:editId="1105674D">
            <wp:extent cx="4764024" cy="1728216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4024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4AE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C05320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E5C03E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B0F00A6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998B5A5" w14:textId="77777777" w:rsidR="00C06FFD" w:rsidRDefault="00C06FFD" w:rsidP="00C06FFD">
      <w:pPr>
        <w:pStyle w:val="ListParagraph"/>
        <w:numPr>
          <w:ilvl w:val="0"/>
          <w:numId w:val="40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</w:t>
      </w:r>
      <w:r>
        <w:rPr>
          <w:rFonts w:ascii="Times New Roman" w:hAnsi="Times New Roman"/>
        </w:rPr>
        <w:t>Update Staging table and reject logs</w:t>
      </w:r>
    </w:p>
    <w:p w14:paraId="727D76DF" w14:textId="77777777" w:rsidR="00C06FFD" w:rsidRPr="00925A7E" w:rsidRDefault="00C06FFD" w:rsidP="00C06FF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</w:t>
      </w:r>
      <w:r w:rsidRPr="00847702">
        <w:rPr>
          <w:rFonts w:ascii="Times New Roman" w:hAnsi="Times New Roman"/>
        </w:rPr>
        <w:t>Exec [EC].[sp_Update_Quality_Other_Coaching_Stage] ? output</w:t>
      </w:r>
    </w:p>
    <w:p w14:paraId="524633A2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A37B9F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1758AE38" wp14:editId="40206B7E">
            <wp:extent cx="5093208" cy="1828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32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636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F80D12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BE53B9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42C932E" w14:textId="77777777" w:rsidR="00C06FFD" w:rsidRPr="001D6CCE" w:rsidRDefault="00C06FFD" w:rsidP="00C06FFD">
      <w:pPr>
        <w:pStyle w:val="ListParagraph"/>
        <w:numPr>
          <w:ilvl w:val="0"/>
          <w:numId w:val="40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Load Coaching_Log table</w:t>
      </w:r>
    </w:p>
    <w:p w14:paraId="6D173EC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FD1185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6C88FC0" wp14:editId="473F7D76">
            <wp:extent cx="2143125" cy="11811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86D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A6938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 [EC].[sp_InsertInto_Coaching_Log_Quality_Other]</w:t>
      </w:r>
    </w:p>
    <w:p w14:paraId="58779F0D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</w:t>
      </w:r>
    </w:p>
    <w:p w14:paraId="001DA84B" w14:textId="77777777" w:rsidR="00C06FFD" w:rsidRPr="001D6CCE" w:rsidRDefault="00C06FFD" w:rsidP="00C06FFD">
      <w:pPr>
        <w:pStyle w:val="ListParagraph"/>
        <w:numPr>
          <w:ilvl w:val="0"/>
          <w:numId w:val="40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File List table</w:t>
      </w:r>
    </w:p>
    <w:p w14:paraId="0CCDEE4F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9BCE0FF" wp14:editId="0E107B45">
            <wp:extent cx="1733550" cy="6667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14D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2F8FAB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2955B75F" wp14:editId="58687EEB">
            <wp:extent cx="3209544" cy="2743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954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9E2F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CDF664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BD9DB2F" wp14:editId="2FBA5D70">
            <wp:extent cx="3227832" cy="2743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F57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3C701AB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the following sql</w:t>
      </w:r>
    </w:p>
    <w:p w14:paraId="33BCDC2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6F57AF6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11F18C7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INSERT INTO [EC].[Quality_Other_FileList]</w:t>
      </w:r>
    </w:p>
    <w:p w14:paraId="7AA7718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([File_Name]</w:t>
      </w:r>
    </w:p>
    <w:p w14:paraId="04BBF56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,[File_LoadDate]</w:t>
      </w:r>
    </w:p>
    <w:p w14:paraId="39C25FD6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,[Count_Staged]</w:t>
      </w:r>
    </w:p>
    <w:p w14:paraId="70E37266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,[Count_Loaded]</w:t>
      </w:r>
    </w:p>
    <w:p w14:paraId="60A8B53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 xml:space="preserve">            ,[Count_Rejected])</w:t>
      </w:r>
    </w:p>
    <w:p w14:paraId="433C795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VALUES </w:t>
      </w:r>
      <w:proofErr w:type="gramStart"/>
      <w:r w:rsidRPr="001D6CCE">
        <w:rPr>
          <w:rFonts w:ascii="Times New Roman" w:hAnsi="Times New Roman"/>
        </w:rPr>
        <w:t>(?,</w:t>
      </w:r>
      <w:proofErr w:type="spellStart"/>
      <w:proofErr w:type="gramEnd"/>
      <w:r w:rsidRPr="001D6CCE">
        <w:rPr>
          <w:rFonts w:ascii="Times New Roman" w:hAnsi="Times New Roman"/>
        </w:rPr>
        <w:t>GetDate</w:t>
      </w:r>
      <w:proofErr w:type="spellEnd"/>
      <w:r w:rsidRPr="001D6CCE">
        <w:rPr>
          <w:rFonts w:ascii="Times New Roman" w:hAnsi="Times New Roman"/>
        </w:rPr>
        <w:t>(), ?, ?,?)</w:t>
      </w:r>
    </w:p>
    <w:p w14:paraId="0208A6B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20F0DB0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3106561" w14:textId="77777777" w:rsidR="00C06FFD" w:rsidRPr="001D6CCE" w:rsidRDefault="00C06FFD" w:rsidP="00C06FFD">
      <w:pPr>
        <w:pStyle w:val="ListParagraph"/>
        <w:numPr>
          <w:ilvl w:val="0"/>
          <w:numId w:val="40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System Task: </w:t>
      </w:r>
      <w:r>
        <w:rPr>
          <w:rFonts w:ascii="Times New Roman" w:hAnsi="Times New Roman"/>
        </w:rPr>
        <w:t>Delete loaded file</w:t>
      </w:r>
    </w:p>
    <w:p w14:paraId="370E1B0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33068E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B9F507B" wp14:editId="49DF3A67">
            <wp:extent cx="2381250" cy="8001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8C6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85862D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8477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D05258" wp14:editId="39F3B40A">
            <wp:extent cx="3767328" cy="1828800"/>
            <wp:effectExtent l="0" t="0" r="508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FC58" w14:textId="77777777" w:rsidR="00522634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2E189D2" w14:textId="77777777" w:rsidR="00522634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1710C91" w14:textId="77777777"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38FBD0E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F89C034" w14:textId="77777777" w:rsidR="00C06FFD" w:rsidRPr="001D6CCE" w:rsidRDefault="00C06FFD" w:rsidP="00C06FFD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 xml:space="preserve">For each </w:t>
      </w:r>
      <w:r>
        <w:rPr>
          <w:rFonts w:ascii="Times New Roman" w:hAnsi="Times New Roman"/>
          <w:b/>
          <w:color w:val="000000" w:themeColor="text1"/>
        </w:rPr>
        <w:t>BQN</w:t>
      </w:r>
      <w:r w:rsidRPr="001D6CCE">
        <w:rPr>
          <w:rFonts w:ascii="Times New Roman" w:hAnsi="Times New Roman"/>
          <w:b/>
        </w:rPr>
        <w:t xml:space="preserve"> file in Staging directory Workflow</w:t>
      </w:r>
    </w:p>
    <w:p w14:paraId="529F4AA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3FFD89C" w14:textId="77777777" w:rsidR="00C06FFD" w:rsidRPr="001D6CCE" w:rsidRDefault="00C06FFD" w:rsidP="00C06FFD">
      <w:pPr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b/>
        </w:rPr>
        <w:t>Container properties to set</w:t>
      </w:r>
    </w:p>
    <w:p w14:paraId="4925C0BF" w14:textId="77777777" w:rsidR="00C06FFD" w:rsidRPr="001D6CCE" w:rsidRDefault="00C06FFD" w:rsidP="00926DA7">
      <w:pPr>
        <w:pStyle w:val="ListParagraph"/>
        <w:numPr>
          <w:ilvl w:val="0"/>
          <w:numId w:val="4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Package on failure- True</w:t>
      </w:r>
    </w:p>
    <w:p w14:paraId="486044B1" w14:textId="77777777" w:rsidR="00C06FFD" w:rsidRPr="001D6CCE" w:rsidRDefault="00C06FFD" w:rsidP="00926DA7">
      <w:pPr>
        <w:pStyle w:val="ListParagraph"/>
        <w:numPr>
          <w:ilvl w:val="0"/>
          <w:numId w:val="4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Parent on failure- False</w:t>
      </w:r>
    </w:p>
    <w:p w14:paraId="303803F5" w14:textId="77777777" w:rsidR="00C06FFD" w:rsidRPr="001D6CCE" w:rsidRDefault="00C06FFD" w:rsidP="00926DA7">
      <w:pPr>
        <w:pStyle w:val="ListParagraph"/>
        <w:numPr>
          <w:ilvl w:val="0"/>
          <w:numId w:val="4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Maximum Error count – 1</w:t>
      </w:r>
    </w:p>
    <w:p w14:paraId="6FFC96AF" w14:textId="77777777" w:rsidR="00C06FFD" w:rsidRPr="001D6CCE" w:rsidRDefault="00C06FFD" w:rsidP="00926DA7">
      <w:pPr>
        <w:pStyle w:val="ListParagraph"/>
        <w:numPr>
          <w:ilvl w:val="0"/>
          <w:numId w:val="4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Event handlers – System Variables – Propagate - True</w:t>
      </w:r>
    </w:p>
    <w:p w14:paraId="482D98C2" w14:textId="77777777"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84A1495" w14:textId="77777777" w:rsidR="009D1184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D046441" w14:textId="77777777" w:rsidR="009D1184" w:rsidRPr="001D6CCE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5C87006E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Container: Foreach Loop</w:t>
      </w:r>
    </w:p>
    <w:p w14:paraId="42286EAD" w14:textId="6CC02F33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Folder: </w:t>
      </w:r>
      <w:r w:rsidR="009D1184" w:rsidRPr="003B4096">
        <w:rPr>
          <w:rFonts w:ascii="Times New Roman" w:hAnsi="Times New Roman"/>
        </w:rPr>
        <w:t>\\</w:t>
      </w:r>
      <w:del w:id="152" w:author="Palacherla, Susmitha C" w:date="2021-04-20T08:08:00Z">
        <w:r w:rsidR="009D1184" w:rsidRPr="003B4096" w:rsidDel="00FD7637">
          <w:rPr>
            <w:rFonts w:ascii="Times New Roman" w:hAnsi="Times New Roman"/>
          </w:rPr>
          <w:delText>f3420-ecldb</w:delText>
        </w:r>
        <w:r w:rsidR="009D1184" w:rsidDel="00FD7637">
          <w:rPr>
            <w:rFonts w:ascii="Times New Roman" w:hAnsi="Times New Roman"/>
          </w:rPr>
          <w:delText>p01</w:delText>
        </w:r>
      </w:del>
      <w:ins w:id="153" w:author="Palacherla, Susmitha C" w:date="2021-04-20T08:08:00Z">
        <w:r w:rsidR="00FD7637">
          <w:rPr>
            <w:rFonts w:ascii="Times New Roman" w:hAnsi="Times New Roman"/>
          </w:rPr>
          <w:t>UVAAPADSQL50CCO</w:t>
        </w:r>
      </w:ins>
      <w:r w:rsidR="009D1184">
        <w:rPr>
          <w:rFonts w:ascii="Times New Roman" w:hAnsi="Times New Roman"/>
        </w:rPr>
        <w:t>\data\coaching\Quality</w:t>
      </w:r>
      <w:r w:rsidR="009D1184" w:rsidRPr="003B4096">
        <w:rPr>
          <w:rFonts w:ascii="Times New Roman" w:hAnsi="Times New Roman"/>
        </w:rPr>
        <w:t>\Encrypt_out\</w:t>
      </w:r>
    </w:p>
    <w:p w14:paraId="242AC036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Files: eCL_Quality_Feed_*.csv</w:t>
      </w:r>
    </w:p>
    <w:p w14:paraId="171C9789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554EB4B4" wp14:editId="47774BC3">
            <wp:extent cx="4251960" cy="146304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13EC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4E7F2491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6A240AC" wp14:editId="5997CF3D">
            <wp:extent cx="4297680" cy="2715768"/>
            <wp:effectExtent l="0" t="0" r="762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B4BA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75E42C8B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2FF63F50" wp14:editId="14E7A5F9">
            <wp:extent cx="3502152" cy="2706624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BCC4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5D706FE" wp14:editId="75340753">
            <wp:extent cx="4343400" cy="1408176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972D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0CA76960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0D823B0E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58203DE2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67F2F0F9" w14:textId="77777777" w:rsidR="00C06FFD" w:rsidRPr="001D6CCE" w:rsidRDefault="00C06FFD" w:rsidP="00C06FFD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Summary of Steps</w:t>
      </w:r>
    </w:p>
    <w:p w14:paraId="6E13738B" w14:textId="77777777" w:rsidR="00C06FFD" w:rsidRPr="001D6CCE" w:rsidRDefault="00C06FFD" w:rsidP="009D1184">
      <w:pPr>
        <w:pStyle w:val="ListParagraph"/>
        <w:numPr>
          <w:ilvl w:val="0"/>
          <w:numId w:val="4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7B449BB2" w14:textId="77777777" w:rsidR="00C06FFD" w:rsidRPr="001D6CCE" w:rsidRDefault="00C06FFD" w:rsidP="009D1184">
      <w:pPr>
        <w:pStyle w:val="ListParagraph"/>
        <w:numPr>
          <w:ilvl w:val="0"/>
          <w:numId w:val="4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 – </w:t>
      </w:r>
      <w:r>
        <w:rPr>
          <w:rFonts w:ascii="Times New Roman" w:hAnsi="Times New Roman"/>
        </w:rPr>
        <w:t>Load</w:t>
      </w:r>
      <w:r w:rsidRPr="001D6CCE">
        <w:rPr>
          <w:rFonts w:ascii="Times New Roman" w:hAnsi="Times New Roman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1215F3C7" w14:textId="77777777" w:rsidR="00C06FFD" w:rsidRPr="001D6CCE" w:rsidRDefault="00C06FFD" w:rsidP="009D1184">
      <w:pPr>
        <w:pStyle w:val="ListParagraph"/>
        <w:numPr>
          <w:ilvl w:val="0"/>
          <w:numId w:val="4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</w:t>
      </w:r>
      <w:r>
        <w:rPr>
          <w:rFonts w:ascii="Times New Roman" w:hAnsi="Times New Roman"/>
        </w:rPr>
        <w:t>Update Staging table and Reject Logs</w:t>
      </w:r>
    </w:p>
    <w:p w14:paraId="6F35D35C" w14:textId="77777777" w:rsidR="00C06FFD" w:rsidRPr="001D6CCE" w:rsidRDefault="00C06FFD" w:rsidP="009D1184">
      <w:pPr>
        <w:pStyle w:val="ListParagraph"/>
        <w:numPr>
          <w:ilvl w:val="0"/>
          <w:numId w:val="4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Load </w:t>
      </w:r>
      <w:r>
        <w:rPr>
          <w:rFonts w:ascii="Times New Roman" w:hAnsi="Times New Roman"/>
        </w:rPr>
        <w:t>C</w:t>
      </w:r>
      <w:r w:rsidRPr="001D6CCE">
        <w:rPr>
          <w:rFonts w:ascii="Times New Roman" w:hAnsi="Times New Roman"/>
        </w:rPr>
        <w:t>oaching_Log and Coaching_Log_Reason tables</w:t>
      </w:r>
    </w:p>
    <w:p w14:paraId="7EFA67DB" w14:textId="77777777" w:rsidR="00C06FFD" w:rsidRPr="001D6CCE" w:rsidRDefault="00C06FFD" w:rsidP="009D1184">
      <w:pPr>
        <w:pStyle w:val="ListParagraph"/>
        <w:numPr>
          <w:ilvl w:val="0"/>
          <w:numId w:val="4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Load File list table</w:t>
      </w:r>
    </w:p>
    <w:p w14:paraId="676F2B13" w14:textId="77777777" w:rsidR="00C06FFD" w:rsidRPr="001D6CCE" w:rsidRDefault="00C06FFD" w:rsidP="009D1184">
      <w:pPr>
        <w:pStyle w:val="ListParagraph"/>
        <w:numPr>
          <w:ilvl w:val="0"/>
          <w:numId w:val="4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system task – </w:t>
      </w:r>
      <w:r>
        <w:rPr>
          <w:rFonts w:ascii="Times New Roman" w:hAnsi="Times New Roman"/>
        </w:rPr>
        <w:t>Delete loaded file</w:t>
      </w:r>
    </w:p>
    <w:p w14:paraId="2ED4751C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279D7AA8" w14:textId="77777777" w:rsidR="00C06FFD" w:rsidRPr="001D6CCE" w:rsidRDefault="00C06FFD" w:rsidP="00C06FFD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Details of Steps</w:t>
      </w:r>
    </w:p>
    <w:p w14:paraId="5F773D72" w14:textId="77777777" w:rsidR="00C06FFD" w:rsidRPr="001D6CCE" w:rsidRDefault="00C06FFD" w:rsidP="009D1184">
      <w:pPr>
        <w:pStyle w:val="ListParagraph"/>
        <w:numPr>
          <w:ilvl w:val="0"/>
          <w:numId w:val="4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7C7D240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6809FF2D" wp14:editId="628F3D48">
            <wp:extent cx="2362200" cy="8953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92F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DA285D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Truncate Table [EC].[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>_Coaching_Stage]</w:t>
      </w:r>
    </w:p>
    <w:p w14:paraId="0EF48C9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56C1C1B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C2EEE7D" wp14:editId="1F800A81">
            <wp:extent cx="3611880" cy="2752344"/>
            <wp:effectExtent l="0" t="0" r="762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3D6F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3C6BB9F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0BCB29FB" w14:textId="77777777" w:rsidR="009D1184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9D1184">
        <w:rPr>
          <w:rFonts w:ascii="Times New Roman" w:hAnsi="Times New Roman"/>
        </w:rPr>
        <w:t>FINDSTRING(@[</w:t>
      </w:r>
      <w:proofErr w:type="gramStart"/>
      <w:r w:rsidRPr="009D1184">
        <w:rPr>
          <w:rFonts w:ascii="Times New Roman" w:hAnsi="Times New Roman"/>
        </w:rPr>
        <w:t>User::</w:t>
      </w:r>
      <w:proofErr w:type="gramEnd"/>
      <w:r w:rsidRPr="009D1184">
        <w:rPr>
          <w:rFonts w:ascii="Times New Roman" w:hAnsi="Times New Roman"/>
        </w:rPr>
        <w:t>VarFileName],"BQ",1 ) &gt; 0</w:t>
      </w:r>
    </w:p>
    <w:p w14:paraId="0C163A7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BCD5DCA" w14:textId="77777777" w:rsidR="00C06FFD" w:rsidRPr="001D6CCE" w:rsidRDefault="00C06FFD" w:rsidP="009D1184">
      <w:pPr>
        <w:pStyle w:val="ListParagraph"/>
        <w:numPr>
          <w:ilvl w:val="0"/>
          <w:numId w:val="4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2093EC92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E1FA938" wp14:editId="6FAB7F37">
            <wp:extent cx="1905000" cy="7810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5CE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7E2F44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8C2787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213C51D3" wp14:editId="221BD469">
            <wp:extent cx="1289304" cy="1828800"/>
            <wp:effectExtent l="0" t="0" r="635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8930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9FC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BC2B616" w14:textId="77777777" w:rsidR="00C06FFD" w:rsidRPr="001D6CCE" w:rsidRDefault="00C06FFD" w:rsidP="009D1184">
      <w:pPr>
        <w:pStyle w:val="ListParagraph"/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Flat File source</w:t>
      </w:r>
    </w:p>
    <w:p w14:paraId="57D0628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0619F06" w14:textId="77777777" w:rsidR="00C06FFD" w:rsidRPr="001D6CCE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0B081EF" wp14:editId="2E7573BC">
            <wp:extent cx="2560320" cy="22860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A74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F0469F8" w14:textId="77777777" w:rsidR="000B06CF" w:rsidRDefault="000B06CF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7622FD4" w14:textId="77777777" w:rsidR="00C06FFD" w:rsidRPr="001D6CCE" w:rsidRDefault="00C06FFD" w:rsidP="009D1184">
      <w:pPr>
        <w:pStyle w:val="ListParagraph"/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Data Conversion</w:t>
      </w:r>
    </w:p>
    <w:p w14:paraId="2CD19EA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0C11158" w14:textId="77777777" w:rsidR="00C06FFD" w:rsidRPr="001D6CCE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AE5B8D4" wp14:editId="09F08C70">
            <wp:extent cx="2313432" cy="18288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FCD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86998F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61E4C88" w14:textId="77777777" w:rsidR="00C06FFD" w:rsidRPr="001D6CCE" w:rsidRDefault="00C06FFD" w:rsidP="009D1184">
      <w:pPr>
        <w:pStyle w:val="ListParagraph"/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Row Count Transformation</w:t>
      </w:r>
    </w:p>
    <w:p w14:paraId="736AC4D9" w14:textId="77777777" w:rsidR="00C06FFD" w:rsidRPr="001D6CCE" w:rsidRDefault="000B06CF" w:rsidP="009D118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C485C0F" wp14:editId="2F008E35">
            <wp:extent cx="1947672" cy="9144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4767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AD4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81B844B" w14:textId="77777777" w:rsidR="00C06FFD" w:rsidRPr="001D6CCE" w:rsidRDefault="00C06FFD" w:rsidP="009D1184">
      <w:pPr>
        <w:pStyle w:val="ListParagraph"/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o</w:t>
      </w:r>
      <w:r w:rsidRPr="001D6CCE">
        <w:rPr>
          <w:rFonts w:ascii="Times New Roman" w:hAnsi="Times New Roman"/>
        </w:rPr>
        <w:t>ledb</w:t>
      </w:r>
      <w:proofErr w:type="spellEnd"/>
      <w:r w:rsidRPr="001D6CCE">
        <w:rPr>
          <w:rFonts w:ascii="Times New Roman" w:hAnsi="Times New Roman"/>
        </w:rPr>
        <w:t xml:space="preserve"> destination</w:t>
      </w:r>
    </w:p>
    <w:p w14:paraId="02AF0DD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0B377E2" w14:textId="77777777" w:rsidR="00C06FFD" w:rsidRPr="001D6CCE" w:rsidRDefault="005157EF" w:rsidP="009D1184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435C4A51" wp14:editId="469BCEB5">
            <wp:extent cx="2286000" cy="22860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CD1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96B518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523CE9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BA085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DEF15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DE24A5" w14:textId="77777777" w:rsidR="00C06FFD" w:rsidRDefault="00C06FFD" w:rsidP="009D1184">
      <w:pPr>
        <w:pStyle w:val="ListParagraph"/>
        <w:numPr>
          <w:ilvl w:val="0"/>
          <w:numId w:val="4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</w:t>
      </w:r>
      <w:r>
        <w:rPr>
          <w:rFonts w:ascii="Times New Roman" w:hAnsi="Times New Roman"/>
        </w:rPr>
        <w:t>Update Staging table and reject logs</w:t>
      </w:r>
    </w:p>
    <w:p w14:paraId="2C30C00F" w14:textId="77777777" w:rsidR="00C06FFD" w:rsidRPr="00925A7E" w:rsidRDefault="00C06FFD" w:rsidP="00C06FF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</w:t>
      </w:r>
      <w:r w:rsidRPr="00847702">
        <w:rPr>
          <w:rFonts w:ascii="Times New Roman" w:hAnsi="Times New Roman"/>
        </w:rPr>
        <w:t>Exec [EC].[sp_Update_Quality_Other_Coaching_Stage] ? output</w:t>
      </w:r>
    </w:p>
    <w:p w14:paraId="6544CB8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B3FD55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6255C1F4" wp14:editId="0EFEA36E">
            <wp:extent cx="5093208" cy="18288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32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AE1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B6BA4B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B9BAE3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E775FBB" w14:textId="77777777" w:rsidR="00C06FFD" w:rsidRPr="001D6CCE" w:rsidRDefault="00C06FFD" w:rsidP="009D1184">
      <w:pPr>
        <w:pStyle w:val="ListParagraph"/>
        <w:numPr>
          <w:ilvl w:val="0"/>
          <w:numId w:val="4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Load Coaching_Log table</w:t>
      </w:r>
    </w:p>
    <w:p w14:paraId="64A0443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654C5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9D07B1E" wp14:editId="2E1004AB">
            <wp:extent cx="2143125" cy="118110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84F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A0C06D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 [EC].[sp_InsertInto_Coaching_Log_Quality_Other]</w:t>
      </w:r>
    </w:p>
    <w:p w14:paraId="0A6E3DAC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</w:t>
      </w:r>
    </w:p>
    <w:p w14:paraId="4240965F" w14:textId="77777777" w:rsidR="00C06FFD" w:rsidRPr="001D6CCE" w:rsidRDefault="00C06FFD" w:rsidP="009D1184">
      <w:pPr>
        <w:pStyle w:val="ListParagraph"/>
        <w:numPr>
          <w:ilvl w:val="0"/>
          <w:numId w:val="4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File List table</w:t>
      </w:r>
    </w:p>
    <w:p w14:paraId="42D59EC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78FD4A3" wp14:editId="23DD33C1">
            <wp:extent cx="1733550" cy="6667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A06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F6DF85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781731FA" wp14:editId="2CE52CDF">
            <wp:extent cx="2139696" cy="18288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3969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FD8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0F7927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EF733F6" wp14:editId="1C91531D">
            <wp:extent cx="2148840" cy="1828800"/>
            <wp:effectExtent l="0" t="0" r="381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B85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5A3DFA8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the following sql</w:t>
      </w:r>
    </w:p>
    <w:p w14:paraId="16C0031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5F43C6E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46333AB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INSERT INTO [EC].[Quality_Other_FileList]</w:t>
      </w:r>
    </w:p>
    <w:p w14:paraId="365FE59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([File_Name]</w:t>
      </w:r>
    </w:p>
    <w:p w14:paraId="17F83976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,[File_LoadDate]</w:t>
      </w:r>
    </w:p>
    <w:p w14:paraId="28C128A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,[Count_Staged]</w:t>
      </w:r>
    </w:p>
    <w:p w14:paraId="15415EC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,[Count_Loaded]</w:t>
      </w:r>
    </w:p>
    <w:p w14:paraId="07DD65B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 ,[Count_Rejected])</w:t>
      </w:r>
    </w:p>
    <w:p w14:paraId="5393CF2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VALUES </w:t>
      </w:r>
      <w:proofErr w:type="gramStart"/>
      <w:r w:rsidRPr="001D6CCE">
        <w:rPr>
          <w:rFonts w:ascii="Times New Roman" w:hAnsi="Times New Roman"/>
        </w:rPr>
        <w:t>(?,</w:t>
      </w:r>
      <w:proofErr w:type="spellStart"/>
      <w:proofErr w:type="gramEnd"/>
      <w:r w:rsidRPr="001D6CCE">
        <w:rPr>
          <w:rFonts w:ascii="Times New Roman" w:hAnsi="Times New Roman"/>
        </w:rPr>
        <w:t>GetDate</w:t>
      </w:r>
      <w:proofErr w:type="spellEnd"/>
      <w:r w:rsidRPr="001D6CCE">
        <w:rPr>
          <w:rFonts w:ascii="Times New Roman" w:hAnsi="Times New Roman"/>
        </w:rPr>
        <w:t>(), ?, ?,?)</w:t>
      </w:r>
    </w:p>
    <w:p w14:paraId="687F1BC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F5990D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A173385" w14:textId="77777777" w:rsidR="00C06FFD" w:rsidRPr="001D6CCE" w:rsidRDefault="00C06FFD" w:rsidP="009D1184">
      <w:pPr>
        <w:pStyle w:val="ListParagraph"/>
        <w:numPr>
          <w:ilvl w:val="0"/>
          <w:numId w:val="4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System Task: </w:t>
      </w:r>
      <w:r>
        <w:rPr>
          <w:rFonts w:ascii="Times New Roman" w:hAnsi="Times New Roman"/>
        </w:rPr>
        <w:t>Delete loaded file</w:t>
      </w:r>
    </w:p>
    <w:p w14:paraId="472048D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C980E1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E2E44FF" wp14:editId="2019ACBA">
            <wp:extent cx="2381250" cy="8001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7C7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093B65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8477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0416FE" wp14:editId="7BF2C352">
            <wp:extent cx="3767328" cy="1828800"/>
            <wp:effectExtent l="0" t="0" r="508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5B5C" w14:textId="77777777" w:rsidR="00C06FFD" w:rsidRDefault="00C06FF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2408A8E6" w14:textId="77777777" w:rsidR="00C06FFD" w:rsidRDefault="00C06FF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B4441A3" w14:textId="77777777" w:rsidR="00C06FFD" w:rsidRPr="001D6CCE" w:rsidRDefault="00C06FF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497125D" w14:textId="77777777" w:rsidR="00522634" w:rsidRPr="001D6CCE" w:rsidRDefault="00522634" w:rsidP="00522634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For each Non</w:t>
      </w:r>
      <w:r w:rsidR="000B06CF">
        <w:rPr>
          <w:rFonts w:ascii="Times New Roman" w:hAnsi="Times New Roman"/>
          <w:b/>
        </w:rPr>
        <w:t xml:space="preserve"> </w:t>
      </w:r>
      <w:r w:rsidRPr="001D6CCE">
        <w:rPr>
          <w:rFonts w:ascii="Times New Roman" w:hAnsi="Times New Roman"/>
          <w:b/>
          <w:color w:val="000000" w:themeColor="text1"/>
        </w:rPr>
        <w:t>CTC</w:t>
      </w:r>
      <w:r w:rsidRPr="001D6CCE">
        <w:rPr>
          <w:rFonts w:ascii="Times New Roman" w:hAnsi="Times New Roman"/>
          <w:b/>
        </w:rPr>
        <w:t xml:space="preserve"> </w:t>
      </w:r>
      <w:r w:rsidR="000B06CF">
        <w:rPr>
          <w:rFonts w:ascii="Times New Roman" w:hAnsi="Times New Roman"/>
          <w:b/>
        </w:rPr>
        <w:t xml:space="preserve">and BQ </w:t>
      </w:r>
      <w:r w:rsidRPr="001D6CCE">
        <w:rPr>
          <w:rFonts w:ascii="Times New Roman" w:hAnsi="Times New Roman"/>
          <w:b/>
        </w:rPr>
        <w:t>file in Staging directory  Workflow</w:t>
      </w:r>
    </w:p>
    <w:p w14:paraId="32A82EE9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91C722A" w14:textId="77777777"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Container: Foreach Loop</w:t>
      </w:r>
    </w:p>
    <w:p w14:paraId="5354A713" w14:textId="23DFAE71"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Folder: </w:t>
      </w:r>
      <w:r w:rsidR="005157EF" w:rsidRPr="003B4096">
        <w:rPr>
          <w:rFonts w:ascii="Times New Roman" w:hAnsi="Times New Roman"/>
        </w:rPr>
        <w:t>\\</w:t>
      </w:r>
      <w:del w:id="154" w:author="Palacherla, Susmitha C" w:date="2021-04-20T08:08:00Z">
        <w:r w:rsidR="005157EF" w:rsidRPr="003B4096" w:rsidDel="00FD7637">
          <w:rPr>
            <w:rFonts w:ascii="Times New Roman" w:hAnsi="Times New Roman"/>
          </w:rPr>
          <w:delText>f3420-ecldb</w:delText>
        </w:r>
        <w:r w:rsidR="005157EF" w:rsidDel="00FD7637">
          <w:rPr>
            <w:rFonts w:ascii="Times New Roman" w:hAnsi="Times New Roman"/>
          </w:rPr>
          <w:delText>p01</w:delText>
        </w:r>
      </w:del>
      <w:ins w:id="155" w:author="Palacherla, Susmitha C" w:date="2021-04-20T08:08:00Z">
        <w:r w:rsidR="00FD7637">
          <w:rPr>
            <w:rFonts w:ascii="Times New Roman" w:hAnsi="Times New Roman"/>
          </w:rPr>
          <w:t>UVAAPADSQL50CCO</w:t>
        </w:r>
      </w:ins>
      <w:r w:rsidR="005157EF">
        <w:rPr>
          <w:rFonts w:ascii="Times New Roman" w:hAnsi="Times New Roman"/>
        </w:rPr>
        <w:t>\data\coaching\Quality</w:t>
      </w:r>
      <w:r w:rsidR="005157EF" w:rsidRPr="003B4096">
        <w:rPr>
          <w:rFonts w:ascii="Times New Roman" w:hAnsi="Times New Roman"/>
        </w:rPr>
        <w:t>\Encrypt_out\</w:t>
      </w:r>
    </w:p>
    <w:p w14:paraId="719A5A71" w14:textId="77777777"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Files: eCL_Quality_Feed_*.csv</w:t>
      </w:r>
    </w:p>
    <w:p w14:paraId="498C9963" w14:textId="77777777" w:rsidR="00807FCA" w:rsidRPr="001D6CCE" w:rsidRDefault="00522634" w:rsidP="00807FCA">
      <w:pPr>
        <w:spacing w:after="0"/>
        <w:ind w:left="1080"/>
        <w:rPr>
          <w:rFonts w:ascii="Times New Roman" w:hAnsi="Times New Roman"/>
          <w:noProof/>
        </w:rPr>
      </w:pPr>
      <w:r w:rsidRPr="00522634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2B3C11B5" wp14:editId="3A801C67">
            <wp:extent cx="2914650" cy="6048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A3C" w:rsidRPr="001D6CCE">
        <w:rPr>
          <w:rFonts w:ascii="Times New Roman" w:hAnsi="Times New Roman"/>
          <w:noProof/>
        </w:rPr>
        <w:t xml:space="preserve"> </w:t>
      </w:r>
    </w:p>
    <w:p w14:paraId="31E53A04" w14:textId="77777777" w:rsidR="00843A3C" w:rsidRPr="001D6CCE" w:rsidRDefault="00843A3C" w:rsidP="00807FCA">
      <w:pPr>
        <w:spacing w:after="0"/>
        <w:ind w:left="1080"/>
        <w:rPr>
          <w:rFonts w:ascii="Times New Roman" w:hAnsi="Times New Roman"/>
        </w:rPr>
      </w:pPr>
    </w:p>
    <w:p w14:paraId="41EF7722" w14:textId="77777777" w:rsidR="00F520D0" w:rsidRPr="001D6CCE" w:rsidRDefault="00F520D0" w:rsidP="00807FCA">
      <w:pPr>
        <w:spacing w:after="0"/>
        <w:ind w:left="1080"/>
        <w:rPr>
          <w:rFonts w:ascii="Times New Roman" w:hAnsi="Times New Roman"/>
        </w:rPr>
      </w:pPr>
    </w:p>
    <w:p w14:paraId="1ABA185D" w14:textId="77777777" w:rsidR="00F520D0" w:rsidRDefault="00F520D0" w:rsidP="00807FCA">
      <w:pPr>
        <w:spacing w:after="0"/>
        <w:ind w:left="1080"/>
        <w:rPr>
          <w:rFonts w:ascii="Times New Roman" w:hAnsi="Times New Roman"/>
        </w:rPr>
      </w:pPr>
    </w:p>
    <w:p w14:paraId="7045666C" w14:textId="77777777" w:rsidR="001D6CCE" w:rsidRPr="001D6CCE" w:rsidRDefault="001D6CCE" w:rsidP="00807FCA">
      <w:pPr>
        <w:spacing w:after="0"/>
        <w:ind w:left="1080"/>
        <w:rPr>
          <w:rFonts w:ascii="Times New Roman" w:hAnsi="Times New Roman"/>
        </w:rPr>
      </w:pPr>
    </w:p>
    <w:p w14:paraId="317737BE" w14:textId="77777777" w:rsidR="00F520D0" w:rsidRPr="001D6CCE" w:rsidRDefault="00F520D0" w:rsidP="00F520D0">
      <w:pPr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b/>
        </w:rPr>
        <w:t>Container properties to set</w:t>
      </w:r>
    </w:p>
    <w:p w14:paraId="45A24D43" w14:textId="77777777" w:rsidR="00F520D0" w:rsidRPr="001D6CCE" w:rsidRDefault="00F520D0" w:rsidP="00F520D0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>Fail Package on failure- False</w:t>
      </w:r>
    </w:p>
    <w:p w14:paraId="7E7AE9FD" w14:textId="77777777" w:rsidR="00F520D0" w:rsidRPr="001D6CCE" w:rsidRDefault="00F520D0" w:rsidP="00F520D0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Parent on failure- False</w:t>
      </w:r>
    </w:p>
    <w:p w14:paraId="4C6F8945" w14:textId="77777777" w:rsidR="00F520D0" w:rsidRPr="001D6CCE" w:rsidRDefault="00F520D0" w:rsidP="00F520D0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Maximum Error count – 0</w:t>
      </w:r>
    </w:p>
    <w:p w14:paraId="6DF1E75E" w14:textId="77777777" w:rsidR="00F520D0" w:rsidRPr="001D6CCE" w:rsidRDefault="00F520D0" w:rsidP="00F520D0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Event handlers – System Variables – Propagate - False</w:t>
      </w:r>
    </w:p>
    <w:p w14:paraId="7445F00A" w14:textId="77777777" w:rsidR="00F520D0" w:rsidRPr="001D6CCE" w:rsidRDefault="00F520D0" w:rsidP="00807FCA">
      <w:pPr>
        <w:spacing w:after="0"/>
        <w:ind w:left="1080"/>
        <w:rPr>
          <w:rFonts w:ascii="Times New Roman" w:hAnsi="Times New Roman"/>
        </w:rPr>
      </w:pPr>
    </w:p>
    <w:p w14:paraId="3A16A93E" w14:textId="77777777" w:rsidR="00807FCA" w:rsidRPr="001D6CCE" w:rsidRDefault="00807FCA" w:rsidP="00807FCA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Summary of Steps</w:t>
      </w:r>
    </w:p>
    <w:p w14:paraId="126781DF" w14:textId="77777777"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27EE1364" w14:textId="77777777"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DFT –</w:t>
      </w:r>
      <w:r w:rsidR="00522634">
        <w:rPr>
          <w:rFonts w:ascii="Times New Roman" w:hAnsi="Times New Roman"/>
        </w:rPr>
        <w:t>Load</w:t>
      </w:r>
      <w:r w:rsidRPr="001D6CCE">
        <w:rPr>
          <w:rFonts w:ascii="Times New Roman" w:hAnsi="Times New Roman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736AB2D3" w14:textId="77777777" w:rsidR="0098031D" w:rsidRPr="001D6CCE" w:rsidRDefault="0098031D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</w:t>
      </w:r>
      <w:r w:rsidR="00522634">
        <w:rPr>
          <w:rFonts w:ascii="Times New Roman" w:hAnsi="Times New Roman"/>
        </w:rPr>
        <w:t>–</w:t>
      </w:r>
      <w:r w:rsidRPr="001D6CCE">
        <w:rPr>
          <w:rFonts w:ascii="Times New Roman" w:hAnsi="Times New Roman"/>
        </w:rPr>
        <w:t xml:space="preserve"> </w:t>
      </w:r>
      <w:r w:rsidR="00522634">
        <w:rPr>
          <w:rFonts w:ascii="Times New Roman" w:hAnsi="Times New Roman"/>
        </w:rPr>
        <w:t>Update Staging table and Reject Records</w:t>
      </w:r>
    </w:p>
    <w:p w14:paraId="5F5B3E23" w14:textId="77777777"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Load </w:t>
      </w:r>
      <w:proofErr w:type="spellStart"/>
      <w:r w:rsidRPr="001D6CCE">
        <w:rPr>
          <w:rFonts w:ascii="Times New Roman" w:hAnsi="Times New Roman"/>
        </w:rPr>
        <w:t>coaching_Log</w:t>
      </w:r>
      <w:proofErr w:type="spellEnd"/>
      <w:r w:rsidRPr="001D6CCE">
        <w:rPr>
          <w:rFonts w:ascii="Times New Roman" w:hAnsi="Times New Roman"/>
        </w:rPr>
        <w:t xml:space="preserve"> and Coaching_Log_Reason tables</w:t>
      </w:r>
    </w:p>
    <w:p w14:paraId="4A6BBDB9" w14:textId="77777777"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Load File list table</w:t>
      </w:r>
    </w:p>
    <w:p w14:paraId="225A4976" w14:textId="77777777"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system task – Backup files to Backups directory</w:t>
      </w:r>
    </w:p>
    <w:p w14:paraId="7CC0F2E1" w14:textId="77777777"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</w:p>
    <w:p w14:paraId="113298BA" w14:textId="77777777" w:rsidR="00807FCA" w:rsidRPr="001D6CCE" w:rsidRDefault="00807FCA" w:rsidP="00807FCA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Details of Steps</w:t>
      </w:r>
    </w:p>
    <w:p w14:paraId="5D19DC21" w14:textId="77777777" w:rsidR="00807FCA" w:rsidRPr="001D6CCE" w:rsidRDefault="00807FCA" w:rsidP="00327B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441EBF8C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FCE787A" wp14:editId="0EF0D117">
            <wp:extent cx="2362200" cy="895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245D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292B0111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Truncate Table [EC].[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>_Coaching_Stage]</w:t>
      </w:r>
    </w:p>
    <w:p w14:paraId="71D4B79F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089555C9" w14:textId="77777777" w:rsidR="00807FCA" w:rsidRPr="001D6CCE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479220FE" wp14:editId="4C088E9C">
            <wp:extent cx="3456432" cy="2834640"/>
            <wp:effectExtent l="0" t="0" r="0" b="381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56432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BFC8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3EB24B99" w14:textId="77777777" w:rsidR="000B06CF" w:rsidRDefault="000B06CF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0B06CF">
        <w:rPr>
          <w:rFonts w:ascii="Times New Roman" w:hAnsi="Times New Roman"/>
        </w:rPr>
        <w:t>FINDSTRING(@[</w:t>
      </w:r>
      <w:proofErr w:type="gramStart"/>
      <w:r w:rsidRPr="000B06CF">
        <w:rPr>
          <w:rFonts w:ascii="Times New Roman" w:hAnsi="Times New Roman"/>
        </w:rPr>
        <w:t>User::</w:t>
      </w:r>
      <w:proofErr w:type="gramEnd"/>
      <w:r w:rsidRPr="000B06CF">
        <w:rPr>
          <w:rFonts w:ascii="Times New Roman" w:hAnsi="Times New Roman"/>
        </w:rPr>
        <w:t>VarFileName],"CTC",1 ) == 0 &amp;&amp; FINDSTRING(@[User::VarFileName],"BQ",1 ) == 0</w:t>
      </w:r>
    </w:p>
    <w:p w14:paraId="590B14A8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9245656" w14:textId="77777777" w:rsidR="00807FCA" w:rsidRPr="001D6CCE" w:rsidRDefault="00807FCA" w:rsidP="00327B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2210EAE6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F53C472" wp14:editId="4BA43815">
            <wp:extent cx="1905000" cy="781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423B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0C9D8FA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A95DF49" w14:textId="77777777" w:rsidR="00807FCA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6086268" wp14:editId="3AB41562">
            <wp:extent cx="1389888" cy="1892808"/>
            <wp:effectExtent l="0" t="0" r="127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89888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E603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4BBC98C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32FCC23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BB7311B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DE3C335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5C49F65" w14:textId="77777777" w:rsidR="00807FCA" w:rsidRPr="001D6CCE" w:rsidRDefault="00807FCA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Flat File source</w:t>
      </w:r>
    </w:p>
    <w:p w14:paraId="4323C90C" w14:textId="77777777"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9A53622" wp14:editId="421A6E8C">
            <wp:extent cx="2743200" cy="1773936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7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A5A7" w14:textId="77777777"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B0FD38B" wp14:editId="79333770">
            <wp:extent cx="3410712" cy="3858768"/>
            <wp:effectExtent l="0" t="0" r="0" b="889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DEC5" w14:textId="77777777"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760301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15E3C98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747572D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6E84FE3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94D7895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C1799AF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6FB933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9209F49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038B917C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1C58ECFC" w14:textId="77777777" w:rsidR="00807FCA" w:rsidRPr="001D6CCE" w:rsidRDefault="00327B1D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</w:t>
      </w:r>
      <w:r w:rsidR="00807FCA" w:rsidRPr="001D6CCE">
        <w:rPr>
          <w:rFonts w:ascii="Times New Roman" w:hAnsi="Times New Roman"/>
        </w:rPr>
        <w:t>ata Conversion</w:t>
      </w:r>
    </w:p>
    <w:p w14:paraId="1A883619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690198C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131001B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FDDC32F" w14:textId="77777777"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CE2A984" wp14:editId="5E8E0119">
            <wp:extent cx="2468880" cy="3072384"/>
            <wp:effectExtent l="0" t="0" r="762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9E78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BED2482" w14:textId="77777777" w:rsidR="00807FCA" w:rsidRPr="001D6CCE" w:rsidRDefault="00807FCA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Row Count Transformation</w:t>
      </w:r>
    </w:p>
    <w:p w14:paraId="739E4A91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A9F977C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08CCF540" wp14:editId="39E95192">
            <wp:extent cx="3758184" cy="3145536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8184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3ECB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10CEE48" w14:textId="77777777" w:rsidR="00807FCA" w:rsidRPr="001D6CCE" w:rsidRDefault="00807FCA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Oledb</w:t>
      </w:r>
      <w:proofErr w:type="spellEnd"/>
      <w:r w:rsidRPr="001D6CCE">
        <w:rPr>
          <w:rFonts w:ascii="Times New Roman" w:hAnsi="Times New Roman"/>
        </w:rPr>
        <w:t xml:space="preserve"> destination</w:t>
      </w:r>
    </w:p>
    <w:p w14:paraId="681DEF6F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6EB2628" wp14:editId="46239762">
            <wp:extent cx="3959352" cy="2670048"/>
            <wp:effectExtent l="0" t="0" r="317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66C4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2AE52A9" w14:textId="77777777"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5E73760C" wp14:editId="0E849656">
            <wp:extent cx="2825496" cy="3456432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CE9F" w14:textId="77777777"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7F49092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C5ADD53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4E97A0A" w14:textId="77777777"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BFBB702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2A8BEB7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EA9370B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CB15C31" w14:textId="77777777" w:rsidR="0098031D" w:rsidRPr="00522634" w:rsidRDefault="0098031D" w:rsidP="0098031D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522634">
        <w:rPr>
          <w:rFonts w:ascii="Times New Roman" w:hAnsi="Times New Roman"/>
        </w:rPr>
        <w:t xml:space="preserve">SQL Task: </w:t>
      </w:r>
      <w:r w:rsidR="00522634">
        <w:rPr>
          <w:rFonts w:ascii="Times New Roman" w:hAnsi="Times New Roman"/>
        </w:rPr>
        <w:t>Update Staging table and Reject Records</w:t>
      </w:r>
    </w:p>
    <w:p w14:paraId="0B2A8A50" w14:textId="77777777"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7A08CF9D" w14:textId="77777777"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335AE2">
        <w:rPr>
          <w:rFonts w:ascii="Times New Roman" w:hAnsi="Times New Roman"/>
        </w:rPr>
        <w:t>Exec [EC].[sp_Update_Quality_Other_Coaching_Stage] ? output</w:t>
      </w:r>
    </w:p>
    <w:p w14:paraId="3F11AED9" w14:textId="77777777"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246D9B91" w14:textId="77777777"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BF5D043" w14:textId="77777777" w:rsidR="00807FCA" w:rsidRPr="001D6CCE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F880AE8" wp14:editId="71171974">
            <wp:extent cx="5943600" cy="1767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51DD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71A8559C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1E94911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DA4F3B5" w14:textId="77777777" w:rsidR="00807FCA" w:rsidRPr="001D6CCE" w:rsidRDefault="00807FCA" w:rsidP="009803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Load Coaching_Log table</w:t>
      </w:r>
    </w:p>
    <w:p w14:paraId="4C263B1F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1B70254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E3879AB" wp14:editId="77A058C7">
            <wp:extent cx="2143125" cy="118110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4A34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1E85FC5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 [EC].[sp_InsertInto_Coaching_Log_Quality_Other]</w:t>
      </w:r>
    </w:p>
    <w:p w14:paraId="6AAEC8DA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E5C4D8D" w14:textId="77777777" w:rsidR="00807FCA" w:rsidRPr="001D6CCE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D7ACB51" wp14:editId="4AD6DA89">
            <wp:extent cx="5943600" cy="20872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0BD0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38A127D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2F41CC8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A00D030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</w:t>
      </w:r>
    </w:p>
    <w:p w14:paraId="3C3FAFBC" w14:textId="77777777" w:rsidR="00807FCA" w:rsidRPr="001D6CCE" w:rsidRDefault="00807FCA" w:rsidP="0098031D">
      <w:pPr>
        <w:pStyle w:val="ListParagraph"/>
        <w:numPr>
          <w:ilvl w:val="0"/>
          <w:numId w:val="29"/>
        </w:num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r w:rsidR="00697CD5" w:rsidRPr="001D6CCE">
        <w:rPr>
          <w:rFonts w:ascii="Times New Roman" w:hAnsi="Times New Roman"/>
        </w:rPr>
        <w:t>S</w:t>
      </w:r>
      <w:r w:rsidRPr="001D6CCE">
        <w:rPr>
          <w:rFonts w:ascii="Times New Roman" w:hAnsi="Times New Roman"/>
        </w:rPr>
        <w:t>QL Task: Load Quality_Other File List table</w:t>
      </w:r>
    </w:p>
    <w:p w14:paraId="72459829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INSERT INTO [EC].[Quality_Other_FileList]</w:t>
      </w:r>
    </w:p>
    <w:p w14:paraId="72EB4711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([File_Name]</w:t>
      </w:r>
    </w:p>
    <w:p w14:paraId="47123FDA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,[File_LoadDate]</w:t>
      </w:r>
    </w:p>
    <w:p w14:paraId="22285E98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,[Count_Staged]</w:t>
      </w:r>
    </w:p>
    <w:p w14:paraId="01C1C33E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,[Count_Loaded]</w:t>
      </w:r>
    </w:p>
    <w:p w14:paraId="016BC2B9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 ,[Count_Rejected])</w:t>
      </w:r>
    </w:p>
    <w:p w14:paraId="1E19D23B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VALUES </w:t>
      </w:r>
      <w:proofErr w:type="gramStart"/>
      <w:r w:rsidRPr="001D6CCE">
        <w:rPr>
          <w:rFonts w:ascii="Times New Roman" w:hAnsi="Times New Roman"/>
        </w:rPr>
        <w:t>(?,</w:t>
      </w:r>
      <w:proofErr w:type="spellStart"/>
      <w:proofErr w:type="gramEnd"/>
      <w:r w:rsidRPr="001D6CCE">
        <w:rPr>
          <w:rFonts w:ascii="Times New Roman" w:hAnsi="Times New Roman"/>
        </w:rPr>
        <w:t>GetDate</w:t>
      </w:r>
      <w:proofErr w:type="spellEnd"/>
      <w:r w:rsidRPr="001D6CCE">
        <w:rPr>
          <w:rFonts w:ascii="Times New Roman" w:hAnsi="Times New Roman"/>
        </w:rPr>
        <w:t>(), ?, ?,?)</w:t>
      </w:r>
    </w:p>
    <w:p w14:paraId="5FA2F38C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14:paraId="096631EB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2F8A9A21" wp14:editId="7347AE17">
            <wp:extent cx="4882896" cy="196596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82896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BD51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14:paraId="7B8CA80F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14:paraId="5E184D45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14:paraId="655939CA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14:paraId="2B0ADF8A" w14:textId="77777777" w:rsidR="00807FCA" w:rsidRPr="001D6CCE" w:rsidRDefault="0098031D" w:rsidP="0098031D">
      <w:pPr>
        <w:pStyle w:val="ListParagraph"/>
        <w:numPr>
          <w:ilvl w:val="0"/>
          <w:numId w:val="29"/>
        </w:num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r w:rsidR="00807FCA" w:rsidRPr="001D6CCE">
        <w:rPr>
          <w:rFonts w:ascii="Times New Roman" w:hAnsi="Times New Roman"/>
        </w:rPr>
        <w:t xml:space="preserve">File System Task: </w:t>
      </w:r>
      <w:r w:rsidR="00335AE2">
        <w:rPr>
          <w:rFonts w:ascii="Times New Roman" w:hAnsi="Times New Roman"/>
        </w:rPr>
        <w:t>Delete Files</w:t>
      </w:r>
    </w:p>
    <w:p w14:paraId="5B2E6CD9" w14:textId="77777777" w:rsidR="000B4963" w:rsidRPr="001D6CCE" w:rsidRDefault="00335AE2" w:rsidP="000B4963">
      <w:pPr>
        <w:spacing w:after="0"/>
        <w:ind w:left="108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FEE9AD9" wp14:editId="1FB73F4A">
            <wp:extent cx="4745736" cy="1828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457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B81F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C2E3755" w14:textId="77777777"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40D88F5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64BC0A6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2A6922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D102C79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86DFD2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145482A" w14:textId="77777777" w:rsidR="00807FCA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Precedence Constraint between</w:t>
      </w:r>
      <w:r w:rsidR="008E35AA" w:rsidRPr="001D6CCE">
        <w:rPr>
          <w:rFonts w:ascii="Times New Roman" w:hAnsi="Times New Roman"/>
        </w:rPr>
        <w:t xml:space="preserve"> Non-CTC and CTC</w:t>
      </w:r>
      <w:r w:rsidRPr="001D6CCE">
        <w:rPr>
          <w:rFonts w:ascii="Times New Roman" w:hAnsi="Times New Roman"/>
        </w:rPr>
        <w:t xml:space="preserve"> containers</w:t>
      </w:r>
    </w:p>
    <w:p w14:paraId="19EE5B09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82731B2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2AA7A2B" w14:textId="77777777" w:rsidR="000B4963" w:rsidRPr="001D6CCE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5403C629" wp14:editId="2FD5E94A">
            <wp:extent cx="4197096" cy="3300984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97096" cy="330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8ACE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562C9BF" w14:textId="77777777"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E24DBF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CD7C6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B2ADB28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6264F8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6C66250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3B6503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430D7F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DA64E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55E4FB5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E249F68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E042BA6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10B7B76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08C36F6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E252DB8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357C815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9A3981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40F32C8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61BD681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5010761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384D919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A896B27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4E06D31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0C9C937" w14:textId="77777777" w:rsidR="00847702" w:rsidRPr="001D6CCE" w:rsidRDefault="00847702" w:rsidP="00847702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lastRenderedPageBreak/>
        <w:t xml:space="preserve">For each </w:t>
      </w:r>
      <w:r>
        <w:rPr>
          <w:rFonts w:ascii="Times New Roman" w:hAnsi="Times New Roman"/>
          <w:b/>
          <w:color w:val="000000" w:themeColor="text1"/>
        </w:rPr>
        <w:t xml:space="preserve">Failed File </w:t>
      </w:r>
      <w:r>
        <w:rPr>
          <w:rFonts w:ascii="Times New Roman" w:hAnsi="Times New Roman"/>
          <w:b/>
        </w:rPr>
        <w:t>( Encrypt failed files)</w:t>
      </w:r>
    </w:p>
    <w:p w14:paraId="183929B6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401DFB7" w14:textId="77777777" w:rsidR="00847702" w:rsidRPr="00CA5EB0" w:rsidRDefault="00847702" w:rsidP="00847702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Summary of Steps</w:t>
      </w:r>
    </w:p>
    <w:p w14:paraId="36F05CF4" w14:textId="77777777" w:rsidR="00847702" w:rsidRPr="00CA5EB0" w:rsidRDefault="00847702" w:rsidP="00847702">
      <w:pPr>
        <w:pStyle w:val="ListParagraph"/>
        <w:numPr>
          <w:ilvl w:val="0"/>
          <w:numId w:val="43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 xml:space="preserve">Encrypt failed files </w:t>
      </w:r>
    </w:p>
    <w:p w14:paraId="3E2ABE94" w14:textId="77777777" w:rsidR="00847702" w:rsidRPr="00CA5EB0" w:rsidRDefault="00847702" w:rsidP="00847702">
      <w:pPr>
        <w:pStyle w:val="ListParagraph"/>
        <w:numPr>
          <w:ilvl w:val="0"/>
          <w:numId w:val="43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task - Pause 10 seconds</w:t>
      </w:r>
    </w:p>
    <w:p w14:paraId="08DE079D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8D6CF54" w14:textId="77777777" w:rsidR="00847702" w:rsidRPr="00CA5EB0" w:rsidRDefault="00847702" w:rsidP="00847702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Details</w:t>
      </w:r>
    </w:p>
    <w:p w14:paraId="73DC9351" w14:textId="77777777" w:rsidR="00847702" w:rsidRDefault="00847702" w:rsidP="00847702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Container: For</w:t>
      </w:r>
      <w:r>
        <w:rPr>
          <w:rFonts w:ascii="Times New Roman" w:hAnsi="Times New Roman"/>
        </w:rPr>
        <w:t xml:space="preserve"> </w:t>
      </w:r>
      <w:r w:rsidRPr="00CA5EB0">
        <w:rPr>
          <w:rFonts w:ascii="Times New Roman" w:hAnsi="Times New Roman"/>
        </w:rPr>
        <w:t xml:space="preserve">each  File Loop </w:t>
      </w:r>
    </w:p>
    <w:p w14:paraId="700C8767" w14:textId="77777777" w:rsidR="00847702" w:rsidRPr="00CA5EB0" w:rsidRDefault="00847702" w:rsidP="00847702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Precedence Constraint - Completion</w:t>
      </w:r>
    </w:p>
    <w:p w14:paraId="2BB379B9" w14:textId="5733E2B7" w:rsidR="00847702" w:rsidRPr="00CA5EB0" w:rsidRDefault="00847702" w:rsidP="00847702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Folder: </w:t>
      </w:r>
      <w:r w:rsidRPr="003B4096">
        <w:rPr>
          <w:rFonts w:ascii="Times New Roman" w:hAnsi="Times New Roman"/>
        </w:rPr>
        <w:t>\\</w:t>
      </w:r>
      <w:del w:id="156" w:author="Palacherla, Susmitha C" w:date="2021-04-20T08:08:00Z">
        <w:r w:rsidRPr="003B4096" w:rsidDel="00FD7637">
          <w:rPr>
            <w:rFonts w:ascii="Times New Roman" w:hAnsi="Times New Roman"/>
          </w:rPr>
          <w:delText>f3420-ecldb</w:delText>
        </w:r>
        <w:r w:rsidDel="00FD7637">
          <w:rPr>
            <w:rFonts w:ascii="Times New Roman" w:hAnsi="Times New Roman"/>
          </w:rPr>
          <w:delText>p</w:delText>
        </w:r>
        <w:r w:rsidRPr="003B4096" w:rsidDel="00FD7637">
          <w:rPr>
            <w:rFonts w:ascii="Times New Roman" w:hAnsi="Times New Roman"/>
          </w:rPr>
          <w:delText>01</w:delText>
        </w:r>
      </w:del>
      <w:ins w:id="157" w:author="Palacherla, Susmitha C" w:date="2021-04-20T08:08:00Z">
        <w:r w:rsidR="00FD7637">
          <w:rPr>
            <w:rFonts w:ascii="Times New Roman" w:hAnsi="Times New Roman"/>
          </w:rPr>
          <w:t>UVAAPADSQL50CCO</w:t>
        </w:r>
      </w:ins>
      <w:r w:rsidRPr="003B4096">
        <w:rPr>
          <w:rFonts w:ascii="Times New Roman" w:hAnsi="Times New Roman"/>
        </w:rPr>
        <w:t>\data\coaching\ETS\</w:t>
      </w:r>
      <w:r>
        <w:rPr>
          <w:rFonts w:ascii="Times New Roman" w:hAnsi="Times New Roman"/>
        </w:rPr>
        <w:t>Decrypt</w:t>
      </w:r>
      <w:r w:rsidRPr="003B4096">
        <w:rPr>
          <w:rFonts w:ascii="Times New Roman" w:hAnsi="Times New Roman"/>
        </w:rPr>
        <w:t>_out\</w:t>
      </w:r>
    </w:p>
    <w:p w14:paraId="1F517910" w14:textId="77777777" w:rsidR="00847702" w:rsidRDefault="00847702" w:rsidP="00847702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Files: </w:t>
      </w:r>
      <w:r w:rsidRPr="00776274">
        <w:rPr>
          <w:rFonts w:ascii="Times New Roman" w:hAnsi="Times New Roman"/>
        </w:rPr>
        <w:t>eCL*.csv</w:t>
      </w:r>
    </w:p>
    <w:p w14:paraId="139E1FE6" w14:textId="77777777" w:rsidR="00847702" w:rsidRPr="00CA5EB0" w:rsidRDefault="00847702" w:rsidP="00847702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14:paraId="343A802A" w14:textId="77777777" w:rsidR="00847702" w:rsidRDefault="00847702" w:rsidP="00847702">
      <w:pPr>
        <w:spacing w:after="0"/>
        <w:ind w:left="1080"/>
        <w:rPr>
          <w:rFonts w:ascii="Times New Roman" w:hAnsi="Times New Roman"/>
        </w:rPr>
      </w:pPr>
    </w:p>
    <w:p w14:paraId="43539B48" w14:textId="77777777" w:rsidR="00847702" w:rsidRPr="00CA5EB0" w:rsidRDefault="00847702" w:rsidP="00847702">
      <w:pPr>
        <w:pStyle w:val="ListParagraph"/>
        <w:numPr>
          <w:ilvl w:val="0"/>
          <w:numId w:val="44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Encrypt files</w:t>
      </w:r>
    </w:p>
    <w:p w14:paraId="7978F2B1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3B40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637FEB" wp14:editId="502F3183">
            <wp:extent cx="5686425" cy="29813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72D4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F58F2AE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262B182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7F40C02F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7219C3DB" w14:textId="77777777" w:rsidR="00847702" w:rsidRDefault="00847702" w:rsidP="00847702">
      <w:pPr>
        <w:pStyle w:val="ListParagraph"/>
        <w:numPr>
          <w:ilvl w:val="0"/>
          <w:numId w:val="44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 task- Pause 10 secs</w:t>
      </w:r>
    </w:p>
    <w:p w14:paraId="617BA144" w14:textId="77777777" w:rsidR="00847702" w:rsidRDefault="00847702" w:rsidP="00847702">
      <w:pPr>
        <w:ind w:left="720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3D8B51F2" wp14:editId="24D38536">
            <wp:extent cx="4762500" cy="1238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9F85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508287C8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A9FF506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Add your code here</w:t>
      </w:r>
    </w:p>
    <w:p w14:paraId="2587BA34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Sleep for 10 seconds  (*1000)</w:t>
      </w:r>
    </w:p>
    <w:p w14:paraId="62FF1A41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color w:val="000000"/>
          <w:sz w:val="19"/>
          <w:szCs w:val="19"/>
        </w:rPr>
        <w:t>.Sleep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(10000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F9F26BF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Dts.TaskResult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ScriptResults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Success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79E663F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2C55847" w14:textId="77777777" w:rsidR="00847702" w:rsidRPr="00403AC7" w:rsidRDefault="00847702" w:rsidP="00847702">
      <w:pPr>
        <w:rPr>
          <w:rFonts w:ascii="Times New Roman" w:hAnsi="Times New Roman"/>
        </w:rPr>
      </w:pPr>
    </w:p>
    <w:p w14:paraId="07D86A06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4680D92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6DD6603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69F8856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13E1FD6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758315A" w14:textId="77777777" w:rsidR="00BE2E93" w:rsidRPr="001D6CCE" w:rsidRDefault="00BE2E93" w:rsidP="00847702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Package Content(Event Handlers)</w:t>
      </w:r>
    </w:p>
    <w:p w14:paraId="6D6A3703" w14:textId="77777777" w:rsidR="004D3B66" w:rsidRPr="001D6CCE" w:rsidRDefault="004D3B66" w:rsidP="004A6D60">
      <w:pPr>
        <w:spacing w:after="0"/>
        <w:ind w:left="1080"/>
        <w:rPr>
          <w:rFonts w:ascii="Times New Roman" w:hAnsi="Times New Roman"/>
        </w:rPr>
      </w:pPr>
    </w:p>
    <w:p w14:paraId="1ECD6ED2" w14:textId="77777777" w:rsidR="007931F8" w:rsidRPr="001D6CCE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A21242A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Executables: 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D03711" w:rsidRPr="001D6CCE">
        <w:rPr>
          <w:rFonts w:ascii="Times New Roman" w:hAnsi="Times New Roman"/>
          <w:color w:val="000000" w:themeColor="text1"/>
        </w:rPr>
        <w:t xml:space="preserve"> </w:t>
      </w:r>
      <w:r w:rsidR="00E44A57" w:rsidRPr="001D6CCE">
        <w:rPr>
          <w:rFonts w:ascii="Times New Roman" w:hAnsi="Times New Roman"/>
        </w:rPr>
        <w:t>_Coaching</w:t>
      </w:r>
    </w:p>
    <w:p w14:paraId="747529BC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EventHandler</w:t>
      </w:r>
      <w:proofErr w:type="spellEnd"/>
      <w:r w:rsidRPr="001D6CCE">
        <w:rPr>
          <w:rFonts w:ascii="Times New Roman" w:hAnsi="Times New Roman"/>
        </w:rPr>
        <w:t xml:space="preserve">: </w:t>
      </w:r>
      <w:proofErr w:type="spellStart"/>
      <w:r w:rsidRPr="001D6CCE">
        <w:rPr>
          <w:rFonts w:ascii="Times New Roman" w:hAnsi="Times New Roman"/>
        </w:rPr>
        <w:t>OntaskFailed</w:t>
      </w:r>
      <w:proofErr w:type="spellEnd"/>
    </w:p>
    <w:p w14:paraId="4DCF0044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94A0AFF" w14:textId="77777777" w:rsidR="00E44A57" w:rsidRPr="001D6CCE" w:rsidRDefault="00E44A57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8948764" w14:textId="77777777" w:rsidR="00E44A57" w:rsidRPr="001D6CCE" w:rsidRDefault="00236E1F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1AA295A" wp14:editId="58015F80">
            <wp:extent cx="3593592" cy="1847088"/>
            <wp:effectExtent l="0" t="0" r="6985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93592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EE5C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7536E987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56A9E364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t xml:space="preserve"> </w:t>
      </w:r>
    </w:p>
    <w:p w14:paraId="4E855D34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D55609D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F68673C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7B98A5D" wp14:editId="33FDFBF6">
            <wp:extent cx="3493008" cy="124358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93008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60E8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A8B84B7" w14:textId="77777777" w:rsidR="0095088D" w:rsidRPr="001D6CCE" w:rsidRDefault="00236E1F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1B7CE9B" wp14:editId="737DD9A9">
            <wp:extent cx="3410712" cy="1810512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318E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5CCDC97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F377C0D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E9EC779" w14:textId="77777777" w:rsidR="002326CC" w:rsidRPr="001D6CCE" w:rsidRDefault="002326C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58" w:name="_Toc503960640"/>
      <w:bookmarkStart w:id="159" w:name="_Toc503960641"/>
      <w:bookmarkStart w:id="160" w:name="_Toc503960642"/>
      <w:bookmarkStart w:id="161" w:name="_Toc503960643"/>
      <w:bookmarkStart w:id="162" w:name="_Toc503960644"/>
      <w:bookmarkStart w:id="163" w:name="_Toc503960645"/>
      <w:bookmarkStart w:id="164" w:name="_Toc503960646"/>
      <w:bookmarkStart w:id="165" w:name="_Toc503960647"/>
      <w:bookmarkStart w:id="166" w:name="_Toc503960648"/>
      <w:bookmarkStart w:id="167" w:name="_Toc503960649"/>
      <w:bookmarkStart w:id="168" w:name="_Toc503960650"/>
      <w:bookmarkStart w:id="169" w:name="_Toc503960651"/>
      <w:bookmarkStart w:id="170" w:name="_Toc503960652"/>
      <w:bookmarkStart w:id="171" w:name="_Toc503960653"/>
      <w:bookmarkStart w:id="172" w:name="_Toc503960654"/>
      <w:bookmarkStart w:id="173" w:name="_Toc503960655"/>
      <w:bookmarkStart w:id="174" w:name="_Toc503960656"/>
      <w:bookmarkStart w:id="175" w:name="_Toc503960657"/>
      <w:bookmarkStart w:id="176" w:name="_Toc503960658"/>
      <w:bookmarkStart w:id="177" w:name="_Toc503960659"/>
      <w:bookmarkStart w:id="178" w:name="_Toc503960660"/>
      <w:bookmarkStart w:id="179" w:name="_Toc503960661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r w:rsidRPr="001D6CCE">
        <w:rPr>
          <w:rFonts w:ascii="Times New Roman" w:hAnsi="Times New Roman" w:cs="Times New Roman"/>
          <w:color w:val="auto"/>
        </w:rPr>
        <w:t>Tables</w:t>
      </w:r>
      <w:bookmarkEnd w:id="179"/>
    </w:p>
    <w:tbl>
      <w:tblPr>
        <w:tblW w:w="941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1D6CCE" w14:paraId="4AE1B9D4" w14:textId="77777777" w:rsidTr="000B06CF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2C577B79" w14:textId="77777777"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33289704" w14:textId="77777777"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Table Name</w:t>
            </w:r>
          </w:p>
          <w:p w14:paraId="373647ED" w14:textId="77777777" w:rsidR="002326CC" w:rsidRPr="001D6CCE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38720FE9" w14:textId="77777777"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Table Description</w:t>
            </w:r>
          </w:p>
          <w:p w14:paraId="0AD93C0F" w14:textId="77777777" w:rsidR="002326CC" w:rsidRPr="001D6CCE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1D6CCE" w14:paraId="5FD95418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A2E490" w14:textId="77777777"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14274D65" w14:textId="77777777"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42D0D071" w14:textId="77777777"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staging the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records during the insert into Coaching_Log table.</w:t>
            </w:r>
          </w:p>
        </w:tc>
      </w:tr>
      <w:tr w:rsidR="00C006AB" w:rsidRPr="001D6CCE" w14:paraId="19D3C53A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7BFCC7" w14:textId="77777777"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429D32E3" w14:textId="77777777"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_Coaching_Rejected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3B60B14" w14:textId="77777777"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the rejected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records during the insert into Coaching_Log table. Logs are rejected when an incoming Lan ID does not exist in the Employee_Hierarchy table.</w:t>
            </w:r>
          </w:p>
        </w:tc>
      </w:tr>
      <w:tr w:rsidR="00C006AB" w:rsidRPr="001D6CCE" w14:paraId="04C978A1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41F611" w14:textId="77777777" w:rsidR="00C006AB" w:rsidRPr="001D6CCE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3989ECA0" w14:textId="77777777"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B47991A" w14:textId="77777777"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source records loaded into the Coaching Log table.</w:t>
            </w:r>
          </w:p>
        </w:tc>
      </w:tr>
      <w:tr w:rsidR="00C006AB" w:rsidRPr="001D6CCE" w14:paraId="1DF38356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256778" w14:textId="77777777" w:rsidR="00C006AB" w:rsidRPr="001D6CCE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lastRenderedPageBreak/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75FF3C29" w14:textId="77777777"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_FileList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BB3DB5E" w14:textId="77777777"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the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file names and Load dates.</w:t>
            </w:r>
          </w:p>
        </w:tc>
      </w:tr>
      <w:tr w:rsidR="000B06CF" w:rsidRPr="001D6CCE" w14:paraId="22C791A7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023A15" w14:textId="77777777" w:rsidR="000B06CF" w:rsidRPr="001D6CCE" w:rsidRDefault="000B06CF" w:rsidP="000B06CF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4A7B082D" w14:textId="77777777" w:rsidR="000B06CF" w:rsidRPr="001D6CCE" w:rsidRDefault="00454A76" w:rsidP="000B06CF">
            <w:pPr>
              <w:spacing w:line="240" w:lineRule="auto"/>
              <w:rPr>
                <w:rFonts w:ascii="Times New Roman" w:hAnsi="Times New Roman"/>
              </w:rPr>
            </w:pPr>
            <w:hyperlink w:anchor="_EC._Coaching_Log_Quality_Now_Bingo" w:history="1">
              <w:r w:rsidR="000B06CF" w:rsidRPr="009D1184">
                <w:rPr>
                  <w:rFonts w:ascii="Times New Roman" w:hAnsi="Times New Roman"/>
                </w:rPr>
                <w:t>EC. Coaching_Log_Bingo</w:t>
              </w:r>
            </w:hyperlink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CF58A4D" w14:textId="77777777" w:rsidR="000B06CF" w:rsidRPr="001D6CCE" w:rsidRDefault="000B06CF" w:rsidP="000B06CF">
            <w:pPr>
              <w:spacing w:line="240" w:lineRule="auto"/>
              <w:rPr>
                <w:rFonts w:ascii="Times New Roman" w:hAnsi="Times New Roman"/>
              </w:rPr>
            </w:pPr>
            <w:r w:rsidRPr="00926DA7">
              <w:rPr>
                <w:rFonts w:ascii="Times New Roman" w:hAnsi="Times New Roman"/>
              </w:rPr>
              <w:t>Holds the details of Achievements earned by the employee for each month. An agent can have 1 through 7 achievements (detail records) for a month that are tied to one parent eCL.</w:t>
            </w:r>
          </w:p>
        </w:tc>
      </w:tr>
      <w:tr w:rsidR="000B06CF" w:rsidRPr="001D6CCE" w14:paraId="0F75B928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2B79E0" w14:textId="77777777" w:rsidR="000B06CF" w:rsidRPr="001D6CCE" w:rsidRDefault="000B06CF" w:rsidP="000B06CF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67EF67C8" w14:textId="77777777" w:rsidR="000B06CF" w:rsidRPr="001D6CCE" w:rsidRDefault="00454A76" w:rsidP="000B06CF">
            <w:pPr>
              <w:spacing w:line="240" w:lineRule="auto"/>
              <w:rPr>
                <w:rFonts w:ascii="Times New Roman" w:hAnsi="Times New Roman"/>
              </w:rPr>
            </w:pPr>
            <w:hyperlink w:anchor="_EC._Quality_Now_Bingo_Images" w:history="1">
              <w:r w:rsidR="000B06CF" w:rsidRPr="009D1184">
                <w:rPr>
                  <w:rFonts w:ascii="Times New Roman" w:hAnsi="Times New Roman"/>
                </w:rPr>
                <w:t>EC. Bingo_Images</w:t>
              </w:r>
            </w:hyperlink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66D4297" w14:textId="77777777" w:rsidR="000B06CF" w:rsidRPr="00926DA7" w:rsidRDefault="000B06CF" w:rsidP="00926DA7">
            <w:pPr>
              <w:spacing w:line="240" w:lineRule="auto"/>
              <w:rPr>
                <w:rFonts w:ascii="Times New Roman" w:hAnsi="Times New Roman"/>
              </w:rPr>
            </w:pPr>
            <w:r w:rsidRPr="00926DA7">
              <w:rPr>
                <w:rFonts w:ascii="Times New Roman" w:hAnsi="Times New Roman"/>
              </w:rPr>
              <w:t>A table to hold the list of Images for the competency the image is associated with.</w:t>
            </w:r>
          </w:p>
          <w:p w14:paraId="08A07A05" w14:textId="77777777" w:rsidR="000B06CF" w:rsidRPr="001D6CCE" w:rsidRDefault="000B06CF">
            <w:pPr>
              <w:spacing w:line="240" w:lineRule="auto"/>
              <w:rPr>
                <w:rFonts w:ascii="Times New Roman" w:hAnsi="Times New Roman"/>
              </w:rPr>
            </w:pPr>
          </w:p>
        </w:tc>
      </w:tr>
    </w:tbl>
    <w:p w14:paraId="324CF4DF" w14:textId="77777777" w:rsidR="002326CC" w:rsidRPr="001D6CCE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 w:rsidRPr="001D6CCE">
        <w:rPr>
          <w:rFonts w:ascii="Times New Roman" w:hAnsi="Times New Roman"/>
          <w:noProof/>
        </w:rPr>
        <w:t xml:space="preserve">Table structure and details  in document: </w:t>
      </w:r>
      <w:r w:rsidR="000B06CF" w:rsidRPr="000B06CF">
        <w:rPr>
          <w:rFonts w:ascii="Times New Roman" w:hAnsi="Times New Roman"/>
          <w:noProof/>
        </w:rPr>
        <w:t>CCO_eCoaching_Quality_Other_Load_Tables_Create.sql</w:t>
      </w:r>
    </w:p>
    <w:p w14:paraId="4D5AD179" w14:textId="77777777" w:rsidR="002326CC" w:rsidRPr="001D6CCE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3022ED38" w14:textId="77777777" w:rsidR="005E5CD7" w:rsidRPr="001D6CCE" w:rsidRDefault="00360E8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80" w:name="_Toc503960662"/>
      <w:r w:rsidRPr="001D6CCE">
        <w:rPr>
          <w:rFonts w:ascii="Times New Roman" w:hAnsi="Times New Roman" w:cs="Times New Roman"/>
          <w:color w:val="auto"/>
        </w:rPr>
        <w:lastRenderedPageBreak/>
        <w:t>Procedures</w:t>
      </w:r>
      <w:bookmarkEnd w:id="180"/>
      <w:r w:rsidRPr="001D6CCE">
        <w:rPr>
          <w:rFonts w:ascii="Times New Roman" w:hAnsi="Times New Roman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1D6CCE" w14:paraId="0A6C372D" w14:textId="77777777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46F34427" w14:textId="77777777"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7D8A5897" w14:textId="77777777"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Procedure Name</w:t>
            </w:r>
          </w:p>
          <w:p w14:paraId="3F75A38C" w14:textId="77777777" w:rsidR="005E5CD7" w:rsidRPr="001D6CCE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1F101418" w14:textId="77777777"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Usage</w:t>
            </w:r>
          </w:p>
          <w:p w14:paraId="46DF9537" w14:textId="77777777" w:rsidR="005E5CD7" w:rsidRPr="001D6CCE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1D6CCE" w14:paraId="4EFB8DF8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8D64CE" w14:textId="77777777"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F611A29" w14:textId="77777777" w:rsidR="00C006AB" w:rsidRPr="001D6CCE" w:rsidRDefault="004D62E8" w:rsidP="0095088D">
            <w:pPr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sp_InsertInto_Coaching_Log_</w:t>
            </w:r>
            <w:r w:rsidR="00EB552F" w:rsidRPr="001D6CCE">
              <w:rPr>
                <w:rFonts w:ascii="Times New Roman" w:hAnsi="Times New Roman"/>
                <w:color w:val="000000" w:themeColor="text1"/>
              </w:rPr>
              <w:t>Quality_Other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B358350" w14:textId="77777777"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Load: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Data</w:t>
            </w:r>
          </w:p>
        </w:tc>
      </w:tr>
      <w:tr w:rsidR="00847702" w:rsidRPr="001D6CCE" w14:paraId="35655B6C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825151" w14:textId="77777777" w:rsidR="00847702" w:rsidRPr="001D6CCE" w:rsidRDefault="00847702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9764B51" w14:textId="77777777" w:rsidR="00847702" w:rsidRPr="001D6CCE" w:rsidRDefault="00847702" w:rsidP="0095088D">
            <w:pPr>
              <w:rPr>
                <w:rFonts w:ascii="Times New Roman" w:hAnsi="Times New Roman"/>
                <w:color w:val="000000"/>
              </w:rPr>
            </w:pPr>
            <w:r w:rsidRPr="00335AE2">
              <w:rPr>
                <w:rFonts w:ascii="Times New Roman" w:hAnsi="Times New Roman"/>
              </w:rPr>
              <w:t>sp_Update_Quality_Other_Coaching_Stage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A3459CA" w14:textId="77777777" w:rsidR="00847702" w:rsidRPr="001D6CCE" w:rsidRDefault="00847702" w:rsidP="0095088D">
            <w:pPr>
              <w:spacing w:line="240" w:lineRule="auto"/>
              <w:rPr>
                <w:rFonts w:ascii="Times New Roman" w:hAnsi="Times New Roman"/>
              </w:rPr>
            </w:pPr>
            <w:r w:rsidRPr="00847702">
              <w:rPr>
                <w:rFonts w:ascii="Times New Roman" w:hAnsi="Times New Roman"/>
              </w:rPr>
              <w:t>Load: Quality_Other Data</w:t>
            </w:r>
          </w:p>
        </w:tc>
      </w:tr>
      <w:tr w:rsidR="000B06CF" w:rsidRPr="001D6CCE" w14:paraId="7394A918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710B30" w14:textId="77777777" w:rsidR="000B06CF" w:rsidRDefault="000B06CF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7C6F8D1" w14:textId="77777777" w:rsidR="000B06CF" w:rsidRPr="00335AE2" w:rsidRDefault="00AF199B" w:rsidP="0095088D">
            <w:pPr>
              <w:rPr>
                <w:rFonts w:ascii="Times New Roman" w:hAnsi="Times New Roman"/>
              </w:rPr>
            </w:pPr>
            <w:r w:rsidRPr="002B0A1E">
              <w:t>sp_SelectCoaching4Bingo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7445599" w14:textId="77777777" w:rsidR="000B06CF" w:rsidRPr="00847702" w:rsidRDefault="00AF199B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Notifications: Bingo Data</w:t>
            </w:r>
          </w:p>
        </w:tc>
      </w:tr>
      <w:tr w:rsidR="000B06CF" w:rsidRPr="001D6CCE" w14:paraId="59E33F3B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27E7BE" w14:textId="77777777" w:rsidR="000B06CF" w:rsidRDefault="000B06CF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AF23EC2" w14:textId="77777777" w:rsidR="000B06CF" w:rsidRPr="00335AE2" w:rsidRDefault="000B06CF" w:rsidP="0095088D">
            <w:pPr>
              <w:rPr>
                <w:rFonts w:ascii="Times New Roman" w:hAnsi="Times New Roman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3A5E9768" w14:textId="77777777" w:rsidR="000B06CF" w:rsidRPr="00847702" w:rsidRDefault="000B06CF" w:rsidP="0095088D">
            <w:pPr>
              <w:spacing w:line="240" w:lineRule="auto"/>
              <w:rPr>
                <w:rFonts w:ascii="Times New Roman" w:hAnsi="Times New Roman"/>
              </w:rPr>
            </w:pPr>
          </w:p>
        </w:tc>
      </w:tr>
    </w:tbl>
    <w:p w14:paraId="7DFD9B16" w14:textId="77777777" w:rsidR="008A093F" w:rsidRPr="001D6CCE" w:rsidRDefault="008A093F" w:rsidP="008A093F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81" w:name="_Toc503960663"/>
      <w:r w:rsidRPr="001D6CCE">
        <w:rPr>
          <w:rFonts w:ascii="Times New Roman" w:hAnsi="Times New Roman" w:cs="Times New Roman"/>
          <w:color w:val="auto"/>
        </w:rPr>
        <w:t>Functions</w:t>
      </w:r>
      <w:bookmarkEnd w:id="181"/>
    </w:p>
    <w:tbl>
      <w:tblPr>
        <w:tblW w:w="941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8A093F" w:rsidRPr="001D6CCE" w14:paraId="196E8882" w14:textId="77777777" w:rsidTr="00AF199B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0533A756" w14:textId="77777777"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29A749F6" w14:textId="77777777"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proofErr w:type="spellStart"/>
            <w:r w:rsidRPr="001D6CCE">
              <w:rPr>
                <w:rFonts w:ascii="Times New Roman" w:hAnsi="Times New Roman"/>
                <w:b/>
                <w:bCs/>
              </w:rPr>
              <w:t>FunctionName</w:t>
            </w:r>
            <w:proofErr w:type="spellEnd"/>
          </w:p>
          <w:p w14:paraId="11CD334B" w14:textId="77777777" w:rsidR="008A093F" w:rsidRPr="001D6CCE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08357E52" w14:textId="77777777"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Usage</w:t>
            </w:r>
          </w:p>
          <w:p w14:paraId="073BBA81" w14:textId="77777777" w:rsidR="008A093F" w:rsidRPr="001D6CCE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8A093F" w:rsidRPr="001D6CCE" w14:paraId="589116E7" w14:textId="77777777" w:rsidTr="009D1184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77AC0F" w14:textId="77777777" w:rsidR="008A093F" w:rsidRPr="001D6CCE" w:rsidRDefault="008A093F" w:rsidP="009D1184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4A108434" w14:textId="77777777" w:rsidR="008A093F" w:rsidRPr="001D6CCE" w:rsidRDefault="00AF199B" w:rsidP="009D1184">
            <w:pPr>
              <w:jc w:val="center"/>
              <w:rPr>
                <w:rFonts w:ascii="Times New Roman" w:hAnsi="Times New Roman"/>
                <w:color w:val="000000"/>
              </w:rPr>
            </w:pPr>
            <w:r w:rsidRPr="00D249BB">
              <w:rPr>
                <w:color w:val="000000"/>
              </w:rPr>
              <w:t>fn_str</w:t>
            </w:r>
            <w:r w:rsidR="005157EF">
              <w:t>Bingo</w:t>
            </w:r>
            <w:r w:rsidRPr="009D1184">
              <w:t>DescriptionFromCompDesc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6ACA70A" w14:textId="77777777" w:rsidR="008A093F" w:rsidRPr="001D6CCE" w:rsidRDefault="00AF199B" w:rsidP="009D1184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</w:rPr>
            </w:pPr>
            <w:r w:rsidRPr="009D1184">
              <w:rPr>
                <w:rFonts w:ascii="Times New Roman" w:hAnsi="Times New Roman"/>
              </w:rPr>
              <w:t>Given an EmpID Consolidates individual Descriptions for each competency to a single value for the Employee</w:t>
            </w:r>
          </w:p>
        </w:tc>
      </w:tr>
      <w:tr w:rsidR="00AF199B" w:rsidRPr="001D6CCE" w14:paraId="4D00E975" w14:textId="77777777" w:rsidTr="00AF199B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2887E4" w14:textId="77777777" w:rsidR="00AF199B" w:rsidRPr="001D6CCE" w:rsidRDefault="00AF199B" w:rsidP="00AF199B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1AF205DB" w14:textId="77777777" w:rsidR="00AF199B" w:rsidRPr="00D249BB" w:rsidRDefault="00AF199B" w:rsidP="00AF199B">
            <w:pPr>
              <w:jc w:val="center"/>
              <w:rPr>
                <w:color w:val="000000"/>
              </w:rPr>
            </w:pPr>
            <w:r w:rsidRPr="00D249BB">
              <w:rPr>
                <w:color w:val="000000"/>
              </w:rPr>
              <w:t>fn_strAchievementsForCoachingId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1D755BC" w14:textId="77777777" w:rsidR="00AF199B" w:rsidRPr="009D1184" w:rsidRDefault="00AF199B" w:rsidP="00AF199B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</w:rPr>
            </w:pPr>
            <w:r w:rsidRPr="009D1184">
              <w:rPr>
                <w:rFonts w:ascii="Times New Roman" w:hAnsi="Times New Roman"/>
              </w:rPr>
              <w:t xml:space="preserve">Given a CoachingID consolidates all the Competency Image </w:t>
            </w:r>
            <w:proofErr w:type="spellStart"/>
            <w:r w:rsidRPr="009D1184">
              <w:rPr>
                <w:rFonts w:ascii="Times New Roman" w:hAnsi="Times New Roman"/>
              </w:rPr>
              <w:t>refrences</w:t>
            </w:r>
            <w:proofErr w:type="spellEnd"/>
            <w:r w:rsidRPr="009D1184">
              <w:rPr>
                <w:rFonts w:ascii="Times New Roman" w:hAnsi="Times New Roman"/>
              </w:rPr>
              <w:t xml:space="preserve"> to a single string</w:t>
            </w:r>
          </w:p>
        </w:tc>
      </w:tr>
    </w:tbl>
    <w:p w14:paraId="37091761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2D2B0F6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7DBCD93" w14:textId="77777777" w:rsidR="0028710A" w:rsidRPr="001D6CCE" w:rsidRDefault="0028710A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66A2BC9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21E9E61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BAEB958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093119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AD548A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490FE6A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97CD889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58BEA2B" w14:textId="77777777"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A34AC3" w14:textId="77777777"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A77FE32" w14:textId="77777777"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85F989C" w14:textId="77777777"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66E6759" w14:textId="77777777"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47F9089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CD88B05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A5A21F3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ED526AA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2393B39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8A1D006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2B6599C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89890EF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FFD03CE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887CDA7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CE95503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E6F29A9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99DFC80" w14:textId="77777777"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CECBEF9" w14:textId="77777777"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16735B0" w14:textId="77777777"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F839BF8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7035CAD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7071BAF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6BDE350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DC64CA1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B768ACA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DB73A1B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93CE5AB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0438C04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A5F4673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41E912E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3B45EA9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9A06824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C7F263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6AA9A7A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9F52459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C801EA1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A23FE74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1E55447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5DEDABE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17A98A6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73EC1E4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DA11A67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87EA6CD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DD1E7F4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8BC618B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DF6EC89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4DD11D8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0026FA5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8820799" w14:textId="77777777" w:rsidR="007D2F58" w:rsidRPr="001D6CCE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F6A5FB0" w14:textId="77777777" w:rsidR="007D2F58" w:rsidRPr="001D6CCE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EE59403" w14:textId="77777777" w:rsidR="008705BE" w:rsidRPr="001D6CC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86C3651" w14:textId="77777777" w:rsidR="00D93C14" w:rsidRPr="001D6CCE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sectPr w:rsidR="00D93C14" w:rsidRPr="001D6CCE" w:rsidSect="00D47089">
      <w:headerReference w:type="default" r:id="rId59"/>
      <w:footerReference w:type="default" r:id="rId60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0A4297" w14:textId="77777777" w:rsidR="00454A76" w:rsidRDefault="00454A76" w:rsidP="009F2A51">
      <w:pPr>
        <w:spacing w:after="0" w:line="240" w:lineRule="auto"/>
      </w:pPr>
      <w:r>
        <w:separator/>
      </w:r>
    </w:p>
  </w:endnote>
  <w:endnote w:type="continuationSeparator" w:id="0">
    <w:p w14:paraId="5297613B" w14:textId="77777777" w:rsidR="00454A76" w:rsidRDefault="00454A76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Palatino (PCL6)">
    <w:altName w:val="Palatino Linotype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imes New Roman (PCL6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D96E5" w14:textId="77777777" w:rsidR="003616C2" w:rsidRDefault="003616C2" w:rsidP="003616C2">
    <w:pPr>
      <w:pStyle w:val="Footertext1"/>
      <w:rPr>
        <w:color w:val="FFFFFF"/>
      </w:rPr>
    </w:pPr>
    <w:r>
      <w:t>This document contains confidential and proprietary information,</w:t>
    </w:r>
  </w:p>
  <w:p w14:paraId="47B2B40B" w14:textId="05257CE1" w:rsidR="003616C2" w:rsidRDefault="003616C2" w:rsidP="003616C2">
    <w:pPr>
      <w:pStyle w:val="Footertext2"/>
      <w:rPr>
        <w:color w:val="FFFFFF"/>
      </w:rPr>
    </w:pPr>
    <w:r>
      <w:t xml:space="preserve">Which shall not be used, disclosed, or reproduced for any purpose other than the conduct of </w:t>
    </w:r>
    <w:r w:rsidR="00926DA7">
      <w:t>company</w:t>
    </w:r>
    <w:r>
      <w:t xml:space="preserve"> business affairs.</w:t>
    </w:r>
  </w:p>
  <w:p w14:paraId="2DB1F692" w14:textId="3D9A20D6" w:rsidR="003616C2" w:rsidRPr="000C47F2" w:rsidRDefault="003616C2" w:rsidP="003616C2">
    <w:pPr>
      <w:pStyle w:val="Footer"/>
    </w:pPr>
    <w:r w:rsidRPr="000C47F2">
      <w:t xml:space="preserve">Revised </w:t>
    </w:r>
    <w:r>
      <w:fldChar w:fldCharType="begin"/>
    </w:r>
    <w:r>
      <w:instrText xml:space="preserve"> DATE \@ "M/d/yyyy" </w:instrText>
    </w:r>
    <w:r>
      <w:fldChar w:fldCharType="separate"/>
    </w:r>
    <w:ins w:id="182" w:author="Palacherla, Susmitha C" w:date="2021-04-20T08:08:00Z">
      <w:r w:rsidR="00FD7637">
        <w:rPr>
          <w:noProof/>
        </w:rPr>
        <w:t>4/20/2021</w:t>
      </w:r>
    </w:ins>
    <w:del w:id="183" w:author="Palacherla, Susmitha C" w:date="2021-04-20T08:08:00Z">
      <w:r w:rsidR="00C82F07" w:rsidDel="00FD7637">
        <w:rPr>
          <w:noProof/>
        </w:rPr>
        <w:delText>4/19/2021</w:delText>
      </w:r>
    </w:del>
    <w:r>
      <w:fldChar w:fldCharType="end"/>
    </w:r>
    <w:r>
      <w:tab/>
    </w:r>
    <w:r>
      <w:tab/>
    </w:r>
    <w:r w:rsidRPr="000C47F2">
      <w:t xml:space="preserve">Page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PAGE </w:instrText>
    </w:r>
    <w:r w:rsidRPr="000C47F2">
      <w:rPr>
        <w:rStyle w:val="PageNumber"/>
      </w:rPr>
      <w:fldChar w:fldCharType="separate"/>
    </w:r>
    <w:r w:rsidR="00926DA7">
      <w:rPr>
        <w:rStyle w:val="PageNumber"/>
        <w:noProof/>
      </w:rPr>
      <w:t>22</w:t>
    </w:r>
    <w:r w:rsidRPr="000C47F2">
      <w:rPr>
        <w:rStyle w:val="PageNumber"/>
      </w:rPr>
      <w:fldChar w:fldCharType="end"/>
    </w:r>
    <w:r w:rsidRPr="000C47F2">
      <w:rPr>
        <w:rStyle w:val="PageNumber"/>
      </w:rPr>
      <w:t xml:space="preserve"> of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NUMPAGES </w:instrText>
    </w:r>
    <w:r w:rsidRPr="000C47F2">
      <w:rPr>
        <w:rStyle w:val="PageNumber"/>
      </w:rPr>
      <w:fldChar w:fldCharType="separate"/>
    </w:r>
    <w:r w:rsidR="00926DA7">
      <w:rPr>
        <w:rStyle w:val="PageNumber"/>
        <w:noProof/>
      </w:rPr>
      <w:t>46</w:t>
    </w:r>
    <w:r w:rsidRPr="000C47F2">
      <w:rPr>
        <w:rStyle w:val="PageNumber"/>
      </w:rPr>
      <w:fldChar w:fldCharType="end"/>
    </w:r>
  </w:p>
  <w:p w14:paraId="1F4CFA16" w14:textId="77777777" w:rsidR="003616C2" w:rsidRDefault="003616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0747BD" w14:textId="77777777" w:rsidR="00454A76" w:rsidRDefault="00454A76" w:rsidP="009F2A51">
      <w:pPr>
        <w:spacing w:after="0" w:line="240" w:lineRule="auto"/>
      </w:pPr>
      <w:r>
        <w:separator/>
      </w:r>
    </w:p>
  </w:footnote>
  <w:footnote w:type="continuationSeparator" w:id="0">
    <w:p w14:paraId="455F3166" w14:textId="77777777" w:rsidR="00454A76" w:rsidRDefault="00454A76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08873" w14:textId="77777777" w:rsidR="003616C2" w:rsidRDefault="003616C2" w:rsidP="003616C2">
    <w:pPr>
      <w:pStyle w:val="Header"/>
    </w:pPr>
    <w:r>
      <w:t>eCoaching Log System</w:t>
    </w:r>
  </w:p>
  <w:p w14:paraId="1CBF7467" w14:textId="77777777" w:rsidR="003616C2" w:rsidRDefault="003616C2">
    <w:pPr>
      <w:pStyle w:val="Header"/>
    </w:pPr>
  </w:p>
  <w:p w14:paraId="77E157F9" w14:textId="77777777" w:rsidR="003616C2" w:rsidRDefault="003616C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26BFB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C4F54DA"/>
    <w:multiLevelType w:val="hybridMultilevel"/>
    <w:tmpl w:val="B49C68E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C9A152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D966BCD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0D026DA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11A3342"/>
    <w:multiLevelType w:val="hybridMultilevel"/>
    <w:tmpl w:val="B49C68E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8" w15:restartNumberingAfterBreak="0">
    <w:nsid w:val="212135E6"/>
    <w:multiLevelType w:val="hybridMultilevel"/>
    <w:tmpl w:val="F12CCC20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65138D1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74716CE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8F85C5F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BF22A4F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C5F6693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2232265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3E920CC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C914879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20" w15:restartNumberingAfterBreak="0">
    <w:nsid w:val="4B4A13C6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E7D5FC8"/>
    <w:multiLevelType w:val="hybridMultilevel"/>
    <w:tmpl w:val="B290AD44"/>
    <w:lvl w:ilvl="0" w:tplc="0409000F">
      <w:start w:val="1"/>
      <w:numFmt w:val="decimal"/>
      <w:lvlText w:val="%1."/>
      <w:lvlJc w:val="left"/>
      <w:pPr>
        <w:ind w:left="996" w:hanging="360"/>
      </w:pPr>
    </w:lvl>
    <w:lvl w:ilvl="1" w:tplc="04090019" w:tentative="1">
      <w:start w:val="1"/>
      <w:numFmt w:val="lowerLetter"/>
      <w:lvlText w:val="%2."/>
      <w:lvlJc w:val="left"/>
      <w:pPr>
        <w:ind w:left="1716" w:hanging="360"/>
      </w:pPr>
    </w:lvl>
    <w:lvl w:ilvl="2" w:tplc="0409001B" w:tentative="1">
      <w:start w:val="1"/>
      <w:numFmt w:val="lowerRoman"/>
      <w:lvlText w:val="%3."/>
      <w:lvlJc w:val="right"/>
      <w:pPr>
        <w:ind w:left="2436" w:hanging="180"/>
      </w:pPr>
    </w:lvl>
    <w:lvl w:ilvl="3" w:tplc="0409000F" w:tentative="1">
      <w:start w:val="1"/>
      <w:numFmt w:val="decimal"/>
      <w:lvlText w:val="%4."/>
      <w:lvlJc w:val="left"/>
      <w:pPr>
        <w:ind w:left="3156" w:hanging="360"/>
      </w:pPr>
    </w:lvl>
    <w:lvl w:ilvl="4" w:tplc="04090019" w:tentative="1">
      <w:start w:val="1"/>
      <w:numFmt w:val="lowerLetter"/>
      <w:lvlText w:val="%5."/>
      <w:lvlJc w:val="left"/>
      <w:pPr>
        <w:ind w:left="3876" w:hanging="360"/>
      </w:pPr>
    </w:lvl>
    <w:lvl w:ilvl="5" w:tplc="0409001B" w:tentative="1">
      <w:start w:val="1"/>
      <w:numFmt w:val="lowerRoman"/>
      <w:lvlText w:val="%6."/>
      <w:lvlJc w:val="right"/>
      <w:pPr>
        <w:ind w:left="4596" w:hanging="180"/>
      </w:pPr>
    </w:lvl>
    <w:lvl w:ilvl="6" w:tplc="0409000F" w:tentative="1">
      <w:start w:val="1"/>
      <w:numFmt w:val="decimal"/>
      <w:lvlText w:val="%7."/>
      <w:lvlJc w:val="left"/>
      <w:pPr>
        <w:ind w:left="5316" w:hanging="360"/>
      </w:pPr>
    </w:lvl>
    <w:lvl w:ilvl="7" w:tplc="04090019" w:tentative="1">
      <w:start w:val="1"/>
      <w:numFmt w:val="lowerLetter"/>
      <w:lvlText w:val="%8."/>
      <w:lvlJc w:val="left"/>
      <w:pPr>
        <w:ind w:left="6036" w:hanging="360"/>
      </w:pPr>
    </w:lvl>
    <w:lvl w:ilvl="8" w:tplc="0409001B" w:tentative="1">
      <w:start w:val="1"/>
      <w:numFmt w:val="lowerRoman"/>
      <w:lvlText w:val="%9."/>
      <w:lvlJc w:val="right"/>
      <w:pPr>
        <w:ind w:left="6756" w:hanging="180"/>
      </w:pPr>
    </w:lvl>
  </w:abstractNum>
  <w:abstractNum w:abstractNumId="22" w15:restartNumberingAfterBreak="0">
    <w:nsid w:val="4F203B75"/>
    <w:multiLevelType w:val="hybridMultilevel"/>
    <w:tmpl w:val="803AC96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FBE6D4F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24D102A"/>
    <w:multiLevelType w:val="hybridMultilevel"/>
    <w:tmpl w:val="803AC96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FA80D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610E2DE4"/>
    <w:multiLevelType w:val="hybridMultilevel"/>
    <w:tmpl w:val="B49C68E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1B05B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64525DAD"/>
    <w:multiLevelType w:val="hybridMultilevel"/>
    <w:tmpl w:val="6FC674E6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49F65D1"/>
    <w:multiLevelType w:val="hybridMultilevel"/>
    <w:tmpl w:val="8550BD6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66C777E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6FA4FB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613F4D"/>
    <w:multiLevelType w:val="hybridMultilevel"/>
    <w:tmpl w:val="5FD4D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7C31F2"/>
    <w:multiLevelType w:val="hybridMultilevel"/>
    <w:tmpl w:val="8550BD6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CF07D48"/>
    <w:multiLevelType w:val="hybridMultilevel"/>
    <w:tmpl w:val="56183B2C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39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6F777238"/>
    <w:multiLevelType w:val="hybridMultilevel"/>
    <w:tmpl w:val="8B28E93A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716279A4"/>
    <w:multiLevelType w:val="hybridMultilevel"/>
    <w:tmpl w:val="56183B2C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787B4D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3" w15:restartNumberingAfterBreak="0">
    <w:nsid w:val="78C61D20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7A682EF6"/>
    <w:multiLevelType w:val="hybridMultilevel"/>
    <w:tmpl w:val="803AC96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F0D5DB7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5"/>
  </w:num>
  <w:num w:numId="2">
    <w:abstractNumId w:val="26"/>
  </w:num>
  <w:num w:numId="3">
    <w:abstractNumId w:val="7"/>
  </w:num>
  <w:num w:numId="4">
    <w:abstractNumId w:val="19"/>
  </w:num>
  <w:num w:numId="5">
    <w:abstractNumId w:val="15"/>
  </w:num>
  <w:num w:numId="6">
    <w:abstractNumId w:val="39"/>
  </w:num>
  <w:num w:numId="7">
    <w:abstractNumId w:val="38"/>
  </w:num>
  <w:num w:numId="8">
    <w:abstractNumId w:val="1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5"/>
  </w:num>
  <w:num w:numId="11">
    <w:abstractNumId w:val="11"/>
  </w:num>
  <w:num w:numId="12">
    <w:abstractNumId w:val="34"/>
  </w:num>
  <w:num w:numId="13">
    <w:abstractNumId w:val="2"/>
  </w:num>
  <w:num w:numId="14">
    <w:abstractNumId w:val="20"/>
  </w:num>
  <w:num w:numId="15">
    <w:abstractNumId w:val="31"/>
  </w:num>
  <w:num w:numId="16">
    <w:abstractNumId w:val="16"/>
  </w:num>
  <w:num w:numId="17">
    <w:abstractNumId w:val="23"/>
  </w:num>
  <w:num w:numId="18">
    <w:abstractNumId w:val="10"/>
  </w:num>
  <w:num w:numId="19">
    <w:abstractNumId w:val="4"/>
  </w:num>
  <w:num w:numId="20">
    <w:abstractNumId w:val="33"/>
  </w:num>
  <w:num w:numId="21">
    <w:abstractNumId w:val="29"/>
  </w:num>
  <w:num w:numId="22">
    <w:abstractNumId w:val="9"/>
  </w:num>
  <w:num w:numId="23">
    <w:abstractNumId w:val="32"/>
  </w:num>
  <w:num w:numId="24">
    <w:abstractNumId w:val="27"/>
  </w:num>
  <w:num w:numId="25">
    <w:abstractNumId w:val="18"/>
  </w:num>
  <w:num w:numId="26">
    <w:abstractNumId w:val="14"/>
  </w:num>
  <w:num w:numId="27">
    <w:abstractNumId w:val="0"/>
  </w:num>
  <w:num w:numId="28">
    <w:abstractNumId w:val="40"/>
  </w:num>
  <w:num w:numId="29">
    <w:abstractNumId w:val="30"/>
  </w:num>
  <w:num w:numId="30">
    <w:abstractNumId w:val="12"/>
  </w:num>
  <w:num w:numId="31">
    <w:abstractNumId w:val="36"/>
  </w:num>
  <w:num w:numId="32">
    <w:abstractNumId w:val="28"/>
  </w:num>
  <w:num w:numId="33">
    <w:abstractNumId w:val="8"/>
  </w:num>
  <w:num w:numId="34">
    <w:abstractNumId w:val="22"/>
  </w:num>
  <w:num w:numId="35">
    <w:abstractNumId w:val="44"/>
  </w:num>
  <w:num w:numId="36">
    <w:abstractNumId w:val="21"/>
  </w:num>
  <w:num w:numId="37">
    <w:abstractNumId w:val="1"/>
  </w:num>
  <w:num w:numId="38">
    <w:abstractNumId w:val="42"/>
  </w:num>
  <w:num w:numId="39">
    <w:abstractNumId w:val="43"/>
  </w:num>
  <w:num w:numId="40">
    <w:abstractNumId w:val="37"/>
  </w:num>
  <w:num w:numId="41">
    <w:abstractNumId w:val="6"/>
  </w:num>
  <w:num w:numId="42">
    <w:abstractNumId w:val="3"/>
  </w:num>
  <w:num w:numId="43">
    <w:abstractNumId w:val="5"/>
  </w:num>
  <w:num w:numId="44">
    <w:abstractNumId w:val="45"/>
  </w:num>
  <w:num w:numId="45">
    <w:abstractNumId w:val="17"/>
  </w:num>
  <w:num w:numId="46">
    <w:abstractNumId w:val="41"/>
  </w:num>
  <w:num w:numId="47">
    <w:abstractNumId w:val="13"/>
  </w:num>
  <w:num w:numId="48">
    <w:abstractNumId w:val="24"/>
  </w:num>
  <w:numIdMacAtCleanup w:val="1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lacherla, Susmitha C">
    <w15:presenceInfo w15:providerId="AD" w15:userId="S::susmithacpalacherla@maximus.com::aca56eee-8690-4e75-b830-7830b36a59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2977"/>
    <w:rsid w:val="00004197"/>
    <w:rsid w:val="00022CCE"/>
    <w:rsid w:val="00024AB2"/>
    <w:rsid w:val="00026033"/>
    <w:rsid w:val="00026536"/>
    <w:rsid w:val="0004360A"/>
    <w:rsid w:val="00060E62"/>
    <w:rsid w:val="00066205"/>
    <w:rsid w:val="00096C08"/>
    <w:rsid w:val="000B06CF"/>
    <w:rsid w:val="000B4963"/>
    <w:rsid w:val="000B5EF7"/>
    <w:rsid w:val="000C1C25"/>
    <w:rsid w:val="000C3865"/>
    <w:rsid w:val="000E074D"/>
    <w:rsid w:val="000E23FA"/>
    <w:rsid w:val="000E56D1"/>
    <w:rsid w:val="000E616C"/>
    <w:rsid w:val="00100524"/>
    <w:rsid w:val="001009FB"/>
    <w:rsid w:val="00111203"/>
    <w:rsid w:val="00122711"/>
    <w:rsid w:val="00123944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6258"/>
    <w:rsid w:val="00170D44"/>
    <w:rsid w:val="00171192"/>
    <w:rsid w:val="0017605E"/>
    <w:rsid w:val="001822D4"/>
    <w:rsid w:val="00190085"/>
    <w:rsid w:val="001B35F6"/>
    <w:rsid w:val="001B4454"/>
    <w:rsid w:val="001B4BE1"/>
    <w:rsid w:val="001D6CCE"/>
    <w:rsid w:val="001E1452"/>
    <w:rsid w:val="001E3414"/>
    <w:rsid w:val="001F3C08"/>
    <w:rsid w:val="00202048"/>
    <w:rsid w:val="00204F34"/>
    <w:rsid w:val="002074EC"/>
    <w:rsid w:val="00212A21"/>
    <w:rsid w:val="00213A1B"/>
    <w:rsid w:val="00217802"/>
    <w:rsid w:val="00217E7F"/>
    <w:rsid w:val="002326CC"/>
    <w:rsid w:val="00236E1F"/>
    <w:rsid w:val="002431EB"/>
    <w:rsid w:val="00253844"/>
    <w:rsid w:val="0025413E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2474"/>
    <w:rsid w:val="002C2CF1"/>
    <w:rsid w:val="002C3B04"/>
    <w:rsid w:val="002C7772"/>
    <w:rsid w:val="002D5D3B"/>
    <w:rsid w:val="002D6FA4"/>
    <w:rsid w:val="002F47D9"/>
    <w:rsid w:val="002F5746"/>
    <w:rsid w:val="002F6E4C"/>
    <w:rsid w:val="003011AB"/>
    <w:rsid w:val="00304EEA"/>
    <w:rsid w:val="00320E41"/>
    <w:rsid w:val="00323C43"/>
    <w:rsid w:val="00327B1D"/>
    <w:rsid w:val="00335AE2"/>
    <w:rsid w:val="003376CE"/>
    <w:rsid w:val="00350946"/>
    <w:rsid w:val="00360E8C"/>
    <w:rsid w:val="00360EAA"/>
    <w:rsid w:val="003616C2"/>
    <w:rsid w:val="00374892"/>
    <w:rsid w:val="00374EA8"/>
    <w:rsid w:val="00381B5A"/>
    <w:rsid w:val="0038466D"/>
    <w:rsid w:val="0039003A"/>
    <w:rsid w:val="00392241"/>
    <w:rsid w:val="0039269B"/>
    <w:rsid w:val="003B75E1"/>
    <w:rsid w:val="003C2E27"/>
    <w:rsid w:val="003D2977"/>
    <w:rsid w:val="00401F64"/>
    <w:rsid w:val="004020EE"/>
    <w:rsid w:val="004150EA"/>
    <w:rsid w:val="00425420"/>
    <w:rsid w:val="00446391"/>
    <w:rsid w:val="00452D84"/>
    <w:rsid w:val="00454A76"/>
    <w:rsid w:val="00473A2F"/>
    <w:rsid w:val="00481F6E"/>
    <w:rsid w:val="00490C4F"/>
    <w:rsid w:val="0049254A"/>
    <w:rsid w:val="00494DF0"/>
    <w:rsid w:val="004A132D"/>
    <w:rsid w:val="004A4563"/>
    <w:rsid w:val="004A51E8"/>
    <w:rsid w:val="004A6695"/>
    <w:rsid w:val="004A6D60"/>
    <w:rsid w:val="004B13B0"/>
    <w:rsid w:val="004B24AD"/>
    <w:rsid w:val="004C1177"/>
    <w:rsid w:val="004C48CE"/>
    <w:rsid w:val="004D3B66"/>
    <w:rsid w:val="004D62E8"/>
    <w:rsid w:val="004E3D97"/>
    <w:rsid w:val="004E6081"/>
    <w:rsid w:val="004F3646"/>
    <w:rsid w:val="004F7CB4"/>
    <w:rsid w:val="00504005"/>
    <w:rsid w:val="00514612"/>
    <w:rsid w:val="005157EF"/>
    <w:rsid w:val="00522634"/>
    <w:rsid w:val="0053330A"/>
    <w:rsid w:val="00552E74"/>
    <w:rsid w:val="00572F34"/>
    <w:rsid w:val="00574DF5"/>
    <w:rsid w:val="005858ED"/>
    <w:rsid w:val="005A139D"/>
    <w:rsid w:val="005A64FA"/>
    <w:rsid w:val="005A6503"/>
    <w:rsid w:val="005A6695"/>
    <w:rsid w:val="005B36FF"/>
    <w:rsid w:val="005C3398"/>
    <w:rsid w:val="005C34A1"/>
    <w:rsid w:val="005C3A7B"/>
    <w:rsid w:val="005C5900"/>
    <w:rsid w:val="005C5F9F"/>
    <w:rsid w:val="005E5CD7"/>
    <w:rsid w:val="005E7200"/>
    <w:rsid w:val="005F0717"/>
    <w:rsid w:val="00605458"/>
    <w:rsid w:val="00623B88"/>
    <w:rsid w:val="00632F9F"/>
    <w:rsid w:val="00634B03"/>
    <w:rsid w:val="006411BC"/>
    <w:rsid w:val="00657231"/>
    <w:rsid w:val="006604A5"/>
    <w:rsid w:val="006633D7"/>
    <w:rsid w:val="00681BE6"/>
    <w:rsid w:val="006913F0"/>
    <w:rsid w:val="0069149F"/>
    <w:rsid w:val="00695E80"/>
    <w:rsid w:val="00697CD5"/>
    <w:rsid w:val="006A5813"/>
    <w:rsid w:val="006C2E0E"/>
    <w:rsid w:val="006F770C"/>
    <w:rsid w:val="00714708"/>
    <w:rsid w:val="00720707"/>
    <w:rsid w:val="00732F3C"/>
    <w:rsid w:val="00736BF7"/>
    <w:rsid w:val="00737890"/>
    <w:rsid w:val="00743901"/>
    <w:rsid w:val="0074547D"/>
    <w:rsid w:val="00750891"/>
    <w:rsid w:val="00751D89"/>
    <w:rsid w:val="00756BEE"/>
    <w:rsid w:val="0076086A"/>
    <w:rsid w:val="00764754"/>
    <w:rsid w:val="00780774"/>
    <w:rsid w:val="00780B5B"/>
    <w:rsid w:val="007931F8"/>
    <w:rsid w:val="00794A10"/>
    <w:rsid w:val="007A2AFC"/>
    <w:rsid w:val="007A4F1A"/>
    <w:rsid w:val="007B18A0"/>
    <w:rsid w:val="007B21AB"/>
    <w:rsid w:val="007B3C9C"/>
    <w:rsid w:val="007B5133"/>
    <w:rsid w:val="007B6A67"/>
    <w:rsid w:val="007C480A"/>
    <w:rsid w:val="007C6827"/>
    <w:rsid w:val="007D2F58"/>
    <w:rsid w:val="007E11EA"/>
    <w:rsid w:val="007E4ABC"/>
    <w:rsid w:val="007E660F"/>
    <w:rsid w:val="007F02D9"/>
    <w:rsid w:val="007F0559"/>
    <w:rsid w:val="007F0FE6"/>
    <w:rsid w:val="007F36E6"/>
    <w:rsid w:val="00807FCA"/>
    <w:rsid w:val="008212C1"/>
    <w:rsid w:val="00822AAD"/>
    <w:rsid w:val="00835C80"/>
    <w:rsid w:val="00836621"/>
    <w:rsid w:val="0084218D"/>
    <w:rsid w:val="00843A3C"/>
    <w:rsid w:val="00845964"/>
    <w:rsid w:val="00847702"/>
    <w:rsid w:val="008576A7"/>
    <w:rsid w:val="00860DD5"/>
    <w:rsid w:val="008705BE"/>
    <w:rsid w:val="008718E7"/>
    <w:rsid w:val="00876FE2"/>
    <w:rsid w:val="00881025"/>
    <w:rsid w:val="00894FF0"/>
    <w:rsid w:val="008A093F"/>
    <w:rsid w:val="008A530E"/>
    <w:rsid w:val="008C2FA7"/>
    <w:rsid w:val="008C584B"/>
    <w:rsid w:val="008D184D"/>
    <w:rsid w:val="008E35AA"/>
    <w:rsid w:val="0091231B"/>
    <w:rsid w:val="009152BD"/>
    <w:rsid w:val="009212E2"/>
    <w:rsid w:val="00925A7E"/>
    <w:rsid w:val="00926339"/>
    <w:rsid w:val="00926DA7"/>
    <w:rsid w:val="00932115"/>
    <w:rsid w:val="009330C3"/>
    <w:rsid w:val="00934089"/>
    <w:rsid w:val="0094076B"/>
    <w:rsid w:val="00946573"/>
    <w:rsid w:val="0095088D"/>
    <w:rsid w:val="00950B2C"/>
    <w:rsid w:val="009773E7"/>
    <w:rsid w:val="0098031D"/>
    <w:rsid w:val="00987C80"/>
    <w:rsid w:val="00997A45"/>
    <w:rsid w:val="009A4223"/>
    <w:rsid w:val="009D1184"/>
    <w:rsid w:val="009D1884"/>
    <w:rsid w:val="009D447D"/>
    <w:rsid w:val="009E6009"/>
    <w:rsid w:val="009F2A51"/>
    <w:rsid w:val="009F77F3"/>
    <w:rsid w:val="00A0454C"/>
    <w:rsid w:val="00A1321B"/>
    <w:rsid w:val="00A204D3"/>
    <w:rsid w:val="00A34C11"/>
    <w:rsid w:val="00A440F9"/>
    <w:rsid w:val="00A45C57"/>
    <w:rsid w:val="00A47122"/>
    <w:rsid w:val="00A51C37"/>
    <w:rsid w:val="00A52549"/>
    <w:rsid w:val="00A52BA3"/>
    <w:rsid w:val="00A67A9C"/>
    <w:rsid w:val="00A71CC9"/>
    <w:rsid w:val="00A76B23"/>
    <w:rsid w:val="00A912FD"/>
    <w:rsid w:val="00A93379"/>
    <w:rsid w:val="00A96E41"/>
    <w:rsid w:val="00AC3ED7"/>
    <w:rsid w:val="00AC6E0C"/>
    <w:rsid w:val="00AD2DB5"/>
    <w:rsid w:val="00AE4184"/>
    <w:rsid w:val="00AE6907"/>
    <w:rsid w:val="00AF199B"/>
    <w:rsid w:val="00B05B0D"/>
    <w:rsid w:val="00B148DC"/>
    <w:rsid w:val="00B15619"/>
    <w:rsid w:val="00B17252"/>
    <w:rsid w:val="00B27E8F"/>
    <w:rsid w:val="00B307B1"/>
    <w:rsid w:val="00B41F6B"/>
    <w:rsid w:val="00B4614B"/>
    <w:rsid w:val="00B63D5F"/>
    <w:rsid w:val="00B7425F"/>
    <w:rsid w:val="00B853DF"/>
    <w:rsid w:val="00B91071"/>
    <w:rsid w:val="00B925BE"/>
    <w:rsid w:val="00B94B3A"/>
    <w:rsid w:val="00B951D1"/>
    <w:rsid w:val="00B97A0A"/>
    <w:rsid w:val="00BA7B09"/>
    <w:rsid w:val="00BD2C9B"/>
    <w:rsid w:val="00BE2E93"/>
    <w:rsid w:val="00C006AB"/>
    <w:rsid w:val="00C06FFD"/>
    <w:rsid w:val="00C103E4"/>
    <w:rsid w:val="00C1092A"/>
    <w:rsid w:val="00C17305"/>
    <w:rsid w:val="00C20D15"/>
    <w:rsid w:val="00C228D9"/>
    <w:rsid w:val="00C22C83"/>
    <w:rsid w:val="00C3167F"/>
    <w:rsid w:val="00C35E45"/>
    <w:rsid w:val="00C478C6"/>
    <w:rsid w:val="00C53166"/>
    <w:rsid w:val="00C5412A"/>
    <w:rsid w:val="00C57C3E"/>
    <w:rsid w:val="00C66923"/>
    <w:rsid w:val="00C70210"/>
    <w:rsid w:val="00C74EEA"/>
    <w:rsid w:val="00C82F07"/>
    <w:rsid w:val="00C84DC7"/>
    <w:rsid w:val="00C86D30"/>
    <w:rsid w:val="00C87602"/>
    <w:rsid w:val="00CC4682"/>
    <w:rsid w:val="00CC484A"/>
    <w:rsid w:val="00CD5CEE"/>
    <w:rsid w:val="00CD7CE3"/>
    <w:rsid w:val="00CE328F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62E27"/>
    <w:rsid w:val="00D63E6E"/>
    <w:rsid w:val="00D74D2B"/>
    <w:rsid w:val="00D74FAF"/>
    <w:rsid w:val="00D82A66"/>
    <w:rsid w:val="00D82D2E"/>
    <w:rsid w:val="00D908D7"/>
    <w:rsid w:val="00D93C14"/>
    <w:rsid w:val="00DA3001"/>
    <w:rsid w:val="00DA5AD6"/>
    <w:rsid w:val="00DC43BA"/>
    <w:rsid w:val="00DD0B27"/>
    <w:rsid w:val="00DF2948"/>
    <w:rsid w:val="00E0110B"/>
    <w:rsid w:val="00E012D4"/>
    <w:rsid w:val="00E15772"/>
    <w:rsid w:val="00E26657"/>
    <w:rsid w:val="00E3438D"/>
    <w:rsid w:val="00E3461D"/>
    <w:rsid w:val="00E36F9D"/>
    <w:rsid w:val="00E42C88"/>
    <w:rsid w:val="00E44A57"/>
    <w:rsid w:val="00E5171C"/>
    <w:rsid w:val="00E527C0"/>
    <w:rsid w:val="00E55462"/>
    <w:rsid w:val="00E64317"/>
    <w:rsid w:val="00E654C3"/>
    <w:rsid w:val="00E66759"/>
    <w:rsid w:val="00E67201"/>
    <w:rsid w:val="00E83C44"/>
    <w:rsid w:val="00E97561"/>
    <w:rsid w:val="00EA7EB2"/>
    <w:rsid w:val="00EB552F"/>
    <w:rsid w:val="00EC14B4"/>
    <w:rsid w:val="00EC642C"/>
    <w:rsid w:val="00ED77B9"/>
    <w:rsid w:val="00EE06FD"/>
    <w:rsid w:val="00EE25CC"/>
    <w:rsid w:val="00EE5A65"/>
    <w:rsid w:val="00F00100"/>
    <w:rsid w:val="00F056A7"/>
    <w:rsid w:val="00F25D8A"/>
    <w:rsid w:val="00F50BAE"/>
    <w:rsid w:val="00F520D0"/>
    <w:rsid w:val="00F56A29"/>
    <w:rsid w:val="00F75AE8"/>
    <w:rsid w:val="00F8420E"/>
    <w:rsid w:val="00F85550"/>
    <w:rsid w:val="00F92AFA"/>
    <w:rsid w:val="00F94DAF"/>
    <w:rsid w:val="00FA6FC3"/>
    <w:rsid w:val="00FB1E19"/>
    <w:rsid w:val="00FB4D2F"/>
    <w:rsid w:val="00FC3DCF"/>
    <w:rsid w:val="00FD7637"/>
    <w:rsid w:val="00FE0A8B"/>
    <w:rsid w:val="00FE56FB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3AE60BC"/>
  <w15:docId w15:val="{794A802F-4FA9-4854-BC29-9F56301A4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9F2A51"/>
    <w:rPr>
      <w:rFonts w:cs="Times New Roman"/>
    </w:rPr>
  </w:style>
  <w:style w:type="character" w:styleId="PageNumber">
    <w:name w:val="page number"/>
    <w:basedOn w:val="DefaultParagraphFont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  <w:style w:type="paragraph" w:styleId="Revision">
    <w:name w:val="Revision"/>
    <w:hidden/>
    <w:uiPriority w:val="99"/>
    <w:semiHidden/>
    <w:rsid w:val="00DA5AD6"/>
    <w:rPr>
      <w:sz w:val="22"/>
      <w:szCs w:val="22"/>
    </w:rPr>
  </w:style>
  <w:style w:type="paragraph" w:customStyle="1" w:styleId="Footertext1">
    <w:name w:val="Footer text 1"/>
    <w:basedOn w:val="Footer"/>
    <w:rsid w:val="003616C2"/>
    <w:pPr>
      <w:tabs>
        <w:tab w:val="clear" w:pos="4680"/>
        <w:tab w:val="clear" w:pos="9360"/>
      </w:tabs>
      <w:spacing w:before="120" w:after="0" w:line="240" w:lineRule="auto"/>
      <w:jc w:val="center"/>
    </w:pPr>
    <w:rPr>
      <w:rFonts w:ascii="CG Times" w:hAnsi="CG Times" w:cs="Vrinda"/>
      <w:sz w:val="18"/>
      <w:szCs w:val="18"/>
    </w:rPr>
  </w:style>
  <w:style w:type="paragraph" w:customStyle="1" w:styleId="Footertext2">
    <w:name w:val="Footer text 2"/>
    <w:basedOn w:val="Footer"/>
    <w:rsid w:val="003616C2"/>
    <w:pPr>
      <w:tabs>
        <w:tab w:val="clear" w:pos="4680"/>
        <w:tab w:val="clear" w:pos="9360"/>
      </w:tabs>
      <w:spacing w:after="0" w:line="240" w:lineRule="auto"/>
      <w:jc w:val="center"/>
    </w:pPr>
    <w:rPr>
      <w:rFonts w:ascii="CG Times" w:hAnsi="CG Times" w:cs="Vrinda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C82F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7D564D-650B-426C-B3DD-22E0EDDD46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1</Pages>
  <Words>2606</Words>
  <Characters>14857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17429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</cp:lastModifiedBy>
  <cp:revision>44</cp:revision>
  <dcterms:created xsi:type="dcterms:W3CDTF">2016-04-12T19:32:00Z</dcterms:created>
  <dcterms:modified xsi:type="dcterms:W3CDTF">2021-04-20T12:09:00Z</dcterms:modified>
</cp:coreProperties>
</file>